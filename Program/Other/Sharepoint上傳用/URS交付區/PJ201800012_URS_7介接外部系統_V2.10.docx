
<file path=[Content_Types].xml><?xml version="1.0" encoding="utf-8"?>
<Types xmlns="http://schemas.openxmlformats.org/package/2006/content-types">
  <Default Extension="bin" ContentType="application/vnd.openxmlformats-officedocument.oleObject"/>
  <Default Extension="doc" ContentType="application/msword"/>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D99E" w14:textId="77777777" w:rsidR="00E55F55" w:rsidRPr="005720CA" w:rsidRDefault="00E55F55" w:rsidP="00E55F55">
      <w:pPr>
        <w:rPr>
          <w:rFonts w:ascii="標楷體" w:eastAsia="標楷體" w:hAnsi="標楷體"/>
        </w:rPr>
      </w:pPr>
    </w:p>
    <w:p w14:paraId="46BB3E44" w14:textId="77777777" w:rsidR="00E55F55" w:rsidRPr="005720CA" w:rsidRDefault="00E55F55" w:rsidP="00E55F55">
      <w:pPr>
        <w:rPr>
          <w:rFonts w:ascii="標楷體" w:eastAsia="標楷體" w:hAnsi="標楷體"/>
        </w:rPr>
      </w:pPr>
    </w:p>
    <w:p w14:paraId="18509591" w14:textId="77777777" w:rsidR="00E55F55" w:rsidRPr="008F20B5" w:rsidRDefault="00E55F55" w:rsidP="00E55F55">
      <w:pPr>
        <w:pStyle w:val="ad"/>
        <w:rPr>
          <w:rFonts w:ascii="標楷體" w:hAnsi="標楷體"/>
        </w:rPr>
      </w:pPr>
      <w:r w:rsidRPr="008F20B5">
        <w:rPr>
          <w:rFonts w:ascii="標楷體" w:hAnsi="標楷體" w:hint="eastAsia"/>
        </w:rPr>
        <w:t>放款管理系統專案</w:t>
      </w:r>
    </w:p>
    <w:p w14:paraId="66868D80" w14:textId="77777777" w:rsidR="00E55F55" w:rsidRPr="008F20B5" w:rsidRDefault="00BD1298" w:rsidP="00E55F55">
      <w:pPr>
        <w:pStyle w:val="ad"/>
        <w:rPr>
          <w:rFonts w:ascii="標楷體" w:hAnsi="標楷體"/>
        </w:rPr>
      </w:pPr>
      <w:r w:rsidRPr="008F20B5">
        <w:rPr>
          <w:rFonts w:ascii="標楷體" w:hAnsi="標楷體" w:hint="eastAsia"/>
        </w:rPr>
        <w:t>業務功能需求規格書</w:t>
      </w:r>
    </w:p>
    <w:p w14:paraId="52EF5FAF" w14:textId="77777777" w:rsidR="00E55F55" w:rsidRPr="008F20B5" w:rsidRDefault="00E55F55" w:rsidP="00E55F55">
      <w:pPr>
        <w:pStyle w:val="ad"/>
        <w:rPr>
          <w:rFonts w:ascii="標楷體" w:hAnsi="標楷體"/>
        </w:rPr>
      </w:pPr>
      <w:r w:rsidRPr="008F20B5">
        <w:rPr>
          <w:rFonts w:ascii="標楷體" w:hAnsi="標楷體" w:hint="eastAsia"/>
        </w:rPr>
        <w:t>介接外部系統</w:t>
      </w:r>
    </w:p>
    <w:p w14:paraId="4436A3E7" w14:textId="77777777" w:rsidR="00E55F55" w:rsidRPr="008F20B5" w:rsidRDefault="00E55F55" w:rsidP="00E55F55">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E55F55" w:rsidRPr="008F20B5" w14:paraId="13C7603F" w14:textId="77777777" w:rsidTr="001F4582">
        <w:trPr>
          <w:trHeight w:val="520"/>
          <w:jc w:val="center"/>
        </w:trPr>
        <w:tc>
          <w:tcPr>
            <w:tcW w:w="2958" w:type="dxa"/>
            <w:vAlign w:val="center"/>
          </w:tcPr>
          <w:p w14:paraId="7F3A9AE6" w14:textId="77777777" w:rsidR="00E55F55" w:rsidRPr="008F20B5" w:rsidRDefault="00E55F55" w:rsidP="001F4582">
            <w:pPr>
              <w:pStyle w:val="af2"/>
              <w:rPr>
                <w:rFonts w:ascii="標楷體" w:hAnsi="標楷體"/>
              </w:rPr>
            </w:pPr>
            <w:r w:rsidRPr="008F20B5">
              <w:rPr>
                <w:rFonts w:ascii="標楷體" w:hAnsi="標楷體" w:hint="eastAsia"/>
              </w:rPr>
              <w:t>文件類別代號：</w:t>
            </w:r>
          </w:p>
        </w:tc>
        <w:tc>
          <w:tcPr>
            <w:tcW w:w="2429" w:type="dxa"/>
            <w:vAlign w:val="center"/>
          </w:tcPr>
          <w:p w14:paraId="06555C6C" w14:textId="77777777" w:rsidR="00E55F55" w:rsidRPr="008F20B5" w:rsidRDefault="00E55F55" w:rsidP="001F4582">
            <w:pPr>
              <w:pStyle w:val="af0"/>
              <w:rPr>
                <w:rFonts w:ascii="標楷體" w:hAnsi="標楷體"/>
              </w:rPr>
            </w:pPr>
            <w:r w:rsidRPr="008F20B5">
              <w:rPr>
                <w:rFonts w:ascii="標楷體" w:hAnsi="標楷體" w:hint="eastAsia"/>
              </w:rPr>
              <w:t>URS</w:t>
            </w:r>
          </w:p>
        </w:tc>
      </w:tr>
      <w:tr w:rsidR="00E55F55" w:rsidRPr="008F20B5" w14:paraId="5A53449A" w14:textId="77777777" w:rsidTr="001F4582">
        <w:trPr>
          <w:trHeight w:val="520"/>
          <w:jc w:val="center"/>
        </w:trPr>
        <w:tc>
          <w:tcPr>
            <w:tcW w:w="2958" w:type="dxa"/>
            <w:vAlign w:val="center"/>
          </w:tcPr>
          <w:p w14:paraId="62C40F86" w14:textId="77777777" w:rsidR="00E55F55" w:rsidRPr="008F20B5" w:rsidRDefault="00E55F55" w:rsidP="001F4582">
            <w:pPr>
              <w:pStyle w:val="af2"/>
              <w:rPr>
                <w:rFonts w:ascii="標楷體" w:hAnsi="標楷體"/>
              </w:rPr>
            </w:pPr>
            <w:r w:rsidRPr="008F20B5">
              <w:rPr>
                <w:rFonts w:ascii="標楷體" w:hAnsi="標楷體" w:hint="eastAsia"/>
              </w:rPr>
              <w:t>版　　　　次：</w:t>
            </w:r>
          </w:p>
        </w:tc>
        <w:tc>
          <w:tcPr>
            <w:tcW w:w="2429" w:type="dxa"/>
            <w:vAlign w:val="center"/>
          </w:tcPr>
          <w:p w14:paraId="16948231" w14:textId="73F504A0" w:rsidR="00E55F55" w:rsidRPr="008F20B5" w:rsidRDefault="00E55F55" w:rsidP="006B5312">
            <w:pPr>
              <w:pStyle w:val="ae"/>
              <w:rPr>
                <w:rFonts w:ascii="標楷體" w:hAnsi="標楷體"/>
              </w:rPr>
            </w:pPr>
            <w:r w:rsidRPr="008F20B5">
              <w:rPr>
                <w:rFonts w:ascii="標楷體" w:hAnsi="標楷體"/>
              </w:rPr>
              <w:t>V</w:t>
            </w:r>
            <w:r w:rsidR="00D73CDB">
              <w:rPr>
                <w:rFonts w:ascii="標楷體" w:hAnsi="標楷體" w:hint="eastAsia"/>
              </w:rPr>
              <w:t>2</w:t>
            </w:r>
            <w:r w:rsidRPr="008F20B5">
              <w:rPr>
                <w:rFonts w:ascii="標楷體" w:hAnsi="標楷體"/>
              </w:rPr>
              <w:t>.</w:t>
            </w:r>
            <w:r w:rsidR="0096697F">
              <w:rPr>
                <w:rFonts w:ascii="標楷體" w:hAnsi="標楷體"/>
              </w:rPr>
              <w:t>10</w:t>
            </w:r>
          </w:p>
        </w:tc>
      </w:tr>
      <w:tr w:rsidR="00E55F55" w:rsidRPr="008F20B5" w14:paraId="77C33C29" w14:textId="77777777" w:rsidTr="001F4582">
        <w:trPr>
          <w:trHeight w:val="520"/>
          <w:jc w:val="center"/>
        </w:trPr>
        <w:tc>
          <w:tcPr>
            <w:tcW w:w="2958" w:type="dxa"/>
            <w:vAlign w:val="center"/>
          </w:tcPr>
          <w:p w14:paraId="477BA7A1" w14:textId="77777777" w:rsidR="00E55F55" w:rsidRPr="008F20B5" w:rsidRDefault="00E55F55" w:rsidP="001F4582">
            <w:pPr>
              <w:pStyle w:val="af2"/>
              <w:rPr>
                <w:rFonts w:ascii="標楷體" w:hAnsi="標楷體"/>
              </w:rPr>
            </w:pPr>
            <w:r w:rsidRPr="008F20B5">
              <w:rPr>
                <w:rFonts w:ascii="標楷體" w:hAnsi="標楷體" w:hint="eastAsia"/>
              </w:rPr>
              <w:t>機　密</w:t>
            </w:r>
            <w:r w:rsidRPr="008F20B5">
              <w:rPr>
                <w:rFonts w:ascii="標楷體" w:hAnsi="標楷體"/>
              </w:rPr>
              <w:t xml:space="preserve"> </w:t>
            </w:r>
            <w:r w:rsidRPr="008F20B5">
              <w:rPr>
                <w:rFonts w:ascii="標楷體" w:hAnsi="標楷體" w:hint="eastAsia"/>
              </w:rPr>
              <w:t>等</w:t>
            </w:r>
            <w:r w:rsidRPr="008F20B5">
              <w:rPr>
                <w:rFonts w:ascii="標楷體" w:hAnsi="標楷體"/>
              </w:rPr>
              <w:t xml:space="preserve"> </w:t>
            </w:r>
            <w:r w:rsidRPr="008F20B5">
              <w:rPr>
                <w:rFonts w:ascii="標楷體" w:hAnsi="標楷體" w:hint="eastAsia"/>
              </w:rPr>
              <w:t>級：</w:t>
            </w:r>
          </w:p>
        </w:tc>
        <w:tc>
          <w:tcPr>
            <w:tcW w:w="2429" w:type="dxa"/>
            <w:vAlign w:val="center"/>
          </w:tcPr>
          <w:p w14:paraId="6DDAA39A" w14:textId="77777777" w:rsidR="00E55F55" w:rsidRPr="008F20B5" w:rsidRDefault="00E55F55" w:rsidP="001F4582">
            <w:pPr>
              <w:pStyle w:val="af2"/>
              <w:rPr>
                <w:rFonts w:ascii="標楷體" w:hAnsi="標楷體"/>
              </w:rPr>
            </w:pPr>
            <w:r w:rsidRPr="008F20B5">
              <w:rPr>
                <w:rFonts w:ascii="標楷體" w:hAnsi="標楷體" w:hint="eastAsia"/>
              </w:rPr>
              <w:t>密</w:t>
            </w:r>
          </w:p>
        </w:tc>
      </w:tr>
      <w:tr w:rsidR="00E55F55" w:rsidRPr="008F20B5" w14:paraId="52B0048D" w14:textId="77777777" w:rsidTr="001F4582">
        <w:trPr>
          <w:trHeight w:val="520"/>
          <w:jc w:val="center"/>
        </w:trPr>
        <w:tc>
          <w:tcPr>
            <w:tcW w:w="2958" w:type="dxa"/>
            <w:vAlign w:val="center"/>
          </w:tcPr>
          <w:p w14:paraId="17E7DC6B" w14:textId="77777777" w:rsidR="00E55F55" w:rsidRPr="008F20B5" w:rsidRDefault="00E55F55" w:rsidP="001F4582">
            <w:pPr>
              <w:pStyle w:val="af2"/>
              <w:rPr>
                <w:rFonts w:ascii="標楷體" w:hAnsi="標楷體"/>
              </w:rPr>
            </w:pPr>
            <w:r w:rsidRPr="008F20B5">
              <w:rPr>
                <w:rFonts w:ascii="標楷體" w:hAnsi="標楷體" w:hint="eastAsia"/>
              </w:rPr>
              <w:t>文</w:t>
            </w:r>
            <w:r w:rsidRPr="008F20B5">
              <w:rPr>
                <w:rFonts w:ascii="標楷體" w:hAnsi="標楷體"/>
              </w:rPr>
              <w:t xml:space="preserve">  </w:t>
            </w:r>
            <w:r w:rsidRPr="008F20B5">
              <w:rPr>
                <w:rFonts w:ascii="標楷體" w:hAnsi="標楷體" w:hint="eastAsia"/>
              </w:rPr>
              <w:t>件</w:t>
            </w:r>
            <w:r w:rsidRPr="008F20B5">
              <w:rPr>
                <w:rFonts w:ascii="標楷體" w:hAnsi="標楷體"/>
              </w:rPr>
              <w:t xml:space="preserve"> </w:t>
            </w:r>
            <w:r w:rsidRPr="008F20B5">
              <w:rPr>
                <w:rFonts w:ascii="標楷體" w:hAnsi="標楷體" w:hint="eastAsia"/>
              </w:rPr>
              <w:t>日</w:t>
            </w:r>
            <w:r w:rsidRPr="008F20B5">
              <w:rPr>
                <w:rFonts w:ascii="標楷體" w:hAnsi="標楷體"/>
              </w:rPr>
              <w:t xml:space="preserve"> </w:t>
            </w:r>
            <w:r w:rsidRPr="008F20B5">
              <w:rPr>
                <w:rFonts w:ascii="標楷體" w:hAnsi="標楷體" w:hint="eastAsia"/>
              </w:rPr>
              <w:t>期：</w:t>
            </w:r>
          </w:p>
        </w:tc>
        <w:tc>
          <w:tcPr>
            <w:tcW w:w="2429" w:type="dxa"/>
            <w:vAlign w:val="center"/>
          </w:tcPr>
          <w:p w14:paraId="34FFC186" w14:textId="36DB1484" w:rsidR="00E55F55" w:rsidRPr="008F20B5" w:rsidRDefault="00E55F55" w:rsidP="00D22ECB">
            <w:pPr>
              <w:pStyle w:val="af1"/>
              <w:rPr>
                <w:rFonts w:ascii="標楷體" w:hAnsi="標楷體"/>
              </w:rPr>
            </w:pPr>
            <w:r w:rsidRPr="008F20B5">
              <w:rPr>
                <w:rFonts w:ascii="標楷體" w:hAnsi="標楷體"/>
              </w:rPr>
              <w:t>20</w:t>
            </w:r>
            <w:r w:rsidR="0088546A" w:rsidRPr="008F20B5">
              <w:rPr>
                <w:rFonts w:ascii="標楷體" w:hAnsi="標楷體"/>
              </w:rPr>
              <w:t>2</w:t>
            </w:r>
            <w:r w:rsidR="00E5670D">
              <w:rPr>
                <w:rFonts w:ascii="標楷體" w:hAnsi="標楷體"/>
              </w:rPr>
              <w:t>3</w:t>
            </w:r>
            <w:r w:rsidRPr="008F20B5">
              <w:rPr>
                <w:rFonts w:ascii="標楷體" w:hAnsi="標楷體"/>
              </w:rPr>
              <w:t>/</w:t>
            </w:r>
            <w:r w:rsidR="00795AEF">
              <w:rPr>
                <w:rFonts w:ascii="標楷體" w:hAnsi="標楷體" w:hint="eastAsia"/>
              </w:rPr>
              <w:t>0</w:t>
            </w:r>
            <w:r w:rsidR="0096697F">
              <w:rPr>
                <w:rFonts w:ascii="標楷體" w:hAnsi="標楷體"/>
              </w:rPr>
              <w:t>7</w:t>
            </w:r>
            <w:r w:rsidR="00AB0F1F">
              <w:rPr>
                <w:rFonts w:ascii="標楷體" w:hAnsi="標楷體" w:hint="eastAsia"/>
              </w:rPr>
              <w:t>/</w:t>
            </w:r>
            <w:r w:rsidR="0096697F">
              <w:rPr>
                <w:rFonts w:ascii="標楷體" w:hAnsi="標楷體"/>
              </w:rPr>
              <w:t>14</w:t>
            </w:r>
          </w:p>
        </w:tc>
      </w:tr>
    </w:tbl>
    <w:p w14:paraId="45AB6B04" w14:textId="77777777" w:rsidR="00E55F55" w:rsidRPr="008F20B5" w:rsidRDefault="00E55F55" w:rsidP="00E55F55">
      <w:pPr>
        <w:rPr>
          <w:rFonts w:ascii="標楷體" w:eastAsia="標楷體" w:hAnsi="標楷體"/>
        </w:rPr>
      </w:pPr>
    </w:p>
    <w:p w14:paraId="5C355177" w14:textId="77777777" w:rsidR="00E55F55" w:rsidRPr="008F20B5" w:rsidRDefault="00E55F55" w:rsidP="00E55F55">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E55F55" w:rsidRPr="008F20B5" w14:paraId="09EF69DF" w14:textId="77777777" w:rsidTr="001F4582">
        <w:trPr>
          <w:jc w:val="center"/>
        </w:trPr>
        <w:tc>
          <w:tcPr>
            <w:tcW w:w="2564" w:type="dxa"/>
          </w:tcPr>
          <w:p w14:paraId="04833A58" w14:textId="77777777" w:rsidR="00E55F55" w:rsidRPr="008F20B5" w:rsidRDefault="00E55F55" w:rsidP="001F4582">
            <w:pPr>
              <w:pStyle w:val="af"/>
              <w:widowControl w:val="0"/>
              <w:rPr>
                <w:rFonts w:ascii="標楷體" w:hAnsi="標楷體"/>
              </w:rPr>
            </w:pPr>
            <w:r w:rsidRPr="008F20B5">
              <w:rPr>
                <w:rFonts w:ascii="標楷體" w:hAnsi="標楷體" w:hint="eastAsia"/>
              </w:rPr>
              <w:t>製作</w:t>
            </w:r>
          </w:p>
        </w:tc>
        <w:tc>
          <w:tcPr>
            <w:tcW w:w="2564" w:type="dxa"/>
          </w:tcPr>
          <w:p w14:paraId="3961FBF7" w14:textId="77777777" w:rsidR="00E55F55" w:rsidRPr="008F20B5" w:rsidRDefault="00E55F55" w:rsidP="001F4582">
            <w:pPr>
              <w:pStyle w:val="af"/>
              <w:widowControl w:val="0"/>
              <w:rPr>
                <w:rFonts w:ascii="標楷體" w:hAnsi="標楷體"/>
              </w:rPr>
            </w:pPr>
            <w:r w:rsidRPr="008F20B5">
              <w:rPr>
                <w:rFonts w:ascii="標楷體" w:hAnsi="標楷體" w:hint="eastAsia"/>
              </w:rPr>
              <w:t>審查</w:t>
            </w:r>
          </w:p>
        </w:tc>
        <w:tc>
          <w:tcPr>
            <w:tcW w:w="2564" w:type="dxa"/>
          </w:tcPr>
          <w:p w14:paraId="7F0BFCD5" w14:textId="77777777" w:rsidR="00E55F55" w:rsidRPr="008F20B5" w:rsidRDefault="00E55F55" w:rsidP="001F4582">
            <w:pPr>
              <w:pStyle w:val="af"/>
              <w:widowControl w:val="0"/>
              <w:rPr>
                <w:rFonts w:ascii="標楷體" w:hAnsi="標楷體"/>
              </w:rPr>
            </w:pPr>
            <w:r w:rsidRPr="008F20B5">
              <w:rPr>
                <w:rFonts w:ascii="標楷體" w:hAnsi="標楷體" w:hint="eastAsia"/>
              </w:rPr>
              <w:t>核可</w:t>
            </w:r>
          </w:p>
        </w:tc>
      </w:tr>
      <w:tr w:rsidR="00E55F55" w:rsidRPr="008F20B5" w14:paraId="470B4211" w14:textId="77777777" w:rsidTr="001F4582">
        <w:trPr>
          <w:trHeight w:val="2511"/>
          <w:jc w:val="center"/>
        </w:trPr>
        <w:tc>
          <w:tcPr>
            <w:tcW w:w="2564" w:type="dxa"/>
          </w:tcPr>
          <w:p w14:paraId="40BD5878" w14:textId="77777777" w:rsidR="00E55F55" w:rsidRPr="008F20B5" w:rsidRDefault="00E55F55" w:rsidP="001F4582">
            <w:pPr>
              <w:pStyle w:val="af3"/>
              <w:rPr>
                <w:rFonts w:ascii="標楷體" w:hAnsi="標楷體"/>
              </w:rPr>
            </w:pPr>
          </w:p>
          <w:p w14:paraId="3AF7BFDF" w14:textId="77777777" w:rsidR="00E55F55" w:rsidRPr="008F20B5" w:rsidRDefault="00E55F55" w:rsidP="001F4582">
            <w:pPr>
              <w:pStyle w:val="af3"/>
              <w:rPr>
                <w:rFonts w:ascii="標楷體" w:hAnsi="標楷體"/>
              </w:rPr>
            </w:pPr>
          </w:p>
        </w:tc>
        <w:tc>
          <w:tcPr>
            <w:tcW w:w="2564" w:type="dxa"/>
          </w:tcPr>
          <w:p w14:paraId="4D88A467" w14:textId="77777777" w:rsidR="00E55F55" w:rsidRPr="008F20B5" w:rsidRDefault="00E55F55" w:rsidP="001F4582">
            <w:pPr>
              <w:pStyle w:val="af3"/>
              <w:rPr>
                <w:rFonts w:ascii="標楷體" w:hAnsi="標楷體"/>
              </w:rPr>
            </w:pPr>
          </w:p>
        </w:tc>
        <w:tc>
          <w:tcPr>
            <w:tcW w:w="2564" w:type="dxa"/>
          </w:tcPr>
          <w:p w14:paraId="0E17EDD2" w14:textId="77777777" w:rsidR="00E55F55" w:rsidRPr="008F20B5" w:rsidRDefault="00E55F55" w:rsidP="001F4582">
            <w:pPr>
              <w:pStyle w:val="af3"/>
              <w:rPr>
                <w:rFonts w:ascii="標楷體" w:hAnsi="標楷體"/>
              </w:rPr>
            </w:pPr>
          </w:p>
        </w:tc>
      </w:tr>
    </w:tbl>
    <w:p w14:paraId="15F26989" w14:textId="77777777" w:rsidR="00E55F55" w:rsidRPr="008F20B5" w:rsidRDefault="00E55F55" w:rsidP="00E55F55">
      <w:pPr>
        <w:rPr>
          <w:rFonts w:ascii="標楷體" w:eastAsia="標楷體" w:hAnsi="標楷體"/>
        </w:rPr>
      </w:pPr>
    </w:p>
    <w:p w14:paraId="0FC75AB4" w14:textId="77777777" w:rsidR="00E55F55" w:rsidRPr="008F20B5" w:rsidRDefault="00E55F55" w:rsidP="00E55F55">
      <w:pPr>
        <w:rPr>
          <w:rFonts w:ascii="標楷體" w:eastAsia="標楷體" w:hAnsi="標楷體"/>
        </w:rPr>
      </w:pPr>
    </w:p>
    <w:p w14:paraId="6DEF6C20" w14:textId="77777777" w:rsidR="00E55F55" w:rsidRPr="008F20B5" w:rsidRDefault="00E55F55" w:rsidP="00E55F55">
      <w:pPr>
        <w:rPr>
          <w:rFonts w:ascii="標楷體" w:eastAsia="標楷體" w:hAnsi="標楷體"/>
        </w:rPr>
      </w:pPr>
    </w:p>
    <w:p w14:paraId="1514056F" w14:textId="77777777" w:rsidR="00E55F55" w:rsidRPr="004A1C2C" w:rsidRDefault="00E55F55" w:rsidP="00E55F55">
      <w:pPr>
        <w:pStyle w:val="af"/>
        <w:widowControl w:val="0"/>
        <w:spacing w:line="0" w:lineRule="atLeast"/>
        <w:rPr>
          <w:rStyle w:val="af5"/>
          <w:rFonts w:ascii="標楷體" w:hAnsi="標楷體"/>
        </w:rPr>
      </w:pPr>
      <w:r w:rsidRPr="008F20B5">
        <w:rPr>
          <w:rStyle w:val="af5"/>
          <w:rFonts w:ascii="標楷體" w:hAnsi="標楷體" w:hint="eastAsia"/>
        </w:rPr>
        <w:t>新光人壽保險股份有限公司</w:t>
      </w:r>
    </w:p>
    <w:p w14:paraId="3C2125E7" w14:textId="0C09A9C9" w:rsidR="00E55F55" w:rsidRPr="008F20B5" w:rsidRDefault="00E55F55" w:rsidP="00E55F55">
      <w:pPr>
        <w:spacing w:line="0" w:lineRule="atLeast"/>
        <w:jc w:val="center"/>
        <w:rPr>
          <w:rFonts w:ascii="標楷體" w:eastAsia="標楷體" w:hAnsi="標楷體"/>
          <w:sz w:val="32"/>
        </w:rPr>
      </w:pPr>
      <w:r w:rsidRPr="008F20B5">
        <w:rPr>
          <w:rStyle w:val="af4"/>
          <w:rFonts w:ascii="標楷體" w:hAnsi="標楷體"/>
        </w:rPr>
        <w:t>Shin Kong Life Insurance Co., Ltd.</w:t>
      </w:r>
      <w:r w:rsidR="00EE0EF4" w:rsidRPr="004A1C2C">
        <w:rPr>
          <w:rFonts w:ascii="標楷體" w:eastAsia="標楷體" w:hAnsi="標楷體"/>
          <w:noProof/>
        </w:rPr>
        <mc:AlternateContent>
          <mc:Choice Requires="wps">
            <w:drawing>
              <wp:anchor distT="0" distB="0" distL="114300" distR="114300" simplePos="0" relativeHeight="251660288" behindDoc="0" locked="0" layoutInCell="1" allowOverlap="1" wp14:anchorId="4DE466D6" wp14:editId="6E332CC3">
                <wp:simplePos x="0" y="0"/>
                <wp:positionH relativeFrom="column">
                  <wp:posOffset>1988185</wp:posOffset>
                </wp:positionH>
                <wp:positionV relativeFrom="paragraph">
                  <wp:posOffset>9373235</wp:posOffset>
                </wp:positionV>
                <wp:extent cx="3429000" cy="800100"/>
                <wp:effectExtent l="0" t="0" r="0" b="0"/>
                <wp:wrapNone/>
                <wp:docPr id="76"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466D6"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" stroked="f">
                <v:textbo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v:textbox>
              </v:shape>
            </w:pict>
          </mc:Fallback>
        </mc:AlternateContent>
      </w:r>
      <w:r w:rsidR="00EE0EF4" w:rsidRPr="004A1C2C">
        <w:rPr>
          <w:rFonts w:ascii="標楷體" w:eastAsia="標楷體" w:hAnsi="標楷體"/>
          <w:noProof/>
        </w:rPr>
        <mc:AlternateContent>
          <mc:Choice Requires="wps">
            <w:drawing>
              <wp:anchor distT="0" distB="0" distL="114300" distR="114300" simplePos="0" relativeHeight="251659264" behindDoc="0" locked="0" layoutInCell="1" allowOverlap="1" wp14:anchorId="4E4A033F" wp14:editId="5387C7A0">
                <wp:simplePos x="0" y="0"/>
                <wp:positionH relativeFrom="column">
                  <wp:posOffset>1988185</wp:posOffset>
                </wp:positionH>
                <wp:positionV relativeFrom="paragraph">
                  <wp:posOffset>9373235</wp:posOffset>
                </wp:positionV>
                <wp:extent cx="3429000" cy="800100"/>
                <wp:effectExtent l="0" t="0" r="0" b="0"/>
                <wp:wrapNone/>
                <wp:docPr id="75"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A033F"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" stroked="f">
                <v:textbo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v:textbox>
              </v:shape>
            </w:pict>
          </mc:Fallback>
        </mc:AlternateContent>
      </w:r>
    </w:p>
    <w:p w14:paraId="5EB7D9B2" w14:textId="77777777" w:rsidR="00D22C68" w:rsidRPr="008F20B5" w:rsidRDefault="00D22C68" w:rsidP="00AF2085">
      <w:pPr>
        <w:rPr>
          <w:rFonts w:ascii="標楷體" w:eastAsia="標楷體" w:hAnsi="標楷體"/>
        </w:rPr>
        <w:sectPr w:rsidR="00D22C68" w:rsidRPr="008F20B5" w:rsidSect="00E55F55">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4E276624" w14:textId="77777777" w:rsidR="00E55F55" w:rsidRPr="008F20B5" w:rsidRDefault="00E55F55" w:rsidP="00E55F55">
      <w:pPr>
        <w:pStyle w:val="af6"/>
        <w:rPr>
          <w:rFonts w:ascii="標楷體" w:hAnsi="標楷體"/>
        </w:rPr>
      </w:pPr>
      <w:r w:rsidRPr="008F20B5">
        <w:rPr>
          <w:rFonts w:ascii="標楷體" w:hAnsi="標楷體" w:hint="eastAsia"/>
        </w:rPr>
        <w:lastRenderedPageBreak/>
        <w:t>文件制／修訂履歷</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581"/>
        <w:gridCol w:w="4252"/>
        <w:gridCol w:w="1134"/>
        <w:gridCol w:w="713"/>
        <w:gridCol w:w="1440"/>
      </w:tblGrid>
      <w:tr w:rsidR="00E55F55" w:rsidRPr="00734541" w14:paraId="4F391711" w14:textId="77777777" w:rsidTr="00DD5461">
        <w:tc>
          <w:tcPr>
            <w:tcW w:w="1108" w:type="dxa"/>
          </w:tcPr>
          <w:p w14:paraId="5886632B"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6975EA2"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版次</w:t>
            </w:r>
          </w:p>
        </w:tc>
        <w:tc>
          <w:tcPr>
            <w:tcW w:w="1581" w:type="dxa"/>
          </w:tcPr>
          <w:p w14:paraId="681649E9"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A1E606A"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日期</w:t>
            </w:r>
          </w:p>
        </w:tc>
        <w:tc>
          <w:tcPr>
            <w:tcW w:w="4252" w:type="dxa"/>
          </w:tcPr>
          <w:p w14:paraId="3A658425"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638B5DC6"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說明</w:t>
            </w:r>
          </w:p>
        </w:tc>
        <w:tc>
          <w:tcPr>
            <w:tcW w:w="1134" w:type="dxa"/>
          </w:tcPr>
          <w:p w14:paraId="74996911"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作</w:t>
            </w:r>
          </w:p>
          <w:p w14:paraId="3C609FD8"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者</w:t>
            </w:r>
          </w:p>
        </w:tc>
        <w:tc>
          <w:tcPr>
            <w:tcW w:w="713" w:type="dxa"/>
          </w:tcPr>
          <w:p w14:paraId="61E1063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核</w:t>
            </w:r>
          </w:p>
          <w:p w14:paraId="10B9847E"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准</w:t>
            </w:r>
          </w:p>
        </w:tc>
        <w:tc>
          <w:tcPr>
            <w:tcW w:w="1440" w:type="dxa"/>
          </w:tcPr>
          <w:p w14:paraId="381C94F0"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備</w:t>
            </w:r>
          </w:p>
          <w:p w14:paraId="3B8A99B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註</w:t>
            </w:r>
          </w:p>
        </w:tc>
      </w:tr>
      <w:tr w:rsidR="00E55F55" w:rsidRPr="00734541" w14:paraId="63825CFB" w14:textId="77777777" w:rsidTr="00DD5461">
        <w:trPr>
          <w:trHeight w:val="405"/>
        </w:trPr>
        <w:tc>
          <w:tcPr>
            <w:tcW w:w="1108" w:type="dxa"/>
            <w:vAlign w:val="center"/>
          </w:tcPr>
          <w:p w14:paraId="5C36C97B" w14:textId="77777777" w:rsidR="00E55F55" w:rsidRPr="00734541" w:rsidRDefault="00E55F55" w:rsidP="00734541">
            <w:pPr>
              <w:pStyle w:val="11"/>
              <w:spacing w:before="0" w:line="320" w:lineRule="exact"/>
              <w:rPr>
                <w:rFonts w:ascii="標楷體" w:hAnsi="標楷體"/>
              </w:rPr>
            </w:pPr>
            <w:r w:rsidRPr="00734541">
              <w:rPr>
                <w:rFonts w:ascii="標楷體" w:hAnsi="標楷體"/>
              </w:rPr>
              <w:t>V0</w:t>
            </w:r>
            <w:r w:rsidR="00632263" w:rsidRPr="00734541">
              <w:rPr>
                <w:rFonts w:ascii="標楷體" w:hAnsi="標楷體"/>
              </w:rPr>
              <w:t>.1</w:t>
            </w:r>
          </w:p>
        </w:tc>
        <w:tc>
          <w:tcPr>
            <w:tcW w:w="1581" w:type="dxa"/>
            <w:vAlign w:val="center"/>
          </w:tcPr>
          <w:p w14:paraId="3CDC5983" w14:textId="77777777" w:rsidR="00E55F55" w:rsidRPr="00734541" w:rsidRDefault="00E55F55" w:rsidP="00734541">
            <w:pPr>
              <w:pStyle w:val="11"/>
              <w:spacing w:before="0" w:line="320" w:lineRule="exact"/>
              <w:rPr>
                <w:rFonts w:ascii="標楷體" w:hAnsi="標楷體"/>
              </w:rPr>
            </w:pPr>
            <w:r w:rsidRPr="00734541">
              <w:rPr>
                <w:rFonts w:ascii="標楷體" w:hAnsi="標楷體"/>
              </w:rPr>
              <w:t>2019/12/25</w:t>
            </w:r>
          </w:p>
        </w:tc>
        <w:tc>
          <w:tcPr>
            <w:tcW w:w="4252" w:type="dxa"/>
            <w:vAlign w:val="center"/>
          </w:tcPr>
          <w:p w14:paraId="6C62CAA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rPr>
              <w:t>初版</w:t>
            </w:r>
          </w:p>
        </w:tc>
        <w:tc>
          <w:tcPr>
            <w:tcW w:w="1134" w:type="dxa"/>
            <w:vAlign w:val="center"/>
          </w:tcPr>
          <w:p w14:paraId="2505879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vAlign w:val="center"/>
          </w:tcPr>
          <w:p w14:paraId="602F8FBC" w14:textId="77777777" w:rsidR="00E55F55" w:rsidRPr="00734541" w:rsidRDefault="00E55F55" w:rsidP="00734541">
            <w:pPr>
              <w:pStyle w:val="11"/>
              <w:spacing w:before="0" w:line="320" w:lineRule="exact"/>
              <w:rPr>
                <w:rFonts w:ascii="標楷體" w:hAnsi="標楷體"/>
              </w:rPr>
            </w:pPr>
          </w:p>
        </w:tc>
        <w:tc>
          <w:tcPr>
            <w:tcW w:w="1440" w:type="dxa"/>
            <w:vAlign w:val="center"/>
          </w:tcPr>
          <w:p w14:paraId="1BA9FE02" w14:textId="77777777" w:rsidR="00E55F55" w:rsidRPr="00734541" w:rsidRDefault="00E55F55" w:rsidP="00734541">
            <w:pPr>
              <w:pStyle w:val="11"/>
              <w:spacing w:before="0" w:line="320" w:lineRule="exact"/>
              <w:rPr>
                <w:rFonts w:ascii="標楷體" w:hAnsi="標楷體"/>
              </w:rPr>
            </w:pPr>
          </w:p>
        </w:tc>
      </w:tr>
      <w:tr w:rsidR="00632263" w:rsidRPr="00734541" w14:paraId="47E7544B" w14:textId="77777777" w:rsidTr="00DD5461">
        <w:trPr>
          <w:trHeight w:val="405"/>
        </w:trPr>
        <w:tc>
          <w:tcPr>
            <w:tcW w:w="1108" w:type="dxa"/>
            <w:vAlign w:val="center"/>
          </w:tcPr>
          <w:p w14:paraId="1B35E340" w14:textId="77777777" w:rsidR="00632263" w:rsidRPr="00734541" w:rsidRDefault="00632263" w:rsidP="00734541">
            <w:pPr>
              <w:pStyle w:val="11"/>
              <w:spacing w:before="0" w:line="320" w:lineRule="exact"/>
              <w:rPr>
                <w:rFonts w:ascii="標楷體" w:hAnsi="標楷體"/>
              </w:rPr>
            </w:pPr>
            <w:r w:rsidRPr="00734541">
              <w:rPr>
                <w:rFonts w:ascii="標楷體" w:hAnsi="標楷體"/>
              </w:rPr>
              <w:t>V1.0</w:t>
            </w:r>
          </w:p>
        </w:tc>
        <w:tc>
          <w:tcPr>
            <w:tcW w:w="1581" w:type="dxa"/>
            <w:vAlign w:val="center"/>
          </w:tcPr>
          <w:p w14:paraId="7D5BCE76" w14:textId="77777777" w:rsidR="00632263" w:rsidRPr="00734541" w:rsidRDefault="00632263" w:rsidP="00734541">
            <w:pPr>
              <w:pStyle w:val="11"/>
              <w:spacing w:before="0" w:line="320" w:lineRule="exact"/>
              <w:rPr>
                <w:rFonts w:ascii="標楷體" w:hAnsi="標楷體"/>
              </w:rPr>
            </w:pPr>
            <w:r w:rsidRPr="00734541">
              <w:rPr>
                <w:rFonts w:ascii="標楷體" w:hAnsi="標楷體"/>
              </w:rPr>
              <w:t>2019/12/31</w:t>
            </w:r>
          </w:p>
        </w:tc>
        <w:tc>
          <w:tcPr>
            <w:tcW w:w="4252" w:type="dxa"/>
            <w:vAlign w:val="center"/>
          </w:tcPr>
          <w:p w14:paraId="460C7842"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rPr>
              <w:t>出版</w:t>
            </w:r>
          </w:p>
        </w:tc>
        <w:tc>
          <w:tcPr>
            <w:tcW w:w="1134" w:type="dxa"/>
            <w:vAlign w:val="center"/>
          </w:tcPr>
          <w:p w14:paraId="676E4B53"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D4C96B5" w14:textId="77777777" w:rsidR="00632263" w:rsidRPr="00734541" w:rsidRDefault="00632263" w:rsidP="00734541">
            <w:pPr>
              <w:pStyle w:val="11"/>
              <w:spacing w:before="0" w:line="320" w:lineRule="exact"/>
              <w:rPr>
                <w:rFonts w:ascii="標楷體" w:hAnsi="標楷體"/>
              </w:rPr>
            </w:pPr>
          </w:p>
        </w:tc>
        <w:tc>
          <w:tcPr>
            <w:tcW w:w="1440" w:type="dxa"/>
          </w:tcPr>
          <w:p w14:paraId="4E3E5247" w14:textId="77777777" w:rsidR="00632263" w:rsidRPr="00734541" w:rsidRDefault="00632263" w:rsidP="00734541">
            <w:pPr>
              <w:pStyle w:val="11"/>
              <w:spacing w:before="0" w:line="320" w:lineRule="exact"/>
              <w:rPr>
                <w:rFonts w:ascii="標楷體" w:hAnsi="標楷體"/>
              </w:rPr>
            </w:pPr>
          </w:p>
        </w:tc>
      </w:tr>
      <w:tr w:rsidR="00632263" w:rsidRPr="00734541" w14:paraId="72A983E6" w14:textId="77777777" w:rsidTr="00DD5461">
        <w:tc>
          <w:tcPr>
            <w:tcW w:w="1108" w:type="dxa"/>
            <w:vAlign w:val="center"/>
          </w:tcPr>
          <w:p w14:paraId="1099ADAC" w14:textId="7C58C3CA" w:rsidR="00632263" w:rsidRPr="00734541" w:rsidRDefault="0088546A" w:rsidP="00734541">
            <w:pPr>
              <w:pStyle w:val="11"/>
              <w:spacing w:before="0" w:line="320" w:lineRule="exact"/>
              <w:rPr>
                <w:rFonts w:ascii="標楷體" w:hAnsi="標楷體"/>
              </w:rPr>
            </w:pPr>
            <w:r w:rsidRPr="00734541">
              <w:rPr>
                <w:rFonts w:ascii="標楷體" w:hAnsi="標楷體"/>
              </w:rPr>
              <w:t>V1.1</w:t>
            </w:r>
          </w:p>
        </w:tc>
        <w:tc>
          <w:tcPr>
            <w:tcW w:w="1581" w:type="dxa"/>
            <w:vAlign w:val="center"/>
          </w:tcPr>
          <w:p w14:paraId="72A84C97" w14:textId="5498A3D9" w:rsidR="00632263" w:rsidRPr="00734541" w:rsidRDefault="0088546A"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hint="eastAsia"/>
              </w:rPr>
              <w:t>0</w:t>
            </w:r>
            <w:r w:rsidRPr="00734541">
              <w:rPr>
                <w:rFonts w:ascii="標楷體" w:hAnsi="標楷體"/>
              </w:rPr>
              <w:t>8/</w:t>
            </w:r>
            <w:r w:rsidR="00235957" w:rsidRPr="00734541">
              <w:rPr>
                <w:rFonts w:ascii="標楷體" w:hAnsi="標楷體"/>
              </w:rPr>
              <w:t>0</w:t>
            </w:r>
            <w:r w:rsidRPr="00734541">
              <w:rPr>
                <w:rFonts w:ascii="標楷體" w:hAnsi="標楷體"/>
              </w:rPr>
              <w:t>6</w:t>
            </w:r>
          </w:p>
        </w:tc>
        <w:tc>
          <w:tcPr>
            <w:tcW w:w="4252" w:type="dxa"/>
            <w:vAlign w:val="center"/>
          </w:tcPr>
          <w:p w14:paraId="3D8F2408" w14:textId="5E7ED6A9" w:rsidR="00632263" w:rsidRPr="00734541" w:rsidRDefault="0088546A"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電文格式更新</w:t>
            </w:r>
          </w:p>
        </w:tc>
        <w:tc>
          <w:tcPr>
            <w:tcW w:w="1134" w:type="dxa"/>
            <w:vAlign w:val="center"/>
          </w:tcPr>
          <w:p w14:paraId="37662564" w14:textId="67473C47" w:rsidR="00632263" w:rsidRPr="00734541" w:rsidRDefault="0088546A"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64B5490A" w14:textId="77777777" w:rsidR="00632263" w:rsidRPr="00734541" w:rsidRDefault="00632263" w:rsidP="00734541">
            <w:pPr>
              <w:spacing w:line="320" w:lineRule="exact"/>
              <w:rPr>
                <w:rFonts w:ascii="標楷體" w:eastAsia="標楷體" w:hAnsi="標楷體"/>
              </w:rPr>
            </w:pPr>
          </w:p>
        </w:tc>
        <w:tc>
          <w:tcPr>
            <w:tcW w:w="1440" w:type="dxa"/>
          </w:tcPr>
          <w:p w14:paraId="19BFEB10" w14:textId="77777777" w:rsidR="00632263" w:rsidRPr="00734541" w:rsidRDefault="00632263" w:rsidP="00734541">
            <w:pPr>
              <w:pStyle w:val="11"/>
              <w:spacing w:before="0" w:line="320" w:lineRule="exact"/>
              <w:rPr>
                <w:rFonts w:ascii="標楷體" w:hAnsi="標楷體"/>
              </w:rPr>
            </w:pPr>
          </w:p>
        </w:tc>
      </w:tr>
      <w:tr w:rsidR="00632263" w:rsidRPr="00734541" w14:paraId="51C6FF09" w14:textId="77777777" w:rsidTr="00DD5461">
        <w:tc>
          <w:tcPr>
            <w:tcW w:w="1108" w:type="dxa"/>
            <w:vAlign w:val="center"/>
          </w:tcPr>
          <w:p w14:paraId="6C360C82" w14:textId="77B574E2" w:rsidR="00632263" w:rsidRPr="00734541" w:rsidRDefault="00EE0EF4" w:rsidP="00734541">
            <w:pPr>
              <w:pStyle w:val="11"/>
              <w:spacing w:before="0" w:line="320" w:lineRule="exact"/>
              <w:rPr>
                <w:rFonts w:ascii="標楷體" w:hAnsi="標楷體"/>
              </w:rPr>
            </w:pPr>
            <w:r w:rsidRPr="00734541">
              <w:rPr>
                <w:rFonts w:ascii="標楷體" w:hAnsi="標楷體"/>
              </w:rPr>
              <w:t>V1.2</w:t>
            </w:r>
          </w:p>
        </w:tc>
        <w:tc>
          <w:tcPr>
            <w:tcW w:w="1581" w:type="dxa"/>
            <w:vAlign w:val="center"/>
          </w:tcPr>
          <w:p w14:paraId="708ABE1A" w14:textId="0248F2B5" w:rsidR="00632263" w:rsidRPr="00734541" w:rsidRDefault="00EE0EF4"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8/10</w:t>
            </w:r>
          </w:p>
        </w:tc>
        <w:tc>
          <w:tcPr>
            <w:tcW w:w="4252" w:type="dxa"/>
            <w:vAlign w:val="center"/>
          </w:tcPr>
          <w:p w14:paraId="3D090697" w14:textId="77777777" w:rsidR="00A72384" w:rsidRDefault="00EE0EF4"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15ABD46C" w14:textId="57AA5844" w:rsidR="00632263" w:rsidRPr="00734541" w:rsidRDefault="00EE0EF4" w:rsidP="00734541">
            <w:pPr>
              <w:pStyle w:val="11"/>
              <w:spacing w:before="0" w:line="320" w:lineRule="exact"/>
              <w:rPr>
                <w:rFonts w:ascii="標楷體" w:hAnsi="標楷體"/>
              </w:rPr>
            </w:pPr>
            <w:r w:rsidRPr="00734541">
              <w:rPr>
                <w:rFonts w:ascii="標楷體" w:hAnsi="標楷體"/>
              </w:rPr>
              <w:t>[L2250</w:t>
            </w:r>
            <w:r w:rsidRPr="00734541">
              <w:rPr>
                <w:rFonts w:ascii="標楷體" w:hAnsi="標楷體" w:hint="eastAsia"/>
              </w:rPr>
              <w:t>保證人資料登錄</w:t>
            </w:r>
            <w:r w:rsidRPr="00734541">
              <w:rPr>
                <w:rFonts w:ascii="標楷體" w:hAnsi="標楷體"/>
              </w:rPr>
              <w:t>]</w:t>
            </w:r>
          </w:p>
        </w:tc>
        <w:tc>
          <w:tcPr>
            <w:tcW w:w="1134" w:type="dxa"/>
            <w:vAlign w:val="center"/>
          </w:tcPr>
          <w:p w14:paraId="7C00F924" w14:textId="2975D00D" w:rsidR="00632263" w:rsidRPr="00734541" w:rsidRDefault="00EE0EF4"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4C62C5F9" w14:textId="77777777" w:rsidR="00632263" w:rsidRPr="00734541" w:rsidRDefault="00632263" w:rsidP="00734541">
            <w:pPr>
              <w:pStyle w:val="11"/>
              <w:spacing w:before="0" w:line="320" w:lineRule="exact"/>
              <w:rPr>
                <w:rFonts w:ascii="標楷體" w:hAnsi="標楷體"/>
              </w:rPr>
            </w:pPr>
          </w:p>
        </w:tc>
        <w:tc>
          <w:tcPr>
            <w:tcW w:w="1440" w:type="dxa"/>
          </w:tcPr>
          <w:p w14:paraId="0451D0E1" w14:textId="77777777" w:rsidR="00632263" w:rsidRPr="00734541" w:rsidRDefault="00632263" w:rsidP="00734541">
            <w:pPr>
              <w:pStyle w:val="11"/>
              <w:spacing w:before="0" w:line="320" w:lineRule="exact"/>
              <w:rPr>
                <w:rFonts w:ascii="標楷體" w:hAnsi="標楷體"/>
              </w:rPr>
            </w:pPr>
          </w:p>
        </w:tc>
      </w:tr>
      <w:tr w:rsidR="009C33BE" w:rsidRPr="00734541" w14:paraId="58BA44F0" w14:textId="77777777" w:rsidTr="00DD5461">
        <w:tc>
          <w:tcPr>
            <w:tcW w:w="1108" w:type="dxa"/>
            <w:vAlign w:val="center"/>
          </w:tcPr>
          <w:p w14:paraId="5A32D80E" w14:textId="3D6D39C8" w:rsidR="009C33BE" w:rsidRPr="00734541" w:rsidRDefault="009C33BE" w:rsidP="00734541">
            <w:pPr>
              <w:pStyle w:val="11"/>
              <w:spacing w:before="0" w:line="320" w:lineRule="exact"/>
              <w:rPr>
                <w:rFonts w:ascii="標楷體" w:hAnsi="標楷體"/>
              </w:rPr>
            </w:pPr>
            <w:r w:rsidRPr="00734541">
              <w:rPr>
                <w:rFonts w:ascii="標楷體" w:hAnsi="標楷體"/>
              </w:rPr>
              <w:t>V1.3</w:t>
            </w:r>
          </w:p>
        </w:tc>
        <w:tc>
          <w:tcPr>
            <w:tcW w:w="1581" w:type="dxa"/>
            <w:vAlign w:val="center"/>
          </w:tcPr>
          <w:p w14:paraId="6B977E7B" w14:textId="18C7D96C" w:rsidR="009C33BE" w:rsidRPr="00734541" w:rsidRDefault="009C33BE"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8/25</w:t>
            </w:r>
          </w:p>
        </w:tc>
        <w:tc>
          <w:tcPr>
            <w:tcW w:w="4252" w:type="dxa"/>
            <w:vAlign w:val="center"/>
          </w:tcPr>
          <w:p w14:paraId="1DD182AF" w14:textId="77777777" w:rsidR="00A72384" w:rsidRDefault="009C33BE"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2DDC1604" w14:textId="48E8960E" w:rsidR="009C33BE" w:rsidRPr="00734541" w:rsidRDefault="009C33BE" w:rsidP="00734541">
            <w:pPr>
              <w:pStyle w:val="11"/>
              <w:spacing w:before="0" w:line="320" w:lineRule="exact"/>
              <w:rPr>
                <w:rFonts w:ascii="標楷體" w:hAnsi="標楷體"/>
              </w:rPr>
            </w:pPr>
            <w:r w:rsidRPr="00734541">
              <w:rPr>
                <w:rFonts w:ascii="標楷體" w:hAnsi="標楷體"/>
              </w:rPr>
              <w:t>[L2417</w:t>
            </w:r>
            <w:r w:rsidRPr="00734541">
              <w:rPr>
                <w:rFonts w:ascii="標楷體" w:hAnsi="標楷體" w:hint="eastAsia"/>
              </w:rPr>
              <w:t>額度與擔保品關聯登錄</w:t>
            </w:r>
            <w:r w:rsidRPr="00734541">
              <w:rPr>
                <w:rFonts w:ascii="標楷體" w:hAnsi="標楷體"/>
              </w:rPr>
              <w:t>]</w:t>
            </w:r>
          </w:p>
        </w:tc>
        <w:tc>
          <w:tcPr>
            <w:tcW w:w="1134" w:type="dxa"/>
            <w:vAlign w:val="center"/>
          </w:tcPr>
          <w:p w14:paraId="6F456F7E" w14:textId="7590BB1A" w:rsidR="009C33BE" w:rsidRPr="00734541" w:rsidRDefault="009C33BE"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55D31F05" w14:textId="77777777" w:rsidR="009C33BE" w:rsidRPr="00734541" w:rsidRDefault="009C33BE" w:rsidP="00734541">
            <w:pPr>
              <w:pStyle w:val="11"/>
              <w:spacing w:before="0" w:line="320" w:lineRule="exact"/>
              <w:rPr>
                <w:rFonts w:ascii="標楷體" w:hAnsi="標楷體"/>
              </w:rPr>
            </w:pPr>
          </w:p>
        </w:tc>
        <w:tc>
          <w:tcPr>
            <w:tcW w:w="1440" w:type="dxa"/>
          </w:tcPr>
          <w:p w14:paraId="1F59F289" w14:textId="77777777" w:rsidR="009C33BE" w:rsidRPr="00734541" w:rsidRDefault="009C33BE" w:rsidP="00734541">
            <w:pPr>
              <w:pStyle w:val="11"/>
              <w:spacing w:before="0" w:line="320" w:lineRule="exact"/>
              <w:rPr>
                <w:rFonts w:ascii="標楷體" w:hAnsi="標楷體"/>
              </w:rPr>
            </w:pPr>
          </w:p>
        </w:tc>
      </w:tr>
      <w:tr w:rsidR="009C33BE" w:rsidRPr="00734541" w14:paraId="501A670C" w14:textId="77777777" w:rsidTr="00DD5461">
        <w:tc>
          <w:tcPr>
            <w:tcW w:w="1108" w:type="dxa"/>
            <w:vAlign w:val="center"/>
          </w:tcPr>
          <w:p w14:paraId="7CF39CDA" w14:textId="2FC020AE" w:rsidR="009C33BE" w:rsidRPr="00734541" w:rsidRDefault="006C186C" w:rsidP="00734541">
            <w:pPr>
              <w:pStyle w:val="11"/>
              <w:spacing w:before="0" w:line="320" w:lineRule="exact"/>
              <w:rPr>
                <w:rFonts w:ascii="標楷體" w:hAnsi="標楷體"/>
              </w:rPr>
            </w:pPr>
            <w:r w:rsidRPr="00734541">
              <w:rPr>
                <w:rFonts w:ascii="標楷體" w:hAnsi="標楷體"/>
              </w:rPr>
              <w:t>V1.4</w:t>
            </w:r>
          </w:p>
        </w:tc>
        <w:tc>
          <w:tcPr>
            <w:tcW w:w="1581" w:type="dxa"/>
            <w:vAlign w:val="center"/>
          </w:tcPr>
          <w:p w14:paraId="28D54617" w14:textId="7FD4637B" w:rsidR="009C33BE" w:rsidRPr="00734541" w:rsidRDefault="006C186C" w:rsidP="00734541">
            <w:pPr>
              <w:pStyle w:val="11"/>
              <w:spacing w:before="0" w:line="320" w:lineRule="exact"/>
              <w:rPr>
                <w:rFonts w:ascii="標楷體" w:hAnsi="標楷體"/>
              </w:rPr>
            </w:pPr>
            <w:r w:rsidRPr="00734541">
              <w:rPr>
                <w:rFonts w:ascii="標楷體" w:hAnsi="標楷體"/>
              </w:rPr>
              <w:t>2020/11/09</w:t>
            </w:r>
          </w:p>
        </w:tc>
        <w:tc>
          <w:tcPr>
            <w:tcW w:w="4252" w:type="dxa"/>
            <w:vAlign w:val="center"/>
          </w:tcPr>
          <w:p w14:paraId="42A8F25D" w14:textId="6607BCBC" w:rsidR="006C186C" w:rsidRPr="00734541" w:rsidRDefault="006C186C" w:rsidP="00734541">
            <w:pPr>
              <w:pStyle w:val="11"/>
              <w:spacing w:before="0" w:line="320" w:lineRule="exact"/>
              <w:rPr>
                <w:rFonts w:ascii="標楷體" w:hAnsi="標楷體"/>
              </w:rPr>
            </w:pPr>
            <w:r w:rsidRPr="00734541">
              <w:rPr>
                <w:rFonts w:ascii="標楷體" w:hAnsi="標楷體"/>
              </w:rPr>
              <w:t>1.Header</w:t>
            </w:r>
            <w:r w:rsidRPr="00734541">
              <w:rPr>
                <w:rFonts w:ascii="標楷體" w:hAnsi="標楷體" w:hint="eastAsia"/>
              </w:rPr>
              <w:t>格式修改</w:t>
            </w:r>
          </w:p>
          <w:p w14:paraId="18EEB39A" w14:textId="1E015F9E" w:rsidR="009C33BE" w:rsidRPr="00734541" w:rsidRDefault="006C186C" w:rsidP="00734541">
            <w:pPr>
              <w:pStyle w:val="11"/>
              <w:spacing w:before="0" w:line="320" w:lineRule="exact"/>
              <w:rPr>
                <w:rFonts w:ascii="標楷體" w:hAnsi="標楷體"/>
              </w:rPr>
            </w:pPr>
            <w:r w:rsidRPr="00734541">
              <w:rPr>
                <w:rFonts w:ascii="標楷體" w:hAnsi="標楷體"/>
              </w:rPr>
              <w:t>2.L4611</w:t>
            </w:r>
            <w:r w:rsidRPr="00734541">
              <w:rPr>
                <w:rFonts w:ascii="標楷體" w:hAnsi="標楷體" w:hint="eastAsia"/>
              </w:rPr>
              <w:t>交易改為</w:t>
            </w:r>
            <w:r w:rsidRPr="00734541">
              <w:rPr>
                <w:rFonts w:ascii="標楷體" w:hAnsi="標楷體"/>
              </w:rPr>
              <w:t>L4610</w:t>
            </w:r>
          </w:p>
        </w:tc>
        <w:tc>
          <w:tcPr>
            <w:tcW w:w="1134" w:type="dxa"/>
            <w:vAlign w:val="center"/>
          </w:tcPr>
          <w:p w14:paraId="186CED38" w14:textId="28ED1ACA" w:rsidR="009C33BE" w:rsidRPr="00734541" w:rsidRDefault="006C186C"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25D541C1" w14:textId="77777777" w:rsidR="009C33BE" w:rsidRPr="00734541" w:rsidRDefault="009C33BE" w:rsidP="00734541">
            <w:pPr>
              <w:pStyle w:val="11"/>
              <w:spacing w:before="0" w:line="320" w:lineRule="exact"/>
              <w:rPr>
                <w:rFonts w:ascii="標楷體" w:hAnsi="標楷體"/>
              </w:rPr>
            </w:pPr>
          </w:p>
        </w:tc>
        <w:tc>
          <w:tcPr>
            <w:tcW w:w="1440" w:type="dxa"/>
          </w:tcPr>
          <w:p w14:paraId="01485CBD" w14:textId="77777777" w:rsidR="009C33BE" w:rsidRPr="00734541" w:rsidRDefault="009C33BE" w:rsidP="00734541">
            <w:pPr>
              <w:pStyle w:val="11"/>
              <w:spacing w:before="0" w:line="320" w:lineRule="exact"/>
              <w:rPr>
                <w:rFonts w:ascii="標楷體" w:hAnsi="標楷體"/>
              </w:rPr>
            </w:pPr>
          </w:p>
        </w:tc>
      </w:tr>
      <w:tr w:rsidR="009C33BE" w:rsidRPr="00734541" w14:paraId="21E25B58" w14:textId="77777777" w:rsidTr="00DD5461">
        <w:tc>
          <w:tcPr>
            <w:tcW w:w="1108" w:type="dxa"/>
            <w:vAlign w:val="center"/>
          </w:tcPr>
          <w:p w14:paraId="1FF00D88" w14:textId="68C7E6A7" w:rsidR="009C33BE" w:rsidRPr="00734541" w:rsidRDefault="000A1F56" w:rsidP="00734541">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5743D500" w14:textId="57B335CE" w:rsidR="009C33BE" w:rsidRPr="00734541" w:rsidRDefault="000A1F56" w:rsidP="00734541">
            <w:pPr>
              <w:pStyle w:val="11"/>
              <w:spacing w:before="0" w:line="320" w:lineRule="exact"/>
              <w:rPr>
                <w:rFonts w:ascii="標楷體" w:hAnsi="標楷體"/>
              </w:rPr>
            </w:pPr>
            <w:r w:rsidRPr="00734541">
              <w:rPr>
                <w:rFonts w:ascii="標楷體" w:hAnsi="標楷體" w:hint="eastAsia"/>
              </w:rPr>
              <w:t>2020/11/11</w:t>
            </w:r>
          </w:p>
        </w:tc>
        <w:tc>
          <w:tcPr>
            <w:tcW w:w="4252" w:type="dxa"/>
            <w:vAlign w:val="center"/>
          </w:tcPr>
          <w:p w14:paraId="604F3C7C" w14:textId="2A3906D5" w:rsidR="009C33BE" w:rsidRPr="00734541" w:rsidRDefault="008F20B5" w:rsidP="00734541">
            <w:pPr>
              <w:pStyle w:val="11"/>
              <w:spacing w:before="0" w:line="320" w:lineRule="exact"/>
              <w:rPr>
                <w:rFonts w:ascii="標楷體" w:hAnsi="標楷體"/>
              </w:rPr>
            </w:pPr>
            <w:r w:rsidRPr="00734541">
              <w:rPr>
                <w:rFonts w:ascii="標楷體" w:hAnsi="標楷體" w:hint="eastAsia"/>
              </w:rPr>
              <w:t>更新格式L2411,L2416,L2415,L2412,L2413,L2414,L4610,L2101,L6302,L1105,L2250,L2417</w:t>
            </w:r>
          </w:p>
        </w:tc>
        <w:tc>
          <w:tcPr>
            <w:tcW w:w="1134" w:type="dxa"/>
            <w:vAlign w:val="center"/>
          </w:tcPr>
          <w:p w14:paraId="5AD058EE" w14:textId="443F1827" w:rsidR="009C33BE" w:rsidRPr="00734541" w:rsidRDefault="000A1F56"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5F09448" w14:textId="77777777" w:rsidR="009C33BE" w:rsidRPr="00734541" w:rsidRDefault="009C33BE" w:rsidP="00734541">
            <w:pPr>
              <w:pStyle w:val="11"/>
              <w:spacing w:before="0" w:line="320" w:lineRule="exact"/>
              <w:rPr>
                <w:rFonts w:ascii="標楷體" w:hAnsi="標楷體"/>
              </w:rPr>
            </w:pPr>
          </w:p>
        </w:tc>
        <w:tc>
          <w:tcPr>
            <w:tcW w:w="1440" w:type="dxa"/>
          </w:tcPr>
          <w:p w14:paraId="79753E42" w14:textId="77777777" w:rsidR="009C33BE" w:rsidRPr="00734541" w:rsidRDefault="009C33BE" w:rsidP="00734541">
            <w:pPr>
              <w:pStyle w:val="11"/>
              <w:spacing w:before="0" w:line="320" w:lineRule="exact"/>
              <w:rPr>
                <w:rFonts w:ascii="標楷體" w:hAnsi="標楷體"/>
              </w:rPr>
            </w:pPr>
          </w:p>
        </w:tc>
      </w:tr>
      <w:tr w:rsidR="000A1F56" w:rsidRPr="00734541" w14:paraId="77BD2CF3" w14:textId="77777777" w:rsidTr="00DD5461">
        <w:tc>
          <w:tcPr>
            <w:tcW w:w="1108" w:type="dxa"/>
            <w:vAlign w:val="center"/>
          </w:tcPr>
          <w:p w14:paraId="1B5F7C12" w14:textId="20BCCEFF" w:rsidR="000A1F56" w:rsidRPr="00734541" w:rsidRDefault="0033756F" w:rsidP="00734541">
            <w:pPr>
              <w:pStyle w:val="11"/>
              <w:spacing w:before="0" w:line="320" w:lineRule="exact"/>
              <w:rPr>
                <w:rFonts w:ascii="標楷體" w:hAnsi="標楷體"/>
              </w:rPr>
            </w:pPr>
            <w:r w:rsidRPr="00734541">
              <w:rPr>
                <w:rFonts w:ascii="標楷體" w:hAnsi="標楷體"/>
              </w:rPr>
              <w:t>V1.6</w:t>
            </w:r>
          </w:p>
        </w:tc>
        <w:tc>
          <w:tcPr>
            <w:tcW w:w="1581" w:type="dxa"/>
            <w:vAlign w:val="center"/>
          </w:tcPr>
          <w:p w14:paraId="39277038" w14:textId="3337B788" w:rsidR="000A1F56" w:rsidRPr="00734541" w:rsidRDefault="0033756F" w:rsidP="00734541">
            <w:pPr>
              <w:pStyle w:val="11"/>
              <w:spacing w:before="0" w:line="320" w:lineRule="exact"/>
              <w:rPr>
                <w:rFonts w:ascii="標楷體" w:hAnsi="標楷體"/>
              </w:rPr>
            </w:pPr>
            <w:r w:rsidRPr="00734541">
              <w:rPr>
                <w:rFonts w:ascii="標楷體" w:hAnsi="標楷體"/>
              </w:rPr>
              <w:t>2020/11/20</w:t>
            </w:r>
          </w:p>
        </w:tc>
        <w:tc>
          <w:tcPr>
            <w:tcW w:w="4252" w:type="dxa"/>
            <w:vAlign w:val="center"/>
          </w:tcPr>
          <w:p w14:paraId="3908D83B" w14:textId="01D05981" w:rsidR="000A1F56" w:rsidRPr="00734541" w:rsidRDefault="0033756F"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L2111,L2153</w:t>
            </w:r>
          </w:p>
        </w:tc>
        <w:tc>
          <w:tcPr>
            <w:tcW w:w="1134" w:type="dxa"/>
            <w:vAlign w:val="center"/>
          </w:tcPr>
          <w:p w14:paraId="235C18A4" w14:textId="38B31DBA" w:rsidR="000A1F56" w:rsidRPr="00734541" w:rsidRDefault="0033756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F2A10D0" w14:textId="77777777" w:rsidR="000A1F56" w:rsidRPr="00734541" w:rsidRDefault="000A1F56" w:rsidP="00734541">
            <w:pPr>
              <w:pStyle w:val="11"/>
              <w:spacing w:before="0" w:line="320" w:lineRule="exact"/>
              <w:rPr>
                <w:rFonts w:ascii="標楷體" w:hAnsi="標楷體"/>
              </w:rPr>
            </w:pPr>
          </w:p>
        </w:tc>
        <w:tc>
          <w:tcPr>
            <w:tcW w:w="1440" w:type="dxa"/>
          </w:tcPr>
          <w:p w14:paraId="2BD3CF1C" w14:textId="77777777" w:rsidR="000A1F56" w:rsidRPr="00734541" w:rsidRDefault="000A1F56" w:rsidP="00734541">
            <w:pPr>
              <w:pStyle w:val="11"/>
              <w:spacing w:before="0" w:line="320" w:lineRule="exact"/>
              <w:rPr>
                <w:rFonts w:ascii="標楷體" w:hAnsi="標楷體"/>
              </w:rPr>
            </w:pPr>
          </w:p>
        </w:tc>
      </w:tr>
      <w:tr w:rsidR="00CC54F1" w:rsidRPr="00734541" w14:paraId="0715CE4F" w14:textId="77777777" w:rsidTr="00DD5461">
        <w:tc>
          <w:tcPr>
            <w:tcW w:w="1108" w:type="dxa"/>
            <w:vAlign w:val="center"/>
          </w:tcPr>
          <w:p w14:paraId="4B91985E" w14:textId="63B5667D" w:rsidR="00CC54F1" w:rsidRPr="00734541" w:rsidRDefault="00CC54F1" w:rsidP="00734541">
            <w:pPr>
              <w:pStyle w:val="11"/>
              <w:spacing w:before="0" w:line="320" w:lineRule="exact"/>
              <w:rPr>
                <w:rFonts w:ascii="標楷體" w:hAnsi="標楷體"/>
              </w:rPr>
            </w:pPr>
            <w:r w:rsidRPr="00734541">
              <w:rPr>
                <w:rFonts w:ascii="標楷體" w:hAnsi="標楷體"/>
              </w:rPr>
              <w:t>V1.7</w:t>
            </w:r>
          </w:p>
        </w:tc>
        <w:tc>
          <w:tcPr>
            <w:tcW w:w="1581" w:type="dxa"/>
            <w:vAlign w:val="center"/>
          </w:tcPr>
          <w:p w14:paraId="2B8F3A59" w14:textId="351F7364" w:rsidR="00CC54F1" w:rsidRPr="00734541" w:rsidRDefault="00CC54F1" w:rsidP="00734541">
            <w:pPr>
              <w:pStyle w:val="11"/>
              <w:spacing w:before="0" w:line="320" w:lineRule="exact"/>
              <w:rPr>
                <w:rFonts w:ascii="標楷體" w:hAnsi="標楷體"/>
              </w:rPr>
            </w:pPr>
            <w:r w:rsidRPr="00734541">
              <w:rPr>
                <w:rFonts w:ascii="標楷體" w:hAnsi="標楷體"/>
              </w:rPr>
              <w:t>2020/11/24</w:t>
            </w:r>
          </w:p>
        </w:tc>
        <w:tc>
          <w:tcPr>
            <w:tcW w:w="4252" w:type="dxa"/>
            <w:vAlign w:val="center"/>
          </w:tcPr>
          <w:p w14:paraId="30BE26E6" w14:textId="4294D9C6" w:rsidR="00CC54F1" w:rsidRPr="00734541" w:rsidRDefault="00CC54F1"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L2153</w:t>
            </w:r>
          </w:p>
        </w:tc>
        <w:tc>
          <w:tcPr>
            <w:tcW w:w="1134" w:type="dxa"/>
            <w:vAlign w:val="center"/>
          </w:tcPr>
          <w:p w14:paraId="09E712BC" w14:textId="45D3AF7E" w:rsidR="00CC54F1" w:rsidRPr="00734541" w:rsidRDefault="00CC54F1"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00C66D39" w14:textId="77777777" w:rsidR="00CC54F1" w:rsidRPr="00734541" w:rsidRDefault="00CC54F1" w:rsidP="00734541">
            <w:pPr>
              <w:pStyle w:val="11"/>
              <w:spacing w:before="0" w:line="320" w:lineRule="exact"/>
              <w:rPr>
                <w:rFonts w:ascii="標楷體" w:hAnsi="標楷體"/>
              </w:rPr>
            </w:pPr>
          </w:p>
        </w:tc>
        <w:tc>
          <w:tcPr>
            <w:tcW w:w="1440" w:type="dxa"/>
          </w:tcPr>
          <w:p w14:paraId="5758DCA7" w14:textId="77777777" w:rsidR="00CC54F1" w:rsidRPr="00734541" w:rsidRDefault="00CC54F1" w:rsidP="00734541">
            <w:pPr>
              <w:pStyle w:val="11"/>
              <w:spacing w:before="0" w:line="320" w:lineRule="exact"/>
              <w:rPr>
                <w:rFonts w:ascii="標楷體" w:hAnsi="標楷體"/>
              </w:rPr>
            </w:pPr>
          </w:p>
        </w:tc>
      </w:tr>
      <w:tr w:rsidR="00896635" w:rsidRPr="00734541" w14:paraId="7A6EEDD6" w14:textId="77777777" w:rsidTr="00DD5461">
        <w:tc>
          <w:tcPr>
            <w:tcW w:w="1108" w:type="dxa"/>
            <w:vAlign w:val="center"/>
          </w:tcPr>
          <w:p w14:paraId="462F154E" w14:textId="27DEBD5A" w:rsidR="00896635" w:rsidRPr="00734541" w:rsidRDefault="00896635" w:rsidP="00734541">
            <w:pPr>
              <w:pStyle w:val="11"/>
              <w:spacing w:before="0" w:line="320" w:lineRule="exact"/>
              <w:rPr>
                <w:rFonts w:ascii="標楷體" w:hAnsi="標楷體"/>
              </w:rPr>
            </w:pPr>
            <w:r w:rsidRPr="00734541">
              <w:rPr>
                <w:rFonts w:ascii="標楷體" w:hAnsi="標楷體"/>
              </w:rPr>
              <w:t>V1.8</w:t>
            </w:r>
          </w:p>
        </w:tc>
        <w:tc>
          <w:tcPr>
            <w:tcW w:w="1581" w:type="dxa"/>
            <w:vAlign w:val="center"/>
          </w:tcPr>
          <w:p w14:paraId="1751293B" w14:textId="0842FD6C" w:rsidR="00896635" w:rsidRPr="00734541" w:rsidRDefault="00896635" w:rsidP="00734541">
            <w:pPr>
              <w:pStyle w:val="11"/>
              <w:spacing w:before="0" w:line="320" w:lineRule="exact"/>
              <w:rPr>
                <w:rFonts w:ascii="標楷體" w:hAnsi="標楷體"/>
              </w:rPr>
            </w:pPr>
            <w:r w:rsidRPr="00734541">
              <w:rPr>
                <w:rFonts w:ascii="標楷體" w:hAnsi="標楷體"/>
              </w:rPr>
              <w:t>2020/12/01</w:t>
            </w:r>
          </w:p>
        </w:tc>
        <w:tc>
          <w:tcPr>
            <w:tcW w:w="4252" w:type="dxa"/>
            <w:vAlign w:val="center"/>
          </w:tcPr>
          <w:p w14:paraId="1FA77262" w14:textId="19B9C1A1" w:rsidR="00896635" w:rsidRPr="00734541" w:rsidRDefault="00896635"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411</w:t>
            </w:r>
          </w:p>
        </w:tc>
        <w:tc>
          <w:tcPr>
            <w:tcW w:w="1134" w:type="dxa"/>
            <w:vAlign w:val="center"/>
          </w:tcPr>
          <w:p w14:paraId="75DBEB0C" w14:textId="021CCC29" w:rsidR="00896635" w:rsidRPr="00734541" w:rsidRDefault="00896635"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0D51636" w14:textId="77777777" w:rsidR="00896635" w:rsidRPr="00734541" w:rsidRDefault="00896635" w:rsidP="00734541">
            <w:pPr>
              <w:pStyle w:val="11"/>
              <w:spacing w:before="0" w:line="320" w:lineRule="exact"/>
              <w:rPr>
                <w:rFonts w:ascii="標楷體" w:hAnsi="標楷體"/>
              </w:rPr>
            </w:pPr>
          </w:p>
        </w:tc>
        <w:tc>
          <w:tcPr>
            <w:tcW w:w="1440" w:type="dxa"/>
          </w:tcPr>
          <w:p w14:paraId="59C1C9FE" w14:textId="77777777" w:rsidR="00896635" w:rsidRPr="00734541" w:rsidRDefault="00896635" w:rsidP="00734541">
            <w:pPr>
              <w:pStyle w:val="11"/>
              <w:spacing w:before="0" w:line="320" w:lineRule="exact"/>
              <w:rPr>
                <w:rFonts w:ascii="標楷體" w:hAnsi="標楷體"/>
              </w:rPr>
            </w:pPr>
          </w:p>
        </w:tc>
      </w:tr>
      <w:tr w:rsidR="0013259F" w:rsidRPr="00734541" w14:paraId="4F10C893" w14:textId="77777777" w:rsidTr="00DD5461">
        <w:tc>
          <w:tcPr>
            <w:tcW w:w="1108" w:type="dxa"/>
            <w:vAlign w:val="center"/>
          </w:tcPr>
          <w:p w14:paraId="290579A9" w14:textId="19024813" w:rsidR="0013259F" w:rsidRPr="00734541" w:rsidRDefault="0013259F" w:rsidP="00734541">
            <w:pPr>
              <w:pStyle w:val="11"/>
              <w:spacing w:before="0" w:line="320" w:lineRule="exact"/>
              <w:rPr>
                <w:rFonts w:ascii="標楷體" w:hAnsi="標楷體"/>
              </w:rPr>
            </w:pPr>
            <w:r w:rsidRPr="00734541">
              <w:rPr>
                <w:rFonts w:ascii="標楷體" w:hAnsi="標楷體"/>
              </w:rPr>
              <w:t>V1.9</w:t>
            </w:r>
          </w:p>
        </w:tc>
        <w:tc>
          <w:tcPr>
            <w:tcW w:w="1581" w:type="dxa"/>
            <w:vAlign w:val="center"/>
          </w:tcPr>
          <w:p w14:paraId="52191233" w14:textId="1F3F2915" w:rsidR="0013259F" w:rsidRPr="00734541" w:rsidRDefault="0013259F"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0B4CC766" w14:textId="4CD931EE" w:rsidR="0013259F" w:rsidRPr="00734541" w:rsidRDefault="0013259F" w:rsidP="00734541">
            <w:pPr>
              <w:pStyle w:val="11"/>
              <w:spacing w:before="0" w:line="320" w:lineRule="exact"/>
              <w:rPr>
                <w:rFonts w:ascii="標楷體" w:hAnsi="標楷體"/>
              </w:rPr>
            </w:pPr>
            <w:r w:rsidRPr="00734541">
              <w:rPr>
                <w:rFonts w:ascii="標楷體" w:hAnsi="標楷體" w:hint="eastAsia"/>
              </w:rPr>
              <w:t>更新</w:t>
            </w:r>
            <w:r w:rsidR="00D940B1" w:rsidRPr="00734541">
              <w:rPr>
                <w:rFonts w:ascii="標楷體" w:hAnsi="標楷體" w:hint="eastAsia"/>
              </w:rPr>
              <w:t>下行</w:t>
            </w:r>
            <w:r w:rsidR="00D940B1" w:rsidRPr="00734541">
              <w:rPr>
                <w:rFonts w:ascii="標楷體" w:hAnsi="標楷體"/>
              </w:rPr>
              <w:t>欄位</w:t>
            </w:r>
            <w:r w:rsidR="00D940B1" w:rsidRPr="00734541">
              <w:rPr>
                <w:rFonts w:ascii="標楷體" w:hAnsi="標楷體" w:hint="eastAsia"/>
              </w:rPr>
              <w:t>L</w:t>
            </w:r>
            <w:r w:rsidRPr="00734541">
              <w:rPr>
                <w:rFonts w:ascii="標楷體" w:hAnsi="標楷體" w:hint="eastAsia"/>
              </w:rPr>
              <w:t>2</w:t>
            </w:r>
            <w:r w:rsidRPr="00734541">
              <w:rPr>
                <w:rFonts w:ascii="標楷體" w:hAnsi="標楷體"/>
              </w:rPr>
              <w:t>411</w:t>
            </w:r>
            <w:r w:rsidRPr="00734541">
              <w:rPr>
                <w:rFonts w:ascii="標楷體" w:hAnsi="標楷體" w:hint="eastAsia"/>
              </w:rPr>
              <w:t>,L2415,L2153</w:t>
            </w:r>
            <w:r w:rsidR="00167D24" w:rsidRPr="00734541">
              <w:rPr>
                <w:rFonts w:ascii="標楷體" w:hAnsi="標楷體" w:hint="eastAsia"/>
              </w:rPr>
              <w:t>,L2111</w:t>
            </w:r>
          </w:p>
          <w:p w14:paraId="26DC0525" w14:textId="7171D163" w:rsidR="00D940B1" w:rsidRPr="00734541" w:rsidRDefault="00D940B1" w:rsidP="00734541">
            <w:pPr>
              <w:pStyle w:val="11"/>
              <w:spacing w:before="0" w:line="320" w:lineRule="exact"/>
              <w:rPr>
                <w:rFonts w:ascii="標楷體" w:hAnsi="標楷體"/>
              </w:rPr>
            </w:pPr>
            <w:r w:rsidRPr="00734541">
              <w:rPr>
                <w:rFonts w:ascii="標楷體" w:hAnsi="標楷體" w:hint="eastAsia"/>
              </w:rPr>
              <w:t>及下行共用區域</w:t>
            </w:r>
            <w:r w:rsidRPr="00734541">
              <w:rPr>
                <w:rFonts w:ascii="標楷體" w:hAnsi="標楷體"/>
              </w:rPr>
              <w:t>欄位</w:t>
            </w:r>
          </w:p>
        </w:tc>
        <w:tc>
          <w:tcPr>
            <w:tcW w:w="1134" w:type="dxa"/>
            <w:vAlign w:val="center"/>
          </w:tcPr>
          <w:p w14:paraId="61BE3561" w14:textId="0097EA22" w:rsidR="0013259F" w:rsidRPr="00734541" w:rsidRDefault="0013259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5912BB61" w14:textId="77777777" w:rsidR="0013259F" w:rsidRPr="00734541" w:rsidRDefault="0013259F" w:rsidP="00734541">
            <w:pPr>
              <w:pStyle w:val="11"/>
              <w:spacing w:before="0" w:line="320" w:lineRule="exact"/>
              <w:rPr>
                <w:rFonts w:ascii="標楷體" w:hAnsi="標楷體"/>
              </w:rPr>
            </w:pPr>
          </w:p>
        </w:tc>
        <w:tc>
          <w:tcPr>
            <w:tcW w:w="1440" w:type="dxa"/>
          </w:tcPr>
          <w:p w14:paraId="3EAB5CB8" w14:textId="77777777" w:rsidR="0013259F" w:rsidRPr="00734541" w:rsidRDefault="0013259F" w:rsidP="00734541">
            <w:pPr>
              <w:pStyle w:val="11"/>
              <w:spacing w:before="0" w:line="320" w:lineRule="exact"/>
              <w:rPr>
                <w:rFonts w:ascii="標楷體" w:hAnsi="標楷體"/>
              </w:rPr>
            </w:pPr>
          </w:p>
        </w:tc>
      </w:tr>
      <w:tr w:rsidR="00427BE0" w:rsidRPr="00734541" w14:paraId="43243CB1" w14:textId="77777777" w:rsidTr="00DD5461">
        <w:tc>
          <w:tcPr>
            <w:tcW w:w="1108" w:type="dxa"/>
            <w:vAlign w:val="center"/>
          </w:tcPr>
          <w:p w14:paraId="35FBE256" w14:textId="3523EFB2" w:rsidR="00427BE0" w:rsidRPr="00734541" w:rsidRDefault="00427BE0"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10</w:t>
            </w:r>
          </w:p>
        </w:tc>
        <w:tc>
          <w:tcPr>
            <w:tcW w:w="1581" w:type="dxa"/>
            <w:vAlign w:val="center"/>
          </w:tcPr>
          <w:p w14:paraId="1B26D702" w14:textId="557520D2" w:rsidR="00427BE0" w:rsidRPr="00734541" w:rsidRDefault="00427BE0"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3C13326E" w14:textId="0D8239C4" w:rsidR="00427BE0" w:rsidRPr="00734541" w:rsidRDefault="00427BE0" w:rsidP="00734541">
            <w:pPr>
              <w:pStyle w:val="11"/>
              <w:spacing w:before="0" w:line="320" w:lineRule="exact"/>
              <w:rPr>
                <w:rFonts w:ascii="標楷體" w:hAnsi="標楷體"/>
              </w:rPr>
            </w:pPr>
            <w:r w:rsidRPr="00734541">
              <w:rPr>
                <w:rFonts w:ascii="標楷體" w:hAnsi="標楷體" w:hint="eastAsia"/>
              </w:rPr>
              <w:t>增加格式</w:t>
            </w:r>
            <w:r w:rsidR="00844720">
              <w:fldChar w:fldCharType="begin"/>
            </w:r>
            <w:r w:rsidR="00844720">
              <w:instrText>HYPERLINK \l "_L2306</w:instrText>
            </w:r>
            <w:r w:rsidR="00844720">
              <w:instrText>關係人資料建立</w:instrText>
            </w:r>
            <w:r w:rsidR="00844720">
              <w:instrText>"</w:instrText>
            </w:r>
            <w:r w:rsidR="00844720">
              <w:fldChar w:fldCharType="separate"/>
            </w:r>
            <w:r w:rsidRPr="00734541">
              <w:rPr>
                <w:rFonts w:ascii="標楷體" w:hAnsi="標楷體"/>
              </w:rPr>
              <w:t>L2306</w:t>
            </w:r>
            <w:r w:rsidR="00844720">
              <w:rPr>
                <w:rFonts w:ascii="標楷體" w:hAnsi="標楷體"/>
              </w:rPr>
              <w:fldChar w:fldCharType="end"/>
            </w:r>
          </w:p>
        </w:tc>
        <w:tc>
          <w:tcPr>
            <w:tcW w:w="1134" w:type="dxa"/>
            <w:vAlign w:val="center"/>
          </w:tcPr>
          <w:p w14:paraId="47828379" w14:textId="6C67EBF8" w:rsidR="00427BE0" w:rsidRPr="00734541" w:rsidRDefault="00427BE0"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74FA86CE" w14:textId="77777777" w:rsidR="00427BE0" w:rsidRPr="00734541" w:rsidRDefault="00427BE0" w:rsidP="00734541">
            <w:pPr>
              <w:pStyle w:val="11"/>
              <w:spacing w:before="0" w:line="320" w:lineRule="exact"/>
              <w:rPr>
                <w:rFonts w:ascii="標楷體" w:hAnsi="標楷體"/>
              </w:rPr>
            </w:pPr>
          </w:p>
        </w:tc>
        <w:tc>
          <w:tcPr>
            <w:tcW w:w="1440" w:type="dxa"/>
          </w:tcPr>
          <w:p w14:paraId="4A128279" w14:textId="77777777" w:rsidR="00427BE0" w:rsidRPr="00734541" w:rsidRDefault="00427BE0" w:rsidP="00734541">
            <w:pPr>
              <w:pStyle w:val="11"/>
              <w:spacing w:before="0" w:line="320" w:lineRule="exact"/>
              <w:rPr>
                <w:rFonts w:ascii="標楷體" w:hAnsi="標楷體"/>
              </w:rPr>
            </w:pPr>
          </w:p>
        </w:tc>
      </w:tr>
      <w:tr w:rsidR="005E3B86" w:rsidRPr="00734541" w14:paraId="6AD2A27D" w14:textId="77777777" w:rsidTr="00DD5461">
        <w:tc>
          <w:tcPr>
            <w:tcW w:w="1108" w:type="dxa"/>
            <w:vAlign w:val="center"/>
          </w:tcPr>
          <w:p w14:paraId="4FFAA77A" w14:textId="7CE52C19" w:rsidR="005E3B86" w:rsidRPr="00734541" w:rsidRDefault="005E3B86"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1</w:t>
            </w:r>
          </w:p>
        </w:tc>
        <w:tc>
          <w:tcPr>
            <w:tcW w:w="1581" w:type="dxa"/>
            <w:vAlign w:val="center"/>
          </w:tcPr>
          <w:p w14:paraId="5DF7D7F3" w14:textId="076E01C0" w:rsidR="005E3B86" w:rsidRPr="00734541" w:rsidRDefault="005E3B86" w:rsidP="00734541">
            <w:pPr>
              <w:pStyle w:val="11"/>
              <w:spacing w:before="0" w:line="320" w:lineRule="exact"/>
              <w:rPr>
                <w:rFonts w:ascii="標楷體" w:hAnsi="標楷體"/>
              </w:rPr>
            </w:pPr>
            <w:r w:rsidRPr="00734541">
              <w:rPr>
                <w:rFonts w:ascii="標楷體" w:hAnsi="標楷體"/>
              </w:rPr>
              <w:t>2020/12/0</w:t>
            </w:r>
            <w:r w:rsidR="00D8000D" w:rsidRPr="00734541">
              <w:rPr>
                <w:rFonts w:ascii="標楷體" w:hAnsi="標楷體"/>
              </w:rPr>
              <w:t>7</w:t>
            </w:r>
          </w:p>
        </w:tc>
        <w:tc>
          <w:tcPr>
            <w:tcW w:w="4252" w:type="dxa"/>
            <w:vAlign w:val="center"/>
          </w:tcPr>
          <w:p w14:paraId="4D6E2907" w14:textId="5CDC6585" w:rsidR="005E3B86" w:rsidRPr="00734541" w:rsidRDefault="005E3B86" w:rsidP="00734541">
            <w:pPr>
              <w:pStyle w:val="11"/>
              <w:spacing w:before="0" w:line="320" w:lineRule="exact"/>
              <w:rPr>
                <w:rFonts w:ascii="標楷體" w:hAnsi="標楷體"/>
              </w:rPr>
            </w:pPr>
            <w:r w:rsidRPr="00734541">
              <w:rPr>
                <w:rFonts w:ascii="標楷體" w:hAnsi="標楷體" w:hint="eastAsia"/>
              </w:rPr>
              <w:t>增加格式:</w:t>
            </w:r>
            <w:r w:rsidR="00D8000D" w:rsidRPr="00734541">
              <w:rPr>
                <w:rFonts w:ascii="標楷體" w:hAnsi="標楷體"/>
              </w:rPr>
              <w:t xml:space="preserve"> L2418/L7911/L7912</w:t>
            </w:r>
          </w:p>
          <w:p w14:paraId="08245CF2" w14:textId="4E15040E" w:rsidR="005E3B86" w:rsidRPr="00734541" w:rsidRDefault="005E3B86" w:rsidP="00734541">
            <w:pPr>
              <w:pStyle w:val="11"/>
              <w:spacing w:before="0" w:line="320" w:lineRule="exact"/>
              <w:rPr>
                <w:rFonts w:ascii="標楷體" w:hAnsi="標楷體"/>
              </w:rPr>
            </w:pPr>
            <w:r w:rsidRPr="00734541">
              <w:rPr>
                <w:rFonts w:ascii="標楷體" w:hAnsi="標楷體" w:hint="eastAsia"/>
              </w:rPr>
              <w:t>更新格式:</w:t>
            </w:r>
            <w:r w:rsidR="00D8000D" w:rsidRPr="00734541">
              <w:rPr>
                <w:rFonts w:ascii="標楷體" w:hAnsi="標楷體"/>
              </w:rPr>
              <w:t xml:space="preserve"> L1101/L2153/L2411/L2416/L2101</w:t>
            </w:r>
          </w:p>
        </w:tc>
        <w:tc>
          <w:tcPr>
            <w:tcW w:w="1134" w:type="dxa"/>
            <w:vAlign w:val="center"/>
          </w:tcPr>
          <w:p w14:paraId="760E7751" w14:textId="75E47DB5" w:rsidR="005E3B86" w:rsidRPr="00734541" w:rsidRDefault="005E3B86"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2404629A" w14:textId="77777777" w:rsidR="005E3B86" w:rsidRPr="00734541" w:rsidRDefault="005E3B86" w:rsidP="00734541">
            <w:pPr>
              <w:pStyle w:val="11"/>
              <w:spacing w:before="0" w:line="320" w:lineRule="exact"/>
              <w:rPr>
                <w:rFonts w:ascii="標楷體" w:hAnsi="標楷體"/>
              </w:rPr>
            </w:pPr>
          </w:p>
        </w:tc>
        <w:tc>
          <w:tcPr>
            <w:tcW w:w="1440" w:type="dxa"/>
          </w:tcPr>
          <w:p w14:paraId="5747714E" w14:textId="77777777" w:rsidR="005E3B86" w:rsidRPr="00734541" w:rsidRDefault="005E3B86" w:rsidP="00734541">
            <w:pPr>
              <w:pStyle w:val="11"/>
              <w:spacing w:before="0" w:line="320" w:lineRule="exact"/>
              <w:rPr>
                <w:rFonts w:ascii="標楷體" w:hAnsi="標楷體"/>
              </w:rPr>
            </w:pPr>
          </w:p>
        </w:tc>
      </w:tr>
      <w:tr w:rsidR="005E3B86" w:rsidRPr="00734541" w14:paraId="576E90EE" w14:textId="77777777" w:rsidTr="00DD5461">
        <w:tc>
          <w:tcPr>
            <w:tcW w:w="1108" w:type="dxa"/>
            <w:vAlign w:val="center"/>
          </w:tcPr>
          <w:p w14:paraId="18F034A1" w14:textId="642E3AE9" w:rsidR="005E3B86" w:rsidRPr="00734541" w:rsidRDefault="00B24DBC"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2</w:t>
            </w:r>
          </w:p>
        </w:tc>
        <w:tc>
          <w:tcPr>
            <w:tcW w:w="1581" w:type="dxa"/>
            <w:vAlign w:val="center"/>
          </w:tcPr>
          <w:p w14:paraId="521FC3BA" w14:textId="598EDB22"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020/12/10</w:t>
            </w:r>
          </w:p>
        </w:tc>
        <w:tc>
          <w:tcPr>
            <w:tcW w:w="4252" w:type="dxa"/>
            <w:vAlign w:val="center"/>
          </w:tcPr>
          <w:p w14:paraId="27A49C1A" w14:textId="09F1C053" w:rsidR="005E3B86" w:rsidRPr="00734541" w:rsidRDefault="00B24DBC" w:rsidP="00734541">
            <w:pPr>
              <w:pStyle w:val="11"/>
              <w:spacing w:before="0" w:line="320" w:lineRule="exact"/>
              <w:rPr>
                <w:rFonts w:ascii="標楷體" w:hAnsi="標楷體"/>
              </w:rPr>
            </w:pPr>
            <w:r w:rsidRPr="00734541">
              <w:rPr>
                <w:rFonts w:ascii="標楷體" w:hAnsi="標楷體"/>
              </w:rPr>
              <w:t>Header</w:t>
            </w:r>
            <w:r w:rsidRPr="00734541">
              <w:rPr>
                <w:rFonts w:ascii="標楷體" w:hAnsi="標楷體" w:hint="eastAsia"/>
              </w:rPr>
              <w:t>欄位加預設值</w:t>
            </w:r>
          </w:p>
        </w:tc>
        <w:tc>
          <w:tcPr>
            <w:tcW w:w="1134" w:type="dxa"/>
            <w:vAlign w:val="center"/>
          </w:tcPr>
          <w:p w14:paraId="71054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2E6FB42" w14:textId="77777777" w:rsidR="005E3B86" w:rsidRPr="00734541" w:rsidRDefault="005E3B86" w:rsidP="00734541">
            <w:pPr>
              <w:pStyle w:val="11"/>
              <w:spacing w:before="0" w:line="320" w:lineRule="exact"/>
              <w:rPr>
                <w:rFonts w:ascii="標楷體" w:hAnsi="標楷體"/>
              </w:rPr>
            </w:pPr>
          </w:p>
        </w:tc>
        <w:tc>
          <w:tcPr>
            <w:tcW w:w="1440" w:type="dxa"/>
          </w:tcPr>
          <w:p w14:paraId="2241F55C" w14:textId="77777777" w:rsidR="005E3B86" w:rsidRPr="00734541" w:rsidRDefault="005E3B86" w:rsidP="00734541">
            <w:pPr>
              <w:pStyle w:val="11"/>
              <w:spacing w:before="0" w:line="320" w:lineRule="exact"/>
              <w:rPr>
                <w:rFonts w:ascii="標楷體" w:hAnsi="標楷體"/>
              </w:rPr>
            </w:pPr>
          </w:p>
        </w:tc>
      </w:tr>
      <w:tr w:rsidR="005E3B86" w:rsidRPr="00734541" w14:paraId="03812ED1" w14:textId="77777777" w:rsidTr="00DD5461">
        <w:tc>
          <w:tcPr>
            <w:tcW w:w="1108" w:type="dxa"/>
            <w:vAlign w:val="center"/>
          </w:tcPr>
          <w:p w14:paraId="37D8F370" w14:textId="2FA1A5A7" w:rsidR="005E3B86" w:rsidRPr="00734541" w:rsidRDefault="003153AB" w:rsidP="00734541">
            <w:pPr>
              <w:pStyle w:val="11"/>
              <w:spacing w:before="0" w:line="320" w:lineRule="exact"/>
              <w:rPr>
                <w:rFonts w:ascii="標楷體" w:hAnsi="標楷體"/>
              </w:rPr>
            </w:pPr>
            <w:r w:rsidRPr="00734541">
              <w:rPr>
                <w:rFonts w:ascii="標楷體" w:hAnsi="標楷體"/>
              </w:rPr>
              <w:t>V1.13</w:t>
            </w:r>
          </w:p>
        </w:tc>
        <w:tc>
          <w:tcPr>
            <w:tcW w:w="1581" w:type="dxa"/>
            <w:vAlign w:val="center"/>
          </w:tcPr>
          <w:p w14:paraId="18FFD1B4" w14:textId="3CDD3E6A"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020/12/20</w:t>
            </w:r>
          </w:p>
        </w:tc>
        <w:tc>
          <w:tcPr>
            <w:tcW w:w="4252" w:type="dxa"/>
            <w:vAlign w:val="center"/>
          </w:tcPr>
          <w:p w14:paraId="291C9AD8" w14:textId="17942F15" w:rsidR="005E3B86" w:rsidRPr="00734541" w:rsidRDefault="003153AB"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416</w:t>
            </w:r>
          </w:p>
        </w:tc>
        <w:tc>
          <w:tcPr>
            <w:tcW w:w="1134" w:type="dxa"/>
            <w:vAlign w:val="center"/>
          </w:tcPr>
          <w:p w14:paraId="496D0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717A2C1" w14:textId="77777777" w:rsidR="005E3B86" w:rsidRPr="00734541" w:rsidRDefault="005E3B86" w:rsidP="00734541">
            <w:pPr>
              <w:pStyle w:val="11"/>
              <w:spacing w:before="0" w:line="320" w:lineRule="exact"/>
              <w:rPr>
                <w:rFonts w:ascii="標楷體" w:hAnsi="標楷體"/>
              </w:rPr>
            </w:pPr>
          </w:p>
        </w:tc>
        <w:tc>
          <w:tcPr>
            <w:tcW w:w="1440" w:type="dxa"/>
          </w:tcPr>
          <w:p w14:paraId="60CBBF92" w14:textId="77777777" w:rsidR="005E3B86" w:rsidRPr="00734541" w:rsidRDefault="005E3B86" w:rsidP="00734541">
            <w:pPr>
              <w:pStyle w:val="11"/>
              <w:spacing w:before="0" w:line="320" w:lineRule="exact"/>
              <w:rPr>
                <w:rFonts w:ascii="標楷體" w:hAnsi="標楷體"/>
              </w:rPr>
            </w:pPr>
          </w:p>
        </w:tc>
      </w:tr>
      <w:tr w:rsidR="00F45DAD" w:rsidRPr="00734541" w14:paraId="109342DF" w14:textId="77777777" w:rsidTr="00DD5461">
        <w:tc>
          <w:tcPr>
            <w:tcW w:w="1108" w:type="dxa"/>
            <w:vAlign w:val="center"/>
          </w:tcPr>
          <w:p w14:paraId="3D865712" w14:textId="03CC3202" w:rsidR="00F45DAD" w:rsidRPr="00734541" w:rsidRDefault="00F45DAD" w:rsidP="00F45DAD">
            <w:pPr>
              <w:pStyle w:val="11"/>
              <w:spacing w:before="0" w:line="320" w:lineRule="exact"/>
              <w:rPr>
                <w:rFonts w:ascii="標楷體" w:hAnsi="標楷體"/>
              </w:rPr>
            </w:pPr>
            <w:r w:rsidRPr="00734541">
              <w:rPr>
                <w:rFonts w:ascii="標楷體" w:hAnsi="標楷體" w:hint="eastAsia"/>
              </w:rPr>
              <w:t>V1.14</w:t>
            </w:r>
          </w:p>
        </w:tc>
        <w:tc>
          <w:tcPr>
            <w:tcW w:w="1581" w:type="dxa"/>
            <w:vAlign w:val="center"/>
          </w:tcPr>
          <w:p w14:paraId="65C72820" w14:textId="11F86189" w:rsidR="00F45DAD" w:rsidRPr="00734541" w:rsidRDefault="00F45DAD" w:rsidP="00F45DAD">
            <w:pPr>
              <w:pStyle w:val="11"/>
              <w:spacing w:before="0" w:line="320" w:lineRule="exact"/>
              <w:rPr>
                <w:rFonts w:ascii="標楷體" w:hAnsi="標楷體"/>
              </w:rPr>
            </w:pPr>
            <w:r w:rsidRPr="00734541">
              <w:rPr>
                <w:rFonts w:ascii="標楷體" w:hAnsi="標楷體" w:hint="eastAsia"/>
              </w:rPr>
              <w:t>2020/12/30</w:t>
            </w:r>
          </w:p>
        </w:tc>
        <w:tc>
          <w:tcPr>
            <w:tcW w:w="4252" w:type="dxa"/>
            <w:vAlign w:val="center"/>
          </w:tcPr>
          <w:p w14:paraId="245B449E" w14:textId="3236AB2A" w:rsidR="00F45DAD" w:rsidRPr="00734541" w:rsidRDefault="00F45DAD" w:rsidP="00F45DAD">
            <w:pPr>
              <w:pStyle w:val="11"/>
              <w:spacing w:before="0" w:line="320" w:lineRule="exact"/>
              <w:rPr>
                <w:rFonts w:ascii="標楷體" w:hAnsi="標楷體"/>
              </w:rPr>
            </w:pPr>
            <w:r w:rsidRPr="00734541">
              <w:rPr>
                <w:rFonts w:ascii="標楷體" w:hAnsi="標楷體" w:hint="eastAsia"/>
              </w:rPr>
              <w:t>更新金額</w:t>
            </w:r>
            <w:r w:rsidRPr="00734541">
              <w:rPr>
                <w:rFonts w:ascii="標楷體" w:hAnsi="標楷體"/>
              </w:rPr>
              <w:t>,</w:t>
            </w:r>
            <w:r w:rsidRPr="00734541">
              <w:rPr>
                <w:rFonts w:ascii="標楷體" w:hAnsi="標楷體" w:hint="eastAsia"/>
              </w:rPr>
              <w:t>數字欄位 X -&gt; 9 TYPE</w:t>
            </w:r>
          </w:p>
        </w:tc>
        <w:tc>
          <w:tcPr>
            <w:tcW w:w="1134" w:type="dxa"/>
          </w:tcPr>
          <w:p w14:paraId="5C6437F0" w14:textId="2F8ABEAA"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BC2EA87" w14:textId="77777777" w:rsidR="00F45DAD" w:rsidRPr="00734541" w:rsidRDefault="00F45DAD" w:rsidP="00F45DAD">
            <w:pPr>
              <w:pStyle w:val="11"/>
              <w:spacing w:before="0" w:line="320" w:lineRule="exact"/>
              <w:rPr>
                <w:rFonts w:ascii="標楷體" w:hAnsi="標楷體"/>
              </w:rPr>
            </w:pPr>
          </w:p>
        </w:tc>
        <w:tc>
          <w:tcPr>
            <w:tcW w:w="1440" w:type="dxa"/>
          </w:tcPr>
          <w:p w14:paraId="4FABE594" w14:textId="4E299613" w:rsidR="00F45DAD" w:rsidRPr="00734541" w:rsidRDefault="00F45DAD" w:rsidP="00F45DAD">
            <w:pPr>
              <w:pStyle w:val="11"/>
              <w:spacing w:before="0" w:line="320" w:lineRule="exact"/>
              <w:rPr>
                <w:rFonts w:ascii="標楷體" w:hAnsi="標楷體"/>
              </w:rPr>
            </w:pPr>
          </w:p>
        </w:tc>
      </w:tr>
      <w:tr w:rsidR="00F45DAD" w:rsidRPr="00734541" w14:paraId="605F838B" w14:textId="77777777" w:rsidTr="00DD5461">
        <w:tc>
          <w:tcPr>
            <w:tcW w:w="1108" w:type="dxa"/>
            <w:vAlign w:val="center"/>
          </w:tcPr>
          <w:p w14:paraId="5F0C248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V1.15</w:t>
            </w:r>
          </w:p>
        </w:tc>
        <w:tc>
          <w:tcPr>
            <w:tcW w:w="1581" w:type="dxa"/>
            <w:vAlign w:val="center"/>
          </w:tcPr>
          <w:p w14:paraId="6FE2F37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2021/01/08</w:t>
            </w:r>
          </w:p>
        </w:tc>
        <w:tc>
          <w:tcPr>
            <w:tcW w:w="4252" w:type="dxa"/>
            <w:vAlign w:val="center"/>
          </w:tcPr>
          <w:p w14:paraId="70A3DA13" w14:textId="46FAA079" w:rsidR="00F45DAD" w:rsidRPr="00734541" w:rsidRDefault="00F45DAD" w:rsidP="00F45DAD">
            <w:pPr>
              <w:pStyle w:val="11"/>
              <w:spacing w:before="0" w:line="320" w:lineRule="exact"/>
              <w:rPr>
                <w:rFonts w:ascii="標楷體" w:hAnsi="標楷體"/>
              </w:rPr>
            </w:pPr>
            <w:r w:rsidRPr="00734541">
              <w:rPr>
                <w:rFonts w:ascii="標楷體" w:hAnsi="標楷體" w:hint="eastAsia"/>
              </w:rPr>
              <w:t>L1101 新增介紹人欄位</w:t>
            </w:r>
            <w:r w:rsidRPr="00734541">
              <w:rPr>
                <w:rFonts w:ascii="標楷體" w:hAnsi="標楷體"/>
              </w:rPr>
              <w:t>X,6,</w:t>
            </w:r>
          </w:p>
        </w:tc>
        <w:tc>
          <w:tcPr>
            <w:tcW w:w="1134" w:type="dxa"/>
          </w:tcPr>
          <w:p w14:paraId="58F1F8D2" w14:textId="78C157B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5E37C1C" w14:textId="77777777" w:rsidR="00F45DAD" w:rsidRPr="00734541" w:rsidRDefault="00F45DAD" w:rsidP="00F45DAD">
            <w:pPr>
              <w:pStyle w:val="11"/>
              <w:spacing w:before="0" w:line="320" w:lineRule="exact"/>
              <w:rPr>
                <w:rFonts w:ascii="標楷體" w:hAnsi="標楷體"/>
              </w:rPr>
            </w:pPr>
          </w:p>
        </w:tc>
        <w:tc>
          <w:tcPr>
            <w:tcW w:w="1440" w:type="dxa"/>
          </w:tcPr>
          <w:p w14:paraId="131D26A0" w14:textId="6C6D7D22" w:rsidR="00F45DAD" w:rsidRPr="00734541" w:rsidRDefault="00F45DAD" w:rsidP="00F45DAD">
            <w:pPr>
              <w:pStyle w:val="11"/>
              <w:spacing w:before="0" w:line="320" w:lineRule="exact"/>
              <w:rPr>
                <w:rFonts w:ascii="標楷體" w:hAnsi="標楷體"/>
              </w:rPr>
            </w:pPr>
          </w:p>
        </w:tc>
      </w:tr>
      <w:tr w:rsidR="00F45DAD" w:rsidRPr="00734541" w14:paraId="4AC80264" w14:textId="77777777" w:rsidTr="00DD5461">
        <w:tc>
          <w:tcPr>
            <w:tcW w:w="1108" w:type="dxa"/>
            <w:vAlign w:val="center"/>
          </w:tcPr>
          <w:p w14:paraId="1E323906" w14:textId="0951C2FB" w:rsidR="00F45DAD" w:rsidRPr="00734541" w:rsidRDefault="00F45DAD" w:rsidP="00F45DAD">
            <w:pPr>
              <w:pStyle w:val="11"/>
              <w:spacing w:before="0" w:line="320" w:lineRule="exact"/>
              <w:rPr>
                <w:rFonts w:ascii="標楷體" w:hAnsi="標楷體"/>
              </w:rPr>
            </w:pPr>
            <w:r w:rsidRPr="00734541">
              <w:rPr>
                <w:rFonts w:ascii="標楷體" w:hAnsi="標楷體" w:hint="eastAsia"/>
              </w:rPr>
              <w:t>V1.16</w:t>
            </w:r>
          </w:p>
        </w:tc>
        <w:tc>
          <w:tcPr>
            <w:tcW w:w="1581" w:type="dxa"/>
            <w:vAlign w:val="center"/>
          </w:tcPr>
          <w:p w14:paraId="07C26DE7" w14:textId="091F6573" w:rsidR="00F45DAD" w:rsidRPr="00734541" w:rsidRDefault="00F45DAD" w:rsidP="00F45DAD">
            <w:pPr>
              <w:pStyle w:val="11"/>
              <w:spacing w:before="0" w:line="320" w:lineRule="exact"/>
              <w:rPr>
                <w:rFonts w:ascii="標楷體" w:hAnsi="標楷體"/>
              </w:rPr>
            </w:pPr>
            <w:r w:rsidRPr="00734541">
              <w:rPr>
                <w:rFonts w:ascii="標楷體" w:hAnsi="標楷體" w:hint="eastAsia"/>
              </w:rPr>
              <w:t>2021/01/14</w:t>
            </w:r>
          </w:p>
        </w:tc>
        <w:tc>
          <w:tcPr>
            <w:tcW w:w="4252" w:type="dxa"/>
            <w:vAlign w:val="center"/>
          </w:tcPr>
          <w:p w14:paraId="48FEFEC6" w14:textId="7E892676" w:rsidR="00F45DAD" w:rsidRPr="00734541" w:rsidRDefault="00F45DAD" w:rsidP="00F45DAD">
            <w:pPr>
              <w:pStyle w:val="11"/>
              <w:spacing w:before="0" w:line="320" w:lineRule="exact"/>
              <w:rPr>
                <w:rFonts w:ascii="標楷體" w:hAnsi="標楷體"/>
              </w:rPr>
            </w:pPr>
            <w:r w:rsidRPr="00734541">
              <w:rPr>
                <w:rFonts w:ascii="標楷體" w:hAnsi="標楷體" w:hint="eastAsia"/>
              </w:rPr>
              <w:t>L1101 郵遞區號改為3-3</w:t>
            </w:r>
          </w:p>
        </w:tc>
        <w:tc>
          <w:tcPr>
            <w:tcW w:w="1134" w:type="dxa"/>
          </w:tcPr>
          <w:p w14:paraId="7980D32F" w14:textId="2C4F377D"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E32A96F" w14:textId="77777777" w:rsidR="00F45DAD" w:rsidRPr="00734541" w:rsidRDefault="00F45DAD" w:rsidP="00F45DAD">
            <w:pPr>
              <w:pStyle w:val="11"/>
              <w:spacing w:before="0" w:line="320" w:lineRule="exact"/>
              <w:rPr>
                <w:rFonts w:ascii="標楷體" w:hAnsi="標楷體"/>
              </w:rPr>
            </w:pPr>
          </w:p>
        </w:tc>
        <w:tc>
          <w:tcPr>
            <w:tcW w:w="1440" w:type="dxa"/>
          </w:tcPr>
          <w:p w14:paraId="589AEECD" w14:textId="71AFEAF5" w:rsidR="00F45DAD" w:rsidRPr="00734541" w:rsidRDefault="00F45DAD" w:rsidP="00F45DAD">
            <w:pPr>
              <w:pStyle w:val="11"/>
              <w:spacing w:before="0" w:line="320" w:lineRule="exact"/>
              <w:rPr>
                <w:rFonts w:ascii="標楷體" w:hAnsi="標楷體"/>
              </w:rPr>
            </w:pPr>
          </w:p>
        </w:tc>
      </w:tr>
      <w:tr w:rsidR="00F45DAD" w:rsidRPr="00734541" w14:paraId="3ABDBFEE" w14:textId="77777777" w:rsidTr="00DD5461">
        <w:tc>
          <w:tcPr>
            <w:tcW w:w="1108" w:type="dxa"/>
            <w:vAlign w:val="center"/>
          </w:tcPr>
          <w:p w14:paraId="51AD3150" w14:textId="0FFB6F9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1.17</w:t>
            </w:r>
          </w:p>
        </w:tc>
        <w:tc>
          <w:tcPr>
            <w:tcW w:w="1581" w:type="dxa"/>
            <w:vAlign w:val="center"/>
          </w:tcPr>
          <w:p w14:paraId="7C49ACD1" w14:textId="6AA1EB0F"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021/01/21</w:t>
            </w:r>
          </w:p>
        </w:tc>
        <w:tc>
          <w:tcPr>
            <w:tcW w:w="4252" w:type="dxa"/>
            <w:vAlign w:val="center"/>
          </w:tcPr>
          <w:p w14:paraId="3177B734" w14:textId="52C02872" w:rsidR="00F45DAD" w:rsidRPr="00734541" w:rsidRDefault="00F45DAD" w:rsidP="00F45DAD">
            <w:pPr>
              <w:pStyle w:val="11"/>
              <w:spacing w:before="0" w:line="320" w:lineRule="exact"/>
              <w:rPr>
                <w:rFonts w:ascii="標楷體" w:hAnsi="標楷體"/>
              </w:rPr>
            </w:pPr>
            <w:r w:rsidRPr="00734541">
              <w:rPr>
                <w:rFonts w:ascii="標楷體" w:hAnsi="標楷體" w:hint="eastAsia"/>
              </w:rPr>
              <w:t>新增必填欄</w:t>
            </w:r>
          </w:p>
        </w:tc>
        <w:tc>
          <w:tcPr>
            <w:tcW w:w="1134" w:type="dxa"/>
          </w:tcPr>
          <w:p w14:paraId="58BC014F" w14:textId="761083C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3F8B0F1D" w14:textId="77777777" w:rsidR="00F45DAD" w:rsidRPr="00734541" w:rsidRDefault="00F45DAD" w:rsidP="00F45DAD">
            <w:pPr>
              <w:pStyle w:val="11"/>
              <w:spacing w:before="0" w:line="320" w:lineRule="exact"/>
              <w:rPr>
                <w:rFonts w:ascii="標楷體" w:hAnsi="標楷體"/>
              </w:rPr>
            </w:pPr>
          </w:p>
        </w:tc>
        <w:tc>
          <w:tcPr>
            <w:tcW w:w="1440" w:type="dxa"/>
          </w:tcPr>
          <w:p w14:paraId="54CF9616" w14:textId="47E71A1F" w:rsidR="00F45DAD" w:rsidRPr="00734541" w:rsidRDefault="00F45DAD" w:rsidP="00F45DAD">
            <w:pPr>
              <w:pStyle w:val="11"/>
              <w:spacing w:before="0" w:line="320" w:lineRule="exact"/>
              <w:rPr>
                <w:rFonts w:ascii="標楷體" w:hAnsi="標楷體"/>
              </w:rPr>
            </w:pPr>
          </w:p>
        </w:tc>
      </w:tr>
      <w:tr w:rsidR="00F45DAD" w:rsidRPr="00734541" w14:paraId="2A58BF35" w14:textId="77777777" w:rsidTr="00DD5461">
        <w:tc>
          <w:tcPr>
            <w:tcW w:w="1108" w:type="dxa"/>
            <w:vAlign w:val="center"/>
          </w:tcPr>
          <w:p w14:paraId="47DFF4F7" w14:textId="4B7EC27D" w:rsidR="00F45DAD" w:rsidRPr="00734541" w:rsidRDefault="00F45DAD" w:rsidP="00F45DAD">
            <w:pPr>
              <w:pStyle w:val="11"/>
              <w:spacing w:before="0" w:line="320" w:lineRule="exact"/>
              <w:rPr>
                <w:rFonts w:ascii="標楷體" w:hAnsi="標楷體"/>
              </w:rPr>
            </w:pPr>
            <w:r w:rsidRPr="00734541">
              <w:rPr>
                <w:rFonts w:ascii="標楷體" w:hAnsi="標楷體"/>
              </w:rPr>
              <w:t>V1.18</w:t>
            </w:r>
          </w:p>
        </w:tc>
        <w:tc>
          <w:tcPr>
            <w:tcW w:w="1581" w:type="dxa"/>
            <w:vAlign w:val="center"/>
          </w:tcPr>
          <w:p w14:paraId="75C595B9" w14:textId="4954BA1C"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021/01/27</w:t>
            </w:r>
          </w:p>
        </w:tc>
        <w:tc>
          <w:tcPr>
            <w:tcW w:w="4252" w:type="dxa"/>
            <w:vAlign w:val="center"/>
          </w:tcPr>
          <w:p w14:paraId="380DCCEC" w14:textId="6B480EAC" w:rsidR="00F45DAD" w:rsidRPr="00734541" w:rsidRDefault="00F45DAD" w:rsidP="00F45DAD">
            <w:pPr>
              <w:pStyle w:val="11"/>
              <w:spacing w:before="0" w:line="320" w:lineRule="exact"/>
              <w:rPr>
                <w:rFonts w:ascii="標楷體" w:hAnsi="標楷體"/>
              </w:rPr>
            </w:pPr>
            <w:r w:rsidRPr="00734541">
              <w:rPr>
                <w:rFonts w:ascii="標楷體" w:hAnsi="標楷體" w:hint="eastAsia"/>
              </w:rPr>
              <w:t>新增L1109</w:t>
            </w:r>
          </w:p>
        </w:tc>
        <w:tc>
          <w:tcPr>
            <w:tcW w:w="1134" w:type="dxa"/>
          </w:tcPr>
          <w:p w14:paraId="047B572D" w14:textId="729D8E6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ACBF9DF" w14:textId="77777777" w:rsidR="00F45DAD" w:rsidRPr="00734541" w:rsidRDefault="00F45DAD" w:rsidP="00F45DAD">
            <w:pPr>
              <w:pStyle w:val="11"/>
              <w:spacing w:before="0" w:line="320" w:lineRule="exact"/>
              <w:rPr>
                <w:rFonts w:ascii="標楷體" w:hAnsi="標楷體"/>
              </w:rPr>
            </w:pPr>
          </w:p>
        </w:tc>
        <w:tc>
          <w:tcPr>
            <w:tcW w:w="1440" w:type="dxa"/>
          </w:tcPr>
          <w:p w14:paraId="4E3D8D0B" w14:textId="6BFF0975" w:rsidR="00F45DAD" w:rsidRPr="00734541" w:rsidRDefault="00F45DAD" w:rsidP="00F45DAD">
            <w:pPr>
              <w:pStyle w:val="11"/>
              <w:spacing w:before="0" w:line="320" w:lineRule="exact"/>
              <w:rPr>
                <w:rFonts w:ascii="標楷體" w:hAnsi="標楷體"/>
              </w:rPr>
            </w:pPr>
          </w:p>
        </w:tc>
      </w:tr>
      <w:tr w:rsidR="00F45DAD" w:rsidRPr="00734541" w14:paraId="1AD9F4FA" w14:textId="77777777" w:rsidTr="00DD5461">
        <w:tc>
          <w:tcPr>
            <w:tcW w:w="1108" w:type="dxa"/>
            <w:vAlign w:val="center"/>
          </w:tcPr>
          <w:p w14:paraId="1039F6C5" w14:textId="39CD40A5"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1.19</w:t>
            </w:r>
          </w:p>
        </w:tc>
        <w:tc>
          <w:tcPr>
            <w:tcW w:w="1581" w:type="dxa"/>
            <w:vAlign w:val="center"/>
          </w:tcPr>
          <w:p w14:paraId="1ABCA4D5" w14:textId="2FCC953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021/01/28</w:t>
            </w:r>
          </w:p>
        </w:tc>
        <w:tc>
          <w:tcPr>
            <w:tcW w:w="4252" w:type="dxa"/>
            <w:vAlign w:val="center"/>
          </w:tcPr>
          <w:p w14:paraId="520C3ADF" w14:textId="76581BF5"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2101 </w:t>
            </w:r>
            <w:r w:rsidRPr="00734541">
              <w:rPr>
                <w:rFonts w:ascii="標楷體" w:hAnsi="標楷體" w:hint="eastAsia"/>
              </w:rPr>
              <w:t xml:space="preserve">變更欄位 </w:t>
            </w:r>
            <w:proofErr w:type="spellStart"/>
            <w:r w:rsidRPr="00734541">
              <w:rPr>
                <w:rFonts w:ascii="標楷體" w:hAnsi="標楷體"/>
              </w:rPr>
              <w:t>Prohibityear</w:t>
            </w:r>
            <w:proofErr w:type="spellEnd"/>
            <w:r w:rsidRPr="00734541">
              <w:rPr>
                <w:rFonts w:ascii="標楷體" w:hAnsi="標楷體" w:hint="eastAsia"/>
              </w:rPr>
              <w:t>限制清償期限X</w:t>
            </w:r>
            <w:r w:rsidRPr="00734541">
              <w:rPr>
                <w:rFonts w:ascii="標楷體" w:hAnsi="標楷體"/>
              </w:rPr>
              <w:t>,2</w:t>
            </w:r>
            <w:r w:rsidRPr="00734541">
              <w:rPr>
                <w:rFonts w:ascii="標楷體" w:hAnsi="標楷體" w:hint="eastAsia"/>
              </w:rPr>
              <w:t>&gt;</w:t>
            </w:r>
            <w:r w:rsidRPr="00734541">
              <w:rPr>
                <w:rFonts w:ascii="標楷體" w:hAnsi="標楷體"/>
              </w:rPr>
              <w:t xml:space="preserve"> </w:t>
            </w:r>
            <w:proofErr w:type="spellStart"/>
            <w:r w:rsidRPr="00734541">
              <w:rPr>
                <w:rFonts w:ascii="標楷體" w:hAnsi="標楷體"/>
              </w:rPr>
              <w:t>ProhibitMonth</w:t>
            </w:r>
            <w:proofErr w:type="spellEnd"/>
            <w:r w:rsidRPr="00734541">
              <w:rPr>
                <w:rFonts w:ascii="標楷體" w:hAnsi="標楷體" w:hint="eastAsia"/>
              </w:rPr>
              <w:t xml:space="preserve">限制清償期間 </w:t>
            </w:r>
            <w:r w:rsidRPr="00734541">
              <w:rPr>
                <w:rFonts w:ascii="標楷體" w:hAnsi="標楷體"/>
              </w:rPr>
              <w:t>X,3</w:t>
            </w:r>
          </w:p>
        </w:tc>
        <w:tc>
          <w:tcPr>
            <w:tcW w:w="1134" w:type="dxa"/>
          </w:tcPr>
          <w:p w14:paraId="3A3B5F65" w14:textId="216C6547"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12C76C21" w14:textId="77777777" w:rsidR="00F45DAD" w:rsidRPr="00734541" w:rsidRDefault="00F45DAD" w:rsidP="00F45DAD">
            <w:pPr>
              <w:pStyle w:val="11"/>
              <w:spacing w:before="0" w:line="320" w:lineRule="exact"/>
              <w:rPr>
                <w:rFonts w:ascii="標楷體" w:hAnsi="標楷體"/>
              </w:rPr>
            </w:pPr>
          </w:p>
        </w:tc>
        <w:tc>
          <w:tcPr>
            <w:tcW w:w="1440" w:type="dxa"/>
          </w:tcPr>
          <w:p w14:paraId="078BD794" w14:textId="4494E3E5" w:rsidR="00F45DAD" w:rsidRPr="00734541" w:rsidRDefault="00F45DAD" w:rsidP="00F45DAD">
            <w:pPr>
              <w:pStyle w:val="11"/>
              <w:spacing w:before="0" w:line="320" w:lineRule="exact"/>
              <w:rPr>
                <w:rFonts w:ascii="標楷體" w:hAnsi="標楷體"/>
              </w:rPr>
            </w:pPr>
          </w:p>
        </w:tc>
      </w:tr>
      <w:tr w:rsidR="00F45DAD" w:rsidRPr="00734541" w14:paraId="3ED6E208" w14:textId="77777777" w:rsidTr="00DD5461">
        <w:tc>
          <w:tcPr>
            <w:tcW w:w="1108" w:type="dxa"/>
            <w:vAlign w:val="center"/>
          </w:tcPr>
          <w:p w14:paraId="0137C3E0" w14:textId="2185B83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1.20</w:t>
            </w:r>
          </w:p>
        </w:tc>
        <w:tc>
          <w:tcPr>
            <w:tcW w:w="1581" w:type="dxa"/>
            <w:vAlign w:val="center"/>
          </w:tcPr>
          <w:p w14:paraId="5362194D" w14:textId="2F8D810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021/02/22</w:t>
            </w:r>
          </w:p>
        </w:tc>
        <w:tc>
          <w:tcPr>
            <w:tcW w:w="4252" w:type="dxa"/>
            <w:vAlign w:val="center"/>
          </w:tcPr>
          <w:p w14:paraId="75719043" w14:textId="77777777" w:rsidR="00F45DAD" w:rsidRPr="00734541" w:rsidRDefault="00F45DAD" w:rsidP="00F45DAD">
            <w:pPr>
              <w:pStyle w:val="11"/>
              <w:spacing w:before="0" w:line="320" w:lineRule="exact"/>
              <w:rPr>
                <w:rFonts w:ascii="標楷體" w:hAnsi="標楷體"/>
              </w:rPr>
            </w:pPr>
          </w:p>
        </w:tc>
        <w:tc>
          <w:tcPr>
            <w:tcW w:w="1134" w:type="dxa"/>
          </w:tcPr>
          <w:p w14:paraId="20B85839" w14:textId="56760B44"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B1D3C2D" w14:textId="77777777" w:rsidR="00F45DAD" w:rsidRPr="00734541" w:rsidRDefault="00F45DAD" w:rsidP="00F45DAD">
            <w:pPr>
              <w:pStyle w:val="11"/>
              <w:spacing w:before="0" w:line="320" w:lineRule="exact"/>
              <w:rPr>
                <w:rFonts w:ascii="標楷體" w:hAnsi="標楷體"/>
              </w:rPr>
            </w:pPr>
          </w:p>
        </w:tc>
        <w:tc>
          <w:tcPr>
            <w:tcW w:w="1440" w:type="dxa"/>
          </w:tcPr>
          <w:p w14:paraId="0B9A7067" w14:textId="0CD452CD" w:rsidR="00F45DAD" w:rsidRPr="00734541" w:rsidRDefault="00F45DAD" w:rsidP="00F45DAD">
            <w:pPr>
              <w:pStyle w:val="11"/>
              <w:spacing w:before="0" w:line="320" w:lineRule="exact"/>
              <w:rPr>
                <w:rFonts w:ascii="標楷體" w:hAnsi="標楷體"/>
              </w:rPr>
            </w:pPr>
          </w:p>
        </w:tc>
      </w:tr>
      <w:tr w:rsidR="00F45DAD" w:rsidRPr="00734541" w14:paraId="492BDBDB" w14:textId="77777777" w:rsidTr="00DD5461">
        <w:tc>
          <w:tcPr>
            <w:tcW w:w="1108" w:type="dxa"/>
            <w:vAlign w:val="center"/>
          </w:tcPr>
          <w:p w14:paraId="27DCF27A" w14:textId="6FC9C51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1.21</w:t>
            </w:r>
          </w:p>
        </w:tc>
        <w:tc>
          <w:tcPr>
            <w:tcW w:w="1581" w:type="dxa"/>
            <w:vAlign w:val="center"/>
          </w:tcPr>
          <w:p w14:paraId="624F0770" w14:textId="4AD77DB9"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021/03/16</w:t>
            </w:r>
          </w:p>
        </w:tc>
        <w:tc>
          <w:tcPr>
            <w:tcW w:w="4252" w:type="dxa"/>
            <w:vAlign w:val="center"/>
          </w:tcPr>
          <w:p w14:paraId="0CDD3AB8" w14:textId="3504E38E"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7912 </w:t>
            </w:r>
            <w:r w:rsidRPr="00734541">
              <w:rPr>
                <w:rFonts w:ascii="標楷體" w:hAnsi="標楷體" w:hint="eastAsia"/>
              </w:rPr>
              <w:t>新增多筆式資料</w:t>
            </w:r>
          </w:p>
        </w:tc>
        <w:tc>
          <w:tcPr>
            <w:tcW w:w="1134" w:type="dxa"/>
          </w:tcPr>
          <w:p w14:paraId="1E224EF5" w14:textId="099B0B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253BC3A1" w14:textId="77777777" w:rsidR="00F45DAD" w:rsidRPr="00734541" w:rsidRDefault="00F45DAD" w:rsidP="00F45DAD">
            <w:pPr>
              <w:pStyle w:val="11"/>
              <w:spacing w:before="0" w:line="320" w:lineRule="exact"/>
              <w:rPr>
                <w:rFonts w:ascii="標楷體" w:hAnsi="標楷體"/>
              </w:rPr>
            </w:pPr>
          </w:p>
        </w:tc>
        <w:tc>
          <w:tcPr>
            <w:tcW w:w="1440" w:type="dxa"/>
          </w:tcPr>
          <w:p w14:paraId="00CCBAEE" w14:textId="42CA9CA2" w:rsidR="00F45DAD" w:rsidRPr="00734541" w:rsidRDefault="00F45DAD" w:rsidP="00F45DAD">
            <w:pPr>
              <w:pStyle w:val="11"/>
              <w:spacing w:before="0" w:line="320" w:lineRule="exact"/>
              <w:rPr>
                <w:rFonts w:ascii="標楷體" w:hAnsi="標楷體"/>
              </w:rPr>
            </w:pPr>
          </w:p>
        </w:tc>
      </w:tr>
      <w:tr w:rsidR="00F45DAD" w:rsidRPr="00734541" w14:paraId="2A98A993" w14:textId="77777777" w:rsidTr="00DD5461">
        <w:tc>
          <w:tcPr>
            <w:tcW w:w="1108" w:type="dxa"/>
            <w:vAlign w:val="center"/>
          </w:tcPr>
          <w:p w14:paraId="7441425B" w14:textId="23363CAA"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1.22</w:t>
            </w:r>
          </w:p>
        </w:tc>
        <w:tc>
          <w:tcPr>
            <w:tcW w:w="1581" w:type="dxa"/>
            <w:vAlign w:val="center"/>
          </w:tcPr>
          <w:p w14:paraId="069B8D3B" w14:textId="545EC28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021/03/17</w:t>
            </w:r>
          </w:p>
        </w:tc>
        <w:tc>
          <w:tcPr>
            <w:tcW w:w="4252" w:type="dxa"/>
            <w:vAlign w:val="center"/>
          </w:tcPr>
          <w:p w14:paraId="1885C0C4" w14:textId="33C28CAD" w:rsidR="00F45DAD" w:rsidRPr="00734541" w:rsidRDefault="00F45DAD" w:rsidP="00F45DAD">
            <w:pPr>
              <w:pStyle w:val="11"/>
              <w:spacing w:before="0" w:line="320" w:lineRule="exact"/>
              <w:rPr>
                <w:rFonts w:ascii="標楷體" w:hAnsi="標楷體"/>
              </w:rPr>
            </w:pPr>
            <w:r w:rsidRPr="00734541">
              <w:rPr>
                <w:rFonts w:ascii="標楷體" w:hAnsi="標楷體" w:hint="eastAsia"/>
              </w:rPr>
              <w:t>新增欄位需前補零備註</w:t>
            </w:r>
          </w:p>
        </w:tc>
        <w:tc>
          <w:tcPr>
            <w:tcW w:w="1134" w:type="dxa"/>
          </w:tcPr>
          <w:p w14:paraId="5E40D8BF" w14:textId="1C1787A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78C80467" w14:textId="77777777" w:rsidR="00F45DAD" w:rsidRPr="00734541" w:rsidRDefault="00F45DAD" w:rsidP="00F45DAD">
            <w:pPr>
              <w:pStyle w:val="11"/>
              <w:spacing w:before="0" w:line="320" w:lineRule="exact"/>
              <w:rPr>
                <w:rFonts w:ascii="標楷體" w:hAnsi="標楷體"/>
              </w:rPr>
            </w:pPr>
          </w:p>
        </w:tc>
        <w:tc>
          <w:tcPr>
            <w:tcW w:w="1440" w:type="dxa"/>
          </w:tcPr>
          <w:p w14:paraId="2C5DEEA3" w14:textId="2A2C98C3" w:rsidR="00F45DAD" w:rsidRPr="00734541" w:rsidRDefault="00F45DAD" w:rsidP="00F45DAD">
            <w:pPr>
              <w:pStyle w:val="11"/>
              <w:spacing w:before="0" w:line="320" w:lineRule="exact"/>
              <w:rPr>
                <w:rFonts w:ascii="標楷體" w:hAnsi="標楷體"/>
              </w:rPr>
            </w:pPr>
          </w:p>
        </w:tc>
      </w:tr>
      <w:tr w:rsidR="00F45DAD" w:rsidRPr="00734541" w14:paraId="683DBFA9" w14:textId="77777777" w:rsidTr="00DD5461">
        <w:tc>
          <w:tcPr>
            <w:tcW w:w="1108" w:type="dxa"/>
            <w:vAlign w:val="center"/>
          </w:tcPr>
          <w:p w14:paraId="28AB55C4" w14:textId="06827BF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w:t>
            </w:r>
            <w:r w:rsidRPr="00734541">
              <w:rPr>
                <w:rFonts w:ascii="標楷體" w:hAnsi="標楷體" w:hint="eastAsia"/>
              </w:rPr>
              <w:t>3</w:t>
            </w:r>
          </w:p>
        </w:tc>
        <w:tc>
          <w:tcPr>
            <w:tcW w:w="1581" w:type="dxa"/>
            <w:vAlign w:val="center"/>
          </w:tcPr>
          <w:p w14:paraId="500606A3" w14:textId="5EC54D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w:t>
            </w:r>
            <w:r w:rsidRPr="00734541">
              <w:rPr>
                <w:rFonts w:ascii="標楷體" w:hAnsi="標楷體" w:hint="eastAsia"/>
              </w:rPr>
              <w:t>9</w:t>
            </w:r>
          </w:p>
        </w:tc>
        <w:tc>
          <w:tcPr>
            <w:tcW w:w="4252" w:type="dxa"/>
            <w:vAlign w:val="center"/>
          </w:tcPr>
          <w:p w14:paraId="123976AB" w14:textId="2E924ABF" w:rsidR="00F45DAD" w:rsidRPr="00734541" w:rsidRDefault="00F45DAD" w:rsidP="00F45DAD">
            <w:pPr>
              <w:pStyle w:val="11"/>
              <w:spacing w:before="0" w:line="320" w:lineRule="exact"/>
              <w:rPr>
                <w:rFonts w:ascii="標楷體" w:hAnsi="標楷體"/>
              </w:rPr>
            </w:pPr>
            <w:r w:rsidRPr="00734541">
              <w:rPr>
                <w:rFonts w:ascii="標楷體" w:hAnsi="標楷體"/>
              </w:rPr>
              <w:t>E</w:t>
            </w:r>
            <w:r w:rsidRPr="00734541">
              <w:rPr>
                <w:rFonts w:ascii="標楷體" w:hAnsi="標楷體" w:hint="eastAsia"/>
              </w:rPr>
              <w:t>loan1-10</w:t>
            </w:r>
          </w:p>
        </w:tc>
        <w:tc>
          <w:tcPr>
            <w:tcW w:w="1134" w:type="dxa"/>
          </w:tcPr>
          <w:p w14:paraId="418A3904" w14:textId="4DBCD50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EBA1F73" w14:textId="77777777" w:rsidR="00F45DAD" w:rsidRPr="00734541" w:rsidRDefault="00F45DAD" w:rsidP="00F45DAD">
            <w:pPr>
              <w:pStyle w:val="11"/>
              <w:spacing w:before="0" w:line="320" w:lineRule="exact"/>
              <w:rPr>
                <w:rFonts w:ascii="標楷體" w:hAnsi="標楷體"/>
              </w:rPr>
            </w:pPr>
          </w:p>
        </w:tc>
        <w:tc>
          <w:tcPr>
            <w:tcW w:w="1440" w:type="dxa"/>
          </w:tcPr>
          <w:p w14:paraId="7555662D" w14:textId="3484D2E1" w:rsidR="00F45DAD" w:rsidRPr="00734541" w:rsidRDefault="00F45DAD" w:rsidP="00F45DAD">
            <w:pPr>
              <w:pStyle w:val="11"/>
              <w:spacing w:before="0" w:line="320" w:lineRule="exact"/>
              <w:rPr>
                <w:rFonts w:ascii="標楷體" w:hAnsi="標楷體"/>
              </w:rPr>
            </w:pPr>
          </w:p>
        </w:tc>
      </w:tr>
      <w:tr w:rsidR="00F45DAD" w:rsidRPr="00734541" w14:paraId="05C22050" w14:textId="77777777" w:rsidTr="00DD5461">
        <w:tc>
          <w:tcPr>
            <w:tcW w:w="1108" w:type="dxa"/>
            <w:vAlign w:val="center"/>
          </w:tcPr>
          <w:p w14:paraId="586215EE" w14:textId="44F9BA5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1.24</w:t>
            </w:r>
          </w:p>
        </w:tc>
        <w:tc>
          <w:tcPr>
            <w:tcW w:w="1581" w:type="dxa"/>
            <w:vAlign w:val="center"/>
          </w:tcPr>
          <w:p w14:paraId="45F02C7E" w14:textId="2DFAF165"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021/04/26</w:t>
            </w:r>
          </w:p>
        </w:tc>
        <w:tc>
          <w:tcPr>
            <w:tcW w:w="4252" w:type="dxa"/>
            <w:vAlign w:val="center"/>
          </w:tcPr>
          <w:p w14:paraId="29E7C03B" w14:textId="58AAC285"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交付</w:t>
            </w:r>
            <w:r w:rsidRPr="00734541">
              <w:rPr>
                <w:rFonts w:ascii="標楷體" w:hAnsi="標楷體" w:hint="eastAsia"/>
              </w:rPr>
              <w:t>URS</w:t>
            </w:r>
            <w:r>
              <w:rPr>
                <w:rFonts w:ascii="標楷體" w:hAnsi="標楷體" w:hint="eastAsia"/>
              </w:rPr>
              <w:t>：</w:t>
            </w:r>
            <w:r w:rsidRPr="00734541">
              <w:rPr>
                <w:rFonts w:ascii="標楷體" w:hAnsi="標楷體" w:hint="eastAsia"/>
              </w:rPr>
              <w:t>L7911、L7912</w:t>
            </w:r>
          </w:p>
        </w:tc>
        <w:tc>
          <w:tcPr>
            <w:tcW w:w="1134" w:type="dxa"/>
            <w:vAlign w:val="center"/>
          </w:tcPr>
          <w:p w14:paraId="3AC664D6" w14:textId="0F640C8B"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8173191" w14:textId="77777777" w:rsidR="00F45DAD" w:rsidRPr="00734541" w:rsidRDefault="00F45DAD" w:rsidP="00F45DAD">
            <w:pPr>
              <w:pStyle w:val="11"/>
              <w:spacing w:before="0" w:line="320" w:lineRule="exact"/>
              <w:rPr>
                <w:rFonts w:ascii="標楷體" w:hAnsi="標楷體"/>
              </w:rPr>
            </w:pPr>
          </w:p>
        </w:tc>
        <w:tc>
          <w:tcPr>
            <w:tcW w:w="1440" w:type="dxa"/>
          </w:tcPr>
          <w:p w14:paraId="5CD580FC" w14:textId="77777777" w:rsidR="00F45DAD" w:rsidRPr="00734541" w:rsidRDefault="00F45DAD" w:rsidP="00F45DAD">
            <w:pPr>
              <w:pStyle w:val="11"/>
              <w:spacing w:before="0" w:line="320" w:lineRule="exact"/>
              <w:rPr>
                <w:rFonts w:ascii="標楷體" w:hAnsi="標楷體"/>
              </w:rPr>
            </w:pPr>
          </w:p>
        </w:tc>
      </w:tr>
      <w:tr w:rsidR="00F45DAD" w:rsidRPr="00734541" w14:paraId="76B93D84" w14:textId="77777777" w:rsidTr="00DD5461">
        <w:tc>
          <w:tcPr>
            <w:tcW w:w="1108" w:type="dxa"/>
            <w:vAlign w:val="center"/>
          </w:tcPr>
          <w:p w14:paraId="365029E1" w14:textId="434629CE" w:rsidR="00F45DAD" w:rsidRPr="00734541" w:rsidRDefault="00F45DAD" w:rsidP="00F45DAD">
            <w:pPr>
              <w:pStyle w:val="11"/>
              <w:spacing w:before="0" w:line="320" w:lineRule="exact"/>
              <w:rPr>
                <w:rFonts w:ascii="標楷體" w:hAnsi="標楷體"/>
              </w:rPr>
            </w:pPr>
            <w:r w:rsidRPr="00734541">
              <w:rPr>
                <w:rFonts w:ascii="標楷體" w:hAnsi="標楷體"/>
              </w:rPr>
              <w:lastRenderedPageBreak/>
              <w:t>V1.3</w:t>
            </w:r>
          </w:p>
        </w:tc>
        <w:tc>
          <w:tcPr>
            <w:tcW w:w="1581" w:type="dxa"/>
            <w:vAlign w:val="center"/>
          </w:tcPr>
          <w:p w14:paraId="3C637561" w14:textId="604C26BB"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021/06/04</w:t>
            </w:r>
          </w:p>
        </w:tc>
        <w:tc>
          <w:tcPr>
            <w:tcW w:w="4252" w:type="dxa"/>
            <w:vAlign w:val="center"/>
          </w:tcPr>
          <w:p w14:paraId="4E9ADF82" w14:textId="564EBA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交付</w:t>
            </w:r>
            <w:r w:rsidRPr="00734541">
              <w:rPr>
                <w:rFonts w:ascii="標楷體" w:hAnsi="標楷體"/>
              </w:rPr>
              <w:t>U</w:t>
            </w:r>
            <w:r w:rsidRPr="00734541">
              <w:rPr>
                <w:rFonts w:ascii="標楷體" w:hAnsi="標楷體" w:hint="eastAsia"/>
              </w:rPr>
              <w:t>RS</w:t>
            </w:r>
            <w:r>
              <w:rPr>
                <w:rFonts w:ascii="標楷體" w:hAnsi="標楷體" w:hint="eastAsia"/>
              </w:rPr>
              <w:t>：</w:t>
            </w:r>
            <w:r w:rsidRPr="00734541">
              <w:rPr>
                <w:rFonts w:ascii="標楷體" w:hAnsi="標楷體" w:hint="eastAsia"/>
              </w:rPr>
              <w:t>L7911.L7912</w:t>
            </w:r>
          </w:p>
        </w:tc>
        <w:tc>
          <w:tcPr>
            <w:tcW w:w="1134" w:type="dxa"/>
            <w:vAlign w:val="center"/>
          </w:tcPr>
          <w:p w14:paraId="267D4CD4" w14:textId="65F655ED"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2FF9293F" w14:textId="77777777" w:rsidR="00F45DAD" w:rsidRPr="00734541" w:rsidRDefault="00F45DAD" w:rsidP="00F45DAD">
            <w:pPr>
              <w:pStyle w:val="11"/>
              <w:spacing w:before="0" w:line="320" w:lineRule="exact"/>
              <w:rPr>
                <w:rFonts w:ascii="標楷體" w:hAnsi="標楷體"/>
              </w:rPr>
            </w:pPr>
          </w:p>
        </w:tc>
        <w:tc>
          <w:tcPr>
            <w:tcW w:w="1440" w:type="dxa"/>
          </w:tcPr>
          <w:p w14:paraId="04B033A0" w14:textId="77777777" w:rsidR="00F45DAD" w:rsidRPr="00734541" w:rsidRDefault="00F45DAD" w:rsidP="00F45DAD">
            <w:pPr>
              <w:pStyle w:val="11"/>
              <w:spacing w:before="0" w:line="320" w:lineRule="exact"/>
              <w:rPr>
                <w:rFonts w:ascii="標楷體" w:hAnsi="標楷體"/>
              </w:rPr>
            </w:pPr>
          </w:p>
        </w:tc>
      </w:tr>
      <w:tr w:rsidR="00F45DAD" w:rsidRPr="00734541" w14:paraId="3BC5A63F" w14:textId="77777777" w:rsidTr="00DD5461">
        <w:tc>
          <w:tcPr>
            <w:tcW w:w="1108" w:type="dxa"/>
            <w:vAlign w:val="center"/>
          </w:tcPr>
          <w:p w14:paraId="2480B9B8" w14:textId="02AD93AE" w:rsidR="00F45DAD" w:rsidRPr="00734541" w:rsidRDefault="00F45DAD" w:rsidP="00F45DAD">
            <w:pPr>
              <w:pStyle w:val="11"/>
              <w:spacing w:before="0" w:line="320" w:lineRule="exact"/>
              <w:rPr>
                <w:rFonts w:ascii="標楷體" w:hAnsi="標楷體"/>
              </w:rPr>
            </w:pPr>
            <w:r w:rsidRPr="00734541">
              <w:rPr>
                <w:rFonts w:ascii="標楷體" w:hAnsi="標楷體"/>
              </w:rPr>
              <w:t>V1.3</w:t>
            </w:r>
          </w:p>
        </w:tc>
        <w:tc>
          <w:tcPr>
            <w:tcW w:w="1581" w:type="dxa"/>
            <w:vAlign w:val="center"/>
          </w:tcPr>
          <w:p w14:paraId="79618D00" w14:textId="45769B72"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021/06/23</w:t>
            </w:r>
          </w:p>
        </w:tc>
        <w:tc>
          <w:tcPr>
            <w:tcW w:w="4252" w:type="dxa"/>
            <w:vAlign w:val="center"/>
          </w:tcPr>
          <w:p w14:paraId="338D4F89" w14:textId="252FCB37" w:rsidR="00F45DAD" w:rsidRPr="00734541" w:rsidRDefault="00F45DAD" w:rsidP="00F45DAD">
            <w:pPr>
              <w:pStyle w:val="11"/>
              <w:spacing w:before="0" w:line="320" w:lineRule="exact"/>
              <w:rPr>
                <w:rFonts w:ascii="標楷體" w:hAnsi="標楷體"/>
              </w:rPr>
            </w:pPr>
            <w:r>
              <w:rPr>
                <w:rFonts w:ascii="標楷體" w:hAnsi="標楷體" w:hint="eastAsia"/>
              </w:rPr>
              <w:t>更新交付URS：</w:t>
            </w:r>
          </w:p>
          <w:p w14:paraId="2E6B2BF1" w14:textId="585B9413" w:rsidR="00F45DAD" w:rsidRPr="00734541" w:rsidRDefault="00F45DAD" w:rsidP="00F45DAD">
            <w:pPr>
              <w:pStyle w:val="11"/>
              <w:spacing w:before="0" w:line="320" w:lineRule="exact"/>
              <w:rPr>
                <w:rFonts w:ascii="標楷體" w:hAnsi="標楷體"/>
              </w:rPr>
            </w:pPr>
            <w:r w:rsidRPr="00734541">
              <w:rPr>
                <w:rFonts w:ascii="標楷體" w:hAnsi="標楷體"/>
              </w:rPr>
              <w:t>4.2.1</w:t>
            </w:r>
            <w:r w:rsidRPr="00734541">
              <w:rPr>
                <w:rFonts w:ascii="標楷體" w:hAnsi="標楷體" w:hint="eastAsia"/>
              </w:rPr>
              <w:t>規定管制代碼新舊對照表</w:t>
            </w:r>
          </w:p>
        </w:tc>
        <w:tc>
          <w:tcPr>
            <w:tcW w:w="1134" w:type="dxa"/>
            <w:vAlign w:val="center"/>
          </w:tcPr>
          <w:p w14:paraId="6081889A" w14:textId="64437B76"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646263CB" w14:textId="77777777" w:rsidR="00F45DAD" w:rsidRPr="00734541" w:rsidRDefault="00F45DAD" w:rsidP="00F45DAD">
            <w:pPr>
              <w:pStyle w:val="11"/>
              <w:spacing w:before="0" w:line="320" w:lineRule="exact"/>
              <w:rPr>
                <w:rFonts w:ascii="標楷體" w:hAnsi="標楷體"/>
              </w:rPr>
            </w:pPr>
          </w:p>
        </w:tc>
        <w:tc>
          <w:tcPr>
            <w:tcW w:w="1440" w:type="dxa"/>
          </w:tcPr>
          <w:p w14:paraId="2D9B5982" w14:textId="77777777" w:rsidR="00F45DAD" w:rsidRPr="00734541" w:rsidRDefault="00F45DAD" w:rsidP="00F45DAD">
            <w:pPr>
              <w:pStyle w:val="11"/>
              <w:spacing w:before="0" w:line="320" w:lineRule="exact"/>
              <w:rPr>
                <w:rFonts w:ascii="標楷體" w:hAnsi="標楷體"/>
              </w:rPr>
            </w:pPr>
          </w:p>
        </w:tc>
      </w:tr>
      <w:tr w:rsidR="00F45DAD" w:rsidRPr="00734541" w14:paraId="49FE6563" w14:textId="77777777" w:rsidTr="00DD5461">
        <w:tc>
          <w:tcPr>
            <w:tcW w:w="1108" w:type="dxa"/>
            <w:vAlign w:val="center"/>
          </w:tcPr>
          <w:p w14:paraId="07F70E04" w14:textId="315D5480" w:rsidR="00F45DAD" w:rsidRPr="00734541" w:rsidRDefault="00F45DAD" w:rsidP="00F45DAD">
            <w:pPr>
              <w:pStyle w:val="11"/>
              <w:spacing w:before="0" w:line="320" w:lineRule="exact"/>
              <w:rPr>
                <w:rFonts w:ascii="標楷體" w:hAnsi="標楷體"/>
              </w:rPr>
            </w:pPr>
            <w:r w:rsidRPr="00734541">
              <w:rPr>
                <w:rFonts w:ascii="標楷體" w:hAnsi="標楷體" w:hint="eastAsia"/>
              </w:rPr>
              <w:t>V1.4</w:t>
            </w:r>
          </w:p>
        </w:tc>
        <w:tc>
          <w:tcPr>
            <w:tcW w:w="1581" w:type="dxa"/>
            <w:vAlign w:val="center"/>
          </w:tcPr>
          <w:p w14:paraId="2BE16F25" w14:textId="3884503E" w:rsidR="00F45DAD" w:rsidRPr="00734541" w:rsidRDefault="00F45DAD" w:rsidP="00F45DAD">
            <w:pPr>
              <w:pStyle w:val="11"/>
              <w:spacing w:before="0" w:line="320" w:lineRule="exact"/>
              <w:rPr>
                <w:rFonts w:ascii="標楷體" w:hAnsi="標楷體"/>
              </w:rPr>
            </w:pPr>
            <w:r w:rsidRPr="00734541">
              <w:rPr>
                <w:rFonts w:ascii="標楷體" w:hAnsi="標楷體" w:hint="eastAsia"/>
              </w:rPr>
              <w:t>2021/10/12</w:t>
            </w:r>
          </w:p>
        </w:tc>
        <w:tc>
          <w:tcPr>
            <w:tcW w:w="4252" w:type="dxa"/>
            <w:vAlign w:val="center"/>
          </w:tcPr>
          <w:p w14:paraId="1BC0D076" w14:textId="193E95E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更新</w:t>
            </w:r>
            <w:r w:rsidRPr="00734541">
              <w:rPr>
                <w:rFonts w:ascii="標楷體" w:hAnsi="標楷體" w:hint="eastAsia"/>
              </w:rPr>
              <w:t>ELOAN</w:t>
            </w:r>
            <w:r w:rsidRPr="00734541">
              <w:rPr>
                <w:rFonts w:ascii="標楷體" w:hAnsi="標楷體" w:hint="eastAsia"/>
                <w:lang w:eastAsia="zh-HK"/>
              </w:rPr>
              <w:t>電文文件</w:t>
            </w:r>
          </w:p>
          <w:p w14:paraId="5780F405" w14:textId="696A94FE"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更新</w:t>
            </w:r>
            <w:r w:rsidRPr="00734541">
              <w:rPr>
                <w:rFonts w:ascii="標楷體" w:hAnsi="標楷體" w:hint="eastAsia"/>
              </w:rPr>
              <w:t>]</w:t>
            </w:r>
            <w:r w:rsidRPr="00734541">
              <w:rPr>
                <w:rFonts w:ascii="標楷體" w:hAnsi="標楷體" w:hint="eastAsia"/>
                <w:color w:val="C00000"/>
                <w:highlight w:val="yellow"/>
                <w:lang w:eastAsia="zh-HK"/>
              </w:rPr>
              <w:t>註</w:t>
            </w:r>
            <w:r w:rsidRPr="00734541">
              <w:rPr>
                <w:rFonts w:ascii="標楷體" w:hAnsi="標楷體" w:hint="eastAsia"/>
                <w:color w:val="C00000"/>
                <w:highlight w:val="yellow"/>
              </w:rPr>
              <w:t>:</w:t>
            </w:r>
            <w:r w:rsidRPr="00734541">
              <w:rPr>
                <w:rFonts w:ascii="標楷體" w:hAnsi="標楷體" w:hint="eastAsia"/>
                <w:color w:val="C00000"/>
                <w:highlight w:val="yellow"/>
                <w:lang w:eastAsia="zh-HK"/>
              </w:rPr>
              <w:t>紅字黃底處</w:t>
            </w:r>
          </w:p>
          <w:p w14:paraId="2475B14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L1101顧客基本資料維護</w:t>
            </w:r>
          </w:p>
          <w:p w14:paraId="521FE6E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L1109交互運用</w:t>
            </w:r>
          </w:p>
          <w:p w14:paraId="2CEA4FD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L2101商品參數維護</w:t>
            </w:r>
          </w:p>
          <w:p w14:paraId="3406953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L2111案件申請登錄</w:t>
            </w:r>
          </w:p>
          <w:p w14:paraId="7B98620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L2153核准額度登錄</w:t>
            </w:r>
          </w:p>
          <w:p w14:paraId="1FF6C0E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L2411不動產擔保品資料登錄</w:t>
            </w:r>
          </w:p>
          <w:p w14:paraId="5854181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L2412動產擔保品資料登錄</w:t>
            </w:r>
          </w:p>
          <w:p w14:paraId="2D2D1BF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L2413股票擔保品資料登錄</w:t>
            </w:r>
          </w:p>
          <w:p w14:paraId="3695FAD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L2414其他擔保品資料登錄</w:t>
            </w:r>
          </w:p>
          <w:p w14:paraId="32C4E17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L2415不動產建物擔保品資料登錄</w:t>
            </w:r>
          </w:p>
          <w:p w14:paraId="10BE9C1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L2417額度與擔保品關聯登錄</w:t>
            </w:r>
          </w:p>
          <w:p w14:paraId="732AABC6"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新增</w:t>
            </w:r>
            <w:r w:rsidRPr="00734541">
              <w:rPr>
                <w:rFonts w:ascii="標楷體" w:hAnsi="標楷體" w:hint="eastAsia"/>
              </w:rPr>
              <w:t>]</w:t>
            </w:r>
          </w:p>
          <w:p w14:paraId="0FE6D16B"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L2221 交易關係人維護</w:t>
            </w:r>
          </w:p>
          <w:p w14:paraId="24FCBF9A"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L2801未齊案件管理</w:t>
            </w:r>
          </w:p>
          <w:p w14:paraId="0271A10F" w14:textId="0F4F4699" w:rsidR="00F45DAD" w:rsidRPr="00734541" w:rsidRDefault="00F45DAD" w:rsidP="00F45DAD">
            <w:pPr>
              <w:pStyle w:val="11"/>
              <w:spacing w:before="0" w:line="320" w:lineRule="exact"/>
              <w:rPr>
                <w:rFonts w:ascii="標楷體" w:hAnsi="標楷體"/>
              </w:rPr>
            </w:pPr>
            <w:r w:rsidRPr="00734541">
              <w:rPr>
                <w:rFonts w:ascii="標楷體" w:hAnsi="標楷體" w:hint="eastAsia"/>
              </w:rPr>
              <w:t>L6700 未齊件代碼維護</w:t>
            </w:r>
          </w:p>
        </w:tc>
        <w:tc>
          <w:tcPr>
            <w:tcW w:w="1134" w:type="dxa"/>
            <w:vAlign w:val="center"/>
          </w:tcPr>
          <w:p w14:paraId="5C3C5BEB" w14:textId="2E195EA7"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張金龍</w:t>
            </w:r>
          </w:p>
        </w:tc>
        <w:tc>
          <w:tcPr>
            <w:tcW w:w="713" w:type="dxa"/>
          </w:tcPr>
          <w:p w14:paraId="129F2B4E" w14:textId="77777777" w:rsidR="00F45DAD" w:rsidRPr="00734541" w:rsidRDefault="00F45DAD" w:rsidP="00F45DAD">
            <w:pPr>
              <w:pStyle w:val="11"/>
              <w:spacing w:before="0" w:line="320" w:lineRule="exact"/>
              <w:rPr>
                <w:rFonts w:ascii="標楷體" w:hAnsi="標楷體"/>
              </w:rPr>
            </w:pPr>
          </w:p>
        </w:tc>
        <w:tc>
          <w:tcPr>
            <w:tcW w:w="1440" w:type="dxa"/>
          </w:tcPr>
          <w:p w14:paraId="7F4D0D26" w14:textId="77777777" w:rsidR="00F45DAD" w:rsidRPr="00734541" w:rsidRDefault="00F45DAD" w:rsidP="00F45DAD">
            <w:pPr>
              <w:pStyle w:val="11"/>
              <w:spacing w:before="0" w:line="320" w:lineRule="exact"/>
              <w:rPr>
                <w:rFonts w:ascii="標楷體" w:hAnsi="標楷體"/>
              </w:rPr>
            </w:pPr>
          </w:p>
        </w:tc>
      </w:tr>
      <w:tr w:rsidR="00F45DAD" w:rsidRPr="00734541" w14:paraId="531246CE" w14:textId="77777777" w:rsidTr="00DD5461">
        <w:tc>
          <w:tcPr>
            <w:tcW w:w="1108" w:type="dxa"/>
            <w:vAlign w:val="center"/>
          </w:tcPr>
          <w:p w14:paraId="40D94AD6" w14:textId="6EC14F8A" w:rsidR="00F45DAD" w:rsidRPr="00734541" w:rsidRDefault="00F45DAD" w:rsidP="00F45DAD">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6B18CD0E" w14:textId="09F30413" w:rsidR="00F45DAD" w:rsidRPr="00734541" w:rsidRDefault="00F45DAD" w:rsidP="00F45DAD">
            <w:pPr>
              <w:pStyle w:val="11"/>
              <w:spacing w:before="0" w:line="320" w:lineRule="exact"/>
              <w:rPr>
                <w:rFonts w:ascii="標楷體" w:hAnsi="標楷體"/>
              </w:rPr>
            </w:pPr>
            <w:r w:rsidRPr="00734541">
              <w:rPr>
                <w:rFonts w:ascii="標楷體" w:hAnsi="標楷體" w:hint="eastAsia"/>
              </w:rPr>
              <w:t>2021/11/19</w:t>
            </w:r>
          </w:p>
        </w:tc>
        <w:tc>
          <w:tcPr>
            <w:tcW w:w="4252" w:type="dxa"/>
            <w:vAlign w:val="center"/>
          </w:tcPr>
          <w:p w14:paraId="317F7FB5" w14:textId="531BD2A1"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更新</w:t>
            </w:r>
            <w:r w:rsidRPr="00734541">
              <w:rPr>
                <w:rFonts w:ascii="標楷體" w:hAnsi="標楷體" w:hint="eastAsia"/>
              </w:rPr>
              <w:t>URS</w:t>
            </w:r>
            <w:r w:rsidRPr="00734541">
              <w:rPr>
                <w:rFonts w:ascii="標楷體" w:hAnsi="標楷體" w:hint="eastAsia"/>
                <w:lang w:eastAsia="zh-HK"/>
              </w:rPr>
              <w:t>：</w:t>
            </w:r>
            <w:r w:rsidRPr="00734541">
              <w:rPr>
                <w:rFonts w:ascii="標楷體" w:hAnsi="標楷體" w:hint="eastAsia"/>
                <w:highlight w:val="green"/>
                <w:lang w:eastAsia="zh-HK"/>
              </w:rPr>
              <w:t>綠底</w:t>
            </w:r>
            <w:r>
              <w:rPr>
                <w:rFonts w:ascii="標楷體" w:hAnsi="標楷體" w:hint="eastAsia"/>
              </w:rPr>
              <w:t xml:space="preserve"> </w:t>
            </w:r>
            <w:r w:rsidRPr="00734541">
              <w:rPr>
                <w:rFonts w:ascii="標楷體" w:hAnsi="標楷體" w:hint="eastAsia"/>
              </w:rPr>
              <w:t>L1109</w:t>
            </w:r>
          </w:p>
        </w:tc>
        <w:tc>
          <w:tcPr>
            <w:tcW w:w="1134" w:type="dxa"/>
            <w:vAlign w:val="center"/>
          </w:tcPr>
          <w:p w14:paraId="035312B5" w14:textId="215C1D0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250155F7" w14:textId="77777777" w:rsidR="00F45DAD" w:rsidRPr="00734541" w:rsidRDefault="00F45DAD" w:rsidP="00F45DAD">
            <w:pPr>
              <w:pStyle w:val="11"/>
              <w:spacing w:before="0" w:line="320" w:lineRule="exact"/>
              <w:rPr>
                <w:rFonts w:ascii="標楷體" w:hAnsi="標楷體"/>
              </w:rPr>
            </w:pPr>
          </w:p>
        </w:tc>
        <w:tc>
          <w:tcPr>
            <w:tcW w:w="1440" w:type="dxa"/>
          </w:tcPr>
          <w:p w14:paraId="3F4B9EA7" w14:textId="77777777" w:rsidR="00F45DAD" w:rsidRPr="00734541" w:rsidRDefault="00F45DAD" w:rsidP="00F45DAD">
            <w:pPr>
              <w:pStyle w:val="11"/>
              <w:spacing w:before="0" w:line="320" w:lineRule="exact"/>
              <w:rPr>
                <w:rFonts w:ascii="標楷體" w:hAnsi="標楷體"/>
              </w:rPr>
            </w:pPr>
          </w:p>
        </w:tc>
      </w:tr>
      <w:tr w:rsidR="00F45DAD" w:rsidRPr="00734541" w14:paraId="0EC5FCB8" w14:textId="77777777" w:rsidTr="00DD5461">
        <w:tc>
          <w:tcPr>
            <w:tcW w:w="1108" w:type="dxa"/>
            <w:vAlign w:val="center"/>
          </w:tcPr>
          <w:p w14:paraId="72796154" w14:textId="5E595E2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1.6</w:t>
            </w:r>
          </w:p>
        </w:tc>
        <w:tc>
          <w:tcPr>
            <w:tcW w:w="1581" w:type="dxa"/>
            <w:vAlign w:val="center"/>
          </w:tcPr>
          <w:p w14:paraId="3597C435" w14:textId="11808BC8"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021/12/14</w:t>
            </w:r>
          </w:p>
        </w:tc>
        <w:tc>
          <w:tcPr>
            <w:tcW w:w="4252" w:type="dxa"/>
            <w:vAlign w:val="center"/>
          </w:tcPr>
          <w:p w14:paraId="1A4F064A" w14:textId="1AF67528"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交付URS：L</w:t>
            </w:r>
            <w:r w:rsidRPr="00734541">
              <w:rPr>
                <w:rFonts w:ascii="標楷體" w:hAnsi="標楷體"/>
              </w:rPr>
              <w:t xml:space="preserve">7913 </w:t>
            </w:r>
          </w:p>
        </w:tc>
        <w:tc>
          <w:tcPr>
            <w:tcW w:w="1134" w:type="dxa"/>
            <w:vAlign w:val="center"/>
          </w:tcPr>
          <w:p w14:paraId="64B100F9" w14:textId="4441304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陳昱衡</w:t>
            </w:r>
          </w:p>
        </w:tc>
        <w:tc>
          <w:tcPr>
            <w:tcW w:w="713" w:type="dxa"/>
          </w:tcPr>
          <w:p w14:paraId="757F4438" w14:textId="77777777" w:rsidR="00F45DAD" w:rsidRPr="00734541" w:rsidRDefault="00F45DAD" w:rsidP="00F45DAD">
            <w:pPr>
              <w:pStyle w:val="11"/>
              <w:spacing w:before="0" w:line="320" w:lineRule="exact"/>
              <w:rPr>
                <w:rFonts w:ascii="標楷體" w:hAnsi="標楷體"/>
              </w:rPr>
            </w:pPr>
          </w:p>
        </w:tc>
        <w:tc>
          <w:tcPr>
            <w:tcW w:w="1440" w:type="dxa"/>
          </w:tcPr>
          <w:p w14:paraId="2E690A89" w14:textId="77777777" w:rsidR="00F45DAD" w:rsidRPr="00734541" w:rsidRDefault="00F45DAD" w:rsidP="00F45DAD">
            <w:pPr>
              <w:pStyle w:val="11"/>
              <w:spacing w:before="0" w:line="320" w:lineRule="exact"/>
              <w:rPr>
                <w:rFonts w:ascii="標楷體" w:hAnsi="標楷體"/>
              </w:rPr>
            </w:pPr>
          </w:p>
        </w:tc>
      </w:tr>
      <w:tr w:rsidR="00F45DAD" w:rsidRPr="00734541" w14:paraId="0A23CF56" w14:textId="77777777" w:rsidTr="00DD5461">
        <w:tc>
          <w:tcPr>
            <w:tcW w:w="1108" w:type="dxa"/>
            <w:vAlign w:val="center"/>
          </w:tcPr>
          <w:p w14:paraId="38098DE6" w14:textId="7FA1D90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1.7</w:t>
            </w:r>
          </w:p>
        </w:tc>
        <w:tc>
          <w:tcPr>
            <w:tcW w:w="1581" w:type="dxa"/>
            <w:vAlign w:val="center"/>
          </w:tcPr>
          <w:p w14:paraId="61958286" w14:textId="5AC9202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021/12/16</w:t>
            </w:r>
          </w:p>
        </w:tc>
        <w:tc>
          <w:tcPr>
            <w:tcW w:w="4252" w:type="dxa"/>
            <w:vAlign w:val="center"/>
          </w:tcPr>
          <w:p w14:paraId="3FBD43F1" w14:textId="515780E1" w:rsidR="00F45DAD" w:rsidRPr="00734541" w:rsidRDefault="00F45DAD" w:rsidP="00F45DAD">
            <w:pPr>
              <w:pStyle w:val="11"/>
              <w:spacing w:before="0" w:line="320" w:lineRule="exact"/>
              <w:rPr>
                <w:rFonts w:ascii="標楷體" w:hAnsi="標楷體"/>
              </w:rPr>
            </w:pPr>
            <w:r w:rsidRPr="00734541">
              <w:rPr>
                <w:rFonts w:ascii="標楷體" w:hAnsi="標楷體" w:hint="eastAsia"/>
              </w:rPr>
              <w:t>目錄調整</w:t>
            </w:r>
          </w:p>
        </w:tc>
        <w:tc>
          <w:tcPr>
            <w:tcW w:w="1134" w:type="dxa"/>
            <w:vAlign w:val="center"/>
          </w:tcPr>
          <w:p w14:paraId="5AE458A7" w14:textId="4C9EE21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何書溱</w:t>
            </w:r>
          </w:p>
        </w:tc>
        <w:tc>
          <w:tcPr>
            <w:tcW w:w="713" w:type="dxa"/>
          </w:tcPr>
          <w:p w14:paraId="0529F249" w14:textId="77777777" w:rsidR="00F45DAD" w:rsidRPr="00734541" w:rsidRDefault="00F45DAD" w:rsidP="00F45DAD">
            <w:pPr>
              <w:pStyle w:val="11"/>
              <w:spacing w:before="0" w:line="320" w:lineRule="exact"/>
              <w:rPr>
                <w:rFonts w:ascii="標楷體" w:hAnsi="標楷體"/>
              </w:rPr>
            </w:pPr>
          </w:p>
        </w:tc>
        <w:tc>
          <w:tcPr>
            <w:tcW w:w="1440" w:type="dxa"/>
          </w:tcPr>
          <w:p w14:paraId="35409869" w14:textId="77777777" w:rsidR="00F45DAD" w:rsidRPr="00734541" w:rsidRDefault="00F45DAD" w:rsidP="00F45DAD">
            <w:pPr>
              <w:pStyle w:val="11"/>
              <w:spacing w:before="0" w:line="320" w:lineRule="exact"/>
              <w:rPr>
                <w:rFonts w:ascii="標楷體" w:hAnsi="標楷體"/>
              </w:rPr>
            </w:pPr>
          </w:p>
        </w:tc>
      </w:tr>
      <w:tr w:rsidR="00F45DAD" w:rsidRPr="00734541" w14:paraId="72A2D942" w14:textId="77777777" w:rsidTr="00DD5461">
        <w:tc>
          <w:tcPr>
            <w:tcW w:w="1108" w:type="dxa"/>
            <w:vAlign w:val="center"/>
          </w:tcPr>
          <w:p w14:paraId="59D9ABA6" w14:textId="51E3D3AD"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1.8</w:t>
            </w:r>
          </w:p>
        </w:tc>
        <w:tc>
          <w:tcPr>
            <w:tcW w:w="1581" w:type="dxa"/>
            <w:vAlign w:val="center"/>
          </w:tcPr>
          <w:p w14:paraId="0E9AE5F6" w14:textId="330E5F90" w:rsidR="00F45DAD" w:rsidRPr="00734541" w:rsidRDefault="00F45DAD" w:rsidP="00F45DAD">
            <w:pPr>
              <w:pStyle w:val="11"/>
              <w:spacing w:before="0" w:line="320" w:lineRule="exact"/>
              <w:rPr>
                <w:rFonts w:ascii="標楷體" w:hAnsi="標楷體"/>
              </w:rPr>
            </w:pPr>
            <w:r w:rsidRPr="00734541">
              <w:rPr>
                <w:rFonts w:ascii="標楷體" w:hAnsi="標楷體" w:hint="eastAsia"/>
              </w:rPr>
              <w:t>2021/12/16</w:t>
            </w:r>
          </w:p>
        </w:tc>
        <w:tc>
          <w:tcPr>
            <w:tcW w:w="4252" w:type="dxa"/>
            <w:vAlign w:val="center"/>
          </w:tcPr>
          <w:p w14:paraId="7815021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6774BBFF" w14:textId="01781D9F"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7022</w:t>
            </w:r>
            <w:r w:rsidRPr="00734541">
              <w:rPr>
                <w:rFonts w:ascii="標楷體" w:hAnsi="標楷體" w:hint="eastAsia"/>
              </w:rPr>
              <w:t>、L</w:t>
            </w:r>
            <w:r w:rsidRPr="00734541">
              <w:rPr>
                <w:rFonts w:ascii="標楷體" w:hAnsi="標楷體"/>
              </w:rPr>
              <w:t>7202</w:t>
            </w:r>
            <w:r w:rsidRPr="00734541">
              <w:rPr>
                <w:rFonts w:ascii="標楷體" w:hAnsi="標楷體" w:hint="eastAsia"/>
              </w:rPr>
              <w:t>、L</w:t>
            </w:r>
            <w:r w:rsidRPr="00734541">
              <w:rPr>
                <w:rFonts w:ascii="標楷體" w:hAnsi="標楷體"/>
              </w:rPr>
              <w:t>7903</w:t>
            </w:r>
            <w:r w:rsidRPr="00734541">
              <w:rPr>
                <w:rFonts w:ascii="標楷體" w:hAnsi="標楷體" w:hint="eastAsia"/>
              </w:rPr>
              <w:t>、L</w:t>
            </w:r>
            <w:r w:rsidRPr="00734541">
              <w:rPr>
                <w:rFonts w:ascii="標楷體" w:hAnsi="標楷體"/>
              </w:rPr>
              <w:t>7210</w:t>
            </w:r>
            <w:r w:rsidRPr="00734541">
              <w:rPr>
                <w:rFonts w:ascii="標楷體" w:hAnsi="標楷體" w:hint="eastAsia"/>
              </w:rPr>
              <w:t>、L</w:t>
            </w:r>
            <w:r w:rsidRPr="00734541">
              <w:rPr>
                <w:rFonts w:ascii="標楷體" w:hAnsi="標楷體"/>
              </w:rPr>
              <w:t>7904</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r w:rsidRPr="00734541">
              <w:rPr>
                <w:rFonts w:ascii="標楷體" w:hAnsi="標楷體" w:hint="eastAsia"/>
              </w:rPr>
              <w:t>、L</w:t>
            </w:r>
            <w:r w:rsidRPr="00734541">
              <w:rPr>
                <w:rFonts w:ascii="標楷體" w:hAnsi="標楷體"/>
              </w:rPr>
              <w:t>7901</w:t>
            </w:r>
            <w:r w:rsidRPr="00734541">
              <w:rPr>
                <w:rFonts w:ascii="標楷體" w:hAnsi="標楷體" w:hint="eastAsia"/>
              </w:rPr>
              <w:t>、L</w:t>
            </w:r>
            <w:r w:rsidRPr="00734541">
              <w:rPr>
                <w:rFonts w:ascii="標楷體" w:hAnsi="標楷體"/>
              </w:rPr>
              <w:t>7902</w:t>
            </w:r>
          </w:p>
        </w:tc>
        <w:tc>
          <w:tcPr>
            <w:tcW w:w="1134" w:type="dxa"/>
            <w:vAlign w:val="center"/>
          </w:tcPr>
          <w:p w14:paraId="045D173B" w14:textId="79C4FE09"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tc>
        <w:tc>
          <w:tcPr>
            <w:tcW w:w="713" w:type="dxa"/>
          </w:tcPr>
          <w:p w14:paraId="0250F400" w14:textId="77777777" w:rsidR="00F45DAD" w:rsidRPr="00734541" w:rsidRDefault="00F45DAD" w:rsidP="00F45DAD">
            <w:pPr>
              <w:pStyle w:val="11"/>
              <w:spacing w:before="0" w:line="320" w:lineRule="exact"/>
              <w:rPr>
                <w:rFonts w:ascii="標楷體" w:hAnsi="標楷體"/>
              </w:rPr>
            </w:pPr>
          </w:p>
        </w:tc>
        <w:tc>
          <w:tcPr>
            <w:tcW w:w="1440" w:type="dxa"/>
          </w:tcPr>
          <w:p w14:paraId="76AD5500" w14:textId="77777777" w:rsidR="00F45DAD" w:rsidRPr="00734541" w:rsidRDefault="00F45DAD" w:rsidP="00F45DAD">
            <w:pPr>
              <w:pStyle w:val="11"/>
              <w:spacing w:before="0" w:line="320" w:lineRule="exact"/>
              <w:rPr>
                <w:rFonts w:ascii="標楷體" w:hAnsi="標楷體"/>
              </w:rPr>
            </w:pPr>
          </w:p>
        </w:tc>
      </w:tr>
      <w:tr w:rsidR="00F45DAD" w:rsidRPr="00734541" w14:paraId="0C888EAB" w14:textId="77777777" w:rsidTr="00DD5461">
        <w:tc>
          <w:tcPr>
            <w:tcW w:w="1108" w:type="dxa"/>
            <w:vAlign w:val="center"/>
          </w:tcPr>
          <w:p w14:paraId="5EEAC0F5" w14:textId="7917F45B"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w:t>
            </w:r>
          </w:p>
        </w:tc>
        <w:tc>
          <w:tcPr>
            <w:tcW w:w="1581" w:type="dxa"/>
            <w:vAlign w:val="center"/>
          </w:tcPr>
          <w:p w14:paraId="6EF96D17" w14:textId="546695F0"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022/01/1</w:t>
            </w:r>
            <w:r w:rsidRPr="00734541">
              <w:rPr>
                <w:rFonts w:ascii="標楷體" w:hAnsi="標楷體" w:hint="eastAsia"/>
              </w:rPr>
              <w:t>7</w:t>
            </w:r>
          </w:p>
        </w:tc>
        <w:tc>
          <w:tcPr>
            <w:tcW w:w="4252" w:type="dxa"/>
            <w:vAlign w:val="center"/>
          </w:tcPr>
          <w:p w14:paraId="3D3728D7" w14:textId="772A74BB" w:rsidR="00F45DAD" w:rsidRPr="00734541" w:rsidRDefault="00F45DAD" w:rsidP="00F45DAD">
            <w:pPr>
              <w:pStyle w:val="11"/>
              <w:spacing w:before="0" w:line="320" w:lineRule="exact"/>
              <w:rPr>
                <w:rFonts w:ascii="標楷體" w:hAnsi="標楷體"/>
              </w:rPr>
            </w:pPr>
            <w:r w:rsidRPr="00734541">
              <w:rPr>
                <w:rFonts w:ascii="標楷體" w:hAnsi="標楷體" w:hint="eastAsia"/>
              </w:rPr>
              <w:t>更新U</w:t>
            </w:r>
            <w:r w:rsidRPr="00734541">
              <w:rPr>
                <w:rFonts w:ascii="標楷體" w:hAnsi="標楷體"/>
              </w:rPr>
              <w:t>RS</w:t>
            </w:r>
            <w:r>
              <w:rPr>
                <w:rFonts w:ascii="標楷體" w:hAnsi="標楷體" w:hint="eastAsia"/>
              </w:rPr>
              <w:t>：</w:t>
            </w:r>
            <w:r w:rsidRPr="00734541">
              <w:rPr>
                <w:rFonts w:ascii="標楷體" w:hAnsi="標楷體" w:hint="eastAsia"/>
                <w:highlight w:val="cyan"/>
              </w:rPr>
              <w:t>藍底</w:t>
            </w:r>
          </w:p>
          <w:p w14:paraId="445BBE00" w14:textId="17A88253" w:rsidR="00F45DAD" w:rsidRPr="00734541" w:rsidRDefault="00F45DAD" w:rsidP="003F1928">
            <w:pPr>
              <w:pStyle w:val="11"/>
              <w:numPr>
                <w:ilvl w:val="0"/>
                <w:numId w:val="37"/>
              </w:numPr>
              <w:spacing w:before="0" w:line="320" w:lineRule="exact"/>
              <w:rPr>
                <w:rFonts w:ascii="標楷體" w:hAnsi="標楷體"/>
                <w:lang w:eastAsia="zh-HK"/>
              </w:rPr>
            </w:pPr>
            <w:r w:rsidRPr="00734541">
              <w:rPr>
                <w:rFonts w:ascii="標楷體" w:hAnsi="標楷體" w:hint="eastAsia"/>
                <w:lang w:eastAsia="zh-HK"/>
              </w:rPr>
              <w:t>針對承憲</w:t>
            </w:r>
            <w:r w:rsidRPr="00734541">
              <w:rPr>
                <w:rFonts w:ascii="標楷體" w:hAnsi="標楷體" w:hint="eastAsia"/>
              </w:rPr>
              <w:t>1.13</w:t>
            </w:r>
            <w:r w:rsidRPr="00734541">
              <w:rPr>
                <w:rFonts w:ascii="標楷體" w:hAnsi="標楷體" w:hint="eastAsia"/>
                <w:lang w:eastAsia="zh-HK"/>
              </w:rPr>
              <w:t>意見回覆(</w:t>
            </w:r>
            <w:proofErr w:type="spellStart"/>
            <w:r w:rsidRPr="00734541">
              <w:rPr>
                <w:rFonts w:ascii="標楷體" w:hAnsi="標楷體"/>
                <w:lang w:eastAsia="zh-HK"/>
              </w:rPr>
              <w:t>eloan</w:t>
            </w:r>
            <w:proofErr w:type="spellEnd"/>
            <w:r w:rsidRPr="00734541">
              <w:rPr>
                <w:rFonts w:ascii="標楷體" w:hAnsi="標楷體"/>
                <w:lang w:eastAsia="zh-HK"/>
              </w:rPr>
              <w:t>)</w:t>
            </w:r>
          </w:p>
          <w:p w14:paraId="0E94D6B3" w14:textId="43BEC839" w:rsidR="00F45DAD" w:rsidRPr="00734541" w:rsidRDefault="00F45DAD" w:rsidP="00D73CDB">
            <w:pPr>
              <w:pStyle w:val="11"/>
              <w:spacing w:before="0" w:line="320" w:lineRule="exact"/>
              <w:ind w:left="473"/>
              <w:rPr>
                <w:rFonts w:ascii="標楷體" w:hAnsi="標楷體"/>
              </w:rPr>
            </w:pPr>
            <w:r w:rsidRPr="00734541">
              <w:rPr>
                <w:rFonts w:ascii="標楷體" w:hAnsi="標楷體" w:hint="eastAsia"/>
              </w:rPr>
              <w:t>L1101、</w:t>
            </w:r>
            <w:r w:rsidRPr="00734541">
              <w:rPr>
                <w:rFonts w:ascii="標楷體" w:hAnsi="標楷體"/>
              </w:rPr>
              <w:t>L2153</w:t>
            </w:r>
            <w:r w:rsidRPr="00734541">
              <w:rPr>
                <w:rFonts w:ascii="標楷體" w:hAnsi="標楷體" w:hint="eastAsia"/>
              </w:rPr>
              <w:t>、</w:t>
            </w:r>
            <w:r w:rsidRPr="00734541">
              <w:rPr>
                <w:rFonts w:ascii="標楷體" w:hAnsi="標楷體"/>
              </w:rPr>
              <w:t>L1105</w:t>
            </w:r>
            <w:r w:rsidRPr="00734541">
              <w:rPr>
                <w:rFonts w:ascii="標楷體" w:hAnsi="標楷體" w:hint="eastAsia"/>
              </w:rPr>
              <w:t>、</w:t>
            </w:r>
            <w:r w:rsidRPr="00734541">
              <w:rPr>
                <w:rFonts w:ascii="標楷體" w:hAnsi="標楷體"/>
              </w:rPr>
              <w:t>L2801</w:t>
            </w:r>
          </w:p>
          <w:p w14:paraId="5422D49F" w14:textId="6B762FE4" w:rsidR="00F45DAD" w:rsidRPr="00734541" w:rsidRDefault="00F45DAD" w:rsidP="00F45DAD">
            <w:pPr>
              <w:pStyle w:val="11"/>
              <w:spacing w:before="0" w:line="320" w:lineRule="exact"/>
              <w:rPr>
                <w:rFonts w:ascii="標楷體" w:hAnsi="標楷體"/>
              </w:rPr>
            </w:pPr>
            <w:r w:rsidRPr="00734541">
              <w:rPr>
                <w:rFonts w:ascii="標楷體" w:hAnsi="標楷體"/>
              </w:rPr>
              <w:t>2</w:t>
            </w:r>
            <w:r w:rsidRPr="00734541">
              <w:rPr>
                <w:rFonts w:ascii="標楷體" w:hAnsi="標楷體" w:hint="eastAsia"/>
              </w:rPr>
              <w:t>.</w:t>
            </w:r>
            <w:r w:rsidRPr="00734541">
              <w:rPr>
                <w:rFonts w:ascii="標楷體" w:hAnsi="標楷體" w:hint="eastAsia"/>
                <w:lang w:eastAsia="zh-HK"/>
              </w:rPr>
              <w:t>戶名長度修正</w:t>
            </w:r>
            <w:r w:rsidRPr="00734541">
              <w:rPr>
                <w:rFonts w:ascii="標楷體" w:hAnsi="標楷體" w:hint="eastAsia"/>
              </w:rPr>
              <w:t>畫面更新:</w:t>
            </w:r>
          </w:p>
          <w:p w14:paraId="63D13F38" w14:textId="586A0140" w:rsidR="00F45DAD" w:rsidRPr="00734541" w:rsidRDefault="00F45DAD" w:rsidP="00F45DAD">
            <w:pPr>
              <w:pStyle w:val="11"/>
              <w:spacing w:before="0" w:line="320" w:lineRule="exact"/>
              <w:ind w:firstLineChars="100" w:firstLine="240"/>
              <w:rPr>
                <w:rFonts w:ascii="標楷體" w:hAnsi="標楷體"/>
              </w:rPr>
            </w:pPr>
            <w:r w:rsidRPr="00734541">
              <w:rPr>
                <w:rFonts w:ascii="標楷體" w:hAnsi="標楷體" w:hint="eastAsia"/>
              </w:rPr>
              <w:t>L</w:t>
            </w:r>
            <w:r w:rsidRPr="00734541">
              <w:rPr>
                <w:rFonts w:ascii="標楷體" w:hAnsi="標楷體"/>
              </w:rPr>
              <w:t>7904</w:t>
            </w:r>
            <w:r w:rsidRPr="00734541">
              <w:rPr>
                <w:rFonts w:ascii="標楷體" w:hAnsi="標楷體" w:hint="eastAsia"/>
              </w:rPr>
              <w:t>、</w:t>
            </w:r>
            <w:r w:rsidRPr="00734541">
              <w:rPr>
                <w:rFonts w:ascii="標楷體" w:hAnsi="標楷體"/>
              </w:rPr>
              <w:t>L7204</w:t>
            </w:r>
          </w:p>
          <w:p w14:paraId="7E86FC95" w14:textId="0913F971" w:rsidR="00F45DAD" w:rsidRPr="00734541" w:rsidRDefault="00F45DAD" w:rsidP="00D73CDB">
            <w:pPr>
              <w:pStyle w:val="11"/>
              <w:numPr>
                <w:ilvl w:val="0"/>
                <w:numId w:val="39"/>
              </w:numPr>
              <w:spacing w:before="0" w:line="320" w:lineRule="exact"/>
              <w:rPr>
                <w:rFonts w:ascii="標楷體" w:hAnsi="標楷體"/>
              </w:rPr>
            </w:pPr>
            <w:r w:rsidRPr="00734541">
              <w:rPr>
                <w:rFonts w:ascii="標楷體" w:hAnsi="標楷體" w:hint="eastAsia"/>
              </w:rPr>
              <w:t>廠商敘述修正</w:t>
            </w:r>
          </w:p>
          <w:p w14:paraId="201C5DB6" w14:textId="2B02B078" w:rsidR="00F45DAD" w:rsidRPr="00734541" w:rsidRDefault="00F45DAD" w:rsidP="00D65913">
            <w:pPr>
              <w:pStyle w:val="11"/>
              <w:spacing w:before="0" w:line="320" w:lineRule="exact"/>
              <w:ind w:left="360"/>
              <w:rPr>
                <w:rFonts w:ascii="標楷體" w:hAnsi="標楷體"/>
              </w:rPr>
            </w:pPr>
            <w:r w:rsidRPr="00734541">
              <w:rPr>
                <w:rFonts w:ascii="標楷體" w:hAnsi="標楷體"/>
              </w:rPr>
              <w:t>L7210</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p>
          <w:p w14:paraId="64F3E1E5" w14:textId="3C1EC892"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71DAEF62" w14:textId="330CE19B"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w:t>
            </w:r>
            <w:r w:rsidRPr="00734541">
              <w:rPr>
                <w:rFonts w:ascii="標楷體" w:hAnsi="標楷體"/>
              </w:rPr>
              <w:t>7201</w:t>
            </w:r>
            <w:r w:rsidRPr="00734541">
              <w:rPr>
                <w:rFonts w:ascii="標楷體" w:hAnsi="標楷體" w:hint="eastAsia"/>
              </w:rPr>
              <w:t>表外放款承諾資料產出</w:t>
            </w:r>
          </w:p>
        </w:tc>
        <w:tc>
          <w:tcPr>
            <w:tcW w:w="1134" w:type="dxa"/>
            <w:vAlign w:val="center"/>
          </w:tcPr>
          <w:p w14:paraId="17102C10" w14:textId="77777777" w:rsidR="00F45DAD"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p w14:paraId="771E6F52" w14:textId="65EED93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5A18C35" w14:textId="77777777" w:rsidR="00F45DAD" w:rsidRPr="00734541" w:rsidRDefault="00F45DAD" w:rsidP="00F45DAD">
            <w:pPr>
              <w:pStyle w:val="11"/>
              <w:spacing w:before="0" w:line="320" w:lineRule="exact"/>
              <w:rPr>
                <w:rFonts w:ascii="標楷體" w:hAnsi="標楷體"/>
              </w:rPr>
            </w:pPr>
          </w:p>
        </w:tc>
        <w:tc>
          <w:tcPr>
            <w:tcW w:w="1440" w:type="dxa"/>
          </w:tcPr>
          <w:p w14:paraId="018CAAFE" w14:textId="77777777" w:rsidR="00F45DAD" w:rsidRPr="00734541" w:rsidRDefault="00F45DAD" w:rsidP="00F45DAD">
            <w:pPr>
              <w:pStyle w:val="11"/>
              <w:spacing w:before="0" w:line="320" w:lineRule="exact"/>
              <w:rPr>
                <w:rFonts w:ascii="標楷體" w:hAnsi="標楷體"/>
              </w:rPr>
            </w:pPr>
          </w:p>
        </w:tc>
      </w:tr>
      <w:tr w:rsidR="00F45DAD" w:rsidRPr="00734541" w14:paraId="4595BED0" w14:textId="77777777" w:rsidTr="00DD5461">
        <w:tc>
          <w:tcPr>
            <w:tcW w:w="1108" w:type="dxa"/>
            <w:vAlign w:val="center"/>
          </w:tcPr>
          <w:p w14:paraId="4F26A03A" w14:textId="201F6F39"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1.91</w:t>
            </w:r>
          </w:p>
        </w:tc>
        <w:tc>
          <w:tcPr>
            <w:tcW w:w="1581" w:type="dxa"/>
            <w:vAlign w:val="center"/>
          </w:tcPr>
          <w:p w14:paraId="17DDB481" w14:textId="5D2374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022/01/20</w:t>
            </w:r>
          </w:p>
        </w:tc>
        <w:tc>
          <w:tcPr>
            <w:tcW w:w="4252" w:type="dxa"/>
            <w:vAlign w:val="center"/>
          </w:tcPr>
          <w:p w14:paraId="53D966CE" w14:textId="6C5F2C70" w:rsidR="00F45DAD" w:rsidRPr="00734541" w:rsidRDefault="00F45DAD" w:rsidP="00F45DAD">
            <w:pPr>
              <w:pStyle w:val="11"/>
              <w:spacing w:before="0" w:line="320" w:lineRule="exact"/>
              <w:ind w:left="0"/>
              <w:rPr>
                <w:rFonts w:ascii="標楷體" w:hAnsi="標楷體"/>
              </w:rPr>
            </w:pPr>
            <w:r w:rsidRPr="00734541">
              <w:rPr>
                <w:rFonts w:ascii="標楷體" w:hAnsi="標楷體" w:hint="eastAsia"/>
                <w:highlight w:val="magenta"/>
                <w:lang w:eastAsia="zh-HK"/>
              </w:rPr>
              <w:t>桃底</w:t>
            </w:r>
          </w:p>
          <w:p w14:paraId="2AA57126" w14:textId="08889BDE" w:rsidR="00F45DAD" w:rsidRPr="000336B7" w:rsidRDefault="00F45DAD" w:rsidP="00F45DAD">
            <w:pPr>
              <w:pStyle w:val="11"/>
              <w:spacing w:before="0" w:line="320" w:lineRule="exact"/>
              <w:ind w:left="0"/>
              <w:rPr>
                <w:rFonts w:ascii="標楷體" w:hAnsi="標楷體"/>
              </w:rPr>
            </w:pPr>
            <w:r w:rsidRPr="00734541">
              <w:rPr>
                <w:rFonts w:ascii="標楷體" w:hAnsi="標楷體" w:hint="eastAsia"/>
              </w:rPr>
              <w:t>交付URS：L7100</w:t>
            </w:r>
            <w:r>
              <w:rPr>
                <w:rFonts w:ascii="標楷體" w:hAnsi="標楷體" w:hint="eastAsia"/>
              </w:rPr>
              <w:t>、</w:t>
            </w:r>
            <w:r w:rsidRPr="00734541">
              <w:rPr>
                <w:rFonts w:ascii="標楷體" w:hAnsi="標楷體" w:hint="eastAsia"/>
              </w:rPr>
              <w:t>L7911、L7912。</w:t>
            </w:r>
          </w:p>
          <w:p w14:paraId="273D9D0D" w14:textId="680C77A2" w:rsidR="00F45DAD" w:rsidRPr="00734541" w:rsidRDefault="00F45DAD" w:rsidP="00F45DAD">
            <w:pPr>
              <w:pStyle w:val="11"/>
              <w:spacing w:before="0" w:line="320" w:lineRule="exact"/>
              <w:ind w:left="0"/>
              <w:rPr>
                <w:rFonts w:ascii="標楷體" w:hAnsi="標楷體"/>
                <w:lang w:eastAsia="zh-HK"/>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734541">
              <w:rPr>
                <w:rFonts w:ascii="標楷體" w:hAnsi="標楷體" w:hint="eastAsia"/>
                <w:lang w:eastAsia="zh-HK"/>
              </w:rPr>
              <w:t>回覆承憲及異動電文</w:t>
            </w:r>
          </w:p>
          <w:p w14:paraId="76618384"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L1101、L2111、</w:t>
            </w:r>
            <w:r w:rsidRPr="00734541">
              <w:rPr>
                <w:rFonts w:ascii="標楷體" w:hAnsi="標楷體"/>
              </w:rPr>
              <w:t>L2153</w:t>
            </w:r>
            <w:r w:rsidRPr="00734541">
              <w:rPr>
                <w:rFonts w:ascii="標楷體" w:hAnsi="標楷體" w:hint="eastAsia"/>
              </w:rPr>
              <w:t>、L2411、</w:t>
            </w:r>
          </w:p>
          <w:p w14:paraId="1035770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L2416、L2415、L4610、L1105、</w:t>
            </w:r>
          </w:p>
          <w:p w14:paraId="2F626DC4" w14:textId="1F64F466"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L2418</w:t>
            </w:r>
            <w:r>
              <w:rPr>
                <w:rFonts w:ascii="標楷體" w:hAnsi="標楷體" w:hint="eastAsia"/>
              </w:rPr>
              <w:t>。</w:t>
            </w:r>
          </w:p>
        </w:tc>
        <w:tc>
          <w:tcPr>
            <w:tcW w:w="1134" w:type="dxa"/>
            <w:vAlign w:val="center"/>
          </w:tcPr>
          <w:p w14:paraId="6E19B4D1" w14:textId="021DFDA1"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B3AB41A" w14:textId="77777777" w:rsidR="00F45DAD" w:rsidRPr="00734541" w:rsidRDefault="00F45DAD" w:rsidP="00F45DAD">
            <w:pPr>
              <w:pStyle w:val="11"/>
              <w:spacing w:before="0" w:line="320" w:lineRule="exact"/>
              <w:rPr>
                <w:rFonts w:ascii="標楷體" w:hAnsi="標楷體"/>
              </w:rPr>
            </w:pPr>
          </w:p>
        </w:tc>
        <w:tc>
          <w:tcPr>
            <w:tcW w:w="1440" w:type="dxa"/>
          </w:tcPr>
          <w:p w14:paraId="461C4527" w14:textId="77777777" w:rsidR="00F45DAD" w:rsidRPr="00734541" w:rsidRDefault="00F45DAD" w:rsidP="00F45DAD">
            <w:pPr>
              <w:pStyle w:val="11"/>
              <w:spacing w:before="0" w:line="320" w:lineRule="exact"/>
              <w:rPr>
                <w:rFonts w:ascii="標楷體" w:hAnsi="標楷體"/>
              </w:rPr>
            </w:pPr>
          </w:p>
        </w:tc>
      </w:tr>
      <w:tr w:rsidR="00F45DAD" w:rsidRPr="00734541" w14:paraId="1B5E7D9B" w14:textId="77777777" w:rsidTr="00DD5461">
        <w:tc>
          <w:tcPr>
            <w:tcW w:w="1108" w:type="dxa"/>
            <w:vAlign w:val="center"/>
          </w:tcPr>
          <w:p w14:paraId="6F957AB4" w14:textId="0C200C96" w:rsidR="00F45DAD" w:rsidRPr="00734541"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1.92</w:t>
            </w:r>
          </w:p>
        </w:tc>
        <w:tc>
          <w:tcPr>
            <w:tcW w:w="1581" w:type="dxa"/>
            <w:vAlign w:val="center"/>
          </w:tcPr>
          <w:p w14:paraId="54912DD8" w14:textId="5C3CC3A3" w:rsidR="00F45DAD" w:rsidRPr="00734541"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022/01/24</w:t>
            </w:r>
          </w:p>
        </w:tc>
        <w:tc>
          <w:tcPr>
            <w:tcW w:w="4252" w:type="dxa"/>
            <w:vAlign w:val="center"/>
          </w:tcPr>
          <w:p w14:paraId="69E1FBD0" w14:textId="4948737B"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8C1264">
              <w:rPr>
                <w:rFonts w:ascii="標楷體" w:hAnsi="標楷體" w:hint="eastAsia"/>
                <w:highlight w:val="darkCyan"/>
              </w:rPr>
              <w:t>藍綠底</w:t>
            </w:r>
          </w:p>
          <w:p w14:paraId="6098AB62" w14:textId="18BCBD5D" w:rsidR="00F45DAD" w:rsidRPr="00734541" w:rsidRDefault="00F45DAD" w:rsidP="00F45DAD">
            <w:pPr>
              <w:pStyle w:val="11"/>
              <w:spacing w:before="0" w:line="320" w:lineRule="exact"/>
              <w:ind w:left="0"/>
              <w:rPr>
                <w:rFonts w:ascii="標楷體" w:hAnsi="標楷體"/>
                <w:highlight w:val="magenta"/>
                <w:lang w:eastAsia="zh-HK"/>
              </w:rPr>
            </w:pPr>
            <w:r>
              <w:rPr>
                <w:rFonts w:ascii="標楷體" w:hAnsi="標楷體" w:hint="eastAsia"/>
              </w:rPr>
              <w:t>L</w:t>
            </w:r>
            <w:r>
              <w:rPr>
                <w:rFonts w:ascii="標楷體" w:hAnsi="標楷體"/>
              </w:rPr>
              <w:t>2101</w:t>
            </w:r>
            <w:r>
              <w:rPr>
                <w:rFonts w:ascii="標楷體" w:hAnsi="標楷體" w:hint="eastAsia"/>
              </w:rPr>
              <w:t>(新增手續費欄位)、L2153(更新</w:t>
            </w:r>
            <w:r>
              <w:rPr>
                <w:rFonts w:ascii="標楷體" w:hAnsi="標楷體" w:hint="eastAsia"/>
              </w:rPr>
              <w:lastRenderedPageBreak/>
              <w:t>欄位說明)</w:t>
            </w:r>
          </w:p>
        </w:tc>
        <w:tc>
          <w:tcPr>
            <w:tcW w:w="1134" w:type="dxa"/>
            <w:vAlign w:val="center"/>
          </w:tcPr>
          <w:p w14:paraId="5BF3A85D" w14:textId="56DC1B53" w:rsidR="00F45DAD" w:rsidRPr="00734541" w:rsidRDefault="00F45DAD" w:rsidP="00F45DAD">
            <w:pPr>
              <w:pStyle w:val="11"/>
              <w:spacing w:before="0" w:line="320" w:lineRule="exact"/>
              <w:rPr>
                <w:rFonts w:ascii="標楷體" w:hAnsi="標楷體"/>
              </w:rPr>
            </w:pPr>
            <w:r>
              <w:rPr>
                <w:rFonts w:ascii="標楷體" w:hAnsi="標楷體" w:hint="eastAsia"/>
              </w:rPr>
              <w:lastRenderedPageBreak/>
              <w:t>余家興</w:t>
            </w:r>
          </w:p>
        </w:tc>
        <w:tc>
          <w:tcPr>
            <w:tcW w:w="713" w:type="dxa"/>
          </w:tcPr>
          <w:p w14:paraId="2D8EE8DA" w14:textId="77777777" w:rsidR="00F45DAD" w:rsidRPr="00734541" w:rsidRDefault="00F45DAD" w:rsidP="00F45DAD">
            <w:pPr>
              <w:pStyle w:val="11"/>
              <w:spacing w:before="0" w:line="320" w:lineRule="exact"/>
              <w:rPr>
                <w:rFonts w:ascii="標楷體" w:hAnsi="標楷體"/>
              </w:rPr>
            </w:pPr>
          </w:p>
        </w:tc>
        <w:tc>
          <w:tcPr>
            <w:tcW w:w="1440" w:type="dxa"/>
          </w:tcPr>
          <w:p w14:paraId="5E87D0B4" w14:textId="77777777" w:rsidR="00F45DAD" w:rsidRPr="00734541" w:rsidRDefault="00F45DAD" w:rsidP="00F45DAD">
            <w:pPr>
              <w:pStyle w:val="11"/>
              <w:spacing w:before="0" w:line="320" w:lineRule="exact"/>
              <w:rPr>
                <w:rFonts w:ascii="標楷體" w:hAnsi="標楷體"/>
              </w:rPr>
            </w:pPr>
          </w:p>
        </w:tc>
      </w:tr>
      <w:tr w:rsidR="00F45DAD" w:rsidRPr="00734541" w14:paraId="15B6F0F4" w14:textId="77777777" w:rsidTr="00DD5461">
        <w:tc>
          <w:tcPr>
            <w:tcW w:w="1108" w:type="dxa"/>
            <w:vAlign w:val="center"/>
          </w:tcPr>
          <w:p w14:paraId="1614C4AD" w14:textId="102E3E57"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1.93</w:t>
            </w:r>
          </w:p>
        </w:tc>
        <w:tc>
          <w:tcPr>
            <w:tcW w:w="1581" w:type="dxa"/>
            <w:vAlign w:val="center"/>
          </w:tcPr>
          <w:p w14:paraId="35C9D90B" w14:textId="339907B9"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022/02/</w:t>
            </w:r>
            <w:r>
              <w:rPr>
                <w:rFonts w:ascii="標楷體" w:hAnsi="標楷體" w:hint="eastAsia"/>
              </w:rPr>
              <w:t>18</w:t>
            </w:r>
          </w:p>
        </w:tc>
        <w:tc>
          <w:tcPr>
            <w:tcW w:w="4252" w:type="dxa"/>
            <w:vAlign w:val="center"/>
          </w:tcPr>
          <w:p w14:paraId="3655C02F" w14:textId="1EFAB7D9"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270F9F">
              <w:rPr>
                <w:rFonts w:ascii="標楷體" w:hAnsi="標楷體" w:hint="eastAsia"/>
                <w:color w:val="FF0000"/>
                <w:highlight w:val="lightGray"/>
              </w:rPr>
              <w:t>灰底紅字</w:t>
            </w:r>
          </w:p>
          <w:p w14:paraId="087994AA" w14:textId="6D61A026" w:rsidR="00F45DAD" w:rsidRDefault="00F45DAD" w:rsidP="00F45DAD">
            <w:pPr>
              <w:pStyle w:val="11"/>
              <w:spacing w:before="0" w:line="320" w:lineRule="exact"/>
              <w:ind w:left="0"/>
              <w:rPr>
                <w:rFonts w:ascii="標楷體" w:hAnsi="標楷體"/>
              </w:rPr>
            </w:pPr>
            <w:r>
              <w:rPr>
                <w:rFonts w:ascii="標楷體" w:hAnsi="標楷體" w:hint="eastAsia"/>
              </w:rPr>
              <w:t>L</w:t>
            </w:r>
            <w:r>
              <w:rPr>
                <w:rFonts w:ascii="標楷體" w:hAnsi="標楷體"/>
              </w:rPr>
              <w:t>7203:</w:t>
            </w:r>
            <w:r w:rsidRPr="00734541">
              <w:rPr>
                <w:rFonts w:ascii="標楷體" w:hAnsi="標楷體" w:hint="eastAsia"/>
              </w:rPr>
              <w:t>修正</w:t>
            </w:r>
            <w:r>
              <w:rPr>
                <w:rFonts w:ascii="標楷體" w:hAnsi="標楷體" w:hint="eastAsia"/>
              </w:rPr>
              <w:t>誤字</w:t>
            </w:r>
          </w:p>
          <w:p w14:paraId="2D1A6DAA" w14:textId="3FB7C7D2" w:rsidR="00F45DAD" w:rsidRDefault="00F45DAD" w:rsidP="00F45DAD">
            <w:pPr>
              <w:pStyle w:val="11"/>
              <w:spacing w:before="0" w:line="320" w:lineRule="exact"/>
              <w:ind w:left="0"/>
              <w:rPr>
                <w:rFonts w:ascii="標楷體" w:hAnsi="標楷體"/>
              </w:rPr>
            </w:pPr>
            <w:r>
              <w:rPr>
                <w:rFonts w:ascii="標楷體" w:hAnsi="標楷體" w:hint="eastAsia"/>
              </w:rPr>
              <w:t>張舜雯:</w:t>
            </w:r>
          </w:p>
          <w:p w14:paraId="0E63FE55" w14:textId="1FB1FF44" w:rsidR="00F45DAD" w:rsidRDefault="00F45DAD" w:rsidP="00F45DAD">
            <w:pPr>
              <w:pStyle w:val="11"/>
              <w:numPr>
                <w:ilvl w:val="0"/>
                <w:numId w:val="35"/>
              </w:numPr>
              <w:spacing w:before="0" w:line="320" w:lineRule="exact"/>
              <w:rPr>
                <w:rFonts w:ascii="標楷體" w:hAnsi="標楷體"/>
              </w:rPr>
            </w:pPr>
            <w:r>
              <w:rPr>
                <w:rFonts w:ascii="標楷體" w:hAnsi="標楷體"/>
              </w:rPr>
              <w:t>L7022:</w:t>
            </w:r>
            <w:r>
              <w:rPr>
                <w:rFonts w:ascii="標楷體" w:hAnsi="標楷體" w:hint="eastAsia"/>
              </w:rPr>
              <w:t>新增[複製]功能</w:t>
            </w:r>
          </w:p>
          <w:p w14:paraId="6BDC8326" w14:textId="76D0F0FE"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7202:</w:t>
            </w:r>
            <w:r>
              <w:rPr>
                <w:rFonts w:ascii="標楷體" w:hAnsi="標楷體" w:hint="eastAsia"/>
              </w:rPr>
              <w:t>類別與類別型態合併,改為下拉式選單</w:t>
            </w:r>
          </w:p>
          <w:p w14:paraId="4B43636F" w14:textId="4010B734"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7204:</w:t>
            </w:r>
            <w:r>
              <w:rPr>
                <w:rFonts w:ascii="標楷體" w:hAnsi="標楷體" w:hint="eastAsia"/>
              </w:rPr>
              <w:t>客觀減損條件改為下拉式選單</w:t>
            </w:r>
          </w:p>
          <w:p w14:paraId="5C5123ED" w14:textId="34A48F9B" w:rsidR="00F45DAD" w:rsidRDefault="00F45DAD" w:rsidP="00F45DAD">
            <w:pPr>
              <w:pStyle w:val="11"/>
              <w:spacing w:before="0" w:line="320" w:lineRule="exact"/>
              <w:ind w:left="0"/>
              <w:rPr>
                <w:rFonts w:ascii="標楷體" w:hAnsi="標楷體"/>
              </w:rPr>
            </w:pPr>
            <w:r>
              <w:rPr>
                <w:rFonts w:ascii="標楷體" w:hAnsi="標楷體" w:hint="eastAsia"/>
              </w:rPr>
              <w:t>吳承憲:</w:t>
            </w:r>
          </w:p>
          <w:p w14:paraId="1B985DAE" w14:textId="0BFF8DFD" w:rsidR="00F45DAD" w:rsidRPr="00E1064E"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2153:</w:t>
            </w:r>
            <w:r>
              <w:rPr>
                <w:rFonts w:ascii="標楷體" w:hAnsi="標楷體" w:hint="eastAsia"/>
              </w:rPr>
              <w:t>新增</w:t>
            </w:r>
            <w:proofErr w:type="spellStart"/>
            <w:r>
              <w:rPr>
                <w:rFonts w:ascii="標楷體" w:hAnsi="標楷體" w:hint="eastAsia"/>
              </w:rPr>
              <w:t>E</w:t>
            </w:r>
            <w:r>
              <w:rPr>
                <w:rFonts w:ascii="標楷體" w:hAnsi="標楷體"/>
              </w:rPr>
              <w:t>loan</w:t>
            </w:r>
            <w:proofErr w:type="spellEnd"/>
            <w:r>
              <w:rPr>
                <w:rFonts w:ascii="標楷體" w:hAnsi="標楷體" w:hint="eastAsia"/>
              </w:rPr>
              <w:t>報送欄位[徵信人員]、[估價覆核人員]</w:t>
            </w:r>
          </w:p>
        </w:tc>
        <w:tc>
          <w:tcPr>
            <w:tcW w:w="1134" w:type="dxa"/>
            <w:vAlign w:val="center"/>
          </w:tcPr>
          <w:p w14:paraId="69AFC746" w14:textId="77777777" w:rsidR="00F45DAD" w:rsidRDefault="00F45DAD" w:rsidP="00F45DAD">
            <w:pPr>
              <w:pStyle w:val="11"/>
              <w:spacing w:before="0" w:line="320" w:lineRule="exact"/>
              <w:rPr>
                <w:rFonts w:ascii="標楷體" w:hAnsi="標楷體"/>
              </w:rPr>
            </w:pPr>
            <w:r>
              <w:rPr>
                <w:rFonts w:ascii="標楷體" w:hAnsi="標楷體" w:hint="eastAsia"/>
              </w:rPr>
              <w:t>蘇曉玲</w:t>
            </w:r>
          </w:p>
          <w:p w14:paraId="3F4E9827" w14:textId="35B0D5E6"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452FF5FF" w14:textId="77777777" w:rsidR="00F45DAD" w:rsidRPr="00734541" w:rsidRDefault="00F45DAD" w:rsidP="00F45DAD">
            <w:pPr>
              <w:pStyle w:val="11"/>
              <w:spacing w:before="0" w:line="320" w:lineRule="exact"/>
              <w:rPr>
                <w:rFonts w:ascii="標楷體" w:hAnsi="標楷體"/>
              </w:rPr>
            </w:pPr>
          </w:p>
        </w:tc>
        <w:tc>
          <w:tcPr>
            <w:tcW w:w="1440" w:type="dxa"/>
          </w:tcPr>
          <w:p w14:paraId="5BFD0BB4" w14:textId="77777777" w:rsidR="00F45DAD" w:rsidRPr="00734541" w:rsidRDefault="00F45DAD" w:rsidP="00F45DAD">
            <w:pPr>
              <w:pStyle w:val="11"/>
              <w:spacing w:before="0" w:line="320" w:lineRule="exact"/>
              <w:rPr>
                <w:rFonts w:ascii="標楷體" w:hAnsi="標楷體"/>
              </w:rPr>
            </w:pPr>
          </w:p>
        </w:tc>
      </w:tr>
      <w:tr w:rsidR="00F45DAD" w:rsidRPr="00734541" w14:paraId="3560616B" w14:textId="77777777" w:rsidTr="00DD5461">
        <w:tc>
          <w:tcPr>
            <w:tcW w:w="1108" w:type="dxa"/>
            <w:vAlign w:val="center"/>
          </w:tcPr>
          <w:p w14:paraId="43B428CA" w14:textId="50AE6608"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1.94</w:t>
            </w:r>
          </w:p>
        </w:tc>
        <w:tc>
          <w:tcPr>
            <w:tcW w:w="1581" w:type="dxa"/>
            <w:vAlign w:val="center"/>
          </w:tcPr>
          <w:p w14:paraId="718D9516" w14:textId="493C8C92" w:rsidR="00F45DAD" w:rsidRDefault="00F45DAD" w:rsidP="00F45DAD">
            <w:pPr>
              <w:pStyle w:val="11"/>
              <w:spacing w:before="0" w:line="320" w:lineRule="exact"/>
              <w:rPr>
                <w:rFonts w:ascii="標楷體" w:hAnsi="標楷體"/>
              </w:rPr>
            </w:pPr>
            <w:r>
              <w:rPr>
                <w:rFonts w:ascii="標楷體" w:hAnsi="標楷體" w:hint="eastAsia"/>
              </w:rPr>
              <w:t>2022/03/</w:t>
            </w:r>
            <w:r>
              <w:rPr>
                <w:rFonts w:ascii="標楷體" w:hAnsi="標楷體"/>
              </w:rPr>
              <w:t>01</w:t>
            </w:r>
          </w:p>
        </w:tc>
        <w:tc>
          <w:tcPr>
            <w:tcW w:w="4252" w:type="dxa"/>
            <w:vAlign w:val="center"/>
          </w:tcPr>
          <w:p w14:paraId="30D59573" w14:textId="11AF6E31" w:rsidR="00F45DAD" w:rsidRDefault="00F45DAD" w:rsidP="00F45DAD">
            <w:pPr>
              <w:pStyle w:val="11"/>
              <w:spacing w:before="0" w:line="320" w:lineRule="exact"/>
              <w:ind w:left="0"/>
              <w:rPr>
                <w:rFonts w:ascii="標楷體" w:hAnsi="標楷體"/>
              </w:rPr>
            </w:pPr>
            <w:r w:rsidRPr="00734541">
              <w:rPr>
                <w:rFonts w:ascii="標楷體" w:hAnsi="標楷體" w:hint="eastAsia"/>
              </w:rPr>
              <w:t>URS交付：</w:t>
            </w:r>
            <w:r>
              <w:rPr>
                <w:rFonts w:ascii="標楷體" w:hAnsi="標楷體" w:hint="eastAsia"/>
              </w:rPr>
              <w:t>L</w:t>
            </w:r>
            <w:r>
              <w:rPr>
                <w:rFonts w:ascii="標楷體" w:hAnsi="標楷體"/>
              </w:rPr>
              <w:t>7205</w:t>
            </w:r>
            <w:r w:rsidR="00E259A9">
              <w:rPr>
                <w:rFonts w:ascii="標楷體" w:hAnsi="標楷體" w:hint="eastAsia"/>
                <w:highlight w:val="darkYellow"/>
              </w:rPr>
              <w:t>深黃</w:t>
            </w:r>
            <w:r w:rsidR="00E259A9" w:rsidRPr="00202E1C">
              <w:rPr>
                <w:rFonts w:ascii="標楷體" w:hAnsi="標楷體" w:hint="eastAsia"/>
                <w:highlight w:val="darkYellow"/>
              </w:rPr>
              <w:t>底</w:t>
            </w:r>
          </w:p>
          <w:p w14:paraId="618CE5BD" w14:textId="77777777" w:rsidR="00F45DAD" w:rsidRDefault="00F45DAD" w:rsidP="00F45DAD">
            <w:pPr>
              <w:pStyle w:val="11"/>
              <w:spacing w:before="0" w:line="320" w:lineRule="exact"/>
              <w:ind w:left="0"/>
              <w:rPr>
                <w:rFonts w:ascii="標楷體" w:hAnsi="標楷體"/>
                <w:lang w:eastAsia="zh-HK"/>
              </w:rPr>
            </w:pPr>
            <w:r>
              <w:rPr>
                <w:rFonts w:ascii="標楷體" w:hAnsi="標楷體" w:hint="eastAsia"/>
                <w:lang w:eastAsia="zh-HK"/>
              </w:rPr>
              <w:t>U</w:t>
            </w:r>
            <w:r>
              <w:rPr>
                <w:rFonts w:ascii="標楷體" w:hAnsi="標楷體"/>
                <w:lang w:eastAsia="zh-HK"/>
              </w:rPr>
              <w:t>RS</w:t>
            </w:r>
            <w:r>
              <w:rPr>
                <w:rFonts w:ascii="標楷體" w:hAnsi="標楷體" w:hint="eastAsia"/>
                <w:lang w:eastAsia="zh-HK"/>
              </w:rPr>
              <w:t>更新交付：</w:t>
            </w:r>
          </w:p>
          <w:p w14:paraId="5F9D66AD" w14:textId="1BEDB29E" w:rsidR="00F45DAD" w:rsidRPr="001E338F" w:rsidRDefault="00F45DAD" w:rsidP="00F45DAD">
            <w:pPr>
              <w:pStyle w:val="1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Defect</w:t>
            </w:r>
            <w:r>
              <w:rPr>
                <w:rFonts w:ascii="標楷體" w:hAnsi="標楷體" w:hint="eastAsia"/>
                <w:lang w:eastAsia="zh-HK"/>
              </w:rPr>
              <w:t>單</w:t>
            </w:r>
            <w:r>
              <w:rPr>
                <w:rFonts w:ascii="標楷體" w:hAnsi="標楷體" w:hint="eastAsia"/>
              </w:rPr>
              <w:t xml:space="preserve"> #1254:L1101</w:t>
            </w:r>
          </w:p>
        </w:tc>
        <w:tc>
          <w:tcPr>
            <w:tcW w:w="1134" w:type="dxa"/>
            <w:vAlign w:val="center"/>
          </w:tcPr>
          <w:p w14:paraId="10464B41" w14:textId="77777777" w:rsidR="00F45DAD" w:rsidRDefault="00F45DAD" w:rsidP="00F45DAD">
            <w:pPr>
              <w:pStyle w:val="11"/>
              <w:spacing w:before="0" w:line="320" w:lineRule="exact"/>
              <w:rPr>
                <w:rFonts w:ascii="標楷體" w:hAnsi="標楷體"/>
              </w:rPr>
            </w:pPr>
            <w:r>
              <w:rPr>
                <w:rFonts w:ascii="標楷體" w:hAnsi="標楷體" w:hint="eastAsia"/>
              </w:rPr>
              <w:t>蘇曉玲</w:t>
            </w:r>
          </w:p>
          <w:p w14:paraId="3478D417" w14:textId="257F7095" w:rsidR="00F45DAD" w:rsidRDefault="00F45DAD" w:rsidP="00F45DAD">
            <w:pPr>
              <w:pStyle w:val="11"/>
              <w:spacing w:before="0" w:line="320" w:lineRule="exact"/>
              <w:rPr>
                <w:rFonts w:ascii="標楷體" w:hAnsi="標楷體"/>
              </w:rPr>
            </w:pPr>
            <w:r>
              <w:rPr>
                <w:rFonts w:ascii="標楷體" w:hAnsi="標楷體" w:hint="eastAsia"/>
              </w:rPr>
              <w:t>張金龍</w:t>
            </w:r>
          </w:p>
        </w:tc>
        <w:tc>
          <w:tcPr>
            <w:tcW w:w="713" w:type="dxa"/>
          </w:tcPr>
          <w:p w14:paraId="1A6D36A6" w14:textId="77777777" w:rsidR="00F45DAD" w:rsidRPr="00734541" w:rsidRDefault="00F45DAD" w:rsidP="00F45DAD">
            <w:pPr>
              <w:pStyle w:val="11"/>
              <w:spacing w:before="0" w:line="320" w:lineRule="exact"/>
              <w:rPr>
                <w:rFonts w:ascii="標楷體" w:hAnsi="標楷體"/>
              </w:rPr>
            </w:pPr>
          </w:p>
        </w:tc>
        <w:tc>
          <w:tcPr>
            <w:tcW w:w="1440" w:type="dxa"/>
          </w:tcPr>
          <w:p w14:paraId="6AD62BEF" w14:textId="77777777" w:rsidR="00F45DAD" w:rsidRPr="00734541" w:rsidRDefault="00F45DAD" w:rsidP="00F45DAD">
            <w:pPr>
              <w:pStyle w:val="11"/>
              <w:spacing w:before="0" w:line="320" w:lineRule="exact"/>
              <w:rPr>
                <w:rFonts w:ascii="標楷體" w:hAnsi="標楷體"/>
              </w:rPr>
            </w:pPr>
          </w:p>
        </w:tc>
      </w:tr>
      <w:tr w:rsidR="00F45DAD" w:rsidRPr="00734541" w14:paraId="4EB6B460" w14:textId="77777777" w:rsidTr="00DD5461">
        <w:tc>
          <w:tcPr>
            <w:tcW w:w="1108" w:type="dxa"/>
            <w:vAlign w:val="center"/>
          </w:tcPr>
          <w:p w14:paraId="29C149AF" w14:textId="7E4643AD" w:rsidR="00F45DAD" w:rsidRDefault="00F45DAD" w:rsidP="00F45DAD">
            <w:pPr>
              <w:pStyle w:val="11"/>
              <w:spacing w:before="0" w:line="320" w:lineRule="exact"/>
              <w:rPr>
                <w:rFonts w:ascii="標楷體" w:hAnsi="標楷體"/>
              </w:rPr>
            </w:pPr>
            <w:r>
              <w:rPr>
                <w:rFonts w:ascii="標楷體" w:hAnsi="標楷體"/>
              </w:rPr>
              <w:t>V1.95</w:t>
            </w:r>
          </w:p>
        </w:tc>
        <w:tc>
          <w:tcPr>
            <w:tcW w:w="1581" w:type="dxa"/>
            <w:vAlign w:val="center"/>
          </w:tcPr>
          <w:p w14:paraId="773499FC" w14:textId="382256E3"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022/03/11</w:t>
            </w:r>
          </w:p>
        </w:tc>
        <w:tc>
          <w:tcPr>
            <w:tcW w:w="4252" w:type="dxa"/>
            <w:shd w:val="clear" w:color="auto" w:fill="FFFFFF" w:themeFill="background1"/>
            <w:vAlign w:val="center"/>
          </w:tcPr>
          <w:p w14:paraId="000D8E2C" w14:textId="25C79B9D"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w:t>
            </w:r>
            <w:r w:rsidRPr="002500FB">
              <w:rPr>
                <w:rFonts w:ascii="標楷體" w:hAnsi="標楷體" w:hint="eastAsia"/>
              </w:rPr>
              <w:t>新</w:t>
            </w:r>
            <w:r>
              <w:rPr>
                <w:rFonts w:ascii="標楷體" w:hAnsi="標楷體" w:hint="eastAsia"/>
              </w:rPr>
              <w:t>U</w:t>
            </w:r>
            <w:r>
              <w:rPr>
                <w:rFonts w:ascii="標楷體" w:hAnsi="標楷體"/>
              </w:rPr>
              <w:t>RS</w:t>
            </w:r>
            <w:r w:rsidRPr="002500FB">
              <w:rPr>
                <w:rFonts w:ascii="標楷體" w:hAnsi="標楷體" w:hint="eastAsia"/>
              </w:rPr>
              <w:t>:</w:t>
            </w:r>
            <w:r>
              <w:rPr>
                <w:rFonts w:ascii="標楷體" w:hAnsi="標楷體" w:hint="eastAsia"/>
                <w:highlight w:val="red"/>
              </w:rPr>
              <w:t>紅</w:t>
            </w:r>
            <w:r w:rsidRPr="002500FB">
              <w:rPr>
                <w:rFonts w:ascii="標楷體" w:hAnsi="標楷體" w:hint="eastAsia"/>
                <w:highlight w:val="red"/>
              </w:rPr>
              <w:t>底</w:t>
            </w:r>
          </w:p>
          <w:p w14:paraId="0654EAE3"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B8ADB92" w14:textId="1A06C305"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1.L</w:t>
            </w:r>
            <w:r>
              <w:rPr>
                <w:rFonts w:ascii="標楷體" w:hAnsi="標楷體"/>
              </w:rPr>
              <w:t>2415:</w:t>
            </w:r>
            <w:r>
              <w:rPr>
                <w:rFonts w:ascii="標楷體" w:hAnsi="標楷體" w:hint="eastAsia"/>
              </w:rPr>
              <w:t>移除修改原因</w:t>
            </w:r>
            <w:proofErr w:type="spellStart"/>
            <w:r>
              <w:rPr>
                <w:rFonts w:ascii="標楷體" w:hAnsi="標楷體" w:hint="eastAsia"/>
              </w:rPr>
              <w:t>E</w:t>
            </w:r>
            <w:r>
              <w:rPr>
                <w:rFonts w:ascii="標楷體" w:hAnsi="標楷體"/>
              </w:rPr>
              <w:t>loan</w:t>
            </w:r>
            <w:proofErr w:type="spellEnd"/>
            <w:r>
              <w:rPr>
                <w:rFonts w:ascii="標楷體" w:hAnsi="標楷體" w:hint="eastAsia"/>
              </w:rPr>
              <w:t>報送欄位</w:t>
            </w:r>
          </w:p>
          <w:p w14:paraId="38044977" w14:textId="07D7A907" w:rsidR="00F45DAD" w:rsidRPr="002500FB" w:rsidRDefault="00F45DAD" w:rsidP="00F45DAD">
            <w:pPr>
              <w:pStyle w:val="11"/>
              <w:shd w:val="clear" w:color="auto" w:fill="FFFFFF" w:themeFill="background1"/>
              <w:spacing w:before="0" w:line="320" w:lineRule="exact"/>
              <w:ind w:left="0"/>
              <w:rPr>
                <w:rFonts w:ascii="標楷體" w:hAnsi="標楷體"/>
              </w:rPr>
            </w:pPr>
            <w:r>
              <w:rPr>
                <w:rFonts w:ascii="標楷體" w:hAnsi="標楷體"/>
              </w:rPr>
              <w:t>2</w:t>
            </w:r>
            <w:r>
              <w:rPr>
                <w:rFonts w:ascii="標楷體" w:hAnsi="標楷體" w:hint="eastAsia"/>
              </w:rPr>
              <w:t>.L</w:t>
            </w:r>
            <w:r>
              <w:rPr>
                <w:rFonts w:ascii="標楷體" w:hAnsi="標楷體"/>
              </w:rPr>
              <w:t>2416:</w:t>
            </w:r>
            <w:r>
              <w:rPr>
                <w:rFonts w:ascii="標楷體" w:hAnsi="標楷體" w:hint="eastAsia"/>
              </w:rPr>
              <w:t>移除修改原因</w:t>
            </w:r>
            <w:proofErr w:type="spellStart"/>
            <w:r>
              <w:rPr>
                <w:rFonts w:ascii="標楷體" w:hAnsi="標楷體" w:hint="eastAsia"/>
              </w:rPr>
              <w:t>E</w:t>
            </w:r>
            <w:r>
              <w:rPr>
                <w:rFonts w:ascii="標楷體" w:hAnsi="標楷體"/>
              </w:rPr>
              <w:t>loan</w:t>
            </w:r>
            <w:proofErr w:type="spellEnd"/>
            <w:r>
              <w:rPr>
                <w:rFonts w:ascii="標楷體" w:hAnsi="標楷體" w:hint="eastAsia"/>
              </w:rPr>
              <w:t>報送欄位</w:t>
            </w:r>
          </w:p>
        </w:tc>
        <w:tc>
          <w:tcPr>
            <w:tcW w:w="1134" w:type="dxa"/>
            <w:vAlign w:val="center"/>
          </w:tcPr>
          <w:p w14:paraId="178329E2" w14:textId="6B6CBC20"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1DEA79CD" w14:textId="77777777" w:rsidR="00F45DAD" w:rsidRPr="00734541" w:rsidRDefault="00F45DAD" w:rsidP="00F45DAD">
            <w:pPr>
              <w:pStyle w:val="11"/>
              <w:spacing w:before="0" w:line="320" w:lineRule="exact"/>
              <w:rPr>
                <w:rFonts w:ascii="標楷體" w:hAnsi="標楷體"/>
              </w:rPr>
            </w:pPr>
          </w:p>
        </w:tc>
        <w:tc>
          <w:tcPr>
            <w:tcW w:w="1440" w:type="dxa"/>
          </w:tcPr>
          <w:p w14:paraId="474F77E0" w14:textId="77777777" w:rsidR="00F45DAD" w:rsidRPr="00734541" w:rsidRDefault="00F45DAD" w:rsidP="00F45DAD">
            <w:pPr>
              <w:pStyle w:val="11"/>
              <w:spacing w:before="0" w:line="320" w:lineRule="exact"/>
              <w:rPr>
                <w:rFonts w:ascii="標楷體" w:hAnsi="標楷體"/>
              </w:rPr>
            </w:pPr>
          </w:p>
        </w:tc>
      </w:tr>
      <w:tr w:rsidR="00F45DAD" w:rsidRPr="00734541" w14:paraId="3CCE5501" w14:textId="77777777" w:rsidTr="00DD5461">
        <w:tc>
          <w:tcPr>
            <w:tcW w:w="1108" w:type="dxa"/>
            <w:vAlign w:val="center"/>
          </w:tcPr>
          <w:p w14:paraId="2A9AB518" w14:textId="6DBF0A53" w:rsidR="00F45DAD" w:rsidRDefault="00F45DAD" w:rsidP="00F45DAD">
            <w:pPr>
              <w:pStyle w:val="11"/>
              <w:spacing w:before="0" w:line="320" w:lineRule="exact"/>
              <w:rPr>
                <w:rFonts w:ascii="標楷體" w:hAnsi="標楷體"/>
              </w:rPr>
            </w:pPr>
            <w:r>
              <w:rPr>
                <w:rFonts w:ascii="標楷體" w:hAnsi="標楷體"/>
              </w:rPr>
              <w:t>V1.96</w:t>
            </w:r>
          </w:p>
        </w:tc>
        <w:tc>
          <w:tcPr>
            <w:tcW w:w="1581" w:type="dxa"/>
            <w:vAlign w:val="center"/>
          </w:tcPr>
          <w:p w14:paraId="0C222241" w14:textId="68342806"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022/04/01</w:t>
            </w:r>
          </w:p>
        </w:tc>
        <w:tc>
          <w:tcPr>
            <w:tcW w:w="4252" w:type="dxa"/>
            <w:shd w:val="clear" w:color="auto" w:fill="FFFFFF" w:themeFill="background1"/>
            <w:vAlign w:val="center"/>
          </w:tcPr>
          <w:p w14:paraId="6C63739B"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F35DF8">
              <w:rPr>
                <w:rFonts w:ascii="標楷體" w:hAnsi="標楷體" w:hint="eastAsia"/>
                <w:highlight w:val="lightGray"/>
              </w:rPr>
              <w:t>灰底</w:t>
            </w:r>
          </w:p>
          <w:p w14:paraId="140D97B9"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23C6880" w14:textId="2CCD42D3" w:rsidR="00F45DAD" w:rsidRDefault="00F45DAD" w:rsidP="003F1928">
            <w:pPr>
              <w:pStyle w:val="11"/>
              <w:numPr>
                <w:ilvl w:val="0"/>
                <w:numId w:val="38"/>
              </w:numPr>
              <w:shd w:val="clear" w:color="auto" w:fill="FFFFFF" w:themeFill="background1"/>
              <w:spacing w:before="0" w:line="320" w:lineRule="exact"/>
              <w:rPr>
                <w:rFonts w:ascii="標楷體" w:hAnsi="標楷體"/>
                <w:lang w:eastAsia="zh-HK"/>
              </w:rPr>
            </w:pPr>
            <w:r>
              <w:rPr>
                <w:rFonts w:ascii="標楷體" w:hAnsi="標楷體" w:hint="eastAsia"/>
              </w:rPr>
              <w:t>L</w:t>
            </w:r>
            <w:r>
              <w:rPr>
                <w:rFonts w:ascii="標楷體" w:hAnsi="標楷體"/>
              </w:rPr>
              <w:t>2</w:t>
            </w:r>
            <w:r>
              <w:rPr>
                <w:rFonts w:ascii="標楷體" w:hAnsi="標楷體" w:hint="eastAsia"/>
              </w:rPr>
              <w:t>1</w:t>
            </w:r>
            <w:r>
              <w:rPr>
                <w:rFonts w:ascii="標楷體" w:hAnsi="標楷體"/>
              </w:rPr>
              <w:t>1</w:t>
            </w:r>
            <w:r>
              <w:rPr>
                <w:rFonts w:ascii="標楷體" w:hAnsi="標楷體" w:hint="eastAsia"/>
              </w:rPr>
              <w:t>1</w:t>
            </w:r>
            <w:r>
              <w:rPr>
                <w:rFonts w:ascii="標楷體" w:hAnsi="標楷體"/>
              </w:rPr>
              <w:t>:</w:t>
            </w:r>
            <w:r w:rsidRPr="00734541">
              <w:rPr>
                <w:rFonts w:ascii="標楷體" w:hAnsi="標楷體" w:hint="eastAsia"/>
                <w:lang w:eastAsia="zh-HK"/>
              </w:rPr>
              <w:t>異動電文</w:t>
            </w:r>
          </w:p>
          <w:p w14:paraId="1488C480" w14:textId="0F974BB0" w:rsidR="00F45DAD" w:rsidRPr="00F35DF8"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(新增</w:t>
            </w:r>
            <w:proofErr w:type="spellStart"/>
            <w:r>
              <w:rPr>
                <w:rFonts w:ascii="標楷體" w:hAnsi="標楷體" w:hint="eastAsia"/>
              </w:rPr>
              <w:t>I</w:t>
            </w:r>
            <w:r>
              <w:rPr>
                <w:rFonts w:ascii="標楷體" w:hAnsi="標楷體"/>
              </w:rPr>
              <w:t>sDate</w:t>
            </w:r>
            <w:proofErr w:type="spellEnd"/>
            <w:r>
              <w:rPr>
                <w:rFonts w:ascii="標楷體" w:hAnsi="標楷體" w:hint="eastAsia"/>
              </w:rPr>
              <w:t>)配合案件申請檔</w:t>
            </w:r>
          </w:p>
        </w:tc>
        <w:tc>
          <w:tcPr>
            <w:tcW w:w="1134" w:type="dxa"/>
            <w:vAlign w:val="center"/>
          </w:tcPr>
          <w:p w14:paraId="5DE70E68" w14:textId="21987F04"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0420968F" w14:textId="77777777" w:rsidR="00F45DAD" w:rsidRPr="00734541" w:rsidRDefault="00F45DAD" w:rsidP="00F45DAD">
            <w:pPr>
              <w:pStyle w:val="11"/>
              <w:spacing w:before="0" w:line="320" w:lineRule="exact"/>
              <w:rPr>
                <w:rFonts w:ascii="標楷體" w:hAnsi="標楷體"/>
              </w:rPr>
            </w:pPr>
          </w:p>
        </w:tc>
        <w:tc>
          <w:tcPr>
            <w:tcW w:w="1440" w:type="dxa"/>
          </w:tcPr>
          <w:p w14:paraId="713C9934" w14:textId="77777777" w:rsidR="00F45DAD" w:rsidRPr="00734541" w:rsidRDefault="00F45DAD" w:rsidP="00F45DAD">
            <w:pPr>
              <w:pStyle w:val="11"/>
              <w:spacing w:before="0" w:line="320" w:lineRule="exact"/>
              <w:rPr>
                <w:rFonts w:ascii="標楷體" w:hAnsi="標楷體"/>
              </w:rPr>
            </w:pPr>
          </w:p>
        </w:tc>
      </w:tr>
      <w:tr w:rsidR="00A00F7D" w:rsidRPr="00734541" w14:paraId="05778FE8" w14:textId="77777777" w:rsidTr="00DD5461">
        <w:tc>
          <w:tcPr>
            <w:tcW w:w="1108" w:type="dxa"/>
            <w:vAlign w:val="center"/>
          </w:tcPr>
          <w:p w14:paraId="5800AD19" w14:textId="0FF21C15" w:rsidR="00A00F7D" w:rsidRDefault="00A00F7D" w:rsidP="00F45DAD">
            <w:pPr>
              <w:pStyle w:val="11"/>
              <w:spacing w:before="0" w:line="320" w:lineRule="exact"/>
              <w:rPr>
                <w:rFonts w:ascii="標楷體" w:hAnsi="標楷體"/>
              </w:rPr>
            </w:pPr>
            <w:r>
              <w:rPr>
                <w:rFonts w:ascii="標楷體" w:hAnsi="標楷體"/>
              </w:rPr>
              <w:t>V1.97</w:t>
            </w:r>
          </w:p>
        </w:tc>
        <w:tc>
          <w:tcPr>
            <w:tcW w:w="1581" w:type="dxa"/>
            <w:vAlign w:val="center"/>
          </w:tcPr>
          <w:p w14:paraId="2CFD8CD2" w14:textId="3CC380AE" w:rsidR="00A00F7D" w:rsidRDefault="00A00F7D" w:rsidP="00F45DAD">
            <w:pPr>
              <w:pStyle w:val="11"/>
              <w:spacing w:before="0" w:line="320" w:lineRule="exact"/>
              <w:rPr>
                <w:rFonts w:ascii="標楷體" w:hAnsi="標楷體"/>
              </w:rPr>
            </w:pPr>
            <w:r>
              <w:rPr>
                <w:rFonts w:ascii="標楷體" w:hAnsi="標楷體" w:hint="eastAsia"/>
              </w:rPr>
              <w:t>2</w:t>
            </w:r>
            <w:r>
              <w:rPr>
                <w:rFonts w:ascii="標楷體" w:hAnsi="標楷體"/>
              </w:rPr>
              <w:t>022/04/</w:t>
            </w:r>
            <w:r w:rsidR="0080675B">
              <w:rPr>
                <w:rFonts w:ascii="標楷體" w:hAnsi="標楷體"/>
              </w:rPr>
              <w:t>15</w:t>
            </w:r>
          </w:p>
        </w:tc>
        <w:tc>
          <w:tcPr>
            <w:tcW w:w="4252" w:type="dxa"/>
            <w:shd w:val="clear" w:color="auto" w:fill="FFFFFF" w:themeFill="background1"/>
            <w:vAlign w:val="center"/>
          </w:tcPr>
          <w:p w14:paraId="046BE5A2" w14:textId="2E03270D"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A00F7D">
              <w:rPr>
                <w:rFonts w:ascii="標楷體" w:hAnsi="標楷體" w:hint="eastAsia"/>
                <w:highlight w:val="yellow"/>
              </w:rPr>
              <w:t>黃底</w:t>
            </w:r>
          </w:p>
          <w:p w14:paraId="3A552ED9" w14:textId="77777777"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70F3211B" w14:textId="194AFB1F" w:rsidR="00A00F7D" w:rsidRDefault="00A00F7D" w:rsidP="00A00F7D">
            <w:pPr>
              <w:pStyle w:val="11"/>
              <w:shd w:val="clear" w:color="auto" w:fill="FFFFFF" w:themeFill="background1"/>
              <w:spacing w:before="0" w:line="320" w:lineRule="exact"/>
              <w:ind w:left="0"/>
              <w:rPr>
                <w:rFonts w:ascii="標楷體" w:hAnsi="標楷體"/>
                <w:lang w:eastAsia="zh-HK"/>
              </w:rPr>
            </w:pPr>
            <w:r>
              <w:rPr>
                <w:rFonts w:ascii="標楷體" w:hAnsi="標楷體" w:hint="eastAsia"/>
              </w:rPr>
              <w:t>1.L</w:t>
            </w:r>
            <w:r>
              <w:rPr>
                <w:rFonts w:ascii="標楷體" w:hAnsi="標楷體"/>
              </w:rPr>
              <w:t>2415:</w:t>
            </w:r>
            <w:r>
              <w:rPr>
                <w:rFonts w:ascii="標楷體" w:hAnsi="標楷體" w:hint="eastAsia"/>
                <w:lang w:eastAsia="zh-HK"/>
              </w:rPr>
              <w:t>欄位備註</w:t>
            </w:r>
            <w:r>
              <w:rPr>
                <w:rFonts w:ascii="標楷體" w:hAnsi="標楷體" w:hint="eastAsia"/>
              </w:rPr>
              <w:t>(</w:t>
            </w:r>
            <w:r w:rsidRPr="008F20B5">
              <w:rPr>
                <w:rFonts w:ascii="標楷體" w:hAnsi="標楷體" w:cs="新細明體" w:hint="eastAsia"/>
                <w:color w:val="000000"/>
              </w:rPr>
              <w:t>建物主要建材</w:t>
            </w:r>
            <w:r>
              <w:rPr>
                <w:rFonts w:ascii="標楷體" w:hAnsi="標楷體" w:hint="eastAsia"/>
              </w:rPr>
              <w:t>)</w:t>
            </w:r>
          </w:p>
          <w:p w14:paraId="16102DFB" w14:textId="06598750" w:rsidR="00A00F7D" w:rsidRDefault="00A00F7D" w:rsidP="00DD5461">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w:t>
            </w:r>
            <w:r>
              <w:rPr>
                <w:rFonts w:ascii="標楷體" w:hAnsi="標楷體" w:hint="eastAsia"/>
              </w:rPr>
              <w:t>L</w:t>
            </w:r>
            <w:r>
              <w:rPr>
                <w:rFonts w:ascii="標楷體" w:hAnsi="標楷體"/>
              </w:rPr>
              <w:t>4610:</w:t>
            </w:r>
            <w:r>
              <w:rPr>
                <w:rFonts w:ascii="標楷體" w:hAnsi="標楷體" w:hint="eastAsia"/>
              </w:rPr>
              <w:t>欄位備註(</w:t>
            </w:r>
            <w:r w:rsidRPr="004A1C2C">
              <w:rPr>
                <w:rFonts w:ascii="標楷體" w:hAnsi="標楷體" w:cs="新細明體" w:hint="eastAsia"/>
              </w:rPr>
              <w:t>保險類別</w:t>
            </w:r>
            <w:r>
              <w:rPr>
                <w:rFonts w:ascii="標楷體" w:hAnsi="標楷體" w:hint="eastAsia"/>
              </w:rPr>
              <w:t>)</w:t>
            </w:r>
          </w:p>
        </w:tc>
        <w:tc>
          <w:tcPr>
            <w:tcW w:w="1134" w:type="dxa"/>
            <w:vAlign w:val="center"/>
          </w:tcPr>
          <w:p w14:paraId="05C0B9EC" w14:textId="46EC3FEF" w:rsidR="00A00F7D" w:rsidRDefault="00A00F7D" w:rsidP="00F45DAD">
            <w:pPr>
              <w:pStyle w:val="11"/>
              <w:spacing w:before="0" w:line="320" w:lineRule="exact"/>
              <w:rPr>
                <w:rFonts w:ascii="標楷體" w:hAnsi="標楷體"/>
              </w:rPr>
            </w:pPr>
            <w:r>
              <w:rPr>
                <w:rFonts w:ascii="標楷體" w:hAnsi="標楷體" w:hint="eastAsia"/>
              </w:rPr>
              <w:t>陳昱衡</w:t>
            </w:r>
          </w:p>
        </w:tc>
        <w:tc>
          <w:tcPr>
            <w:tcW w:w="713" w:type="dxa"/>
          </w:tcPr>
          <w:p w14:paraId="4DA94E01" w14:textId="77777777" w:rsidR="00A00F7D" w:rsidRPr="00734541" w:rsidRDefault="00A00F7D" w:rsidP="00F45DAD">
            <w:pPr>
              <w:pStyle w:val="11"/>
              <w:spacing w:before="0" w:line="320" w:lineRule="exact"/>
              <w:rPr>
                <w:rFonts w:ascii="標楷體" w:hAnsi="標楷體"/>
              </w:rPr>
            </w:pPr>
          </w:p>
        </w:tc>
        <w:tc>
          <w:tcPr>
            <w:tcW w:w="1440" w:type="dxa"/>
          </w:tcPr>
          <w:p w14:paraId="732249D6" w14:textId="77777777" w:rsidR="00A00F7D" w:rsidRPr="00734541" w:rsidRDefault="00A00F7D" w:rsidP="00F45DAD">
            <w:pPr>
              <w:pStyle w:val="11"/>
              <w:spacing w:before="0" w:line="320" w:lineRule="exact"/>
              <w:rPr>
                <w:rFonts w:ascii="標楷體" w:hAnsi="標楷體"/>
              </w:rPr>
            </w:pPr>
          </w:p>
        </w:tc>
      </w:tr>
      <w:tr w:rsidR="00D22ECB" w:rsidRPr="00734541" w14:paraId="4F64C329" w14:textId="77777777" w:rsidTr="00DD5461">
        <w:tc>
          <w:tcPr>
            <w:tcW w:w="1108" w:type="dxa"/>
            <w:vAlign w:val="center"/>
          </w:tcPr>
          <w:p w14:paraId="230FDB89" w14:textId="571E0BB5" w:rsidR="00D22ECB" w:rsidRDefault="00D22ECB" w:rsidP="00D22ECB">
            <w:pPr>
              <w:pStyle w:val="11"/>
              <w:spacing w:before="0" w:line="320" w:lineRule="exact"/>
              <w:rPr>
                <w:rFonts w:ascii="標楷體" w:hAnsi="標楷體"/>
              </w:rPr>
            </w:pPr>
            <w:r>
              <w:rPr>
                <w:rFonts w:ascii="標楷體" w:hAnsi="標楷體"/>
              </w:rPr>
              <w:t>V1.9</w:t>
            </w:r>
            <w:r>
              <w:rPr>
                <w:rFonts w:ascii="標楷體" w:hAnsi="標楷體" w:hint="eastAsia"/>
              </w:rPr>
              <w:t>8</w:t>
            </w:r>
          </w:p>
        </w:tc>
        <w:tc>
          <w:tcPr>
            <w:tcW w:w="1581" w:type="dxa"/>
            <w:vAlign w:val="center"/>
          </w:tcPr>
          <w:p w14:paraId="3265DE67" w14:textId="53F3038E" w:rsidR="00D22ECB" w:rsidRDefault="00D22ECB" w:rsidP="00D22ECB">
            <w:pPr>
              <w:pStyle w:val="11"/>
              <w:spacing w:before="0" w:line="320" w:lineRule="exact"/>
              <w:rPr>
                <w:rFonts w:ascii="標楷體" w:hAnsi="標楷體"/>
              </w:rPr>
            </w:pPr>
            <w:r>
              <w:rPr>
                <w:rFonts w:ascii="標楷體" w:hAnsi="標楷體" w:hint="eastAsia"/>
              </w:rPr>
              <w:t>2</w:t>
            </w:r>
            <w:r>
              <w:rPr>
                <w:rFonts w:ascii="標楷體" w:hAnsi="標楷體"/>
              </w:rPr>
              <w:t>022/</w:t>
            </w:r>
            <w:r>
              <w:rPr>
                <w:rFonts w:ascii="標楷體" w:hAnsi="標楷體" w:hint="eastAsia"/>
              </w:rPr>
              <w:t>06</w:t>
            </w:r>
            <w:r>
              <w:rPr>
                <w:rFonts w:ascii="標楷體" w:hAnsi="標楷體"/>
              </w:rPr>
              <w:t>/</w:t>
            </w:r>
            <w:r>
              <w:rPr>
                <w:rFonts w:ascii="標楷體" w:hAnsi="標楷體" w:hint="eastAsia"/>
              </w:rPr>
              <w:t>02</w:t>
            </w:r>
          </w:p>
        </w:tc>
        <w:tc>
          <w:tcPr>
            <w:tcW w:w="4252" w:type="dxa"/>
            <w:shd w:val="clear" w:color="auto" w:fill="FFFFFF" w:themeFill="background1"/>
            <w:vAlign w:val="center"/>
          </w:tcPr>
          <w:p w14:paraId="6218E48F" w14:textId="43FCD17F" w:rsidR="00842CFE" w:rsidRDefault="00D22EC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00842CFE" w:rsidRPr="00C5551B">
              <w:rPr>
                <w:rFonts w:ascii="標楷體" w:hAnsi="標楷體" w:hint="eastAsia"/>
                <w:highlight w:val="darkGreen"/>
              </w:rPr>
              <w:t>綠底</w:t>
            </w:r>
          </w:p>
          <w:p w14:paraId="0911E1C6" w14:textId="784BC21C" w:rsidR="00D22ECB" w:rsidRPr="00D61303" w:rsidRDefault="00842CFE" w:rsidP="00842CFE">
            <w:pPr>
              <w:pStyle w:val="11"/>
              <w:shd w:val="clear" w:color="auto" w:fill="FFFFFF" w:themeFill="background1"/>
              <w:spacing w:before="0" w:line="320" w:lineRule="exact"/>
              <w:ind w:left="0"/>
              <w:rPr>
                <w:rFonts w:ascii="標楷體" w:hAnsi="標楷體"/>
                <w:color w:val="FF0000"/>
              </w:rPr>
            </w:pPr>
            <w:r>
              <w:rPr>
                <w:rFonts w:ascii="標楷體" w:hAnsi="標楷體"/>
              </w:rPr>
              <w:t>L7205</w:t>
            </w:r>
            <w:r>
              <w:rPr>
                <w:rFonts w:ascii="標楷體" w:hAnsi="標楷體" w:hint="eastAsia"/>
              </w:rPr>
              <w:t>：新增</w:t>
            </w:r>
            <w:r w:rsidR="00D61303" w:rsidRPr="00D61303">
              <w:rPr>
                <w:rFonts w:ascii="標楷體" w:hAnsi="標楷體" w:hint="eastAsia"/>
                <w:lang w:eastAsia="zh-HK"/>
              </w:rPr>
              <w:t>上傳檔案資料欄位</w:t>
            </w:r>
            <w:r w:rsidR="00D61303" w:rsidRPr="00D61303">
              <w:rPr>
                <w:rFonts w:ascii="標楷體" w:hAnsi="標楷體"/>
                <w:lang w:eastAsia="zh-HK"/>
              </w:rPr>
              <w:t>說明</w:t>
            </w:r>
            <w:r w:rsidR="00D61303" w:rsidRPr="00D61303">
              <w:rPr>
                <w:rFonts w:ascii="標楷體" w:hAnsi="標楷體" w:hint="eastAsia"/>
                <w:lang w:eastAsia="zh-HK"/>
              </w:rPr>
              <w:t>(XLSX、XLS格式)</w:t>
            </w:r>
            <w:r w:rsidRPr="00D61303">
              <w:rPr>
                <w:rFonts w:ascii="標楷體" w:hAnsi="標楷體"/>
                <w:color w:val="FF0000"/>
              </w:rPr>
              <w:t xml:space="preserve"> </w:t>
            </w:r>
          </w:p>
        </w:tc>
        <w:tc>
          <w:tcPr>
            <w:tcW w:w="1134" w:type="dxa"/>
            <w:vAlign w:val="center"/>
          </w:tcPr>
          <w:p w14:paraId="0E0F1FEE" w14:textId="3CD370FB" w:rsidR="00D22ECB" w:rsidRDefault="00D22ECB" w:rsidP="00D22ECB">
            <w:pPr>
              <w:pStyle w:val="11"/>
              <w:spacing w:before="0" w:line="320" w:lineRule="exact"/>
              <w:rPr>
                <w:rFonts w:ascii="標楷體" w:hAnsi="標楷體"/>
              </w:rPr>
            </w:pPr>
            <w:r>
              <w:rPr>
                <w:rFonts w:ascii="標楷體" w:hAnsi="標楷體" w:hint="eastAsia"/>
              </w:rPr>
              <w:t>林楷杰</w:t>
            </w:r>
          </w:p>
        </w:tc>
        <w:tc>
          <w:tcPr>
            <w:tcW w:w="713" w:type="dxa"/>
          </w:tcPr>
          <w:p w14:paraId="7548AD5F" w14:textId="77777777" w:rsidR="00D22ECB" w:rsidRPr="00734541" w:rsidRDefault="00D22ECB" w:rsidP="00D22ECB">
            <w:pPr>
              <w:pStyle w:val="11"/>
              <w:spacing w:before="0" w:line="320" w:lineRule="exact"/>
              <w:rPr>
                <w:rFonts w:ascii="標楷體" w:hAnsi="標楷體"/>
              </w:rPr>
            </w:pPr>
          </w:p>
        </w:tc>
        <w:tc>
          <w:tcPr>
            <w:tcW w:w="1440" w:type="dxa"/>
          </w:tcPr>
          <w:p w14:paraId="00301365" w14:textId="77777777" w:rsidR="00D22ECB" w:rsidRPr="00734541" w:rsidRDefault="00D22ECB" w:rsidP="00D22ECB">
            <w:pPr>
              <w:pStyle w:val="11"/>
              <w:spacing w:before="0" w:line="320" w:lineRule="exact"/>
              <w:rPr>
                <w:rFonts w:ascii="標楷體" w:hAnsi="標楷體"/>
              </w:rPr>
            </w:pPr>
          </w:p>
        </w:tc>
      </w:tr>
      <w:tr w:rsidR="003F1928" w:rsidRPr="00734541" w14:paraId="6A365FD7" w14:textId="77777777" w:rsidTr="00DD5461">
        <w:tc>
          <w:tcPr>
            <w:tcW w:w="1108" w:type="dxa"/>
            <w:vAlign w:val="center"/>
          </w:tcPr>
          <w:p w14:paraId="1E088E75" w14:textId="7BABEC22" w:rsidR="003F1928" w:rsidRDefault="003F1928" w:rsidP="00D22ECB">
            <w:pPr>
              <w:pStyle w:val="11"/>
              <w:spacing w:before="0" w:line="320" w:lineRule="exact"/>
              <w:rPr>
                <w:rFonts w:ascii="標楷體" w:hAnsi="標楷體"/>
              </w:rPr>
            </w:pPr>
            <w:r>
              <w:rPr>
                <w:rFonts w:ascii="標楷體" w:hAnsi="標楷體" w:hint="eastAsia"/>
              </w:rPr>
              <w:t>V</w:t>
            </w:r>
            <w:r>
              <w:rPr>
                <w:rFonts w:ascii="標楷體" w:hAnsi="標楷體"/>
              </w:rPr>
              <w:t>1.99</w:t>
            </w:r>
          </w:p>
        </w:tc>
        <w:tc>
          <w:tcPr>
            <w:tcW w:w="1581" w:type="dxa"/>
            <w:vAlign w:val="center"/>
          </w:tcPr>
          <w:p w14:paraId="494DD19B" w14:textId="1044CE77" w:rsidR="003F1928" w:rsidRDefault="003F1928" w:rsidP="00D22ECB">
            <w:pPr>
              <w:pStyle w:val="11"/>
              <w:spacing w:before="0" w:line="320" w:lineRule="exact"/>
              <w:rPr>
                <w:rFonts w:ascii="標楷體" w:hAnsi="標楷體"/>
              </w:rPr>
            </w:pPr>
            <w:r>
              <w:rPr>
                <w:rFonts w:ascii="標楷體" w:hAnsi="標楷體" w:hint="eastAsia"/>
              </w:rPr>
              <w:t>2</w:t>
            </w:r>
            <w:r>
              <w:rPr>
                <w:rFonts w:ascii="標楷體" w:hAnsi="標楷體"/>
              </w:rPr>
              <w:t>022/07/01</w:t>
            </w:r>
          </w:p>
        </w:tc>
        <w:tc>
          <w:tcPr>
            <w:tcW w:w="4252" w:type="dxa"/>
            <w:shd w:val="clear" w:color="auto" w:fill="FFFFFF" w:themeFill="background1"/>
            <w:vAlign w:val="center"/>
          </w:tcPr>
          <w:p w14:paraId="47AC2175" w14:textId="5B70756D"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3E5A17">
              <w:rPr>
                <w:rFonts w:ascii="標楷體" w:hAnsi="標楷體" w:hint="eastAsia"/>
                <w:color w:val="FF0000"/>
                <w:highlight w:val="green"/>
              </w:rPr>
              <w:t>綠</w:t>
            </w:r>
            <w:r w:rsidR="002E2222" w:rsidRPr="003E5A17">
              <w:rPr>
                <w:rFonts w:ascii="標楷體" w:hAnsi="標楷體" w:hint="eastAsia"/>
                <w:color w:val="FF0000"/>
                <w:highlight w:val="green"/>
              </w:rPr>
              <w:t>底紅字</w:t>
            </w:r>
          </w:p>
          <w:p w14:paraId="26235A69" w14:textId="77777777"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96EFC80" w14:textId="457EDFD1" w:rsidR="003F1928" w:rsidRDefault="002E2222"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sidR="003E5A17">
              <w:rPr>
                <w:rFonts w:ascii="標楷體" w:hAnsi="標楷體" w:hint="eastAsia"/>
              </w:rPr>
              <w:t>異動電文,</w:t>
            </w:r>
            <w:r>
              <w:rPr>
                <w:rFonts w:ascii="標楷體" w:hAnsi="標楷體" w:hint="eastAsia"/>
              </w:rPr>
              <w:t>新增綠色授信等5欄</w:t>
            </w:r>
          </w:p>
        </w:tc>
        <w:tc>
          <w:tcPr>
            <w:tcW w:w="1134" w:type="dxa"/>
            <w:vAlign w:val="center"/>
          </w:tcPr>
          <w:p w14:paraId="41D9A87F" w14:textId="681C8A3A" w:rsidR="003F1928" w:rsidRDefault="003E5A17" w:rsidP="00D22ECB">
            <w:pPr>
              <w:pStyle w:val="11"/>
              <w:spacing w:before="0" w:line="320" w:lineRule="exact"/>
              <w:rPr>
                <w:rFonts w:ascii="標楷體" w:hAnsi="標楷體"/>
              </w:rPr>
            </w:pPr>
            <w:r>
              <w:rPr>
                <w:rFonts w:ascii="標楷體" w:hAnsi="標楷體" w:hint="eastAsia"/>
              </w:rPr>
              <w:t>蘇曉玲</w:t>
            </w:r>
          </w:p>
        </w:tc>
        <w:tc>
          <w:tcPr>
            <w:tcW w:w="713" w:type="dxa"/>
          </w:tcPr>
          <w:p w14:paraId="5621DC7D" w14:textId="77777777" w:rsidR="003F1928" w:rsidRPr="00734541" w:rsidRDefault="003F1928" w:rsidP="00D22ECB">
            <w:pPr>
              <w:pStyle w:val="11"/>
              <w:spacing w:before="0" w:line="320" w:lineRule="exact"/>
              <w:rPr>
                <w:rFonts w:ascii="標楷體" w:hAnsi="標楷體"/>
              </w:rPr>
            </w:pPr>
          </w:p>
        </w:tc>
        <w:tc>
          <w:tcPr>
            <w:tcW w:w="1440" w:type="dxa"/>
          </w:tcPr>
          <w:p w14:paraId="6C1484C5" w14:textId="77777777" w:rsidR="003F1928" w:rsidRPr="00734541" w:rsidRDefault="003F1928" w:rsidP="00D22ECB">
            <w:pPr>
              <w:pStyle w:val="11"/>
              <w:spacing w:before="0" w:line="320" w:lineRule="exact"/>
              <w:rPr>
                <w:rFonts w:ascii="標楷體" w:hAnsi="標楷體"/>
              </w:rPr>
            </w:pPr>
          </w:p>
        </w:tc>
      </w:tr>
      <w:tr w:rsidR="00D73CDB" w:rsidRPr="00734541" w14:paraId="54BFCEDB" w14:textId="77777777" w:rsidTr="00DD5461">
        <w:tc>
          <w:tcPr>
            <w:tcW w:w="1108" w:type="dxa"/>
            <w:vAlign w:val="center"/>
          </w:tcPr>
          <w:p w14:paraId="03791EFD" w14:textId="5F45066C" w:rsidR="00D73CDB" w:rsidRDefault="00D73CDB" w:rsidP="00D22ECB">
            <w:pPr>
              <w:pStyle w:val="11"/>
              <w:spacing w:before="0" w:line="320" w:lineRule="exact"/>
              <w:rPr>
                <w:rFonts w:ascii="標楷體" w:hAnsi="標楷體"/>
              </w:rPr>
            </w:pPr>
            <w:r>
              <w:rPr>
                <w:rFonts w:ascii="標楷體" w:hAnsi="標楷體"/>
              </w:rPr>
              <w:t>V2.00</w:t>
            </w:r>
          </w:p>
        </w:tc>
        <w:tc>
          <w:tcPr>
            <w:tcW w:w="1581" w:type="dxa"/>
            <w:vAlign w:val="center"/>
          </w:tcPr>
          <w:p w14:paraId="58A67B38" w14:textId="71291C63" w:rsidR="00D73CDB" w:rsidRDefault="00D73CDB" w:rsidP="00D22ECB">
            <w:pPr>
              <w:pStyle w:val="11"/>
              <w:spacing w:before="0" w:line="320" w:lineRule="exact"/>
              <w:rPr>
                <w:rFonts w:ascii="標楷體" w:hAnsi="標楷體"/>
              </w:rPr>
            </w:pPr>
            <w:r>
              <w:rPr>
                <w:rFonts w:ascii="標楷體" w:hAnsi="標楷體" w:hint="eastAsia"/>
              </w:rPr>
              <w:t>2</w:t>
            </w:r>
            <w:r>
              <w:rPr>
                <w:rFonts w:ascii="標楷體" w:hAnsi="標楷體"/>
              </w:rPr>
              <w:t>022/12/</w:t>
            </w:r>
            <w:r w:rsidR="006619D8">
              <w:rPr>
                <w:rFonts w:ascii="標楷體" w:hAnsi="標楷體" w:hint="eastAsia"/>
              </w:rPr>
              <w:t>23</w:t>
            </w:r>
          </w:p>
        </w:tc>
        <w:tc>
          <w:tcPr>
            <w:tcW w:w="4252" w:type="dxa"/>
            <w:shd w:val="clear" w:color="auto" w:fill="FFFFFF" w:themeFill="background1"/>
            <w:vAlign w:val="center"/>
          </w:tcPr>
          <w:p w14:paraId="7A544B01" w14:textId="5D378083" w:rsidR="00D73CDB" w:rsidRDefault="00D73CD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C7359E" w:rsidRPr="00C7359E">
              <w:rPr>
                <w:rFonts w:ascii="標楷體" w:hAnsi="標楷體" w:hint="eastAsia"/>
                <w:highlight w:val="cyan"/>
              </w:rPr>
              <w:t>藍底</w:t>
            </w:r>
          </w:p>
          <w:p w14:paraId="2556AFCC" w14:textId="77777777" w:rsidR="00D73CDB" w:rsidRDefault="00D73CDB" w:rsidP="00D73CDB">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5D1ECBD" w14:textId="352DB3A2" w:rsidR="00D73CDB" w:rsidRDefault="00C7359E"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Pr>
                <w:rFonts w:ascii="標楷體" w:hAnsi="標楷體" w:hint="eastAsia"/>
              </w:rPr>
              <w:t>異動電文,新增購地貸款相關2欄</w:t>
            </w:r>
            <w:r w:rsidR="00DD6B5A">
              <w:rPr>
                <w:rFonts w:ascii="標楷體" w:hAnsi="標楷體" w:hint="eastAsia"/>
              </w:rPr>
              <w:t>,綁約條件相關欄位</w:t>
            </w:r>
          </w:p>
        </w:tc>
        <w:tc>
          <w:tcPr>
            <w:tcW w:w="1134" w:type="dxa"/>
            <w:vAlign w:val="center"/>
          </w:tcPr>
          <w:p w14:paraId="6173B685" w14:textId="0BA75CFB" w:rsidR="00D73CDB" w:rsidRDefault="00C7359E" w:rsidP="00D22ECB">
            <w:pPr>
              <w:pStyle w:val="11"/>
              <w:spacing w:before="0" w:line="320" w:lineRule="exact"/>
              <w:rPr>
                <w:rFonts w:ascii="標楷體" w:hAnsi="標楷體"/>
              </w:rPr>
            </w:pPr>
            <w:r>
              <w:rPr>
                <w:rFonts w:ascii="標楷體" w:hAnsi="標楷體" w:hint="eastAsia"/>
              </w:rPr>
              <w:t>蘇曉玲</w:t>
            </w:r>
          </w:p>
        </w:tc>
        <w:tc>
          <w:tcPr>
            <w:tcW w:w="713" w:type="dxa"/>
          </w:tcPr>
          <w:p w14:paraId="2F2DFE6F" w14:textId="77777777" w:rsidR="00D73CDB" w:rsidRPr="00734541" w:rsidRDefault="00D73CDB" w:rsidP="00D22ECB">
            <w:pPr>
              <w:pStyle w:val="11"/>
              <w:spacing w:before="0" w:line="320" w:lineRule="exact"/>
              <w:rPr>
                <w:rFonts w:ascii="標楷體" w:hAnsi="標楷體"/>
              </w:rPr>
            </w:pPr>
          </w:p>
        </w:tc>
        <w:tc>
          <w:tcPr>
            <w:tcW w:w="1440" w:type="dxa"/>
          </w:tcPr>
          <w:p w14:paraId="1286B44E" w14:textId="77777777" w:rsidR="00D73CDB" w:rsidRPr="00734541" w:rsidRDefault="00D73CDB" w:rsidP="00D22ECB">
            <w:pPr>
              <w:pStyle w:val="11"/>
              <w:spacing w:before="0" w:line="320" w:lineRule="exact"/>
              <w:rPr>
                <w:rFonts w:ascii="標楷體" w:hAnsi="標楷體"/>
              </w:rPr>
            </w:pPr>
          </w:p>
        </w:tc>
      </w:tr>
      <w:tr w:rsidR="00D65913" w:rsidRPr="00734541" w14:paraId="3D26D08D" w14:textId="77777777" w:rsidTr="00DD5461">
        <w:tc>
          <w:tcPr>
            <w:tcW w:w="1108" w:type="dxa"/>
            <w:vAlign w:val="center"/>
          </w:tcPr>
          <w:p w14:paraId="333B6D6D" w14:textId="134DA4DA" w:rsidR="00D65913" w:rsidRDefault="00D65913" w:rsidP="00D22ECB">
            <w:pPr>
              <w:pStyle w:val="11"/>
              <w:spacing w:before="0" w:line="320" w:lineRule="exact"/>
              <w:rPr>
                <w:rFonts w:ascii="標楷體" w:hAnsi="標楷體"/>
              </w:rPr>
            </w:pPr>
            <w:r>
              <w:rPr>
                <w:rFonts w:ascii="標楷體" w:hAnsi="標楷體" w:hint="eastAsia"/>
              </w:rPr>
              <w:t>V</w:t>
            </w:r>
            <w:r>
              <w:rPr>
                <w:rFonts w:ascii="標楷體" w:hAnsi="標楷體"/>
              </w:rPr>
              <w:t>2.01</w:t>
            </w:r>
          </w:p>
        </w:tc>
        <w:tc>
          <w:tcPr>
            <w:tcW w:w="1581" w:type="dxa"/>
            <w:vAlign w:val="center"/>
          </w:tcPr>
          <w:p w14:paraId="09E1C225" w14:textId="5A78A560" w:rsidR="00D65913" w:rsidRDefault="00D65913" w:rsidP="00D22ECB">
            <w:pPr>
              <w:pStyle w:val="11"/>
              <w:spacing w:before="0" w:line="320" w:lineRule="exact"/>
              <w:rPr>
                <w:rFonts w:ascii="標楷體" w:hAnsi="標楷體"/>
              </w:rPr>
            </w:pPr>
            <w:r>
              <w:rPr>
                <w:rFonts w:ascii="標楷體" w:hAnsi="標楷體" w:hint="eastAsia"/>
              </w:rPr>
              <w:t>2</w:t>
            </w:r>
            <w:r>
              <w:rPr>
                <w:rFonts w:ascii="標楷體" w:hAnsi="標楷體"/>
              </w:rPr>
              <w:t>022/12/30</w:t>
            </w:r>
          </w:p>
        </w:tc>
        <w:tc>
          <w:tcPr>
            <w:tcW w:w="4252" w:type="dxa"/>
            <w:shd w:val="clear" w:color="auto" w:fill="FFFFFF" w:themeFill="background1"/>
            <w:vAlign w:val="center"/>
          </w:tcPr>
          <w:p w14:paraId="2A2AB7D8" w14:textId="1E64E71D" w:rsidR="00D65913" w:rsidRDefault="00F06562"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Pr>
                <w:rFonts w:ascii="標楷體" w:hAnsi="標楷體" w:hint="eastAsia"/>
              </w:rPr>
              <w:t>:</w:t>
            </w:r>
            <w:r w:rsidR="0024502E" w:rsidRPr="00A00F7D">
              <w:rPr>
                <w:rFonts w:ascii="標楷體" w:hAnsi="標楷體" w:hint="eastAsia"/>
                <w:highlight w:val="yellow"/>
              </w:rPr>
              <w:t>黃底</w:t>
            </w:r>
          </w:p>
          <w:p w14:paraId="3B25FF5B" w14:textId="328CCC3A" w:rsidR="00F06562" w:rsidRDefault="00F06562" w:rsidP="001218F7">
            <w:pPr>
              <w:pStyle w:val="11"/>
              <w:numPr>
                <w:ilvl w:val="0"/>
                <w:numId w:val="40"/>
              </w:numPr>
              <w:shd w:val="clear" w:color="auto" w:fill="FFFFFF" w:themeFill="background1"/>
              <w:spacing w:before="0" w:line="320" w:lineRule="exact"/>
              <w:rPr>
                <w:rFonts w:ascii="標楷體" w:hAnsi="標楷體"/>
              </w:rPr>
            </w:pPr>
            <w:r>
              <w:rPr>
                <w:rFonts w:ascii="標楷體" w:hAnsi="標楷體"/>
              </w:rPr>
              <w:t>L7205:</w:t>
            </w:r>
            <w:r w:rsidR="0024502E">
              <w:rPr>
                <w:rFonts w:ascii="標楷體" w:hAnsi="標楷體" w:hint="eastAsia"/>
              </w:rPr>
              <w:t>調整敘述</w:t>
            </w:r>
          </w:p>
          <w:p w14:paraId="03C32E91" w14:textId="77777777" w:rsidR="001218F7" w:rsidRDefault="001218F7" w:rsidP="001218F7">
            <w:pPr>
              <w:pStyle w:val="11"/>
              <w:numPr>
                <w:ilvl w:val="0"/>
                <w:numId w:val="40"/>
              </w:numPr>
              <w:shd w:val="clear" w:color="auto" w:fill="FFFFFF" w:themeFill="background1"/>
              <w:spacing w:before="0" w:line="320" w:lineRule="exact"/>
              <w:rPr>
                <w:rFonts w:ascii="標楷體" w:hAnsi="標楷體"/>
              </w:rPr>
            </w:pPr>
            <w:r>
              <w:rPr>
                <w:rFonts w:ascii="標楷體" w:hAnsi="標楷體" w:hint="eastAsia"/>
              </w:rPr>
              <w:t>第二章需求說明2.2非功能性需求，增[欄位長度]說明</w:t>
            </w:r>
          </w:p>
          <w:p w14:paraId="32461D54" w14:textId="77777777" w:rsidR="00795AEF" w:rsidRDefault="00795AEF" w:rsidP="003D7544">
            <w:pPr>
              <w:pStyle w:val="11"/>
              <w:shd w:val="clear" w:color="auto" w:fill="FFFFFF" w:themeFill="background1"/>
              <w:spacing w:before="0" w:line="320" w:lineRule="exact"/>
              <w:ind w:left="0"/>
              <w:rPr>
                <w:rFonts w:ascii="標楷體" w:hAnsi="標楷體"/>
              </w:rPr>
            </w:pPr>
          </w:p>
          <w:p w14:paraId="34E1CD39" w14:textId="7E663682" w:rsidR="003D7544" w:rsidRDefault="003D7544" w:rsidP="003D7544">
            <w:pPr>
              <w:pStyle w:val="11"/>
              <w:shd w:val="clear" w:color="auto" w:fill="FFFFFF" w:themeFill="background1"/>
              <w:spacing w:before="0" w:line="320" w:lineRule="exact"/>
              <w:ind w:left="0"/>
              <w:rPr>
                <w:rFonts w:ascii="標楷體" w:hAnsi="標楷體"/>
              </w:rPr>
            </w:pPr>
            <w:r>
              <w:rPr>
                <w:rFonts w:ascii="標楷體" w:hAnsi="標楷體" w:hint="eastAsia"/>
              </w:rPr>
              <w:t>新增URS:L7300</w:t>
            </w:r>
          </w:p>
        </w:tc>
        <w:tc>
          <w:tcPr>
            <w:tcW w:w="1134" w:type="dxa"/>
            <w:vAlign w:val="center"/>
          </w:tcPr>
          <w:p w14:paraId="322B360C" w14:textId="77777777" w:rsidR="00D65913" w:rsidRDefault="00F06562" w:rsidP="00D22ECB">
            <w:pPr>
              <w:pStyle w:val="11"/>
              <w:spacing w:before="0" w:line="320" w:lineRule="exact"/>
              <w:rPr>
                <w:rFonts w:ascii="標楷體" w:hAnsi="標楷體"/>
              </w:rPr>
            </w:pPr>
            <w:r>
              <w:rPr>
                <w:rFonts w:ascii="標楷體" w:hAnsi="標楷體" w:hint="eastAsia"/>
              </w:rPr>
              <w:t>蘇曉玲</w:t>
            </w:r>
          </w:p>
          <w:p w14:paraId="39E51BD6" w14:textId="77777777" w:rsidR="001218F7" w:rsidRDefault="001218F7" w:rsidP="00D22ECB">
            <w:pPr>
              <w:pStyle w:val="11"/>
              <w:spacing w:before="0" w:line="320" w:lineRule="exact"/>
              <w:rPr>
                <w:rFonts w:ascii="標楷體" w:hAnsi="標楷體"/>
              </w:rPr>
            </w:pPr>
            <w:r>
              <w:rPr>
                <w:rFonts w:ascii="標楷體" w:hAnsi="標楷體" w:hint="eastAsia"/>
              </w:rPr>
              <w:t>何書溱</w:t>
            </w:r>
          </w:p>
          <w:p w14:paraId="558ADDFF" w14:textId="7FA437FE" w:rsidR="003D7544" w:rsidRDefault="003D7544" w:rsidP="00D22ECB">
            <w:pPr>
              <w:pStyle w:val="11"/>
              <w:spacing w:before="0" w:line="320" w:lineRule="exact"/>
              <w:rPr>
                <w:rFonts w:ascii="標楷體" w:hAnsi="標楷體"/>
              </w:rPr>
            </w:pPr>
            <w:r>
              <w:rPr>
                <w:rFonts w:ascii="標楷體" w:hAnsi="標楷體" w:hint="eastAsia"/>
              </w:rPr>
              <w:t>黃智偉</w:t>
            </w:r>
          </w:p>
        </w:tc>
        <w:tc>
          <w:tcPr>
            <w:tcW w:w="713" w:type="dxa"/>
          </w:tcPr>
          <w:p w14:paraId="4B7354C1" w14:textId="77777777" w:rsidR="00D65913" w:rsidRPr="00734541" w:rsidRDefault="00D65913" w:rsidP="00D22ECB">
            <w:pPr>
              <w:pStyle w:val="11"/>
              <w:spacing w:before="0" w:line="320" w:lineRule="exact"/>
              <w:rPr>
                <w:rFonts w:ascii="標楷體" w:hAnsi="標楷體"/>
              </w:rPr>
            </w:pPr>
          </w:p>
        </w:tc>
        <w:tc>
          <w:tcPr>
            <w:tcW w:w="1440" w:type="dxa"/>
          </w:tcPr>
          <w:p w14:paraId="22875724" w14:textId="77777777" w:rsidR="00D65913" w:rsidRPr="00734541" w:rsidRDefault="00D65913" w:rsidP="00D22ECB">
            <w:pPr>
              <w:pStyle w:val="11"/>
              <w:spacing w:before="0" w:line="320" w:lineRule="exact"/>
              <w:rPr>
                <w:rFonts w:ascii="標楷體" w:hAnsi="標楷體"/>
              </w:rPr>
            </w:pPr>
          </w:p>
        </w:tc>
      </w:tr>
      <w:tr w:rsidR="00E5670D" w:rsidRPr="00734541" w14:paraId="11D86D9B" w14:textId="77777777" w:rsidTr="00DD5461">
        <w:tc>
          <w:tcPr>
            <w:tcW w:w="1108" w:type="dxa"/>
            <w:vAlign w:val="center"/>
          </w:tcPr>
          <w:p w14:paraId="3240CE4E" w14:textId="68A2B983" w:rsidR="00E5670D" w:rsidRDefault="00E5670D" w:rsidP="00D22ECB">
            <w:pPr>
              <w:pStyle w:val="11"/>
              <w:spacing w:before="0" w:line="320" w:lineRule="exact"/>
              <w:rPr>
                <w:rFonts w:ascii="標楷體" w:hAnsi="標楷體"/>
              </w:rPr>
            </w:pPr>
            <w:r>
              <w:rPr>
                <w:rFonts w:ascii="標楷體" w:hAnsi="標楷體" w:hint="eastAsia"/>
              </w:rPr>
              <w:lastRenderedPageBreak/>
              <w:t>V</w:t>
            </w:r>
            <w:r>
              <w:rPr>
                <w:rFonts w:ascii="標楷體" w:hAnsi="標楷體"/>
              </w:rPr>
              <w:t>2.02</w:t>
            </w:r>
          </w:p>
        </w:tc>
        <w:tc>
          <w:tcPr>
            <w:tcW w:w="1581" w:type="dxa"/>
            <w:vAlign w:val="center"/>
          </w:tcPr>
          <w:p w14:paraId="7B375F6C" w14:textId="03AB7AC1" w:rsidR="00E5670D" w:rsidRDefault="00E5670D" w:rsidP="00D22ECB">
            <w:pPr>
              <w:pStyle w:val="11"/>
              <w:spacing w:before="0" w:line="320" w:lineRule="exact"/>
              <w:rPr>
                <w:rFonts w:ascii="標楷體" w:hAnsi="標楷體"/>
              </w:rPr>
            </w:pPr>
            <w:r>
              <w:rPr>
                <w:rFonts w:ascii="標楷體" w:hAnsi="標楷體" w:hint="eastAsia"/>
              </w:rPr>
              <w:t>2</w:t>
            </w:r>
            <w:r>
              <w:rPr>
                <w:rFonts w:ascii="標楷體" w:hAnsi="標楷體"/>
              </w:rPr>
              <w:t>023/</w:t>
            </w:r>
            <w:r w:rsidR="00446828">
              <w:rPr>
                <w:rFonts w:ascii="標楷體" w:hAnsi="標楷體"/>
              </w:rPr>
              <w:t>0</w:t>
            </w:r>
            <w:r>
              <w:rPr>
                <w:rFonts w:ascii="標楷體" w:hAnsi="標楷體"/>
              </w:rPr>
              <w:t>1/</w:t>
            </w:r>
            <w:r w:rsidR="00446828">
              <w:rPr>
                <w:rFonts w:ascii="標楷體" w:hAnsi="標楷體"/>
              </w:rPr>
              <w:t>0</w:t>
            </w:r>
            <w:r w:rsidR="00350FFE">
              <w:rPr>
                <w:rFonts w:ascii="標楷體" w:hAnsi="標楷體" w:hint="eastAsia"/>
              </w:rPr>
              <w:t>6</w:t>
            </w:r>
          </w:p>
        </w:tc>
        <w:tc>
          <w:tcPr>
            <w:tcW w:w="4252" w:type="dxa"/>
            <w:shd w:val="clear" w:color="auto" w:fill="FFFFFF" w:themeFill="background1"/>
            <w:vAlign w:val="center"/>
          </w:tcPr>
          <w:p w14:paraId="09DEE212" w14:textId="0425337D" w:rsidR="00E5670D" w:rsidRDefault="00E5670D"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Pr="00C7359E">
              <w:rPr>
                <w:rFonts w:ascii="標楷體" w:hAnsi="標楷體" w:hint="eastAsia"/>
                <w:highlight w:val="cyan"/>
              </w:rPr>
              <w:t>藍底</w:t>
            </w:r>
          </w:p>
          <w:p w14:paraId="41F9CAE6" w14:textId="55530C86" w:rsidR="00E5670D" w:rsidRDefault="00E5670D" w:rsidP="00E32DB1">
            <w:pPr>
              <w:pStyle w:val="11"/>
              <w:shd w:val="clear" w:color="auto" w:fill="FFFFFF" w:themeFill="background1"/>
              <w:spacing w:before="0" w:line="320" w:lineRule="exact"/>
              <w:ind w:left="240" w:hangingChars="100" w:hanging="240"/>
              <w:rPr>
                <w:rFonts w:ascii="標楷體" w:hAnsi="標楷體"/>
              </w:rPr>
            </w:pPr>
            <w:r>
              <w:rPr>
                <w:rFonts w:ascii="標楷體" w:hAnsi="標楷體" w:hint="eastAsia"/>
              </w:rPr>
              <w:t>1</w:t>
            </w:r>
            <w:r>
              <w:rPr>
                <w:rFonts w:ascii="標楷體" w:hAnsi="標楷體"/>
              </w:rPr>
              <w:t>.L7901,L7902:</w:t>
            </w:r>
            <w:r>
              <w:rPr>
                <w:rFonts w:ascii="標楷體" w:hAnsi="標楷體" w:hint="eastAsia"/>
              </w:rPr>
              <w:t>調整[會計科目]為11</w:t>
            </w:r>
            <w:r w:rsidR="00E32DB1">
              <w:rPr>
                <w:rFonts w:ascii="標楷體" w:hAnsi="標楷體"/>
              </w:rPr>
              <w:br/>
            </w:r>
            <w:r>
              <w:rPr>
                <w:rFonts w:ascii="標楷體" w:hAnsi="標楷體" w:hint="eastAsia"/>
              </w:rPr>
              <w:t>碼,[商品利率代碼]為5碼,[符合減損客觀證據之條件]為2碼</w:t>
            </w:r>
          </w:p>
          <w:p w14:paraId="1654B151" w14:textId="11ADB970" w:rsidR="00E32DB1" w:rsidRDefault="00E32DB1" w:rsidP="00350FFE">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L7205:</w:t>
            </w:r>
            <w:r>
              <w:rPr>
                <w:rFonts w:ascii="標楷體" w:hAnsi="標楷體" w:hint="eastAsia"/>
              </w:rPr>
              <w:t>維護時間較長,改為背景作業,</w:t>
            </w:r>
            <w:r>
              <w:rPr>
                <w:rFonts w:ascii="標楷體" w:hAnsi="標楷體"/>
              </w:rPr>
              <w:br/>
            </w:r>
            <w:r>
              <w:rPr>
                <w:rFonts w:ascii="標楷體" w:hAnsi="標楷體" w:hint="eastAsia"/>
              </w:rPr>
              <w:t xml:space="preserve">  通知訊息顯示成功失敗筆數</w:t>
            </w:r>
          </w:p>
        </w:tc>
        <w:tc>
          <w:tcPr>
            <w:tcW w:w="1134" w:type="dxa"/>
            <w:vAlign w:val="center"/>
          </w:tcPr>
          <w:p w14:paraId="5ACF25AE" w14:textId="77777777" w:rsidR="00E5670D" w:rsidRDefault="00E5670D" w:rsidP="00E5670D">
            <w:pPr>
              <w:pStyle w:val="11"/>
              <w:spacing w:before="0" w:line="320" w:lineRule="exact"/>
              <w:rPr>
                <w:rFonts w:ascii="標楷體" w:hAnsi="標楷體"/>
              </w:rPr>
            </w:pPr>
            <w:r>
              <w:rPr>
                <w:rFonts w:ascii="標楷體" w:hAnsi="標楷體" w:hint="eastAsia"/>
              </w:rPr>
              <w:t>蘇曉玲</w:t>
            </w:r>
          </w:p>
          <w:p w14:paraId="4A23264D" w14:textId="77777777" w:rsidR="00E5670D" w:rsidRDefault="00E5670D" w:rsidP="00D22ECB">
            <w:pPr>
              <w:pStyle w:val="11"/>
              <w:spacing w:before="0" w:line="320" w:lineRule="exact"/>
              <w:rPr>
                <w:rFonts w:ascii="標楷體" w:hAnsi="標楷體"/>
              </w:rPr>
            </w:pPr>
          </w:p>
        </w:tc>
        <w:tc>
          <w:tcPr>
            <w:tcW w:w="713" w:type="dxa"/>
          </w:tcPr>
          <w:p w14:paraId="41812274" w14:textId="77777777" w:rsidR="00E5670D" w:rsidRPr="00734541" w:rsidRDefault="00E5670D" w:rsidP="00D22ECB">
            <w:pPr>
              <w:pStyle w:val="11"/>
              <w:spacing w:before="0" w:line="320" w:lineRule="exact"/>
              <w:rPr>
                <w:rFonts w:ascii="標楷體" w:hAnsi="標楷體"/>
              </w:rPr>
            </w:pPr>
          </w:p>
        </w:tc>
        <w:tc>
          <w:tcPr>
            <w:tcW w:w="1440" w:type="dxa"/>
          </w:tcPr>
          <w:p w14:paraId="121384C0" w14:textId="77777777" w:rsidR="00E5670D" w:rsidRPr="00734541" w:rsidRDefault="00E5670D" w:rsidP="00D22ECB">
            <w:pPr>
              <w:pStyle w:val="11"/>
              <w:spacing w:before="0" w:line="320" w:lineRule="exact"/>
              <w:rPr>
                <w:rFonts w:ascii="標楷體" w:hAnsi="標楷體"/>
              </w:rPr>
            </w:pPr>
          </w:p>
        </w:tc>
      </w:tr>
      <w:tr w:rsidR="00081CE8" w:rsidRPr="00734541" w14:paraId="07259000" w14:textId="77777777" w:rsidTr="00DD5461">
        <w:tc>
          <w:tcPr>
            <w:tcW w:w="1108" w:type="dxa"/>
            <w:vAlign w:val="center"/>
          </w:tcPr>
          <w:p w14:paraId="25FE6C01" w14:textId="293C2563" w:rsidR="00081CE8" w:rsidRDefault="00081CE8" w:rsidP="00D22ECB">
            <w:pPr>
              <w:pStyle w:val="11"/>
              <w:spacing w:before="0" w:line="320" w:lineRule="exact"/>
              <w:rPr>
                <w:rFonts w:ascii="標楷體" w:hAnsi="標楷體"/>
              </w:rPr>
            </w:pPr>
            <w:r>
              <w:rPr>
                <w:rFonts w:ascii="標楷體" w:hAnsi="標楷體"/>
              </w:rPr>
              <w:t>V2.03</w:t>
            </w:r>
          </w:p>
        </w:tc>
        <w:tc>
          <w:tcPr>
            <w:tcW w:w="1581" w:type="dxa"/>
            <w:vAlign w:val="center"/>
          </w:tcPr>
          <w:p w14:paraId="2C823383" w14:textId="3BC87DB0" w:rsidR="00081CE8" w:rsidRDefault="00081CE8" w:rsidP="00D22ECB">
            <w:pPr>
              <w:pStyle w:val="11"/>
              <w:spacing w:before="0" w:line="320" w:lineRule="exact"/>
              <w:rPr>
                <w:rFonts w:ascii="標楷體" w:hAnsi="標楷體"/>
              </w:rPr>
            </w:pPr>
            <w:r>
              <w:rPr>
                <w:rFonts w:ascii="標楷體" w:hAnsi="標楷體" w:hint="eastAsia"/>
              </w:rPr>
              <w:t>2</w:t>
            </w:r>
            <w:r>
              <w:rPr>
                <w:rFonts w:ascii="標楷體" w:hAnsi="標楷體"/>
              </w:rPr>
              <w:t>023/02/</w:t>
            </w:r>
            <w:r w:rsidR="009378F7">
              <w:rPr>
                <w:rFonts w:ascii="標楷體" w:hAnsi="標楷體" w:hint="eastAsia"/>
              </w:rPr>
              <w:t>10</w:t>
            </w:r>
          </w:p>
        </w:tc>
        <w:tc>
          <w:tcPr>
            <w:tcW w:w="4252" w:type="dxa"/>
            <w:shd w:val="clear" w:color="auto" w:fill="FFFFFF" w:themeFill="background1"/>
            <w:vAlign w:val="center"/>
          </w:tcPr>
          <w:p w14:paraId="665BB41B" w14:textId="79626C2C" w:rsidR="00081CE8" w:rsidRDefault="00081CE8"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hint="eastAsia"/>
                <w:highlight w:val="yellow"/>
              </w:rPr>
              <w:t>黃</w:t>
            </w:r>
            <w:r w:rsidRPr="00081CE8">
              <w:rPr>
                <w:rFonts w:ascii="標楷體" w:hAnsi="標楷體" w:hint="eastAsia"/>
                <w:highlight w:val="yellow"/>
              </w:rPr>
              <w:t>底</w:t>
            </w:r>
          </w:p>
          <w:p w14:paraId="43109145" w14:textId="77777777" w:rsidR="00081CE8" w:rsidRDefault="00081CE8" w:rsidP="00842CFE">
            <w:pPr>
              <w:pStyle w:val="11"/>
              <w:shd w:val="clear" w:color="auto" w:fill="FFFFFF" w:themeFill="background1"/>
              <w:spacing w:before="0" w:line="320" w:lineRule="exact"/>
              <w:ind w:left="0"/>
              <w:rPr>
                <w:rFonts w:ascii="標楷體" w:hAnsi="標楷體"/>
              </w:rPr>
            </w:pPr>
            <w:r>
              <w:rPr>
                <w:rFonts w:ascii="標楷體" w:hAnsi="標楷體" w:hint="eastAsia"/>
              </w:rPr>
              <w:t>1.L7300增加輸入欄位</w:t>
            </w:r>
          </w:p>
          <w:p w14:paraId="19FEF791" w14:textId="08F0E3B7" w:rsidR="009378F7" w:rsidRDefault="009378F7" w:rsidP="00842CFE">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L7902:</w:t>
            </w:r>
            <w:r w:rsidRPr="00AE2335">
              <w:rPr>
                <w:rFonts w:ascii="標楷體" w:hAnsi="標楷體"/>
              </w:rPr>
              <w:t>LNFI</w:t>
            </w:r>
            <w:r w:rsidRPr="00AE2335">
              <w:rPr>
                <w:rFonts w:ascii="標楷體" w:hAnsi="標楷體" w:hint="eastAsia"/>
              </w:rPr>
              <w:t>P</w:t>
            </w:r>
            <w:r>
              <w:rPr>
                <w:rFonts w:ascii="標楷體" w:hAnsi="標楷體" w:hint="eastAsia"/>
              </w:rPr>
              <w:t>調整說明</w:t>
            </w:r>
          </w:p>
        </w:tc>
        <w:tc>
          <w:tcPr>
            <w:tcW w:w="1134" w:type="dxa"/>
            <w:vAlign w:val="center"/>
          </w:tcPr>
          <w:p w14:paraId="79CBCE36" w14:textId="77777777" w:rsidR="00081CE8" w:rsidRDefault="00081CE8" w:rsidP="00E5670D">
            <w:pPr>
              <w:pStyle w:val="11"/>
              <w:spacing w:before="0" w:line="320" w:lineRule="exact"/>
              <w:rPr>
                <w:rFonts w:ascii="標楷體" w:hAnsi="標楷體"/>
              </w:rPr>
            </w:pPr>
            <w:r>
              <w:rPr>
                <w:rFonts w:ascii="標楷體" w:hAnsi="標楷體" w:hint="eastAsia"/>
              </w:rPr>
              <w:t>黃智偉</w:t>
            </w:r>
          </w:p>
          <w:p w14:paraId="656C3A62" w14:textId="01B5C9CA" w:rsidR="009378F7" w:rsidRDefault="009378F7" w:rsidP="00E5670D">
            <w:pPr>
              <w:pStyle w:val="11"/>
              <w:spacing w:before="0" w:line="320" w:lineRule="exact"/>
              <w:rPr>
                <w:rFonts w:ascii="標楷體" w:hAnsi="標楷體"/>
              </w:rPr>
            </w:pPr>
            <w:r>
              <w:rPr>
                <w:rFonts w:ascii="標楷體" w:hAnsi="標楷體" w:hint="eastAsia"/>
              </w:rPr>
              <w:t>蘇曉玲</w:t>
            </w:r>
          </w:p>
        </w:tc>
        <w:tc>
          <w:tcPr>
            <w:tcW w:w="713" w:type="dxa"/>
          </w:tcPr>
          <w:p w14:paraId="0408B119" w14:textId="77777777" w:rsidR="00081CE8" w:rsidRPr="00734541" w:rsidRDefault="00081CE8" w:rsidP="00D22ECB">
            <w:pPr>
              <w:pStyle w:val="11"/>
              <w:spacing w:before="0" w:line="320" w:lineRule="exact"/>
              <w:rPr>
                <w:rFonts w:ascii="標楷體" w:hAnsi="標楷體"/>
              </w:rPr>
            </w:pPr>
          </w:p>
        </w:tc>
        <w:tc>
          <w:tcPr>
            <w:tcW w:w="1440" w:type="dxa"/>
          </w:tcPr>
          <w:p w14:paraId="5C7ECA59" w14:textId="77777777" w:rsidR="00081CE8" w:rsidRPr="00734541" w:rsidRDefault="00081CE8" w:rsidP="00D22ECB">
            <w:pPr>
              <w:pStyle w:val="11"/>
              <w:spacing w:before="0" w:line="320" w:lineRule="exact"/>
              <w:rPr>
                <w:rFonts w:ascii="標楷體" w:hAnsi="標楷體"/>
              </w:rPr>
            </w:pPr>
          </w:p>
        </w:tc>
      </w:tr>
      <w:tr w:rsidR="00357485" w:rsidRPr="00734541" w14:paraId="6C9CB918" w14:textId="77777777" w:rsidTr="00DD5461">
        <w:tc>
          <w:tcPr>
            <w:tcW w:w="1108" w:type="dxa"/>
            <w:vAlign w:val="center"/>
          </w:tcPr>
          <w:p w14:paraId="04141364" w14:textId="304F2255" w:rsidR="00357485" w:rsidRDefault="00357485" w:rsidP="00D22ECB">
            <w:pPr>
              <w:pStyle w:val="11"/>
              <w:spacing w:before="0" w:line="320" w:lineRule="exact"/>
              <w:rPr>
                <w:rFonts w:ascii="標楷體" w:hAnsi="標楷體"/>
              </w:rPr>
            </w:pPr>
            <w:r>
              <w:rPr>
                <w:rFonts w:ascii="標楷體" w:hAnsi="標楷體"/>
              </w:rPr>
              <w:t>V2.04</w:t>
            </w:r>
          </w:p>
        </w:tc>
        <w:tc>
          <w:tcPr>
            <w:tcW w:w="1581" w:type="dxa"/>
            <w:vAlign w:val="center"/>
          </w:tcPr>
          <w:p w14:paraId="1138A485" w14:textId="11B6AA0F" w:rsidR="00357485" w:rsidRDefault="00357485" w:rsidP="00D22ECB">
            <w:pPr>
              <w:pStyle w:val="11"/>
              <w:spacing w:before="0" w:line="320" w:lineRule="exact"/>
              <w:rPr>
                <w:rFonts w:ascii="標楷體" w:hAnsi="標楷體"/>
              </w:rPr>
            </w:pPr>
            <w:r>
              <w:rPr>
                <w:rFonts w:ascii="標楷體" w:hAnsi="標楷體" w:hint="eastAsia"/>
              </w:rPr>
              <w:t>2</w:t>
            </w:r>
            <w:r>
              <w:rPr>
                <w:rFonts w:ascii="標楷體" w:hAnsi="標楷體"/>
              </w:rPr>
              <w:t>023/02/1</w:t>
            </w:r>
            <w:r w:rsidR="00645C5B">
              <w:rPr>
                <w:rFonts w:ascii="標楷體" w:hAnsi="標楷體"/>
              </w:rPr>
              <w:t>7</w:t>
            </w:r>
          </w:p>
        </w:tc>
        <w:tc>
          <w:tcPr>
            <w:tcW w:w="4252" w:type="dxa"/>
            <w:shd w:val="clear" w:color="auto" w:fill="FFFFFF" w:themeFill="background1"/>
            <w:vAlign w:val="center"/>
          </w:tcPr>
          <w:p w14:paraId="33FDA9E0" w14:textId="052B3C42" w:rsidR="00357485" w:rsidRDefault="00357485"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sidRPr="00C7359E">
              <w:rPr>
                <w:rFonts w:ascii="標楷體" w:hAnsi="標楷體" w:hint="eastAsia"/>
                <w:highlight w:val="cyan"/>
              </w:rPr>
              <w:t>藍底</w:t>
            </w:r>
          </w:p>
          <w:p w14:paraId="450C36D7" w14:textId="1A196FC8" w:rsidR="00357485" w:rsidRPr="00645C5B" w:rsidRDefault="00357485" w:rsidP="001D24C0">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w:t>
            </w:r>
            <w:r>
              <w:rPr>
                <w:rFonts w:ascii="標楷體" w:hAnsi="標楷體" w:hint="eastAsia"/>
              </w:rPr>
              <w:t>418</w:t>
            </w:r>
            <w:r>
              <w:rPr>
                <w:rFonts w:ascii="標楷體" w:hAnsi="標楷體"/>
              </w:rPr>
              <w:t>:</w:t>
            </w:r>
            <w:r>
              <w:rPr>
                <w:rFonts w:ascii="標楷體" w:hAnsi="標楷體" w:hint="eastAsia"/>
              </w:rPr>
              <w:t>異動電文,</w:t>
            </w:r>
            <w:r w:rsidR="00473D1D">
              <w:rPr>
                <w:rFonts w:ascii="標楷體" w:hAnsi="標楷體" w:hint="eastAsia"/>
              </w:rPr>
              <w:t>調整欄位說明與</w:t>
            </w:r>
            <w:r>
              <w:rPr>
                <w:rFonts w:ascii="標楷體" w:hAnsi="標楷體" w:hint="eastAsia"/>
              </w:rPr>
              <w:t>增加欄位</w:t>
            </w:r>
            <w:r w:rsidR="00645C5B">
              <w:rPr>
                <w:rFonts w:ascii="標楷體" w:hAnsi="標楷體" w:hint="eastAsia"/>
              </w:rPr>
              <w:t>(</w:t>
            </w:r>
            <w:r w:rsidR="00645C5B">
              <w:rPr>
                <w:rFonts w:ascii="標楷體" w:hAnsi="標楷體" w:hint="eastAsia"/>
                <w:lang w:eastAsia="zh-HK"/>
              </w:rPr>
              <w:t>吳承憲</w:t>
            </w:r>
            <w:r w:rsidR="00645C5B">
              <w:rPr>
                <w:rFonts w:ascii="標楷體" w:hAnsi="標楷體"/>
              </w:rPr>
              <w:t>)</w:t>
            </w:r>
          </w:p>
        </w:tc>
        <w:tc>
          <w:tcPr>
            <w:tcW w:w="1134" w:type="dxa"/>
            <w:vAlign w:val="center"/>
          </w:tcPr>
          <w:p w14:paraId="00A0BC9D" w14:textId="610021DF" w:rsidR="00357485" w:rsidRDefault="00357485" w:rsidP="00E5670D">
            <w:pPr>
              <w:pStyle w:val="11"/>
              <w:spacing w:before="0" w:line="320" w:lineRule="exact"/>
              <w:rPr>
                <w:rFonts w:ascii="標楷體" w:hAnsi="標楷體"/>
              </w:rPr>
            </w:pPr>
            <w:r>
              <w:rPr>
                <w:rFonts w:ascii="標楷體" w:hAnsi="標楷體" w:hint="eastAsia"/>
              </w:rPr>
              <w:t>蘇曉玲</w:t>
            </w:r>
          </w:p>
        </w:tc>
        <w:tc>
          <w:tcPr>
            <w:tcW w:w="713" w:type="dxa"/>
          </w:tcPr>
          <w:p w14:paraId="317072BB" w14:textId="77777777" w:rsidR="00357485" w:rsidRPr="00734541" w:rsidRDefault="00357485" w:rsidP="00D22ECB">
            <w:pPr>
              <w:pStyle w:val="11"/>
              <w:spacing w:before="0" w:line="320" w:lineRule="exact"/>
              <w:rPr>
                <w:rFonts w:ascii="標楷體" w:hAnsi="標楷體"/>
              </w:rPr>
            </w:pPr>
          </w:p>
        </w:tc>
        <w:tc>
          <w:tcPr>
            <w:tcW w:w="1440" w:type="dxa"/>
          </w:tcPr>
          <w:p w14:paraId="41EE4368" w14:textId="77777777" w:rsidR="00357485" w:rsidRPr="00734541" w:rsidRDefault="00357485" w:rsidP="00D22ECB">
            <w:pPr>
              <w:pStyle w:val="11"/>
              <w:spacing w:before="0" w:line="320" w:lineRule="exact"/>
              <w:rPr>
                <w:rFonts w:ascii="標楷體" w:hAnsi="標楷體"/>
              </w:rPr>
            </w:pPr>
          </w:p>
        </w:tc>
      </w:tr>
      <w:tr w:rsidR="0033475E" w:rsidRPr="00734541" w14:paraId="7A464FFB" w14:textId="77777777" w:rsidTr="00DD5461">
        <w:tc>
          <w:tcPr>
            <w:tcW w:w="1108" w:type="dxa"/>
            <w:vAlign w:val="center"/>
          </w:tcPr>
          <w:p w14:paraId="355B17BE" w14:textId="7BC16CC1" w:rsidR="0033475E" w:rsidRDefault="0033475E" w:rsidP="00D22ECB">
            <w:pPr>
              <w:pStyle w:val="11"/>
              <w:spacing w:before="0" w:line="320" w:lineRule="exact"/>
              <w:rPr>
                <w:rFonts w:ascii="標楷體" w:hAnsi="標楷體"/>
              </w:rPr>
            </w:pPr>
            <w:r>
              <w:rPr>
                <w:rFonts w:ascii="標楷體" w:hAnsi="標楷體" w:hint="eastAsia"/>
              </w:rPr>
              <w:t>V</w:t>
            </w:r>
            <w:r>
              <w:rPr>
                <w:rFonts w:ascii="標楷體" w:hAnsi="標楷體"/>
              </w:rPr>
              <w:t>2.05</w:t>
            </w:r>
          </w:p>
        </w:tc>
        <w:tc>
          <w:tcPr>
            <w:tcW w:w="1581" w:type="dxa"/>
            <w:vAlign w:val="center"/>
          </w:tcPr>
          <w:p w14:paraId="02AAB1EA" w14:textId="66FE4956" w:rsidR="0033475E" w:rsidRDefault="0033475E" w:rsidP="00D22ECB">
            <w:pPr>
              <w:pStyle w:val="11"/>
              <w:spacing w:before="0" w:line="320" w:lineRule="exact"/>
              <w:rPr>
                <w:rFonts w:ascii="標楷體" w:hAnsi="標楷體"/>
              </w:rPr>
            </w:pPr>
            <w:r>
              <w:rPr>
                <w:rFonts w:ascii="標楷體" w:hAnsi="標楷體" w:hint="eastAsia"/>
              </w:rPr>
              <w:t>2</w:t>
            </w:r>
            <w:r>
              <w:rPr>
                <w:rFonts w:ascii="標楷體" w:hAnsi="標楷體"/>
              </w:rPr>
              <w:t>023/03/</w:t>
            </w:r>
            <w:r w:rsidR="009A6735">
              <w:rPr>
                <w:rFonts w:ascii="標楷體" w:hAnsi="標楷體" w:hint="eastAsia"/>
              </w:rPr>
              <w:t>24</w:t>
            </w:r>
          </w:p>
        </w:tc>
        <w:tc>
          <w:tcPr>
            <w:tcW w:w="4252" w:type="dxa"/>
            <w:shd w:val="clear" w:color="auto" w:fill="FFFFFF" w:themeFill="background1"/>
            <w:vAlign w:val="center"/>
          </w:tcPr>
          <w:p w14:paraId="1B24B752" w14:textId="54742775" w:rsidR="0033475E" w:rsidRDefault="0033475E"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sidRPr="0033475E">
              <w:rPr>
                <w:rFonts w:ascii="標楷體" w:hAnsi="標楷體" w:hint="eastAsia"/>
                <w:highlight w:val="green"/>
              </w:rPr>
              <w:t>綠底</w:t>
            </w:r>
          </w:p>
          <w:p w14:paraId="385F546B" w14:textId="247F3BF8" w:rsidR="0033475E" w:rsidRPr="0033475E" w:rsidRDefault="0033475E"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2418:</w:t>
            </w:r>
            <w:r>
              <w:rPr>
                <w:rFonts w:ascii="標楷體" w:hAnsi="標楷體" w:hint="eastAsia"/>
              </w:rPr>
              <w:t>異動電文,</w:t>
            </w:r>
            <w:r w:rsidRPr="0033475E">
              <w:rPr>
                <w:rFonts w:ascii="標楷體" w:hAnsi="標楷體" w:hint="eastAsia"/>
              </w:rPr>
              <w:t>調整</w:t>
            </w:r>
            <w:r>
              <w:rPr>
                <w:rFonts w:ascii="標楷體" w:hAnsi="標楷體" w:hint="eastAsia"/>
              </w:rPr>
              <w:t>[</w:t>
            </w:r>
            <w:r w:rsidRPr="0033475E">
              <w:rPr>
                <w:rFonts w:ascii="標楷體" w:hAnsi="標楷體" w:cs="新細明體" w:hint="eastAsia"/>
              </w:rPr>
              <w:t>他項權利登記次序</w:t>
            </w:r>
            <w:r>
              <w:rPr>
                <w:rFonts w:ascii="標楷體" w:hAnsi="標楷體" w:cs="新細明體" w:hint="eastAsia"/>
              </w:rPr>
              <w:t>]</w:t>
            </w:r>
            <w:r w:rsidRPr="0033475E">
              <w:rPr>
                <w:rFonts w:ascii="標楷體" w:hAnsi="標楷體" w:cs="新細明體" w:hint="eastAsia"/>
              </w:rPr>
              <w:t>型態為X</w:t>
            </w:r>
          </w:p>
          <w:p w14:paraId="697801F9" w14:textId="32852168" w:rsidR="0033475E" w:rsidRDefault="0033475E" w:rsidP="00842CFE">
            <w:pPr>
              <w:pStyle w:val="11"/>
              <w:shd w:val="clear" w:color="auto" w:fill="FFFFFF" w:themeFill="background1"/>
              <w:spacing w:before="0" w:line="320" w:lineRule="exact"/>
              <w:ind w:left="0"/>
              <w:rPr>
                <w:rFonts w:ascii="標楷體" w:hAnsi="標楷體"/>
              </w:rPr>
            </w:pPr>
          </w:p>
        </w:tc>
        <w:tc>
          <w:tcPr>
            <w:tcW w:w="1134" w:type="dxa"/>
            <w:vAlign w:val="center"/>
          </w:tcPr>
          <w:p w14:paraId="3BF08E7E" w14:textId="35F77762" w:rsidR="0033475E" w:rsidRDefault="0033475E" w:rsidP="00E5670D">
            <w:pPr>
              <w:pStyle w:val="11"/>
              <w:spacing w:before="0" w:line="320" w:lineRule="exact"/>
              <w:rPr>
                <w:rFonts w:ascii="標楷體" w:hAnsi="標楷體"/>
              </w:rPr>
            </w:pPr>
            <w:r>
              <w:rPr>
                <w:rFonts w:ascii="標楷體" w:hAnsi="標楷體" w:hint="eastAsia"/>
              </w:rPr>
              <w:t>蘇曉玲</w:t>
            </w:r>
          </w:p>
        </w:tc>
        <w:tc>
          <w:tcPr>
            <w:tcW w:w="713" w:type="dxa"/>
          </w:tcPr>
          <w:p w14:paraId="16974ADF" w14:textId="77777777" w:rsidR="0033475E" w:rsidRPr="00734541" w:rsidRDefault="0033475E" w:rsidP="00D22ECB">
            <w:pPr>
              <w:pStyle w:val="11"/>
              <w:spacing w:before="0" w:line="320" w:lineRule="exact"/>
              <w:rPr>
                <w:rFonts w:ascii="標楷體" w:hAnsi="標楷體"/>
              </w:rPr>
            </w:pPr>
          </w:p>
        </w:tc>
        <w:tc>
          <w:tcPr>
            <w:tcW w:w="1440" w:type="dxa"/>
          </w:tcPr>
          <w:p w14:paraId="45201159" w14:textId="77777777" w:rsidR="0033475E" w:rsidRPr="00734541" w:rsidRDefault="0033475E" w:rsidP="00D22ECB">
            <w:pPr>
              <w:pStyle w:val="11"/>
              <w:spacing w:before="0" w:line="320" w:lineRule="exact"/>
              <w:rPr>
                <w:rFonts w:ascii="標楷體" w:hAnsi="標楷體"/>
              </w:rPr>
            </w:pPr>
          </w:p>
        </w:tc>
      </w:tr>
      <w:tr w:rsidR="0090377A" w:rsidRPr="00734541" w14:paraId="42520659" w14:textId="77777777" w:rsidTr="00DD5461">
        <w:tc>
          <w:tcPr>
            <w:tcW w:w="1108" w:type="dxa"/>
            <w:vAlign w:val="center"/>
          </w:tcPr>
          <w:p w14:paraId="6FBF2E59" w14:textId="2F3007B2" w:rsidR="0090377A" w:rsidRDefault="0090377A" w:rsidP="00D22ECB">
            <w:pPr>
              <w:pStyle w:val="11"/>
              <w:spacing w:before="0" w:line="320" w:lineRule="exact"/>
              <w:rPr>
                <w:rFonts w:ascii="標楷體" w:hAnsi="標楷體"/>
              </w:rPr>
            </w:pPr>
            <w:r>
              <w:rPr>
                <w:rFonts w:ascii="標楷體" w:hAnsi="標楷體" w:hint="eastAsia"/>
              </w:rPr>
              <w:t>V2.06</w:t>
            </w:r>
          </w:p>
        </w:tc>
        <w:tc>
          <w:tcPr>
            <w:tcW w:w="1581" w:type="dxa"/>
            <w:vAlign w:val="center"/>
          </w:tcPr>
          <w:p w14:paraId="14620352" w14:textId="357122F0" w:rsidR="0090377A" w:rsidRDefault="0090377A" w:rsidP="00D22ECB">
            <w:pPr>
              <w:pStyle w:val="11"/>
              <w:spacing w:before="0" w:line="320" w:lineRule="exact"/>
              <w:rPr>
                <w:rFonts w:ascii="標楷體" w:hAnsi="標楷體"/>
              </w:rPr>
            </w:pPr>
            <w:r>
              <w:rPr>
                <w:rFonts w:ascii="標楷體" w:hAnsi="標楷體" w:hint="eastAsia"/>
              </w:rPr>
              <w:t>2023/03/3</w:t>
            </w:r>
            <w:r w:rsidR="00F92DA0">
              <w:rPr>
                <w:rFonts w:ascii="標楷體" w:hAnsi="標楷體" w:hint="eastAsia"/>
              </w:rPr>
              <w:t>1</w:t>
            </w:r>
          </w:p>
        </w:tc>
        <w:tc>
          <w:tcPr>
            <w:tcW w:w="4252" w:type="dxa"/>
            <w:shd w:val="clear" w:color="auto" w:fill="FFFFFF" w:themeFill="background1"/>
            <w:vAlign w:val="center"/>
          </w:tcPr>
          <w:p w14:paraId="7B99EC15" w14:textId="0DB5BFF1" w:rsidR="0090377A" w:rsidRDefault="0090377A" w:rsidP="00842CFE">
            <w:pPr>
              <w:pStyle w:val="11"/>
              <w:shd w:val="clear" w:color="auto" w:fill="FFFFFF" w:themeFill="background1"/>
              <w:spacing w:before="0" w:line="320" w:lineRule="exact"/>
              <w:ind w:left="0"/>
              <w:rPr>
                <w:rFonts w:ascii="標楷體" w:hAnsi="標楷體"/>
              </w:rPr>
            </w:pPr>
            <w:r>
              <w:rPr>
                <w:rFonts w:ascii="標楷體" w:hAnsi="標楷體" w:hint="eastAsia"/>
              </w:rPr>
              <w:t>URS</w:t>
            </w:r>
            <w:r w:rsidR="009338CC">
              <w:rPr>
                <w:rFonts w:ascii="標楷體" w:hAnsi="標楷體" w:hint="eastAsia"/>
              </w:rPr>
              <w:t>交付</w:t>
            </w:r>
            <w:r>
              <w:rPr>
                <w:rFonts w:ascii="標楷體" w:hAnsi="標楷體" w:hint="eastAsia"/>
              </w:rPr>
              <w:t>:</w:t>
            </w:r>
          </w:p>
          <w:p w14:paraId="0F26255A" w14:textId="16C04A80" w:rsidR="0090377A" w:rsidRDefault="0090377A" w:rsidP="00842CFE">
            <w:pPr>
              <w:pStyle w:val="11"/>
              <w:shd w:val="clear" w:color="auto" w:fill="FFFFFF" w:themeFill="background1"/>
              <w:spacing w:before="0" w:line="320" w:lineRule="exact"/>
              <w:ind w:left="0"/>
              <w:rPr>
                <w:rFonts w:ascii="標楷體" w:hAnsi="標楷體"/>
              </w:rPr>
            </w:pPr>
            <w:r w:rsidRPr="0090377A">
              <w:rPr>
                <w:rFonts w:ascii="標楷體" w:hAnsi="標楷體" w:hint="eastAsia"/>
              </w:rPr>
              <w:t>L7501</w:t>
            </w:r>
            <w:r>
              <w:rPr>
                <w:rFonts w:ascii="標楷體" w:hAnsi="標楷體" w:hint="eastAsia"/>
              </w:rPr>
              <w:t>:</w:t>
            </w:r>
            <w:r w:rsidRPr="0090377A">
              <w:rPr>
                <w:rFonts w:ascii="標楷體" w:hAnsi="標楷體" w:hint="eastAsia"/>
              </w:rPr>
              <w:t>房屋貸款餘額查詢</w:t>
            </w:r>
          </w:p>
        </w:tc>
        <w:tc>
          <w:tcPr>
            <w:tcW w:w="1134" w:type="dxa"/>
            <w:vAlign w:val="center"/>
          </w:tcPr>
          <w:p w14:paraId="4573A8E3" w14:textId="72C1DCD4" w:rsidR="0090377A" w:rsidRDefault="0090377A" w:rsidP="00E5670D">
            <w:pPr>
              <w:pStyle w:val="11"/>
              <w:spacing w:before="0" w:line="320" w:lineRule="exact"/>
              <w:rPr>
                <w:rFonts w:ascii="標楷體" w:hAnsi="標楷體"/>
              </w:rPr>
            </w:pPr>
            <w:r>
              <w:rPr>
                <w:rFonts w:ascii="標楷體" w:hAnsi="標楷體" w:hint="eastAsia"/>
              </w:rPr>
              <w:t>黃智偉</w:t>
            </w:r>
          </w:p>
        </w:tc>
        <w:tc>
          <w:tcPr>
            <w:tcW w:w="713" w:type="dxa"/>
          </w:tcPr>
          <w:p w14:paraId="0122F957" w14:textId="77777777" w:rsidR="0090377A" w:rsidRPr="00734541" w:rsidRDefault="0090377A" w:rsidP="00D22ECB">
            <w:pPr>
              <w:pStyle w:val="11"/>
              <w:spacing w:before="0" w:line="320" w:lineRule="exact"/>
              <w:rPr>
                <w:rFonts w:ascii="標楷體" w:hAnsi="標楷體"/>
              </w:rPr>
            </w:pPr>
          </w:p>
        </w:tc>
        <w:tc>
          <w:tcPr>
            <w:tcW w:w="1440" w:type="dxa"/>
          </w:tcPr>
          <w:p w14:paraId="35C42F29" w14:textId="77777777" w:rsidR="0090377A" w:rsidRPr="00734541" w:rsidRDefault="0090377A" w:rsidP="00D22ECB">
            <w:pPr>
              <w:pStyle w:val="11"/>
              <w:spacing w:before="0" w:line="320" w:lineRule="exact"/>
              <w:rPr>
                <w:rFonts w:ascii="標楷體" w:hAnsi="標楷體"/>
              </w:rPr>
            </w:pPr>
          </w:p>
        </w:tc>
      </w:tr>
      <w:tr w:rsidR="00DD441D" w:rsidRPr="00734541" w14:paraId="23C06257" w14:textId="77777777" w:rsidTr="00CC7DD0">
        <w:tc>
          <w:tcPr>
            <w:tcW w:w="1108" w:type="dxa"/>
            <w:vAlign w:val="center"/>
          </w:tcPr>
          <w:p w14:paraId="11AF82E3" w14:textId="77777777" w:rsidR="00DD441D" w:rsidRDefault="00DD441D" w:rsidP="00CC7DD0">
            <w:pPr>
              <w:pStyle w:val="11"/>
              <w:spacing w:before="0" w:line="320" w:lineRule="exact"/>
              <w:rPr>
                <w:rFonts w:ascii="標楷體" w:hAnsi="標楷體"/>
              </w:rPr>
            </w:pPr>
            <w:r>
              <w:rPr>
                <w:rFonts w:ascii="標楷體" w:hAnsi="標楷體" w:hint="eastAsia"/>
              </w:rPr>
              <w:t>V</w:t>
            </w:r>
            <w:r>
              <w:rPr>
                <w:rFonts w:ascii="標楷體" w:hAnsi="標楷體"/>
              </w:rPr>
              <w:t>2.07</w:t>
            </w:r>
          </w:p>
        </w:tc>
        <w:tc>
          <w:tcPr>
            <w:tcW w:w="1581" w:type="dxa"/>
            <w:vAlign w:val="center"/>
          </w:tcPr>
          <w:p w14:paraId="153CFAB6" w14:textId="77777777" w:rsidR="00DD441D" w:rsidRDefault="00DD441D" w:rsidP="00CC7DD0">
            <w:pPr>
              <w:pStyle w:val="11"/>
              <w:spacing w:before="0" w:line="320" w:lineRule="exact"/>
              <w:rPr>
                <w:rFonts w:ascii="標楷體" w:hAnsi="標楷體"/>
              </w:rPr>
            </w:pPr>
            <w:r>
              <w:rPr>
                <w:rFonts w:ascii="標楷體" w:hAnsi="標楷體" w:hint="eastAsia"/>
              </w:rPr>
              <w:t>2</w:t>
            </w:r>
            <w:r>
              <w:rPr>
                <w:rFonts w:ascii="標楷體" w:hAnsi="標楷體"/>
              </w:rPr>
              <w:t>023/04/2</w:t>
            </w:r>
            <w:r>
              <w:rPr>
                <w:rFonts w:ascii="標楷體" w:hAnsi="標楷體" w:hint="eastAsia"/>
              </w:rPr>
              <w:t>8</w:t>
            </w:r>
          </w:p>
        </w:tc>
        <w:tc>
          <w:tcPr>
            <w:tcW w:w="4252" w:type="dxa"/>
            <w:shd w:val="clear" w:color="auto" w:fill="FFFFFF" w:themeFill="background1"/>
            <w:vAlign w:val="center"/>
          </w:tcPr>
          <w:p w14:paraId="5F6ACD17" w14:textId="77777777" w:rsidR="00DD441D" w:rsidRDefault="00DD441D" w:rsidP="00CC7DD0">
            <w:pPr>
              <w:pStyle w:val="11"/>
              <w:shd w:val="clear" w:color="auto" w:fill="FFFFFF" w:themeFill="background1"/>
              <w:spacing w:before="0" w:line="320" w:lineRule="exact"/>
              <w:ind w:left="0"/>
              <w:rPr>
                <w:rFonts w:ascii="標楷體" w:hAnsi="標楷體"/>
              </w:rPr>
            </w:pPr>
            <w:r>
              <w:rPr>
                <w:rFonts w:ascii="標楷體" w:hAnsi="標楷體" w:hint="eastAsia"/>
              </w:rPr>
              <w:t>U</w:t>
            </w:r>
            <w:r>
              <w:rPr>
                <w:rFonts w:ascii="標楷體" w:hAnsi="標楷體"/>
              </w:rPr>
              <w:t>RS</w:t>
            </w:r>
            <w:r>
              <w:rPr>
                <w:rFonts w:ascii="標楷體" w:hAnsi="標楷體" w:hint="eastAsia"/>
              </w:rPr>
              <w:t>交付:</w:t>
            </w:r>
          </w:p>
          <w:p w14:paraId="1F4AD54E" w14:textId="77777777" w:rsidR="00DD441D" w:rsidRDefault="00DD441D" w:rsidP="00CC7DD0">
            <w:pPr>
              <w:pStyle w:val="11"/>
              <w:shd w:val="clear" w:color="auto" w:fill="FFFFFF" w:themeFill="background1"/>
              <w:spacing w:before="0" w:line="320" w:lineRule="exact"/>
              <w:ind w:left="0"/>
              <w:rPr>
                <w:rFonts w:ascii="標楷體" w:hAnsi="標楷體"/>
              </w:rPr>
            </w:pPr>
            <w:r w:rsidRPr="00600207">
              <w:rPr>
                <w:rFonts w:ascii="標楷體" w:hAnsi="標楷體" w:hint="eastAsia"/>
              </w:rPr>
              <w:t>L7206利關人名單檔上傳</w:t>
            </w:r>
          </w:p>
          <w:p w14:paraId="14E5E509" w14:textId="77777777" w:rsidR="00DD441D" w:rsidRDefault="00DD441D" w:rsidP="00CC7DD0">
            <w:pPr>
              <w:pStyle w:val="11"/>
              <w:shd w:val="clear" w:color="auto" w:fill="FFFFFF" w:themeFill="background1"/>
              <w:spacing w:before="0" w:line="320" w:lineRule="exact"/>
              <w:ind w:left="0"/>
              <w:rPr>
                <w:rFonts w:ascii="標楷體" w:hAnsi="標楷體"/>
              </w:rPr>
            </w:pPr>
            <w:r>
              <w:rPr>
                <w:rFonts w:ascii="標楷體" w:hAnsi="標楷體" w:hint="eastAsia"/>
              </w:rPr>
              <w:t>L7400總帳傳票資料傳輸</w:t>
            </w:r>
          </w:p>
        </w:tc>
        <w:tc>
          <w:tcPr>
            <w:tcW w:w="1134" w:type="dxa"/>
            <w:vAlign w:val="center"/>
          </w:tcPr>
          <w:p w14:paraId="529039A0" w14:textId="77777777" w:rsidR="00DD441D" w:rsidRDefault="00DD441D" w:rsidP="00CC7DD0">
            <w:pPr>
              <w:pStyle w:val="11"/>
              <w:spacing w:before="0" w:line="320" w:lineRule="exact"/>
              <w:rPr>
                <w:rFonts w:ascii="標楷體" w:hAnsi="標楷體"/>
              </w:rPr>
            </w:pPr>
            <w:r>
              <w:rPr>
                <w:rFonts w:ascii="標楷體" w:hAnsi="標楷體" w:hint="eastAsia"/>
              </w:rPr>
              <w:t>林楷杰</w:t>
            </w:r>
          </w:p>
          <w:p w14:paraId="01FF812D" w14:textId="77777777" w:rsidR="00DD441D" w:rsidRDefault="00DD441D" w:rsidP="00CC7DD0">
            <w:pPr>
              <w:pStyle w:val="11"/>
              <w:spacing w:before="0" w:line="320" w:lineRule="exact"/>
              <w:rPr>
                <w:rFonts w:ascii="標楷體" w:hAnsi="標楷體"/>
              </w:rPr>
            </w:pPr>
            <w:r>
              <w:rPr>
                <w:rFonts w:ascii="標楷體" w:hAnsi="標楷體" w:hint="eastAsia"/>
              </w:rPr>
              <w:t>王銘傑</w:t>
            </w:r>
          </w:p>
        </w:tc>
        <w:tc>
          <w:tcPr>
            <w:tcW w:w="713" w:type="dxa"/>
          </w:tcPr>
          <w:p w14:paraId="420B4ADA" w14:textId="77777777" w:rsidR="00DD441D" w:rsidRPr="00734541" w:rsidRDefault="00DD441D" w:rsidP="00CC7DD0">
            <w:pPr>
              <w:pStyle w:val="11"/>
              <w:spacing w:before="0" w:line="320" w:lineRule="exact"/>
              <w:rPr>
                <w:rFonts w:ascii="標楷體" w:hAnsi="標楷體"/>
              </w:rPr>
            </w:pPr>
          </w:p>
        </w:tc>
        <w:tc>
          <w:tcPr>
            <w:tcW w:w="1440" w:type="dxa"/>
          </w:tcPr>
          <w:p w14:paraId="46436D2E" w14:textId="77777777" w:rsidR="00DD441D" w:rsidRPr="00734541" w:rsidRDefault="00DD441D" w:rsidP="00CC7DD0">
            <w:pPr>
              <w:pStyle w:val="11"/>
              <w:spacing w:before="0" w:line="320" w:lineRule="exact"/>
              <w:rPr>
                <w:rFonts w:ascii="標楷體" w:hAnsi="標楷體"/>
              </w:rPr>
            </w:pPr>
          </w:p>
        </w:tc>
      </w:tr>
      <w:tr w:rsidR="00DB3632" w:rsidRPr="00734541" w14:paraId="357ECCFD" w14:textId="77777777" w:rsidTr="001D0A97">
        <w:tc>
          <w:tcPr>
            <w:tcW w:w="1108" w:type="dxa"/>
            <w:vAlign w:val="center"/>
          </w:tcPr>
          <w:p w14:paraId="1B4762EF" w14:textId="77777777" w:rsidR="00DB3632" w:rsidRDefault="00DB3632" w:rsidP="001D0A97">
            <w:pPr>
              <w:pStyle w:val="11"/>
              <w:spacing w:before="0" w:line="320" w:lineRule="exact"/>
              <w:rPr>
                <w:rFonts w:ascii="標楷體" w:hAnsi="標楷體"/>
              </w:rPr>
            </w:pPr>
            <w:r>
              <w:rPr>
                <w:rFonts w:ascii="標楷體" w:hAnsi="標楷體" w:hint="eastAsia"/>
              </w:rPr>
              <w:t>V</w:t>
            </w:r>
            <w:r>
              <w:rPr>
                <w:rFonts w:ascii="標楷體" w:hAnsi="標楷體"/>
              </w:rPr>
              <w:t>2.0</w:t>
            </w:r>
            <w:r>
              <w:rPr>
                <w:rFonts w:ascii="標楷體" w:hAnsi="標楷體" w:hint="eastAsia"/>
              </w:rPr>
              <w:t>8</w:t>
            </w:r>
          </w:p>
        </w:tc>
        <w:tc>
          <w:tcPr>
            <w:tcW w:w="1581" w:type="dxa"/>
            <w:vAlign w:val="center"/>
          </w:tcPr>
          <w:p w14:paraId="1CAB3D19" w14:textId="77777777" w:rsidR="00DB3632" w:rsidRDefault="00DB3632" w:rsidP="001D0A97">
            <w:pPr>
              <w:pStyle w:val="11"/>
              <w:spacing w:before="0" w:line="320" w:lineRule="exact"/>
              <w:rPr>
                <w:rFonts w:ascii="標楷體" w:hAnsi="標楷體"/>
              </w:rPr>
            </w:pPr>
            <w:r>
              <w:rPr>
                <w:rFonts w:ascii="標楷體" w:hAnsi="標楷體" w:hint="eastAsia"/>
              </w:rPr>
              <w:t>2</w:t>
            </w:r>
            <w:r>
              <w:rPr>
                <w:rFonts w:ascii="標楷體" w:hAnsi="標楷體"/>
              </w:rPr>
              <w:t>023/0</w:t>
            </w:r>
            <w:r>
              <w:rPr>
                <w:rFonts w:ascii="標楷體" w:hAnsi="標楷體" w:hint="eastAsia"/>
              </w:rPr>
              <w:t>5</w:t>
            </w:r>
            <w:r>
              <w:rPr>
                <w:rFonts w:ascii="標楷體" w:hAnsi="標楷體"/>
              </w:rPr>
              <w:t>/</w:t>
            </w:r>
            <w:r>
              <w:rPr>
                <w:rFonts w:ascii="標楷體" w:hAnsi="標楷體" w:hint="eastAsia"/>
              </w:rPr>
              <w:t>26</w:t>
            </w:r>
          </w:p>
        </w:tc>
        <w:tc>
          <w:tcPr>
            <w:tcW w:w="4252" w:type="dxa"/>
            <w:shd w:val="clear" w:color="auto" w:fill="FFFFFF" w:themeFill="background1"/>
            <w:vAlign w:val="center"/>
          </w:tcPr>
          <w:p w14:paraId="7053AC7D" w14:textId="77777777" w:rsidR="00DB3632" w:rsidRDefault="00DB3632" w:rsidP="001D0A97">
            <w:pPr>
              <w:pStyle w:val="11"/>
              <w:shd w:val="clear" w:color="auto" w:fill="FFFFFF" w:themeFill="background1"/>
              <w:spacing w:before="0" w:line="320" w:lineRule="exact"/>
              <w:ind w:left="0"/>
              <w:rPr>
                <w:rFonts w:ascii="標楷體" w:hAnsi="標楷體"/>
              </w:rPr>
            </w:pPr>
            <w:r>
              <w:rPr>
                <w:rFonts w:ascii="標楷體" w:hAnsi="標楷體" w:hint="eastAsia"/>
              </w:rPr>
              <w:t>U</w:t>
            </w:r>
            <w:r>
              <w:rPr>
                <w:rFonts w:ascii="標楷體" w:hAnsi="標楷體"/>
              </w:rPr>
              <w:t>RS</w:t>
            </w:r>
            <w:r>
              <w:rPr>
                <w:rFonts w:ascii="標楷體" w:hAnsi="標楷體" w:hint="eastAsia"/>
              </w:rPr>
              <w:t>交付:</w:t>
            </w:r>
            <w:r w:rsidRPr="00DD441D">
              <w:rPr>
                <w:rFonts w:ascii="標楷體" w:hAnsi="標楷體" w:hint="eastAsia"/>
                <w:highlight w:val="green"/>
              </w:rPr>
              <w:t>綠底</w:t>
            </w:r>
          </w:p>
          <w:p w14:paraId="550D3164" w14:textId="77777777" w:rsidR="00DB3632" w:rsidRDefault="00DB3632" w:rsidP="001D0A97">
            <w:pPr>
              <w:pStyle w:val="11"/>
              <w:shd w:val="clear" w:color="auto" w:fill="FFFFFF" w:themeFill="background1"/>
              <w:spacing w:before="0" w:line="320" w:lineRule="exact"/>
              <w:ind w:left="0"/>
              <w:rPr>
                <w:rFonts w:ascii="標楷體" w:hAnsi="標楷體"/>
              </w:rPr>
            </w:pPr>
            <w:r w:rsidRPr="00600207">
              <w:rPr>
                <w:rFonts w:ascii="標楷體" w:hAnsi="標楷體" w:hint="eastAsia"/>
              </w:rPr>
              <w:t>L</w:t>
            </w:r>
            <w:r>
              <w:rPr>
                <w:rFonts w:ascii="標楷體" w:hAnsi="標楷體" w:hint="eastAsia"/>
              </w:rPr>
              <w:t>2411新增授信方式欄位</w:t>
            </w:r>
            <w:r>
              <w:rPr>
                <w:rFonts w:ascii="標楷體" w:hAnsi="標楷體"/>
              </w:rPr>
              <w:t xml:space="preserve"> </w:t>
            </w:r>
          </w:p>
        </w:tc>
        <w:tc>
          <w:tcPr>
            <w:tcW w:w="1134" w:type="dxa"/>
            <w:vAlign w:val="center"/>
          </w:tcPr>
          <w:p w14:paraId="762CBE70" w14:textId="77777777" w:rsidR="00DB3632" w:rsidRDefault="00DB3632" w:rsidP="001D0A97">
            <w:pPr>
              <w:pStyle w:val="11"/>
              <w:spacing w:before="0" w:line="320" w:lineRule="exact"/>
              <w:rPr>
                <w:rFonts w:ascii="標楷體" w:hAnsi="標楷體"/>
              </w:rPr>
            </w:pPr>
            <w:r>
              <w:rPr>
                <w:rFonts w:ascii="標楷體" w:hAnsi="標楷體" w:hint="eastAsia"/>
              </w:rPr>
              <w:t>余家興</w:t>
            </w:r>
          </w:p>
        </w:tc>
        <w:tc>
          <w:tcPr>
            <w:tcW w:w="713" w:type="dxa"/>
          </w:tcPr>
          <w:p w14:paraId="2D92CB38" w14:textId="77777777" w:rsidR="00DB3632" w:rsidRPr="00734541" w:rsidRDefault="00DB3632" w:rsidP="001D0A97">
            <w:pPr>
              <w:pStyle w:val="11"/>
              <w:spacing w:before="0" w:line="320" w:lineRule="exact"/>
              <w:rPr>
                <w:rFonts w:ascii="標楷體" w:hAnsi="標楷體"/>
              </w:rPr>
            </w:pPr>
          </w:p>
        </w:tc>
        <w:tc>
          <w:tcPr>
            <w:tcW w:w="1440" w:type="dxa"/>
          </w:tcPr>
          <w:p w14:paraId="738AF8FC" w14:textId="77777777" w:rsidR="00DB3632" w:rsidRPr="00734541" w:rsidRDefault="00DB3632" w:rsidP="001D0A97">
            <w:pPr>
              <w:pStyle w:val="11"/>
              <w:spacing w:before="0" w:line="320" w:lineRule="exact"/>
              <w:rPr>
                <w:rFonts w:ascii="標楷體" w:hAnsi="標楷體"/>
              </w:rPr>
            </w:pPr>
          </w:p>
        </w:tc>
      </w:tr>
      <w:tr w:rsidR="00600207" w:rsidRPr="00734541" w14:paraId="5460C14D" w14:textId="77777777" w:rsidTr="00DD5461">
        <w:tc>
          <w:tcPr>
            <w:tcW w:w="1108" w:type="dxa"/>
            <w:vAlign w:val="center"/>
          </w:tcPr>
          <w:p w14:paraId="060896FA" w14:textId="12A785B8" w:rsidR="00600207" w:rsidRDefault="00600207" w:rsidP="00D22ECB">
            <w:pPr>
              <w:pStyle w:val="11"/>
              <w:spacing w:before="0" w:line="320" w:lineRule="exact"/>
              <w:rPr>
                <w:rFonts w:ascii="標楷體" w:hAnsi="標楷體"/>
              </w:rPr>
            </w:pPr>
            <w:r>
              <w:rPr>
                <w:rFonts w:ascii="標楷體" w:hAnsi="標楷體" w:hint="eastAsia"/>
              </w:rPr>
              <w:t>V</w:t>
            </w:r>
            <w:r>
              <w:rPr>
                <w:rFonts w:ascii="標楷體" w:hAnsi="標楷體"/>
              </w:rPr>
              <w:t>2.0</w:t>
            </w:r>
            <w:r w:rsidR="00DB3632">
              <w:rPr>
                <w:rFonts w:ascii="標楷體" w:hAnsi="標楷體" w:hint="eastAsia"/>
              </w:rPr>
              <w:t>9</w:t>
            </w:r>
          </w:p>
        </w:tc>
        <w:tc>
          <w:tcPr>
            <w:tcW w:w="1581" w:type="dxa"/>
            <w:vAlign w:val="center"/>
          </w:tcPr>
          <w:p w14:paraId="1294A8F9" w14:textId="0D085D7A" w:rsidR="00600207" w:rsidRDefault="00600207" w:rsidP="00D22ECB">
            <w:pPr>
              <w:pStyle w:val="11"/>
              <w:spacing w:before="0" w:line="320" w:lineRule="exact"/>
              <w:rPr>
                <w:rFonts w:ascii="標楷體" w:hAnsi="標楷體"/>
              </w:rPr>
            </w:pPr>
            <w:r>
              <w:rPr>
                <w:rFonts w:ascii="標楷體" w:hAnsi="標楷體" w:hint="eastAsia"/>
              </w:rPr>
              <w:t>2</w:t>
            </w:r>
            <w:r>
              <w:rPr>
                <w:rFonts w:ascii="標楷體" w:hAnsi="標楷體"/>
              </w:rPr>
              <w:t>023/0</w:t>
            </w:r>
            <w:r w:rsidR="00DB3632">
              <w:rPr>
                <w:rFonts w:ascii="標楷體" w:hAnsi="標楷體" w:hint="eastAsia"/>
              </w:rPr>
              <w:t>6</w:t>
            </w:r>
            <w:r>
              <w:rPr>
                <w:rFonts w:ascii="標楷體" w:hAnsi="標楷體"/>
              </w:rPr>
              <w:t>/</w:t>
            </w:r>
            <w:r w:rsidR="00DB3632">
              <w:rPr>
                <w:rFonts w:ascii="標楷體" w:hAnsi="標楷體" w:hint="eastAsia"/>
              </w:rPr>
              <w:t>02</w:t>
            </w:r>
          </w:p>
        </w:tc>
        <w:tc>
          <w:tcPr>
            <w:tcW w:w="4252" w:type="dxa"/>
            <w:shd w:val="clear" w:color="auto" w:fill="FFFFFF" w:themeFill="background1"/>
            <w:vAlign w:val="center"/>
          </w:tcPr>
          <w:p w14:paraId="4C261505" w14:textId="54690F3F" w:rsidR="00CA2C20" w:rsidRDefault="00CA2C20" w:rsidP="00842CFE">
            <w:pPr>
              <w:pStyle w:val="11"/>
              <w:shd w:val="clear" w:color="auto" w:fill="FFFFFF" w:themeFill="background1"/>
              <w:spacing w:before="0" w:line="320" w:lineRule="exact"/>
              <w:ind w:left="0"/>
              <w:rPr>
                <w:rFonts w:ascii="標楷體" w:hAnsi="標楷體"/>
              </w:rPr>
            </w:pPr>
            <w:r>
              <w:rPr>
                <w:rFonts w:ascii="標楷體" w:hAnsi="標楷體" w:hint="eastAsia"/>
              </w:rPr>
              <w:t>U</w:t>
            </w:r>
            <w:r>
              <w:rPr>
                <w:rFonts w:ascii="標楷體" w:hAnsi="標楷體"/>
              </w:rPr>
              <w:t>RS</w:t>
            </w:r>
            <w:r>
              <w:rPr>
                <w:rFonts w:ascii="標楷體" w:hAnsi="標楷體" w:hint="eastAsia"/>
              </w:rPr>
              <w:t>交付:</w:t>
            </w:r>
            <w:r w:rsidR="00DB3632" w:rsidRPr="00DB3632">
              <w:rPr>
                <w:rFonts w:ascii="標楷體" w:hAnsi="標楷體" w:hint="eastAsia"/>
                <w:highlight w:val="yellow"/>
              </w:rPr>
              <w:t>黃底</w:t>
            </w:r>
          </w:p>
          <w:p w14:paraId="6C231C1D" w14:textId="58008C49" w:rsidR="00551ED4" w:rsidRDefault="0060314D" w:rsidP="00DD441D">
            <w:pPr>
              <w:pStyle w:val="11"/>
              <w:shd w:val="clear" w:color="auto" w:fill="FFFFFF" w:themeFill="background1"/>
              <w:spacing w:before="0" w:line="320" w:lineRule="exact"/>
              <w:ind w:left="0"/>
              <w:rPr>
                <w:rFonts w:ascii="標楷體" w:hAnsi="標楷體"/>
              </w:rPr>
            </w:pPr>
            <w:r w:rsidRPr="00600207">
              <w:rPr>
                <w:rFonts w:ascii="標楷體" w:hAnsi="標楷體" w:hint="eastAsia"/>
              </w:rPr>
              <w:t>L</w:t>
            </w:r>
            <w:r w:rsidR="00DD441D">
              <w:rPr>
                <w:rFonts w:ascii="標楷體" w:hAnsi="標楷體" w:hint="eastAsia"/>
              </w:rPr>
              <w:t>2</w:t>
            </w:r>
            <w:r w:rsidR="00DB3632">
              <w:rPr>
                <w:rFonts w:ascii="標楷體" w:hAnsi="標楷體" w:hint="eastAsia"/>
              </w:rPr>
              <w:t>1</w:t>
            </w:r>
            <w:r w:rsidR="00DD441D">
              <w:rPr>
                <w:rFonts w:ascii="標楷體" w:hAnsi="標楷體" w:hint="eastAsia"/>
              </w:rPr>
              <w:t>11新增</w:t>
            </w:r>
            <w:r w:rsidR="00DB3632">
              <w:rPr>
                <w:rFonts w:ascii="標楷體" w:hAnsi="標楷體" w:hint="eastAsia"/>
              </w:rPr>
              <w:t>核准層級</w:t>
            </w:r>
            <w:r w:rsidR="00DD441D">
              <w:rPr>
                <w:rFonts w:ascii="標楷體" w:hAnsi="標楷體" w:hint="eastAsia"/>
              </w:rPr>
              <w:t>欄位</w:t>
            </w:r>
            <w:r w:rsidR="00DD441D">
              <w:rPr>
                <w:rFonts w:ascii="標楷體" w:hAnsi="標楷體"/>
              </w:rPr>
              <w:t xml:space="preserve"> </w:t>
            </w:r>
          </w:p>
        </w:tc>
        <w:tc>
          <w:tcPr>
            <w:tcW w:w="1134" w:type="dxa"/>
            <w:vAlign w:val="center"/>
          </w:tcPr>
          <w:p w14:paraId="19FA8590" w14:textId="03406A31" w:rsidR="00551ED4" w:rsidRDefault="00DD441D" w:rsidP="00E5670D">
            <w:pPr>
              <w:pStyle w:val="11"/>
              <w:spacing w:before="0" w:line="320" w:lineRule="exact"/>
              <w:rPr>
                <w:rFonts w:ascii="標楷體" w:hAnsi="標楷體"/>
              </w:rPr>
            </w:pPr>
            <w:r>
              <w:rPr>
                <w:rFonts w:ascii="標楷體" w:hAnsi="標楷體" w:hint="eastAsia"/>
              </w:rPr>
              <w:t>余家興</w:t>
            </w:r>
          </w:p>
        </w:tc>
        <w:tc>
          <w:tcPr>
            <w:tcW w:w="713" w:type="dxa"/>
          </w:tcPr>
          <w:p w14:paraId="3AE2B70F" w14:textId="77777777" w:rsidR="00600207" w:rsidRPr="00734541" w:rsidRDefault="00600207" w:rsidP="00D22ECB">
            <w:pPr>
              <w:pStyle w:val="11"/>
              <w:spacing w:before="0" w:line="320" w:lineRule="exact"/>
              <w:rPr>
                <w:rFonts w:ascii="標楷體" w:hAnsi="標楷體"/>
              </w:rPr>
            </w:pPr>
          </w:p>
        </w:tc>
        <w:tc>
          <w:tcPr>
            <w:tcW w:w="1440" w:type="dxa"/>
          </w:tcPr>
          <w:p w14:paraId="26959ACF" w14:textId="77777777" w:rsidR="00600207" w:rsidRPr="00734541" w:rsidRDefault="00600207" w:rsidP="00D22ECB">
            <w:pPr>
              <w:pStyle w:val="11"/>
              <w:spacing w:before="0" w:line="320" w:lineRule="exact"/>
              <w:rPr>
                <w:rFonts w:ascii="標楷體" w:hAnsi="標楷體"/>
              </w:rPr>
            </w:pPr>
          </w:p>
        </w:tc>
      </w:tr>
      <w:tr w:rsidR="0096697F" w:rsidRPr="00734541" w14:paraId="7399E825" w14:textId="77777777" w:rsidTr="00DD5461">
        <w:tc>
          <w:tcPr>
            <w:tcW w:w="1108" w:type="dxa"/>
            <w:vAlign w:val="center"/>
          </w:tcPr>
          <w:p w14:paraId="35D4D902" w14:textId="727055EA" w:rsidR="0096697F" w:rsidRDefault="0096697F" w:rsidP="00D22ECB">
            <w:pPr>
              <w:pStyle w:val="11"/>
              <w:spacing w:before="0" w:line="320" w:lineRule="exact"/>
              <w:rPr>
                <w:rFonts w:ascii="標楷體" w:hAnsi="標楷體"/>
              </w:rPr>
            </w:pPr>
            <w:r>
              <w:rPr>
                <w:rFonts w:ascii="標楷體" w:hAnsi="標楷體" w:hint="eastAsia"/>
              </w:rPr>
              <w:t>V</w:t>
            </w:r>
            <w:r>
              <w:rPr>
                <w:rFonts w:ascii="標楷體" w:hAnsi="標楷體"/>
              </w:rPr>
              <w:t>2.10</w:t>
            </w:r>
          </w:p>
        </w:tc>
        <w:tc>
          <w:tcPr>
            <w:tcW w:w="1581" w:type="dxa"/>
            <w:vAlign w:val="center"/>
          </w:tcPr>
          <w:p w14:paraId="4195EED4" w14:textId="078677EC" w:rsidR="0096697F" w:rsidRDefault="0096697F" w:rsidP="00D22ECB">
            <w:pPr>
              <w:pStyle w:val="11"/>
              <w:spacing w:before="0" w:line="320" w:lineRule="exact"/>
              <w:rPr>
                <w:rFonts w:ascii="標楷體" w:hAnsi="標楷體"/>
              </w:rPr>
            </w:pPr>
            <w:r>
              <w:rPr>
                <w:rFonts w:ascii="標楷體" w:hAnsi="標楷體" w:hint="eastAsia"/>
              </w:rPr>
              <w:t>2</w:t>
            </w:r>
            <w:r>
              <w:rPr>
                <w:rFonts w:ascii="標楷體" w:hAnsi="標楷體"/>
              </w:rPr>
              <w:t>023/07/14</w:t>
            </w:r>
          </w:p>
        </w:tc>
        <w:tc>
          <w:tcPr>
            <w:tcW w:w="4252" w:type="dxa"/>
            <w:shd w:val="clear" w:color="auto" w:fill="FFFFFF" w:themeFill="background1"/>
            <w:vAlign w:val="center"/>
          </w:tcPr>
          <w:p w14:paraId="2C4F16C3" w14:textId="77777777" w:rsidR="0096697F" w:rsidRDefault="0096697F" w:rsidP="0096697F">
            <w:pPr>
              <w:pStyle w:val="11"/>
              <w:shd w:val="clear" w:color="auto" w:fill="FFFFFF" w:themeFill="background1"/>
              <w:spacing w:before="0" w:line="320" w:lineRule="exact"/>
              <w:ind w:left="0"/>
              <w:rPr>
                <w:rFonts w:ascii="標楷體" w:hAnsi="標楷體"/>
              </w:rPr>
            </w:pPr>
            <w:r>
              <w:rPr>
                <w:rFonts w:ascii="標楷體" w:hAnsi="標楷體" w:hint="eastAsia"/>
              </w:rPr>
              <w:t>更新URS:</w:t>
            </w:r>
            <w:r w:rsidRPr="00C7359E">
              <w:rPr>
                <w:rFonts w:ascii="標楷體" w:hAnsi="標楷體" w:hint="eastAsia"/>
                <w:highlight w:val="cyan"/>
              </w:rPr>
              <w:t>藍底</w:t>
            </w:r>
          </w:p>
          <w:p w14:paraId="2FF81156" w14:textId="4E29E8FD" w:rsidR="0096697F" w:rsidRDefault="0096697F" w:rsidP="00844720">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7400:</w:t>
            </w:r>
            <w:r w:rsidR="00E70115">
              <w:rPr>
                <w:rFonts w:ascii="標楷體" w:hAnsi="標楷體" w:hint="eastAsia"/>
              </w:rPr>
              <w:t>增加說明</w:t>
            </w:r>
          </w:p>
        </w:tc>
        <w:tc>
          <w:tcPr>
            <w:tcW w:w="1134" w:type="dxa"/>
            <w:vAlign w:val="center"/>
          </w:tcPr>
          <w:p w14:paraId="5ABDCD4F" w14:textId="6DA4E09E" w:rsidR="0096697F" w:rsidRDefault="0096697F" w:rsidP="00E5670D">
            <w:pPr>
              <w:pStyle w:val="11"/>
              <w:spacing w:before="0" w:line="320" w:lineRule="exact"/>
              <w:rPr>
                <w:rFonts w:ascii="標楷體" w:hAnsi="標楷體"/>
              </w:rPr>
            </w:pPr>
            <w:r>
              <w:rPr>
                <w:rFonts w:ascii="標楷體" w:hAnsi="標楷體" w:hint="eastAsia"/>
              </w:rPr>
              <w:t>蘇曉玲</w:t>
            </w:r>
          </w:p>
        </w:tc>
        <w:tc>
          <w:tcPr>
            <w:tcW w:w="713" w:type="dxa"/>
          </w:tcPr>
          <w:p w14:paraId="3E7A2AF6" w14:textId="77777777" w:rsidR="0096697F" w:rsidRPr="00734541" w:rsidRDefault="0096697F" w:rsidP="00D22ECB">
            <w:pPr>
              <w:pStyle w:val="11"/>
              <w:spacing w:before="0" w:line="320" w:lineRule="exact"/>
              <w:rPr>
                <w:rFonts w:ascii="標楷體" w:hAnsi="標楷體"/>
              </w:rPr>
            </w:pPr>
          </w:p>
        </w:tc>
        <w:tc>
          <w:tcPr>
            <w:tcW w:w="1440" w:type="dxa"/>
          </w:tcPr>
          <w:p w14:paraId="6FCF0258" w14:textId="77777777" w:rsidR="0096697F" w:rsidRPr="00734541" w:rsidRDefault="0096697F" w:rsidP="00D22ECB">
            <w:pPr>
              <w:pStyle w:val="11"/>
              <w:spacing w:before="0" w:line="320" w:lineRule="exact"/>
              <w:rPr>
                <w:rFonts w:ascii="標楷體" w:hAnsi="標楷體"/>
              </w:rPr>
            </w:pPr>
          </w:p>
        </w:tc>
      </w:tr>
    </w:tbl>
    <w:p w14:paraId="31D95B34" w14:textId="77777777" w:rsidR="00D22C68" w:rsidRDefault="00D22C68" w:rsidP="00E85D77">
      <w:pPr>
        <w:pStyle w:val="af8"/>
        <w:rPr>
          <w:rFonts w:ascii="標楷體" w:hAnsi="標楷體"/>
        </w:rPr>
      </w:pPr>
      <w:r w:rsidRPr="008F20B5">
        <w:rPr>
          <w:rFonts w:ascii="標楷體" w:hAnsi="標楷體"/>
        </w:rPr>
        <w:br w:type="page"/>
      </w:r>
      <w:r w:rsidR="0011788D" w:rsidRPr="008F20B5">
        <w:rPr>
          <w:rFonts w:ascii="標楷體" w:hAnsi="標楷體"/>
        </w:rPr>
        <w:lastRenderedPageBreak/>
        <w:t>目　　錄</w:t>
      </w:r>
    </w:p>
    <w:p w14:paraId="056F538F" w14:textId="6D495B15" w:rsidR="00E85D77" w:rsidRDefault="00E85D77" w:rsidP="00EE71AB"/>
    <w:p w14:paraId="72623164" w14:textId="54143C66" w:rsidR="00844720" w:rsidRDefault="00FD4998">
      <w:pPr>
        <w:pStyle w:val="12"/>
        <w:rPr>
          <w:rFonts w:asciiTheme="minorHAnsi" w:eastAsiaTheme="minorEastAsia" w:hAnsiTheme="minorHAnsi" w:cstheme="minorBidi"/>
          <w:b w:val="0"/>
          <w:caps w:val="0"/>
          <w:szCs w:val="22"/>
          <w14:ligatures w14:val="standardContextual"/>
        </w:rPr>
      </w:pPr>
      <w:r>
        <w:rPr>
          <w:sz w:val="28"/>
        </w:rPr>
        <w:fldChar w:fldCharType="begin"/>
      </w:r>
      <w:r>
        <w:rPr>
          <w:sz w:val="28"/>
        </w:rPr>
        <w:instrText xml:space="preserve"> TOC \o "1-3" \h \z \u </w:instrText>
      </w:r>
      <w:r>
        <w:rPr>
          <w:sz w:val="28"/>
        </w:rPr>
        <w:fldChar w:fldCharType="separate"/>
      </w:r>
      <w:hyperlink w:anchor="_Toc140244506" w:history="1">
        <w:r w:rsidR="00844720" w:rsidRPr="00CB50C6">
          <w:rPr>
            <w:rStyle w:val="a7"/>
            <w:rFonts w:ascii="標楷體" w:hAnsi="標楷體" w:hint="eastAsia"/>
          </w:rPr>
          <w:t>第</w:t>
        </w:r>
        <w:r w:rsidR="00844720" w:rsidRPr="00CB50C6">
          <w:rPr>
            <w:rStyle w:val="a7"/>
            <w:rFonts w:ascii="標楷體" w:hAnsi="標楷體"/>
          </w:rPr>
          <w:t>1</w:t>
        </w:r>
        <w:r w:rsidR="00844720" w:rsidRPr="00CB50C6">
          <w:rPr>
            <w:rStyle w:val="a7"/>
            <w:rFonts w:ascii="標楷體" w:hAnsi="標楷體" w:hint="eastAsia"/>
          </w:rPr>
          <w:t>章</w:t>
        </w:r>
        <w:r w:rsidR="00844720" w:rsidRPr="00CB50C6">
          <w:rPr>
            <w:rStyle w:val="a7"/>
            <w:rFonts w:ascii="標楷體" w:hAnsi="標楷體"/>
          </w:rPr>
          <w:t xml:space="preserve"> </w:t>
        </w:r>
        <w:r w:rsidR="00844720" w:rsidRPr="00CB50C6">
          <w:rPr>
            <w:rStyle w:val="a7"/>
            <w:rFonts w:ascii="標楷體" w:hAnsi="標楷體" w:hint="eastAsia"/>
          </w:rPr>
          <w:t>概述</w:t>
        </w:r>
        <w:r w:rsidR="00844720">
          <w:rPr>
            <w:webHidden/>
          </w:rPr>
          <w:tab/>
        </w:r>
        <w:r w:rsidR="00844720">
          <w:rPr>
            <w:webHidden/>
          </w:rPr>
          <w:fldChar w:fldCharType="begin"/>
        </w:r>
        <w:r w:rsidR="00844720">
          <w:rPr>
            <w:webHidden/>
          </w:rPr>
          <w:instrText xml:space="preserve"> PAGEREF _Toc140244506 \h </w:instrText>
        </w:r>
        <w:r w:rsidR="00844720">
          <w:rPr>
            <w:webHidden/>
          </w:rPr>
        </w:r>
        <w:r w:rsidR="00844720">
          <w:rPr>
            <w:webHidden/>
          </w:rPr>
          <w:fldChar w:fldCharType="separate"/>
        </w:r>
        <w:r w:rsidR="00844720">
          <w:rPr>
            <w:webHidden/>
          </w:rPr>
          <w:t>1</w:t>
        </w:r>
        <w:r w:rsidR="00844720">
          <w:rPr>
            <w:webHidden/>
          </w:rPr>
          <w:fldChar w:fldCharType="end"/>
        </w:r>
      </w:hyperlink>
    </w:p>
    <w:p w14:paraId="3C0DB4A0" w14:textId="2E29CB96" w:rsidR="00844720" w:rsidRDefault="00844720">
      <w:pPr>
        <w:pStyle w:val="22"/>
        <w:rPr>
          <w:rFonts w:asciiTheme="minorHAnsi" w:eastAsiaTheme="minorEastAsia" w:hAnsiTheme="minorHAnsi" w:cstheme="minorBidi"/>
          <w:b w:val="0"/>
          <w:sz w:val="24"/>
          <w:szCs w:val="22"/>
          <w14:ligatures w14:val="standardContextual"/>
        </w:rPr>
      </w:pPr>
      <w:hyperlink w:anchor="_Toc140244507" w:history="1">
        <w:r w:rsidRPr="00CB50C6">
          <w:rPr>
            <w:rStyle w:val="a7"/>
            <w:rFonts w:ascii="標楷體" w:hAnsi="標楷體"/>
          </w:rPr>
          <w:t xml:space="preserve">1.1    </w:t>
        </w:r>
        <w:r w:rsidRPr="00CB50C6">
          <w:rPr>
            <w:rStyle w:val="a7"/>
            <w:rFonts w:ascii="標楷體" w:hAnsi="標楷體" w:hint="eastAsia"/>
          </w:rPr>
          <w:t>專案名稱</w:t>
        </w:r>
        <w:r>
          <w:rPr>
            <w:webHidden/>
          </w:rPr>
          <w:tab/>
        </w:r>
        <w:r>
          <w:rPr>
            <w:webHidden/>
          </w:rPr>
          <w:fldChar w:fldCharType="begin"/>
        </w:r>
        <w:r>
          <w:rPr>
            <w:webHidden/>
          </w:rPr>
          <w:instrText xml:space="preserve"> PAGEREF _Toc140244507 \h </w:instrText>
        </w:r>
        <w:r>
          <w:rPr>
            <w:webHidden/>
          </w:rPr>
        </w:r>
        <w:r>
          <w:rPr>
            <w:webHidden/>
          </w:rPr>
          <w:fldChar w:fldCharType="separate"/>
        </w:r>
        <w:r>
          <w:rPr>
            <w:webHidden/>
          </w:rPr>
          <w:t>1</w:t>
        </w:r>
        <w:r>
          <w:rPr>
            <w:webHidden/>
          </w:rPr>
          <w:fldChar w:fldCharType="end"/>
        </w:r>
      </w:hyperlink>
    </w:p>
    <w:p w14:paraId="74D73C28" w14:textId="3CF7A216" w:rsidR="00844720" w:rsidRDefault="00844720">
      <w:pPr>
        <w:pStyle w:val="22"/>
        <w:rPr>
          <w:rFonts w:asciiTheme="minorHAnsi" w:eastAsiaTheme="minorEastAsia" w:hAnsiTheme="minorHAnsi" w:cstheme="minorBidi"/>
          <w:b w:val="0"/>
          <w:sz w:val="24"/>
          <w:szCs w:val="22"/>
          <w14:ligatures w14:val="standardContextual"/>
        </w:rPr>
      </w:pPr>
      <w:hyperlink w:anchor="_Toc140244508" w:history="1">
        <w:r w:rsidRPr="00CB50C6">
          <w:rPr>
            <w:rStyle w:val="a7"/>
            <w:rFonts w:ascii="標楷體" w:hAnsi="標楷體"/>
          </w:rPr>
          <w:t xml:space="preserve">1.2    </w:t>
        </w:r>
        <w:r w:rsidRPr="00CB50C6">
          <w:rPr>
            <w:rStyle w:val="a7"/>
            <w:rFonts w:ascii="標楷體" w:hAnsi="標楷體" w:hint="eastAsia"/>
          </w:rPr>
          <w:t>專案目標</w:t>
        </w:r>
        <w:r>
          <w:rPr>
            <w:webHidden/>
          </w:rPr>
          <w:tab/>
        </w:r>
        <w:r>
          <w:rPr>
            <w:webHidden/>
          </w:rPr>
          <w:fldChar w:fldCharType="begin"/>
        </w:r>
        <w:r>
          <w:rPr>
            <w:webHidden/>
          </w:rPr>
          <w:instrText xml:space="preserve"> PAGEREF _Toc140244508 \h </w:instrText>
        </w:r>
        <w:r>
          <w:rPr>
            <w:webHidden/>
          </w:rPr>
        </w:r>
        <w:r>
          <w:rPr>
            <w:webHidden/>
          </w:rPr>
          <w:fldChar w:fldCharType="separate"/>
        </w:r>
        <w:r>
          <w:rPr>
            <w:webHidden/>
          </w:rPr>
          <w:t>1</w:t>
        </w:r>
        <w:r>
          <w:rPr>
            <w:webHidden/>
          </w:rPr>
          <w:fldChar w:fldCharType="end"/>
        </w:r>
      </w:hyperlink>
    </w:p>
    <w:p w14:paraId="002BC92A" w14:textId="4526A77C" w:rsidR="00844720" w:rsidRDefault="00844720">
      <w:pPr>
        <w:pStyle w:val="22"/>
        <w:rPr>
          <w:rFonts w:asciiTheme="minorHAnsi" w:eastAsiaTheme="minorEastAsia" w:hAnsiTheme="minorHAnsi" w:cstheme="minorBidi"/>
          <w:b w:val="0"/>
          <w:sz w:val="24"/>
          <w:szCs w:val="22"/>
          <w14:ligatures w14:val="standardContextual"/>
        </w:rPr>
      </w:pPr>
      <w:hyperlink w:anchor="_Toc140244509" w:history="1">
        <w:r w:rsidRPr="00CB50C6">
          <w:rPr>
            <w:rStyle w:val="a7"/>
            <w:rFonts w:ascii="標楷體" w:hAnsi="標楷體"/>
          </w:rPr>
          <w:t xml:space="preserve">1.3    </w:t>
        </w:r>
        <w:r w:rsidRPr="00CB50C6">
          <w:rPr>
            <w:rStyle w:val="a7"/>
            <w:rFonts w:ascii="標楷體" w:hAnsi="標楷體" w:hint="eastAsia"/>
          </w:rPr>
          <w:t>系統範圍</w:t>
        </w:r>
        <w:r>
          <w:rPr>
            <w:webHidden/>
          </w:rPr>
          <w:tab/>
        </w:r>
        <w:r>
          <w:rPr>
            <w:webHidden/>
          </w:rPr>
          <w:fldChar w:fldCharType="begin"/>
        </w:r>
        <w:r>
          <w:rPr>
            <w:webHidden/>
          </w:rPr>
          <w:instrText xml:space="preserve"> PAGEREF _Toc140244509 \h </w:instrText>
        </w:r>
        <w:r>
          <w:rPr>
            <w:webHidden/>
          </w:rPr>
        </w:r>
        <w:r>
          <w:rPr>
            <w:webHidden/>
          </w:rPr>
          <w:fldChar w:fldCharType="separate"/>
        </w:r>
        <w:r>
          <w:rPr>
            <w:webHidden/>
          </w:rPr>
          <w:t>2</w:t>
        </w:r>
        <w:r>
          <w:rPr>
            <w:webHidden/>
          </w:rPr>
          <w:fldChar w:fldCharType="end"/>
        </w:r>
      </w:hyperlink>
    </w:p>
    <w:p w14:paraId="2AD102D6" w14:textId="39920783" w:rsidR="00844720" w:rsidRDefault="00844720">
      <w:pPr>
        <w:pStyle w:val="32"/>
        <w:rPr>
          <w:rFonts w:asciiTheme="minorHAnsi" w:eastAsiaTheme="minorEastAsia" w:hAnsiTheme="minorHAnsi" w:cstheme="minorBidi"/>
          <w:noProof/>
          <w:sz w:val="24"/>
          <w:szCs w:val="22"/>
          <w14:ligatures w14:val="standardContextual"/>
        </w:rPr>
      </w:pPr>
      <w:hyperlink w:anchor="_Toc140244510" w:history="1">
        <w:r w:rsidRPr="00CB50C6">
          <w:rPr>
            <w:rStyle w:val="a7"/>
            <w:rFonts w:ascii="標楷體" w:hAnsi="標楷體"/>
            <w:noProof/>
          </w:rPr>
          <w:t>1.3.1</w:t>
        </w:r>
        <w:r w:rsidRPr="00CB50C6">
          <w:rPr>
            <w:rStyle w:val="a7"/>
            <w:rFonts w:ascii="標楷體" w:hAnsi="標楷體" w:hint="eastAsia"/>
            <w:noProof/>
          </w:rPr>
          <w:t>系統範圍</w:t>
        </w:r>
        <w:r>
          <w:rPr>
            <w:noProof/>
            <w:webHidden/>
          </w:rPr>
          <w:tab/>
        </w:r>
        <w:r>
          <w:rPr>
            <w:noProof/>
            <w:webHidden/>
          </w:rPr>
          <w:fldChar w:fldCharType="begin"/>
        </w:r>
        <w:r>
          <w:rPr>
            <w:noProof/>
            <w:webHidden/>
          </w:rPr>
          <w:instrText xml:space="preserve"> PAGEREF _Toc140244510 \h </w:instrText>
        </w:r>
        <w:r>
          <w:rPr>
            <w:noProof/>
            <w:webHidden/>
          </w:rPr>
        </w:r>
        <w:r>
          <w:rPr>
            <w:noProof/>
            <w:webHidden/>
          </w:rPr>
          <w:fldChar w:fldCharType="separate"/>
        </w:r>
        <w:r>
          <w:rPr>
            <w:noProof/>
            <w:webHidden/>
          </w:rPr>
          <w:t>2</w:t>
        </w:r>
        <w:r>
          <w:rPr>
            <w:noProof/>
            <w:webHidden/>
          </w:rPr>
          <w:fldChar w:fldCharType="end"/>
        </w:r>
      </w:hyperlink>
    </w:p>
    <w:p w14:paraId="2F669686" w14:textId="3BC2E317" w:rsidR="00844720" w:rsidRDefault="00844720">
      <w:pPr>
        <w:pStyle w:val="32"/>
        <w:rPr>
          <w:rFonts w:asciiTheme="minorHAnsi" w:eastAsiaTheme="minorEastAsia" w:hAnsiTheme="minorHAnsi" w:cstheme="minorBidi"/>
          <w:noProof/>
          <w:sz w:val="24"/>
          <w:szCs w:val="22"/>
          <w14:ligatures w14:val="standardContextual"/>
        </w:rPr>
      </w:pPr>
      <w:hyperlink w:anchor="_Toc140244511" w:history="1">
        <w:r w:rsidRPr="00CB50C6">
          <w:rPr>
            <w:rStyle w:val="a7"/>
            <w:rFonts w:ascii="標楷體" w:hAnsi="標楷體"/>
            <w:noProof/>
          </w:rPr>
          <w:t>1.3.2</w:t>
        </w:r>
        <w:r w:rsidRPr="00CB50C6">
          <w:rPr>
            <w:rStyle w:val="a7"/>
            <w:rFonts w:ascii="標楷體" w:hAnsi="標楷體" w:hint="eastAsia"/>
            <w:noProof/>
          </w:rPr>
          <w:t>系統範圍說明</w:t>
        </w:r>
        <w:r>
          <w:rPr>
            <w:noProof/>
            <w:webHidden/>
          </w:rPr>
          <w:tab/>
        </w:r>
        <w:r>
          <w:rPr>
            <w:noProof/>
            <w:webHidden/>
          </w:rPr>
          <w:fldChar w:fldCharType="begin"/>
        </w:r>
        <w:r>
          <w:rPr>
            <w:noProof/>
            <w:webHidden/>
          </w:rPr>
          <w:instrText xml:space="preserve"> PAGEREF _Toc140244511 \h </w:instrText>
        </w:r>
        <w:r>
          <w:rPr>
            <w:noProof/>
            <w:webHidden/>
          </w:rPr>
        </w:r>
        <w:r>
          <w:rPr>
            <w:noProof/>
            <w:webHidden/>
          </w:rPr>
          <w:fldChar w:fldCharType="separate"/>
        </w:r>
        <w:r>
          <w:rPr>
            <w:noProof/>
            <w:webHidden/>
          </w:rPr>
          <w:t>2</w:t>
        </w:r>
        <w:r>
          <w:rPr>
            <w:noProof/>
            <w:webHidden/>
          </w:rPr>
          <w:fldChar w:fldCharType="end"/>
        </w:r>
      </w:hyperlink>
    </w:p>
    <w:p w14:paraId="0DA95F2F" w14:textId="5C742398" w:rsidR="00844720" w:rsidRDefault="00844720">
      <w:pPr>
        <w:pStyle w:val="12"/>
        <w:rPr>
          <w:rFonts w:asciiTheme="minorHAnsi" w:eastAsiaTheme="minorEastAsia" w:hAnsiTheme="minorHAnsi" w:cstheme="minorBidi"/>
          <w:b w:val="0"/>
          <w:caps w:val="0"/>
          <w:szCs w:val="22"/>
          <w14:ligatures w14:val="standardContextual"/>
        </w:rPr>
      </w:pPr>
      <w:hyperlink w:anchor="_Toc140244512" w:history="1">
        <w:r w:rsidRPr="00CB50C6">
          <w:rPr>
            <w:rStyle w:val="a7"/>
            <w:rFonts w:ascii="標楷體" w:hAnsi="標楷體" w:hint="eastAsia"/>
          </w:rPr>
          <w:t>第</w:t>
        </w:r>
        <w:r w:rsidRPr="00CB50C6">
          <w:rPr>
            <w:rStyle w:val="a7"/>
            <w:rFonts w:ascii="標楷體" w:hAnsi="標楷體"/>
          </w:rPr>
          <w:t>2</w:t>
        </w:r>
        <w:r w:rsidRPr="00CB50C6">
          <w:rPr>
            <w:rStyle w:val="a7"/>
            <w:rFonts w:ascii="標楷體" w:hAnsi="標楷體" w:hint="eastAsia"/>
          </w:rPr>
          <w:t>章</w:t>
        </w:r>
        <w:r w:rsidRPr="00CB50C6">
          <w:rPr>
            <w:rStyle w:val="a7"/>
            <w:rFonts w:ascii="標楷體" w:hAnsi="標楷體"/>
          </w:rPr>
          <w:t xml:space="preserve"> </w:t>
        </w:r>
        <w:r w:rsidRPr="00CB50C6">
          <w:rPr>
            <w:rStyle w:val="a7"/>
            <w:rFonts w:ascii="標楷體" w:hAnsi="標楷體" w:hint="eastAsia"/>
          </w:rPr>
          <w:t>需求說明</w:t>
        </w:r>
        <w:r>
          <w:rPr>
            <w:webHidden/>
          </w:rPr>
          <w:tab/>
        </w:r>
        <w:r>
          <w:rPr>
            <w:webHidden/>
          </w:rPr>
          <w:fldChar w:fldCharType="begin"/>
        </w:r>
        <w:r>
          <w:rPr>
            <w:webHidden/>
          </w:rPr>
          <w:instrText xml:space="preserve"> PAGEREF _Toc140244512 \h </w:instrText>
        </w:r>
        <w:r>
          <w:rPr>
            <w:webHidden/>
          </w:rPr>
        </w:r>
        <w:r>
          <w:rPr>
            <w:webHidden/>
          </w:rPr>
          <w:fldChar w:fldCharType="separate"/>
        </w:r>
        <w:r>
          <w:rPr>
            <w:webHidden/>
          </w:rPr>
          <w:t>3</w:t>
        </w:r>
        <w:r>
          <w:rPr>
            <w:webHidden/>
          </w:rPr>
          <w:fldChar w:fldCharType="end"/>
        </w:r>
      </w:hyperlink>
    </w:p>
    <w:p w14:paraId="35B55302" w14:textId="79604840" w:rsidR="00844720" w:rsidRDefault="00844720">
      <w:pPr>
        <w:pStyle w:val="22"/>
        <w:rPr>
          <w:rFonts w:asciiTheme="minorHAnsi" w:eastAsiaTheme="minorEastAsia" w:hAnsiTheme="minorHAnsi" w:cstheme="minorBidi"/>
          <w:b w:val="0"/>
          <w:sz w:val="24"/>
          <w:szCs w:val="22"/>
          <w14:ligatures w14:val="standardContextual"/>
        </w:rPr>
      </w:pPr>
      <w:hyperlink w:anchor="_Toc140244513" w:history="1">
        <w:r w:rsidRPr="00CB50C6">
          <w:rPr>
            <w:rStyle w:val="a7"/>
            <w:rFonts w:ascii="標楷體" w:hAnsi="標楷體"/>
          </w:rPr>
          <w:t xml:space="preserve">2.1    </w:t>
        </w:r>
        <w:r w:rsidRPr="00CB50C6">
          <w:rPr>
            <w:rStyle w:val="a7"/>
            <w:rFonts w:ascii="標楷體" w:hAnsi="標楷體" w:hint="eastAsia"/>
          </w:rPr>
          <w:t>功能性需求</w:t>
        </w:r>
        <w:r>
          <w:rPr>
            <w:webHidden/>
          </w:rPr>
          <w:tab/>
        </w:r>
        <w:r>
          <w:rPr>
            <w:webHidden/>
          </w:rPr>
          <w:fldChar w:fldCharType="begin"/>
        </w:r>
        <w:r>
          <w:rPr>
            <w:webHidden/>
          </w:rPr>
          <w:instrText xml:space="preserve"> PAGEREF _Toc140244513 \h </w:instrText>
        </w:r>
        <w:r>
          <w:rPr>
            <w:webHidden/>
          </w:rPr>
        </w:r>
        <w:r>
          <w:rPr>
            <w:webHidden/>
          </w:rPr>
          <w:fldChar w:fldCharType="separate"/>
        </w:r>
        <w:r>
          <w:rPr>
            <w:webHidden/>
          </w:rPr>
          <w:t>3</w:t>
        </w:r>
        <w:r>
          <w:rPr>
            <w:webHidden/>
          </w:rPr>
          <w:fldChar w:fldCharType="end"/>
        </w:r>
      </w:hyperlink>
    </w:p>
    <w:p w14:paraId="083E51C4" w14:textId="071A2CB1" w:rsidR="00844720" w:rsidRDefault="00844720">
      <w:pPr>
        <w:pStyle w:val="32"/>
        <w:tabs>
          <w:tab w:val="left" w:pos="1680"/>
        </w:tabs>
        <w:rPr>
          <w:rFonts w:asciiTheme="minorHAnsi" w:eastAsiaTheme="minorEastAsia" w:hAnsiTheme="minorHAnsi" w:cstheme="minorBidi"/>
          <w:noProof/>
          <w:sz w:val="24"/>
          <w:szCs w:val="22"/>
          <w14:ligatures w14:val="standardContextual"/>
        </w:rPr>
      </w:pPr>
      <w:hyperlink w:anchor="_Toc140244514" w:history="1">
        <w:r w:rsidRPr="00CB50C6">
          <w:rPr>
            <w:rStyle w:val="a7"/>
            <w:rFonts w:ascii="標楷體" w:hAnsi="標楷體" w:hint="eastAsia"/>
            <w:noProof/>
          </w:rPr>
          <w:t>一、</w:t>
        </w:r>
        <w:r>
          <w:rPr>
            <w:rFonts w:asciiTheme="minorHAnsi" w:eastAsiaTheme="minorEastAsia" w:hAnsiTheme="minorHAnsi" w:cstheme="minorBidi"/>
            <w:noProof/>
            <w:sz w:val="24"/>
            <w:szCs w:val="22"/>
            <w14:ligatures w14:val="standardContextual"/>
          </w:rPr>
          <w:tab/>
        </w:r>
        <w:r w:rsidRPr="00CB50C6">
          <w:rPr>
            <w:rStyle w:val="a7"/>
            <w:rFonts w:ascii="標楷體" w:hAnsi="標楷體"/>
            <w:noProof/>
          </w:rPr>
          <w:t>IFRS 9</w:t>
        </w:r>
        <w:r w:rsidRPr="00CB50C6">
          <w:rPr>
            <w:rStyle w:val="a7"/>
            <w:rFonts w:ascii="標楷體" w:hAnsi="標楷體" w:cs="標楷體" w:hint="eastAsia"/>
            <w:noProof/>
          </w:rPr>
          <w:t>作業</w:t>
        </w:r>
        <w:r w:rsidRPr="00CB50C6">
          <w:rPr>
            <w:rStyle w:val="a7"/>
            <w:rFonts w:ascii="標楷體" w:hAnsi="標楷體" w:hint="eastAsia"/>
            <w:noProof/>
          </w:rPr>
          <w:t>流程</w:t>
        </w:r>
        <w:r>
          <w:rPr>
            <w:noProof/>
            <w:webHidden/>
          </w:rPr>
          <w:tab/>
        </w:r>
        <w:r>
          <w:rPr>
            <w:noProof/>
            <w:webHidden/>
          </w:rPr>
          <w:fldChar w:fldCharType="begin"/>
        </w:r>
        <w:r>
          <w:rPr>
            <w:noProof/>
            <w:webHidden/>
          </w:rPr>
          <w:instrText xml:space="preserve"> PAGEREF _Toc140244514 \h </w:instrText>
        </w:r>
        <w:r>
          <w:rPr>
            <w:noProof/>
            <w:webHidden/>
          </w:rPr>
        </w:r>
        <w:r>
          <w:rPr>
            <w:noProof/>
            <w:webHidden/>
          </w:rPr>
          <w:fldChar w:fldCharType="separate"/>
        </w:r>
        <w:r>
          <w:rPr>
            <w:noProof/>
            <w:webHidden/>
          </w:rPr>
          <w:t>3</w:t>
        </w:r>
        <w:r>
          <w:rPr>
            <w:noProof/>
            <w:webHidden/>
          </w:rPr>
          <w:fldChar w:fldCharType="end"/>
        </w:r>
      </w:hyperlink>
    </w:p>
    <w:p w14:paraId="59D37E1B" w14:textId="2741E589" w:rsidR="00844720" w:rsidRDefault="00844720">
      <w:pPr>
        <w:pStyle w:val="32"/>
        <w:tabs>
          <w:tab w:val="left" w:pos="1680"/>
        </w:tabs>
        <w:rPr>
          <w:rFonts w:asciiTheme="minorHAnsi" w:eastAsiaTheme="minorEastAsia" w:hAnsiTheme="minorHAnsi" w:cstheme="minorBidi"/>
          <w:noProof/>
          <w:sz w:val="24"/>
          <w:szCs w:val="22"/>
          <w14:ligatures w14:val="standardContextual"/>
        </w:rPr>
      </w:pPr>
      <w:hyperlink w:anchor="_Toc140244515" w:history="1">
        <w:r w:rsidRPr="00CB50C6">
          <w:rPr>
            <w:rStyle w:val="a7"/>
            <w:rFonts w:ascii="標楷體" w:hAnsi="標楷體" w:hint="eastAsia"/>
            <w:noProof/>
          </w:rPr>
          <w:t>二、</w:t>
        </w:r>
        <w:r>
          <w:rPr>
            <w:rFonts w:asciiTheme="minorHAnsi" w:eastAsiaTheme="minorEastAsia" w:hAnsiTheme="minorHAnsi" w:cstheme="minorBidi"/>
            <w:noProof/>
            <w:sz w:val="24"/>
            <w:szCs w:val="22"/>
            <w14:ligatures w14:val="standardContextual"/>
          </w:rPr>
          <w:tab/>
        </w:r>
        <w:r w:rsidRPr="00CB50C6">
          <w:rPr>
            <w:rStyle w:val="a7"/>
            <w:rFonts w:ascii="標楷體" w:hAnsi="標楷體" w:hint="eastAsia"/>
            <w:noProof/>
          </w:rPr>
          <w:t>輸出入介面</w:t>
        </w:r>
        <w:r>
          <w:rPr>
            <w:noProof/>
            <w:webHidden/>
          </w:rPr>
          <w:tab/>
        </w:r>
        <w:r>
          <w:rPr>
            <w:noProof/>
            <w:webHidden/>
          </w:rPr>
          <w:fldChar w:fldCharType="begin"/>
        </w:r>
        <w:r>
          <w:rPr>
            <w:noProof/>
            <w:webHidden/>
          </w:rPr>
          <w:instrText xml:space="preserve"> PAGEREF _Toc140244515 \h </w:instrText>
        </w:r>
        <w:r>
          <w:rPr>
            <w:noProof/>
            <w:webHidden/>
          </w:rPr>
        </w:r>
        <w:r>
          <w:rPr>
            <w:noProof/>
            <w:webHidden/>
          </w:rPr>
          <w:fldChar w:fldCharType="separate"/>
        </w:r>
        <w:r>
          <w:rPr>
            <w:noProof/>
            <w:webHidden/>
          </w:rPr>
          <w:t>7</w:t>
        </w:r>
        <w:r>
          <w:rPr>
            <w:noProof/>
            <w:webHidden/>
          </w:rPr>
          <w:fldChar w:fldCharType="end"/>
        </w:r>
      </w:hyperlink>
    </w:p>
    <w:p w14:paraId="2199AA9A" w14:textId="7639C6B5" w:rsidR="00844720" w:rsidRDefault="00844720">
      <w:pPr>
        <w:pStyle w:val="32"/>
        <w:tabs>
          <w:tab w:val="left" w:pos="1680"/>
        </w:tabs>
        <w:rPr>
          <w:rFonts w:asciiTheme="minorHAnsi" w:eastAsiaTheme="minorEastAsia" w:hAnsiTheme="minorHAnsi" w:cstheme="minorBidi"/>
          <w:noProof/>
          <w:sz w:val="24"/>
          <w:szCs w:val="22"/>
          <w14:ligatures w14:val="standardContextual"/>
        </w:rPr>
      </w:pPr>
      <w:hyperlink w:anchor="_Toc140244516" w:history="1">
        <w:r w:rsidRPr="00CB50C6">
          <w:rPr>
            <w:rStyle w:val="a7"/>
            <w:rFonts w:ascii="標楷體" w:hAnsi="標楷體" w:hint="eastAsia"/>
            <w:noProof/>
          </w:rPr>
          <w:t>三、</w:t>
        </w:r>
        <w:r>
          <w:rPr>
            <w:rFonts w:asciiTheme="minorHAnsi" w:eastAsiaTheme="minorEastAsia" w:hAnsiTheme="minorHAnsi" w:cstheme="minorBidi"/>
            <w:noProof/>
            <w:sz w:val="24"/>
            <w:szCs w:val="22"/>
            <w14:ligatures w14:val="standardContextual"/>
          </w:rPr>
          <w:tab/>
        </w:r>
        <w:r w:rsidRPr="00CB50C6">
          <w:rPr>
            <w:rStyle w:val="a7"/>
            <w:rFonts w:ascii="標楷體" w:hAnsi="標楷體"/>
            <w:noProof/>
          </w:rPr>
          <w:t>Eloan</w:t>
        </w:r>
        <w:r w:rsidRPr="00CB50C6">
          <w:rPr>
            <w:rStyle w:val="a7"/>
            <w:rFonts w:ascii="標楷體" w:hAnsi="標楷體" w:hint="eastAsia"/>
            <w:noProof/>
          </w:rPr>
          <w:t>介面</w:t>
        </w:r>
        <w:r>
          <w:rPr>
            <w:noProof/>
            <w:webHidden/>
          </w:rPr>
          <w:tab/>
        </w:r>
        <w:r>
          <w:rPr>
            <w:noProof/>
            <w:webHidden/>
          </w:rPr>
          <w:fldChar w:fldCharType="begin"/>
        </w:r>
        <w:r>
          <w:rPr>
            <w:noProof/>
            <w:webHidden/>
          </w:rPr>
          <w:instrText xml:space="preserve"> PAGEREF _Toc140244516 \h </w:instrText>
        </w:r>
        <w:r>
          <w:rPr>
            <w:noProof/>
            <w:webHidden/>
          </w:rPr>
        </w:r>
        <w:r>
          <w:rPr>
            <w:noProof/>
            <w:webHidden/>
          </w:rPr>
          <w:fldChar w:fldCharType="separate"/>
        </w:r>
        <w:r>
          <w:rPr>
            <w:noProof/>
            <w:webHidden/>
          </w:rPr>
          <w:t>9</w:t>
        </w:r>
        <w:r>
          <w:rPr>
            <w:noProof/>
            <w:webHidden/>
          </w:rPr>
          <w:fldChar w:fldCharType="end"/>
        </w:r>
      </w:hyperlink>
    </w:p>
    <w:p w14:paraId="1F3292CA" w14:textId="200DA02D" w:rsidR="00844720" w:rsidRDefault="00844720">
      <w:pPr>
        <w:pStyle w:val="22"/>
        <w:rPr>
          <w:rFonts w:asciiTheme="minorHAnsi" w:eastAsiaTheme="minorEastAsia" w:hAnsiTheme="minorHAnsi" w:cstheme="minorBidi"/>
          <w:b w:val="0"/>
          <w:sz w:val="24"/>
          <w:szCs w:val="22"/>
          <w14:ligatures w14:val="standardContextual"/>
        </w:rPr>
      </w:pPr>
      <w:hyperlink w:anchor="_Toc140244517" w:history="1">
        <w:r w:rsidRPr="00CB50C6">
          <w:rPr>
            <w:rStyle w:val="a7"/>
            <w:rFonts w:ascii="標楷體" w:hAnsi="標楷體"/>
          </w:rPr>
          <w:t xml:space="preserve">2.2    </w:t>
        </w:r>
        <w:r w:rsidRPr="00CB50C6">
          <w:rPr>
            <w:rStyle w:val="a7"/>
            <w:rFonts w:ascii="標楷體" w:hAnsi="標楷體" w:hint="eastAsia"/>
          </w:rPr>
          <w:t>非功能性需求</w:t>
        </w:r>
        <w:r>
          <w:rPr>
            <w:webHidden/>
          </w:rPr>
          <w:tab/>
        </w:r>
        <w:r>
          <w:rPr>
            <w:webHidden/>
          </w:rPr>
          <w:fldChar w:fldCharType="begin"/>
        </w:r>
        <w:r>
          <w:rPr>
            <w:webHidden/>
          </w:rPr>
          <w:instrText xml:space="preserve"> PAGEREF _Toc140244517 \h </w:instrText>
        </w:r>
        <w:r>
          <w:rPr>
            <w:webHidden/>
          </w:rPr>
        </w:r>
        <w:r>
          <w:rPr>
            <w:webHidden/>
          </w:rPr>
          <w:fldChar w:fldCharType="separate"/>
        </w:r>
        <w:r>
          <w:rPr>
            <w:webHidden/>
          </w:rPr>
          <w:t>11</w:t>
        </w:r>
        <w:r>
          <w:rPr>
            <w:webHidden/>
          </w:rPr>
          <w:fldChar w:fldCharType="end"/>
        </w:r>
      </w:hyperlink>
    </w:p>
    <w:p w14:paraId="723615BD" w14:textId="0F96C6D6" w:rsidR="00844720" w:rsidRDefault="00844720">
      <w:pPr>
        <w:pStyle w:val="12"/>
        <w:rPr>
          <w:rFonts w:asciiTheme="minorHAnsi" w:eastAsiaTheme="minorEastAsia" w:hAnsiTheme="minorHAnsi" w:cstheme="minorBidi"/>
          <w:b w:val="0"/>
          <w:caps w:val="0"/>
          <w:szCs w:val="22"/>
          <w14:ligatures w14:val="standardContextual"/>
        </w:rPr>
      </w:pPr>
      <w:hyperlink w:anchor="_Toc140244518" w:history="1">
        <w:r w:rsidRPr="00CB50C6">
          <w:rPr>
            <w:rStyle w:val="a7"/>
            <w:rFonts w:hint="eastAsia"/>
          </w:rPr>
          <w:t>第</w:t>
        </w:r>
        <w:r w:rsidRPr="00CB50C6">
          <w:rPr>
            <w:rStyle w:val="a7"/>
          </w:rPr>
          <w:t>3</w:t>
        </w:r>
        <w:r w:rsidRPr="00CB50C6">
          <w:rPr>
            <w:rStyle w:val="a7"/>
            <w:rFonts w:hint="eastAsia"/>
          </w:rPr>
          <w:t>章</w:t>
        </w:r>
        <w:r w:rsidRPr="00CB50C6">
          <w:rPr>
            <w:rStyle w:val="a7"/>
          </w:rPr>
          <w:t xml:space="preserve"> </w:t>
        </w:r>
        <w:r w:rsidRPr="00CB50C6">
          <w:rPr>
            <w:rStyle w:val="a7"/>
            <w:rFonts w:hint="eastAsia"/>
          </w:rPr>
          <w:t>系統需求</w:t>
        </w:r>
        <w:r>
          <w:rPr>
            <w:webHidden/>
          </w:rPr>
          <w:tab/>
        </w:r>
        <w:r>
          <w:rPr>
            <w:webHidden/>
          </w:rPr>
          <w:fldChar w:fldCharType="begin"/>
        </w:r>
        <w:r>
          <w:rPr>
            <w:webHidden/>
          </w:rPr>
          <w:instrText xml:space="preserve"> PAGEREF _Toc140244518 \h </w:instrText>
        </w:r>
        <w:r>
          <w:rPr>
            <w:webHidden/>
          </w:rPr>
        </w:r>
        <w:r>
          <w:rPr>
            <w:webHidden/>
          </w:rPr>
          <w:fldChar w:fldCharType="separate"/>
        </w:r>
        <w:r>
          <w:rPr>
            <w:webHidden/>
          </w:rPr>
          <w:t>12</w:t>
        </w:r>
        <w:r>
          <w:rPr>
            <w:webHidden/>
          </w:rPr>
          <w:fldChar w:fldCharType="end"/>
        </w:r>
      </w:hyperlink>
    </w:p>
    <w:p w14:paraId="1FECE302" w14:textId="6BD01E1A" w:rsidR="00844720" w:rsidRDefault="00844720">
      <w:pPr>
        <w:pStyle w:val="22"/>
        <w:rPr>
          <w:rFonts w:asciiTheme="minorHAnsi" w:eastAsiaTheme="minorEastAsia" w:hAnsiTheme="minorHAnsi" w:cstheme="minorBidi"/>
          <w:b w:val="0"/>
          <w:sz w:val="24"/>
          <w:szCs w:val="22"/>
          <w14:ligatures w14:val="standardContextual"/>
        </w:rPr>
      </w:pPr>
      <w:hyperlink w:anchor="_Toc140244519" w:history="1">
        <w:r w:rsidRPr="00CB50C6">
          <w:rPr>
            <w:rStyle w:val="a7"/>
          </w:rPr>
          <w:t xml:space="preserve">3.1    </w:t>
        </w:r>
        <w:r w:rsidRPr="00CB50C6">
          <w:rPr>
            <w:rStyle w:val="a7"/>
            <w:rFonts w:hint="eastAsia"/>
          </w:rPr>
          <w:t>系統功能結構圖</w:t>
        </w:r>
        <w:r>
          <w:rPr>
            <w:webHidden/>
          </w:rPr>
          <w:tab/>
        </w:r>
        <w:r>
          <w:rPr>
            <w:webHidden/>
          </w:rPr>
          <w:fldChar w:fldCharType="begin"/>
        </w:r>
        <w:r>
          <w:rPr>
            <w:webHidden/>
          </w:rPr>
          <w:instrText xml:space="preserve"> PAGEREF _Toc140244519 \h </w:instrText>
        </w:r>
        <w:r>
          <w:rPr>
            <w:webHidden/>
          </w:rPr>
        </w:r>
        <w:r>
          <w:rPr>
            <w:webHidden/>
          </w:rPr>
          <w:fldChar w:fldCharType="separate"/>
        </w:r>
        <w:r>
          <w:rPr>
            <w:webHidden/>
          </w:rPr>
          <w:t>12</w:t>
        </w:r>
        <w:r>
          <w:rPr>
            <w:webHidden/>
          </w:rPr>
          <w:fldChar w:fldCharType="end"/>
        </w:r>
      </w:hyperlink>
    </w:p>
    <w:p w14:paraId="5DCD7434" w14:textId="7BF41666" w:rsidR="00844720" w:rsidRDefault="00844720">
      <w:pPr>
        <w:pStyle w:val="22"/>
        <w:rPr>
          <w:rFonts w:asciiTheme="minorHAnsi" w:eastAsiaTheme="minorEastAsia" w:hAnsiTheme="minorHAnsi" w:cstheme="minorBidi"/>
          <w:b w:val="0"/>
          <w:sz w:val="24"/>
          <w:szCs w:val="22"/>
          <w14:ligatures w14:val="standardContextual"/>
        </w:rPr>
      </w:pPr>
      <w:hyperlink w:anchor="_Toc140244520" w:history="1">
        <w:r w:rsidRPr="00CB50C6">
          <w:rPr>
            <w:rStyle w:val="a7"/>
            <w:rFonts w:ascii="標楷體" w:hAnsi="標楷體"/>
          </w:rPr>
          <w:t>3.2</w:t>
        </w:r>
        <w:r>
          <w:rPr>
            <w:rFonts w:asciiTheme="minorHAnsi" w:eastAsiaTheme="minorEastAsia" w:hAnsiTheme="minorHAnsi" w:cstheme="minorBidi"/>
            <w:b w:val="0"/>
            <w:sz w:val="24"/>
            <w:szCs w:val="22"/>
            <w14:ligatures w14:val="standardContextual"/>
          </w:rPr>
          <w:tab/>
        </w:r>
        <w:r w:rsidRPr="00CB50C6">
          <w:rPr>
            <w:rStyle w:val="a7"/>
            <w:rFonts w:ascii="標楷體" w:hAnsi="標楷體" w:hint="eastAsia"/>
          </w:rPr>
          <w:t>系統功能說明</w:t>
        </w:r>
        <w:r>
          <w:rPr>
            <w:webHidden/>
          </w:rPr>
          <w:tab/>
        </w:r>
        <w:r>
          <w:rPr>
            <w:webHidden/>
          </w:rPr>
          <w:fldChar w:fldCharType="begin"/>
        </w:r>
        <w:r>
          <w:rPr>
            <w:webHidden/>
          </w:rPr>
          <w:instrText xml:space="preserve"> PAGEREF _Toc140244520 \h </w:instrText>
        </w:r>
        <w:r>
          <w:rPr>
            <w:webHidden/>
          </w:rPr>
        </w:r>
        <w:r>
          <w:rPr>
            <w:webHidden/>
          </w:rPr>
          <w:fldChar w:fldCharType="separate"/>
        </w:r>
        <w:r>
          <w:rPr>
            <w:webHidden/>
          </w:rPr>
          <w:t>14</w:t>
        </w:r>
        <w:r>
          <w:rPr>
            <w:webHidden/>
          </w:rPr>
          <w:fldChar w:fldCharType="end"/>
        </w:r>
      </w:hyperlink>
    </w:p>
    <w:p w14:paraId="2DEFDCBD" w14:textId="2AF7C386" w:rsidR="00844720" w:rsidRDefault="00844720">
      <w:pPr>
        <w:pStyle w:val="32"/>
        <w:rPr>
          <w:rFonts w:asciiTheme="minorHAnsi" w:eastAsiaTheme="minorEastAsia" w:hAnsiTheme="minorHAnsi" w:cstheme="minorBidi"/>
          <w:noProof/>
          <w:sz w:val="24"/>
          <w:szCs w:val="22"/>
          <w14:ligatures w14:val="standardContextual"/>
        </w:rPr>
      </w:pPr>
      <w:hyperlink w:anchor="_Toc140244521" w:history="1">
        <w:r w:rsidRPr="00CB50C6">
          <w:rPr>
            <w:rStyle w:val="a7"/>
            <w:rFonts w:ascii="標楷體" w:hAnsi="標楷體" w:hint="eastAsia"/>
            <w:noProof/>
          </w:rPr>
          <w:t>一、</w:t>
        </w:r>
        <w:r w:rsidRPr="00CB50C6">
          <w:rPr>
            <w:rStyle w:val="a7"/>
            <w:rFonts w:ascii="標楷體" w:hAnsi="標楷體"/>
            <w:noProof/>
          </w:rPr>
          <w:t>IFRS 9</w:t>
        </w:r>
        <w:r w:rsidRPr="00CB50C6">
          <w:rPr>
            <w:rStyle w:val="a7"/>
            <w:rFonts w:ascii="標楷體" w:hAnsi="標楷體" w:hint="eastAsia"/>
            <w:noProof/>
          </w:rPr>
          <w:t>作業</w:t>
        </w:r>
        <w:r>
          <w:rPr>
            <w:noProof/>
            <w:webHidden/>
          </w:rPr>
          <w:tab/>
        </w:r>
        <w:r>
          <w:rPr>
            <w:noProof/>
            <w:webHidden/>
          </w:rPr>
          <w:fldChar w:fldCharType="begin"/>
        </w:r>
        <w:r>
          <w:rPr>
            <w:noProof/>
            <w:webHidden/>
          </w:rPr>
          <w:instrText xml:space="preserve"> PAGEREF _Toc140244521 \h </w:instrText>
        </w:r>
        <w:r>
          <w:rPr>
            <w:noProof/>
            <w:webHidden/>
          </w:rPr>
        </w:r>
        <w:r>
          <w:rPr>
            <w:noProof/>
            <w:webHidden/>
          </w:rPr>
          <w:fldChar w:fldCharType="separate"/>
        </w:r>
        <w:r>
          <w:rPr>
            <w:noProof/>
            <w:webHidden/>
          </w:rPr>
          <w:t>14</w:t>
        </w:r>
        <w:r>
          <w:rPr>
            <w:noProof/>
            <w:webHidden/>
          </w:rPr>
          <w:fldChar w:fldCharType="end"/>
        </w:r>
      </w:hyperlink>
    </w:p>
    <w:p w14:paraId="65F3FD13" w14:textId="2D17A043" w:rsidR="00844720" w:rsidRDefault="00844720">
      <w:pPr>
        <w:pStyle w:val="32"/>
        <w:rPr>
          <w:rFonts w:asciiTheme="minorHAnsi" w:eastAsiaTheme="minorEastAsia" w:hAnsiTheme="minorHAnsi" w:cstheme="minorBidi"/>
          <w:noProof/>
          <w:sz w:val="24"/>
          <w:szCs w:val="22"/>
          <w14:ligatures w14:val="standardContextual"/>
        </w:rPr>
      </w:pPr>
      <w:hyperlink w:anchor="_Toc140244522" w:history="1">
        <w:r w:rsidRPr="00CB50C6">
          <w:rPr>
            <w:rStyle w:val="a7"/>
            <w:rFonts w:ascii="標楷體" w:hAnsi="標楷體"/>
            <w:b/>
            <w:noProof/>
          </w:rPr>
          <w:t>(1)</w:t>
        </w:r>
        <w:r w:rsidRPr="00CB50C6">
          <w:rPr>
            <w:rStyle w:val="a7"/>
            <w:rFonts w:ascii="標楷體" w:hAnsi="標楷體"/>
            <w:bCs/>
            <w:noProof/>
          </w:rPr>
          <w:t xml:space="preserve"> L</w:t>
        </w:r>
        <w:r w:rsidRPr="00CB50C6">
          <w:rPr>
            <w:rStyle w:val="a7"/>
            <w:rFonts w:ascii="標楷體" w:hAnsi="標楷體"/>
            <w:b/>
            <w:noProof/>
          </w:rPr>
          <w:t>7022</w:t>
        </w:r>
        <w:r w:rsidRPr="00CB50C6">
          <w:rPr>
            <w:rStyle w:val="a7"/>
            <w:rFonts w:ascii="標楷體" w:hAnsi="標楷體" w:hint="eastAsia"/>
            <w:b/>
            <w:noProof/>
          </w:rPr>
          <w:t>違約損失率檔查詢</w:t>
        </w:r>
        <w:r>
          <w:rPr>
            <w:noProof/>
            <w:webHidden/>
          </w:rPr>
          <w:tab/>
        </w:r>
        <w:r>
          <w:rPr>
            <w:noProof/>
            <w:webHidden/>
          </w:rPr>
          <w:fldChar w:fldCharType="begin"/>
        </w:r>
        <w:r>
          <w:rPr>
            <w:noProof/>
            <w:webHidden/>
          </w:rPr>
          <w:instrText xml:space="preserve"> PAGEREF _Toc140244522 \h </w:instrText>
        </w:r>
        <w:r>
          <w:rPr>
            <w:noProof/>
            <w:webHidden/>
          </w:rPr>
        </w:r>
        <w:r>
          <w:rPr>
            <w:noProof/>
            <w:webHidden/>
          </w:rPr>
          <w:fldChar w:fldCharType="separate"/>
        </w:r>
        <w:r>
          <w:rPr>
            <w:noProof/>
            <w:webHidden/>
          </w:rPr>
          <w:t>14</w:t>
        </w:r>
        <w:r>
          <w:rPr>
            <w:noProof/>
            <w:webHidden/>
          </w:rPr>
          <w:fldChar w:fldCharType="end"/>
        </w:r>
      </w:hyperlink>
    </w:p>
    <w:p w14:paraId="5C40A781" w14:textId="605607B2" w:rsidR="00844720" w:rsidRDefault="00844720">
      <w:pPr>
        <w:pStyle w:val="32"/>
        <w:rPr>
          <w:rFonts w:asciiTheme="minorHAnsi" w:eastAsiaTheme="minorEastAsia" w:hAnsiTheme="minorHAnsi" w:cstheme="minorBidi"/>
          <w:noProof/>
          <w:sz w:val="24"/>
          <w:szCs w:val="22"/>
          <w14:ligatures w14:val="standardContextual"/>
        </w:rPr>
      </w:pPr>
      <w:hyperlink w:anchor="_Toc140244523" w:history="1">
        <w:r w:rsidRPr="00CB50C6">
          <w:rPr>
            <w:rStyle w:val="a7"/>
            <w:rFonts w:ascii="標楷體" w:hAnsi="標楷體"/>
            <w:b/>
            <w:noProof/>
          </w:rPr>
          <w:t>(2)</w:t>
        </w:r>
        <w:r w:rsidRPr="00CB50C6">
          <w:rPr>
            <w:rStyle w:val="a7"/>
            <w:rFonts w:ascii="標楷體" w:hAnsi="標楷體"/>
            <w:bCs/>
            <w:noProof/>
          </w:rPr>
          <w:t xml:space="preserve"> L</w:t>
        </w:r>
        <w:r w:rsidRPr="00CB50C6">
          <w:rPr>
            <w:rStyle w:val="a7"/>
            <w:rFonts w:ascii="標楷體" w:hAnsi="標楷體"/>
            <w:b/>
            <w:noProof/>
          </w:rPr>
          <w:t>7202</w:t>
        </w:r>
        <w:r w:rsidRPr="00CB50C6">
          <w:rPr>
            <w:rStyle w:val="a7"/>
            <w:rFonts w:ascii="標楷體" w:hAnsi="標楷體" w:hint="eastAsia"/>
            <w:b/>
            <w:noProof/>
          </w:rPr>
          <w:t>違約損失率登錄</w:t>
        </w:r>
        <w:r>
          <w:rPr>
            <w:noProof/>
            <w:webHidden/>
          </w:rPr>
          <w:tab/>
        </w:r>
        <w:r>
          <w:rPr>
            <w:noProof/>
            <w:webHidden/>
          </w:rPr>
          <w:fldChar w:fldCharType="begin"/>
        </w:r>
        <w:r>
          <w:rPr>
            <w:noProof/>
            <w:webHidden/>
          </w:rPr>
          <w:instrText xml:space="preserve"> PAGEREF _Toc140244523 \h </w:instrText>
        </w:r>
        <w:r>
          <w:rPr>
            <w:noProof/>
            <w:webHidden/>
          </w:rPr>
        </w:r>
        <w:r>
          <w:rPr>
            <w:noProof/>
            <w:webHidden/>
          </w:rPr>
          <w:fldChar w:fldCharType="separate"/>
        </w:r>
        <w:r>
          <w:rPr>
            <w:noProof/>
            <w:webHidden/>
          </w:rPr>
          <w:t>18</w:t>
        </w:r>
        <w:r>
          <w:rPr>
            <w:noProof/>
            <w:webHidden/>
          </w:rPr>
          <w:fldChar w:fldCharType="end"/>
        </w:r>
      </w:hyperlink>
    </w:p>
    <w:p w14:paraId="3766E564" w14:textId="1B311996" w:rsidR="00844720" w:rsidRDefault="00844720">
      <w:pPr>
        <w:pStyle w:val="32"/>
        <w:rPr>
          <w:rFonts w:asciiTheme="minorHAnsi" w:eastAsiaTheme="minorEastAsia" w:hAnsiTheme="minorHAnsi" w:cstheme="minorBidi"/>
          <w:noProof/>
          <w:sz w:val="24"/>
          <w:szCs w:val="22"/>
          <w14:ligatures w14:val="standardContextual"/>
        </w:rPr>
      </w:pPr>
      <w:hyperlink w:anchor="_Toc140244524" w:history="1">
        <w:r w:rsidRPr="00CB50C6">
          <w:rPr>
            <w:rStyle w:val="a7"/>
            <w:rFonts w:ascii="標楷體" w:hAnsi="標楷體"/>
            <w:b/>
            <w:noProof/>
          </w:rPr>
          <w:t>(3)</w:t>
        </w:r>
        <w:r w:rsidRPr="00CB50C6">
          <w:rPr>
            <w:rStyle w:val="a7"/>
            <w:rFonts w:ascii="標楷體" w:hAnsi="標楷體"/>
            <w:bCs/>
            <w:noProof/>
          </w:rPr>
          <w:t xml:space="preserve"> L</w:t>
        </w:r>
        <w:r w:rsidRPr="00CB50C6">
          <w:rPr>
            <w:rStyle w:val="a7"/>
            <w:rFonts w:ascii="標楷體" w:hAnsi="標楷體"/>
            <w:b/>
            <w:noProof/>
          </w:rPr>
          <w:t>7903</w:t>
        </w:r>
        <w:r w:rsidRPr="00CB50C6">
          <w:rPr>
            <w:rStyle w:val="a7"/>
            <w:rFonts w:ascii="標楷體" w:hAnsi="標楷體" w:hint="eastAsia"/>
            <w:b/>
            <w:noProof/>
          </w:rPr>
          <w:t>商品分類資料查詢</w:t>
        </w:r>
        <w:r>
          <w:rPr>
            <w:noProof/>
            <w:webHidden/>
          </w:rPr>
          <w:tab/>
        </w:r>
        <w:r>
          <w:rPr>
            <w:noProof/>
            <w:webHidden/>
          </w:rPr>
          <w:fldChar w:fldCharType="begin"/>
        </w:r>
        <w:r>
          <w:rPr>
            <w:noProof/>
            <w:webHidden/>
          </w:rPr>
          <w:instrText xml:space="preserve"> PAGEREF _Toc140244524 \h </w:instrText>
        </w:r>
        <w:r>
          <w:rPr>
            <w:noProof/>
            <w:webHidden/>
          </w:rPr>
        </w:r>
        <w:r>
          <w:rPr>
            <w:noProof/>
            <w:webHidden/>
          </w:rPr>
          <w:fldChar w:fldCharType="separate"/>
        </w:r>
        <w:r>
          <w:rPr>
            <w:noProof/>
            <w:webHidden/>
          </w:rPr>
          <w:t>23</w:t>
        </w:r>
        <w:r>
          <w:rPr>
            <w:noProof/>
            <w:webHidden/>
          </w:rPr>
          <w:fldChar w:fldCharType="end"/>
        </w:r>
      </w:hyperlink>
    </w:p>
    <w:p w14:paraId="017B0BE4" w14:textId="2B6EF3AC" w:rsidR="00844720" w:rsidRDefault="00844720">
      <w:pPr>
        <w:pStyle w:val="32"/>
        <w:rPr>
          <w:rFonts w:asciiTheme="minorHAnsi" w:eastAsiaTheme="minorEastAsia" w:hAnsiTheme="minorHAnsi" w:cstheme="minorBidi"/>
          <w:noProof/>
          <w:sz w:val="24"/>
          <w:szCs w:val="22"/>
          <w14:ligatures w14:val="standardContextual"/>
        </w:rPr>
      </w:pPr>
      <w:hyperlink w:anchor="_Toc140244525" w:history="1">
        <w:r w:rsidRPr="00CB50C6">
          <w:rPr>
            <w:rStyle w:val="a7"/>
            <w:rFonts w:ascii="標楷體" w:hAnsi="標楷體"/>
            <w:b/>
            <w:bCs/>
            <w:noProof/>
          </w:rPr>
          <w:t>(4)</w:t>
        </w:r>
        <w:r w:rsidRPr="00CB50C6">
          <w:rPr>
            <w:rStyle w:val="a7"/>
            <w:rFonts w:ascii="標楷體" w:hAnsi="標楷體"/>
            <w:bCs/>
            <w:noProof/>
          </w:rPr>
          <w:t xml:space="preserve"> L</w:t>
        </w:r>
        <w:r w:rsidRPr="00CB50C6">
          <w:rPr>
            <w:rStyle w:val="a7"/>
            <w:rFonts w:ascii="標楷體" w:hAnsi="標楷體"/>
            <w:b/>
            <w:noProof/>
          </w:rPr>
          <w:t>7210</w:t>
        </w:r>
        <w:r w:rsidRPr="00CB50C6">
          <w:rPr>
            <w:rStyle w:val="a7"/>
            <w:rFonts w:ascii="標楷體" w:hAnsi="標楷體" w:hint="eastAsia"/>
            <w:b/>
            <w:noProof/>
          </w:rPr>
          <w:t>商品分類資料維護</w:t>
        </w:r>
        <w:r>
          <w:rPr>
            <w:noProof/>
            <w:webHidden/>
          </w:rPr>
          <w:tab/>
        </w:r>
        <w:r>
          <w:rPr>
            <w:noProof/>
            <w:webHidden/>
          </w:rPr>
          <w:fldChar w:fldCharType="begin"/>
        </w:r>
        <w:r>
          <w:rPr>
            <w:noProof/>
            <w:webHidden/>
          </w:rPr>
          <w:instrText xml:space="preserve"> PAGEREF _Toc140244525 \h </w:instrText>
        </w:r>
        <w:r>
          <w:rPr>
            <w:noProof/>
            <w:webHidden/>
          </w:rPr>
        </w:r>
        <w:r>
          <w:rPr>
            <w:noProof/>
            <w:webHidden/>
          </w:rPr>
          <w:fldChar w:fldCharType="separate"/>
        </w:r>
        <w:r>
          <w:rPr>
            <w:noProof/>
            <w:webHidden/>
          </w:rPr>
          <w:t>27</w:t>
        </w:r>
        <w:r>
          <w:rPr>
            <w:noProof/>
            <w:webHidden/>
          </w:rPr>
          <w:fldChar w:fldCharType="end"/>
        </w:r>
      </w:hyperlink>
    </w:p>
    <w:p w14:paraId="6883E625" w14:textId="48674332" w:rsidR="00844720" w:rsidRDefault="00844720">
      <w:pPr>
        <w:pStyle w:val="32"/>
        <w:rPr>
          <w:rFonts w:asciiTheme="minorHAnsi" w:eastAsiaTheme="minorEastAsia" w:hAnsiTheme="minorHAnsi" w:cstheme="minorBidi"/>
          <w:noProof/>
          <w:sz w:val="24"/>
          <w:szCs w:val="22"/>
          <w14:ligatures w14:val="standardContextual"/>
        </w:rPr>
      </w:pPr>
      <w:hyperlink w:anchor="_Toc140244526" w:history="1">
        <w:r w:rsidRPr="00CB50C6">
          <w:rPr>
            <w:rStyle w:val="a7"/>
            <w:rFonts w:ascii="標楷體" w:hAnsi="標楷體"/>
            <w:b/>
            <w:noProof/>
          </w:rPr>
          <w:t>(5)</w:t>
        </w:r>
        <w:r w:rsidRPr="00CB50C6">
          <w:rPr>
            <w:rStyle w:val="a7"/>
            <w:rFonts w:ascii="標楷體" w:hAnsi="標楷體"/>
            <w:bCs/>
            <w:noProof/>
          </w:rPr>
          <w:t xml:space="preserve"> L</w:t>
        </w:r>
        <w:r w:rsidRPr="00CB50C6">
          <w:rPr>
            <w:rStyle w:val="a7"/>
            <w:rFonts w:ascii="標楷體" w:hAnsi="標楷體"/>
            <w:b/>
            <w:noProof/>
          </w:rPr>
          <w:t>7904</w:t>
        </w:r>
        <w:r w:rsidRPr="00CB50C6">
          <w:rPr>
            <w:rStyle w:val="a7"/>
            <w:rFonts w:ascii="標楷體" w:hAnsi="標楷體" w:hint="eastAsia"/>
            <w:b/>
            <w:noProof/>
          </w:rPr>
          <w:t>特殊客觀減損狀況查詢</w:t>
        </w:r>
        <w:r>
          <w:rPr>
            <w:noProof/>
            <w:webHidden/>
          </w:rPr>
          <w:tab/>
        </w:r>
        <w:r>
          <w:rPr>
            <w:noProof/>
            <w:webHidden/>
          </w:rPr>
          <w:fldChar w:fldCharType="begin"/>
        </w:r>
        <w:r>
          <w:rPr>
            <w:noProof/>
            <w:webHidden/>
          </w:rPr>
          <w:instrText xml:space="preserve"> PAGEREF _Toc140244526 \h </w:instrText>
        </w:r>
        <w:r>
          <w:rPr>
            <w:noProof/>
            <w:webHidden/>
          </w:rPr>
        </w:r>
        <w:r>
          <w:rPr>
            <w:noProof/>
            <w:webHidden/>
          </w:rPr>
          <w:fldChar w:fldCharType="separate"/>
        </w:r>
        <w:r>
          <w:rPr>
            <w:noProof/>
            <w:webHidden/>
          </w:rPr>
          <w:t>30</w:t>
        </w:r>
        <w:r>
          <w:rPr>
            <w:noProof/>
            <w:webHidden/>
          </w:rPr>
          <w:fldChar w:fldCharType="end"/>
        </w:r>
      </w:hyperlink>
    </w:p>
    <w:p w14:paraId="2720FBC0" w14:textId="363EE0AF" w:rsidR="00844720" w:rsidRDefault="00844720">
      <w:pPr>
        <w:pStyle w:val="32"/>
        <w:rPr>
          <w:rFonts w:asciiTheme="minorHAnsi" w:eastAsiaTheme="minorEastAsia" w:hAnsiTheme="minorHAnsi" w:cstheme="minorBidi"/>
          <w:noProof/>
          <w:sz w:val="24"/>
          <w:szCs w:val="22"/>
          <w14:ligatures w14:val="standardContextual"/>
        </w:rPr>
      </w:pPr>
      <w:hyperlink w:anchor="_Toc140244527" w:history="1">
        <w:r w:rsidRPr="00CB50C6">
          <w:rPr>
            <w:rStyle w:val="a7"/>
            <w:rFonts w:ascii="標楷體" w:hAnsi="標楷體"/>
            <w:b/>
            <w:bCs/>
            <w:noProof/>
          </w:rPr>
          <w:t>(6)</w:t>
        </w:r>
        <w:r w:rsidRPr="00CB50C6">
          <w:rPr>
            <w:rStyle w:val="a7"/>
            <w:rFonts w:ascii="標楷體" w:hAnsi="標楷體"/>
            <w:bCs/>
            <w:noProof/>
          </w:rPr>
          <w:t xml:space="preserve"> L</w:t>
        </w:r>
        <w:r w:rsidRPr="00CB50C6">
          <w:rPr>
            <w:rStyle w:val="a7"/>
            <w:rFonts w:ascii="標楷體" w:hAnsi="標楷體"/>
            <w:b/>
            <w:noProof/>
          </w:rPr>
          <w:t>7204</w:t>
        </w:r>
        <w:r w:rsidRPr="00CB50C6">
          <w:rPr>
            <w:rStyle w:val="a7"/>
            <w:rFonts w:ascii="標楷體" w:hAnsi="標楷體" w:hint="eastAsia"/>
            <w:b/>
            <w:noProof/>
          </w:rPr>
          <w:t>特殊客觀減損狀況維護</w:t>
        </w:r>
        <w:r>
          <w:rPr>
            <w:noProof/>
            <w:webHidden/>
          </w:rPr>
          <w:tab/>
        </w:r>
        <w:r>
          <w:rPr>
            <w:noProof/>
            <w:webHidden/>
          </w:rPr>
          <w:fldChar w:fldCharType="begin"/>
        </w:r>
        <w:r>
          <w:rPr>
            <w:noProof/>
            <w:webHidden/>
          </w:rPr>
          <w:instrText xml:space="preserve"> PAGEREF _Toc140244527 \h </w:instrText>
        </w:r>
        <w:r>
          <w:rPr>
            <w:noProof/>
            <w:webHidden/>
          </w:rPr>
        </w:r>
        <w:r>
          <w:rPr>
            <w:noProof/>
            <w:webHidden/>
          </w:rPr>
          <w:fldChar w:fldCharType="separate"/>
        </w:r>
        <w:r>
          <w:rPr>
            <w:noProof/>
            <w:webHidden/>
          </w:rPr>
          <w:t>34</w:t>
        </w:r>
        <w:r>
          <w:rPr>
            <w:noProof/>
            <w:webHidden/>
          </w:rPr>
          <w:fldChar w:fldCharType="end"/>
        </w:r>
      </w:hyperlink>
    </w:p>
    <w:p w14:paraId="3766BFAE" w14:textId="66C9FE86" w:rsidR="00844720" w:rsidRDefault="00844720">
      <w:pPr>
        <w:pStyle w:val="32"/>
        <w:rPr>
          <w:rFonts w:asciiTheme="minorHAnsi" w:eastAsiaTheme="minorEastAsia" w:hAnsiTheme="minorHAnsi" w:cstheme="minorBidi"/>
          <w:noProof/>
          <w:sz w:val="24"/>
          <w:szCs w:val="22"/>
          <w14:ligatures w14:val="standardContextual"/>
        </w:rPr>
      </w:pPr>
      <w:hyperlink w:anchor="_Toc140244528" w:history="1">
        <w:r w:rsidRPr="00CB50C6">
          <w:rPr>
            <w:rStyle w:val="a7"/>
            <w:rFonts w:ascii="標楷體" w:hAnsi="標楷體"/>
            <w:b/>
            <w:bCs/>
            <w:noProof/>
          </w:rPr>
          <w:t>(7)</w:t>
        </w:r>
        <w:r w:rsidRPr="00CB50C6">
          <w:rPr>
            <w:rStyle w:val="a7"/>
            <w:rFonts w:ascii="標楷體" w:hAnsi="標楷體"/>
            <w:bCs/>
            <w:noProof/>
            <w:highlight w:val="cyan"/>
          </w:rPr>
          <w:t xml:space="preserve"> L</w:t>
        </w:r>
        <w:r w:rsidRPr="00CB50C6">
          <w:rPr>
            <w:rStyle w:val="a7"/>
            <w:rFonts w:ascii="標楷體" w:hAnsi="標楷體"/>
            <w:b/>
            <w:noProof/>
            <w:highlight w:val="cyan"/>
          </w:rPr>
          <w:t>7201</w:t>
        </w:r>
        <w:r w:rsidRPr="00CB50C6">
          <w:rPr>
            <w:rStyle w:val="a7"/>
            <w:rFonts w:ascii="標楷體" w:hAnsi="標楷體" w:hint="eastAsia"/>
            <w:b/>
            <w:noProof/>
            <w:highlight w:val="cyan"/>
          </w:rPr>
          <w:t>表外放款承諾資料產出</w:t>
        </w:r>
        <w:r>
          <w:rPr>
            <w:noProof/>
            <w:webHidden/>
          </w:rPr>
          <w:tab/>
        </w:r>
        <w:r>
          <w:rPr>
            <w:noProof/>
            <w:webHidden/>
          </w:rPr>
          <w:fldChar w:fldCharType="begin"/>
        </w:r>
        <w:r>
          <w:rPr>
            <w:noProof/>
            <w:webHidden/>
          </w:rPr>
          <w:instrText xml:space="preserve"> PAGEREF _Toc140244528 \h </w:instrText>
        </w:r>
        <w:r>
          <w:rPr>
            <w:noProof/>
            <w:webHidden/>
          </w:rPr>
        </w:r>
        <w:r>
          <w:rPr>
            <w:noProof/>
            <w:webHidden/>
          </w:rPr>
          <w:fldChar w:fldCharType="separate"/>
        </w:r>
        <w:r>
          <w:rPr>
            <w:noProof/>
            <w:webHidden/>
          </w:rPr>
          <w:t>43</w:t>
        </w:r>
        <w:r>
          <w:rPr>
            <w:noProof/>
            <w:webHidden/>
          </w:rPr>
          <w:fldChar w:fldCharType="end"/>
        </w:r>
      </w:hyperlink>
    </w:p>
    <w:p w14:paraId="7BD44243" w14:textId="16EAB488" w:rsidR="00844720" w:rsidRDefault="00844720">
      <w:pPr>
        <w:pStyle w:val="32"/>
        <w:rPr>
          <w:rFonts w:asciiTheme="minorHAnsi" w:eastAsiaTheme="minorEastAsia" w:hAnsiTheme="minorHAnsi" w:cstheme="minorBidi"/>
          <w:noProof/>
          <w:sz w:val="24"/>
          <w:szCs w:val="22"/>
          <w14:ligatures w14:val="standardContextual"/>
        </w:rPr>
      </w:pPr>
      <w:hyperlink w:anchor="_Toc140244529" w:history="1">
        <w:r w:rsidRPr="00CB50C6">
          <w:rPr>
            <w:rStyle w:val="a7"/>
            <w:rFonts w:ascii="標楷體" w:hAnsi="標楷體"/>
            <w:b/>
            <w:bCs/>
            <w:noProof/>
          </w:rPr>
          <w:t>(8)</w:t>
        </w:r>
        <w:r w:rsidRPr="00CB50C6">
          <w:rPr>
            <w:rStyle w:val="a7"/>
            <w:rFonts w:ascii="標楷體" w:hAnsi="標楷體"/>
            <w:bCs/>
            <w:noProof/>
          </w:rPr>
          <w:t xml:space="preserve"> L</w:t>
        </w:r>
        <w:r w:rsidRPr="00CB50C6">
          <w:rPr>
            <w:rStyle w:val="a7"/>
            <w:rFonts w:ascii="標楷體" w:hAnsi="標楷體"/>
            <w:b/>
            <w:noProof/>
          </w:rPr>
          <w:t>7203</w:t>
        </w:r>
        <w:r w:rsidRPr="00CB50C6">
          <w:rPr>
            <w:rStyle w:val="a7"/>
            <w:rFonts w:ascii="標楷體" w:hAnsi="標楷體" w:hint="eastAsia"/>
            <w:b/>
            <w:noProof/>
          </w:rPr>
          <w:t>利息法帳面資料上傳作業</w:t>
        </w:r>
        <w:r>
          <w:rPr>
            <w:noProof/>
            <w:webHidden/>
          </w:rPr>
          <w:tab/>
        </w:r>
        <w:r>
          <w:rPr>
            <w:noProof/>
            <w:webHidden/>
          </w:rPr>
          <w:fldChar w:fldCharType="begin"/>
        </w:r>
        <w:r>
          <w:rPr>
            <w:noProof/>
            <w:webHidden/>
          </w:rPr>
          <w:instrText xml:space="preserve"> PAGEREF _Toc140244529 \h </w:instrText>
        </w:r>
        <w:r>
          <w:rPr>
            <w:noProof/>
            <w:webHidden/>
          </w:rPr>
        </w:r>
        <w:r>
          <w:rPr>
            <w:noProof/>
            <w:webHidden/>
          </w:rPr>
          <w:fldChar w:fldCharType="separate"/>
        </w:r>
        <w:r>
          <w:rPr>
            <w:noProof/>
            <w:webHidden/>
          </w:rPr>
          <w:t>45</w:t>
        </w:r>
        <w:r>
          <w:rPr>
            <w:noProof/>
            <w:webHidden/>
          </w:rPr>
          <w:fldChar w:fldCharType="end"/>
        </w:r>
      </w:hyperlink>
    </w:p>
    <w:p w14:paraId="18FEEC31" w14:textId="79E0A53E" w:rsidR="00844720" w:rsidRDefault="00844720">
      <w:pPr>
        <w:pStyle w:val="32"/>
        <w:rPr>
          <w:rFonts w:asciiTheme="minorHAnsi" w:eastAsiaTheme="minorEastAsia" w:hAnsiTheme="minorHAnsi" w:cstheme="minorBidi"/>
          <w:noProof/>
          <w:sz w:val="24"/>
          <w:szCs w:val="22"/>
          <w14:ligatures w14:val="standardContextual"/>
        </w:rPr>
      </w:pPr>
      <w:hyperlink w:anchor="_Toc140244530" w:history="1">
        <w:r w:rsidRPr="00CB50C6">
          <w:rPr>
            <w:rStyle w:val="a7"/>
            <w:rFonts w:ascii="標楷體" w:hAnsi="標楷體"/>
            <w:b/>
            <w:bCs/>
            <w:noProof/>
          </w:rPr>
          <w:t>(9)</w:t>
        </w:r>
        <w:r w:rsidRPr="00CB50C6">
          <w:rPr>
            <w:rStyle w:val="a7"/>
            <w:rFonts w:ascii="標楷體" w:hAnsi="標楷體"/>
            <w:bCs/>
            <w:noProof/>
            <w:highlight w:val="darkYellow"/>
          </w:rPr>
          <w:t xml:space="preserve"> L</w:t>
        </w:r>
        <w:r w:rsidRPr="00CB50C6">
          <w:rPr>
            <w:rStyle w:val="a7"/>
            <w:rFonts w:ascii="標楷體" w:hAnsi="標楷體"/>
            <w:b/>
            <w:noProof/>
            <w:highlight w:val="darkYellow"/>
          </w:rPr>
          <w:t>7205</w:t>
        </w:r>
        <w:r w:rsidRPr="00CB50C6">
          <w:rPr>
            <w:rStyle w:val="a7"/>
            <w:rFonts w:ascii="標楷體" w:hAnsi="標楷體" w:hint="eastAsia"/>
            <w:b/>
            <w:noProof/>
            <w:highlight w:val="darkYellow"/>
          </w:rPr>
          <w:t>五類資產分類上傳轉檔作業</w:t>
        </w:r>
        <w:r>
          <w:rPr>
            <w:noProof/>
            <w:webHidden/>
          </w:rPr>
          <w:tab/>
        </w:r>
        <w:r>
          <w:rPr>
            <w:noProof/>
            <w:webHidden/>
          </w:rPr>
          <w:fldChar w:fldCharType="begin"/>
        </w:r>
        <w:r>
          <w:rPr>
            <w:noProof/>
            <w:webHidden/>
          </w:rPr>
          <w:instrText xml:space="preserve"> PAGEREF _Toc140244530 \h </w:instrText>
        </w:r>
        <w:r>
          <w:rPr>
            <w:noProof/>
            <w:webHidden/>
          </w:rPr>
        </w:r>
        <w:r>
          <w:rPr>
            <w:noProof/>
            <w:webHidden/>
          </w:rPr>
          <w:fldChar w:fldCharType="separate"/>
        </w:r>
        <w:r>
          <w:rPr>
            <w:noProof/>
            <w:webHidden/>
          </w:rPr>
          <w:t>48</w:t>
        </w:r>
        <w:r>
          <w:rPr>
            <w:noProof/>
            <w:webHidden/>
          </w:rPr>
          <w:fldChar w:fldCharType="end"/>
        </w:r>
      </w:hyperlink>
    </w:p>
    <w:p w14:paraId="06B7E45A" w14:textId="46446756" w:rsidR="00844720" w:rsidRDefault="00844720">
      <w:pPr>
        <w:pStyle w:val="32"/>
        <w:rPr>
          <w:rFonts w:asciiTheme="minorHAnsi" w:eastAsiaTheme="minorEastAsia" w:hAnsiTheme="minorHAnsi" w:cstheme="minorBidi"/>
          <w:noProof/>
          <w:sz w:val="24"/>
          <w:szCs w:val="22"/>
          <w14:ligatures w14:val="standardContextual"/>
        </w:rPr>
      </w:pPr>
      <w:hyperlink w:anchor="_Toc140244531" w:history="1">
        <w:r w:rsidRPr="00CB50C6">
          <w:rPr>
            <w:rStyle w:val="a7"/>
            <w:rFonts w:ascii="標楷體" w:hAnsi="標楷體"/>
            <w:b/>
            <w:bCs/>
            <w:noProof/>
          </w:rPr>
          <w:t>(10)</w:t>
        </w:r>
        <w:r w:rsidRPr="00CB50C6">
          <w:rPr>
            <w:rStyle w:val="a7"/>
            <w:rFonts w:ascii="標楷體" w:hAnsi="標楷體"/>
            <w:bCs/>
            <w:noProof/>
          </w:rPr>
          <w:t xml:space="preserve"> L</w:t>
        </w:r>
        <w:r w:rsidRPr="00CB50C6">
          <w:rPr>
            <w:rStyle w:val="a7"/>
            <w:rFonts w:ascii="標楷體" w:hAnsi="標楷體"/>
            <w:b/>
            <w:noProof/>
          </w:rPr>
          <w:t>7901</w:t>
        </w:r>
        <w:r w:rsidRPr="00CB50C6">
          <w:rPr>
            <w:rStyle w:val="a7"/>
            <w:rFonts w:ascii="標楷體" w:hAnsi="標楷體" w:hint="eastAsia"/>
            <w:b/>
            <w:noProof/>
          </w:rPr>
          <w:t>３４號公報欄位清單產生作業</w:t>
        </w:r>
        <w:r>
          <w:rPr>
            <w:noProof/>
            <w:webHidden/>
          </w:rPr>
          <w:tab/>
        </w:r>
        <w:r>
          <w:rPr>
            <w:noProof/>
            <w:webHidden/>
          </w:rPr>
          <w:fldChar w:fldCharType="begin"/>
        </w:r>
        <w:r>
          <w:rPr>
            <w:noProof/>
            <w:webHidden/>
          </w:rPr>
          <w:instrText xml:space="preserve"> PAGEREF _Toc140244531 \h </w:instrText>
        </w:r>
        <w:r>
          <w:rPr>
            <w:noProof/>
            <w:webHidden/>
          </w:rPr>
        </w:r>
        <w:r>
          <w:rPr>
            <w:noProof/>
            <w:webHidden/>
          </w:rPr>
          <w:fldChar w:fldCharType="separate"/>
        </w:r>
        <w:r>
          <w:rPr>
            <w:noProof/>
            <w:webHidden/>
          </w:rPr>
          <w:t>52</w:t>
        </w:r>
        <w:r>
          <w:rPr>
            <w:noProof/>
            <w:webHidden/>
          </w:rPr>
          <w:fldChar w:fldCharType="end"/>
        </w:r>
      </w:hyperlink>
    </w:p>
    <w:p w14:paraId="57C00E49" w14:textId="3C42D325" w:rsidR="00844720" w:rsidRDefault="00844720">
      <w:pPr>
        <w:pStyle w:val="32"/>
        <w:rPr>
          <w:rFonts w:asciiTheme="minorHAnsi" w:eastAsiaTheme="minorEastAsia" w:hAnsiTheme="minorHAnsi" w:cstheme="minorBidi"/>
          <w:noProof/>
          <w:sz w:val="24"/>
          <w:szCs w:val="22"/>
          <w14:ligatures w14:val="standardContextual"/>
        </w:rPr>
      </w:pPr>
      <w:hyperlink w:anchor="_Toc140244532" w:history="1">
        <w:r w:rsidRPr="00CB50C6">
          <w:rPr>
            <w:rStyle w:val="a7"/>
            <w:rFonts w:ascii="標楷體" w:hAnsi="標楷體"/>
            <w:b/>
            <w:bCs/>
            <w:noProof/>
          </w:rPr>
          <w:t>(11)</w:t>
        </w:r>
        <w:r w:rsidRPr="00CB50C6">
          <w:rPr>
            <w:rStyle w:val="a7"/>
            <w:rFonts w:ascii="標楷體" w:hAnsi="標楷體"/>
            <w:bCs/>
            <w:noProof/>
          </w:rPr>
          <w:t xml:space="preserve"> L</w:t>
        </w:r>
        <w:r w:rsidRPr="00CB50C6">
          <w:rPr>
            <w:rStyle w:val="a7"/>
            <w:rFonts w:ascii="標楷體" w:hAnsi="標楷體"/>
            <w:b/>
            <w:noProof/>
          </w:rPr>
          <w:t>7902</w:t>
        </w:r>
        <w:r w:rsidRPr="00CB50C6">
          <w:rPr>
            <w:rStyle w:val="a7"/>
            <w:rFonts w:ascii="標楷體" w:hAnsi="標楷體" w:hint="eastAsia"/>
            <w:b/>
            <w:noProof/>
          </w:rPr>
          <w:t>ＩＦＲＳ９欄位清單產生作業</w:t>
        </w:r>
        <w:r>
          <w:rPr>
            <w:noProof/>
            <w:webHidden/>
          </w:rPr>
          <w:tab/>
        </w:r>
        <w:r>
          <w:rPr>
            <w:noProof/>
            <w:webHidden/>
          </w:rPr>
          <w:fldChar w:fldCharType="begin"/>
        </w:r>
        <w:r>
          <w:rPr>
            <w:noProof/>
            <w:webHidden/>
          </w:rPr>
          <w:instrText xml:space="preserve"> PAGEREF _Toc140244532 \h </w:instrText>
        </w:r>
        <w:r>
          <w:rPr>
            <w:noProof/>
            <w:webHidden/>
          </w:rPr>
        </w:r>
        <w:r>
          <w:rPr>
            <w:noProof/>
            <w:webHidden/>
          </w:rPr>
          <w:fldChar w:fldCharType="separate"/>
        </w:r>
        <w:r>
          <w:rPr>
            <w:noProof/>
            <w:webHidden/>
          </w:rPr>
          <w:t>64</w:t>
        </w:r>
        <w:r>
          <w:rPr>
            <w:noProof/>
            <w:webHidden/>
          </w:rPr>
          <w:fldChar w:fldCharType="end"/>
        </w:r>
      </w:hyperlink>
    </w:p>
    <w:p w14:paraId="7DF0EC32" w14:textId="520CBC45" w:rsidR="00844720" w:rsidRDefault="00844720">
      <w:pPr>
        <w:pStyle w:val="32"/>
        <w:rPr>
          <w:rFonts w:asciiTheme="minorHAnsi" w:eastAsiaTheme="minorEastAsia" w:hAnsiTheme="minorHAnsi" w:cstheme="minorBidi"/>
          <w:noProof/>
          <w:sz w:val="24"/>
          <w:szCs w:val="22"/>
          <w14:ligatures w14:val="standardContextual"/>
        </w:rPr>
      </w:pPr>
      <w:hyperlink w:anchor="_Toc140244533" w:history="1">
        <w:r w:rsidRPr="00CB50C6">
          <w:rPr>
            <w:rStyle w:val="a7"/>
            <w:rFonts w:ascii="標楷體" w:hAnsi="標楷體"/>
            <w:b/>
            <w:bCs/>
            <w:noProof/>
          </w:rPr>
          <w:t>(12)</w:t>
        </w:r>
        <w:r w:rsidRPr="00CB50C6">
          <w:rPr>
            <w:rStyle w:val="a7"/>
            <w:rFonts w:ascii="標楷體" w:hAnsi="標楷體"/>
            <w:bCs/>
            <w:noProof/>
          </w:rPr>
          <w:t xml:space="preserve"> L</w:t>
        </w:r>
        <w:r w:rsidRPr="00CB50C6">
          <w:rPr>
            <w:rStyle w:val="a7"/>
            <w:rFonts w:ascii="標楷體" w:hAnsi="標楷體"/>
            <w:b/>
            <w:noProof/>
          </w:rPr>
          <w:t>7206</w:t>
        </w:r>
        <w:r w:rsidRPr="00CB50C6">
          <w:rPr>
            <w:rStyle w:val="a7"/>
            <w:rFonts w:ascii="標楷體" w:hAnsi="標楷體" w:hint="eastAsia"/>
            <w:b/>
            <w:noProof/>
          </w:rPr>
          <w:t>利關人名單檔上傳</w:t>
        </w:r>
        <w:r>
          <w:rPr>
            <w:noProof/>
            <w:webHidden/>
          </w:rPr>
          <w:tab/>
        </w:r>
        <w:r>
          <w:rPr>
            <w:noProof/>
            <w:webHidden/>
          </w:rPr>
          <w:fldChar w:fldCharType="begin"/>
        </w:r>
        <w:r>
          <w:rPr>
            <w:noProof/>
            <w:webHidden/>
          </w:rPr>
          <w:instrText xml:space="preserve"> PAGEREF _Toc140244533 \h </w:instrText>
        </w:r>
        <w:r>
          <w:rPr>
            <w:noProof/>
            <w:webHidden/>
          </w:rPr>
        </w:r>
        <w:r>
          <w:rPr>
            <w:noProof/>
            <w:webHidden/>
          </w:rPr>
          <w:fldChar w:fldCharType="separate"/>
        </w:r>
        <w:r>
          <w:rPr>
            <w:noProof/>
            <w:webHidden/>
          </w:rPr>
          <w:t>89</w:t>
        </w:r>
        <w:r>
          <w:rPr>
            <w:noProof/>
            <w:webHidden/>
          </w:rPr>
          <w:fldChar w:fldCharType="end"/>
        </w:r>
      </w:hyperlink>
    </w:p>
    <w:p w14:paraId="1EA226AA" w14:textId="5992F049" w:rsidR="00844720" w:rsidRDefault="00844720">
      <w:pPr>
        <w:pStyle w:val="32"/>
        <w:rPr>
          <w:rFonts w:asciiTheme="minorHAnsi" w:eastAsiaTheme="minorEastAsia" w:hAnsiTheme="minorHAnsi" w:cstheme="minorBidi"/>
          <w:noProof/>
          <w:sz w:val="24"/>
          <w:szCs w:val="22"/>
          <w14:ligatures w14:val="standardContextual"/>
        </w:rPr>
      </w:pPr>
      <w:hyperlink w:anchor="_Toc140244534" w:history="1">
        <w:r w:rsidRPr="00CB50C6">
          <w:rPr>
            <w:rStyle w:val="a7"/>
            <w:rFonts w:ascii="標楷體" w:hAnsi="標楷體" w:hint="eastAsia"/>
            <w:noProof/>
          </w:rPr>
          <w:t>二、</w:t>
        </w:r>
        <w:r w:rsidRPr="00CB50C6">
          <w:rPr>
            <w:rStyle w:val="a7"/>
            <w:rFonts w:ascii="標楷體" w:hAnsi="標楷體"/>
            <w:b/>
            <w:noProof/>
          </w:rPr>
          <w:t>E-LOAN</w:t>
        </w:r>
        <w:r w:rsidRPr="00CB50C6">
          <w:rPr>
            <w:rStyle w:val="a7"/>
            <w:rFonts w:ascii="標楷體" w:hAnsi="標楷體" w:cs="標楷體" w:hint="eastAsia"/>
            <w:noProof/>
          </w:rPr>
          <w:t>作業</w:t>
        </w:r>
        <w:r>
          <w:rPr>
            <w:noProof/>
            <w:webHidden/>
          </w:rPr>
          <w:tab/>
        </w:r>
        <w:r>
          <w:rPr>
            <w:noProof/>
            <w:webHidden/>
          </w:rPr>
          <w:fldChar w:fldCharType="begin"/>
        </w:r>
        <w:r>
          <w:rPr>
            <w:noProof/>
            <w:webHidden/>
          </w:rPr>
          <w:instrText xml:space="preserve"> PAGEREF _Toc140244534 \h </w:instrText>
        </w:r>
        <w:r>
          <w:rPr>
            <w:noProof/>
            <w:webHidden/>
          </w:rPr>
        </w:r>
        <w:r>
          <w:rPr>
            <w:noProof/>
            <w:webHidden/>
          </w:rPr>
          <w:fldChar w:fldCharType="separate"/>
        </w:r>
        <w:r>
          <w:rPr>
            <w:noProof/>
            <w:webHidden/>
          </w:rPr>
          <w:t>93</w:t>
        </w:r>
        <w:r>
          <w:rPr>
            <w:noProof/>
            <w:webHidden/>
          </w:rPr>
          <w:fldChar w:fldCharType="end"/>
        </w:r>
      </w:hyperlink>
    </w:p>
    <w:p w14:paraId="4DB1FBD5" w14:textId="68C9BE37" w:rsidR="00844720" w:rsidRDefault="00844720">
      <w:pPr>
        <w:pStyle w:val="32"/>
        <w:rPr>
          <w:rFonts w:asciiTheme="minorHAnsi" w:eastAsiaTheme="minorEastAsia" w:hAnsiTheme="minorHAnsi" w:cstheme="minorBidi"/>
          <w:noProof/>
          <w:sz w:val="24"/>
          <w:szCs w:val="22"/>
          <w14:ligatures w14:val="standardContextual"/>
        </w:rPr>
      </w:pPr>
      <w:hyperlink w:anchor="_Toc140244535" w:history="1">
        <w:r w:rsidRPr="00CB50C6">
          <w:rPr>
            <w:rStyle w:val="a7"/>
            <w:rFonts w:ascii="標楷體" w:hAnsi="標楷體"/>
            <w:b/>
            <w:noProof/>
          </w:rPr>
          <w:t>(13) E-LOAN</w:t>
        </w:r>
        <w:r w:rsidRPr="00CB50C6">
          <w:rPr>
            <w:rStyle w:val="a7"/>
            <w:rFonts w:ascii="標楷體" w:hAnsi="標楷體" w:hint="eastAsia"/>
            <w:b/>
            <w:noProof/>
          </w:rPr>
          <w:t>上行共用區域</w:t>
        </w:r>
        <w:r w:rsidRPr="00CB50C6">
          <w:rPr>
            <w:rStyle w:val="a7"/>
            <w:rFonts w:ascii="標楷體" w:hAnsi="標楷體"/>
            <w:b/>
            <w:noProof/>
          </w:rPr>
          <w:t>TITA-Header</w:t>
        </w:r>
        <w:r w:rsidRPr="00CB50C6">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_Toc140244535 \h </w:instrText>
        </w:r>
        <w:r>
          <w:rPr>
            <w:noProof/>
            <w:webHidden/>
          </w:rPr>
        </w:r>
        <w:r>
          <w:rPr>
            <w:noProof/>
            <w:webHidden/>
          </w:rPr>
          <w:fldChar w:fldCharType="separate"/>
        </w:r>
        <w:r>
          <w:rPr>
            <w:noProof/>
            <w:webHidden/>
          </w:rPr>
          <w:t>93</w:t>
        </w:r>
        <w:r>
          <w:rPr>
            <w:noProof/>
            <w:webHidden/>
          </w:rPr>
          <w:fldChar w:fldCharType="end"/>
        </w:r>
      </w:hyperlink>
    </w:p>
    <w:p w14:paraId="4016FD6F" w14:textId="69450B2F" w:rsidR="00844720" w:rsidRDefault="00844720">
      <w:pPr>
        <w:pStyle w:val="32"/>
        <w:rPr>
          <w:rFonts w:asciiTheme="minorHAnsi" w:eastAsiaTheme="minorEastAsia" w:hAnsiTheme="minorHAnsi" w:cstheme="minorBidi"/>
          <w:noProof/>
          <w:sz w:val="24"/>
          <w:szCs w:val="22"/>
          <w14:ligatures w14:val="standardContextual"/>
        </w:rPr>
      </w:pPr>
      <w:hyperlink w:anchor="_Toc140244536" w:history="1">
        <w:r w:rsidRPr="00CB50C6">
          <w:rPr>
            <w:rStyle w:val="a7"/>
            <w:rFonts w:ascii="標楷體" w:hAnsi="標楷體"/>
            <w:b/>
            <w:noProof/>
          </w:rPr>
          <w:t>(14) E-LOAN</w:t>
        </w:r>
        <w:r w:rsidRPr="00CB50C6">
          <w:rPr>
            <w:rStyle w:val="a7"/>
            <w:rFonts w:ascii="標楷體" w:hAnsi="標楷體" w:hint="eastAsia"/>
            <w:b/>
            <w:noProof/>
          </w:rPr>
          <w:t>下行共用區域</w:t>
        </w:r>
        <w:r w:rsidRPr="00CB50C6">
          <w:rPr>
            <w:rStyle w:val="a7"/>
            <w:rFonts w:ascii="標楷體" w:hAnsi="標楷體"/>
            <w:b/>
            <w:noProof/>
          </w:rPr>
          <w:t>TOTA-Header</w:t>
        </w:r>
        <w:r w:rsidRPr="00CB50C6">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_Toc140244536 \h </w:instrText>
        </w:r>
        <w:r>
          <w:rPr>
            <w:noProof/>
            <w:webHidden/>
          </w:rPr>
        </w:r>
        <w:r>
          <w:rPr>
            <w:noProof/>
            <w:webHidden/>
          </w:rPr>
          <w:fldChar w:fldCharType="separate"/>
        </w:r>
        <w:r>
          <w:rPr>
            <w:noProof/>
            <w:webHidden/>
          </w:rPr>
          <w:t>95</w:t>
        </w:r>
        <w:r>
          <w:rPr>
            <w:noProof/>
            <w:webHidden/>
          </w:rPr>
          <w:fldChar w:fldCharType="end"/>
        </w:r>
      </w:hyperlink>
    </w:p>
    <w:p w14:paraId="4D056A1C" w14:textId="6BB190AB" w:rsidR="00844720" w:rsidRDefault="00844720">
      <w:pPr>
        <w:pStyle w:val="32"/>
        <w:rPr>
          <w:rFonts w:asciiTheme="minorHAnsi" w:eastAsiaTheme="minorEastAsia" w:hAnsiTheme="minorHAnsi" w:cstheme="minorBidi"/>
          <w:noProof/>
          <w:sz w:val="24"/>
          <w:szCs w:val="22"/>
          <w14:ligatures w14:val="standardContextual"/>
        </w:rPr>
      </w:pPr>
      <w:hyperlink w:anchor="_Toc140244537" w:history="1">
        <w:r w:rsidRPr="00CB50C6">
          <w:rPr>
            <w:rStyle w:val="a7"/>
            <w:rFonts w:ascii="標楷體" w:hAnsi="標楷體"/>
            <w:b/>
            <w:noProof/>
          </w:rPr>
          <w:t xml:space="preserve">(15) JSON </w:t>
        </w:r>
        <w:r w:rsidRPr="00CB50C6">
          <w:rPr>
            <w:rStyle w:val="a7"/>
            <w:rFonts w:ascii="標楷體" w:hAnsi="標楷體" w:hint="eastAsia"/>
            <w:b/>
            <w:noProof/>
          </w:rPr>
          <w:t>傳輸格式</w:t>
        </w:r>
        <w:r>
          <w:rPr>
            <w:noProof/>
            <w:webHidden/>
          </w:rPr>
          <w:tab/>
        </w:r>
        <w:r>
          <w:rPr>
            <w:noProof/>
            <w:webHidden/>
          </w:rPr>
          <w:fldChar w:fldCharType="begin"/>
        </w:r>
        <w:r>
          <w:rPr>
            <w:noProof/>
            <w:webHidden/>
          </w:rPr>
          <w:instrText xml:space="preserve"> PAGEREF _Toc140244537 \h </w:instrText>
        </w:r>
        <w:r>
          <w:rPr>
            <w:noProof/>
            <w:webHidden/>
          </w:rPr>
        </w:r>
        <w:r>
          <w:rPr>
            <w:noProof/>
            <w:webHidden/>
          </w:rPr>
          <w:fldChar w:fldCharType="separate"/>
        </w:r>
        <w:r>
          <w:rPr>
            <w:noProof/>
            <w:webHidden/>
          </w:rPr>
          <w:t>96</w:t>
        </w:r>
        <w:r>
          <w:rPr>
            <w:noProof/>
            <w:webHidden/>
          </w:rPr>
          <w:fldChar w:fldCharType="end"/>
        </w:r>
      </w:hyperlink>
    </w:p>
    <w:p w14:paraId="63C48564" w14:textId="1EB0634F" w:rsidR="00844720" w:rsidRDefault="00844720">
      <w:pPr>
        <w:pStyle w:val="32"/>
        <w:rPr>
          <w:rFonts w:asciiTheme="minorHAnsi" w:eastAsiaTheme="minorEastAsia" w:hAnsiTheme="minorHAnsi" w:cstheme="minorBidi"/>
          <w:noProof/>
          <w:sz w:val="24"/>
          <w:szCs w:val="22"/>
          <w14:ligatures w14:val="standardContextual"/>
        </w:rPr>
      </w:pPr>
      <w:hyperlink w:anchor="_Toc140244538" w:history="1">
        <w:r w:rsidRPr="00CB50C6">
          <w:rPr>
            <w:rStyle w:val="a7"/>
            <w:rFonts w:ascii="標楷體" w:hAnsi="標楷體"/>
            <w:b/>
            <w:noProof/>
          </w:rPr>
          <w:t>(16) L7100 E-LOAN</w:t>
        </w:r>
        <w:r w:rsidRPr="00CB50C6">
          <w:rPr>
            <w:rStyle w:val="a7"/>
            <w:rFonts w:ascii="標楷體" w:hAnsi="標楷體" w:hint="eastAsia"/>
            <w:b/>
            <w:noProof/>
          </w:rPr>
          <w:t>案件資料上送</w:t>
        </w:r>
        <w:r>
          <w:rPr>
            <w:noProof/>
            <w:webHidden/>
          </w:rPr>
          <w:tab/>
        </w:r>
        <w:r>
          <w:rPr>
            <w:noProof/>
            <w:webHidden/>
          </w:rPr>
          <w:fldChar w:fldCharType="begin"/>
        </w:r>
        <w:r>
          <w:rPr>
            <w:noProof/>
            <w:webHidden/>
          </w:rPr>
          <w:instrText xml:space="preserve"> PAGEREF _Toc140244538 \h </w:instrText>
        </w:r>
        <w:r>
          <w:rPr>
            <w:noProof/>
            <w:webHidden/>
          </w:rPr>
        </w:r>
        <w:r>
          <w:rPr>
            <w:noProof/>
            <w:webHidden/>
          </w:rPr>
          <w:fldChar w:fldCharType="separate"/>
        </w:r>
        <w:r>
          <w:rPr>
            <w:noProof/>
            <w:webHidden/>
          </w:rPr>
          <w:t>98</w:t>
        </w:r>
        <w:r>
          <w:rPr>
            <w:noProof/>
            <w:webHidden/>
          </w:rPr>
          <w:fldChar w:fldCharType="end"/>
        </w:r>
      </w:hyperlink>
    </w:p>
    <w:p w14:paraId="053E49A3" w14:textId="7B08347D" w:rsidR="00844720" w:rsidRDefault="00844720">
      <w:pPr>
        <w:pStyle w:val="32"/>
        <w:rPr>
          <w:rFonts w:asciiTheme="minorHAnsi" w:eastAsiaTheme="minorEastAsia" w:hAnsiTheme="minorHAnsi" w:cstheme="minorBidi"/>
          <w:noProof/>
          <w:sz w:val="24"/>
          <w:szCs w:val="22"/>
          <w14:ligatures w14:val="standardContextual"/>
        </w:rPr>
      </w:pPr>
      <w:hyperlink w:anchor="_Toc140244539" w:history="1">
        <w:r w:rsidRPr="00CB50C6">
          <w:rPr>
            <w:rStyle w:val="a7"/>
            <w:rFonts w:ascii="標楷體" w:hAnsi="標楷體"/>
            <w:b/>
            <w:noProof/>
          </w:rPr>
          <w:t>(17) L1109</w:t>
        </w:r>
        <w:r w:rsidRPr="00CB50C6">
          <w:rPr>
            <w:rStyle w:val="a7"/>
            <w:rFonts w:ascii="標楷體" w:hAnsi="標楷體" w:hint="eastAsia"/>
            <w:b/>
            <w:noProof/>
          </w:rPr>
          <w:t>交互運用</w:t>
        </w:r>
        <w:r>
          <w:rPr>
            <w:noProof/>
            <w:webHidden/>
          </w:rPr>
          <w:tab/>
        </w:r>
        <w:r>
          <w:rPr>
            <w:noProof/>
            <w:webHidden/>
          </w:rPr>
          <w:fldChar w:fldCharType="begin"/>
        </w:r>
        <w:r>
          <w:rPr>
            <w:noProof/>
            <w:webHidden/>
          </w:rPr>
          <w:instrText xml:space="preserve"> PAGEREF _Toc140244539 \h </w:instrText>
        </w:r>
        <w:r>
          <w:rPr>
            <w:noProof/>
            <w:webHidden/>
          </w:rPr>
        </w:r>
        <w:r>
          <w:rPr>
            <w:noProof/>
            <w:webHidden/>
          </w:rPr>
          <w:fldChar w:fldCharType="separate"/>
        </w:r>
        <w:r>
          <w:rPr>
            <w:noProof/>
            <w:webHidden/>
          </w:rPr>
          <w:t>99</w:t>
        </w:r>
        <w:r>
          <w:rPr>
            <w:noProof/>
            <w:webHidden/>
          </w:rPr>
          <w:fldChar w:fldCharType="end"/>
        </w:r>
      </w:hyperlink>
    </w:p>
    <w:p w14:paraId="419BB2CE" w14:textId="5F88AE3F" w:rsidR="00844720" w:rsidRDefault="00844720">
      <w:pPr>
        <w:pStyle w:val="32"/>
        <w:rPr>
          <w:rFonts w:asciiTheme="minorHAnsi" w:eastAsiaTheme="minorEastAsia" w:hAnsiTheme="minorHAnsi" w:cstheme="minorBidi"/>
          <w:noProof/>
          <w:sz w:val="24"/>
          <w:szCs w:val="22"/>
          <w14:ligatures w14:val="standardContextual"/>
        </w:rPr>
      </w:pPr>
      <w:hyperlink w:anchor="_Toc140244540" w:history="1">
        <w:r w:rsidRPr="00CB50C6">
          <w:rPr>
            <w:rStyle w:val="a7"/>
            <w:rFonts w:ascii="標楷體" w:hAnsi="標楷體"/>
            <w:b/>
            <w:noProof/>
          </w:rPr>
          <w:t>(18) L2111</w:t>
        </w:r>
        <w:r w:rsidRPr="00CB50C6">
          <w:rPr>
            <w:rStyle w:val="a7"/>
            <w:rFonts w:ascii="標楷體" w:hAnsi="標楷體" w:hint="eastAsia"/>
            <w:b/>
            <w:noProof/>
          </w:rPr>
          <w:t>案件申請登錄</w:t>
        </w:r>
        <w:r w:rsidRPr="00CB50C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_Toc140244540 \h </w:instrText>
        </w:r>
        <w:r>
          <w:rPr>
            <w:noProof/>
            <w:webHidden/>
          </w:rPr>
        </w:r>
        <w:r>
          <w:rPr>
            <w:noProof/>
            <w:webHidden/>
          </w:rPr>
          <w:fldChar w:fldCharType="separate"/>
        </w:r>
        <w:r>
          <w:rPr>
            <w:noProof/>
            <w:webHidden/>
          </w:rPr>
          <w:t>100</w:t>
        </w:r>
        <w:r>
          <w:rPr>
            <w:noProof/>
            <w:webHidden/>
          </w:rPr>
          <w:fldChar w:fldCharType="end"/>
        </w:r>
      </w:hyperlink>
    </w:p>
    <w:p w14:paraId="0D275258" w14:textId="59A813B6" w:rsidR="00844720" w:rsidRDefault="00844720">
      <w:pPr>
        <w:pStyle w:val="32"/>
        <w:rPr>
          <w:rFonts w:asciiTheme="minorHAnsi" w:eastAsiaTheme="minorEastAsia" w:hAnsiTheme="minorHAnsi" w:cstheme="minorBidi"/>
          <w:noProof/>
          <w:sz w:val="24"/>
          <w:szCs w:val="22"/>
          <w14:ligatures w14:val="standardContextual"/>
        </w:rPr>
      </w:pPr>
      <w:hyperlink w:anchor="_Toc140244541" w:history="1">
        <w:r w:rsidRPr="00CB50C6">
          <w:rPr>
            <w:rStyle w:val="a7"/>
            <w:rFonts w:ascii="標楷體" w:hAnsi="標楷體"/>
            <w:b/>
            <w:noProof/>
          </w:rPr>
          <w:t>(19) L1101</w:t>
        </w:r>
        <w:r w:rsidRPr="00CB50C6">
          <w:rPr>
            <w:rStyle w:val="a7"/>
            <w:rFonts w:ascii="標楷體" w:hAnsi="標楷體" w:hint="eastAsia"/>
            <w:b/>
            <w:noProof/>
          </w:rPr>
          <w:t>顧客基本資料維護</w:t>
        </w:r>
        <w:r w:rsidRPr="00CB50C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_Toc140244541 \h </w:instrText>
        </w:r>
        <w:r>
          <w:rPr>
            <w:noProof/>
            <w:webHidden/>
          </w:rPr>
        </w:r>
        <w:r>
          <w:rPr>
            <w:noProof/>
            <w:webHidden/>
          </w:rPr>
          <w:fldChar w:fldCharType="separate"/>
        </w:r>
        <w:r>
          <w:rPr>
            <w:noProof/>
            <w:webHidden/>
          </w:rPr>
          <w:t>103</w:t>
        </w:r>
        <w:r>
          <w:rPr>
            <w:noProof/>
            <w:webHidden/>
          </w:rPr>
          <w:fldChar w:fldCharType="end"/>
        </w:r>
      </w:hyperlink>
    </w:p>
    <w:p w14:paraId="388EB4B7" w14:textId="6338CD65" w:rsidR="00844720" w:rsidRDefault="00844720">
      <w:pPr>
        <w:pStyle w:val="32"/>
        <w:rPr>
          <w:rFonts w:asciiTheme="minorHAnsi" w:eastAsiaTheme="minorEastAsia" w:hAnsiTheme="minorHAnsi" w:cstheme="minorBidi"/>
          <w:noProof/>
          <w:sz w:val="24"/>
          <w:szCs w:val="22"/>
          <w14:ligatures w14:val="standardContextual"/>
        </w:rPr>
      </w:pPr>
      <w:hyperlink w:anchor="_Toc140244542" w:history="1">
        <w:r w:rsidRPr="00CB50C6">
          <w:rPr>
            <w:rStyle w:val="a7"/>
            <w:rFonts w:ascii="標楷體" w:hAnsi="標楷體"/>
            <w:b/>
            <w:noProof/>
          </w:rPr>
          <w:t>(20) L2153</w:t>
        </w:r>
        <w:r w:rsidRPr="00CB50C6">
          <w:rPr>
            <w:rStyle w:val="a7"/>
            <w:rFonts w:ascii="標楷體" w:hAnsi="標楷體" w:hint="eastAsia"/>
            <w:b/>
            <w:noProof/>
          </w:rPr>
          <w:t>核准額度登錄</w:t>
        </w:r>
        <w:r w:rsidRPr="00CB50C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_Toc140244542 \h </w:instrText>
        </w:r>
        <w:r>
          <w:rPr>
            <w:noProof/>
            <w:webHidden/>
          </w:rPr>
        </w:r>
        <w:r>
          <w:rPr>
            <w:noProof/>
            <w:webHidden/>
          </w:rPr>
          <w:fldChar w:fldCharType="separate"/>
        </w:r>
        <w:r>
          <w:rPr>
            <w:noProof/>
            <w:webHidden/>
          </w:rPr>
          <w:t>107</w:t>
        </w:r>
        <w:r>
          <w:rPr>
            <w:noProof/>
            <w:webHidden/>
          </w:rPr>
          <w:fldChar w:fldCharType="end"/>
        </w:r>
      </w:hyperlink>
    </w:p>
    <w:p w14:paraId="55B7938A" w14:textId="5401E0B4" w:rsidR="00844720" w:rsidRDefault="00844720">
      <w:pPr>
        <w:pStyle w:val="32"/>
        <w:rPr>
          <w:rFonts w:asciiTheme="minorHAnsi" w:eastAsiaTheme="minorEastAsia" w:hAnsiTheme="minorHAnsi" w:cstheme="minorBidi"/>
          <w:noProof/>
          <w:sz w:val="24"/>
          <w:szCs w:val="22"/>
          <w14:ligatures w14:val="standardContextual"/>
        </w:rPr>
      </w:pPr>
      <w:hyperlink w:anchor="_Toc140244543" w:history="1">
        <w:r w:rsidRPr="00CB50C6">
          <w:rPr>
            <w:rStyle w:val="a7"/>
            <w:rFonts w:ascii="標楷體" w:hAnsi="標楷體"/>
            <w:b/>
            <w:noProof/>
          </w:rPr>
          <w:t>(21) L2411</w:t>
        </w:r>
        <w:r w:rsidRPr="00CB50C6">
          <w:rPr>
            <w:rStyle w:val="a7"/>
            <w:rFonts w:ascii="標楷體" w:hAnsi="標楷體" w:hint="eastAsia"/>
            <w:b/>
            <w:noProof/>
          </w:rPr>
          <w:t>不動產擔保品資料登錄</w:t>
        </w:r>
        <w:r w:rsidRPr="00CB50C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_Toc140244543 \h </w:instrText>
        </w:r>
        <w:r>
          <w:rPr>
            <w:noProof/>
            <w:webHidden/>
          </w:rPr>
        </w:r>
        <w:r>
          <w:rPr>
            <w:noProof/>
            <w:webHidden/>
          </w:rPr>
          <w:fldChar w:fldCharType="separate"/>
        </w:r>
        <w:r>
          <w:rPr>
            <w:noProof/>
            <w:webHidden/>
          </w:rPr>
          <w:t>115</w:t>
        </w:r>
        <w:r>
          <w:rPr>
            <w:noProof/>
            <w:webHidden/>
          </w:rPr>
          <w:fldChar w:fldCharType="end"/>
        </w:r>
      </w:hyperlink>
    </w:p>
    <w:p w14:paraId="7EA404C6" w14:textId="449E6C66" w:rsidR="00844720" w:rsidRDefault="00844720">
      <w:pPr>
        <w:pStyle w:val="32"/>
        <w:rPr>
          <w:rFonts w:asciiTheme="minorHAnsi" w:eastAsiaTheme="minorEastAsia" w:hAnsiTheme="minorHAnsi" w:cstheme="minorBidi"/>
          <w:noProof/>
          <w:sz w:val="24"/>
          <w:szCs w:val="22"/>
          <w14:ligatures w14:val="standardContextual"/>
        </w:rPr>
      </w:pPr>
      <w:hyperlink w:anchor="_Toc140244544" w:history="1">
        <w:r w:rsidRPr="00CB50C6">
          <w:rPr>
            <w:rStyle w:val="a7"/>
            <w:rFonts w:ascii="標楷體" w:hAnsi="標楷體"/>
            <w:b/>
            <w:noProof/>
          </w:rPr>
          <w:t>(22) L2416</w:t>
        </w:r>
        <w:r w:rsidRPr="00CB50C6">
          <w:rPr>
            <w:rStyle w:val="a7"/>
            <w:rFonts w:ascii="標楷體" w:hAnsi="標楷體" w:hint="eastAsia"/>
            <w:b/>
            <w:noProof/>
          </w:rPr>
          <w:t>不動產土地擔保品資料登錄</w:t>
        </w:r>
        <w:r w:rsidRPr="00CB50C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_Toc140244544 \h </w:instrText>
        </w:r>
        <w:r>
          <w:rPr>
            <w:noProof/>
            <w:webHidden/>
          </w:rPr>
        </w:r>
        <w:r>
          <w:rPr>
            <w:noProof/>
            <w:webHidden/>
          </w:rPr>
          <w:fldChar w:fldCharType="separate"/>
        </w:r>
        <w:r>
          <w:rPr>
            <w:noProof/>
            <w:webHidden/>
          </w:rPr>
          <w:t>121</w:t>
        </w:r>
        <w:r>
          <w:rPr>
            <w:noProof/>
            <w:webHidden/>
          </w:rPr>
          <w:fldChar w:fldCharType="end"/>
        </w:r>
      </w:hyperlink>
    </w:p>
    <w:p w14:paraId="7558127E" w14:textId="3F791E8F" w:rsidR="00844720" w:rsidRDefault="00844720">
      <w:pPr>
        <w:pStyle w:val="32"/>
        <w:rPr>
          <w:rFonts w:asciiTheme="minorHAnsi" w:eastAsiaTheme="minorEastAsia" w:hAnsiTheme="minorHAnsi" w:cstheme="minorBidi"/>
          <w:noProof/>
          <w:sz w:val="24"/>
          <w:szCs w:val="22"/>
          <w14:ligatures w14:val="standardContextual"/>
        </w:rPr>
      </w:pPr>
      <w:hyperlink w:anchor="_Toc140244545" w:history="1">
        <w:r w:rsidRPr="00CB50C6">
          <w:rPr>
            <w:rStyle w:val="a7"/>
            <w:rFonts w:ascii="標楷體" w:hAnsi="標楷體"/>
            <w:b/>
            <w:noProof/>
          </w:rPr>
          <w:t>(23) L2415</w:t>
        </w:r>
        <w:r w:rsidRPr="00CB50C6">
          <w:rPr>
            <w:rStyle w:val="a7"/>
            <w:rFonts w:ascii="標楷體" w:hAnsi="標楷體" w:hint="eastAsia"/>
            <w:b/>
            <w:noProof/>
          </w:rPr>
          <w:t>不動產建物擔保品資料登錄</w:t>
        </w:r>
        <w:r w:rsidRPr="00CB50C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_Toc140244545 \h </w:instrText>
        </w:r>
        <w:r>
          <w:rPr>
            <w:noProof/>
            <w:webHidden/>
          </w:rPr>
        </w:r>
        <w:r>
          <w:rPr>
            <w:noProof/>
            <w:webHidden/>
          </w:rPr>
          <w:fldChar w:fldCharType="separate"/>
        </w:r>
        <w:r>
          <w:rPr>
            <w:noProof/>
            <w:webHidden/>
          </w:rPr>
          <w:t>127</w:t>
        </w:r>
        <w:r>
          <w:rPr>
            <w:noProof/>
            <w:webHidden/>
          </w:rPr>
          <w:fldChar w:fldCharType="end"/>
        </w:r>
      </w:hyperlink>
    </w:p>
    <w:p w14:paraId="4ECA61A3" w14:textId="7F9B0FE0" w:rsidR="00844720" w:rsidRDefault="00844720">
      <w:pPr>
        <w:pStyle w:val="32"/>
        <w:rPr>
          <w:rFonts w:asciiTheme="minorHAnsi" w:eastAsiaTheme="minorEastAsia" w:hAnsiTheme="minorHAnsi" w:cstheme="minorBidi"/>
          <w:noProof/>
          <w:sz w:val="24"/>
          <w:szCs w:val="22"/>
          <w14:ligatures w14:val="standardContextual"/>
        </w:rPr>
      </w:pPr>
      <w:hyperlink w:anchor="_Toc140244546" w:history="1">
        <w:r w:rsidRPr="00CB50C6">
          <w:rPr>
            <w:rStyle w:val="a7"/>
            <w:rFonts w:ascii="標楷體" w:hAnsi="標楷體"/>
            <w:b/>
            <w:noProof/>
          </w:rPr>
          <w:t>(24) L2412</w:t>
        </w:r>
        <w:r w:rsidRPr="00CB50C6">
          <w:rPr>
            <w:rStyle w:val="a7"/>
            <w:rFonts w:ascii="標楷體" w:hAnsi="標楷體" w:hint="eastAsia"/>
            <w:b/>
            <w:noProof/>
          </w:rPr>
          <w:t>動產擔保品資料登錄</w:t>
        </w:r>
        <w:r w:rsidRPr="00CB50C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_Toc140244546 \h </w:instrText>
        </w:r>
        <w:r>
          <w:rPr>
            <w:noProof/>
            <w:webHidden/>
          </w:rPr>
        </w:r>
        <w:r>
          <w:rPr>
            <w:noProof/>
            <w:webHidden/>
          </w:rPr>
          <w:fldChar w:fldCharType="separate"/>
        </w:r>
        <w:r>
          <w:rPr>
            <w:noProof/>
            <w:webHidden/>
          </w:rPr>
          <w:t>133</w:t>
        </w:r>
        <w:r>
          <w:rPr>
            <w:noProof/>
            <w:webHidden/>
          </w:rPr>
          <w:fldChar w:fldCharType="end"/>
        </w:r>
      </w:hyperlink>
    </w:p>
    <w:p w14:paraId="4510796A" w14:textId="1CFBF6E1" w:rsidR="00844720" w:rsidRDefault="00844720">
      <w:pPr>
        <w:pStyle w:val="32"/>
        <w:rPr>
          <w:rFonts w:asciiTheme="minorHAnsi" w:eastAsiaTheme="minorEastAsia" w:hAnsiTheme="minorHAnsi" w:cstheme="minorBidi"/>
          <w:noProof/>
          <w:sz w:val="24"/>
          <w:szCs w:val="22"/>
          <w14:ligatures w14:val="standardContextual"/>
        </w:rPr>
      </w:pPr>
      <w:hyperlink w:anchor="_Toc140244547" w:history="1">
        <w:r w:rsidRPr="00CB50C6">
          <w:rPr>
            <w:rStyle w:val="a7"/>
            <w:rFonts w:ascii="標楷體" w:hAnsi="標楷體"/>
            <w:b/>
            <w:noProof/>
          </w:rPr>
          <w:t>(25) L2413</w:t>
        </w:r>
        <w:r w:rsidRPr="00CB50C6">
          <w:rPr>
            <w:rStyle w:val="a7"/>
            <w:rFonts w:ascii="標楷體" w:hAnsi="標楷體" w:hint="eastAsia"/>
            <w:b/>
            <w:noProof/>
          </w:rPr>
          <w:t>股票擔保品資料登錄</w:t>
        </w:r>
        <w:r w:rsidRPr="00CB50C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_Toc140244547 \h </w:instrText>
        </w:r>
        <w:r>
          <w:rPr>
            <w:noProof/>
            <w:webHidden/>
          </w:rPr>
        </w:r>
        <w:r>
          <w:rPr>
            <w:noProof/>
            <w:webHidden/>
          </w:rPr>
          <w:fldChar w:fldCharType="separate"/>
        </w:r>
        <w:r>
          <w:rPr>
            <w:noProof/>
            <w:webHidden/>
          </w:rPr>
          <w:t>139</w:t>
        </w:r>
        <w:r>
          <w:rPr>
            <w:noProof/>
            <w:webHidden/>
          </w:rPr>
          <w:fldChar w:fldCharType="end"/>
        </w:r>
      </w:hyperlink>
    </w:p>
    <w:p w14:paraId="240EB120" w14:textId="69B2CCCA" w:rsidR="00844720" w:rsidRDefault="00844720">
      <w:pPr>
        <w:pStyle w:val="32"/>
        <w:rPr>
          <w:rFonts w:asciiTheme="minorHAnsi" w:eastAsiaTheme="minorEastAsia" w:hAnsiTheme="minorHAnsi" w:cstheme="minorBidi"/>
          <w:noProof/>
          <w:sz w:val="24"/>
          <w:szCs w:val="22"/>
          <w14:ligatures w14:val="standardContextual"/>
        </w:rPr>
      </w:pPr>
      <w:hyperlink w:anchor="_Toc140244548" w:history="1">
        <w:r w:rsidRPr="00CB50C6">
          <w:rPr>
            <w:rStyle w:val="a7"/>
            <w:rFonts w:ascii="標楷體" w:hAnsi="標楷體"/>
            <w:b/>
            <w:noProof/>
          </w:rPr>
          <w:t>(26) L2414</w:t>
        </w:r>
        <w:r w:rsidRPr="00CB50C6">
          <w:rPr>
            <w:rStyle w:val="a7"/>
            <w:rFonts w:ascii="標楷體" w:hAnsi="標楷體" w:hint="eastAsia"/>
            <w:b/>
            <w:noProof/>
          </w:rPr>
          <w:t>其他擔保品資料登錄</w:t>
        </w:r>
        <w:r w:rsidRPr="00CB50C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_Toc140244548 \h </w:instrText>
        </w:r>
        <w:r>
          <w:rPr>
            <w:noProof/>
            <w:webHidden/>
          </w:rPr>
        </w:r>
        <w:r>
          <w:rPr>
            <w:noProof/>
            <w:webHidden/>
          </w:rPr>
          <w:fldChar w:fldCharType="separate"/>
        </w:r>
        <w:r>
          <w:rPr>
            <w:noProof/>
            <w:webHidden/>
          </w:rPr>
          <w:t>143</w:t>
        </w:r>
        <w:r>
          <w:rPr>
            <w:noProof/>
            <w:webHidden/>
          </w:rPr>
          <w:fldChar w:fldCharType="end"/>
        </w:r>
      </w:hyperlink>
    </w:p>
    <w:p w14:paraId="62ADD564" w14:textId="3CF21843" w:rsidR="00844720" w:rsidRDefault="00844720">
      <w:pPr>
        <w:pStyle w:val="32"/>
        <w:rPr>
          <w:rFonts w:asciiTheme="minorHAnsi" w:eastAsiaTheme="minorEastAsia" w:hAnsiTheme="minorHAnsi" w:cstheme="minorBidi"/>
          <w:noProof/>
          <w:sz w:val="24"/>
          <w:szCs w:val="22"/>
          <w14:ligatures w14:val="standardContextual"/>
        </w:rPr>
      </w:pPr>
      <w:hyperlink w:anchor="_Toc140244549" w:history="1">
        <w:r w:rsidRPr="00CB50C6">
          <w:rPr>
            <w:rStyle w:val="a7"/>
            <w:rFonts w:ascii="標楷體" w:hAnsi="標楷體"/>
            <w:b/>
            <w:noProof/>
          </w:rPr>
          <w:t>(27) L4610</w:t>
        </w:r>
        <w:r w:rsidRPr="00CB50C6">
          <w:rPr>
            <w:rStyle w:val="a7"/>
            <w:rFonts w:ascii="標楷體" w:hAnsi="標楷體" w:hint="eastAsia"/>
            <w:b/>
            <w:noProof/>
          </w:rPr>
          <w:t>保險單明細資料登錄</w:t>
        </w:r>
        <w:r w:rsidRPr="00CB50C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_Toc140244549 \h </w:instrText>
        </w:r>
        <w:r>
          <w:rPr>
            <w:noProof/>
            <w:webHidden/>
          </w:rPr>
        </w:r>
        <w:r>
          <w:rPr>
            <w:noProof/>
            <w:webHidden/>
          </w:rPr>
          <w:fldChar w:fldCharType="separate"/>
        </w:r>
        <w:r>
          <w:rPr>
            <w:noProof/>
            <w:webHidden/>
          </w:rPr>
          <w:t>150</w:t>
        </w:r>
        <w:r>
          <w:rPr>
            <w:noProof/>
            <w:webHidden/>
          </w:rPr>
          <w:fldChar w:fldCharType="end"/>
        </w:r>
      </w:hyperlink>
    </w:p>
    <w:p w14:paraId="41E04315" w14:textId="11D64712" w:rsidR="00844720" w:rsidRDefault="00844720">
      <w:pPr>
        <w:pStyle w:val="32"/>
        <w:rPr>
          <w:rFonts w:asciiTheme="minorHAnsi" w:eastAsiaTheme="minorEastAsia" w:hAnsiTheme="minorHAnsi" w:cstheme="minorBidi"/>
          <w:noProof/>
          <w:sz w:val="24"/>
          <w:szCs w:val="22"/>
          <w14:ligatures w14:val="standardContextual"/>
        </w:rPr>
      </w:pPr>
      <w:hyperlink w:anchor="_Toc140244550" w:history="1">
        <w:r w:rsidRPr="00CB50C6">
          <w:rPr>
            <w:rStyle w:val="a7"/>
            <w:rFonts w:ascii="標楷體" w:hAnsi="標楷體"/>
            <w:b/>
            <w:noProof/>
          </w:rPr>
          <w:t>(28) L1105</w:t>
        </w:r>
        <w:r w:rsidRPr="00CB50C6">
          <w:rPr>
            <w:rStyle w:val="a7"/>
            <w:rFonts w:ascii="標楷體" w:hAnsi="標楷體" w:hint="eastAsia"/>
            <w:b/>
            <w:noProof/>
          </w:rPr>
          <w:t>顧客聯絡電話維護</w:t>
        </w:r>
        <w:r w:rsidRPr="00CB50C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_Toc140244550 \h </w:instrText>
        </w:r>
        <w:r>
          <w:rPr>
            <w:noProof/>
            <w:webHidden/>
          </w:rPr>
        </w:r>
        <w:r>
          <w:rPr>
            <w:noProof/>
            <w:webHidden/>
          </w:rPr>
          <w:fldChar w:fldCharType="separate"/>
        </w:r>
        <w:r>
          <w:rPr>
            <w:noProof/>
            <w:webHidden/>
          </w:rPr>
          <w:t>153</w:t>
        </w:r>
        <w:r>
          <w:rPr>
            <w:noProof/>
            <w:webHidden/>
          </w:rPr>
          <w:fldChar w:fldCharType="end"/>
        </w:r>
      </w:hyperlink>
    </w:p>
    <w:p w14:paraId="537A49BB" w14:textId="45F05C5E" w:rsidR="00844720" w:rsidRDefault="00844720">
      <w:pPr>
        <w:pStyle w:val="32"/>
        <w:rPr>
          <w:rFonts w:asciiTheme="minorHAnsi" w:eastAsiaTheme="minorEastAsia" w:hAnsiTheme="minorHAnsi" w:cstheme="minorBidi"/>
          <w:noProof/>
          <w:sz w:val="24"/>
          <w:szCs w:val="22"/>
          <w14:ligatures w14:val="standardContextual"/>
        </w:rPr>
      </w:pPr>
      <w:hyperlink w:anchor="_Toc140244551" w:history="1">
        <w:r w:rsidRPr="00CB50C6">
          <w:rPr>
            <w:rStyle w:val="a7"/>
            <w:rFonts w:ascii="標楷體" w:hAnsi="標楷體"/>
            <w:b/>
            <w:noProof/>
          </w:rPr>
          <w:t>(29) L2250</w:t>
        </w:r>
        <w:r w:rsidRPr="00CB50C6">
          <w:rPr>
            <w:rStyle w:val="a7"/>
            <w:rFonts w:ascii="標楷體" w:hAnsi="標楷體" w:hint="eastAsia"/>
            <w:b/>
            <w:noProof/>
          </w:rPr>
          <w:t>保證人資料登錄</w:t>
        </w:r>
        <w:r w:rsidRPr="00CB50C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_Toc140244551 \h </w:instrText>
        </w:r>
        <w:r>
          <w:rPr>
            <w:noProof/>
            <w:webHidden/>
          </w:rPr>
        </w:r>
        <w:r>
          <w:rPr>
            <w:noProof/>
            <w:webHidden/>
          </w:rPr>
          <w:fldChar w:fldCharType="separate"/>
        </w:r>
        <w:r>
          <w:rPr>
            <w:noProof/>
            <w:webHidden/>
          </w:rPr>
          <w:t>155</w:t>
        </w:r>
        <w:r>
          <w:rPr>
            <w:noProof/>
            <w:webHidden/>
          </w:rPr>
          <w:fldChar w:fldCharType="end"/>
        </w:r>
      </w:hyperlink>
    </w:p>
    <w:p w14:paraId="156B6141" w14:textId="6785BF31" w:rsidR="00844720" w:rsidRDefault="00844720">
      <w:pPr>
        <w:pStyle w:val="32"/>
        <w:rPr>
          <w:rFonts w:asciiTheme="minorHAnsi" w:eastAsiaTheme="minorEastAsia" w:hAnsiTheme="minorHAnsi" w:cstheme="minorBidi"/>
          <w:noProof/>
          <w:sz w:val="24"/>
          <w:szCs w:val="22"/>
          <w14:ligatures w14:val="standardContextual"/>
        </w:rPr>
      </w:pPr>
      <w:hyperlink w:anchor="_Toc140244552" w:history="1">
        <w:r w:rsidRPr="00CB50C6">
          <w:rPr>
            <w:rStyle w:val="a7"/>
            <w:rFonts w:ascii="標楷體" w:hAnsi="標楷體"/>
            <w:b/>
            <w:noProof/>
          </w:rPr>
          <w:t>(30) L2417</w:t>
        </w:r>
        <w:r w:rsidRPr="00CB50C6">
          <w:rPr>
            <w:rStyle w:val="a7"/>
            <w:rFonts w:ascii="標楷體" w:hAnsi="標楷體" w:hint="eastAsia"/>
            <w:b/>
            <w:noProof/>
          </w:rPr>
          <w:t>額度與擔保品關聯登錄</w:t>
        </w:r>
        <w:r w:rsidRPr="00CB50C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_Toc140244552 \h </w:instrText>
        </w:r>
        <w:r>
          <w:rPr>
            <w:noProof/>
            <w:webHidden/>
          </w:rPr>
        </w:r>
        <w:r>
          <w:rPr>
            <w:noProof/>
            <w:webHidden/>
          </w:rPr>
          <w:fldChar w:fldCharType="separate"/>
        </w:r>
        <w:r>
          <w:rPr>
            <w:noProof/>
            <w:webHidden/>
          </w:rPr>
          <w:t>158</w:t>
        </w:r>
        <w:r>
          <w:rPr>
            <w:noProof/>
            <w:webHidden/>
          </w:rPr>
          <w:fldChar w:fldCharType="end"/>
        </w:r>
      </w:hyperlink>
    </w:p>
    <w:p w14:paraId="537EB7AE" w14:textId="100D26F9" w:rsidR="00844720" w:rsidRDefault="00844720">
      <w:pPr>
        <w:pStyle w:val="32"/>
        <w:rPr>
          <w:rFonts w:asciiTheme="minorHAnsi" w:eastAsiaTheme="minorEastAsia" w:hAnsiTheme="minorHAnsi" w:cstheme="minorBidi"/>
          <w:noProof/>
          <w:sz w:val="24"/>
          <w:szCs w:val="22"/>
          <w14:ligatures w14:val="standardContextual"/>
        </w:rPr>
      </w:pPr>
      <w:hyperlink w:anchor="_Toc140244553" w:history="1">
        <w:r w:rsidRPr="00CB50C6">
          <w:rPr>
            <w:rStyle w:val="a7"/>
            <w:rFonts w:ascii="標楷體" w:hAnsi="標楷體"/>
            <w:b/>
            <w:noProof/>
          </w:rPr>
          <w:t>(31) L2306</w:t>
        </w:r>
        <w:r w:rsidRPr="00CB50C6">
          <w:rPr>
            <w:rStyle w:val="a7"/>
            <w:rFonts w:ascii="標楷體" w:hAnsi="標楷體" w:hint="eastAsia"/>
            <w:b/>
            <w:noProof/>
          </w:rPr>
          <w:t>關係人資料建立</w:t>
        </w:r>
        <w:r w:rsidRPr="00CB50C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_Toc140244553 \h </w:instrText>
        </w:r>
        <w:r>
          <w:rPr>
            <w:noProof/>
            <w:webHidden/>
          </w:rPr>
        </w:r>
        <w:r>
          <w:rPr>
            <w:noProof/>
            <w:webHidden/>
          </w:rPr>
          <w:fldChar w:fldCharType="separate"/>
        </w:r>
        <w:r>
          <w:rPr>
            <w:noProof/>
            <w:webHidden/>
          </w:rPr>
          <w:t>161</w:t>
        </w:r>
        <w:r>
          <w:rPr>
            <w:noProof/>
            <w:webHidden/>
          </w:rPr>
          <w:fldChar w:fldCharType="end"/>
        </w:r>
      </w:hyperlink>
    </w:p>
    <w:p w14:paraId="3F596979" w14:textId="7D3B17F1" w:rsidR="00844720" w:rsidRDefault="00844720">
      <w:pPr>
        <w:pStyle w:val="32"/>
        <w:rPr>
          <w:rFonts w:asciiTheme="minorHAnsi" w:eastAsiaTheme="minorEastAsia" w:hAnsiTheme="minorHAnsi" w:cstheme="minorBidi"/>
          <w:noProof/>
          <w:sz w:val="24"/>
          <w:szCs w:val="22"/>
          <w14:ligatures w14:val="standardContextual"/>
        </w:rPr>
      </w:pPr>
      <w:hyperlink w:anchor="_Toc140244554" w:history="1">
        <w:r w:rsidRPr="00CB50C6">
          <w:rPr>
            <w:rStyle w:val="a7"/>
            <w:rFonts w:ascii="標楷體" w:hAnsi="標楷體"/>
            <w:b/>
            <w:noProof/>
          </w:rPr>
          <w:t>(32) L2418</w:t>
        </w:r>
        <w:r w:rsidRPr="00CB50C6">
          <w:rPr>
            <w:rStyle w:val="a7"/>
            <w:rFonts w:ascii="標楷體" w:hAnsi="標楷體" w:hint="eastAsia"/>
            <w:b/>
            <w:noProof/>
          </w:rPr>
          <w:t>他項權利資料登錄</w:t>
        </w:r>
        <w:r w:rsidRPr="00CB50C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_Toc140244554 \h </w:instrText>
        </w:r>
        <w:r>
          <w:rPr>
            <w:noProof/>
            <w:webHidden/>
          </w:rPr>
        </w:r>
        <w:r>
          <w:rPr>
            <w:noProof/>
            <w:webHidden/>
          </w:rPr>
          <w:fldChar w:fldCharType="separate"/>
        </w:r>
        <w:r>
          <w:rPr>
            <w:noProof/>
            <w:webHidden/>
          </w:rPr>
          <w:t>162</w:t>
        </w:r>
        <w:r>
          <w:rPr>
            <w:noProof/>
            <w:webHidden/>
          </w:rPr>
          <w:fldChar w:fldCharType="end"/>
        </w:r>
      </w:hyperlink>
    </w:p>
    <w:p w14:paraId="643029EF" w14:textId="66377520" w:rsidR="00844720" w:rsidRDefault="00844720">
      <w:pPr>
        <w:pStyle w:val="32"/>
        <w:rPr>
          <w:rFonts w:asciiTheme="minorHAnsi" w:eastAsiaTheme="minorEastAsia" w:hAnsiTheme="minorHAnsi" w:cstheme="minorBidi"/>
          <w:noProof/>
          <w:sz w:val="24"/>
          <w:szCs w:val="22"/>
          <w14:ligatures w14:val="standardContextual"/>
        </w:rPr>
      </w:pPr>
      <w:hyperlink w:anchor="_Toc140244555" w:history="1">
        <w:r w:rsidRPr="00CB50C6">
          <w:rPr>
            <w:rStyle w:val="a7"/>
            <w:rFonts w:ascii="標楷體" w:hAnsi="標楷體"/>
            <w:b/>
            <w:noProof/>
          </w:rPr>
          <w:t xml:space="preserve">(33) L7911 </w:t>
        </w:r>
        <w:r w:rsidRPr="00CB50C6">
          <w:rPr>
            <w:rStyle w:val="a7"/>
            <w:rFonts w:ascii="標楷體" w:hAnsi="標楷體" w:hint="eastAsia"/>
            <w:b/>
            <w:noProof/>
          </w:rPr>
          <w:t>戶號查詢</w:t>
        </w:r>
        <w:r w:rsidRPr="00CB50C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_Toc140244555 \h </w:instrText>
        </w:r>
        <w:r>
          <w:rPr>
            <w:noProof/>
            <w:webHidden/>
          </w:rPr>
        </w:r>
        <w:r>
          <w:rPr>
            <w:noProof/>
            <w:webHidden/>
          </w:rPr>
          <w:fldChar w:fldCharType="separate"/>
        </w:r>
        <w:r>
          <w:rPr>
            <w:noProof/>
            <w:webHidden/>
          </w:rPr>
          <w:t>164</w:t>
        </w:r>
        <w:r>
          <w:rPr>
            <w:noProof/>
            <w:webHidden/>
          </w:rPr>
          <w:fldChar w:fldCharType="end"/>
        </w:r>
      </w:hyperlink>
    </w:p>
    <w:p w14:paraId="26C5B401" w14:textId="3B48A239" w:rsidR="00844720" w:rsidRDefault="00844720">
      <w:pPr>
        <w:pStyle w:val="32"/>
        <w:rPr>
          <w:rFonts w:asciiTheme="minorHAnsi" w:eastAsiaTheme="minorEastAsia" w:hAnsiTheme="minorHAnsi" w:cstheme="minorBidi"/>
          <w:noProof/>
          <w:sz w:val="24"/>
          <w:szCs w:val="22"/>
          <w14:ligatures w14:val="standardContextual"/>
        </w:rPr>
      </w:pPr>
      <w:hyperlink w:anchor="_Toc140244556" w:history="1">
        <w:r w:rsidRPr="00CB50C6">
          <w:rPr>
            <w:rStyle w:val="a7"/>
            <w:rFonts w:ascii="標楷體" w:hAnsi="標楷體"/>
            <w:b/>
            <w:noProof/>
          </w:rPr>
          <w:t xml:space="preserve">(34) L7912 </w:t>
        </w:r>
        <w:r w:rsidRPr="00CB50C6">
          <w:rPr>
            <w:rStyle w:val="a7"/>
            <w:rFonts w:ascii="標楷體" w:hAnsi="標楷體" w:hint="eastAsia"/>
            <w:b/>
            <w:noProof/>
          </w:rPr>
          <w:t>額度資料查詢</w:t>
        </w:r>
        <w:r w:rsidRPr="00CB50C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_Toc140244556 \h </w:instrText>
        </w:r>
        <w:r>
          <w:rPr>
            <w:noProof/>
            <w:webHidden/>
          </w:rPr>
        </w:r>
        <w:r>
          <w:rPr>
            <w:noProof/>
            <w:webHidden/>
          </w:rPr>
          <w:fldChar w:fldCharType="separate"/>
        </w:r>
        <w:r>
          <w:rPr>
            <w:noProof/>
            <w:webHidden/>
          </w:rPr>
          <w:t>166</w:t>
        </w:r>
        <w:r>
          <w:rPr>
            <w:noProof/>
            <w:webHidden/>
          </w:rPr>
          <w:fldChar w:fldCharType="end"/>
        </w:r>
      </w:hyperlink>
    </w:p>
    <w:p w14:paraId="09975FB6" w14:textId="1DD37A5D" w:rsidR="00844720" w:rsidRDefault="00844720">
      <w:pPr>
        <w:pStyle w:val="32"/>
        <w:rPr>
          <w:rFonts w:asciiTheme="minorHAnsi" w:eastAsiaTheme="minorEastAsia" w:hAnsiTheme="minorHAnsi" w:cstheme="minorBidi"/>
          <w:noProof/>
          <w:sz w:val="24"/>
          <w:szCs w:val="22"/>
          <w14:ligatures w14:val="standardContextual"/>
        </w:rPr>
      </w:pPr>
      <w:hyperlink w:anchor="_Toc140244557" w:history="1">
        <w:r w:rsidRPr="00CB50C6">
          <w:rPr>
            <w:rStyle w:val="a7"/>
            <w:rFonts w:ascii="標楷體" w:hAnsi="標楷體"/>
            <w:b/>
            <w:noProof/>
          </w:rPr>
          <w:t>(35) L7913 eLoan</w:t>
        </w:r>
        <w:r w:rsidRPr="00CB50C6">
          <w:rPr>
            <w:rStyle w:val="a7"/>
            <w:rFonts w:ascii="標楷體" w:hAnsi="標楷體" w:hint="eastAsia"/>
            <w:b/>
            <w:noProof/>
          </w:rPr>
          <w:t>評級資訊查詢</w:t>
        </w:r>
        <w:r w:rsidRPr="00CB50C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_Toc140244557 \h </w:instrText>
        </w:r>
        <w:r>
          <w:rPr>
            <w:noProof/>
            <w:webHidden/>
          </w:rPr>
        </w:r>
        <w:r>
          <w:rPr>
            <w:noProof/>
            <w:webHidden/>
          </w:rPr>
          <w:fldChar w:fldCharType="separate"/>
        </w:r>
        <w:r>
          <w:rPr>
            <w:noProof/>
            <w:webHidden/>
          </w:rPr>
          <w:t>168</w:t>
        </w:r>
        <w:r>
          <w:rPr>
            <w:noProof/>
            <w:webHidden/>
          </w:rPr>
          <w:fldChar w:fldCharType="end"/>
        </w:r>
      </w:hyperlink>
    </w:p>
    <w:p w14:paraId="0F3F7853" w14:textId="387E73B1" w:rsidR="00844720" w:rsidRDefault="00844720">
      <w:pPr>
        <w:pStyle w:val="32"/>
        <w:rPr>
          <w:rFonts w:asciiTheme="minorHAnsi" w:eastAsiaTheme="minorEastAsia" w:hAnsiTheme="minorHAnsi" w:cstheme="minorBidi"/>
          <w:noProof/>
          <w:sz w:val="24"/>
          <w:szCs w:val="22"/>
          <w14:ligatures w14:val="standardContextual"/>
        </w:rPr>
      </w:pPr>
      <w:hyperlink w:anchor="_Toc140244558" w:history="1">
        <w:r w:rsidRPr="00CB50C6">
          <w:rPr>
            <w:rStyle w:val="a7"/>
            <w:rFonts w:ascii="標楷體" w:hAnsi="標楷體"/>
            <w:b/>
            <w:noProof/>
            <w:highlight w:val="yellow"/>
          </w:rPr>
          <w:t>(36) L2801</w:t>
        </w:r>
        <w:r w:rsidRPr="00CB50C6">
          <w:rPr>
            <w:rStyle w:val="a7"/>
            <w:rFonts w:ascii="標楷體" w:hAnsi="標楷體" w:hint="eastAsia"/>
            <w:b/>
            <w:noProof/>
            <w:highlight w:val="yellow"/>
          </w:rPr>
          <w:t>未齊案件管理</w:t>
        </w:r>
        <w:r w:rsidRPr="00CB50C6">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_Toc140244558 \h </w:instrText>
        </w:r>
        <w:r>
          <w:rPr>
            <w:noProof/>
            <w:webHidden/>
          </w:rPr>
        </w:r>
        <w:r>
          <w:rPr>
            <w:noProof/>
            <w:webHidden/>
          </w:rPr>
          <w:fldChar w:fldCharType="separate"/>
        </w:r>
        <w:r>
          <w:rPr>
            <w:noProof/>
            <w:webHidden/>
          </w:rPr>
          <w:t>171</w:t>
        </w:r>
        <w:r>
          <w:rPr>
            <w:noProof/>
            <w:webHidden/>
          </w:rPr>
          <w:fldChar w:fldCharType="end"/>
        </w:r>
      </w:hyperlink>
    </w:p>
    <w:p w14:paraId="10F7CC44" w14:textId="2B1559E1" w:rsidR="00844720" w:rsidRDefault="00844720">
      <w:pPr>
        <w:pStyle w:val="32"/>
        <w:rPr>
          <w:rFonts w:asciiTheme="minorHAnsi" w:eastAsiaTheme="minorEastAsia" w:hAnsiTheme="minorHAnsi" w:cstheme="minorBidi"/>
          <w:noProof/>
          <w:sz w:val="24"/>
          <w:szCs w:val="22"/>
          <w14:ligatures w14:val="standardContextual"/>
        </w:rPr>
      </w:pPr>
      <w:hyperlink w:anchor="_Toc140244559" w:history="1">
        <w:r w:rsidRPr="00CB50C6">
          <w:rPr>
            <w:rStyle w:val="a7"/>
            <w:rFonts w:ascii="標楷體" w:hAnsi="標楷體"/>
            <w:b/>
            <w:noProof/>
            <w:highlight w:val="yellow"/>
          </w:rPr>
          <w:t xml:space="preserve">(37) L6700 </w:t>
        </w:r>
        <w:r w:rsidRPr="00CB50C6">
          <w:rPr>
            <w:rStyle w:val="a7"/>
            <w:rFonts w:ascii="標楷體" w:hAnsi="標楷體" w:hint="eastAsia"/>
            <w:b/>
            <w:noProof/>
            <w:highlight w:val="yellow"/>
          </w:rPr>
          <w:t>未齊件代碼維護</w:t>
        </w:r>
        <w:r w:rsidRPr="00CB50C6">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_Toc140244559 \h </w:instrText>
        </w:r>
        <w:r>
          <w:rPr>
            <w:noProof/>
            <w:webHidden/>
          </w:rPr>
        </w:r>
        <w:r>
          <w:rPr>
            <w:noProof/>
            <w:webHidden/>
          </w:rPr>
          <w:fldChar w:fldCharType="separate"/>
        </w:r>
        <w:r>
          <w:rPr>
            <w:noProof/>
            <w:webHidden/>
          </w:rPr>
          <w:t>172</w:t>
        </w:r>
        <w:r>
          <w:rPr>
            <w:noProof/>
            <w:webHidden/>
          </w:rPr>
          <w:fldChar w:fldCharType="end"/>
        </w:r>
      </w:hyperlink>
    </w:p>
    <w:p w14:paraId="0D640474" w14:textId="7C048ADA" w:rsidR="00844720" w:rsidRDefault="00844720">
      <w:pPr>
        <w:pStyle w:val="32"/>
        <w:rPr>
          <w:rFonts w:asciiTheme="minorHAnsi" w:eastAsiaTheme="minorEastAsia" w:hAnsiTheme="minorHAnsi" w:cstheme="minorBidi"/>
          <w:noProof/>
          <w:sz w:val="24"/>
          <w:szCs w:val="22"/>
          <w14:ligatures w14:val="standardContextual"/>
        </w:rPr>
      </w:pPr>
      <w:hyperlink w:anchor="_Toc140244560" w:history="1">
        <w:r w:rsidRPr="00CB50C6">
          <w:rPr>
            <w:rStyle w:val="a7"/>
            <w:rFonts w:ascii="標楷體" w:hAnsi="標楷體"/>
            <w:b/>
            <w:noProof/>
            <w:highlight w:val="yellow"/>
          </w:rPr>
          <w:t xml:space="preserve">(38) L2221 </w:t>
        </w:r>
        <w:r w:rsidRPr="00CB50C6">
          <w:rPr>
            <w:rStyle w:val="a7"/>
            <w:rFonts w:ascii="標楷體" w:hAnsi="標楷體" w:hint="eastAsia"/>
            <w:b/>
            <w:noProof/>
            <w:highlight w:val="yellow"/>
          </w:rPr>
          <w:t>交易關係人維護</w:t>
        </w:r>
        <w:r w:rsidRPr="00CB50C6">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_Toc140244560 \h </w:instrText>
        </w:r>
        <w:r>
          <w:rPr>
            <w:noProof/>
            <w:webHidden/>
          </w:rPr>
        </w:r>
        <w:r>
          <w:rPr>
            <w:noProof/>
            <w:webHidden/>
          </w:rPr>
          <w:fldChar w:fldCharType="separate"/>
        </w:r>
        <w:r>
          <w:rPr>
            <w:noProof/>
            <w:webHidden/>
          </w:rPr>
          <w:t>172</w:t>
        </w:r>
        <w:r>
          <w:rPr>
            <w:noProof/>
            <w:webHidden/>
          </w:rPr>
          <w:fldChar w:fldCharType="end"/>
        </w:r>
      </w:hyperlink>
    </w:p>
    <w:p w14:paraId="510B8F03" w14:textId="7F14A8FF" w:rsidR="00844720" w:rsidRDefault="00844720">
      <w:pPr>
        <w:pStyle w:val="32"/>
        <w:rPr>
          <w:rFonts w:asciiTheme="minorHAnsi" w:eastAsiaTheme="minorEastAsia" w:hAnsiTheme="minorHAnsi" w:cstheme="minorBidi"/>
          <w:noProof/>
          <w:sz w:val="24"/>
          <w:szCs w:val="22"/>
          <w14:ligatures w14:val="standardContextual"/>
        </w:rPr>
      </w:pPr>
      <w:hyperlink w:anchor="_Toc140244561" w:history="1">
        <w:r w:rsidRPr="00CB50C6">
          <w:rPr>
            <w:rStyle w:val="a7"/>
            <w:rFonts w:ascii="標楷體" w:hAnsi="標楷體" w:hint="eastAsia"/>
            <w:noProof/>
          </w:rPr>
          <w:t>三、</w:t>
        </w:r>
        <w:r w:rsidRPr="00CB50C6">
          <w:rPr>
            <w:rStyle w:val="a7"/>
            <w:rFonts w:ascii="標楷體" w:hAnsi="標楷體"/>
            <w:noProof/>
          </w:rPr>
          <w:t>ICS</w:t>
        </w:r>
        <w:r w:rsidRPr="00CB50C6">
          <w:rPr>
            <w:rStyle w:val="a7"/>
            <w:rFonts w:ascii="標楷體" w:hAnsi="標楷體" w:hint="eastAsia"/>
            <w:noProof/>
          </w:rPr>
          <w:t>作業</w:t>
        </w:r>
        <w:r>
          <w:rPr>
            <w:noProof/>
            <w:webHidden/>
          </w:rPr>
          <w:tab/>
        </w:r>
        <w:r>
          <w:rPr>
            <w:noProof/>
            <w:webHidden/>
          </w:rPr>
          <w:fldChar w:fldCharType="begin"/>
        </w:r>
        <w:r>
          <w:rPr>
            <w:noProof/>
            <w:webHidden/>
          </w:rPr>
          <w:instrText xml:space="preserve"> PAGEREF _Toc140244561 \h </w:instrText>
        </w:r>
        <w:r>
          <w:rPr>
            <w:noProof/>
            <w:webHidden/>
          </w:rPr>
        </w:r>
        <w:r>
          <w:rPr>
            <w:noProof/>
            <w:webHidden/>
          </w:rPr>
          <w:fldChar w:fldCharType="separate"/>
        </w:r>
        <w:r>
          <w:rPr>
            <w:noProof/>
            <w:webHidden/>
          </w:rPr>
          <w:t>173</w:t>
        </w:r>
        <w:r>
          <w:rPr>
            <w:noProof/>
            <w:webHidden/>
          </w:rPr>
          <w:fldChar w:fldCharType="end"/>
        </w:r>
      </w:hyperlink>
    </w:p>
    <w:p w14:paraId="437A3AC2" w14:textId="0766A3CE" w:rsidR="00844720" w:rsidRDefault="00844720">
      <w:pPr>
        <w:pStyle w:val="32"/>
        <w:rPr>
          <w:rFonts w:asciiTheme="minorHAnsi" w:eastAsiaTheme="minorEastAsia" w:hAnsiTheme="minorHAnsi" w:cstheme="minorBidi"/>
          <w:noProof/>
          <w:sz w:val="24"/>
          <w:szCs w:val="22"/>
          <w14:ligatures w14:val="standardContextual"/>
        </w:rPr>
      </w:pPr>
      <w:hyperlink w:anchor="_Toc140244562" w:history="1">
        <w:r w:rsidRPr="00CB50C6">
          <w:rPr>
            <w:rStyle w:val="a7"/>
            <w:rFonts w:ascii="標楷體" w:hAnsi="標楷體"/>
            <w:b/>
            <w:noProof/>
          </w:rPr>
          <w:t>(1)</w:t>
        </w:r>
        <w:r w:rsidRPr="00CB50C6">
          <w:rPr>
            <w:rStyle w:val="a7"/>
            <w:rFonts w:ascii="標楷體" w:hAnsi="標楷體"/>
            <w:bCs/>
            <w:noProof/>
          </w:rPr>
          <w:t xml:space="preserve"> L</w:t>
        </w:r>
        <w:r w:rsidRPr="00CB50C6">
          <w:rPr>
            <w:rStyle w:val="a7"/>
            <w:rFonts w:ascii="標楷體" w:hAnsi="標楷體"/>
            <w:b/>
            <w:noProof/>
          </w:rPr>
          <w:t>7300</w:t>
        </w:r>
        <w:r w:rsidRPr="00CB50C6">
          <w:rPr>
            <w:rStyle w:val="a7"/>
            <w:noProof/>
          </w:rPr>
          <w:t xml:space="preserve"> </w:t>
        </w:r>
        <w:r w:rsidRPr="00CB50C6">
          <w:rPr>
            <w:rStyle w:val="a7"/>
            <w:rFonts w:ascii="標楷體" w:hAnsi="標楷體"/>
            <w:b/>
            <w:noProof/>
          </w:rPr>
          <w:t>ICS</w:t>
        </w:r>
        <w:r w:rsidRPr="00CB50C6">
          <w:rPr>
            <w:rStyle w:val="a7"/>
            <w:rFonts w:ascii="標楷體" w:hAnsi="標楷體" w:hint="eastAsia"/>
            <w:b/>
            <w:noProof/>
          </w:rPr>
          <w:t>資產資料傳輸</w:t>
        </w:r>
        <w:r>
          <w:rPr>
            <w:noProof/>
            <w:webHidden/>
          </w:rPr>
          <w:tab/>
        </w:r>
        <w:r>
          <w:rPr>
            <w:noProof/>
            <w:webHidden/>
          </w:rPr>
          <w:fldChar w:fldCharType="begin"/>
        </w:r>
        <w:r>
          <w:rPr>
            <w:noProof/>
            <w:webHidden/>
          </w:rPr>
          <w:instrText xml:space="preserve"> PAGEREF _Toc140244562 \h </w:instrText>
        </w:r>
        <w:r>
          <w:rPr>
            <w:noProof/>
            <w:webHidden/>
          </w:rPr>
        </w:r>
        <w:r>
          <w:rPr>
            <w:noProof/>
            <w:webHidden/>
          </w:rPr>
          <w:fldChar w:fldCharType="separate"/>
        </w:r>
        <w:r>
          <w:rPr>
            <w:noProof/>
            <w:webHidden/>
          </w:rPr>
          <w:t>173</w:t>
        </w:r>
        <w:r>
          <w:rPr>
            <w:noProof/>
            <w:webHidden/>
          </w:rPr>
          <w:fldChar w:fldCharType="end"/>
        </w:r>
      </w:hyperlink>
    </w:p>
    <w:p w14:paraId="432D080E" w14:textId="4EB325B0" w:rsidR="00844720" w:rsidRDefault="00844720">
      <w:pPr>
        <w:pStyle w:val="32"/>
        <w:rPr>
          <w:rFonts w:asciiTheme="minorHAnsi" w:eastAsiaTheme="minorEastAsia" w:hAnsiTheme="minorHAnsi" w:cstheme="minorBidi"/>
          <w:noProof/>
          <w:sz w:val="24"/>
          <w:szCs w:val="22"/>
          <w14:ligatures w14:val="standardContextual"/>
        </w:rPr>
      </w:pPr>
      <w:hyperlink w:anchor="_Toc140244563" w:history="1">
        <w:r w:rsidRPr="00CB50C6">
          <w:rPr>
            <w:rStyle w:val="a7"/>
            <w:rFonts w:ascii="標楷體" w:hAnsi="標楷體" w:hint="eastAsia"/>
            <w:noProof/>
            <w:lang w:eastAsia="zh-HK"/>
          </w:rPr>
          <w:t>四</w:t>
        </w:r>
        <w:r w:rsidRPr="00CB50C6">
          <w:rPr>
            <w:rStyle w:val="a7"/>
            <w:rFonts w:ascii="標楷體" w:hAnsi="標楷體" w:hint="eastAsia"/>
            <w:noProof/>
          </w:rPr>
          <w:t>、</w:t>
        </w:r>
        <w:r w:rsidRPr="00CB50C6">
          <w:rPr>
            <w:rStyle w:val="a7"/>
            <w:rFonts w:ascii="標楷體" w:hAnsi="標楷體" w:cs="新細明體"/>
            <w:noProof/>
            <w:kern w:val="0"/>
          </w:rPr>
          <w:t>Informatica</w:t>
        </w:r>
        <w:r>
          <w:rPr>
            <w:noProof/>
            <w:webHidden/>
          </w:rPr>
          <w:tab/>
        </w:r>
        <w:r>
          <w:rPr>
            <w:noProof/>
            <w:webHidden/>
          </w:rPr>
          <w:fldChar w:fldCharType="begin"/>
        </w:r>
        <w:r>
          <w:rPr>
            <w:noProof/>
            <w:webHidden/>
          </w:rPr>
          <w:instrText xml:space="preserve"> PAGEREF _Toc140244563 \h </w:instrText>
        </w:r>
        <w:r>
          <w:rPr>
            <w:noProof/>
            <w:webHidden/>
          </w:rPr>
        </w:r>
        <w:r>
          <w:rPr>
            <w:noProof/>
            <w:webHidden/>
          </w:rPr>
          <w:fldChar w:fldCharType="separate"/>
        </w:r>
        <w:r>
          <w:rPr>
            <w:noProof/>
            <w:webHidden/>
          </w:rPr>
          <w:t>176</w:t>
        </w:r>
        <w:r>
          <w:rPr>
            <w:noProof/>
            <w:webHidden/>
          </w:rPr>
          <w:fldChar w:fldCharType="end"/>
        </w:r>
      </w:hyperlink>
    </w:p>
    <w:p w14:paraId="319AEA49" w14:textId="2C8BCE15" w:rsidR="00844720" w:rsidRDefault="00844720">
      <w:pPr>
        <w:pStyle w:val="32"/>
        <w:rPr>
          <w:rFonts w:asciiTheme="minorHAnsi" w:eastAsiaTheme="minorEastAsia" w:hAnsiTheme="minorHAnsi" w:cstheme="minorBidi"/>
          <w:noProof/>
          <w:sz w:val="24"/>
          <w:szCs w:val="22"/>
          <w14:ligatures w14:val="standardContextual"/>
        </w:rPr>
      </w:pPr>
      <w:hyperlink w:anchor="_Toc140244564" w:history="1">
        <w:r w:rsidRPr="00CB50C6">
          <w:rPr>
            <w:rStyle w:val="a7"/>
            <w:rFonts w:ascii="標楷體" w:hAnsi="標楷體"/>
            <w:b/>
            <w:noProof/>
          </w:rPr>
          <w:t>(1) L2101</w:t>
        </w:r>
        <w:r w:rsidRPr="00CB50C6">
          <w:rPr>
            <w:rStyle w:val="a7"/>
            <w:rFonts w:ascii="標楷體" w:hAnsi="標楷體" w:hint="eastAsia"/>
            <w:b/>
            <w:noProof/>
          </w:rPr>
          <w:t>商品參數維護</w:t>
        </w:r>
        <w:r>
          <w:rPr>
            <w:noProof/>
            <w:webHidden/>
          </w:rPr>
          <w:tab/>
        </w:r>
        <w:r>
          <w:rPr>
            <w:noProof/>
            <w:webHidden/>
          </w:rPr>
          <w:fldChar w:fldCharType="begin"/>
        </w:r>
        <w:r>
          <w:rPr>
            <w:noProof/>
            <w:webHidden/>
          </w:rPr>
          <w:instrText xml:space="preserve"> PAGEREF _Toc140244564 \h </w:instrText>
        </w:r>
        <w:r>
          <w:rPr>
            <w:noProof/>
            <w:webHidden/>
          </w:rPr>
        </w:r>
        <w:r>
          <w:rPr>
            <w:noProof/>
            <w:webHidden/>
          </w:rPr>
          <w:fldChar w:fldCharType="separate"/>
        </w:r>
        <w:r>
          <w:rPr>
            <w:noProof/>
            <w:webHidden/>
          </w:rPr>
          <w:t>176</w:t>
        </w:r>
        <w:r>
          <w:rPr>
            <w:noProof/>
            <w:webHidden/>
          </w:rPr>
          <w:fldChar w:fldCharType="end"/>
        </w:r>
      </w:hyperlink>
    </w:p>
    <w:p w14:paraId="1F1ACD43" w14:textId="18612695" w:rsidR="00844720" w:rsidRDefault="00844720">
      <w:pPr>
        <w:pStyle w:val="32"/>
        <w:rPr>
          <w:rFonts w:asciiTheme="minorHAnsi" w:eastAsiaTheme="minorEastAsia" w:hAnsiTheme="minorHAnsi" w:cstheme="minorBidi"/>
          <w:noProof/>
          <w:sz w:val="24"/>
          <w:szCs w:val="22"/>
          <w14:ligatures w14:val="standardContextual"/>
        </w:rPr>
      </w:pPr>
      <w:hyperlink w:anchor="_Toc140244565" w:history="1">
        <w:r w:rsidRPr="00CB50C6">
          <w:rPr>
            <w:rStyle w:val="a7"/>
            <w:rFonts w:ascii="標楷體" w:hAnsi="標楷體"/>
            <w:b/>
            <w:noProof/>
          </w:rPr>
          <w:t>(2) L6302</w:t>
        </w:r>
        <w:r w:rsidRPr="00CB50C6">
          <w:rPr>
            <w:rStyle w:val="a7"/>
            <w:rFonts w:ascii="標楷體" w:hAnsi="標楷體" w:hint="eastAsia"/>
            <w:b/>
            <w:noProof/>
          </w:rPr>
          <w:t>指標利率登錄</w:t>
        </w:r>
        <w:r w:rsidRPr="00CB50C6">
          <w:rPr>
            <w:rStyle w:val="a7"/>
            <w:rFonts w:ascii="標楷體" w:hAnsi="標楷體"/>
            <w:b/>
            <w:noProof/>
          </w:rPr>
          <w:t>/</w:t>
        </w:r>
        <w:r w:rsidRPr="00CB50C6">
          <w:rPr>
            <w:rStyle w:val="a7"/>
            <w:rFonts w:ascii="標楷體" w:hAnsi="標楷體" w:hint="eastAsia"/>
            <w:b/>
            <w:noProof/>
          </w:rPr>
          <w:t>維護</w:t>
        </w:r>
        <w:r>
          <w:rPr>
            <w:noProof/>
            <w:webHidden/>
          </w:rPr>
          <w:tab/>
        </w:r>
        <w:r>
          <w:rPr>
            <w:noProof/>
            <w:webHidden/>
          </w:rPr>
          <w:fldChar w:fldCharType="begin"/>
        </w:r>
        <w:r>
          <w:rPr>
            <w:noProof/>
            <w:webHidden/>
          </w:rPr>
          <w:instrText xml:space="preserve"> PAGEREF _Toc140244565 \h </w:instrText>
        </w:r>
        <w:r>
          <w:rPr>
            <w:noProof/>
            <w:webHidden/>
          </w:rPr>
        </w:r>
        <w:r>
          <w:rPr>
            <w:noProof/>
            <w:webHidden/>
          </w:rPr>
          <w:fldChar w:fldCharType="separate"/>
        </w:r>
        <w:r>
          <w:rPr>
            <w:noProof/>
            <w:webHidden/>
          </w:rPr>
          <w:t>180</w:t>
        </w:r>
        <w:r>
          <w:rPr>
            <w:noProof/>
            <w:webHidden/>
          </w:rPr>
          <w:fldChar w:fldCharType="end"/>
        </w:r>
      </w:hyperlink>
    </w:p>
    <w:p w14:paraId="6241358A" w14:textId="30C2B608" w:rsidR="00844720" w:rsidRDefault="00844720">
      <w:pPr>
        <w:pStyle w:val="32"/>
        <w:rPr>
          <w:rFonts w:asciiTheme="minorHAnsi" w:eastAsiaTheme="minorEastAsia" w:hAnsiTheme="minorHAnsi" w:cstheme="minorBidi"/>
          <w:noProof/>
          <w:sz w:val="24"/>
          <w:szCs w:val="22"/>
          <w14:ligatures w14:val="standardContextual"/>
        </w:rPr>
      </w:pPr>
      <w:hyperlink w:anchor="_Toc140244566" w:history="1">
        <w:r w:rsidRPr="00CB50C6">
          <w:rPr>
            <w:rStyle w:val="a7"/>
            <w:rFonts w:ascii="標楷體" w:hAnsi="標楷體" w:hint="eastAsia"/>
            <w:noProof/>
            <w:lang w:eastAsia="zh-HK"/>
          </w:rPr>
          <w:t>四</w:t>
        </w:r>
        <w:r w:rsidRPr="00CB50C6">
          <w:rPr>
            <w:rStyle w:val="a7"/>
            <w:rFonts w:ascii="標楷體" w:hAnsi="標楷體" w:hint="eastAsia"/>
            <w:noProof/>
          </w:rPr>
          <w:t>、</w:t>
        </w:r>
        <w:r w:rsidRPr="00CB50C6">
          <w:rPr>
            <w:rStyle w:val="a7"/>
            <w:rFonts w:ascii="標楷體" w:hAnsi="標楷體" w:cs="新細明體" w:hint="eastAsia"/>
            <w:noProof/>
            <w:kern w:val="0"/>
          </w:rPr>
          <w:t>總帳作業</w:t>
        </w:r>
        <w:r>
          <w:rPr>
            <w:noProof/>
            <w:webHidden/>
          </w:rPr>
          <w:tab/>
        </w:r>
        <w:r>
          <w:rPr>
            <w:noProof/>
            <w:webHidden/>
          </w:rPr>
          <w:fldChar w:fldCharType="begin"/>
        </w:r>
        <w:r>
          <w:rPr>
            <w:noProof/>
            <w:webHidden/>
          </w:rPr>
          <w:instrText xml:space="preserve"> PAGEREF _Toc140244566 \h </w:instrText>
        </w:r>
        <w:r>
          <w:rPr>
            <w:noProof/>
            <w:webHidden/>
          </w:rPr>
        </w:r>
        <w:r>
          <w:rPr>
            <w:noProof/>
            <w:webHidden/>
          </w:rPr>
          <w:fldChar w:fldCharType="separate"/>
        </w:r>
        <w:r>
          <w:rPr>
            <w:noProof/>
            <w:webHidden/>
          </w:rPr>
          <w:t>181</w:t>
        </w:r>
        <w:r>
          <w:rPr>
            <w:noProof/>
            <w:webHidden/>
          </w:rPr>
          <w:fldChar w:fldCharType="end"/>
        </w:r>
      </w:hyperlink>
    </w:p>
    <w:p w14:paraId="7AAFE3CB" w14:textId="68374C0E" w:rsidR="00844720" w:rsidRDefault="00844720">
      <w:pPr>
        <w:pStyle w:val="32"/>
        <w:rPr>
          <w:rFonts w:asciiTheme="minorHAnsi" w:eastAsiaTheme="minorEastAsia" w:hAnsiTheme="minorHAnsi" w:cstheme="minorBidi"/>
          <w:noProof/>
          <w:sz w:val="24"/>
          <w:szCs w:val="22"/>
          <w14:ligatures w14:val="standardContextual"/>
        </w:rPr>
      </w:pPr>
      <w:hyperlink w:anchor="_Toc140244567" w:history="1">
        <w:r w:rsidRPr="00CB50C6">
          <w:rPr>
            <w:rStyle w:val="a7"/>
            <w:rFonts w:ascii="標楷體" w:hAnsi="標楷體"/>
            <w:b/>
            <w:noProof/>
          </w:rPr>
          <w:t>(1)L7400</w:t>
        </w:r>
        <w:r w:rsidRPr="00CB50C6">
          <w:rPr>
            <w:rStyle w:val="a7"/>
            <w:rFonts w:ascii="標楷體" w:hAnsi="標楷體" w:hint="eastAsia"/>
            <w:b/>
            <w:noProof/>
          </w:rPr>
          <w:t>總帳傳票資料傳輸</w:t>
        </w:r>
        <w:r>
          <w:rPr>
            <w:noProof/>
            <w:webHidden/>
          </w:rPr>
          <w:tab/>
        </w:r>
        <w:r>
          <w:rPr>
            <w:noProof/>
            <w:webHidden/>
          </w:rPr>
          <w:fldChar w:fldCharType="begin"/>
        </w:r>
        <w:r>
          <w:rPr>
            <w:noProof/>
            <w:webHidden/>
          </w:rPr>
          <w:instrText xml:space="preserve"> PAGEREF _Toc140244567 \h </w:instrText>
        </w:r>
        <w:r>
          <w:rPr>
            <w:noProof/>
            <w:webHidden/>
          </w:rPr>
        </w:r>
        <w:r>
          <w:rPr>
            <w:noProof/>
            <w:webHidden/>
          </w:rPr>
          <w:fldChar w:fldCharType="separate"/>
        </w:r>
        <w:r>
          <w:rPr>
            <w:noProof/>
            <w:webHidden/>
          </w:rPr>
          <w:t>181</w:t>
        </w:r>
        <w:r>
          <w:rPr>
            <w:noProof/>
            <w:webHidden/>
          </w:rPr>
          <w:fldChar w:fldCharType="end"/>
        </w:r>
      </w:hyperlink>
    </w:p>
    <w:p w14:paraId="48C2DBD4" w14:textId="57A34604" w:rsidR="00844720" w:rsidRDefault="00844720">
      <w:pPr>
        <w:pStyle w:val="32"/>
        <w:rPr>
          <w:rFonts w:asciiTheme="minorHAnsi" w:eastAsiaTheme="minorEastAsia" w:hAnsiTheme="minorHAnsi" w:cstheme="minorBidi"/>
          <w:noProof/>
          <w:sz w:val="24"/>
          <w:szCs w:val="22"/>
          <w14:ligatures w14:val="standardContextual"/>
        </w:rPr>
      </w:pPr>
      <w:hyperlink w:anchor="_Toc140244568" w:history="1">
        <w:r w:rsidRPr="00CB50C6">
          <w:rPr>
            <w:rStyle w:val="a7"/>
            <w:rFonts w:ascii="標楷體" w:hAnsi="標楷體" w:cs="新細明體" w:hint="eastAsia"/>
            <w:noProof/>
            <w:kern w:val="0"/>
          </w:rPr>
          <w:t>五、</w:t>
        </w:r>
        <w:r w:rsidRPr="00CB50C6">
          <w:rPr>
            <w:rStyle w:val="a7"/>
            <w:rFonts w:ascii="標楷體" w:hAnsi="標楷體" w:cs="新細明體"/>
            <w:noProof/>
            <w:kern w:val="0"/>
          </w:rPr>
          <w:t>Informatica</w:t>
        </w:r>
        <w:r>
          <w:rPr>
            <w:noProof/>
            <w:webHidden/>
          </w:rPr>
          <w:tab/>
        </w:r>
        <w:r>
          <w:rPr>
            <w:noProof/>
            <w:webHidden/>
          </w:rPr>
          <w:fldChar w:fldCharType="begin"/>
        </w:r>
        <w:r>
          <w:rPr>
            <w:noProof/>
            <w:webHidden/>
          </w:rPr>
          <w:instrText xml:space="preserve"> PAGEREF _Toc140244568 \h </w:instrText>
        </w:r>
        <w:r>
          <w:rPr>
            <w:noProof/>
            <w:webHidden/>
          </w:rPr>
        </w:r>
        <w:r>
          <w:rPr>
            <w:noProof/>
            <w:webHidden/>
          </w:rPr>
          <w:fldChar w:fldCharType="separate"/>
        </w:r>
        <w:r>
          <w:rPr>
            <w:noProof/>
            <w:webHidden/>
          </w:rPr>
          <w:t>189</w:t>
        </w:r>
        <w:r>
          <w:rPr>
            <w:noProof/>
            <w:webHidden/>
          </w:rPr>
          <w:fldChar w:fldCharType="end"/>
        </w:r>
      </w:hyperlink>
    </w:p>
    <w:p w14:paraId="7678423B" w14:textId="687202F3" w:rsidR="00844720" w:rsidRDefault="00844720">
      <w:pPr>
        <w:pStyle w:val="32"/>
        <w:rPr>
          <w:rFonts w:asciiTheme="minorHAnsi" w:eastAsiaTheme="minorEastAsia" w:hAnsiTheme="minorHAnsi" w:cstheme="minorBidi"/>
          <w:noProof/>
          <w:sz w:val="24"/>
          <w:szCs w:val="22"/>
          <w14:ligatures w14:val="standardContextual"/>
        </w:rPr>
      </w:pPr>
      <w:hyperlink w:anchor="_Toc140244569" w:history="1">
        <w:r w:rsidRPr="00CB50C6">
          <w:rPr>
            <w:rStyle w:val="a7"/>
            <w:rFonts w:ascii="標楷體" w:hAnsi="標楷體"/>
            <w:b/>
            <w:noProof/>
          </w:rPr>
          <w:t>(1) L7501</w:t>
        </w:r>
        <w:r w:rsidRPr="00CB50C6">
          <w:rPr>
            <w:rStyle w:val="a7"/>
            <w:rFonts w:ascii="標楷體" w:hAnsi="標楷體" w:hint="eastAsia"/>
            <w:b/>
            <w:noProof/>
          </w:rPr>
          <w:t>房屋貸款餘額查詢</w:t>
        </w:r>
        <w:r>
          <w:rPr>
            <w:noProof/>
            <w:webHidden/>
          </w:rPr>
          <w:tab/>
        </w:r>
        <w:r>
          <w:rPr>
            <w:noProof/>
            <w:webHidden/>
          </w:rPr>
          <w:fldChar w:fldCharType="begin"/>
        </w:r>
        <w:r>
          <w:rPr>
            <w:noProof/>
            <w:webHidden/>
          </w:rPr>
          <w:instrText xml:space="preserve"> PAGEREF _Toc140244569 \h </w:instrText>
        </w:r>
        <w:r>
          <w:rPr>
            <w:noProof/>
            <w:webHidden/>
          </w:rPr>
        </w:r>
        <w:r>
          <w:rPr>
            <w:noProof/>
            <w:webHidden/>
          </w:rPr>
          <w:fldChar w:fldCharType="separate"/>
        </w:r>
        <w:r>
          <w:rPr>
            <w:noProof/>
            <w:webHidden/>
          </w:rPr>
          <w:t>189</w:t>
        </w:r>
        <w:r>
          <w:rPr>
            <w:noProof/>
            <w:webHidden/>
          </w:rPr>
          <w:fldChar w:fldCharType="end"/>
        </w:r>
      </w:hyperlink>
    </w:p>
    <w:p w14:paraId="7E91D90D" w14:textId="3C4C93C5" w:rsidR="00844720" w:rsidRDefault="00844720">
      <w:pPr>
        <w:pStyle w:val="12"/>
        <w:rPr>
          <w:rFonts w:asciiTheme="minorHAnsi" w:eastAsiaTheme="minorEastAsia" w:hAnsiTheme="minorHAnsi" w:cstheme="minorBidi"/>
          <w:b w:val="0"/>
          <w:caps w:val="0"/>
          <w:szCs w:val="22"/>
          <w14:ligatures w14:val="standardContextual"/>
        </w:rPr>
      </w:pPr>
      <w:hyperlink w:anchor="_Toc140244570" w:history="1">
        <w:r w:rsidRPr="00CB50C6">
          <w:rPr>
            <w:rStyle w:val="a7"/>
            <w:rFonts w:ascii="標楷體" w:hAnsi="標楷體" w:hint="eastAsia"/>
          </w:rPr>
          <w:t>第</w:t>
        </w:r>
        <w:r w:rsidRPr="00CB50C6">
          <w:rPr>
            <w:rStyle w:val="a7"/>
            <w:rFonts w:ascii="標楷體" w:hAnsi="標楷體"/>
          </w:rPr>
          <w:t>4</w:t>
        </w:r>
        <w:r w:rsidRPr="00CB50C6">
          <w:rPr>
            <w:rStyle w:val="a7"/>
            <w:rFonts w:ascii="標楷體" w:hAnsi="標楷體" w:hint="eastAsia"/>
          </w:rPr>
          <w:t>章</w:t>
        </w:r>
        <w:r w:rsidRPr="00CB50C6">
          <w:rPr>
            <w:rStyle w:val="a7"/>
            <w:rFonts w:ascii="標楷體" w:hAnsi="標楷體"/>
          </w:rPr>
          <w:t xml:space="preserve"> </w:t>
        </w:r>
        <w:r w:rsidRPr="00CB50C6">
          <w:rPr>
            <w:rStyle w:val="a7"/>
            <w:rFonts w:ascii="標楷體" w:hAnsi="標楷體" w:hint="eastAsia"/>
          </w:rPr>
          <w:t>其他與附件</w:t>
        </w:r>
        <w:r>
          <w:rPr>
            <w:webHidden/>
          </w:rPr>
          <w:tab/>
        </w:r>
        <w:r>
          <w:rPr>
            <w:webHidden/>
          </w:rPr>
          <w:fldChar w:fldCharType="begin"/>
        </w:r>
        <w:r>
          <w:rPr>
            <w:webHidden/>
          </w:rPr>
          <w:instrText xml:space="preserve"> PAGEREF _Toc140244570 \h </w:instrText>
        </w:r>
        <w:r>
          <w:rPr>
            <w:webHidden/>
          </w:rPr>
        </w:r>
        <w:r>
          <w:rPr>
            <w:webHidden/>
          </w:rPr>
          <w:fldChar w:fldCharType="separate"/>
        </w:r>
        <w:r>
          <w:rPr>
            <w:webHidden/>
          </w:rPr>
          <w:t>192</w:t>
        </w:r>
        <w:r>
          <w:rPr>
            <w:webHidden/>
          </w:rPr>
          <w:fldChar w:fldCharType="end"/>
        </w:r>
      </w:hyperlink>
    </w:p>
    <w:p w14:paraId="3C40BF3C" w14:textId="4ADC8C46" w:rsidR="00844720" w:rsidRDefault="00844720">
      <w:pPr>
        <w:pStyle w:val="22"/>
        <w:rPr>
          <w:rFonts w:asciiTheme="minorHAnsi" w:eastAsiaTheme="minorEastAsia" w:hAnsiTheme="minorHAnsi" w:cstheme="minorBidi"/>
          <w:b w:val="0"/>
          <w:sz w:val="24"/>
          <w:szCs w:val="22"/>
          <w14:ligatures w14:val="standardContextual"/>
        </w:rPr>
      </w:pPr>
      <w:hyperlink w:anchor="_Toc140244571" w:history="1">
        <w:r w:rsidRPr="00CB50C6">
          <w:rPr>
            <w:rStyle w:val="a7"/>
            <w:rFonts w:ascii="標楷體" w:hAnsi="標楷體"/>
          </w:rPr>
          <w:t xml:space="preserve">4.1    </w:t>
        </w:r>
        <w:r w:rsidRPr="00CB50C6">
          <w:rPr>
            <w:rStyle w:val="a7"/>
            <w:rFonts w:ascii="標楷體" w:hAnsi="標楷體" w:hint="eastAsia"/>
          </w:rPr>
          <w:t>其他</w:t>
        </w:r>
        <w:r>
          <w:rPr>
            <w:webHidden/>
          </w:rPr>
          <w:tab/>
        </w:r>
        <w:r>
          <w:rPr>
            <w:webHidden/>
          </w:rPr>
          <w:fldChar w:fldCharType="begin"/>
        </w:r>
        <w:r>
          <w:rPr>
            <w:webHidden/>
          </w:rPr>
          <w:instrText xml:space="preserve"> PAGEREF _Toc140244571 \h </w:instrText>
        </w:r>
        <w:r>
          <w:rPr>
            <w:webHidden/>
          </w:rPr>
        </w:r>
        <w:r>
          <w:rPr>
            <w:webHidden/>
          </w:rPr>
          <w:fldChar w:fldCharType="separate"/>
        </w:r>
        <w:r>
          <w:rPr>
            <w:webHidden/>
          </w:rPr>
          <w:t>192</w:t>
        </w:r>
        <w:r>
          <w:rPr>
            <w:webHidden/>
          </w:rPr>
          <w:fldChar w:fldCharType="end"/>
        </w:r>
      </w:hyperlink>
    </w:p>
    <w:p w14:paraId="1AF52FD9" w14:textId="22BB60C3" w:rsidR="00844720" w:rsidRDefault="00844720">
      <w:pPr>
        <w:pStyle w:val="22"/>
        <w:rPr>
          <w:rFonts w:asciiTheme="minorHAnsi" w:eastAsiaTheme="minorEastAsia" w:hAnsiTheme="minorHAnsi" w:cstheme="minorBidi"/>
          <w:b w:val="0"/>
          <w:sz w:val="24"/>
          <w:szCs w:val="22"/>
          <w14:ligatures w14:val="standardContextual"/>
        </w:rPr>
      </w:pPr>
      <w:hyperlink w:anchor="_Toc140244572" w:history="1">
        <w:r w:rsidRPr="00CB50C6">
          <w:rPr>
            <w:rStyle w:val="a7"/>
            <w:rFonts w:ascii="標楷體" w:hAnsi="標楷體"/>
          </w:rPr>
          <w:t xml:space="preserve">4.2    </w:t>
        </w:r>
        <w:r w:rsidRPr="00CB50C6">
          <w:rPr>
            <w:rStyle w:val="a7"/>
            <w:rFonts w:ascii="標楷體" w:hAnsi="標楷體" w:hint="eastAsia"/>
          </w:rPr>
          <w:t>附件</w:t>
        </w:r>
        <w:r>
          <w:rPr>
            <w:webHidden/>
          </w:rPr>
          <w:tab/>
        </w:r>
        <w:r>
          <w:rPr>
            <w:webHidden/>
          </w:rPr>
          <w:fldChar w:fldCharType="begin"/>
        </w:r>
        <w:r>
          <w:rPr>
            <w:webHidden/>
          </w:rPr>
          <w:instrText xml:space="preserve"> PAGEREF _Toc140244572 \h </w:instrText>
        </w:r>
        <w:r>
          <w:rPr>
            <w:webHidden/>
          </w:rPr>
        </w:r>
        <w:r>
          <w:rPr>
            <w:webHidden/>
          </w:rPr>
          <w:fldChar w:fldCharType="separate"/>
        </w:r>
        <w:r>
          <w:rPr>
            <w:webHidden/>
          </w:rPr>
          <w:t>192</w:t>
        </w:r>
        <w:r>
          <w:rPr>
            <w:webHidden/>
          </w:rPr>
          <w:fldChar w:fldCharType="end"/>
        </w:r>
      </w:hyperlink>
    </w:p>
    <w:p w14:paraId="4B396382" w14:textId="294FDCBA" w:rsidR="00844720" w:rsidRDefault="00844720">
      <w:pPr>
        <w:pStyle w:val="22"/>
        <w:rPr>
          <w:rFonts w:asciiTheme="minorHAnsi" w:eastAsiaTheme="minorEastAsia" w:hAnsiTheme="minorHAnsi" w:cstheme="minorBidi"/>
          <w:b w:val="0"/>
          <w:sz w:val="24"/>
          <w:szCs w:val="22"/>
          <w14:ligatures w14:val="standardContextual"/>
        </w:rPr>
      </w:pPr>
      <w:hyperlink w:anchor="_Toc140244573" w:history="1">
        <w:r w:rsidRPr="00CB50C6">
          <w:rPr>
            <w:rStyle w:val="a7"/>
            <w:rFonts w:ascii="標楷體" w:hAnsi="標楷體"/>
          </w:rPr>
          <w:t xml:space="preserve">4.2.1    </w:t>
        </w:r>
        <w:r w:rsidRPr="00CB50C6">
          <w:rPr>
            <w:rStyle w:val="a7"/>
            <w:rFonts w:ascii="標楷體" w:hAnsi="標楷體" w:hint="eastAsia"/>
          </w:rPr>
          <w:t>規定管制代碼新舊對照表</w:t>
        </w:r>
        <w:r>
          <w:rPr>
            <w:webHidden/>
          </w:rPr>
          <w:tab/>
        </w:r>
        <w:r>
          <w:rPr>
            <w:webHidden/>
          </w:rPr>
          <w:fldChar w:fldCharType="begin"/>
        </w:r>
        <w:r>
          <w:rPr>
            <w:webHidden/>
          </w:rPr>
          <w:instrText xml:space="preserve"> PAGEREF _Toc140244573 \h </w:instrText>
        </w:r>
        <w:r>
          <w:rPr>
            <w:webHidden/>
          </w:rPr>
        </w:r>
        <w:r>
          <w:rPr>
            <w:webHidden/>
          </w:rPr>
          <w:fldChar w:fldCharType="separate"/>
        </w:r>
        <w:r>
          <w:rPr>
            <w:webHidden/>
          </w:rPr>
          <w:t>192</w:t>
        </w:r>
        <w:r>
          <w:rPr>
            <w:webHidden/>
          </w:rPr>
          <w:fldChar w:fldCharType="end"/>
        </w:r>
      </w:hyperlink>
    </w:p>
    <w:p w14:paraId="73AB5D99" w14:textId="0D4CEA67" w:rsidR="00844720" w:rsidRDefault="00844720">
      <w:pPr>
        <w:pStyle w:val="22"/>
        <w:rPr>
          <w:rFonts w:asciiTheme="minorHAnsi" w:eastAsiaTheme="minorEastAsia" w:hAnsiTheme="minorHAnsi" w:cstheme="minorBidi"/>
          <w:b w:val="0"/>
          <w:sz w:val="24"/>
          <w:szCs w:val="22"/>
          <w14:ligatures w14:val="standardContextual"/>
        </w:rPr>
      </w:pPr>
      <w:hyperlink w:anchor="_Toc140244574" w:history="1">
        <w:r w:rsidRPr="00CB50C6">
          <w:rPr>
            <w:rStyle w:val="a7"/>
            <w:rFonts w:ascii="標楷體" w:hAnsi="標楷體"/>
          </w:rPr>
          <w:t xml:space="preserve">4.2.2    </w:t>
        </w:r>
        <w:r w:rsidRPr="00CB50C6">
          <w:rPr>
            <w:rStyle w:val="a7"/>
            <w:rFonts w:ascii="標楷體" w:hAnsi="標楷體" w:hint="eastAsia"/>
          </w:rPr>
          <w:t>保證人關係代碼</w:t>
        </w:r>
        <w:r>
          <w:rPr>
            <w:webHidden/>
          </w:rPr>
          <w:tab/>
        </w:r>
        <w:r>
          <w:rPr>
            <w:webHidden/>
          </w:rPr>
          <w:fldChar w:fldCharType="begin"/>
        </w:r>
        <w:r>
          <w:rPr>
            <w:webHidden/>
          </w:rPr>
          <w:instrText xml:space="preserve"> PAGEREF _Toc140244574 \h </w:instrText>
        </w:r>
        <w:r>
          <w:rPr>
            <w:webHidden/>
          </w:rPr>
        </w:r>
        <w:r>
          <w:rPr>
            <w:webHidden/>
          </w:rPr>
          <w:fldChar w:fldCharType="separate"/>
        </w:r>
        <w:r>
          <w:rPr>
            <w:webHidden/>
          </w:rPr>
          <w:t>193</w:t>
        </w:r>
        <w:r>
          <w:rPr>
            <w:webHidden/>
          </w:rPr>
          <w:fldChar w:fldCharType="end"/>
        </w:r>
      </w:hyperlink>
    </w:p>
    <w:p w14:paraId="32382B8B" w14:textId="10329B97" w:rsidR="00EE71AB" w:rsidRDefault="00FD4998" w:rsidP="00EE71AB">
      <w:r>
        <w:rPr>
          <w:rFonts w:eastAsia="標楷體"/>
          <w:noProof/>
          <w:sz w:val="28"/>
        </w:rPr>
        <w:fldChar w:fldCharType="end"/>
      </w:r>
    </w:p>
    <w:p w14:paraId="5B7ABF8A" w14:textId="77777777" w:rsidR="00EE71AB" w:rsidRDefault="00EE71AB" w:rsidP="00EE71AB"/>
    <w:p w14:paraId="45BB6153" w14:textId="77777777" w:rsidR="00EE71AB" w:rsidRDefault="00EE71AB" w:rsidP="00E85D77">
      <w:pPr>
        <w:pStyle w:val="af8"/>
        <w:rPr>
          <w:rFonts w:ascii="標楷體" w:hAnsi="標楷體"/>
        </w:rPr>
      </w:pPr>
    </w:p>
    <w:p w14:paraId="08CC7A87" w14:textId="67D08641" w:rsidR="00EE71AB" w:rsidRPr="00E85D77" w:rsidRDefault="00EE71AB" w:rsidP="00E85D77">
      <w:pPr>
        <w:pStyle w:val="af8"/>
        <w:rPr>
          <w:rFonts w:ascii="標楷體" w:hAnsi="標楷體"/>
        </w:rPr>
        <w:sectPr w:rsidR="00EE71AB" w:rsidRPr="00E85D77" w:rsidSect="00364C22">
          <w:pgSz w:w="11906" w:h="16838" w:code="9"/>
          <w:pgMar w:top="1418" w:right="851" w:bottom="737" w:left="851" w:header="567" w:footer="68" w:gutter="0"/>
          <w:pgNumType w:fmt="lowerRoman" w:start="1" w:chapSep="enDash"/>
          <w:cols w:space="425"/>
          <w:docGrid w:type="lines" w:linePitch="360"/>
        </w:sectPr>
      </w:pPr>
    </w:p>
    <w:p w14:paraId="27853B0D" w14:textId="5A04623E" w:rsidR="0011788D" w:rsidRPr="008F20B5" w:rsidRDefault="0011788D" w:rsidP="0011788D">
      <w:pPr>
        <w:pStyle w:val="1"/>
        <w:snapToGrid w:val="0"/>
        <w:rPr>
          <w:rFonts w:ascii="標楷體" w:hAnsi="標楷體"/>
        </w:rPr>
      </w:pPr>
      <w:bookmarkStart w:id="0" w:name="_Toc55997524"/>
      <w:bookmarkStart w:id="1" w:name="_Toc90483128"/>
      <w:bookmarkStart w:id="2" w:name="_Toc90483383"/>
      <w:bookmarkStart w:id="3" w:name="_Toc90483499"/>
      <w:bookmarkStart w:id="4" w:name="_Toc90483725"/>
      <w:bookmarkStart w:id="5" w:name="_Toc90489997"/>
      <w:bookmarkStart w:id="6" w:name="_Toc140244506"/>
      <w:r w:rsidRPr="008F20B5">
        <w:rPr>
          <w:rFonts w:ascii="標楷體" w:hAnsi="標楷體"/>
          <w:sz w:val="32"/>
          <w:szCs w:val="32"/>
        </w:rPr>
        <w:lastRenderedPageBreak/>
        <w:t>第1章</w:t>
      </w:r>
      <w:r w:rsidRPr="008F20B5">
        <w:rPr>
          <w:rFonts w:ascii="標楷體" w:hAnsi="標楷體"/>
          <w:szCs w:val="36"/>
        </w:rPr>
        <w:t xml:space="preserve"> 概述</w:t>
      </w:r>
      <w:bookmarkEnd w:id="0"/>
      <w:bookmarkEnd w:id="1"/>
      <w:bookmarkEnd w:id="2"/>
      <w:bookmarkEnd w:id="3"/>
      <w:bookmarkEnd w:id="4"/>
      <w:bookmarkEnd w:id="5"/>
      <w:bookmarkEnd w:id="6"/>
    </w:p>
    <w:p w14:paraId="3D37296E" w14:textId="6598A904" w:rsidR="0011788D" w:rsidRPr="008F20B5" w:rsidRDefault="0011788D" w:rsidP="0011788D">
      <w:pPr>
        <w:pStyle w:val="20"/>
        <w:keepNext w:val="0"/>
        <w:rPr>
          <w:rFonts w:ascii="標楷體" w:hAnsi="標楷體"/>
        </w:rPr>
      </w:pPr>
      <w:bookmarkStart w:id="7" w:name="_Toc55997525"/>
      <w:bookmarkStart w:id="8" w:name="_Toc90483129"/>
      <w:bookmarkStart w:id="9" w:name="_Toc90483384"/>
      <w:bookmarkStart w:id="10" w:name="_Toc90483500"/>
      <w:bookmarkStart w:id="11" w:name="_Toc90483726"/>
      <w:bookmarkStart w:id="12" w:name="_Toc90489998"/>
      <w:bookmarkStart w:id="13" w:name="_Toc140244507"/>
      <w:r w:rsidRPr="008F20B5">
        <w:rPr>
          <w:rFonts w:ascii="標楷體" w:hAnsi="標楷體"/>
        </w:rPr>
        <w:t>1.1</w:t>
      </w:r>
      <w:r w:rsidR="00716905" w:rsidRPr="008F20B5">
        <w:rPr>
          <w:rFonts w:ascii="標楷體" w:hAnsi="標楷體"/>
        </w:rPr>
        <w:t xml:space="preserve">    </w:t>
      </w:r>
      <w:r w:rsidRPr="008F20B5">
        <w:rPr>
          <w:rFonts w:ascii="標楷體" w:hAnsi="標楷體"/>
        </w:rPr>
        <w:t>專案名稱</w:t>
      </w:r>
      <w:bookmarkEnd w:id="7"/>
      <w:bookmarkEnd w:id="8"/>
      <w:bookmarkEnd w:id="9"/>
      <w:bookmarkEnd w:id="10"/>
      <w:bookmarkEnd w:id="11"/>
      <w:bookmarkEnd w:id="12"/>
      <w:bookmarkEnd w:id="13"/>
    </w:p>
    <w:p w14:paraId="083D3449" w14:textId="77777777" w:rsidR="0011788D" w:rsidRPr="008F20B5" w:rsidRDefault="00E55F55" w:rsidP="0011788D">
      <w:pPr>
        <w:pStyle w:val="2TEXT"/>
        <w:rPr>
          <w:rFonts w:ascii="標楷體" w:hAnsi="標楷體"/>
        </w:rPr>
      </w:pPr>
      <w:r w:rsidRPr="008F20B5">
        <w:rPr>
          <w:rFonts w:ascii="標楷體" w:hAnsi="標楷體"/>
          <w:szCs w:val="22"/>
        </w:rPr>
        <w:t>新光人壽「</w:t>
      </w:r>
      <w:r w:rsidRPr="008F20B5">
        <w:rPr>
          <w:rFonts w:ascii="標楷體" w:hAnsi="標楷體" w:hint="eastAsia"/>
          <w:szCs w:val="22"/>
        </w:rPr>
        <w:t>放款</w:t>
      </w:r>
      <w:r w:rsidRPr="008F20B5">
        <w:rPr>
          <w:rFonts w:ascii="標楷體" w:hAnsi="標楷體" w:hint="eastAsia"/>
          <w:szCs w:val="22"/>
          <w:lang w:eastAsia="zh-HK"/>
        </w:rPr>
        <w:t>管</w:t>
      </w:r>
      <w:r w:rsidRPr="008F20B5">
        <w:rPr>
          <w:rFonts w:ascii="標楷體" w:hAnsi="標楷體" w:hint="eastAsia"/>
          <w:szCs w:val="22"/>
        </w:rPr>
        <w:t>理系統專案</w:t>
      </w:r>
      <w:r w:rsidRPr="008F20B5">
        <w:rPr>
          <w:rFonts w:ascii="標楷體" w:hAnsi="標楷體"/>
          <w:szCs w:val="22"/>
        </w:rPr>
        <w:t>」（以下簡稱本專案）。</w:t>
      </w:r>
    </w:p>
    <w:p w14:paraId="2F0B8766" w14:textId="3BB3122F" w:rsidR="0011788D" w:rsidRPr="008F20B5" w:rsidRDefault="0011788D" w:rsidP="0011788D">
      <w:pPr>
        <w:pStyle w:val="20"/>
        <w:keepNext w:val="0"/>
        <w:rPr>
          <w:rFonts w:ascii="標楷體" w:hAnsi="標楷體"/>
        </w:rPr>
      </w:pPr>
      <w:bookmarkStart w:id="14" w:name="_Toc161455623"/>
      <w:bookmarkStart w:id="15" w:name="_Toc55997526"/>
      <w:bookmarkStart w:id="16" w:name="_Toc90483130"/>
      <w:bookmarkStart w:id="17" w:name="_Toc90483385"/>
      <w:bookmarkStart w:id="18" w:name="_Toc90483501"/>
      <w:bookmarkStart w:id="19" w:name="_Toc90483727"/>
      <w:bookmarkStart w:id="20" w:name="_Toc90489999"/>
      <w:bookmarkStart w:id="21" w:name="_Toc140244508"/>
      <w:r w:rsidRPr="008F20B5">
        <w:rPr>
          <w:rFonts w:ascii="標楷體" w:hAnsi="標楷體"/>
        </w:rPr>
        <w:t>1.2</w:t>
      </w:r>
      <w:r w:rsidR="00716905" w:rsidRPr="008F20B5">
        <w:rPr>
          <w:rFonts w:ascii="標楷體" w:hAnsi="標楷體"/>
        </w:rPr>
        <w:t xml:space="preserve">    </w:t>
      </w:r>
      <w:r w:rsidRPr="008F20B5">
        <w:rPr>
          <w:rFonts w:ascii="標楷體" w:hAnsi="標楷體"/>
        </w:rPr>
        <w:t>專案目標</w:t>
      </w:r>
      <w:bookmarkEnd w:id="14"/>
      <w:bookmarkEnd w:id="15"/>
      <w:bookmarkEnd w:id="16"/>
      <w:bookmarkEnd w:id="17"/>
      <w:bookmarkEnd w:id="18"/>
      <w:bookmarkEnd w:id="19"/>
      <w:bookmarkEnd w:id="20"/>
      <w:bookmarkEnd w:id="21"/>
    </w:p>
    <w:p w14:paraId="68561457" w14:textId="77777777" w:rsidR="00E55F55" w:rsidRPr="008F20B5" w:rsidRDefault="00E55F55" w:rsidP="00E55F55">
      <w:pPr>
        <w:pStyle w:val="2TEXT"/>
        <w:ind w:firstLineChars="200" w:firstLine="640"/>
        <w:rPr>
          <w:rFonts w:ascii="標楷體" w:hAnsi="標楷體"/>
          <w:szCs w:val="22"/>
        </w:rPr>
      </w:pPr>
      <w:r w:rsidRPr="008F20B5">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sidRPr="008F20B5">
        <w:rPr>
          <w:rFonts w:ascii="標楷體" w:hAnsi="標楷體" w:hint="eastAsia"/>
          <w:szCs w:val="24"/>
        </w:rPr>
        <w:t>提升資料作業處理及</w:t>
      </w:r>
      <w:r w:rsidRPr="008F20B5">
        <w:rPr>
          <w:rFonts w:ascii="標楷體" w:hAnsi="標楷體" w:hint="eastAsia"/>
          <w:szCs w:val="22"/>
        </w:rPr>
        <w:t>系統效能，簡化需求開發的困難度。</w:t>
      </w:r>
    </w:p>
    <w:p w14:paraId="495747F7" w14:textId="77777777" w:rsidR="00E55F55" w:rsidRPr="008F20B5" w:rsidRDefault="00E55F55">
      <w:pPr>
        <w:widowControl/>
        <w:rPr>
          <w:rFonts w:ascii="標楷體" w:eastAsia="標楷體" w:hAnsi="標楷體"/>
          <w:sz w:val="32"/>
          <w:szCs w:val="20"/>
        </w:rPr>
      </w:pPr>
      <w:r w:rsidRPr="004A1C2C">
        <w:rPr>
          <w:rFonts w:ascii="標楷體" w:eastAsia="標楷體" w:hAnsi="標楷體"/>
        </w:rPr>
        <w:br w:type="page"/>
      </w:r>
    </w:p>
    <w:p w14:paraId="347099F6" w14:textId="77777777" w:rsidR="00E55F55" w:rsidRPr="004A1C2C" w:rsidRDefault="00E55F55" w:rsidP="00E55F55">
      <w:pPr>
        <w:rPr>
          <w:rFonts w:ascii="標楷體" w:eastAsia="標楷體" w:hAnsi="標楷體"/>
        </w:rPr>
      </w:pPr>
    </w:p>
    <w:p w14:paraId="5ECF33EE" w14:textId="36F61823" w:rsidR="0011788D" w:rsidRPr="008F20B5" w:rsidRDefault="0011788D" w:rsidP="00E55F55">
      <w:pPr>
        <w:pStyle w:val="20"/>
        <w:keepNext w:val="0"/>
        <w:spacing w:before="0"/>
        <w:rPr>
          <w:rFonts w:ascii="標楷體" w:hAnsi="標楷體"/>
        </w:rPr>
      </w:pPr>
      <w:bookmarkStart w:id="22" w:name="_Toc55997527"/>
      <w:bookmarkStart w:id="23" w:name="_Toc90483131"/>
      <w:bookmarkStart w:id="24" w:name="_Toc90483386"/>
      <w:bookmarkStart w:id="25" w:name="_Toc90483502"/>
      <w:bookmarkStart w:id="26" w:name="_Toc90483728"/>
      <w:bookmarkStart w:id="27" w:name="_Toc90490000"/>
      <w:bookmarkStart w:id="28" w:name="_Toc140244509"/>
      <w:r w:rsidRPr="008F20B5">
        <w:rPr>
          <w:rFonts w:ascii="標楷體" w:hAnsi="標楷體"/>
        </w:rPr>
        <w:t>1.3</w:t>
      </w:r>
      <w:r w:rsidR="00716905" w:rsidRPr="008F20B5">
        <w:rPr>
          <w:rFonts w:ascii="標楷體" w:hAnsi="標楷體"/>
        </w:rPr>
        <w:t xml:space="preserve">    </w:t>
      </w:r>
      <w:r w:rsidRPr="008F20B5">
        <w:rPr>
          <w:rFonts w:ascii="標楷體" w:hAnsi="標楷體"/>
        </w:rPr>
        <w:t>系統範圍</w:t>
      </w:r>
      <w:bookmarkEnd w:id="22"/>
      <w:bookmarkEnd w:id="23"/>
      <w:bookmarkEnd w:id="24"/>
      <w:bookmarkEnd w:id="25"/>
      <w:bookmarkEnd w:id="26"/>
      <w:bookmarkEnd w:id="27"/>
      <w:bookmarkEnd w:id="28"/>
    </w:p>
    <w:p w14:paraId="4E0808D4" w14:textId="61B29C9D" w:rsidR="0011788D" w:rsidRPr="008F20B5" w:rsidRDefault="0011788D" w:rsidP="0011788D">
      <w:pPr>
        <w:pStyle w:val="3"/>
        <w:rPr>
          <w:rFonts w:ascii="標楷體" w:hAnsi="標楷體"/>
        </w:rPr>
      </w:pPr>
      <w:bookmarkStart w:id="29" w:name="_Toc90483132"/>
      <w:bookmarkStart w:id="30" w:name="_Toc90483387"/>
      <w:bookmarkStart w:id="31" w:name="_Toc90483503"/>
      <w:bookmarkStart w:id="32" w:name="_Toc90483729"/>
      <w:bookmarkStart w:id="33" w:name="_Toc90490001"/>
      <w:bookmarkStart w:id="34" w:name="_Toc140244510"/>
      <w:r w:rsidRPr="008F20B5">
        <w:rPr>
          <w:rFonts w:ascii="標楷體" w:hAnsi="標楷體"/>
        </w:rPr>
        <w:t>1.3.1系統範圍</w:t>
      </w:r>
      <w:bookmarkEnd w:id="29"/>
      <w:bookmarkEnd w:id="30"/>
      <w:bookmarkEnd w:id="31"/>
      <w:bookmarkEnd w:id="32"/>
      <w:bookmarkEnd w:id="33"/>
      <w:bookmarkEnd w:id="34"/>
    </w:p>
    <w:p w14:paraId="25477EEA" w14:textId="77777777" w:rsidR="00E55F55" w:rsidRPr="004A1C2C" w:rsidRDefault="00E55F55" w:rsidP="00E3702A">
      <w:pPr>
        <w:ind w:leftChars="400" w:left="960"/>
        <w:rPr>
          <w:rFonts w:ascii="標楷體" w:eastAsia="標楷體" w:hAnsi="標楷體"/>
        </w:rPr>
      </w:pPr>
      <w:r w:rsidRPr="004A1C2C">
        <w:rPr>
          <w:rFonts w:ascii="標楷體" w:eastAsia="標楷體" w:hAnsi="標楷體"/>
        </w:rPr>
        <w:object w:dxaOrig="7897" w:dyaOrig="6409" w14:anchorId="086B6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18pt" o:ole="">
            <v:imagedata r:id="rId17" o:title=""/>
          </v:shape>
          <o:OLEObject Type="Embed" ProgID="Visio.Drawing.15" ShapeID="_x0000_i1025" DrawAspect="Content" ObjectID="_1750857377" r:id="rId18"/>
        </w:object>
      </w:r>
    </w:p>
    <w:p w14:paraId="42DC9EF0" w14:textId="77777777" w:rsidR="00E55F55" w:rsidRPr="004A1C2C" w:rsidRDefault="00E55F55" w:rsidP="00E55F55">
      <w:pPr>
        <w:rPr>
          <w:rFonts w:ascii="標楷體" w:eastAsia="標楷體" w:hAnsi="標楷體"/>
        </w:rPr>
      </w:pPr>
    </w:p>
    <w:p w14:paraId="24CA456A" w14:textId="14068267" w:rsidR="0011788D" w:rsidRPr="008F20B5" w:rsidRDefault="0011788D" w:rsidP="00E55F55">
      <w:pPr>
        <w:pStyle w:val="3"/>
        <w:spacing w:after="240"/>
        <w:rPr>
          <w:rFonts w:ascii="標楷體" w:hAnsi="標楷體"/>
        </w:rPr>
      </w:pPr>
      <w:bookmarkStart w:id="35" w:name="_Toc90483133"/>
      <w:bookmarkStart w:id="36" w:name="_Toc90483388"/>
      <w:bookmarkStart w:id="37" w:name="_Toc90483504"/>
      <w:bookmarkStart w:id="38" w:name="_Toc90483730"/>
      <w:bookmarkStart w:id="39" w:name="_Toc90490002"/>
      <w:bookmarkStart w:id="40" w:name="_Toc140244511"/>
      <w:r w:rsidRPr="008F20B5">
        <w:rPr>
          <w:rFonts w:ascii="標楷體" w:hAnsi="標楷體"/>
        </w:rPr>
        <w:t>1.3.2系統範圍說明</w:t>
      </w:r>
      <w:bookmarkEnd w:id="35"/>
      <w:bookmarkEnd w:id="36"/>
      <w:bookmarkEnd w:id="37"/>
      <w:bookmarkEnd w:id="38"/>
      <w:bookmarkEnd w:id="39"/>
      <w:bookmarkEnd w:id="40"/>
    </w:p>
    <w:p w14:paraId="7ED5C061" w14:textId="77777777" w:rsidR="00E55F55" w:rsidRPr="008F20B5" w:rsidRDefault="00E55F55" w:rsidP="00E55F55">
      <w:pPr>
        <w:pStyle w:val="2TEXT"/>
        <w:spacing w:line="276" w:lineRule="auto"/>
        <w:ind w:leftChars="172" w:left="413" w:firstLineChars="200" w:firstLine="640"/>
        <w:rPr>
          <w:rFonts w:ascii="標楷體" w:hAnsi="標楷體"/>
          <w:szCs w:val="22"/>
        </w:rPr>
      </w:pPr>
      <w:r w:rsidRPr="008F20B5">
        <w:rPr>
          <w:rFonts w:ascii="標楷體" w:hAnsi="標楷體" w:hint="eastAsia"/>
          <w:szCs w:val="22"/>
        </w:rPr>
        <w:t>放款管理系統提供</w:t>
      </w:r>
      <w:r w:rsidRPr="008F20B5">
        <w:rPr>
          <w:rFonts w:ascii="標楷體" w:hAnsi="標楷體"/>
          <w:szCs w:val="22"/>
        </w:rPr>
        <w:t>9項作業功能，並與</w:t>
      </w:r>
      <w:proofErr w:type="spellStart"/>
      <w:r w:rsidRPr="008F20B5">
        <w:rPr>
          <w:rFonts w:ascii="標楷體" w:hAnsi="標楷體"/>
          <w:szCs w:val="22"/>
        </w:rPr>
        <w:t>Eloan</w:t>
      </w:r>
      <w:proofErr w:type="spellEnd"/>
      <w:r w:rsidRPr="008F20B5">
        <w:rPr>
          <w:rFonts w:ascii="標楷體" w:hAnsi="標楷體" w:hint="eastAsia"/>
          <w:szCs w:val="22"/>
        </w:rPr>
        <w:t>、核心帳務、</w:t>
      </w:r>
      <w:r w:rsidRPr="008F20B5">
        <w:rPr>
          <w:rFonts w:ascii="標楷體" w:hAnsi="標楷體"/>
          <w:szCs w:val="22"/>
        </w:rPr>
        <w:t>及催收債協等前中後台相關資訊</w:t>
      </w:r>
      <w:r w:rsidRPr="008F20B5">
        <w:rPr>
          <w:rFonts w:ascii="標楷體" w:hAnsi="標楷體" w:hint="eastAsia"/>
          <w:szCs w:val="22"/>
        </w:rPr>
        <w:t>整合，使放款部能順利運作放款各項作業。</w:t>
      </w:r>
    </w:p>
    <w:p w14:paraId="69425760" w14:textId="77777777" w:rsidR="0011788D" w:rsidRPr="008F20B5" w:rsidRDefault="0011788D">
      <w:pPr>
        <w:rPr>
          <w:rFonts w:ascii="標楷體" w:eastAsia="標楷體" w:hAnsi="標楷體"/>
          <w:color w:val="000000"/>
        </w:rPr>
      </w:pPr>
    </w:p>
    <w:p w14:paraId="311EEDBF" w14:textId="77777777" w:rsidR="0011788D" w:rsidRPr="008F20B5" w:rsidRDefault="0011788D">
      <w:pPr>
        <w:rPr>
          <w:rFonts w:ascii="標楷體" w:eastAsia="標楷體" w:hAnsi="標楷體"/>
          <w:color w:val="000000"/>
        </w:rPr>
      </w:pPr>
    </w:p>
    <w:p w14:paraId="0A937322" w14:textId="594DAF84" w:rsidR="00FD0BA6" w:rsidRPr="008F20B5" w:rsidRDefault="00FD0BA6" w:rsidP="00FD0BA6">
      <w:pPr>
        <w:pStyle w:val="1"/>
        <w:snapToGrid w:val="0"/>
        <w:rPr>
          <w:rFonts w:ascii="標楷體" w:hAnsi="標楷體"/>
        </w:rPr>
      </w:pPr>
      <w:bookmarkStart w:id="41" w:name="_Toc55997528"/>
      <w:bookmarkStart w:id="42" w:name="_Toc90483134"/>
      <w:bookmarkStart w:id="43" w:name="_Toc90483389"/>
      <w:bookmarkStart w:id="44" w:name="_Toc90483505"/>
      <w:bookmarkStart w:id="45" w:name="_Toc90483731"/>
      <w:bookmarkStart w:id="46" w:name="_Toc90490003"/>
      <w:bookmarkStart w:id="47" w:name="_Toc140244512"/>
      <w:r w:rsidRPr="008F20B5">
        <w:rPr>
          <w:rFonts w:ascii="標楷體" w:hAnsi="標楷體"/>
          <w:sz w:val="32"/>
          <w:szCs w:val="32"/>
        </w:rPr>
        <w:lastRenderedPageBreak/>
        <w:t>第2章</w:t>
      </w:r>
      <w:r w:rsidR="00716905" w:rsidRPr="008F20B5">
        <w:rPr>
          <w:rFonts w:ascii="標楷體" w:hAnsi="標楷體"/>
          <w:sz w:val="32"/>
          <w:szCs w:val="32"/>
        </w:rPr>
        <w:t xml:space="preserve"> </w:t>
      </w:r>
      <w:r w:rsidRPr="008F20B5">
        <w:rPr>
          <w:rFonts w:ascii="標楷體" w:hAnsi="標楷體"/>
        </w:rPr>
        <w:t>需求說明</w:t>
      </w:r>
      <w:bookmarkEnd w:id="41"/>
      <w:bookmarkEnd w:id="42"/>
      <w:bookmarkEnd w:id="43"/>
      <w:bookmarkEnd w:id="44"/>
      <w:bookmarkEnd w:id="45"/>
      <w:bookmarkEnd w:id="46"/>
      <w:bookmarkEnd w:id="47"/>
    </w:p>
    <w:p w14:paraId="55B4A269" w14:textId="30EEBD49" w:rsidR="00FD0BA6" w:rsidRPr="008F20B5" w:rsidRDefault="00FD0BA6" w:rsidP="00E3702A">
      <w:pPr>
        <w:pStyle w:val="20"/>
        <w:keepNext w:val="0"/>
        <w:spacing w:before="0" w:after="240"/>
        <w:rPr>
          <w:rFonts w:ascii="標楷體" w:hAnsi="標楷體"/>
        </w:rPr>
      </w:pPr>
      <w:bookmarkStart w:id="48" w:name="_Toc55997529"/>
      <w:bookmarkStart w:id="49" w:name="_Toc90483135"/>
      <w:bookmarkStart w:id="50" w:name="_Toc90483390"/>
      <w:bookmarkStart w:id="51" w:name="_Toc90483506"/>
      <w:bookmarkStart w:id="52" w:name="_Toc90483732"/>
      <w:bookmarkStart w:id="53" w:name="_Toc90490004"/>
      <w:bookmarkStart w:id="54" w:name="_Toc140244513"/>
      <w:r w:rsidRPr="008F20B5">
        <w:rPr>
          <w:rFonts w:ascii="標楷體" w:hAnsi="標楷體"/>
        </w:rPr>
        <w:t>2.1</w:t>
      </w:r>
      <w:r w:rsidR="00716905" w:rsidRPr="008F20B5">
        <w:rPr>
          <w:rFonts w:ascii="標楷體" w:hAnsi="標楷體"/>
        </w:rPr>
        <w:t xml:space="preserve">    </w:t>
      </w:r>
      <w:r w:rsidRPr="008F20B5">
        <w:rPr>
          <w:rFonts w:ascii="標楷體" w:hAnsi="標楷體"/>
        </w:rPr>
        <w:t>功能性需求</w:t>
      </w:r>
      <w:bookmarkEnd w:id="48"/>
      <w:bookmarkEnd w:id="49"/>
      <w:bookmarkEnd w:id="50"/>
      <w:bookmarkEnd w:id="51"/>
      <w:bookmarkEnd w:id="52"/>
      <w:bookmarkEnd w:id="53"/>
      <w:bookmarkEnd w:id="54"/>
    </w:p>
    <w:p w14:paraId="0DC785CB" w14:textId="0A54CEEA" w:rsidR="003C7003" w:rsidRPr="004A1C2C" w:rsidRDefault="003C7003" w:rsidP="0078740E">
      <w:pPr>
        <w:pStyle w:val="3"/>
        <w:numPr>
          <w:ilvl w:val="0"/>
          <w:numId w:val="5"/>
        </w:numPr>
        <w:spacing w:after="240"/>
        <w:rPr>
          <w:rFonts w:ascii="標楷體" w:hAnsi="標楷體"/>
        </w:rPr>
      </w:pPr>
      <w:bookmarkStart w:id="55" w:name="_Toc90483136"/>
      <w:bookmarkStart w:id="56" w:name="_Toc90483391"/>
      <w:bookmarkStart w:id="57" w:name="_Toc90483507"/>
      <w:bookmarkStart w:id="58" w:name="_Toc90483733"/>
      <w:bookmarkStart w:id="59" w:name="_Toc90490005"/>
      <w:bookmarkStart w:id="60" w:name="_Toc140244514"/>
      <w:r w:rsidRPr="004A1C2C">
        <w:rPr>
          <w:rFonts w:ascii="標楷體" w:hAnsi="標楷體"/>
        </w:rPr>
        <w:t>IFRS 9</w:t>
      </w:r>
      <w:r w:rsidRPr="004A1C2C">
        <w:rPr>
          <w:rFonts w:ascii="標楷體" w:hAnsi="標楷體" w:cs="標楷體" w:hint="eastAsia"/>
        </w:rPr>
        <w:t>作業</w:t>
      </w:r>
      <w:r w:rsidRPr="004A1C2C">
        <w:rPr>
          <w:rFonts w:ascii="標楷體" w:hAnsi="標楷體" w:hint="eastAsia"/>
        </w:rPr>
        <w:t>流程</w:t>
      </w:r>
      <w:bookmarkEnd w:id="55"/>
      <w:bookmarkEnd w:id="56"/>
      <w:bookmarkEnd w:id="57"/>
      <w:bookmarkEnd w:id="58"/>
      <w:bookmarkEnd w:id="59"/>
      <w:bookmarkEnd w:id="60"/>
    </w:p>
    <w:p w14:paraId="3A6462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評估項目</w:t>
      </w:r>
    </w:p>
    <w:p w14:paraId="3826E3E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1.本金餘額。</w:t>
      </w:r>
    </w:p>
    <w:p w14:paraId="4702768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2.應收利息。</w:t>
      </w:r>
    </w:p>
    <w:p w14:paraId="4489EFC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3.代墊費用</w:t>
      </w:r>
    </w:p>
    <w:p w14:paraId="7AC1BF13"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(1)</w:t>
      </w:r>
      <w:r w:rsidRPr="008F20B5">
        <w:rPr>
          <w:rFonts w:ascii="標楷體" w:eastAsia="標楷體" w:hAnsi="標楷體" w:hint="eastAsia"/>
          <w:sz w:val="28"/>
          <w:szCs w:val="28"/>
        </w:rPr>
        <w:t>帳管費。</w:t>
      </w:r>
    </w:p>
    <w:p w14:paraId="75CC24CD"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(2)法拍。</w:t>
      </w:r>
    </w:p>
    <w:p w14:paraId="33ACB1B4"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(3)火險費用。</w:t>
      </w:r>
    </w:p>
    <w:p w14:paraId="032A0928"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4.不可撤銷約定融資餘額。</w:t>
      </w:r>
    </w:p>
    <w:p w14:paraId="7EADF0E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5.暫收款(溢收的部分)。</w:t>
      </w:r>
    </w:p>
    <w:p w14:paraId="720103E0" w14:textId="77777777" w:rsidR="00E3702A" w:rsidRPr="008F20B5" w:rsidRDefault="00E3702A" w:rsidP="00E3702A">
      <w:pPr>
        <w:widowControl/>
        <w:adjustRightInd w:val="0"/>
        <w:snapToGrid w:val="0"/>
        <w:spacing w:before="24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二</w:t>
      </w:r>
      <w:r w:rsidRPr="008F20B5">
        <w:rPr>
          <w:rFonts w:ascii="標楷體" w:eastAsia="標楷體" w:hAnsi="標楷體" w:cs="標楷體"/>
          <w:kern w:val="0"/>
          <w:sz w:val="28"/>
          <w:szCs w:val="22"/>
        </w:rPr>
        <w:t>)</w:t>
      </w:r>
      <w:r w:rsidRPr="008F20B5">
        <w:rPr>
          <w:rFonts w:ascii="標楷體" w:eastAsia="標楷體" w:hAnsi="標楷體"/>
          <w:sz w:val="28"/>
          <w:szCs w:val="28"/>
        </w:rPr>
        <w:t>LGD(違約損失率)</w:t>
      </w:r>
    </w:p>
    <w:p w14:paraId="5F7FB6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三</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預期損失計算系統</w:t>
      </w:r>
      <w:r w:rsidRPr="008F20B5">
        <w:rPr>
          <w:rFonts w:ascii="標楷體" w:eastAsia="標楷體" w:hAnsi="標楷體"/>
          <w:sz w:val="28"/>
          <w:szCs w:val="28"/>
        </w:rPr>
        <w:t>(IFRS9系統)</w:t>
      </w:r>
    </w:p>
    <w:p w14:paraId="418C7CB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1.介面檔案規格同現行。</w:t>
      </w:r>
    </w:p>
    <w:p w14:paraId="459A8693"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2.月底批次產生IFRS9介面檔，由使用者人工上傳至IFRS9系統。</w:t>
      </w:r>
    </w:p>
    <w:p w14:paraId="5429916A"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四</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計算、出帳</w:t>
      </w:r>
    </w:p>
    <w:p w14:paraId="59BC6B7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1.提供IFRS9系統之檔案內容，不處理個別評估（皆以正常件處理）。</w:t>
      </w:r>
    </w:p>
    <w:p w14:paraId="2C72C96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2.Stage</w:t>
      </w:r>
      <w:r w:rsidRPr="008F20B5">
        <w:rPr>
          <w:rFonts w:ascii="標楷體" w:eastAsia="標楷體" w:hAnsi="標楷體" w:hint="eastAsia"/>
          <w:sz w:val="28"/>
          <w:szCs w:val="28"/>
        </w:rPr>
        <w:t>分類及</w:t>
      </w:r>
      <w:r w:rsidRPr="008F20B5">
        <w:rPr>
          <w:rFonts w:ascii="標楷體" w:eastAsia="標楷體" w:hAnsi="標楷體"/>
          <w:sz w:val="28"/>
          <w:szCs w:val="28"/>
        </w:rPr>
        <w:t>PD(違約率)皆由IFRS9系統處理。</w:t>
      </w:r>
    </w:p>
    <w:p w14:paraId="4AA48DB1"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3.比照現行作業提供介面檔，計算及</w:t>
      </w:r>
      <w:r w:rsidRPr="008F20B5">
        <w:rPr>
          <w:rFonts w:ascii="標楷體" w:eastAsia="標楷體" w:hAnsi="標楷體" w:hint="eastAsia"/>
          <w:sz w:val="28"/>
          <w:szCs w:val="28"/>
        </w:rPr>
        <w:t>出帳部分不由放款系統處理。</w:t>
      </w:r>
    </w:p>
    <w:p w14:paraId="25DC9805"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五</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相關電腦操作</w:t>
      </w:r>
    </w:p>
    <w:p w14:paraId="1AC0ADB1" w14:textId="3597D42F"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w:t>
      </w:r>
      <w:r w:rsidR="00D4294B">
        <w:rPr>
          <w:rFonts w:ascii="標楷體" w:eastAsia="標楷體" w:hAnsi="標楷體" w:hint="eastAsia"/>
          <w:sz w:val="28"/>
          <w:szCs w:val="28"/>
        </w:rPr>
        <w:t>表外放款承諾資料產出</w:t>
      </w:r>
      <w:r w:rsidRPr="008F20B5">
        <w:rPr>
          <w:rFonts w:ascii="標楷體" w:eastAsia="標楷體" w:hAnsi="標楷體"/>
          <w:sz w:val="28"/>
          <w:szCs w:val="28"/>
        </w:rPr>
        <w:t>。</w:t>
      </w:r>
    </w:p>
    <w:p w14:paraId="6CD429C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2.商品分類資料設定。</w:t>
      </w:r>
    </w:p>
    <w:p w14:paraId="2253A644"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3.特殊客觀減損狀況資料維護。</w:t>
      </w:r>
    </w:p>
    <w:p w14:paraId="7E1E32A0"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4.五類資產分類</w:t>
      </w:r>
      <w:r w:rsidRPr="008F20B5">
        <w:rPr>
          <w:rFonts w:ascii="標楷體" w:eastAsia="標楷體" w:hAnsi="標楷體" w:hint="eastAsia"/>
          <w:sz w:val="28"/>
          <w:szCs w:val="28"/>
        </w:rPr>
        <w:t>上傳轉檔作業。</w:t>
      </w:r>
    </w:p>
    <w:p w14:paraId="67891F9B" w14:textId="3D122306"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w:t>
      </w:r>
      <w:r w:rsidR="00D4294B" w:rsidRPr="008F20B5">
        <w:rPr>
          <w:rFonts w:ascii="標楷體" w:eastAsia="標楷體" w:hAnsi="標楷體"/>
          <w:sz w:val="28"/>
          <w:szCs w:val="28"/>
        </w:rPr>
        <w:t>違約損失率維護(LGD為系統自動運算)。</w:t>
      </w:r>
    </w:p>
    <w:p w14:paraId="128E6457" w14:textId="2601F821"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6.</w:t>
      </w:r>
      <w:r w:rsidR="00D4294B" w:rsidRPr="008F20B5">
        <w:rPr>
          <w:rFonts w:ascii="標楷體" w:eastAsia="標楷體" w:hAnsi="標楷體"/>
          <w:sz w:val="28"/>
          <w:szCs w:val="28"/>
        </w:rPr>
        <w:t>IAS39</w:t>
      </w:r>
      <w:r w:rsidR="00D4294B" w:rsidRPr="008F20B5">
        <w:rPr>
          <w:rFonts w:ascii="標楷體" w:eastAsia="標楷體" w:hAnsi="標楷體" w:hint="eastAsia"/>
          <w:sz w:val="28"/>
          <w:szCs w:val="28"/>
        </w:rPr>
        <w:t>利息法帳面資料上傳作業</w:t>
      </w:r>
    </w:p>
    <w:p w14:paraId="7BAC07B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1B0D478" w14:textId="77777777" w:rsidR="00E3702A" w:rsidRPr="008F20B5" w:rsidRDefault="00E3702A">
      <w:pPr>
        <w:widowControl/>
        <w:rPr>
          <w:rFonts w:ascii="標楷體" w:eastAsia="標楷體" w:hAnsi="標楷體"/>
          <w:sz w:val="28"/>
          <w:szCs w:val="28"/>
        </w:rPr>
      </w:pPr>
      <w:r w:rsidRPr="008F20B5">
        <w:rPr>
          <w:rFonts w:ascii="標楷體" w:eastAsia="標楷體" w:hAnsi="標楷體"/>
          <w:sz w:val="28"/>
          <w:szCs w:val="28"/>
        </w:rPr>
        <w:br w:type="page"/>
      </w:r>
    </w:p>
    <w:p w14:paraId="47D3C31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21F0AF8A"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7.IFRS9介面</w:t>
      </w:r>
      <w:r w:rsidRPr="008F20B5">
        <w:rPr>
          <w:rFonts w:ascii="標楷體" w:eastAsia="標楷體" w:hAnsi="標楷體" w:hint="eastAsia"/>
          <w:sz w:val="28"/>
          <w:szCs w:val="28"/>
        </w:rPr>
        <w:t>檔產生作業</w:t>
      </w:r>
      <w:r w:rsidRPr="008F20B5">
        <w:rPr>
          <w:rFonts w:ascii="標楷體" w:eastAsia="標楷體" w:hAnsi="標楷體"/>
          <w:sz w:val="28"/>
          <w:szCs w:val="28"/>
        </w:rPr>
        <w:t>(1~4、6~10)</w:t>
      </w:r>
    </w:p>
    <w:p w14:paraId="298AF49C"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(1)資料欄位清單1：(表內放款與應收帳款-資產基本資料與計算原始有效利率用)。</w:t>
      </w:r>
    </w:p>
    <w:p w14:paraId="52D6D658"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16E9C75C"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(2)資料欄位清單2：(台幣放款-計算原始有效利率用)。</w:t>
      </w:r>
    </w:p>
    <w:p w14:paraId="2191E2A6"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74B0C60E"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(3)資料欄位清單3：(台幣放款-計算原始有效利率用)。</w:t>
      </w:r>
    </w:p>
    <w:p w14:paraId="3CAAF96D"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062FABA2"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(4)資料欄位清單4：(放款與AR-估計</w:t>
      </w:r>
      <w:r w:rsidRPr="008F20B5">
        <w:rPr>
          <w:rFonts w:ascii="標楷體" w:eastAsia="標楷體" w:hAnsi="標楷體" w:hint="eastAsia"/>
          <w:sz w:val="28"/>
          <w:szCs w:val="28"/>
        </w:rPr>
        <w:t>回收率用</w:t>
      </w:r>
      <w:r w:rsidRPr="008F20B5">
        <w:rPr>
          <w:rFonts w:ascii="標楷體" w:eastAsia="標楷體" w:hAnsi="標楷體"/>
          <w:sz w:val="28"/>
          <w:szCs w:val="28"/>
        </w:rPr>
        <w:t>)。</w:t>
      </w:r>
    </w:p>
    <w:p w14:paraId="6DD821F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資料抓取對象：每月符合回收樣本定義者。</w:t>
      </w:r>
    </w:p>
    <w:p w14:paraId="179B0E5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(5)資料欄位清單5：(會計帳)。</w:t>
      </w:r>
    </w:p>
    <w:p w14:paraId="32810554"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資料抓取對象：每月所有會計科目(此資料由會計部處理)。</w:t>
      </w:r>
    </w:p>
    <w:p w14:paraId="1AB6416F"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(6)資料欄位清單6：(放款與應收帳款-</w:t>
      </w:r>
      <w:r w:rsidRPr="008F20B5">
        <w:rPr>
          <w:rFonts w:ascii="標楷體" w:eastAsia="標楷體" w:hAnsi="標楷體" w:hint="eastAsia"/>
          <w:sz w:val="28"/>
          <w:szCs w:val="28"/>
        </w:rPr>
        <w:t>協商戶用</w:t>
      </w:r>
      <w:r w:rsidRPr="008F20B5">
        <w:rPr>
          <w:rFonts w:ascii="標楷體" w:eastAsia="標楷體" w:hAnsi="標楷體"/>
          <w:sz w:val="28"/>
          <w:szCs w:val="28"/>
        </w:rPr>
        <w:t>)。</w:t>
      </w:r>
    </w:p>
    <w:p w14:paraId="5CF8F19A"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55597636"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(7)資料欄位清單7：(放款與應收帳款-stage轉換用)。</w:t>
      </w:r>
    </w:p>
    <w:p w14:paraId="6418EA94"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2AEC1E5D"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(8)資料欄位清單8：(放款與應收帳款-風險參數用)。</w:t>
      </w:r>
    </w:p>
    <w:p w14:paraId="3F558D28"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以攤銷後成本衡量之放款及應收款額度編號</w:t>
      </w:r>
      <w:r w:rsidRPr="008F20B5">
        <w:rPr>
          <w:rFonts w:ascii="標楷體" w:eastAsia="標楷體" w:hAnsi="標楷體"/>
          <w:sz w:val="28"/>
          <w:szCs w:val="28"/>
        </w:rPr>
        <w:t>(</w:t>
      </w:r>
      <w:r w:rsidRPr="008F20B5">
        <w:rPr>
          <w:rFonts w:ascii="標楷體" w:eastAsia="標楷體" w:hAnsi="標楷體" w:hint="eastAsia"/>
          <w:sz w:val="28"/>
          <w:szCs w:val="28"/>
        </w:rPr>
        <w:t>含已核准已動撥與已核准未動撥，但排除結清、銷戶與呆帳案件</w:t>
      </w:r>
      <w:r w:rsidRPr="008F20B5">
        <w:rPr>
          <w:rFonts w:ascii="標楷體" w:eastAsia="標楷體" w:hAnsi="標楷體"/>
          <w:sz w:val="28"/>
          <w:szCs w:val="28"/>
        </w:rPr>
        <w:t>)。</w:t>
      </w:r>
    </w:p>
    <w:p w14:paraId="50151A49"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(9)資料欄位清單9：(表外放款與應收帳款-資產基本資料與計算原始有效利率用)。</w:t>
      </w:r>
    </w:p>
    <w:p w14:paraId="549E4BCB"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以攤銷後成本衡量已核貸未曾動撥且仍可動撥之放款額度編號。</w:t>
      </w:r>
    </w:p>
    <w:p w14:paraId="57CE8C74" w14:textId="77777777" w:rsidR="00E3702A" w:rsidRPr="008F20B5" w:rsidRDefault="00E3702A" w:rsidP="00E3702A">
      <w:pPr>
        <w:spacing w:after="240" w:line="400" w:lineRule="exact"/>
        <w:ind w:leftChars="300" w:left="720"/>
        <w:rPr>
          <w:rFonts w:ascii="標楷體" w:eastAsia="標楷體" w:hAnsi="標楷體"/>
          <w:sz w:val="28"/>
          <w:szCs w:val="28"/>
        </w:rPr>
      </w:pPr>
      <w:r w:rsidRPr="008F20B5">
        <w:rPr>
          <w:rFonts w:ascii="標楷體" w:eastAsia="標楷體" w:hAnsi="標楷體"/>
          <w:sz w:val="28"/>
          <w:szCs w:val="28"/>
        </w:rPr>
        <w:t xml:space="preserve"> (10)資料欄位清單10：</w:t>
      </w:r>
      <w:r w:rsidRPr="008F20B5">
        <w:rPr>
          <w:rFonts w:ascii="標楷體" w:eastAsia="標楷體" w:hAnsi="標楷體" w:hint="eastAsia"/>
          <w:sz w:val="28"/>
          <w:szCs w:val="28"/>
          <w:lang w:eastAsia="zh-HK"/>
        </w:rPr>
        <w:t>借新還舊</w:t>
      </w:r>
      <w:r w:rsidRPr="008F20B5">
        <w:rPr>
          <w:rFonts w:ascii="標楷體" w:eastAsia="標楷體" w:hAnsi="標楷體" w:hint="eastAsia"/>
          <w:sz w:val="28"/>
          <w:szCs w:val="28"/>
        </w:rPr>
        <w:t>。</w:t>
      </w:r>
    </w:p>
    <w:p w14:paraId="29EF1296" w14:textId="28EC9DB3"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E27C8B1" w14:textId="02316C4D" w:rsidR="006A344A" w:rsidRPr="008C48DC" w:rsidRDefault="00E55F55" w:rsidP="006A344A">
      <w:pPr>
        <w:autoSpaceDE w:val="0"/>
        <w:autoSpaceDN w:val="0"/>
        <w:spacing w:line="400" w:lineRule="exact"/>
        <w:ind w:leftChars="350" w:left="840"/>
        <w:rPr>
          <w:rFonts w:ascii="標楷體" w:eastAsia="標楷體" w:hAnsi="標楷體"/>
          <w:sz w:val="28"/>
          <w:szCs w:val="28"/>
        </w:rPr>
      </w:pPr>
      <w:r w:rsidRPr="004A1C2C">
        <w:rPr>
          <w:rFonts w:ascii="標楷體" w:eastAsia="標楷體" w:hAnsi="標楷體"/>
        </w:rPr>
        <w:br w:type="page"/>
      </w:r>
      <w:r w:rsidR="00D4294B">
        <w:rPr>
          <w:rFonts w:ascii="標楷體" w:eastAsia="標楷體" w:hAnsi="標楷體" w:hint="eastAsia"/>
        </w:rPr>
        <w:lastRenderedPageBreak/>
        <w:t>8</w:t>
      </w:r>
      <w:r w:rsidR="006A344A" w:rsidRPr="008F20B5">
        <w:rPr>
          <w:rFonts w:ascii="標楷體" w:eastAsia="標楷體" w:hAnsi="標楷體"/>
          <w:sz w:val="28"/>
          <w:szCs w:val="28"/>
        </w:rPr>
        <w:t>.</w:t>
      </w:r>
      <w:r w:rsidR="006A344A" w:rsidRPr="00A67BB8">
        <w:rPr>
          <w:rFonts w:ascii="標楷體" w:eastAsia="標楷體" w:hAnsi="標楷體"/>
          <w:sz w:val="28"/>
          <w:szCs w:val="28"/>
        </w:rPr>
        <w:t xml:space="preserve"> </w:t>
      </w:r>
      <w:r w:rsidR="006A344A">
        <w:rPr>
          <w:rFonts w:ascii="標楷體" w:eastAsia="標楷體" w:hAnsi="標楷體"/>
          <w:sz w:val="28"/>
          <w:szCs w:val="28"/>
        </w:rPr>
        <w:t>34</w:t>
      </w:r>
      <w:r w:rsidR="006A344A">
        <w:rPr>
          <w:rFonts w:ascii="標楷體" w:eastAsia="標楷體" w:hAnsi="標楷體" w:hint="eastAsia"/>
          <w:sz w:val="28"/>
          <w:szCs w:val="28"/>
        </w:rPr>
        <w:t>號公報/</w:t>
      </w:r>
      <w:r w:rsidR="006A344A" w:rsidRPr="008F20B5">
        <w:rPr>
          <w:rFonts w:ascii="標楷體" w:eastAsia="標楷體" w:hAnsi="標楷體"/>
          <w:sz w:val="28"/>
          <w:szCs w:val="28"/>
        </w:rPr>
        <w:t>IFRS9介面</w:t>
      </w:r>
      <w:r w:rsidR="006A344A" w:rsidRPr="008F20B5">
        <w:rPr>
          <w:rFonts w:ascii="標楷體" w:eastAsia="標楷體" w:hAnsi="標楷體" w:hint="eastAsia"/>
          <w:sz w:val="28"/>
          <w:szCs w:val="28"/>
        </w:rPr>
        <w:t>檔產生作業</w:t>
      </w:r>
      <w:r w:rsidR="006A344A">
        <w:rPr>
          <w:rFonts w:ascii="標楷體" w:eastAsia="標楷體" w:hAnsi="標楷體" w:hint="eastAsia"/>
          <w:sz w:val="28"/>
          <w:szCs w:val="28"/>
        </w:rPr>
        <w:t>流程圖</w:t>
      </w:r>
    </w:p>
    <w:p w14:paraId="53A8D32B" w14:textId="1F823D85" w:rsidR="00E55F55" w:rsidRPr="006A344A" w:rsidRDefault="00D4294B">
      <w:pPr>
        <w:widowControl/>
        <w:rPr>
          <w:rFonts w:ascii="標楷體" w:eastAsia="標楷體" w:hAnsi="標楷體"/>
        </w:rPr>
      </w:pPr>
      <w:r w:rsidRPr="00D4294B">
        <w:rPr>
          <w:rFonts w:ascii="標楷體" w:eastAsia="標楷體" w:hAnsi="標楷體"/>
          <w:noProof/>
        </w:rPr>
        <w:lastRenderedPageBreak/>
        <w:drawing>
          <wp:inline distT="0" distB="0" distL="0" distR="0" wp14:anchorId="27BA7BA2" wp14:editId="2C84195F">
            <wp:extent cx="6080760" cy="869453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428" cy="8716940"/>
                    </a:xfrm>
                    <a:prstGeom prst="rect">
                      <a:avLst/>
                    </a:prstGeom>
                  </pic:spPr>
                </pic:pic>
              </a:graphicData>
            </a:graphic>
          </wp:inline>
        </w:drawing>
      </w:r>
    </w:p>
    <w:p w14:paraId="0EB9E7D3" w14:textId="77777777" w:rsidR="00430E60" w:rsidRPr="004A1C2C" w:rsidRDefault="00430E60" w:rsidP="00430E60">
      <w:pPr>
        <w:rPr>
          <w:rFonts w:ascii="標楷體" w:eastAsia="標楷體" w:hAnsi="標楷體"/>
        </w:rPr>
      </w:pPr>
      <w:bookmarkStart w:id="61" w:name="_Toc20300118"/>
      <w:bookmarkStart w:id="62" w:name="_Toc22721590"/>
    </w:p>
    <w:p w14:paraId="0CFF3CE8" w14:textId="410E812F" w:rsidR="001F4582" w:rsidRPr="004A1C2C" w:rsidRDefault="001F4582" w:rsidP="0078740E">
      <w:pPr>
        <w:pStyle w:val="3"/>
        <w:numPr>
          <w:ilvl w:val="0"/>
          <w:numId w:val="5"/>
        </w:numPr>
        <w:adjustRightInd w:val="0"/>
        <w:spacing w:before="0" w:after="240" w:line="360" w:lineRule="auto"/>
        <w:ind w:left="482" w:hanging="482"/>
        <w:rPr>
          <w:rFonts w:ascii="標楷體" w:hAnsi="標楷體"/>
        </w:rPr>
      </w:pPr>
      <w:bookmarkStart w:id="63" w:name="_Toc90483137"/>
      <w:bookmarkStart w:id="64" w:name="_Toc90483392"/>
      <w:bookmarkStart w:id="65" w:name="_Toc90483508"/>
      <w:bookmarkStart w:id="66" w:name="_Toc90483734"/>
      <w:bookmarkStart w:id="67" w:name="_Toc90490006"/>
      <w:bookmarkStart w:id="68" w:name="_Toc140244515"/>
      <w:r w:rsidRPr="004A1C2C">
        <w:rPr>
          <w:rFonts w:ascii="標楷體" w:hAnsi="標楷體" w:hint="eastAsia"/>
        </w:rPr>
        <w:t>輸出入介面</w:t>
      </w:r>
      <w:bookmarkEnd w:id="61"/>
      <w:bookmarkEnd w:id="62"/>
      <w:bookmarkEnd w:id="63"/>
      <w:bookmarkEnd w:id="64"/>
      <w:bookmarkEnd w:id="65"/>
      <w:bookmarkEnd w:id="66"/>
      <w:bookmarkEnd w:id="67"/>
      <w:bookmarkEnd w:id="68"/>
    </w:p>
    <w:tbl>
      <w:tblPr>
        <w:tblW w:w="5000" w:type="pct"/>
        <w:tblLayout w:type="fixed"/>
        <w:tblCellMar>
          <w:left w:w="28" w:type="dxa"/>
          <w:right w:w="28" w:type="dxa"/>
        </w:tblCellMar>
        <w:tblLook w:val="04A0" w:firstRow="1" w:lastRow="0" w:firstColumn="1" w:lastColumn="0" w:noHBand="0" w:noVBand="1"/>
      </w:tblPr>
      <w:tblGrid>
        <w:gridCol w:w="450"/>
        <w:gridCol w:w="2461"/>
        <w:gridCol w:w="1923"/>
        <w:gridCol w:w="1252"/>
        <w:gridCol w:w="4108"/>
      </w:tblGrid>
      <w:tr w:rsidR="001F4582" w:rsidRPr="008F20B5" w14:paraId="5D97F9E5" w14:textId="77777777" w:rsidTr="00AE6F6D">
        <w:trPr>
          <w:trHeight w:val="449"/>
          <w:tblHeader/>
        </w:trPr>
        <w:tc>
          <w:tcPr>
            <w:tcW w:w="22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36D0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序號</w:t>
            </w:r>
          </w:p>
        </w:tc>
        <w:tc>
          <w:tcPr>
            <w:tcW w:w="1207" w:type="pct"/>
            <w:tcBorders>
              <w:top w:val="single" w:sz="4" w:space="0" w:color="auto"/>
              <w:left w:val="nil"/>
              <w:bottom w:val="single" w:sz="4" w:space="0" w:color="auto"/>
              <w:right w:val="single" w:sz="4" w:space="0" w:color="auto"/>
            </w:tcBorders>
            <w:shd w:val="clear" w:color="000000" w:fill="FFFFFF"/>
            <w:vAlign w:val="center"/>
            <w:hideMark/>
          </w:tcPr>
          <w:p w14:paraId="7028AB1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介面名稱</w:t>
            </w:r>
          </w:p>
        </w:tc>
        <w:tc>
          <w:tcPr>
            <w:tcW w:w="943" w:type="pct"/>
            <w:tcBorders>
              <w:top w:val="single" w:sz="4" w:space="0" w:color="auto"/>
              <w:left w:val="nil"/>
              <w:bottom w:val="single" w:sz="4" w:space="0" w:color="auto"/>
              <w:right w:val="single" w:sz="4" w:space="0" w:color="auto"/>
            </w:tcBorders>
            <w:shd w:val="clear" w:color="000000" w:fill="FFFFFF"/>
            <w:vAlign w:val="center"/>
            <w:hideMark/>
          </w:tcPr>
          <w:p w14:paraId="633944A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來源</w:t>
            </w:r>
            <w:r w:rsidRPr="008F20B5">
              <w:rPr>
                <w:rFonts w:ascii="標楷體" w:eastAsia="標楷體" w:hAnsi="標楷體" w:cs="新細明體"/>
                <w:kern w:val="0"/>
              </w:rPr>
              <w:t>/去處</w:t>
            </w:r>
          </w:p>
        </w:tc>
        <w:tc>
          <w:tcPr>
            <w:tcW w:w="614" w:type="pct"/>
            <w:tcBorders>
              <w:top w:val="single" w:sz="4" w:space="0" w:color="auto"/>
              <w:left w:val="nil"/>
              <w:bottom w:val="single" w:sz="4" w:space="0" w:color="auto"/>
              <w:right w:val="single" w:sz="4" w:space="0" w:color="auto"/>
            </w:tcBorders>
            <w:shd w:val="clear" w:color="000000" w:fill="FFFFFF"/>
            <w:noWrap/>
            <w:vAlign w:val="center"/>
            <w:hideMark/>
          </w:tcPr>
          <w:p w14:paraId="270AF7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w:t>
            </w:r>
            <w:r w:rsidRPr="008F20B5">
              <w:rPr>
                <w:rFonts w:ascii="標楷體" w:eastAsia="標楷體" w:hAnsi="標楷體" w:cs="新細明體"/>
                <w:kern w:val="0"/>
              </w:rPr>
              <w:t>/輸出</w:t>
            </w:r>
          </w:p>
        </w:tc>
        <w:tc>
          <w:tcPr>
            <w:tcW w:w="2015" w:type="pct"/>
            <w:tcBorders>
              <w:top w:val="single" w:sz="4" w:space="0" w:color="auto"/>
              <w:left w:val="nil"/>
              <w:bottom w:val="single" w:sz="4" w:space="0" w:color="auto"/>
              <w:right w:val="single" w:sz="4" w:space="0" w:color="auto"/>
            </w:tcBorders>
            <w:shd w:val="clear" w:color="000000" w:fill="FFFFFF"/>
            <w:noWrap/>
            <w:vAlign w:val="center"/>
            <w:hideMark/>
          </w:tcPr>
          <w:p w14:paraId="6AC9DFB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說明</w:t>
            </w:r>
          </w:p>
        </w:tc>
      </w:tr>
      <w:tr w:rsidR="00AE6F6D" w:rsidRPr="008F20B5" w14:paraId="02878D0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5AA99F"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2A140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顧客主檔</w:t>
            </w:r>
          </w:p>
        </w:tc>
        <w:tc>
          <w:tcPr>
            <w:tcW w:w="943" w:type="pct"/>
            <w:vMerge w:val="restart"/>
            <w:tcBorders>
              <w:top w:val="nil"/>
              <w:left w:val="single" w:sz="4" w:space="0" w:color="auto"/>
              <w:right w:val="single" w:sz="4" w:space="0" w:color="auto"/>
            </w:tcBorders>
            <w:shd w:val="clear" w:color="auto" w:fill="auto"/>
            <w:noWrap/>
            <w:vAlign w:val="center"/>
            <w:hideMark/>
          </w:tcPr>
          <w:p w14:paraId="304F0D29" w14:textId="77777777" w:rsidR="00AE6F6D" w:rsidRPr="008F20B5" w:rsidRDefault="00AE6F6D" w:rsidP="00D6614F">
            <w:pPr>
              <w:widowControl/>
              <w:jc w:val="both"/>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p>
        </w:tc>
        <w:tc>
          <w:tcPr>
            <w:tcW w:w="614" w:type="pct"/>
            <w:vMerge w:val="restart"/>
            <w:tcBorders>
              <w:top w:val="nil"/>
              <w:left w:val="single" w:sz="4" w:space="0" w:color="auto"/>
              <w:right w:val="single" w:sz="4" w:space="0" w:color="auto"/>
            </w:tcBorders>
            <w:shd w:val="clear" w:color="auto" w:fill="auto"/>
            <w:noWrap/>
            <w:vAlign w:val="center"/>
            <w:hideMark/>
          </w:tcPr>
          <w:p w14:paraId="63B8B5C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vMerge w:val="restart"/>
            <w:tcBorders>
              <w:top w:val="nil"/>
              <w:left w:val="single" w:sz="4" w:space="0" w:color="auto"/>
              <w:right w:val="single" w:sz="4" w:space="0" w:color="auto"/>
            </w:tcBorders>
            <w:shd w:val="clear" w:color="auto" w:fill="auto"/>
            <w:vAlign w:val="center"/>
            <w:hideMark/>
          </w:tcPr>
          <w:p w14:paraId="4022BC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個人戶資料由</w:t>
            </w: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hint="eastAsia"/>
                <w:kern w:val="0"/>
              </w:rPr>
              <w:t>輸入，</w:t>
            </w:r>
          </w:p>
          <w:p w14:paraId="0F9FDA54"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企金戶由放款系統輸入</w:t>
            </w:r>
          </w:p>
        </w:tc>
      </w:tr>
      <w:tr w:rsidR="00AE6F6D" w:rsidRPr="008F20B5" w14:paraId="6AAD155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5391397"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9B1527D"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商品設定</w:t>
            </w:r>
          </w:p>
        </w:tc>
        <w:tc>
          <w:tcPr>
            <w:tcW w:w="943" w:type="pct"/>
            <w:vMerge/>
            <w:tcBorders>
              <w:left w:val="single" w:sz="4" w:space="0" w:color="auto"/>
              <w:right w:val="single" w:sz="4" w:space="0" w:color="auto"/>
            </w:tcBorders>
            <w:vAlign w:val="center"/>
            <w:hideMark/>
          </w:tcPr>
          <w:p w14:paraId="42B64C98"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6A52C1F"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99A9759" w14:textId="77777777" w:rsidR="00AE6F6D" w:rsidRPr="008F20B5" w:rsidRDefault="00AE6F6D" w:rsidP="00D6614F">
            <w:pPr>
              <w:widowControl/>
              <w:jc w:val="both"/>
              <w:rPr>
                <w:rFonts w:ascii="標楷體" w:eastAsia="標楷體" w:hAnsi="標楷體" w:cs="新細明體"/>
                <w:kern w:val="0"/>
              </w:rPr>
            </w:pPr>
          </w:p>
        </w:tc>
      </w:tr>
      <w:tr w:rsidR="00AE6F6D" w:rsidRPr="008F20B5" w14:paraId="70AEF4B2"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D195712"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02E0F8E"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案件申請</w:t>
            </w:r>
          </w:p>
        </w:tc>
        <w:tc>
          <w:tcPr>
            <w:tcW w:w="943" w:type="pct"/>
            <w:vMerge/>
            <w:tcBorders>
              <w:left w:val="single" w:sz="4" w:space="0" w:color="auto"/>
              <w:right w:val="single" w:sz="4" w:space="0" w:color="auto"/>
            </w:tcBorders>
            <w:vAlign w:val="center"/>
            <w:hideMark/>
          </w:tcPr>
          <w:p w14:paraId="22176F0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780B8BC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DFF2803" w14:textId="77777777" w:rsidR="00AE6F6D" w:rsidRPr="008F20B5" w:rsidRDefault="00AE6F6D" w:rsidP="00D6614F">
            <w:pPr>
              <w:widowControl/>
              <w:jc w:val="both"/>
              <w:rPr>
                <w:rFonts w:ascii="標楷體" w:eastAsia="標楷體" w:hAnsi="標楷體" w:cs="新細明體"/>
                <w:kern w:val="0"/>
              </w:rPr>
            </w:pPr>
          </w:p>
        </w:tc>
      </w:tr>
      <w:tr w:rsidR="00AE6F6D" w:rsidRPr="008F20B5" w14:paraId="5B9B1A6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2EE4961"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81B3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額度建立</w:t>
            </w:r>
          </w:p>
        </w:tc>
        <w:tc>
          <w:tcPr>
            <w:tcW w:w="943" w:type="pct"/>
            <w:vMerge/>
            <w:tcBorders>
              <w:left w:val="single" w:sz="4" w:space="0" w:color="auto"/>
              <w:right w:val="single" w:sz="4" w:space="0" w:color="auto"/>
            </w:tcBorders>
            <w:vAlign w:val="center"/>
            <w:hideMark/>
          </w:tcPr>
          <w:p w14:paraId="2CC973FD"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47736C8B"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217F191" w14:textId="77777777" w:rsidR="00AE6F6D" w:rsidRPr="008F20B5" w:rsidRDefault="00AE6F6D" w:rsidP="00D6614F">
            <w:pPr>
              <w:widowControl/>
              <w:jc w:val="both"/>
              <w:rPr>
                <w:rFonts w:ascii="標楷體" w:eastAsia="標楷體" w:hAnsi="標楷體" w:cs="新細明體"/>
                <w:kern w:val="0"/>
              </w:rPr>
            </w:pPr>
          </w:p>
        </w:tc>
      </w:tr>
      <w:tr w:rsidR="00AE6F6D" w:rsidRPr="008F20B5" w14:paraId="045BA95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85082E9"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BB05E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押品登錄</w:t>
            </w:r>
          </w:p>
        </w:tc>
        <w:tc>
          <w:tcPr>
            <w:tcW w:w="943" w:type="pct"/>
            <w:vMerge/>
            <w:tcBorders>
              <w:left w:val="single" w:sz="4" w:space="0" w:color="auto"/>
              <w:right w:val="single" w:sz="4" w:space="0" w:color="auto"/>
            </w:tcBorders>
            <w:vAlign w:val="center"/>
            <w:hideMark/>
          </w:tcPr>
          <w:p w14:paraId="68DE3FE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3146DB7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065EF7F8" w14:textId="77777777" w:rsidR="00AE6F6D" w:rsidRPr="008F20B5" w:rsidRDefault="00AE6F6D" w:rsidP="00D6614F">
            <w:pPr>
              <w:widowControl/>
              <w:jc w:val="both"/>
              <w:rPr>
                <w:rFonts w:ascii="標楷體" w:eastAsia="標楷體" w:hAnsi="標楷體" w:cs="新細明體"/>
                <w:kern w:val="0"/>
              </w:rPr>
            </w:pPr>
          </w:p>
        </w:tc>
      </w:tr>
      <w:tr w:rsidR="00AE6F6D" w:rsidRPr="008F20B5" w14:paraId="52C090F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B7CCDBE"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DEDC90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保證人</w:t>
            </w:r>
          </w:p>
        </w:tc>
        <w:tc>
          <w:tcPr>
            <w:tcW w:w="943" w:type="pct"/>
            <w:vMerge/>
            <w:tcBorders>
              <w:left w:val="single" w:sz="4" w:space="0" w:color="auto"/>
              <w:right w:val="single" w:sz="4" w:space="0" w:color="auto"/>
            </w:tcBorders>
            <w:vAlign w:val="center"/>
            <w:hideMark/>
          </w:tcPr>
          <w:p w14:paraId="764573D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17B0E8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48E9F749" w14:textId="77777777" w:rsidR="00AE6F6D" w:rsidRPr="008F20B5" w:rsidRDefault="00AE6F6D" w:rsidP="00D6614F">
            <w:pPr>
              <w:widowControl/>
              <w:jc w:val="both"/>
              <w:rPr>
                <w:rFonts w:ascii="標楷體" w:eastAsia="標楷體" w:hAnsi="標楷體" w:cs="新細明體"/>
                <w:kern w:val="0"/>
              </w:rPr>
            </w:pPr>
          </w:p>
        </w:tc>
      </w:tr>
      <w:tr w:rsidR="00AE6F6D" w:rsidRPr="008F20B5" w14:paraId="4EC99E7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086780C"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1B84B2A"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w:t>
            </w:r>
          </w:p>
        </w:tc>
        <w:tc>
          <w:tcPr>
            <w:tcW w:w="943" w:type="pct"/>
            <w:vMerge/>
            <w:tcBorders>
              <w:left w:val="single" w:sz="4" w:space="0" w:color="auto"/>
              <w:right w:val="single" w:sz="4" w:space="0" w:color="auto"/>
            </w:tcBorders>
            <w:vAlign w:val="center"/>
            <w:hideMark/>
          </w:tcPr>
          <w:p w14:paraId="162845D4"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220B9902"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1F994AE" w14:textId="77777777" w:rsidR="00AE6F6D" w:rsidRPr="008F20B5" w:rsidRDefault="00AE6F6D" w:rsidP="00D6614F">
            <w:pPr>
              <w:widowControl/>
              <w:jc w:val="both"/>
              <w:rPr>
                <w:rFonts w:ascii="標楷體" w:eastAsia="標楷體" w:hAnsi="標楷體" w:cs="新細明體"/>
                <w:kern w:val="0"/>
              </w:rPr>
            </w:pPr>
          </w:p>
        </w:tc>
      </w:tr>
      <w:tr w:rsidR="00AE6F6D" w:rsidRPr="008F20B5" w14:paraId="726F319D" w14:textId="77777777" w:rsidTr="001A5A5A">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7D13178"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1F639433"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[保單分紅]、</w:t>
            </w:r>
          </w:p>
          <w:p w14:paraId="4A392691"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[郵局]指標利率</w:t>
            </w:r>
          </w:p>
        </w:tc>
        <w:tc>
          <w:tcPr>
            <w:tcW w:w="943" w:type="pct"/>
            <w:vMerge/>
            <w:tcBorders>
              <w:left w:val="single" w:sz="4" w:space="0" w:color="auto"/>
              <w:bottom w:val="single" w:sz="4" w:space="0" w:color="auto"/>
              <w:right w:val="single" w:sz="4" w:space="0" w:color="auto"/>
            </w:tcBorders>
            <w:vAlign w:val="center"/>
          </w:tcPr>
          <w:p w14:paraId="0D8971C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bottom w:val="single" w:sz="4" w:space="0" w:color="auto"/>
              <w:right w:val="single" w:sz="4" w:space="0" w:color="auto"/>
            </w:tcBorders>
            <w:vAlign w:val="center"/>
          </w:tcPr>
          <w:p w14:paraId="6CDF993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bottom w:val="single" w:sz="4" w:space="0" w:color="auto"/>
              <w:right w:val="single" w:sz="4" w:space="0" w:color="auto"/>
            </w:tcBorders>
            <w:vAlign w:val="center"/>
          </w:tcPr>
          <w:p w14:paraId="5906BC35" w14:textId="77777777" w:rsidR="00AE6F6D" w:rsidRPr="008F20B5" w:rsidRDefault="00AE6F6D" w:rsidP="00D6614F">
            <w:pPr>
              <w:widowControl/>
              <w:jc w:val="both"/>
              <w:rPr>
                <w:rFonts w:ascii="標楷體" w:eastAsia="標楷體" w:hAnsi="標楷體" w:cs="新細明體"/>
                <w:kern w:val="0"/>
              </w:rPr>
            </w:pPr>
          </w:p>
        </w:tc>
      </w:tr>
      <w:tr w:rsidR="001F4582" w:rsidRPr="008F20B5" w14:paraId="6D998044"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ECF57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60D4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關係人建檔</w:t>
            </w:r>
          </w:p>
        </w:tc>
        <w:tc>
          <w:tcPr>
            <w:tcW w:w="943" w:type="pct"/>
            <w:tcBorders>
              <w:top w:val="nil"/>
              <w:left w:val="nil"/>
              <w:bottom w:val="single" w:sz="4" w:space="0" w:color="auto"/>
              <w:right w:val="single" w:sz="4" w:space="0" w:color="auto"/>
            </w:tcBorders>
            <w:shd w:val="clear" w:color="auto" w:fill="auto"/>
            <w:noWrap/>
            <w:vAlign w:val="center"/>
            <w:hideMark/>
          </w:tcPr>
          <w:p w14:paraId="14B256D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利關人系統</w:t>
            </w:r>
          </w:p>
        </w:tc>
        <w:tc>
          <w:tcPr>
            <w:tcW w:w="614" w:type="pct"/>
            <w:tcBorders>
              <w:top w:val="nil"/>
              <w:left w:val="nil"/>
              <w:bottom w:val="single" w:sz="4" w:space="0" w:color="auto"/>
              <w:right w:val="single" w:sz="4" w:space="0" w:color="auto"/>
            </w:tcBorders>
            <w:shd w:val="clear" w:color="auto" w:fill="auto"/>
            <w:noWrap/>
            <w:vAlign w:val="center"/>
            <w:hideMark/>
          </w:tcPr>
          <w:p w14:paraId="18BAA1E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4AE27B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公司利害關係人</w:t>
            </w:r>
          </w:p>
        </w:tc>
      </w:tr>
      <w:tr w:rsidR="001F4582" w:rsidRPr="008F20B5" w14:paraId="720CF12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4DA992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1324F1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匯款轉帳檔</w:t>
            </w:r>
          </w:p>
        </w:tc>
        <w:tc>
          <w:tcPr>
            <w:tcW w:w="943" w:type="pct"/>
            <w:tcBorders>
              <w:top w:val="nil"/>
              <w:left w:val="nil"/>
              <w:bottom w:val="single" w:sz="4" w:space="0" w:color="auto"/>
              <w:right w:val="single" w:sz="4" w:space="0" w:color="auto"/>
            </w:tcBorders>
            <w:shd w:val="clear" w:color="auto" w:fill="auto"/>
            <w:noWrap/>
            <w:vAlign w:val="center"/>
            <w:hideMark/>
          </w:tcPr>
          <w:p w14:paraId="42115B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2EED73A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667A04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匯款轉帳還款作業</w:t>
            </w:r>
          </w:p>
        </w:tc>
      </w:tr>
      <w:tr w:rsidR="009E078E" w:rsidRPr="008F20B5" w14:paraId="587DA22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65BD4C2" w14:textId="77777777" w:rsidR="009E078E" w:rsidRPr="008F20B5" w:rsidRDefault="009E078E"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74A264DF" w14:textId="77777777"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整批匯款檔</w:t>
            </w:r>
          </w:p>
          <w:p w14:paraId="4BFDF3D6" w14:textId="31EBFE5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整批匯款回應檔</w:t>
            </w:r>
          </w:p>
        </w:tc>
        <w:tc>
          <w:tcPr>
            <w:tcW w:w="943" w:type="pct"/>
            <w:tcBorders>
              <w:top w:val="nil"/>
              <w:left w:val="nil"/>
              <w:bottom w:val="single" w:sz="4" w:space="0" w:color="auto"/>
              <w:right w:val="single" w:sz="4" w:space="0" w:color="auto"/>
            </w:tcBorders>
            <w:shd w:val="clear" w:color="auto" w:fill="auto"/>
            <w:noWrap/>
            <w:vAlign w:val="center"/>
          </w:tcPr>
          <w:p w14:paraId="68803F04" w14:textId="22B6F249"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tcPr>
          <w:p w14:paraId="1AFE7A56" w14:textId="21151AF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tcPr>
          <w:p w14:paraId="2FA7EEB7" w14:textId="0E89CAD2"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撥款匯款作業</w:t>
            </w:r>
          </w:p>
        </w:tc>
      </w:tr>
      <w:tr w:rsidR="001F4582" w:rsidRPr="008F20B5" w14:paraId="72E1A7F4"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58D63C0"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C38A8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9C521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6C05C2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34037E4B"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1.檔案分:新光銀、其他銀行</w:t>
            </w:r>
          </w:p>
          <w:p w14:paraId="0510DC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2.含火險、期款、</w:t>
            </w:r>
            <w:r w:rsidRPr="008F20B5">
              <w:rPr>
                <w:rFonts w:ascii="標楷體" w:eastAsia="標楷體" w:hAnsi="標楷體" w:cs="新細明體" w:hint="eastAsia"/>
                <w:kern w:val="0"/>
              </w:rPr>
              <w:t>帳管費、手續費</w:t>
            </w:r>
          </w:p>
        </w:tc>
      </w:tr>
      <w:tr w:rsidR="001F4582" w:rsidRPr="008F20B5" w14:paraId="2190305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5F53E3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19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銀行扣款回應檔</w:t>
            </w:r>
          </w:p>
        </w:tc>
        <w:tc>
          <w:tcPr>
            <w:tcW w:w="943" w:type="pct"/>
            <w:vMerge/>
            <w:tcBorders>
              <w:top w:val="nil"/>
              <w:left w:val="single" w:sz="4" w:space="0" w:color="auto"/>
              <w:bottom w:val="single" w:sz="4" w:space="0" w:color="auto"/>
              <w:right w:val="single" w:sz="4" w:space="0" w:color="auto"/>
            </w:tcBorders>
            <w:vAlign w:val="center"/>
            <w:hideMark/>
          </w:tcPr>
          <w:p w14:paraId="07871DD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590973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7054E0D"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12CD6D" w14:textId="77777777" w:rsidTr="00AE6F6D">
        <w:trPr>
          <w:trHeight w:val="511"/>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39BA84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592FBB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CE77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65CF92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67318257"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 xml:space="preserve">: </w:t>
            </w:r>
          </w:p>
          <w:p w14:paraId="716231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1.期款、</w:t>
            </w:r>
            <w:r w:rsidRPr="008F20B5">
              <w:rPr>
                <w:rFonts w:ascii="標楷體" w:eastAsia="標楷體" w:hAnsi="標楷體" w:cs="新細明體" w:hint="eastAsia"/>
                <w:kern w:val="0"/>
              </w:rPr>
              <w:t>帳管費及契變手續費</w:t>
            </w:r>
            <w:r w:rsidR="00D6614F" w:rsidRPr="008F20B5">
              <w:rPr>
                <w:rFonts w:ascii="標楷體" w:eastAsia="標楷體" w:hAnsi="標楷體" w:cs="新細明體"/>
                <w:kern w:val="0"/>
              </w:rPr>
              <w:br/>
            </w:r>
            <w:r w:rsidRPr="008F20B5">
              <w:rPr>
                <w:rFonts w:ascii="標楷體" w:eastAsia="標楷體" w:hAnsi="標楷體" w:cs="新細明體"/>
                <w:kern w:val="0"/>
              </w:rPr>
              <w:t>2.火險費</w:t>
            </w:r>
          </w:p>
        </w:tc>
      </w:tr>
      <w:tr w:rsidR="001F4582" w:rsidRPr="008F20B5" w14:paraId="14E0F35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5FB03A"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4F894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郵局扣款回應檔</w:t>
            </w:r>
          </w:p>
        </w:tc>
        <w:tc>
          <w:tcPr>
            <w:tcW w:w="943" w:type="pct"/>
            <w:vMerge/>
            <w:tcBorders>
              <w:top w:val="nil"/>
              <w:left w:val="single" w:sz="4" w:space="0" w:color="auto"/>
              <w:bottom w:val="single" w:sz="4" w:space="0" w:color="auto"/>
              <w:right w:val="single" w:sz="4" w:space="0" w:color="auto"/>
            </w:tcBorders>
            <w:vAlign w:val="center"/>
            <w:hideMark/>
          </w:tcPr>
          <w:p w14:paraId="0F75819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9F95A9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E16344A" w14:textId="77777777" w:rsidR="001F4582" w:rsidRPr="008F20B5" w:rsidRDefault="001F4582" w:rsidP="00D6614F">
            <w:pPr>
              <w:widowControl/>
              <w:jc w:val="both"/>
              <w:rPr>
                <w:rFonts w:ascii="標楷體" w:eastAsia="標楷體" w:hAnsi="標楷體" w:cs="新細明體"/>
                <w:kern w:val="0"/>
              </w:rPr>
            </w:pPr>
          </w:p>
        </w:tc>
      </w:tr>
      <w:tr w:rsidR="001F4582" w:rsidRPr="008F20B5" w14:paraId="76E21D7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4E539F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8EE5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290E2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04107EA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07D7A5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:新光銀、其他銀行</w:t>
            </w:r>
          </w:p>
        </w:tc>
      </w:tr>
      <w:tr w:rsidR="001F4582" w:rsidRPr="008F20B5" w14:paraId="476A49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B91FD2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A8C82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銀行授權提回檔</w:t>
            </w:r>
          </w:p>
        </w:tc>
        <w:tc>
          <w:tcPr>
            <w:tcW w:w="943" w:type="pct"/>
            <w:vMerge/>
            <w:tcBorders>
              <w:top w:val="nil"/>
              <w:left w:val="single" w:sz="4" w:space="0" w:color="auto"/>
              <w:bottom w:val="single" w:sz="4" w:space="0" w:color="auto"/>
              <w:right w:val="single" w:sz="4" w:space="0" w:color="auto"/>
            </w:tcBorders>
            <w:vAlign w:val="center"/>
            <w:hideMark/>
          </w:tcPr>
          <w:p w14:paraId="0813995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72EDC31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663380E" w14:textId="77777777" w:rsidR="001F4582" w:rsidRPr="008F20B5" w:rsidRDefault="001F4582" w:rsidP="00D6614F">
            <w:pPr>
              <w:widowControl/>
              <w:jc w:val="both"/>
              <w:rPr>
                <w:rFonts w:ascii="標楷體" w:eastAsia="標楷體" w:hAnsi="標楷體" w:cs="新細明體"/>
                <w:kern w:val="0"/>
              </w:rPr>
            </w:pPr>
          </w:p>
        </w:tc>
      </w:tr>
      <w:tr w:rsidR="001F4582" w:rsidRPr="008F20B5" w14:paraId="7DCB5053" w14:textId="77777777" w:rsidTr="00AE6F6D">
        <w:trPr>
          <w:trHeight w:val="664"/>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3843A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2D36C9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3F9555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1F4CA4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5A4918A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w:t>
            </w:r>
            <w:r w:rsidR="00D6614F" w:rsidRPr="008F20B5">
              <w:rPr>
                <w:rFonts w:ascii="標楷體" w:eastAsia="標楷體" w:hAnsi="標楷體" w:cs="新細明體" w:hint="eastAsia"/>
                <w:kern w:val="0"/>
              </w:rPr>
              <w:t>區</w:t>
            </w:r>
            <w:r w:rsidRPr="008F20B5">
              <w:rPr>
                <w:rFonts w:ascii="標楷體" w:eastAsia="標楷體" w:hAnsi="標楷體" w:cs="新細明體" w:hint="eastAsia"/>
                <w:kern w:val="0"/>
              </w:rPr>
              <w:t>分</w:t>
            </w:r>
            <w:r w:rsidRPr="008F20B5">
              <w:rPr>
                <w:rFonts w:ascii="標楷體" w:eastAsia="標楷體" w:hAnsi="標楷體" w:cs="新細明體"/>
                <w:kern w:val="0"/>
              </w:rPr>
              <w:t>:</w:t>
            </w:r>
          </w:p>
          <w:p w14:paraId="4143E5AF"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A.1.期款、</w:t>
            </w:r>
            <w:r w:rsidRPr="008F20B5">
              <w:rPr>
                <w:rFonts w:ascii="標楷體" w:eastAsia="標楷體" w:hAnsi="標楷體" w:cs="新細明體" w:hint="eastAsia"/>
                <w:kern w:val="0"/>
              </w:rPr>
              <w:t>帳管費及契變手續費</w:t>
            </w:r>
            <w:r w:rsidRPr="008F20B5">
              <w:rPr>
                <w:rFonts w:ascii="標楷體" w:eastAsia="標楷體" w:hAnsi="標楷體" w:cs="新細明體"/>
                <w:kern w:val="0"/>
              </w:rPr>
              <w:t xml:space="preserve">  </w:t>
            </w:r>
          </w:p>
          <w:p w14:paraId="64CF3FB1" w14:textId="77777777" w:rsidR="001F4582" w:rsidRPr="008F20B5" w:rsidRDefault="001F4582" w:rsidP="00D6614F">
            <w:pPr>
              <w:widowControl/>
              <w:ind w:firstLineChars="100" w:firstLine="240"/>
              <w:jc w:val="both"/>
              <w:rPr>
                <w:rFonts w:ascii="標楷體" w:eastAsia="標楷體" w:hAnsi="標楷體" w:cs="新細明體"/>
                <w:kern w:val="0"/>
              </w:rPr>
            </w:pPr>
            <w:r w:rsidRPr="008F20B5">
              <w:rPr>
                <w:rFonts w:ascii="標楷體" w:eastAsia="標楷體" w:hAnsi="標楷體" w:cs="新細明體"/>
                <w:kern w:val="0"/>
              </w:rPr>
              <w:t>2.火險費</w:t>
            </w:r>
            <w:r w:rsidR="00D6614F" w:rsidRPr="008F20B5">
              <w:rPr>
                <w:rFonts w:ascii="標楷體" w:eastAsia="標楷體" w:hAnsi="標楷體" w:cs="新細明體"/>
                <w:kern w:val="0"/>
              </w:rPr>
              <w:br/>
            </w:r>
            <w:r w:rsidRPr="008F20B5">
              <w:rPr>
                <w:rFonts w:ascii="標楷體" w:eastAsia="標楷體" w:hAnsi="標楷體" w:cs="新細明體"/>
                <w:kern w:val="0"/>
              </w:rPr>
              <w:t>B.新授權、舊檔</w:t>
            </w:r>
          </w:p>
        </w:tc>
      </w:tr>
      <w:tr w:rsidR="001F4582" w:rsidRPr="008F20B5" w14:paraId="5BBFF0E3"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D576F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742A50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郵局授權提回檔</w:t>
            </w:r>
          </w:p>
        </w:tc>
        <w:tc>
          <w:tcPr>
            <w:tcW w:w="943" w:type="pct"/>
            <w:vMerge/>
            <w:tcBorders>
              <w:top w:val="nil"/>
              <w:left w:val="single" w:sz="4" w:space="0" w:color="auto"/>
              <w:bottom w:val="single" w:sz="4" w:space="0" w:color="auto"/>
              <w:right w:val="single" w:sz="4" w:space="0" w:color="auto"/>
            </w:tcBorders>
            <w:vAlign w:val="center"/>
            <w:hideMark/>
          </w:tcPr>
          <w:p w14:paraId="62C28ECE"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5CED5FA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197C972A" w14:textId="77777777" w:rsidR="001F4582" w:rsidRPr="008F20B5" w:rsidRDefault="001F4582" w:rsidP="00D6614F">
            <w:pPr>
              <w:widowControl/>
              <w:jc w:val="both"/>
              <w:rPr>
                <w:rFonts w:ascii="標楷體" w:eastAsia="標楷體" w:hAnsi="標楷體" w:cs="新細明體"/>
                <w:kern w:val="0"/>
              </w:rPr>
            </w:pPr>
          </w:p>
        </w:tc>
      </w:tr>
      <w:tr w:rsidR="001F4582" w:rsidRPr="008F20B5" w14:paraId="07C89BD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D890B0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D781DB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182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6E3969F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2BA22D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區分</w:t>
            </w:r>
            <w:r w:rsidRPr="008F20B5">
              <w:rPr>
                <w:rFonts w:ascii="標楷體" w:eastAsia="標楷體" w:hAnsi="標楷體" w:cs="新細明體"/>
                <w:kern w:val="0"/>
              </w:rPr>
              <w:t>15日薪、非15日薪</w:t>
            </w:r>
          </w:p>
        </w:tc>
      </w:tr>
      <w:tr w:rsidR="001F4582" w:rsidRPr="008F20B5" w14:paraId="42682DC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60E55A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EF9A2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員工扣薪回應檔</w:t>
            </w:r>
          </w:p>
        </w:tc>
        <w:tc>
          <w:tcPr>
            <w:tcW w:w="943" w:type="pct"/>
            <w:vMerge/>
            <w:tcBorders>
              <w:top w:val="nil"/>
              <w:left w:val="single" w:sz="4" w:space="0" w:color="auto"/>
              <w:bottom w:val="single" w:sz="4" w:space="0" w:color="auto"/>
              <w:right w:val="single" w:sz="4" w:space="0" w:color="auto"/>
            </w:tcBorders>
            <w:vAlign w:val="center"/>
            <w:hideMark/>
          </w:tcPr>
          <w:p w14:paraId="29EAE4E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335BAD0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F0AF50F" w14:textId="77777777" w:rsidR="001F4582" w:rsidRPr="008F20B5" w:rsidRDefault="001F4582" w:rsidP="00D6614F">
            <w:pPr>
              <w:widowControl/>
              <w:jc w:val="both"/>
              <w:rPr>
                <w:rFonts w:ascii="標楷體" w:eastAsia="標楷體" w:hAnsi="標楷體" w:cs="新細明體"/>
                <w:kern w:val="0"/>
              </w:rPr>
            </w:pPr>
          </w:p>
        </w:tc>
      </w:tr>
      <w:tr w:rsidR="001F4582" w:rsidRPr="008F20B5" w14:paraId="5EE1C18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1B0B8E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B35E8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員工資料檔</w:t>
            </w:r>
          </w:p>
        </w:tc>
        <w:tc>
          <w:tcPr>
            <w:tcW w:w="943" w:type="pct"/>
            <w:tcBorders>
              <w:top w:val="nil"/>
              <w:left w:val="nil"/>
              <w:bottom w:val="single" w:sz="4" w:space="0" w:color="auto"/>
              <w:right w:val="single" w:sz="4" w:space="0" w:color="auto"/>
            </w:tcBorders>
            <w:shd w:val="clear" w:color="auto" w:fill="auto"/>
            <w:noWrap/>
            <w:vAlign w:val="center"/>
            <w:hideMark/>
          </w:tcPr>
          <w:p w14:paraId="733F03C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人事部門</w:t>
            </w:r>
          </w:p>
        </w:tc>
        <w:tc>
          <w:tcPr>
            <w:tcW w:w="614" w:type="pct"/>
            <w:tcBorders>
              <w:top w:val="nil"/>
              <w:left w:val="nil"/>
              <w:bottom w:val="single" w:sz="4" w:space="0" w:color="auto"/>
              <w:right w:val="single" w:sz="4" w:space="0" w:color="auto"/>
            </w:tcBorders>
            <w:shd w:val="clear" w:color="auto" w:fill="auto"/>
            <w:noWrap/>
            <w:vAlign w:val="center"/>
            <w:hideMark/>
          </w:tcPr>
          <w:p w14:paraId="538047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7B3297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員工因身分變動</w:t>
            </w:r>
            <w:r w:rsidRPr="008F20B5">
              <w:rPr>
                <w:rFonts w:ascii="標楷體" w:eastAsia="標楷體" w:hAnsi="標楷體" w:cs="新細明體"/>
                <w:kern w:val="0"/>
              </w:rPr>
              <w:t>(含離職)的利率調整作業</w:t>
            </w:r>
          </w:p>
        </w:tc>
      </w:tr>
      <w:tr w:rsidR="001F4582" w:rsidRPr="008F20B5" w14:paraId="4E69DE57" w14:textId="77777777" w:rsidTr="00AE6F6D">
        <w:trPr>
          <w:trHeight w:val="43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5C9358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1730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銀行扣款前簡訊通知</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BA6719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簡訊系統</w:t>
            </w:r>
            <w:r w:rsidRPr="008F20B5">
              <w:rPr>
                <w:rFonts w:ascii="標楷體" w:eastAsia="標楷體" w:hAnsi="標楷體" w:cs="新細明體"/>
                <w:kern w:val="0"/>
              </w:rPr>
              <w:t>/email</w:t>
            </w:r>
          </w:p>
        </w:tc>
        <w:tc>
          <w:tcPr>
            <w:tcW w:w="614" w:type="pct"/>
            <w:tcBorders>
              <w:top w:val="nil"/>
              <w:left w:val="nil"/>
              <w:bottom w:val="single" w:sz="4" w:space="0" w:color="auto"/>
              <w:right w:val="single" w:sz="4" w:space="0" w:color="auto"/>
            </w:tcBorders>
            <w:shd w:val="clear" w:color="auto" w:fill="auto"/>
            <w:noWrap/>
            <w:vAlign w:val="center"/>
            <w:hideMark/>
          </w:tcPr>
          <w:p w14:paraId="0B5F9A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A7836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銀行扣款作業</w:t>
            </w:r>
          </w:p>
        </w:tc>
      </w:tr>
      <w:tr w:rsidR="001F4582" w:rsidRPr="008F20B5" w14:paraId="0D3A6046" w14:textId="77777777" w:rsidTr="00AE6F6D">
        <w:trPr>
          <w:trHeight w:val="28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E837F4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5B5BDA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扣款不成功簡訊通知</w:t>
            </w:r>
          </w:p>
        </w:tc>
        <w:tc>
          <w:tcPr>
            <w:tcW w:w="943" w:type="pct"/>
            <w:vMerge/>
            <w:tcBorders>
              <w:top w:val="nil"/>
              <w:left w:val="single" w:sz="4" w:space="0" w:color="auto"/>
              <w:bottom w:val="single" w:sz="4" w:space="0" w:color="auto"/>
              <w:right w:val="single" w:sz="4" w:space="0" w:color="auto"/>
            </w:tcBorders>
            <w:vAlign w:val="center"/>
            <w:hideMark/>
          </w:tcPr>
          <w:p w14:paraId="483A6040"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028B5F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37D1F896"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72F7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38C166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0433C8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5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9AEE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58EC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支票繳款作業</w:t>
            </w:r>
            <w:r w:rsidRPr="008F20B5">
              <w:rPr>
                <w:rFonts w:ascii="標楷體" w:eastAsia="標楷體" w:hAnsi="標楷體" w:cs="新細明體"/>
                <w:kern w:val="0"/>
              </w:rPr>
              <w:t>-轉出納票據資料</w:t>
            </w:r>
          </w:p>
        </w:tc>
      </w:tr>
      <w:tr w:rsidR="001F4582" w:rsidRPr="008F20B5" w14:paraId="6F2C1E6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87F652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A599EC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票據媒體檔</w:t>
            </w:r>
          </w:p>
        </w:tc>
        <w:tc>
          <w:tcPr>
            <w:tcW w:w="943" w:type="pct"/>
            <w:vMerge/>
            <w:tcBorders>
              <w:top w:val="nil"/>
              <w:left w:val="single" w:sz="4" w:space="0" w:color="auto"/>
              <w:bottom w:val="single" w:sz="4" w:space="0" w:color="auto"/>
              <w:right w:val="single" w:sz="4" w:space="0" w:color="auto"/>
            </w:tcBorders>
            <w:vAlign w:val="center"/>
            <w:hideMark/>
          </w:tcPr>
          <w:p w14:paraId="4B2C346B" w14:textId="77777777" w:rsidR="001F4582" w:rsidRPr="008F20B5" w:rsidRDefault="001F4582" w:rsidP="00D6614F">
            <w:pPr>
              <w:widowControl/>
              <w:jc w:val="both"/>
              <w:rPr>
                <w:rFonts w:ascii="標楷體" w:eastAsia="標楷體" w:hAnsi="標楷體" w:cs="新細明體"/>
                <w:kern w:val="0"/>
              </w:rPr>
            </w:pPr>
          </w:p>
        </w:tc>
        <w:tc>
          <w:tcPr>
            <w:tcW w:w="614" w:type="pct"/>
            <w:vMerge/>
            <w:tcBorders>
              <w:top w:val="nil"/>
              <w:left w:val="single" w:sz="4" w:space="0" w:color="auto"/>
              <w:bottom w:val="single" w:sz="4" w:space="0" w:color="auto"/>
              <w:right w:val="single" w:sz="4" w:space="0" w:color="auto"/>
            </w:tcBorders>
            <w:vAlign w:val="center"/>
            <w:hideMark/>
          </w:tcPr>
          <w:p w14:paraId="79E3D2B2" w14:textId="77777777" w:rsidR="001F4582" w:rsidRPr="008F20B5" w:rsidRDefault="001F4582" w:rsidP="00D6614F">
            <w:pPr>
              <w:widowControl/>
              <w:jc w:val="both"/>
              <w:rPr>
                <w:rFonts w:ascii="標楷體" w:eastAsia="標楷體" w:hAnsi="標楷體" w:cs="新細明體"/>
                <w:kern w:val="0"/>
              </w:rPr>
            </w:pPr>
          </w:p>
        </w:tc>
        <w:tc>
          <w:tcPr>
            <w:tcW w:w="2015" w:type="pct"/>
            <w:vMerge/>
            <w:tcBorders>
              <w:top w:val="nil"/>
              <w:left w:val="single" w:sz="4" w:space="0" w:color="auto"/>
              <w:bottom w:val="single" w:sz="4" w:space="0" w:color="auto"/>
              <w:right w:val="single" w:sz="4" w:space="0" w:color="auto"/>
            </w:tcBorders>
            <w:vAlign w:val="center"/>
            <w:hideMark/>
          </w:tcPr>
          <w:p w14:paraId="3416F119" w14:textId="77777777" w:rsidR="001F4582" w:rsidRPr="008F20B5" w:rsidRDefault="001F4582" w:rsidP="00D6614F">
            <w:pPr>
              <w:widowControl/>
              <w:jc w:val="both"/>
              <w:rPr>
                <w:rFonts w:ascii="標楷體" w:eastAsia="標楷體" w:hAnsi="標楷體" w:cs="新細明體"/>
                <w:kern w:val="0"/>
              </w:rPr>
            </w:pPr>
          </w:p>
        </w:tc>
      </w:tr>
      <w:tr w:rsidR="001F4582" w:rsidRPr="008F20B5" w14:paraId="18F0174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A982D5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B1032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支票兌現檔</w:t>
            </w:r>
          </w:p>
        </w:tc>
        <w:tc>
          <w:tcPr>
            <w:tcW w:w="943" w:type="pct"/>
            <w:tcBorders>
              <w:top w:val="nil"/>
              <w:left w:val="nil"/>
              <w:bottom w:val="single" w:sz="4" w:space="0" w:color="auto"/>
              <w:right w:val="single" w:sz="4" w:space="0" w:color="auto"/>
            </w:tcBorders>
            <w:shd w:val="clear" w:color="auto" w:fill="auto"/>
            <w:noWrap/>
            <w:vAlign w:val="center"/>
            <w:hideMark/>
          </w:tcPr>
          <w:p w14:paraId="0764C4AE"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共通平台</w:t>
            </w:r>
          </w:p>
          <w:p w14:paraId="3FD9EB4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管理系統</w:t>
            </w:r>
          </w:p>
        </w:tc>
        <w:tc>
          <w:tcPr>
            <w:tcW w:w="614" w:type="pct"/>
            <w:tcBorders>
              <w:top w:val="nil"/>
              <w:left w:val="nil"/>
              <w:bottom w:val="single" w:sz="4" w:space="0" w:color="auto"/>
              <w:right w:val="single" w:sz="4" w:space="0" w:color="auto"/>
            </w:tcBorders>
            <w:shd w:val="clear" w:color="auto" w:fill="auto"/>
            <w:noWrap/>
            <w:vAlign w:val="center"/>
            <w:hideMark/>
          </w:tcPr>
          <w:p w14:paraId="2622DE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22B51B9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支票兌現作業</w:t>
            </w:r>
          </w:p>
        </w:tc>
      </w:tr>
      <w:tr w:rsidR="001F4582" w:rsidRPr="008F20B5" w14:paraId="671D727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DB97A5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F9873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w:t>
            </w:r>
          </w:p>
        </w:tc>
        <w:tc>
          <w:tcPr>
            <w:tcW w:w="943" w:type="pct"/>
            <w:tcBorders>
              <w:top w:val="nil"/>
              <w:left w:val="nil"/>
              <w:bottom w:val="single" w:sz="4" w:space="0" w:color="auto"/>
              <w:right w:val="single" w:sz="4" w:space="0" w:color="auto"/>
            </w:tcBorders>
            <w:shd w:val="clear" w:color="auto" w:fill="auto"/>
            <w:noWrap/>
            <w:vAlign w:val="center"/>
            <w:hideMark/>
          </w:tcPr>
          <w:p w14:paraId="7688E3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7C90E7A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5E1502E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會計關帳作業</w:t>
            </w:r>
          </w:p>
        </w:tc>
      </w:tr>
      <w:tr w:rsidR="001F4582" w:rsidRPr="008F20B5" w14:paraId="3F7FC3B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BE416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E039B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火險到期檔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373A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新光產險</w:t>
            </w:r>
          </w:p>
        </w:tc>
        <w:tc>
          <w:tcPr>
            <w:tcW w:w="614" w:type="pct"/>
            <w:tcBorders>
              <w:top w:val="nil"/>
              <w:left w:val="nil"/>
              <w:bottom w:val="single" w:sz="4" w:space="0" w:color="auto"/>
              <w:right w:val="single" w:sz="4" w:space="0" w:color="auto"/>
            </w:tcBorders>
            <w:shd w:val="clear" w:color="auto" w:fill="auto"/>
            <w:noWrap/>
            <w:vAlign w:val="center"/>
            <w:hideMark/>
          </w:tcPr>
          <w:p w14:paraId="3648BAD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3496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火險作業</w:t>
            </w:r>
          </w:p>
        </w:tc>
      </w:tr>
      <w:tr w:rsidR="001F4582" w:rsidRPr="008F20B5" w14:paraId="66E3650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84E57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36B0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火險詢價檔</w:t>
            </w:r>
          </w:p>
        </w:tc>
        <w:tc>
          <w:tcPr>
            <w:tcW w:w="943" w:type="pct"/>
            <w:vMerge/>
            <w:tcBorders>
              <w:top w:val="nil"/>
              <w:left w:val="single" w:sz="4" w:space="0" w:color="auto"/>
              <w:bottom w:val="single" w:sz="4" w:space="0" w:color="auto"/>
              <w:right w:val="single" w:sz="4" w:space="0" w:color="auto"/>
            </w:tcBorders>
            <w:vAlign w:val="center"/>
            <w:hideMark/>
          </w:tcPr>
          <w:p w14:paraId="4D0DEE3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A78ABC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2634F3A"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5DC14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CA761E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C62F8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火險最終保單檔</w:t>
            </w:r>
          </w:p>
        </w:tc>
        <w:tc>
          <w:tcPr>
            <w:tcW w:w="943" w:type="pct"/>
            <w:vMerge/>
            <w:tcBorders>
              <w:top w:val="nil"/>
              <w:left w:val="single" w:sz="4" w:space="0" w:color="auto"/>
              <w:bottom w:val="single" w:sz="4" w:space="0" w:color="auto"/>
              <w:right w:val="single" w:sz="4" w:space="0" w:color="auto"/>
            </w:tcBorders>
            <w:vAlign w:val="center"/>
            <w:hideMark/>
          </w:tcPr>
          <w:p w14:paraId="7BE86CE2"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1EA60FD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63B9863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A1320C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CD3CA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E9BB2E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火險佣金媒體檔</w:t>
            </w:r>
          </w:p>
        </w:tc>
        <w:tc>
          <w:tcPr>
            <w:tcW w:w="943" w:type="pct"/>
            <w:vMerge/>
            <w:tcBorders>
              <w:top w:val="nil"/>
              <w:left w:val="single" w:sz="4" w:space="0" w:color="auto"/>
              <w:bottom w:val="single" w:sz="4" w:space="0" w:color="auto"/>
              <w:right w:val="single" w:sz="4" w:space="0" w:color="auto"/>
            </w:tcBorders>
            <w:vAlign w:val="center"/>
            <w:hideMark/>
          </w:tcPr>
          <w:p w14:paraId="562BD7AF"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AFE272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333096BA" w14:textId="77777777" w:rsidR="001F4582" w:rsidRPr="008F20B5" w:rsidRDefault="001F4582" w:rsidP="00D6614F">
            <w:pPr>
              <w:widowControl/>
              <w:jc w:val="both"/>
              <w:rPr>
                <w:rFonts w:ascii="標楷體" w:eastAsia="標楷體" w:hAnsi="標楷體" w:cs="新細明體"/>
                <w:kern w:val="0"/>
              </w:rPr>
            </w:pPr>
          </w:p>
        </w:tc>
      </w:tr>
      <w:tr w:rsidR="001F4582" w:rsidRPr="008F20B5" w14:paraId="6B17630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ADD6F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C19A85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1F5BBB7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新壽保經</w:t>
            </w:r>
          </w:p>
        </w:tc>
        <w:tc>
          <w:tcPr>
            <w:tcW w:w="614" w:type="pct"/>
            <w:tcBorders>
              <w:top w:val="nil"/>
              <w:left w:val="nil"/>
              <w:bottom w:val="single" w:sz="4" w:space="0" w:color="auto"/>
              <w:right w:val="single" w:sz="4" w:space="0" w:color="auto"/>
            </w:tcBorders>
            <w:shd w:val="clear" w:color="auto" w:fill="auto"/>
            <w:noWrap/>
            <w:vAlign w:val="center"/>
            <w:hideMark/>
          </w:tcPr>
          <w:p w14:paraId="1D3498D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05D8D95C" w14:textId="77777777" w:rsidR="001F4582" w:rsidRPr="008F20B5" w:rsidRDefault="001F4582" w:rsidP="00D6614F">
            <w:pPr>
              <w:widowControl/>
              <w:jc w:val="both"/>
              <w:rPr>
                <w:rFonts w:ascii="標楷體" w:eastAsia="標楷體" w:hAnsi="標楷體" w:cs="新細明體"/>
                <w:kern w:val="0"/>
              </w:rPr>
            </w:pPr>
          </w:p>
        </w:tc>
      </w:tr>
      <w:tr w:rsidR="001F4582" w:rsidRPr="008F20B5" w14:paraId="0B9FF2A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3FF8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03161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6176237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0C3BA6B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6778429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獎勵金作業</w:t>
            </w:r>
          </w:p>
        </w:tc>
      </w:tr>
      <w:tr w:rsidR="001F4582" w:rsidRPr="008F20B5" w14:paraId="08F1D15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22CA8F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659E8D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五類資產分類檔</w:t>
            </w:r>
          </w:p>
        </w:tc>
        <w:tc>
          <w:tcPr>
            <w:tcW w:w="943" w:type="pct"/>
            <w:tcBorders>
              <w:top w:val="nil"/>
              <w:left w:val="nil"/>
              <w:bottom w:val="single" w:sz="4" w:space="0" w:color="auto"/>
              <w:right w:val="single" w:sz="4" w:space="0" w:color="auto"/>
            </w:tcBorders>
            <w:shd w:val="clear" w:color="auto" w:fill="auto"/>
            <w:noWrap/>
            <w:vAlign w:val="center"/>
            <w:hideMark/>
          </w:tcPr>
          <w:p w14:paraId="524637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6ADC654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270B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Ifrs9作業</w:t>
            </w:r>
          </w:p>
        </w:tc>
      </w:tr>
      <w:tr w:rsidR="001F4582" w:rsidRPr="008F20B5" w14:paraId="380E104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FF9099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FF2B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利息法帳面資料檔</w:t>
            </w:r>
          </w:p>
        </w:tc>
        <w:tc>
          <w:tcPr>
            <w:tcW w:w="943" w:type="pct"/>
            <w:tcBorders>
              <w:top w:val="nil"/>
              <w:left w:val="nil"/>
              <w:bottom w:val="single" w:sz="4" w:space="0" w:color="auto"/>
              <w:right w:val="single" w:sz="4" w:space="0" w:color="auto"/>
            </w:tcBorders>
            <w:shd w:val="clear" w:color="auto" w:fill="auto"/>
            <w:noWrap/>
            <w:vAlign w:val="center"/>
            <w:hideMark/>
          </w:tcPr>
          <w:p w14:paraId="2CFFFAF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734B68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EF6405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00B11E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E9478F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F1ACDD"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w:t>
            </w:r>
          </w:p>
          <w:p w14:paraId="028194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資料欄位清單</w:t>
            </w:r>
            <w:r w:rsidRPr="008F20B5">
              <w:rPr>
                <w:rFonts w:ascii="標楷體" w:eastAsia="標楷體" w:hAnsi="標楷體" w:cs="新細明體"/>
                <w:kern w:val="0"/>
              </w:rPr>
              <w:t>1~10</w:t>
            </w:r>
          </w:p>
        </w:tc>
        <w:tc>
          <w:tcPr>
            <w:tcW w:w="943" w:type="pct"/>
            <w:tcBorders>
              <w:top w:val="nil"/>
              <w:left w:val="nil"/>
              <w:bottom w:val="single" w:sz="4" w:space="0" w:color="auto"/>
              <w:right w:val="single" w:sz="4" w:space="0" w:color="auto"/>
            </w:tcBorders>
            <w:shd w:val="clear" w:color="auto" w:fill="auto"/>
            <w:noWrap/>
            <w:vAlign w:val="center"/>
            <w:hideMark/>
          </w:tcPr>
          <w:p w14:paraId="4021E9D1"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預期損失</w:t>
            </w:r>
          </w:p>
          <w:p w14:paraId="7013CD1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計算系統</w:t>
            </w:r>
          </w:p>
        </w:tc>
        <w:tc>
          <w:tcPr>
            <w:tcW w:w="614" w:type="pct"/>
            <w:tcBorders>
              <w:top w:val="nil"/>
              <w:left w:val="nil"/>
              <w:bottom w:val="single" w:sz="4" w:space="0" w:color="auto"/>
              <w:right w:val="single" w:sz="4" w:space="0" w:color="auto"/>
            </w:tcBorders>
            <w:shd w:val="clear" w:color="auto" w:fill="auto"/>
            <w:noWrap/>
            <w:vAlign w:val="center"/>
            <w:hideMark/>
          </w:tcPr>
          <w:p w14:paraId="42AFFE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74B85E6B" w14:textId="77777777" w:rsidR="001F4582" w:rsidRPr="008F20B5" w:rsidRDefault="001F4582" w:rsidP="00D6614F">
            <w:pPr>
              <w:widowControl/>
              <w:jc w:val="both"/>
              <w:rPr>
                <w:rFonts w:ascii="標楷體" w:eastAsia="標楷體" w:hAnsi="標楷體" w:cs="新細明體"/>
                <w:kern w:val="0"/>
              </w:rPr>
            </w:pPr>
          </w:p>
        </w:tc>
      </w:tr>
      <w:tr w:rsidR="001F4582" w:rsidRPr="008F20B5" w14:paraId="3496E49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BB900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D91621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放款承諾傳票媒體檔</w:t>
            </w:r>
          </w:p>
        </w:tc>
        <w:tc>
          <w:tcPr>
            <w:tcW w:w="943" w:type="pct"/>
            <w:tcBorders>
              <w:top w:val="nil"/>
              <w:left w:val="nil"/>
              <w:bottom w:val="single" w:sz="4" w:space="0" w:color="auto"/>
              <w:right w:val="single" w:sz="4" w:space="0" w:color="auto"/>
            </w:tcBorders>
            <w:shd w:val="clear" w:color="auto" w:fill="auto"/>
            <w:noWrap/>
            <w:vAlign w:val="center"/>
            <w:hideMark/>
          </w:tcPr>
          <w:p w14:paraId="7D6BF3D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3177C02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5A1361AC" w14:textId="77777777" w:rsidR="001F4582" w:rsidRPr="008F20B5" w:rsidRDefault="001F4582" w:rsidP="00D6614F">
            <w:pPr>
              <w:widowControl/>
              <w:jc w:val="both"/>
              <w:rPr>
                <w:rFonts w:ascii="標楷體" w:eastAsia="標楷體" w:hAnsi="標楷體" w:cs="新細明體"/>
                <w:kern w:val="0"/>
              </w:rPr>
            </w:pPr>
          </w:p>
        </w:tc>
      </w:tr>
      <w:tr w:rsidR="001F4582" w:rsidRPr="008F20B5" w14:paraId="255DE456"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BCC5E4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49B97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『折溢價攤銷入帳數』</w:t>
            </w:r>
          </w:p>
        </w:tc>
        <w:tc>
          <w:tcPr>
            <w:tcW w:w="943" w:type="pct"/>
            <w:tcBorders>
              <w:top w:val="nil"/>
              <w:left w:val="nil"/>
              <w:bottom w:val="single" w:sz="4" w:space="0" w:color="auto"/>
              <w:right w:val="single" w:sz="4" w:space="0" w:color="auto"/>
            </w:tcBorders>
            <w:shd w:val="clear" w:color="auto" w:fill="auto"/>
            <w:noWrap/>
            <w:vAlign w:val="center"/>
            <w:hideMark/>
          </w:tcPr>
          <w:p w14:paraId="495BC9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w:t>
            </w:r>
          </w:p>
        </w:tc>
        <w:tc>
          <w:tcPr>
            <w:tcW w:w="614" w:type="pct"/>
            <w:tcBorders>
              <w:top w:val="nil"/>
              <w:left w:val="nil"/>
              <w:bottom w:val="single" w:sz="4" w:space="0" w:color="auto"/>
              <w:right w:val="single" w:sz="4" w:space="0" w:color="auto"/>
            </w:tcBorders>
            <w:shd w:val="clear" w:color="auto" w:fill="auto"/>
            <w:noWrap/>
            <w:vAlign w:val="center"/>
            <w:hideMark/>
          </w:tcPr>
          <w:p w14:paraId="615CFF40" w14:textId="77777777" w:rsidR="001F4582" w:rsidRPr="008F20B5" w:rsidRDefault="00D6614F"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47B928C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IAS39利息法</w:t>
            </w:r>
            <w:r w:rsidRPr="008F20B5">
              <w:rPr>
                <w:rFonts w:ascii="標楷體" w:eastAsia="標楷體" w:hAnsi="標楷體" w:cs="新細明體" w:hint="eastAsia"/>
                <w:kern w:val="0"/>
              </w:rPr>
              <w:t>帳面資料上傳作業</w:t>
            </w:r>
          </w:p>
        </w:tc>
      </w:tr>
      <w:tr w:rsidR="001F4582" w:rsidRPr="008F20B5" w14:paraId="00B8668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E0D77C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5B8100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姓名檢核</w:t>
            </w:r>
          </w:p>
        </w:tc>
        <w:tc>
          <w:tcPr>
            <w:tcW w:w="943" w:type="pct"/>
            <w:tcBorders>
              <w:top w:val="nil"/>
              <w:left w:val="nil"/>
              <w:bottom w:val="single" w:sz="4" w:space="0" w:color="auto"/>
              <w:right w:val="single" w:sz="4" w:space="0" w:color="auto"/>
            </w:tcBorders>
            <w:shd w:val="clear" w:color="auto" w:fill="auto"/>
            <w:noWrap/>
            <w:vAlign w:val="center"/>
            <w:hideMark/>
          </w:tcPr>
          <w:p w14:paraId="014B285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AML</w:t>
            </w:r>
          </w:p>
        </w:tc>
        <w:tc>
          <w:tcPr>
            <w:tcW w:w="614" w:type="pct"/>
            <w:tcBorders>
              <w:top w:val="nil"/>
              <w:left w:val="nil"/>
              <w:bottom w:val="single" w:sz="4" w:space="0" w:color="auto"/>
              <w:right w:val="single" w:sz="4" w:space="0" w:color="auto"/>
            </w:tcBorders>
            <w:shd w:val="clear" w:color="auto" w:fill="auto"/>
            <w:noWrap/>
            <w:vAlign w:val="center"/>
            <w:hideMark/>
          </w:tcPr>
          <w:p w14:paraId="3B56947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輸出電文</w:t>
            </w:r>
          </w:p>
        </w:tc>
        <w:tc>
          <w:tcPr>
            <w:tcW w:w="2015" w:type="pct"/>
            <w:tcBorders>
              <w:top w:val="nil"/>
              <w:left w:val="nil"/>
              <w:bottom w:val="single" w:sz="4" w:space="0" w:color="auto"/>
              <w:right w:val="single" w:sz="4" w:space="0" w:color="auto"/>
            </w:tcBorders>
            <w:shd w:val="clear" w:color="auto" w:fill="auto"/>
            <w:noWrap/>
            <w:vAlign w:val="center"/>
            <w:hideMark/>
          </w:tcPr>
          <w:p w14:paraId="038AD92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見</w:t>
            </w:r>
            <w:r w:rsidRPr="008F20B5">
              <w:rPr>
                <w:rFonts w:ascii="標楷體" w:eastAsia="標楷體" w:hAnsi="標楷體" w:cs="新細明體"/>
                <w:kern w:val="0"/>
              </w:rPr>
              <w:t>[遵循法令作業]說明</w:t>
            </w:r>
          </w:p>
        </w:tc>
      </w:tr>
      <w:tr w:rsidR="001F4582" w:rsidRPr="008F20B5" w14:paraId="2A36F3C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D425B4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5B5886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放款各類資料庫</w:t>
            </w:r>
          </w:p>
        </w:tc>
        <w:tc>
          <w:tcPr>
            <w:tcW w:w="943" w:type="pct"/>
            <w:tcBorders>
              <w:top w:val="nil"/>
              <w:left w:val="nil"/>
              <w:bottom w:val="single" w:sz="4" w:space="0" w:color="auto"/>
              <w:right w:val="single" w:sz="4" w:space="0" w:color="auto"/>
            </w:tcBorders>
            <w:shd w:val="clear" w:color="auto" w:fill="auto"/>
            <w:noWrap/>
            <w:vAlign w:val="center"/>
            <w:hideMark/>
          </w:tcPr>
          <w:p w14:paraId="103E4D7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資料倉儲</w:t>
            </w:r>
          </w:p>
        </w:tc>
        <w:tc>
          <w:tcPr>
            <w:tcW w:w="614" w:type="pct"/>
            <w:tcBorders>
              <w:top w:val="nil"/>
              <w:left w:val="nil"/>
              <w:bottom w:val="single" w:sz="4" w:space="0" w:color="auto"/>
              <w:right w:val="single" w:sz="4" w:space="0" w:color="auto"/>
            </w:tcBorders>
            <w:shd w:val="clear" w:color="auto" w:fill="auto"/>
            <w:noWrap/>
            <w:vAlign w:val="center"/>
            <w:hideMark/>
          </w:tcPr>
          <w:p w14:paraId="412E2E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23CA7D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Informatica方式</w:t>
            </w:r>
          </w:p>
        </w:tc>
      </w:tr>
      <w:tr w:rsidR="001F4582" w:rsidRPr="008F20B5" w14:paraId="703342D1"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933FC15"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A5A67B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查詢繳息狀況及</w:t>
            </w:r>
          </w:p>
          <w:p w14:paraId="794A29F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貸款餘額</w:t>
            </w:r>
          </w:p>
        </w:tc>
        <w:tc>
          <w:tcPr>
            <w:tcW w:w="943" w:type="pct"/>
            <w:tcBorders>
              <w:top w:val="nil"/>
              <w:left w:val="nil"/>
              <w:bottom w:val="single" w:sz="4" w:space="0" w:color="auto"/>
              <w:right w:val="single" w:sz="4" w:space="0" w:color="auto"/>
            </w:tcBorders>
            <w:shd w:val="clear" w:color="auto" w:fill="auto"/>
            <w:noWrap/>
            <w:vAlign w:val="center"/>
            <w:hideMark/>
          </w:tcPr>
          <w:p w14:paraId="2D38585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新光人壽官網</w:t>
            </w:r>
          </w:p>
        </w:tc>
        <w:tc>
          <w:tcPr>
            <w:tcW w:w="614" w:type="pct"/>
            <w:tcBorders>
              <w:top w:val="nil"/>
              <w:left w:val="nil"/>
              <w:bottom w:val="single" w:sz="4" w:space="0" w:color="auto"/>
              <w:right w:val="single" w:sz="4" w:space="0" w:color="auto"/>
            </w:tcBorders>
            <w:shd w:val="clear" w:color="auto" w:fill="auto"/>
            <w:noWrap/>
            <w:vAlign w:val="center"/>
            <w:hideMark/>
          </w:tcPr>
          <w:p w14:paraId="65A1242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tcBorders>
              <w:top w:val="nil"/>
              <w:left w:val="nil"/>
              <w:bottom w:val="single" w:sz="4" w:space="0" w:color="auto"/>
              <w:right w:val="single" w:sz="4" w:space="0" w:color="auto"/>
            </w:tcBorders>
            <w:shd w:val="clear" w:color="auto" w:fill="auto"/>
            <w:vAlign w:val="center"/>
            <w:hideMark/>
          </w:tcPr>
          <w:p w14:paraId="71F5726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 xml:space="preserve">　</w:t>
            </w:r>
          </w:p>
        </w:tc>
      </w:tr>
    </w:tbl>
    <w:p w14:paraId="799744EF" w14:textId="77777777" w:rsidR="001F4582" w:rsidRPr="004A1C2C" w:rsidRDefault="001F4582">
      <w:pPr>
        <w:widowControl/>
        <w:rPr>
          <w:rFonts w:ascii="標楷體" w:eastAsia="標楷體" w:hAnsi="標楷體"/>
        </w:rPr>
      </w:pPr>
    </w:p>
    <w:p w14:paraId="3B3C6C27" w14:textId="77777777" w:rsidR="00430E60" w:rsidRPr="004A1C2C" w:rsidRDefault="00430E60">
      <w:pPr>
        <w:widowControl/>
        <w:rPr>
          <w:rFonts w:ascii="標楷體" w:eastAsia="標楷體" w:hAnsi="標楷體"/>
        </w:rPr>
      </w:pPr>
      <w:r w:rsidRPr="004A1C2C">
        <w:rPr>
          <w:rFonts w:ascii="標楷體" w:eastAsia="標楷體" w:hAnsi="標楷體"/>
        </w:rPr>
        <w:br w:type="page"/>
      </w:r>
    </w:p>
    <w:p w14:paraId="180DDA3B" w14:textId="77777777" w:rsidR="00430E60" w:rsidRPr="004A1C2C" w:rsidRDefault="00430E60">
      <w:pPr>
        <w:widowControl/>
        <w:rPr>
          <w:rFonts w:ascii="標楷體" w:eastAsia="標楷體" w:hAnsi="標楷體"/>
        </w:rPr>
      </w:pPr>
    </w:p>
    <w:p w14:paraId="6679B68A" w14:textId="54D54DF7" w:rsidR="00430E60" w:rsidRPr="004A1C2C" w:rsidRDefault="00430E60" w:rsidP="0078740E">
      <w:pPr>
        <w:pStyle w:val="3"/>
        <w:numPr>
          <w:ilvl w:val="0"/>
          <w:numId w:val="5"/>
        </w:numPr>
        <w:spacing w:before="0" w:after="240"/>
        <w:rPr>
          <w:rFonts w:ascii="標楷體" w:hAnsi="標楷體"/>
        </w:rPr>
      </w:pPr>
      <w:bookmarkStart w:id="69" w:name="_Toc90483138"/>
      <w:bookmarkStart w:id="70" w:name="_Toc90483393"/>
      <w:bookmarkStart w:id="71" w:name="_Toc90483509"/>
      <w:bookmarkStart w:id="72" w:name="_Toc90483735"/>
      <w:bookmarkStart w:id="73" w:name="_Toc90490007"/>
      <w:bookmarkStart w:id="74" w:name="_Toc140244516"/>
      <w:proofErr w:type="spellStart"/>
      <w:r w:rsidRPr="004A1C2C">
        <w:rPr>
          <w:rFonts w:ascii="標楷體" w:hAnsi="標楷體"/>
        </w:rPr>
        <w:t>Eloan</w:t>
      </w:r>
      <w:proofErr w:type="spellEnd"/>
      <w:r w:rsidRPr="004A1C2C">
        <w:rPr>
          <w:rFonts w:ascii="標楷體" w:hAnsi="標楷體" w:hint="eastAsia"/>
        </w:rPr>
        <w:t>介面</w:t>
      </w:r>
      <w:bookmarkEnd w:id="69"/>
      <w:bookmarkEnd w:id="70"/>
      <w:bookmarkEnd w:id="71"/>
      <w:bookmarkEnd w:id="72"/>
      <w:bookmarkEnd w:id="73"/>
      <w:bookmarkEnd w:id="74"/>
    </w:p>
    <w:p w14:paraId="665CB34F" w14:textId="77777777" w:rsidR="00430E60" w:rsidRPr="008F20B5" w:rsidRDefault="00430E60" w:rsidP="00430E60">
      <w:pPr>
        <w:widowControl/>
        <w:adjustRightInd w:val="0"/>
        <w:snapToGrid w:val="0"/>
        <w:ind w:leftChars="118" w:left="283"/>
        <w:jc w:val="both"/>
        <w:rPr>
          <w:rFonts w:ascii="標楷體" w:eastAsia="標楷體" w:hAnsi="標楷體" w:cs="標楷體"/>
          <w:kern w:val="0"/>
          <w:sz w:val="28"/>
          <w:szCs w:val="22"/>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)新案件採用電文方式</w:t>
      </w:r>
    </w:p>
    <w:p w14:paraId="0D57BC1D"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1.通訊</w:t>
      </w:r>
      <w:r w:rsidRPr="008F20B5">
        <w:rPr>
          <w:rFonts w:ascii="標楷體" w:eastAsia="標楷體" w:hAnsi="標楷體" w:hint="eastAsia"/>
          <w:sz w:val="28"/>
          <w:szCs w:val="28"/>
        </w:rPr>
        <w:t>採</w:t>
      </w:r>
      <w:r w:rsidRPr="008F20B5">
        <w:rPr>
          <w:rFonts w:ascii="標楷體" w:eastAsia="標楷體" w:hAnsi="標楷體"/>
          <w:sz w:val="28"/>
          <w:szCs w:val="28"/>
        </w:rPr>
        <w:t>socket方式。</w:t>
      </w:r>
    </w:p>
    <w:p w14:paraId="79D852EA"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2.主管覆核後整批傳送。</w:t>
      </w:r>
    </w:p>
    <w:p w14:paraId="7AF1C58D" w14:textId="77777777" w:rsidR="00430E60" w:rsidRPr="008F20B5" w:rsidRDefault="00430E60" w:rsidP="00430E60">
      <w:pPr>
        <w:autoSpaceDE w:val="0"/>
        <w:autoSpaceDN w:val="0"/>
        <w:spacing w:line="400" w:lineRule="exact"/>
        <w:ind w:leftChars="350" w:left="1120" w:hangingChars="100" w:hanging="280"/>
        <w:rPr>
          <w:rFonts w:ascii="標楷體" w:eastAsia="標楷體" w:hAnsi="標楷體"/>
          <w:sz w:val="28"/>
          <w:szCs w:val="28"/>
        </w:rPr>
      </w:pPr>
      <w:r w:rsidRPr="008F20B5">
        <w:rPr>
          <w:rFonts w:ascii="標楷體" w:eastAsia="標楷體" w:hAnsi="標楷體"/>
          <w:sz w:val="28"/>
          <w:szCs w:val="28"/>
        </w:rPr>
        <w:t>3.依客戶</w:t>
      </w:r>
      <w:r w:rsidRPr="008F20B5">
        <w:rPr>
          <w:rFonts w:ascii="標楷體" w:eastAsia="標楷體" w:hAnsi="標楷體" w:hint="eastAsia"/>
          <w:sz w:val="28"/>
          <w:szCs w:val="28"/>
        </w:rPr>
        <w:t>戶號為傳送單位，包含客戶、額度、擔保品</w:t>
      </w:r>
      <w:r w:rsidRPr="008F20B5">
        <w:rPr>
          <w:rFonts w:ascii="標楷體" w:eastAsia="標楷體" w:hAnsi="標楷體" w:hint="eastAsia"/>
          <w:sz w:val="28"/>
          <w:szCs w:val="28"/>
          <w:lang w:eastAsia="zh-HK"/>
        </w:rPr>
        <w:t>等</w:t>
      </w:r>
      <w:r w:rsidRPr="008F20B5">
        <w:rPr>
          <w:rFonts w:ascii="標楷體" w:eastAsia="標楷體" w:hAnsi="標楷體" w:hint="eastAsia"/>
          <w:sz w:val="28"/>
          <w:szCs w:val="28"/>
        </w:rPr>
        <w:t>，以交易陣列方式組電文上送，同時成功同時失敗。</w:t>
      </w:r>
    </w:p>
    <w:p w14:paraId="2834BDD1"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4.Timeout/error</w:t>
      </w:r>
      <w:r w:rsidRPr="008F20B5">
        <w:rPr>
          <w:rFonts w:ascii="標楷體" w:eastAsia="標楷體" w:hAnsi="標楷體" w:hint="eastAsia"/>
          <w:sz w:val="28"/>
          <w:szCs w:val="28"/>
        </w:rPr>
        <w:t>人工處理。</w:t>
      </w:r>
    </w:p>
    <w:p w14:paraId="0913DCB6" w14:textId="43C5EB9C" w:rsidR="00430E60" w:rsidRPr="0075082F" w:rsidRDefault="00430E60" w:rsidP="0075082F">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5.上送成功後，不提供變更功能(變更需申請DB</w:t>
      </w:r>
      <w:r w:rsidRPr="008F20B5">
        <w:rPr>
          <w:rFonts w:ascii="標楷體" w:eastAsia="標楷體" w:hAnsi="標楷體" w:hint="eastAsia"/>
          <w:sz w:val="28"/>
          <w:szCs w:val="28"/>
        </w:rPr>
        <w:t>異動單</w:t>
      </w:r>
      <w:r w:rsidRPr="008F20B5">
        <w:rPr>
          <w:rFonts w:ascii="標楷體" w:eastAsia="標楷體" w:hAnsi="標楷體"/>
          <w:sz w:val="28"/>
          <w:szCs w:val="28"/>
        </w:rPr>
        <w:t>)。</w:t>
      </w:r>
    </w:p>
    <w:p w14:paraId="5A06E870" w14:textId="0F0192AC" w:rsidR="00430E60" w:rsidRPr="004A1C2C" w:rsidRDefault="0075082F" w:rsidP="0075082F">
      <w:pPr>
        <w:widowControl/>
        <w:jc w:val="center"/>
        <w:rPr>
          <w:rFonts w:ascii="標楷體" w:eastAsia="標楷體" w:hAnsi="標楷體"/>
        </w:rPr>
      </w:pPr>
      <w:r>
        <w:rPr>
          <w:rFonts w:ascii="標楷體" w:eastAsia="標楷體" w:hAnsi="標楷體"/>
          <w:noProof/>
        </w:rPr>
        <w:drawing>
          <wp:inline distT="0" distB="0" distL="0" distR="0" wp14:anchorId="17FFDB57" wp14:editId="1162332E">
            <wp:extent cx="5640149" cy="6369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93" cy="6380505"/>
                    </a:xfrm>
                    <a:prstGeom prst="rect">
                      <a:avLst/>
                    </a:prstGeom>
                    <a:noFill/>
                  </pic:spPr>
                </pic:pic>
              </a:graphicData>
            </a:graphic>
          </wp:inline>
        </w:drawing>
      </w:r>
    </w:p>
    <w:p w14:paraId="561004FA" w14:textId="77777777" w:rsidR="001F4582" w:rsidRPr="004A1C2C" w:rsidRDefault="001F4582">
      <w:pPr>
        <w:widowControl/>
        <w:rPr>
          <w:rFonts w:ascii="標楷體" w:eastAsia="標楷體" w:hAnsi="標楷體"/>
        </w:rPr>
      </w:pPr>
      <w:r w:rsidRPr="004A1C2C">
        <w:rPr>
          <w:rFonts w:ascii="標楷體" w:eastAsia="標楷體" w:hAnsi="標楷體"/>
        </w:rPr>
        <w:lastRenderedPageBreak/>
        <w:br w:type="page"/>
      </w:r>
    </w:p>
    <w:p w14:paraId="3F9BC110" w14:textId="77777777" w:rsidR="001F4582" w:rsidRPr="008F20B5" w:rsidRDefault="001F4582">
      <w:pPr>
        <w:widowControl/>
        <w:rPr>
          <w:rFonts w:ascii="標楷體" w:eastAsia="標楷體" w:hAnsi="標楷體"/>
          <w:sz w:val="32"/>
          <w:szCs w:val="20"/>
        </w:rPr>
      </w:pPr>
    </w:p>
    <w:p w14:paraId="554A5F46" w14:textId="2E6A5B92" w:rsidR="00FD0BA6" w:rsidRPr="008F20B5" w:rsidRDefault="00FD0BA6" w:rsidP="001F4582">
      <w:pPr>
        <w:pStyle w:val="20"/>
        <w:keepNext w:val="0"/>
        <w:spacing w:before="0"/>
        <w:ind w:left="1134" w:hanging="1134"/>
        <w:rPr>
          <w:rFonts w:ascii="標楷體" w:hAnsi="標楷體"/>
        </w:rPr>
      </w:pPr>
      <w:bookmarkStart w:id="75" w:name="_Toc55997530"/>
      <w:bookmarkStart w:id="76" w:name="_Toc90483139"/>
      <w:bookmarkStart w:id="77" w:name="_Toc90483394"/>
      <w:bookmarkStart w:id="78" w:name="_Toc90483510"/>
      <w:bookmarkStart w:id="79" w:name="_Toc90483736"/>
      <w:bookmarkStart w:id="80" w:name="_Toc90490008"/>
      <w:bookmarkStart w:id="81" w:name="_Toc140244517"/>
      <w:r w:rsidRPr="008F20B5">
        <w:rPr>
          <w:rFonts w:ascii="標楷體" w:hAnsi="標楷體"/>
        </w:rPr>
        <w:t>2.2</w:t>
      </w:r>
      <w:r w:rsidR="00716905" w:rsidRPr="008F20B5">
        <w:rPr>
          <w:rFonts w:ascii="標楷體" w:hAnsi="標楷體"/>
        </w:rPr>
        <w:t xml:space="preserve">    </w:t>
      </w:r>
      <w:r w:rsidRPr="008F20B5">
        <w:rPr>
          <w:rFonts w:ascii="標楷體" w:hAnsi="標楷體"/>
        </w:rPr>
        <w:t>非功能性需求</w:t>
      </w:r>
      <w:bookmarkEnd w:id="75"/>
      <w:bookmarkEnd w:id="76"/>
      <w:bookmarkEnd w:id="77"/>
      <w:bookmarkEnd w:id="78"/>
      <w:bookmarkEnd w:id="79"/>
      <w:bookmarkEnd w:id="80"/>
      <w:bookmarkEnd w:id="81"/>
    </w:p>
    <w:p w14:paraId="2135DFD1" w14:textId="77777777" w:rsidR="00FD0BA6" w:rsidRPr="008F20B5" w:rsidRDefault="00FD0BA6" w:rsidP="00FD0BA6">
      <w:pPr>
        <w:tabs>
          <w:tab w:val="left" w:pos="788"/>
        </w:tabs>
        <w:rPr>
          <w:rFonts w:ascii="標楷體" w:eastAsia="標楷體" w:hAnsi="標楷體"/>
        </w:rPr>
      </w:pPr>
    </w:p>
    <w:p w14:paraId="2A49493D" w14:textId="77777777" w:rsidR="001218F7" w:rsidRDefault="001218F7" w:rsidP="001218F7">
      <w:pPr>
        <w:pStyle w:val="af9"/>
        <w:rPr>
          <w:rFonts w:ascii="標楷體" w:eastAsia="標楷體" w:hAnsi="標楷體"/>
          <w:sz w:val="32"/>
          <w:szCs w:val="32"/>
          <w:highlight w:val="yellow"/>
        </w:rPr>
      </w:pPr>
      <w:r>
        <w:rPr>
          <w:rFonts w:ascii="標楷體" w:eastAsia="標楷體" w:hAnsi="標楷體" w:hint="eastAsia"/>
          <w:sz w:val="32"/>
          <w:szCs w:val="32"/>
          <w:highlight w:val="yellow"/>
        </w:rPr>
        <w:t>(1)欄位長度</w:t>
      </w:r>
    </w:p>
    <w:p w14:paraId="588B6C98" w14:textId="77777777" w:rsidR="001218F7" w:rsidRDefault="001218F7" w:rsidP="001218F7">
      <w:pPr>
        <w:ind w:leftChars="400" w:left="960"/>
        <w:rPr>
          <w:rFonts w:ascii="標楷體" w:eastAsia="標楷體" w:hAnsi="標楷體"/>
          <w:highlight w:val="green"/>
        </w:rPr>
      </w:pPr>
    </w:p>
    <w:p w14:paraId="77D1EF56" w14:textId="77777777" w:rsidR="001218F7" w:rsidRDefault="001218F7" w:rsidP="001218F7">
      <w:pPr>
        <w:ind w:leftChars="400" w:left="960"/>
        <w:rPr>
          <w:rFonts w:ascii="標楷體" w:eastAsia="標楷體" w:hAnsi="標楷體"/>
        </w:rPr>
      </w:pPr>
      <w:r>
        <w:rPr>
          <w:rFonts w:ascii="標楷體" w:eastAsia="標楷體" w:hAnsi="標楷體" w:hint="eastAsia"/>
          <w:highlight w:val="yellow"/>
        </w:rPr>
        <w:t>欄位長度如未限制輸入型態，當輸入全形中文或全形英數字時，其欄位長度佔2位，可輸入字數需相應減少。</w:t>
      </w:r>
    </w:p>
    <w:p w14:paraId="2AD8112B" w14:textId="7665F9DD" w:rsidR="00E55F55" w:rsidRPr="001218F7" w:rsidRDefault="00E55F55" w:rsidP="001218F7">
      <w:pPr>
        <w:tabs>
          <w:tab w:val="left" w:pos="788"/>
        </w:tabs>
        <w:rPr>
          <w:rFonts w:ascii="標楷體" w:eastAsia="標楷體" w:hAnsi="標楷體"/>
          <w:sz w:val="32"/>
          <w:szCs w:val="32"/>
        </w:rPr>
      </w:pPr>
    </w:p>
    <w:p w14:paraId="3E1779F6" w14:textId="77777777" w:rsidR="00FD0BA6" w:rsidRPr="008F20B5" w:rsidRDefault="00FD0BA6" w:rsidP="00FD0BA6">
      <w:pPr>
        <w:tabs>
          <w:tab w:val="left" w:pos="788"/>
        </w:tabs>
        <w:rPr>
          <w:rFonts w:ascii="標楷體" w:eastAsia="標楷體" w:hAnsi="標楷體"/>
        </w:rPr>
      </w:pPr>
    </w:p>
    <w:p w14:paraId="25AE95F4" w14:textId="77777777" w:rsidR="00FD0BA6" w:rsidRPr="008F20B5" w:rsidRDefault="00FD0BA6" w:rsidP="00FD0BA6">
      <w:pPr>
        <w:tabs>
          <w:tab w:val="left" w:pos="788"/>
        </w:tabs>
        <w:rPr>
          <w:rFonts w:ascii="標楷體" w:eastAsia="標楷體" w:hAnsi="標楷體"/>
        </w:rPr>
      </w:pPr>
    </w:p>
    <w:p w14:paraId="35BB8556" w14:textId="77777777" w:rsidR="00FD0BA6" w:rsidRPr="008F20B5" w:rsidRDefault="00FD0BA6" w:rsidP="00FD0BA6">
      <w:pPr>
        <w:tabs>
          <w:tab w:val="left" w:pos="788"/>
        </w:tabs>
        <w:rPr>
          <w:rFonts w:ascii="標楷體" w:eastAsia="標楷體" w:hAnsi="標楷體"/>
        </w:rPr>
      </w:pPr>
    </w:p>
    <w:p w14:paraId="75F709F5" w14:textId="100725F3" w:rsidR="00FD0BA6" w:rsidRPr="008F20B5" w:rsidRDefault="00FD0BA6" w:rsidP="00960B97">
      <w:pPr>
        <w:pStyle w:val="1"/>
      </w:pPr>
      <w:bookmarkStart w:id="82" w:name="_Toc55997531"/>
      <w:bookmarkStart w:id="83" w:name="_Toc90483140"/>
      <w:bookmarkStart w:id="84" w:name="_Toc90483395"/>
      <w:bookmarkStart w:id="85" w:name="_Toc90483511"/>
      <w:bookmarkStart w:id="86" w:name="_Toc90483737"/>
      <w:bookmarkStart w:id="87" w:name="_Toc90490009"/>
      <w:bookmarkStart w:id="88" w:name="_Toc140244518"/>
      <w:r w:rsidRPr="008F20B5">
        <w:lastRenderedPageBreak/>
        <w:t>第</w:t>
      </w:r>
      <w:r w:rsidRPr="008F20B5">
        <w:t>3</w:t>
      </w:r>
      <w:r w:rsidRPr="008F20B5">
        <w:t>章</w:t>
      </w:r>
      <w:r w:rsidR="00441668" w:rsidRPr="008F20B5">
        <w:t xml:space="preserve"> </w:t>
      </w:r>
      <w:r w:rsidRPr="008F20B5">
        <w:t>系統需求</w:t>
      </w:r>
      <w:bookmarkEnd w:id="82"/>
      <w:bookmarkEnd w:id="83"/>
      <w:bookmarkEnd w:id="84"/>
      <w:bookmarkEnd w:id="85"/>
      <w:bookmarkEnd w:id="86"/>
      <w:bookmarkEnd w:id="87"/>
      <w:bookmarkEnd w:id="88"/>
    </w:p>
    <w:p w14:paraId="2145F46A" w14:textId="7C83840A" w:rsidR="00FD0BA6" w:rsidRPr="008F20B5" w:rsidRDefault="00716905" w:rsidP="00960B97">
      <w:pPr>
        <w:pStyle w:val="20"/>
      </w:pPr>
      <w:bookmarkStart w:id="89" w:name="_Toc55997532"/>
      <w:bookmarkStart w:id="90" w:name="_Toc90483141"/>
      <w:bookmarkStart w:id="91" w:name="_Toc90483396"/>
      <w:bookmarkStart w:id="92" w:name="_Toc90483512"/>
      <w:bookmarkStart w:id="93" w:name="_Toc90483738"/>
      <w:bookmarkStart w:id="94" w:name="_Toc90490010"/>
      <w:bookmarkStart w:id="95" w:name="_Toc140244519"/>
      <w:r w:rsidRPr="008F20B5">
        <w:t xml:space="preserve">3.1    </w:t>
      </w:r>
      <w:r w:rsidR="00FD0BA6" w:rsidRPr="008F20B5">
        <w:t>系統功能結構圖</w:t>
      </w:r>
      <w:bookmarkEnd w:id="89"/>
      <w:bookmarkEnd w:id="90"/>
      <w:bookmarkEnd w:id="91"/>
      <w:bookmarkEnd w:id="92"/>
      <w:bookmarkEnd w:id="93"/>
      <w:bookmarkEnd w:id="94"/>
      <w:bookmarkEnd w:id="95"/>
    </w:p>
    <w:p w14:paraId="2B6398A8" w14:textId="77777777" w:rsidR="007F2A5D" w:rsidRDefault="007F2A5D" w:rsidP="00E55F55">
      <w:pPr>
        <w:rPr>
          <w:rFonts w:ascii="標楷體" w:eastAsia="標楷體" w:hAnsi="標楷體"/>
        </w:rPr>
      </w:pPr>
    </w:p>
    <w:p w14:paraId="13BE5C74" w14:textId="15F00E9F" w:rsidR="00E55F55" w:rsidRDefault="007F2A5D" w:rsidP="00E55F55">
      <w:pPr>
        <w:rPr>
          <w:rFonts w:ascii="標楷體" w:eastAsia="標楷體" w:hAnsi="標楷體"/>
        </w:rPr>
      </w:pPr>
      <w:r w:rsidRPr="007F2A5D">
        <w:rPr>
          <w:rFonts w:ascii="標楷體" w:eastAsia="標楷體" w:hAnsi="標楷體" w:hint="eastAsia"/>
          <w:highlight w:val="green"/>
        </w:rPr>
        <w:t>3.1.1</w:t>
      </w:r>
      <w:r w:rsidR="00F403A8">
        <w:rPr>
          <w:rFonts w:ascii="標楷體" w:eastAsia="標楷體" w:hAnsi="標楷體" w:hint="eastAsia"/>
          <w:highlight w:val="green"/>
        </w:rPr>
        <w:t>.</w:t>
      </w:r>
      <w:r w:rsidR="00CE6187" w:rsidRPr="007F2A5D">
        <w:rPr>
          <w:rFonts w:ascii="標楷體" w:eastAsia="標楷體" w:hAnsi="標楷體" w:hint="eastAsia"/>
          <w:highlight w:val="green"/>
        </w:rPr>
        <w:t>ELOAN系統交易流程：</w:t>
      </w:r>
    </w:p>
    <w:p w14:paraId="23C761D9" w14:textId="77777777" w:rsidR="007F2A5D" w:rsidRDefault="007F2A5D" w:rsidP="00E55F55">
      <w:pPr>
        <w:rPr>
          <w:rFonts w:ascii="標楷體" w:eastAsia="標楷體" w:hAnsi="標楷體"/>
        </w:rPr>
      </w:pPr>
    </w:p>
    <w:p w14:paraId="0DD73411" w14:textId="5BF2B46D" w:rsidR="00CE6187" w:rsidRPr="004934D3" w:rsidRDefault="00CE6187" w:rsidP="00E55F55">
      <w:pPr>
        <w:rPr>
          <w:rFonts w:ascii="標楷體" w:eastAsia="標楷體" w:hAnsi="標楷體"/>
          <w:highlight w:val="green"/>
        </w:rPr>
      </w:pPr>
      <w:r>
        <w:rPr>
          <w:rFonts w:ascii="標楷體" w:eastAsia="標楷體" w:hAnsi="標楷體"/>
        </w:rPr>
        <w:tab/>
      </w:r>
      <w:r w:rsidR="00F403A8" w:rsidRPr="004934D3">
        <w:rPr>
          <w:rFonts w:ascii="標楷體" w:eastAsia="標楷體" w:hAnsi="標楷體" w:hint="eastAsia"/>
          <w:highlight w:val="green"/>
        </w:rPr>
        <w:t>3.1.1.1.</w:t>
      </w:r>
      <w:r w:rsidRPr="004934D3">
        <w:rPr>
          <w:rFonts w:ascii="標楷體" w:eastAsia="標楷體" w:hAnsi="標楷體" w:hint="eastAsia"/>
          <w:highlight w:val="green"/>
        </w:rPr>
        <w:t>對保</w:t>
      </w:r>
      <w:r w:rsidR="00F403A8" w:rsidRPr="004934D3">
        <w:rPr>
          <w:rFonts w:ascii="標楷體" w:eastAsia="標楷體" w:hAnsi="標楷體" w:hint="eastAsia"/>
          <w:highlight w:val="green"/>
          <w:lang w:eastAsia="zh-HK"/>
        </w:rPr>
        <w:t>額度資料</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560D612C" w14:textId="77777777" w:rsidTr="00F403A8">
        <w:tc>
          <w:tcPr>
            <w:tcW w:w="1843" w:type="dxa"/>
            <w:shd w:val="clear" w:color="auto" w:fill="D9D9D9" w:themeFill="background1" w:themeFillShade="D9"/>
          </w:tcPr>
          <w:p w14:paraId="5FD86705" w14:textId="432641FB"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BF5215B" w14:textId="61C8C456"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14:paraId="0BDEEA2F" w14:textId="77777777" w:rsidTr="00F009C9">
        <w:tc>
          <w:tcPr>
            <w:tcW w:w="1843" w:type="dxa"/>
            <w:vAlign w:val="center"/>
          </w:tcPr>
          <w:p w14:paraId="5A55A8E7" w14:textId="57917304" w:rsidR="00F403A8" w:rsidRPr="004934D3" w:rsidRDefault="00844720" w:rsidP="00F403A8">
            <w:pPr>
              <w:jc w:val="center"/>
              <w:rPr>
                <w:rFonts w:ascii="標楷體" w:eastAsia="標楷體" w:hAnsi="標楷體" w:cs="新細明體"/>
                <w:color w:val="000000"/>
                <w:kern w:val="0"/>
                <w:highlight w:val="green"/>
              </w:rPr>
            </w:pPr>
            <w:hyperlink w:anchor="_L1101顧客基本資料維護" w:history="1">
              <w:r w:rsidR="00F403A8" w:rsidRPr="004934D3">
                <w:rPr>
                  <w:rFonts w:ascii="標楷體" w:eastAsia="標楷體" w:hAnsi="標楷體" w:cs="新細明體"/>
                  <w:color w:val="000000"/>
                  <w:kern w:val="0"/>
                  <w:highlight w:val="green"/>
                </w:rPr>
                <w:t>L1101</w:t>
              </w:r>
            </w:hyperlink>
          </w:p>
        </w:tc>
        <w:tc>
          <w:tcPr>
            <w:tcW w:w="6938" w:type="dxa"/>
            <w:vAlign w:val="center"/>
          </w:tcPr>
          <w:p w14:paraId="233D908B" w14:textId="26F92D4A" w:rsidR="00F403A8" w:rsidRPr="00F403A8" w:rsidRDefault="00F403A8" w:rsidP="00F403A8">
            <w:pPr>
              <w:rPr>
                <w:rFonts w:ascii="標楷體" w:eastAsia="標楷體" w:hAnsi="標楷體" w:cs="新細明體"/>
                <w:color w:val="000000"/>
                <w:kern w:val="0"/>
              </w:rPr>
            </w:pPr>
            <w:r w:rsidRPr="004934D3">
              <w:rPr>
                <w:rFonts w:ascii="標楷體" w:eastAsia="標楷體" w:hAnsi="標楷體" w:cs="新細明體" w:hint="eastAsia"/>
                <w:color w:val="000000"/>
                <w:kern w:val="0"/>
                <w:highlight w:val="green"/>
              </w:rPr>
              <w:t>顧客基本資料維護</w:t>
            </w:r>
          </w:p>
        </w:tc>
      </w:tr>
      <w:tr w:rsidR="00F403A8" w:rsidRPr="004934D3" w14:paraId="79ED1CBC" w14:textId="77777777" w:rsidTr="00F009C9">
        <w:tc>
          <w:tcPr>
            <w:tcW w:w="1843" w:type="dxa"/>
            <w:vAlign w:val="center"/>
          </w:tcPr>
          <w:p w14:paraId="01CABDB5" w14:textId="58662BDD" w:rsidR="00F403A8" w:rsidRPr="004934D3" w:rsidRDefault="00844720" w:rsidP="00F403A8">
            <w:pPr>
              <w:jc w:val="center"/>
              <w:rPr>
                <w:rFonts w:ascii="標楷體" w:eastAsia="標楷體" w:hAnsi="標楷體" w:cs="新細明體"/>
                <w:color w:val="000000"/>
                <w:kern w:val="0"/>
                <w:highlight w:val="green"/>
              </w:rPr>
            </w:pPr>
            <w:hyperlink w:anchor="_L2111案件申請登錄" w:history="1">
              <w:r w:rsidR="00F403A8" w:rsidRPr="004934D3">
                <w:rPr>
                  <w:rFonts w:ascii="標楷體" w:eastAsia="標楷體" w:hAnsi="標楷體" w:cs="新細明體"/>
                  <w:color w:val="000000"/>
                  <w:kern w:val="0"/>
                  <w:highlight w:val="green"/>
                </w:rPr>
                <w:t>L2111</w:t>
              </w:r>
            </w:hyperlink>
          </w:p>
        </w:tc>
        <w:tc>
          <w:tcPr>
            <w:tcW w:w="6938" w:type="dxa"/>
            <w:vAlign w:val="center"/>
          </w:tcPr>
          <w:p w14:paraId="59DC77CF" w14:textId="1F7E1C3D"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案件申請登錄</w:t>
            </w:r>
          </w:p>
        </w:tc>
      </w:tr>
      <w:tr w:rsidR="00F403A8" w:rsidRPr="004934D3" w14:paraId="1793B167" w14:textId="77777777" w:rsidTr="00F009C9">
        <w:tc>
          <w:tcPr>
            <w:tcW w:w="1843" w:type="dxa"/>
            <w:vAlign w:val="center"/>
          </w:tcPr>
          <w:p w14:paraId="187455A8" w14:textId="60439A51" w:rsidR="00F403A8" w:rsidRPr="004934D3" w:rsidRDefault="00844720" w:rsidP="00F403A8">
            <w:pPr>
              <w:jc w:val="center"/>
              <w:rPr>
                <w:rFonts w:ascii="標楷體" w:eastAsia="標楷體" w:hAnsi="標楷體" w:cs="新細明體"/>
                <w:color w:val="000000"/>
                <w:kern w:val="0"/>
                <w:highlight w:val="green"/>
              </w:rPr>
            </w:pPr>
            <w:hyperlink w:anchor="_L2153核准額度登錄" w:history="1">
              <w:r w:rsidR="00F403A8" w:rsidRPr="004934D3">
                <w:rPr>
                  <w:rFonts w:ascii="標楷體" w:eastAsia="標楷體" w:hAnsi="標楷體"/>
                  <w:color w:val="000000"/>
                  <w:highlight w:val="green"/>
                </w:rPr>
                <w:t>L2153</w:t>
              </w:r>
            </w:hyperlink>
          </w:p>
        </w:tc>
        <w:tc>
          <w:tcPr>
            <w:tcW w:w="6938" w:type="dxa"/>
            <w:vAlign w:val="center"/>
          </w:tcPr>
          <w:p w14:paraId="4206BD29" w14:textId="6D79BEA9"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核准額度登錄</w:t>
            </w:r>
          </w:p>
        </w:tc>
      </w:tr>
      <w:tr w:rsidR="00F403A8" w:rsidRPr="004934D3" w14:paraId="6082CC6D" w14:textId="77777777" w:rsidTr="00F403A8">
        <w:tc>
          <w:tcPr>
            <w:tcW w:w="1843" w:type="dxa"/>
          </w:tcPr>
          <w:p w14:paraId="1809784A" w14:textId="72945E2A" w:rsidR="00F403A8" w:rsidRPr="004934D3" w:rsidRDefault="00844720" w:rsidP="00F403A8">
            <w:pPr>
              <w:jc w:val="center"/>
              <w:rPr>
                <w:rFonts w:ascii="標楷體" w:eastAsia="標楷體" w:hAnsi="標楷體" w:cs="新細明體"/>
                <w:color w:val="000000"/>
                <w:kern w:val="0"/>
                <w:highlight w:val="green"/>
              </w:rPr>
            </w:pPr>
            <w:hyperlink w:anchor="_L2250保證人資料登錄" w:history="1">
              <w:r w:rsidR="00F403A8" w:rsidRPr="004934D3">
                <w:rPr>
                  <w:rFonts w:ascii="標楷體" w:eastAsia="標楷體" w:hAnsi="標楷體" w:cs="新細明體"/>
                  <w:color w:val="000000"/>
                  <w:kern w:val="0"/>
                  <w:highlight w:val="green"/>
                </w:rPr>
                <w:t>L2250</w:t>
              </w:r>
            </w:hyperlink>
          </w:p>
        </w:tc>
        <w:tc>
          <w:tcPr>
            <w:tcW w:w="6938" w:type="dxa"/>
          </w:tcPr>
          <w:p w14:paraId="3E586761" w14:textId="40ED6C5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保證人資料登錄</w:t>
            </w:r>
          </w:p>
        </w:tc>
      </w:tr>
      <w:tr w:rsidR="00F403A8" w:rsidRPr="004934D3" w14:paraId="2B4144E3" w14:textId="77777777" w:rsidTr="00F403A8">
        <w:tc>
          <w:tcPr>
            <w:tcW w:w="1843" w:type="dxa"/>
          </w:tcPr>
          <w:p w14:paraId="1AC4F105" w14:textId="6F631668" w:rsidR="00F403A8" w:rsidRPr="004934D3" w:rsidRDefault="00844720" w:rsidP="00F403A8">
            <w:pPr>
              <w:jc w:val="center"/>
              <w:rPr>
                <w:rFonts w:ascii="標楷體" w:eastAsia="標楷體" w:hAnsi="標楷體" w:cs="新細明體"/>
                <w:color w:val="000000"/>
                <w:kern w:val="0"/>
                <w:highlight w:val="green"/>
              </w:rPr>
            </w:pPr>
            <w:hyperlink w:anchor="_L1105顧客聯絡電話維護" w:history="1">
              <w:r w:rsidR="00F403A8" w:rsidRPr="004934D3">
                <w:rPr>
                  <w:rFonts w:ascii="標楷體" w:eastAsia="標楷體" w:hAnsi="標楷體" w:cs="新細明體"/>
                  <w:color w:val="000000"/>
                  <w:kern w:val="0"/>
                  <w:highlight w:val="green"/>
                </w:rPr>
                <w:t>L1105</w:t>
              </w:r>
            </w:hyperlink>
          </w:p>
        </w:tc>
        <w:tc>
          <w:tcPr>
            <w:tcW w:w="6938" w:type="dxa"/>
          </w:tcPr>
          <w:p w14:paraId="105F18A6" w14:textId="475F7FD4"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顧客聯絡電話維護</w:t>
            </w:r>
          </w:p>
        </w:tc>
      </w:tr>
      <w:tr w:rsidR="00F403A8" w:rsidRPr="004934D3" w14:paraId="0A01ECAD" w14:textId="77777777" w:rsidTr="00F403A8">
        <w:tc>
          <w:tcPr>
            <w:tcW w:w="1843" w:type="dxa"/>
          </w:tcPr>
          <w:p w14:paraId="71FB3EC6" w14:textId="35B7BF28"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L2221</w:t>
            </w:r>
          </w:p>
        </w:tc>
        <w:tc>
          <w:tcPr>
            <w:tcW w:w="6938" w:type="dxa"/>
          </w:tcPr>
          <w:p w14:paraId="4EA423E5" w14:textId="652D44E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交易關係人</w:t>
            </w:r>
          </w:p>
        </w:tc>
      </w:tr>
      <w:tr w:rsidR="00F403A8" w:rsidRPr="004934D3" w14:paraId="5E4ED8B3" w14:textId="77777777" w:rsidTr="00F403A8">
        <w:tc>
          <w:tcPr>
            <w:tcW w:w="1843" w:type="dxa"/>
          </w:tcPr>
          <w:p w14:paraId="36855F54" w14:textId="14B88CC3" w:rsidR="00F403A8" w:rsidRPr="004934D3" w:rsidRDefault="00844720" w:rsidP="00F403A8">
            <w:pPr>
              <w:jc w:val="center"/>
              <w:rPr>
                <w:rFonts w:ascii="標楷體" w:eastAsia="標楷體" w:hAnsi="標楷體" w:cs="新細明體"/>
                <w:color w:val="000000"/>
                <w:kern w:val="0"/>
                <w:highlight w:val="green"/>
              </w:rPr>
            </w:pPr>
            <w:hyperlink w:anchor="_L2306關係人資料建立" w:history="1">
              <w:r w:rsidR="00F403A8" w:rsidRPr="004934D3">
                <w:rPr>
                  <w:rFonts w:ascii="標楷體" w:eastAsia="標楷體" w:hAnsi="標楷體" w:cs="新細明體" w:hint="eastAsia"/>
                  <w:color w:val="000000"/>
                  <w:kern w:val="0"/>
                  <w:highlight w:val="green"/>
                </w:rPr>
                <w:t>L2306</w:t>
              </w:r>
            </w:hyperlink>
          </w:p>
        </w:tc>
        <w:tc>
          <w:tcPr>
            <w:tcW w:w="6938" w:type="dxa"/>
          </w:tcPr>
          <w:p w14:paraId="35A6E292" w14:textId="06FCD59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關係人資料建立</w:t>
            </w:r>
          </w:p>
        </w:tc>
      </w:tr>
      <w:tr w:rsidR="00F403A8" w:rsidRPr="004934D3" w14:paraId="030715A7" w14:textId="77777777" w:rsidTr="00F403A8">
        <w:tc>
          <w:tcPr>
            <w:tcW w:w="1843" w:type="dxa"/>
          </w:tcPr>
          <w:p w14:paraId="58CE5040" w14:textId="2C9A6635"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L1109</w:t>
            </w:r>
          </w:p>
        </w:tc>
        <w:tc>
          <w:tcPr>
            <w:tcW w:w="6938" w:type="dxa"/>
          </w:tcPr>
          <w:p w14:paraId="7DE987AE" w14:textId="3A4FD81F"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交互運用</w:t>
            </w:r>
          </w:p>
        </w:tc>
      </w:tr>
      <w:tr w:rsidR="00F403A8" w:rsidRPr="004934D3" w14:paraId="6C1ED2A3" w14:textId="77777777" w:rsidTr="00F403A8">
        <w:tc>
          <w:tcPr>
            <w:tcW w:w="1843" w:type="dxa"/>
          </w:tcPr>
          <w:p w14:paraId="75556AA9" w14:textId="2422E113"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L2801</w:t>
            </w:r>
          </w:p>
        </w:tc>
        <w:tc>
          <w:tcPr>
            <w:tcW w:w="6938" w:type="dxa"/>
          </w:tcPr>
          <w:p w14:paraId="68E9CB08" w14:textId="69215823"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未齊件案件管理</w:t>
            </w:r>
          </w:p>
        </w:tc>
      </w:tr>
      <w:tr w:rsidR="00F403A8" w:rsidRPr="004934D3" w14:paraId="5891725F" w14:textId="77777777" w:rsidTr="00F403A8">
        <w:tc>
          <w:tcPr>
            <w:tcW w:w="1843" w:type="dxa"/>
          </w:tcPr>
          <w:p w14:paraId="6569DC73" w14:textId="3F3F266F"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L6700</w:t>
            </w:r>
          </w:p>
        </w:tc>
        <w:tc>
          <w:tcPr>
            <w:tcW w:w="6938" w:type="dxa"/>
          </w:tcPr>
          <w:p w14:paraId="293B073D" w14:textId="74B2437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未齊件代碼維護</w:t>
            </w:r>
          </w:p>
        </w:tc>
      </w:tr>
    </w:tbl>
    <w:p w14:paraId="787D02EC" w14:textId="13003B85" w:rsidR="00F403A8" w:rsidRPr="004934D3" w:rsidRDefault="00F403A8" w:rsidP="00E55F55">
      <w:pPr>
        <w:rPr>
          <w:rFonts w:ascii="標楷體" w:eastAsia="標楷體" w:hAnsi="標楷體"/>
          <w:highlight w:val="green"/>
        </w:rPr>
      </w:pPr>
    </w:p>
    <w:p w14:paraId="7DD18F95" w14:textId="6FE5F6F6" w:rsidR="00F403A8" w:rsidRPr="004934D3" w:rsidRDefault="00F403A8" w:rsidP="00F403A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3.1.1.2.</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不動產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334EBB55" w14:textId="77777777" w:rsidTr="00F009C9">
        <w:tc>
          <w:tcPr>
            <w:tcW w:w="1843" w:type="dxa"/>
            <w:shd w:val="clear" w:color="auto" w:fill="D9D9D9" w:themeFill="background1" w:themeFillShade="D9"/>
          </w:tcPr>
          <w:p w14:paraId="0F758CDF"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2BA9FCA9"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rsidRPr="004934D3" w14:paraId="303A7F87" w14:textId="77777777" w:rsidTr="00F009C9">
        <w:tc>
          <w:tcPr>
            <w:tcW w:w="1843" w:type="dxa"/>
            <w:vAlign w:val="center"/>
          </w:tcPr>
          <w:p w14:paraId="6E7580D8" w14:textId="4CC4E406" w:rsidR="00F403A8" w:rsidRPr="004934D3" w:rsidRDefault="00844720" w:rsidP="00F403A8">
            <w:pPr>
              <w:jc w:val="center"/>
              <w:rPr>
                <w:rFonts w:ascii="標楷體" w:eastAsia="標楷體" w:hAnsi="標楷體" w:cs="新細明體"/>
                <w:color w:val="000000"/>
                <w:kern w:val="0"/>
                <w:highlight w:val="green"/>
              </w:rPr>
            </w:pPr>
            <w:hyperlink w:anchor="_L2411不動產擔保品資料登錄" w:history="1">
              <w:r w:rsidR="00F403A8" w:rsidRPr="004934D3">
                <w:rPr>
                  <w:rFonts w:ascii="標楷體" w:eastAsia="標楷體" w:hAnsi="標楷體"/>
                  <w:color w:val="000000"/>
                  <w:highlight w:val="green"/>
                </w:rPr>
                <w:t>L2411</w:t>
              </w:r>
            </w:hyperlink>
          </w:p>
        </w:tc>
        <w:tc>
          <w:tcPr>
            <w:tcW w:w="6938" w:type="dxa"/>
            <w:vAlign w:val="center"/>
          </w:tcPr>
          <w:p w14:paraId="2CDCDDEC" w14:textId="25E5AE7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不動產擔保品資料登錄</w:t>
            </w:r>
          </w:p>
        </w:tc>
      </w:tr>
      <w:tr w:rsidR="00F403A8" w:rsidRPr="004934D3" w14:paraId="2AC133A2" w14:textId="77777777" w:rsidTr="00F009C9">
        <w:tc>
          <w:tcPr>
            <w:tcW w:w="1843" w:type="dxa"/>
            <w:vAlign w:val="center"/>
          </w:tcPr>
          <w:p w14:paraId="4F3B1AE2" w14:textId="660BA853" w:rsidR="00F403A8" w:rsidRPr="004934D3" w:rsidRDefault="00844720" w:rsidP="00F403A8">
            <w:pPr>
              <w:jc w:val="center"/>
              <w:rPr>
                <w:rFonts w:ascii="標楷體" w:eastAsia="標楷體" w:hAnsi="標楷體" w:cs="新細明體"/>
                <w:color w:val="000000"/>
                <w:kern w:val="0"/>
                <w:highlight w:val="green"/>
              </w:rPr>
            </w:pPr>
            <w:hyperlink w:anchor="_L2416不動產土地擔保品資料登錄" w:history="1">
              <w:r w:rsidR="00F403A8" w:rsidRPr="004934D3">
                <w:rPr>
                  <w:rFonts w:ascii="標楷體" w:eastAsia="標楷體" w:hAnsi="標楷體"/>
                  <w:color w:val="000000"/>
                  <w:highlight w:val="green"/>
                </w:rPr>
                <w:t>L2416</w:t>
              </w:r>
            </w:hyperlink>
          </w:p>
        </w:tc>
        <w:tc>
          <w:tcPr>
            <w:tcW w:w="6938" w:type="dxa"/>
            <w:vAlign w:val="center"/>
          </w:tcPr>
          <w:p w14:paraId="29833CD3" w14:textId="17DBBF6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不動產土地擔保品資料登錄</w:t>
            </w:r>
          </w:p>
        </w:tc>
      </w:tr>
      <w:tr w:rsidR="00F403A8" w:rsidRPr="004934D3" w14:paraId="1F3D8471" w14:textId="77777777" w:rsidTr="00F009C9">
        <w:tc>
          <w:tcPr>
            <w:tcW w:w="1843" w:type="dxa"/>
            <w:vAlign w:val="center"/>
          </w:tcPr>
          <w:p w14:paraId="50E6A48B" w14:textId="013C301B" w:rsidR="00F403A8" w:rsidRPr="004934D3" w:rsidRDefault="00844720" w:rsidP="00F403A8">
            <w:pPr>
              <w:jc w:val="center"/>
              <w:rPr>
                <w:rFonts w:ascii="標楷體" w:eastAsia="標楷體" w:hAnsi="標楷體" w:cs="新細明體"/>
                <w:color w:val="000000"/>
                <w:kern w:val="0"/>
                <w:highlight w:val="green"/>
              </w:rPr>
            </w:pPr>
            <w:hyperlink w:anchor="_L2415不動產建物擔保品資料登錄" w:history="1">
              <w:r w:rsidR="00F403A8" w:rsidRPr="004934D3">
                <w:rPr>
                  <w:rFonts w:ascii="標楷體" w:eastAsia="標楷體" w:hAnsi="標楷體"/>
                  <w:color w:val="000000"/>
                  <w:highlight w:val="green"/>
                </w:rPr>
                <w:t>L2415</w:t>
              </w:r>
            </w:hyperlink>
          </w:p>
        </w:tc>
        <w:tc>
          <w:tcPr>
            <w:tcW w:w="6938" w:type="dxa"/>
            <w:vAlign w:val="center"/>
          </w:tcPr>
          <w:p w14:paraId="3B434868" w14:textId="557384A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不動產建物擔保品資料查詢</w:t>
            </w:r>
          </w:p>
        </w:tc>
      </w:tr>
      <w:tr w:rsidR="00F403A8" w:rsidRPr="004934D3" w14:paraId="309235CC" w14:textId="77777777" w:rsidTr="00F009C9">
        <w:tc>
          <w:tcPr>
            <w:tcW w:w="1843" w:type="dxa"/>
            <w:vAlign w:val="center"/>
          </w:tcPr>
          <w:p w14:paraId="160EA18B" w14:textId="75166098" w:rsidR="00F403A8" w:rsidRPr="004934D3" w:rsidRDefault="00844720" w:rsidP="00F403A8">
            <w:pPr>
              <w:jc w:val="center"/>
              <w:rPr>
                <w:rFonts w:ascii="標楷體" w:eastAsia="標楷體" w:hAnsi="標楷體" w:cs="新細明體"/>
                <w:color w:val="000000"/>
                <w:kern w:val="0"/>
                <w:highlight w:val="green"/>
              </w:rPr>
            </w:pPr>
            <w:hyperlink w:anchor="_L4611續約保單資料維護" w:history="1">
              <w:r w:rsidR="00F403A8" w:rsidRPr="004934D3">
                <w:rPr>
                  <w:rFonts w:ascii="標楷體" w:eastAsia="標楷體" w:hAnsi="標楷體"/>
                  <w:color w:val="000000"/>
                  <w:highlight w:val="green"/>
                </w:rPr>
                <w:t>L4610</w:t>
              </w:r>
            </w:hyperlink>
          </w:p>
        </w:tc>
        <w:tc>
          <w:tcPr>
            <w:tcW w:w="6938" w:type="dxa"/>
            <w:vAlign w:val="center"/>
          </w:tcPr>
          <w:p w14:paraId="4A5817B4" w14:textId="2F9A4A4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保險單明細資料登錄</w:t>
            </w:r>
          </w:p>
        </w:tc>
      </w:tr>
      <w:tr w:rsidR="00F403A8" w:rsidRPr="004934D3" w14:paraId="28E2DF62" w14:textId="77777777" w:rsidTr="00F009C9">
        <w:tc>
          <w:tcPr>
            <w:tcW w:w="1843" w:type="dxa"/>
          </w:tcPr>
          <w:p w14:paraId="7426B20A" w14:textId="5EFE686E" w:rsidR="00F403A8" w:rsidRPr="004934D3" w:rsidRDefault="00844720" w:rsidP="00F403A8">
            <w:pPr>
              <w:jc w:val="center"/>
              <w:rPr>
                <w:rFonts w:ascii="標楷體" w:eastAsia="標楷體" w:hAnsi="標楷體" w:cs="新細明體"/>
                <w:color w:val="000000"/>
                <w:kern w:val="0"/>
                <w:highlight w:val="green"/>
              </w:rPr>
            </w:pPr>
            <w:hyperlink w:anchor="_L2417額度與擔保品關聯登錄" w:history="1">
              <w:r w:rsidR="00F403A8" w:rsidRPr="004934D3">
                <w:rPr>
                  <w:rFonts w:ascii="標楷體" w:eastAsia="標楷體" w:hAnsi="標楷體" w:cs="新細明體"/>
                  <w:color w:val="000000"/>
                  <w:kern w:val="0"/>
                  <w:highlight w:val="green"/>
                </w:rPr>
                <w:t>L2417</w:t>
              </w:r>
            </w:hyperlink>
          </w:p>
        </w:tc>
        <w:tc>
          <w:tcPr>
            <w:tcW w:w="6938" w:type="dxa"/>
          </w:tcPr>
          <w:p w14:paraId="0B892F29" w14:textId="537CCAAA"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F8137E" w14:textId="77777777" w:rsidR="00F403A8" w:rsidRPr="004934D3" w:rsidRDefault="00F403A8" w:rsidP="00E55F55">
      <w:pPr>
        <w:rPr>
          <w:rFonts w:ascii="標楷體" w:eastAsia="標楷體" w:hAnsi="標楷體"/>
          <w:highlight w:val="green"/>
        </w:rPr>
      </w:pPr>
    </w:p>
    <w:p w14:paraId="32D793BC" w14:textId="2E35E79D"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3.1.1.3.</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273F055" w14:textId="77777777" w:rsidTr="00F009C9">
        <w:tc>
          <w:tcPr>
            <w:tcW w:w="1843" w:type="dxa"/>
            <w:shd w:val="clear" w:color="auto" w:fill="D9D9D9" w:themeFill="background1" w:themeFillShade="D9"/>
          </w:tcPr>
          <w:p w14:paraId="134B5E1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4D64E361"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6D52A36" w14:textId="77777777" w:rsidTr="000C4008">
        <w:trPr>
          <w:trHeight w:val="279"/>
        </w:trPr>
        <w:tc>
          <w:tcPr>
            <w:tcW w:w="1843" w:type="dxa"/>
            <w:vAlign w:val="center"/>
          </w:tcPr>
          <w:p w14:paraId="24D7BC88" w14:textId="487EBA37" w:rsidR="000C4008" w:rsidRPr="004934D3" w:rsidRDefault="00844720" w:rsidP="000C4008">
            <w:pPr>
              <w:jc w:val="center"/>
              <w:rPr>
                <w:rFonts w:ascii="標楷體" w:eastAsia="標楷體" w:hAnsi="標楷體" w:cs="新細明體"/>
                <w:color w:val="000000"/>
                <w:kern w:val="0"/>
                <w:highlight w:val="green"/>
              </w:rPr>
            </w:pPr>
            <w:hyperlink w:anchor="_L2412動產擔保品資料登錄" w:history="1">
              <w:r w:rsidR="000C4008" w:rsidRPr="004934D3">
                <w:rPr>
                  <w:rFonts w:ascii="標楷體" w:eastAsia="標楷體" w:hAnsi="標楷體"/>
                  <w:color w:val="000000"/>
                  <w:highlight w:val="green"/>
                </w:rPr>
                <w:t>L2412</w:t>
              </w:r>
            </w:hyperlink>
          </w:p>
        </w:tc>
        <w:tc>
          <w:tcPr>
            <w:tcW w:w="6938" w:type="dxa"/>
            <w:vAlign w:val="center"/>
          </w:tcPr>
          <w:p w14:paraId="0368641C" w14:textId="4B73D07E"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動產擔保品資料登錄</w:t>
            </w:r>
          </w:p>
        </w:tc>
      </w:tr>
      <w:tr w:rsidR="000C4008" w:rsidRPr="004934D3" w14:paraId="41CA8213" w14:textId="77777777" w:rsidTr="00F009C9">
        <w:tc>
          <w:tcPr>
            <w:tcW w:w="1843" w:type="dxa"/>
          </w:tcPr>
          <w:p w14:paraId="4AC1419E" w14:textId="1B5E6707" w:rsidR="000C4008" w:rsidRPr="004934D3" w:rsidRDefault="00844720"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72FF28BB" w14:textId="0276C7D4"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4CB50602" w14:textId="7F4EA1CF" w:rsidR="00CE6187" w:rsidRPr="004934D3" w:rsidRDefault="00CE6187" w:rsidP="00E55F55">
      <w:pPr>
        <w:rPr>
          <w:rFonts w:ascii="標楷體" w:eastAsia="標楷體" w:hAnsi="標楷體"/>
          <w:highlight w:val="green"/>
        </w:rPr>
      </w:pPr>
    </w:p>
    <w:p w14:paraId="07BAEE99" w14:textId="3EF3B287"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3.1.1.4.</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股票</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01C882D6" w14:textId="77777777" w:rsidTr="00F009C9">
        <w:tc>
          <w:tcPr>
            <w:tcW w:w="1843" w:type="dxa"/>
            <w:shd w:val="clear" w:color="auto" w:fill="D9D9D9" w:themeFill="background1" w:themeFillShade="D9"/>
          </w:tcPr>
          <w:p w14:paraId="29600BF8"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64B7FF42"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C53BABB" w14:textId="77777777" w:rsidTr="00F009C9">
        <w:trPr>
          <w:trHeight w:val="279"/>
        </w:trPr>
        <w:tc>
          <w:tcPr>
            <w:tcW w:w="1843" w:type="dxa"/>
            <w:vAlign w:val="center"/>
          </w:tcPr>
          <w:p w14:paraId="045008E3" w14:textId="15E7E551" w:rsidR="000C4008" w:rsidRPr="004934D3" w:rsidRDefault="00844720" w:rsidP="000C4008">
            <w:pPr>
              <w:jc w:val="center"/>
              <w:rPr>
                <w:rFonts w:ascii="標楷體" w:eastAsia="標楷體" w:hAnsi="標楷體" w:cs="新細明體"/>
                <w:color w:val="000000"/>
                <w:kern w:val="0"/>
                <w:highlight w:val="green"/>
              </w:rPr>
            </w:pPr>
            <w:hyperlink w:anchor="_L2413股票擔保品資料登錄" w:history="1">
              <w:r w:rsidR="000C4008" w:rsidRPr="004934D3">
                <w:rPr>
                  <w:rFonts w:ascii="標楷體" w:eastAsia="標楷體" w:hAnsi="標楷體" w:cs="新細明體"/>
                  <w:color w:val="000000"/>
                  <w:kern w:val="0"/>
                  <w:highlight w:val="green"/>
                </w:rPr>
                <w:t>L2413</w:t>
              </w:r>
            </w:hyperlink>
          </w:p>
        </w:tc>
        <w:tc>
          <w:tcPr>
            <w:tcW w:w="6938" w:type="dxa"/>
            <w:vAlign w:val="center"/>
          </w:tcPr>
          <w:p w14:paraId="0D71A857" w14:textId="7EAF0E8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股票擔保品資料查詢</w:t>
            </w:r>
          </w:p>
        </w:tc>
      </w:tr>
      <w:tr w:rsidR="000C4008" w:rsidRPr="004934D3" w14:paraId="7854F42C" w14:textId="77777777" w:rsidTr="00F009C9">
        <w:tc>
          <w:tcPr>
            <w:tcW w:w="1843" w:type="dxa"/>
          </w:tcPr>
          <w:p w14:paraId="132F7E2D" w14:textId="3A8B1416" w:rsidR="000C4008" w:rsidRPr="004934D3" w:rsidRDefault="00844720"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2008453D" w14:textId="668781A9"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6E2832F8" w14:textId="77777777" w:rsidR="000C4008" w:rsidRPr="004934D3" w:rsidRDefault="000C4008" w:rsidP="000C4008">
      <w:pPr>
        <w:rPr>
          <w:rFonts w:ascii="標楷體" w:eastAsia="標楷體" w:hAnsi="標楷體" w:cs="新細明體"/>
          <w:color w:val="000000"/>
          <w:kern w:val="0"/>
          <w:highlight w:val="green"/>
        </w:rPr>
      </w:pPr>
    </w:p>
    <w:p w14:paraId="06A27538" w14:textId="0CFA38E5" w:rsidR="000C4008" w:rsidRPr="004934D3" w:rsidRDefault="000C4008">
      <w:pPr>
        <w:widowControl/>
        <w:rPr>
          <w:rFonts w:ascii="標楷體" w:eastAsia="標楷體" w:hAnsi="標楷體"/>
          <w:highlight w:val="green"/>
        </w:rPr>
      </w:pPr>
    </w:p>
    <w:p w14:paraId="494F5B1F" w14:textId="454FE4EA"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其他</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1F507A0D" w14:textId="77777777" w:rsidTr="00F009C9">
        <w:tc>
          <w:tcPr>
            <w:tcW w:w="1843" w:type="dxa"/>
            <w:shd w:val="clear" w:color="auto" w:fill="D9D9D9" w:themeFill="background1" w:themeFillShade="D9"/>
          </w:tcPr>
          <w:p w14:paraId="046783FD"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123F3E9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7F5452B4" w14:textId="77777777" w:rsidTr="00F009C9">
        <w:trPr>
          <w:trHeight w:val="279"/>
        </w:trPr>
        <w:tc>
          <w:tcPr>
            <w:tcW w:w="1843" w:type="dxa"/>
            <w:vAlign w:val="center"/>
          </w:tcPr>
          <w:p w14:paraId="6D6706BB" w14:textId="6C4D2213" w:rsidR="000C4008" w:rsidRPr="004934D3" w:rsidRDefault="00844720" w:rsidP="000C4008">
            <w:pPr>
              <w:jc w:val="center"/>
              <w:rPr>
                <w:rFonts w:ascii="標楷體" w:eastAsia="標楷體" w:hAnsi="標楷體" w:cs="新細明體"/>
                <w:color w:val="000000"/>
                <w:kern w:val="0"/>
                <w:highlight w:val="green"/>
              </w:rPr>
            </w:pPr>
            <w:hyperlink w:anchor="_L2414其他擔保品資料登錄" w:history="1">
              <w:r w:rsidR="000C4008" w:rsidRPr="004934D3">
                <w:rPr>
                  <w:rFonts w:ascii="標楷體" w:eastAsia="標楷體" w:hAnsi="標楷體" w:cs="新細明體"/>
                  <w:color w:val="000000"/>
                  <w:kern w:val="0"/>
                  <w:highlight w:val="green"/>
                </w:rPr>
                <w:t>L2414</w:t>
              </w:r>
            </w:hyperlink>
          </w:p>
        </w:tc>
        <w:tc>
          <w:tcPr>
            <w:tcW w:w="6938" w:type="dxa"/>
            <w:vAlign w:val="center"/>
          </w:tcPr>
          <w:p w14:paraId="247A351D" w14:textId="674A846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其他擔保品資料登錄</w:t>
            </w:r>
          </w:p>
        </w:tc>
      </w:tr>
      <w:tr w:rsidR="000C4008" w:rsidRPr="004934D3" w14:paraId="4723A3CF" w14:textId="77777777" w:rsidTr="00F009C9">
        <w:tc>
          <w:tcPr>
            <w:tcW w:w="1843" w:type="dxa"/>
          </w:tcPr>
          <w:p w14:paraId="60F5B3EE" w14:textId="3D09C29A" w:rsidR="000C4008" w:rsidRPr="004934D3" w:rsidRDefault="00844720"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4D04AB12" w14:textId="2A6EE58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5F2A33" w14:textId="7AFBCBAB" w:rsidR="000C4008" w:rsidRPr="004934D3" w:rsidRDefault="000C4008" w:rsidP="00E55F55">
      <w:pPr>
        <w:rPr>
          <w:rFonts w:ascii="標楷體" w:eastAsia="標楷體" w:hAnsi="標楷體"/>
          <w:highlight w:val="green"/>
        </w:rPr>
      </w:pPr>
    </w:p>
    <w:p w14:paraId="00A78E04" w14:textId="34C748EE"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帳務資料查詢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0292D4E" w14:textId="77777777" w:rsidTr="00F009C9">
        <w:tc>
          <w:tcPr>
            <w:tcW w:w="1843" w:type="dxa"/>
            <w:shd w:val="clear" w:color="auto" w:fill="D9D9D9" w:themeFill="background1" w:themeFillShade="D9"/>
          </w:tcPr>
          <w:p w14:paraId="36FFCFAC"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ECED760"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289E9769" w14:textId="77777777" w:rsidTr="00F009C9">
        <w:trPr>
          <w:trHeight w:val="279"/>
        </w:trPr>
        <w:tc>
          <w:tcPr>
            <w:tcW w:w="1843" w:type="dxa"/>
          </w:tcPr>
          <w:p w14:paraId="36BBE25A" w14:textId="0F7AA786" w:rsidR="000C4008" w:rsidRPr="004934D3" w:rsidRDefault="00844720" w:rsidP="000C4008">
            <w:pPr>
              <w:jc w:val="center"/>
              <w:rPr>
                <w:rFonts w:ascii="標楷體" w:eastAsia="標楷體" w:hAnsi="標楷體" w:cs="新細明體"/>
                <w:color w:val="000000"/>
                <w:kern w:val="0"/>
                <w:highlight w:val="green"/>
              </w:rPr>
            </w:pPr>
            <w:hyperlink w:anchor="_L7911_戶號查詢" w:history="1">
              <w:r w:rsidR="000C4008" w:rsidRPr="004934D3">
                <w:rPr>
                  <w:rFonts w:ascii="標楷體" w:eastAsia="標楷體" w:hAnsi="標楷體" w:cs="新細明體" w:hint="eastAsia"/>
                  <w:color w:val="000000"/>
                  <w:kern w:val="0"/>
                  <w:highlight w:val="green"/>
                </w:rPr>
                <w:t>L7911</w:t>
              </w:r>
            </w:hyperlink>
          </w:p>
        </w:tc>
        <w:tc>
          <w:tcPr>
            <w:tcW w:w="6938" w:type="dxa"/>
          </w:tcPr>
          <w:p w14:paraId="60E76871" w14:textId="224C0B4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戶號查詢</w:t>
            </w:r>
          </w:p>
        </w:tc>
      </w:tr>
      <w:tr w:rsidR="000C4008" w:rsidRPr="004934D3" w14:paraId="3D5371B2" w14:textId="77777777" w:rsidTr="00F009C9">
        <w:tc>
          <w:tcPr>
            <w:tcW w:w="1843" w:type="dxa"/>
          </w:tcPr>
          <w:p w14:paraId="6723613F" w14:textId="5EEE4DC7" w:rsidR="000C4008" w:rsidRPr="004934D3" w:rsidRDefault="00844720" w:rsidP="000C4008">
            <w:pPr>
              <w:jc w:val="center"/>
              <w:rPr>
                <w:rFonts w:ascii="標楷體" w:eastAsia="標楷體" w:hAnsi="標楷體" w:cs="新細明體"/>
                <w:color w:val="000000"/>
                <w:kern w:val="0"/>
                <w:highlight w:val="green"/>
              </w:rPr>
            </w:pPr>
            <w:hyperlink w:anchor="_L7912_額度資料查詢" w:history="1">
              <w:r w:rsidR="000C4008" w:rsidRPr="004934D3">
                <w:rPr>
                  <w:rFonts w:ascii="標楷體" w:eastAsia="標楷體" w:hAnsi="標楷體" w:cs="新細明體"/>
                  <w:color w:val="000000"/>
                  <w:kern w:val="0"/>
                  <w:highlight w:val="green"/>
                </w:rPr>
                <w:t>L7912</w:t>
              </w:r>
            </w:hyperlink>
          </w:p>
        </w:tc>
        <w:tc>
          <w:tcPr>
            <w:tcW w:w="6938" w:type="dxa"/>
          </w:tcPr>
          <w:p w14:paraId="5356A060" w14:textId="39E59CD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額度資料查詢</w:t>
            </w:r>
          </w:p>
        </w:tc>
      </w:tr>
    </w:tbl>
    <w:p w14:paraId="28C15163" w14:textId="46C798F2" w:rsidR="000C4008" w:rsidRPr="004934D3" w:rsidRDefault="000C4008" w:rsidP="00E55F55">
      <w:pPr>
        <w:rPr>
          <w:rFonts w:ascii="標楷體" w:eastAsia="標楷體" w:hAnsi="標楷體"/>
          <w:highlight w:val="green"/>
        </w:rPr>
      </w:pPr>
    </w:p>
    <w:p w14:paraId="00250DAB" w14:textId="68CD73FE"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3.1.2.</w:t>
      </w:r>
      <w:r w:rsidRPr="004934D3">
        <w:rPr>
          <w:rFonts w:ascii="標楷體" w:eastAsia="標楷體" w:hAnsi="標楷體" w:cs="新細明體" w:hint="eastAsia"/>
          <w:color w:val="000000"/>
          <w:kern w:val="0"/>
          <w:highlight w:val="green"/>
        </w:rPr>
        <w:t xml:space="preserve"> I</w:t>
      </w:r>
      <w:r w:rsidRPr="004934D3">
        <w:rPr>
          <w:rFonts w:ascii="標楷體" w:eastAsia="標楷體" w:hAnsi="標楷體" w:cs="新細明體"/>
          <w:color w:val="000000"/>
          <w:kern w:val="0"/>
          <w:highlight w:val="green"/>
        </w:rPr>
        <w:t>nformatica</w:t>
      </w:r>
      <w:r w:rsidRPr="004934D3">
        <w:rPr>
          <w:rFonts w:ascii="標楷體" w:eastAsia="標楷體" w:hAnsi="標楷體" w:cs="新細明體" w:hint="eastAsia"/>
          <w:color w:val="000000"/>
          <w:kern w:val="0"/>
          <w:highlight w:val="green"/>
          <w:lang w:eastAsia="zh-HK"/>
        </w:rPr>
        <w:t>相關交易</w:t>
      </w:r>
      <w:r w:rsidRPr="004934D3">
        <w:rPr>
          <w:rFonts w:ascii="標楷體" w:eastAsia="標楷體" w:hAnsi="標楷體" w:hint="eastAsia"/>
          <w:highlight w:val="green"/>
        </w:rPr>
        <w:t>：</w:t>
      </w:r>
    </w:p>
    <w:p w14:paraId="72435154" w14:textId="6D582772" w:rsidR="004934D3" w:rsidRPr="004934D3" w:rsidRDefault="004934D3" w:rsidP="00E55F55">
      <w:pPr>
        <w:rPr>
          <w:rFonts w:ascii="標楷體" w:eastAsia="標楷體" w:hAnsi="標楷體"/>
          <w:highlight w:val="green"/>
        </w:rPr>
      </w:pPr>
    </w:p>
    <w:tbl>
      <w:tblPr>
        <w:tblStyle w:val="ac"/>
        <w:tblW w:w="0" w:type="auto"/>
        <w:tblInd w:w="1413" w:type="dxa"/>
        <w:tblLook w:val="04A0" w:firstRow="1" w:lastRow="0" w:firstColumn="1" w:lastColumn="0" w:noHBand="0" w:noVBand="1"/>
      </w:tblPr>
      <w:tblGrid>
        <w:gridCol w:w="1843"/>
        <w:gridCol w:w="6938"/>
      </w:tblGrid>
      <w:tr w:rsidR="004934D3" w:rsidRPr="004934D3" w14:paraId="3E26E087" w14:textId="77777777" w:rsidTr="00F009C9">
        <w:tc>
          <w:tcPr>
            <w:tcW w:w="1843" w:type="dxa"/>
            <w:shd w:val="clear" w:color="auto" w:fill="D9D9D9" w:themeFill="background1" w:themeFillShade="D9"/>
          </w:tcPr>
          <w:p w14:paraId="40B6778A"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3314C06D"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4934D3" w:rsidRPr="004934D3" w14:paraId="00FD1097" w14:textId="77777777" w:rsidTr="00F009C9">
        <w:trPr>
          <w:trHeight w:val="279"/>
        </w:trPr>
        <w:tc>
          <w:tcPr>
            <w:tcW w:w="1843" w:type="dxa"/>
            <w:vAlign w:val="center"/>
          </w:tcPr>
          <w:p w14:paraId="74806718" w14:textId="08D62A2E" w:rsidR="004934D3" w:rsidRPr="004934D3" w:rsidRDefault="00844720" w:rsidP="004934D3">
            <w:pPr>
              <w:jc w:val="center"/>
              <w:rPr>
                <w:rFonts w:ascii="標楷體" w:eastAsia="標楷體" w:hAnsi="標楷體"/>
                <w:highlight w:val="green"/>
              </w:rPr>
            </w:pPr>
            <w:hyperlink w:anchor="_L2101商品參數維護" w:history="1">
              <w:r w:rsidR="004934D3" w:rsidRPr="004934D3">
                <w:rPr>
                  <w:rFonts w:ascii="標楷體" w:eastAsia="標楷體" w:hAnsi="標楷體"/>
                  <w:highlight w:val="green"/>
                </w:rPr>
                <w:t>L2101</w:t>
              </w:r>
            </w:hyperlink>
          </w:p>
        </w:tc>
        <w:tc>
          <w:tcPr>
            <w:tcW w:w="6938" w:type="dxa"/>
            <w:vAlign w:val="center"/>
          </w:tcPr>
          <w:p w14:paraId="7CFFEB91" w14:textId="57EB668D"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商品參數維護</w:t>
            </w:r>
          </w:p>
        </w:tc>
      </w:tr>
      <w:tr w:rsidR="004934D3" w:rsidRPr="004934D3" w14:paraId="4D19213E" w14:textId="77777777" w:rsidTr="00F009C9">
        <w:tc>
          <w:tcPr>
            <w:tcW w:w="1843" w:type="dxa"/>
            <w:vAlign w:val="center"/>
          </w:tcPr>
          <w:p w14:paraId="07722E86" w14:textId="7111D6B8" w:rsidR="004934D3" w:rsidRPr="004934D3" w:rsidRDefault="00844720" w:rsidP="004934D3">
            <w:pPr>
              <w:jc w:val="center"/>
              <w:rPr>
                <w:rFonts w:ascii="標楷體" w:eastAsia="標楷體" w:hAnsi="標楷體"/>
                <w:highlight w:val="green"/>
              </w:rPr>
            </w:pPr>
            <w:hyperlink w:anchor="_L6302指標利率登錄/維護" w:history="1">
              <w:r w:rsidR="004934D3" w:rsidRPr="004934D3">
                <w:rPr>
                  <w:rFonts w:ascii="標楷體" w:eastAsia="標楷體" w:hAnsi="標楷體"/>
                  <w:highlight w:val="green"/>
                </w:rPr>
                <w:t>L6302</w:t>
              </w:r>
            </w:hyperlink>
          </w:p>
        </w:tc>
        <w:tc>
          <w:tcPr>
            <w:tcW w:w="6938" w:type="dxa"/>
            <w:vAlign w:val="center"/>
          </w:tcPr>
          <w:p w14:paraId="426F90F7" w14:textId="187523F0" w:rsidR="004934D3" w:rsidRPr="004934D3" w:rsidRDefault="004934D3" w:rsidP="004934D3">
            <w:pPr>
              <w:rPr>
                <w:rFonts w:ascii="標楷體" w:eastAsia="標楷體" w:hAnsi="標楷體"/>
              </w:rPr>
            </w:pPr>
            <w:r w:rsidRPr="004934D3">
              <w:rPr>
                <w:rFonts w:ascii="標楷體" w:eastAsia="標楷體" w:hAnsi="標楷體" w:hint="eastAsia"/>
                <w:highlight w:val="green"/>
              </w:rPr>
              <w:t>指標利率登錄</w:t>
            </w:r>
            <w:r w:rsidRPr="004934D3">
              <w:rPr>
                <w:rFonts w:ascii="標楷體" w:eastAsia="標楷體" w:hAnsi="標楷體"/>
                <w:highlight w:val="green"/>
              </w:rPr>
              <w:t>/維護</w:t>
            </w:r>
          </w:p>
        </w:tc>
      </w:tr>
    </w:tbl>
    <w:p w14:paraId="69EE2650" w14:textId="77777777" w:rsidR="004934D3" w:rsidRPr="000C4008" w:rsidRDefault="004934D3" w:rsidP="00E55F55">
      <w:pPr>
        <w:rPr>
          <w:rFonts w:ascii="標楷體" w:eastAsia="標楷體" w:hAnsi="標楷體"/>
        </w:rPr>
      </w:pPr>
    </w:p>
    <w:p w14:paraId="08ED8EBC" w14:textId="634AC713" w:rsidR="00E55F55" w:rsidRPr="004A1C2C" w:rsidRDefault="00E55F55" w:rsidP="00E55F55">
      <w:pPr>
        <w:rPr>
          <w:rFonts w:ascii="標楷體" w:eastAsia="標楷體" w:hAnsi="標楷體"/>
        </w:rPr>
      </w:pPr>
    </w:p>
    <w:p w14:paraId="1C896571" w14:textId="77777777" w:rsidR="00E55F55" w:rsidRPr="008F20B5" w:rsidRDefault="00E55F55">
      <w:pPr>
        <w:widowControl/>
        <w:rPr>
          <w:rFonts w:ascii="標楷體" w:eastAsia="標楷體" w:hAnsi="標楷體"/>
          <w:b/>
          <w:snapToGrid w:val="0"/>
          <w:kern w:val="0"/>
          <w:sz w:val="32"/>
          <w:szCs w:val="20"/>
        </w:rPr>
      </w:pPr>
      <w:r w:rsidRPr="004A1C2C">
        <w:rPr>
          <w:rFonts w:ascii="標楷體" w:eastAsia="標楷體" w:hAnsi="標楷體"/>
        </w:rPr>
        <w:br w:type="page"/>
      </w:r>
    </w:p>
    <w:p w14:paraId="5E055ACB" w14:textId="3DC75F60" w:rsidR="00645DC6" w:rsidRPr="008F20B5" w:rsidRDefault="00FD0BA6" w:rsidP="0078740E">
      <w:pPr>
        <w:pStyle w:val="20"/>
        <w:keepNext w:val="0"/>
        <w:numPr>
          <w:ilvl w:val="1"/>
          <w:numId w:val="6"/>
        </w:numPr>
        <w:rPr>
          <w:rFonts w:ascii="標楷體" w:hAnsi="標楷體"/>
        </w:rPr>
      </w:pPr>
      <w:bookmarkStart w:id="96" w:name="_Toc55997533"/>
      <w:bookmarkStart w:id="97" w:name="_Toc90483142"/>
      <w:bookmarkStart w:id="98" w:name="_Toc90483397"/>
      <w:bookmarkStart w:id="99" w:name="_Toc90483513"/>
      <w:bookmarkStart w:id="100" w:name="_Toc90483739"/>
      <w:bookmarkStart w:id="101" w:name="_Toc90490011"/>
      <w:bookmarkStart w:id="102" w:name="_Toc140244520"/>
      <w:r w:rsidRPr="008F20B5">
        <w:rPr>
          <w:rFonts w:ascii="標楷體" w:hAnsi="標楷體"/>
        </w:rPr>
        <w:lastRenderedPageBreak/>
        <w:t>系統功能說明</w:t>
      </w:r>
      <w:bookmarkEnd w:id="96"/>
      <w:bookmarkEnd w:id="97"/>
      <w:bookmarkEnd w:id="98"/>
      <w:bookmarkEnd w:id="99"/>
      <w:bookmarkEnd w:id="100"/>
      <w:bookmarkEnd w:id="101"/>
      <w:bookmarkEnd w:id="102"/>
    </w:p>
    <w:p w14:paraId="0E79072C" w14:textId="3F919925" w:rsidR="00945D52" w:rsidRPr="00E85D77" w:rsidRDefault="00945D52" w:rsidP="00E85D77">
      <w:pPr>
        <w:pStyle w:val="3"/>
        <w:spacing w:after="240"/>
        <w:ind w:leftChars="100" w:left="240"/>
        <w:rPr>
          <w:rFonts w:ascii="標楷體" w:hAnsi="標楷體"/>
          <w:b/>
          <w:szCs w:val="32"/>
        </w:rPr>
      </w:pPr>
      <w:bookmarkStart w:id="103" w:name="_Toc90483143"/>
      <w:bookmarkStart w:id="104" w:name="_Toc90483398"/>
      <w:bookmarkStart w:id="105" w:name="_Toc90483514"/>
      <w:bookmarkStart w:id="106" w:name="_Toc90483740"/>
      <w:bookmarkStart w:id="107" w:name="_Toc90490012"/>
      <w:bookmarkStart w:id="108" w:name="_Toc140244521"/>
      <w:r w:rsidRPr="00E85D77">
        <w:rPr>
          <w:rFonts w:ascii="標楷體" w:hAnsi="標楷體" w:hint="eastAsia"/>
        </w:rPr>
        <w:t>一、</w:t>
      </w:r>
      <w:r w:rsidRPr="00E85D77">
        <w:rPr>
          <w:rFonts w:ascii="標楷體" w:hAnsi="標楷體"/>
        </w:rPr>
        <w:t>IFRS 9</w:t>
      </w:r>
      <w:r w:rsidRPr="00E85D77">
        <w:rPr>
          <w:rFonts w:ascii="標楷體" w:hAnsi="標楷體" w:hint="eastAsia"/>
        </w:rPr>
        <w:t>作業</w:t>
      </w:r>
      <w:bookmarkEnd w:id="103"/>
      <w:bookmarkEnd w:id="104"/>
      <w:bookmarkEnd w:id="105"/>
      <w:bookmarkEnd w:id="106"/>
      <w:bookmarkEnd w:id="107"/>
      <w:bookmarkEnd w:id="108"/>
    </w:p>
    <w:p w14:paraId="404752F7" w14:textId="0CC8698D" w:rsidR="00945D52" w:rsidRDefault="00945D52" w:rsidP="0078740E">
      <w:pPr>
        <w:pStyle w:val="3"/>
        <w:numPr>
          <w:ilvl w:val="2"/>
          <w:numId w:val="7"/>
        </w:numPr>
        <w:spacing w:before="0"/>
        <w:rPr>
          <w:rFonts w:ascii="標楷體" w:hAnsi="標楷體"/>
          <w:b/>
          <w:szCs w:val="32"/>
        </w:rPr>
      </w:pPr>
      <w:bookmarkStart w:id="109" w:name="_Toc90483144"/>
      <w:bookmarkStart w:id="110" w:name="_Toc90483399"/>
      <w:bookmarkStart w:id="111" w:name="_Toc90483515"/>
      <w:bookmarkStart w:id="112" w:name="_Toc90483741"/>
      <w:bookmarkStart w:id="113" w:name="_Toc90490013"/>
      <w:bookmarkStart w:id="114" w:name="_Toc140244522"/>
      <w:r w:rsidRPr="00EE71AB">
        <w:rPr>
          <w:rFonts w:ascii="標楷體" w:hAnsi="標楷體"/>
          <w:bCs/>
          <w:szCs w:val="32"/>
        </w:rPr>
        <w:t>L</w:t>
      </w:r>
      <w:bookmarkEnd w:id="109"/>
      <w:bookmarkEnd w:id="110"/>
      <w:bookmarkEnd w:id="111"/>
      <w:bookmarkEnd w:id="112"/>
      <w:bookmarkEnd w:id="113"/>
      <w:r w:rsidR="00B62664" w:rsidRPr="00751866">
        <w:rPr>
          <w:rFonts w:ascii="標楷體" w:hAnsi="標楷體"/>
          <w:b/>
          <w:szCs w:val="32"/>
        </w:rPr>
        <w:t>7</w:t>
      </w:r>
      <w:r w:rsidR="00B62664" w:rsidRPr="00751866">
        <w:rPr>
          <w:rFonts w:ascii="標楷體" w:hAnsi="標楷體" w:hint="eastAsia"/>
          <w:b/>
          <w:szCs w:val="32"/>
        </w:rPr>
        <w:t>022違約損失率檔查詢</w:t>
      </w:r>
      <w:bookmarkEnd w:id="114"/>
    </w:p>
    <w:p w14:paraId="42421759"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41EEECE0"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C867BE2"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E4B830A"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違約損失率檔查詢</w:t>
            </w:r>
          </w:p>
        </w:tc>
      </w:tr>
      <w:tr w:rsidR="00B62664" w:rsidRPr="008F20B5" w14:paraId="0D226C3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60229D7"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C0BD621"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查詢或維護</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資料時</w:t>
            </w:r>
          </w:p>
        </w:tc>
      </w:tr>
      <w:tr w:rsidR="00B62664" w:rsidRPr="008F20B5" w14:paraId="47C85498"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C9EEEC5"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3AE583"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683CCCD"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p>
          <w:p w14:paraId="095491D8" w14:textId="77777777" w:rsidR="00B62664" w:rsidRDefault="00B62664" w:rsidP="00F009C9">
            <w:pPr>
              <w:rPr>
                <w:rFonts w:ascii="標楷體" w:eastAsia="標楷體" w:hAnsi="標楷體"/>
                <w:color w:val="000000"/>
                <w:lang w:eastAsia="zh-HK"/>
              </w:rPr>
            </w:pPr>
            <w:r>
              <w:rPr>
                <w:rFonts w:ascii="標楷體" w:eastAsia="標楷體" w:hAnsi="標楷體"/>
              </w:rPr>
              <w:t>3.</w:t>
            </w:r>
            <w:r w:rsidRPr="00E730ED">
              <w:rPr>
                <w:rFonts w:ascii="標楷體" w:eastAsia="標楷體" w:hAnsi="標楷體" w:hint="eastAsia"/>
                <w:color w:val="000000"/>
              </w:rPr>
              <w:t>以下參考欄位之</w:t>
            </w:r>
            <w:r w:rsidRPr="00E730ED">
              <w:rPr>
                <w:rFonts w:ascii="標楷體" w:eastAsia="標楷體" w:hAnsi="標楷體" w:hint="eastAsia"/>
                <w:color w:val="000000"/>
                <w:lang w:eastAsia="zh-HK"/>
              </w:rPr>
              <w:t>說明</w:t>
            </w:r>
            <w:r>
              <w:rPr>
                <w:rFonts w:ascii="標楷體" w:eastAsia="標楷體" w:hAnsi="標楷體" w:hint="eastAsia"/>
                <w:color w:val="000000"/>
                <w:lang w:eastAsia="zh-HK"/>
              </w:rPr>
              <w:t>：</w:t>
            </w:r>
          </w:p>
          <w:p w14:paraId="0C6BB5E2"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sidRPr="00FA7DBB">
              <w:rPr>
                <w:rFonts w:ascii="標楷體" w:eastAsia="標楷體" w:hAnsi="標楷體"/>
              </w:rPr>
              <w:t>1).[</w:t>
            </w:r>
            <w:r w:rsidRPr="00410597">
              <w:rPr>
                <w:rFonts w:ascii="標楷體" w:eastAsia="標楷體" w:hAnsi="標楷體" w:hint="eastAsia"/>
                <w:lang w:eastAsia="zh-HK"/>
              </w:rPr>
              <w:t>生效日期</w:t>
            </w:r>
            <w:r w:rsidRPr="00FA7DBB">
              <w:rPr>
                <w:rFonts w:ascii="標楷體" w:eastAsia="標楷體" w:hAnsi="標楷體" w:hint="eastAsia"/>
              </w:rPr>
              <w:t>起日</w:t>
            </w:r>
            <w:r w:rsidRPr="00FA7DBB">
              <w:rPr>
                <w:rFonts w:ascii="標楷體" w:eastAsia="標楷體" w:hAnsi="標楷體"/>
              </w:rPr>
              <w:t>]</w:t>
            </w:r>
            <w:r w:rsidRPr="00FA7DBB">
              <w:rPr>
                <w:rFonts w:ascii="標楷體" w:eastAsia="標楷體" w:hAnsi="標楷體" w:hint="eastAsia"/>
              </w:rPr>
              <w:t>：</w:t>
            </w:r>
          </w:p>
          <w:p w14:paraId="1B2D4B3D"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p>
          <w:p w14:paraId="33AC161D"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2</w:t>
            </w:r>
            <w:r w:rsidRPr="00FA7DBB">
              <w:rPr>
                <w:rFonts w:ascii="標楷體" w:eastAsia="標楷體" w:hAnsi="標楷體"/>
              </w:rPr>
              <w:t>).[</w:t>
            </w:r>
            <w:r w:rsidRPr="00410597">
              <w:rPr>
                <w:rFonts w:ascii="標楷體" w:eastAsia="標楷體" w:hAnsi="標楷體" w:hint="eastAsia"/>
                <w:lang w:eastAsia="zh-HK"/>
              </w:rPr>
              <w:t>生效日期</w:t>
            </w:r>
            <w:r w:rsidRPr="00F75E05">
              <w:rPr>
                <w:rFonts w:ascii="標楷體" w:eastAsia="標楷體" w:hAnsi="標楷體" w:hint="eastAsia"/>
              </w:rPr>
              <w:t>迄</w:t>
            </w:r>
            <w:r w:rsidRPr="00FA7DBB">
              <w:rPr>
                <w:rFonts w:ascii="標楷體" w:eastAsia="標楷體" w:hAnsi="標楷體" w:hint="eastAsia"/>
              </w:rPr>
              <w:t>日</w:t>
            </w:r>
            <w:r w:rsidRPr="00FA7DBB">
              <w:rPr>
                <w:rFonts w:ascii="標楷體" w:eastAsia="標楷體" w:hAnsi="標楷體"/>
              </w:rPr>
              <w:t>]</w:t>
            </w:r>
            <w:r w:rsidRPr="00FA7DBB">
              <w:rPr>
                <w:rFonts w:ascii="標楷體" w:eastAsia="標楷體" w:hAnsi="標楷體" w:hint="eastAsia"/>
              </w:rPr>
              <w:t>：</w:t>
            </w:r>
          </w:p>
          <w:p w14:paraId="6BD91DCA"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p>
          <w:p w14:paraId="0358C4A0"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3</w:t>
            </w:r>
            <w:r w:rsidRPr="00FA7DBB">
              <w:rPr>
                <w:rFonts w:ascii="標楷體" w:eastAsia="標楷體" w:hAnsi="標楷體"/>
              </w:rPr>
              <w:t>).[</w:t>
            </w:r>
            <w:r>
              <w:rPr>
                <w:rFonts w:ascii="標楷體" w:eastAsia="標楷體" w:hAnsi="標楷體" w:hint="eastAsia"/>
              </w:rPr>
              <w:t>類別</w:t>
            </w:r>
            <w:r w:rsidRPr="00FA7DBB">
              <w:rPr>
                <w:rFonts w:ascii="標楷體" w:eastAsia="標楷體" w:hAnsi="標楷體"/>
              </w:rPr>
              <w:t>]</w:t>
            </w:r>
            <w:r w:rsidRPr="00FA7DBB">
              <w:rPr>
                <w:rFonts w:ascii="標楷體" w:eastAsia="標楷體" w:hAnsi="標楷體" w:hint="eastAsia"/>
              </w:rPr>
              <w:t>：</w:t>
            </w:r>
          </w:p>
          <w:p w14:paraId="7F7BD383"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p>
          <w:p w14:paraId="4C6E3AEE" w14:textId="77777777" w:rsidR="00B62664" w:rsidRDefault="00B62664" w:rsidP="00F009C9">
            <w:pPr>
              <w:rPr>
                <w:rFonts w:ascii="標楷體" w:eastAsia="標楷體" w:hAnsi="標楷體"/>
                <w:lang w:eastAsia="zh-HK"/>
              </w:rPr>
            </w:pPr>
            <w:r>
              <w:rPr>
                <w:rFonts w:ascii="標楷體" w:eastAsia="標楷體" w:hAnsi="標楷體"/>
              </w:rPr>
              <w:t>4</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3BD79D7E"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59C1CD3A"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&gt;= </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 xml:space="preserve">] </w:t>
            </w:r>
            <w:r>
              <w:rPr>
                <w:rFonts w:ascii="標楷體" w:eastAsia="標楷體" w:hAnsi="標楷體"/>
                <w:lang w:eastAsia="zh-HK"/>
              </w:rPr>
              <w:t>AND</w:t>
            </w:r>
            <w:r w:rsidRPr="00F75E05">
              <w:rPr>
                <w:rFonts w:ascii="標楷體" w:eastAsia="標楷體" w:hAnsi="標楷體" w:hint="eastAsia"/>
              </w:rPr>
              <w:t xml:space="preserve"> &lt;=</w:t>
            </w:r>
            <w:r>
              <w:rPr>
                <w:rFonts w:ascii="標楷體" w:eastAsia="標楷體" w:hAnsi="標楷體"/>
              </w:rPr>
              <w:t xml:space="preserve"> [</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p>
          <w:p w14:paraId="7AEB1DD5"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若有值則 </w:t>
            </w:r>
            <w:r>
              <w:rPr>
                <w:rFonts w:ascii="標楷體" w:eastAsia="標楷體" w:hAnsi="標楷體"/>
                <w:color w:val="000000"/>
                <w:lang w:eastAsia="zh-HK"/>
              </w:rPr>
              <w:t>[</w:t>
            </w:r>
            <w:r w:rsidRPr="00FA7DBB">
              <w:rPr>
                <w:rFonts w:ascii="標楷體" w:eastAsia="標楷體" w:hAnsi="標楷體" w:hint="eastAsia"/>
              </w:rPr>
              <w:t>查詢</w:t>
            </w:r>
            <w:r>
              <w:rPr>
                <w:rFonts w:ascii="標楷體" w:eastAsia="標楷體" w:hAnsi="標楷體" w:hint="eastAsia"/>
              </w:rPr>
              <w:t>類別</w:t>
            </w:r>
            <w:r>
              <w:rPr>
                <w:rFonts w:ascii="標楷體" w:eastAsia="標楷體" w:hAnsi="標楷體"/>
                <w:color w:val="000000"/>
                <w:lang w:eastAsia="zh-HK"/>
              </w:rPr>
              <w:t xml:space="preserve">] </w:t>
            </w:r>
            <w:r w:rsidRPr="00F75E05">
              <w:rPr>
                <w:rFonts w:ascii="標楷體" w:eastAsia="標楷體" w:hAnsi="標楷體" w:hint="eastAsia"/>
              </w:rPr>
              <w:t>=</w:t>
            </w:r>
            <w:r>
              <w:rPr>
                <w:rFonts w:ascii="標楷體" w:eastAsia="標楷體" w:hAnsi="標楷體"/>
              </w:rPr>
              <w:t xml:space="preserve"> [</w:t>
            </w:r>
            <w:r>
              <w:rPr>
                <w:rFonts w:ascii="標楷體" w:eastAsia="標楷體" w:hAnsi="標楷體" w:hint="eastAsia"/>
              </w:rPr>
              <w:t>類別]</w:t>
            </w:r>
          </w:p>
          <w:p w14:paraId="28E46692" w14:textId="77777777" w:rsidR="00B62664" w:rsidRDefault="00B62664" w:rsidP="00F009C9">
            <w:pPr>
              <w:rPr>
                <w:rFonts w:ascii="標楷體" w:eastAsia="標楷體" w:hAnsi="標楷體"/>
              </w:rPr>
            </w:pPr>
            <w:r>
              <w:rPr>
                <w:rFonts w:ascii="標楷體" w:eastAsia="標楷體" w:hAnsi="標楷體"/>
              </w:rPr>
              <w:t>5</w:t>
            </w:r>
            <w:r>
              <w:rPr>
                <w:rFonts w:ascii="標楷體" w:eastAsia="標楷體" w:hAnsi="標楷體" w:hint="eastAsia"/>
              </w:rPr>
              <w:t>.排序方式：</w:t>
            </w:r>
          </w:p>
          <w:p w14:paraId="5D3FC1FC"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(由大至小)</w:t>
            </w:r>
          </w:p>
          <w:p w14:paraId="7201BD4E" w14:textId="77777777" w:rsidR="00B62664" w:rsidRPr="0058227F"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(由小至大)</w:t>
            </w:r>
          </w:p>
        </w:tc>
      </w:tr>
      <w:tr w:rsidR="00B62664" w:rsidRPr="008F20B5" w14:paraId="1C6287CE"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6B621D6A"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E0F4F50" w14:textId="77777777" w:rsidR="00B62664" w:rsidRPr="004A1C2C" w:rsidRDefault="00B62664" w:rsidP="00F009C9">
            <w:pPr>
              <w:rPr>
                <w:rFonts w:ascii="標楷體" w:eastAsia="標楷體" w:hAnsi="標楷體"/>
              </w:rPr>
            </w:pPr>
          </w:p>
        </w:tc>
      </w:tr>
      <w:tr w:rsidR="00B62664" w:rsidRPr="008F20B5" w14:paraId="00E29F70"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0B00B837"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5A7C94F" w14:textId="77777777" w:rsidR="00B62664" w:rsidRPr="004A1C2C" w:rsidRDefault="00B62664" w:rsidP="00F009C9">
            <w:pPr>
              <w:rPr>
                <w:rFonts w:ascii="標楷體" w:eastAsia="標楷體" w:hAnsi="標楷體"/>
              </w:rPr>
            </w:pPr>
          </w:p>
        </w:tc>
      </w:tr>
      <w:tr w:rsidR="00B62664" w:rsidRPr="008F20B5" w14:paraId="443C36F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0B46F5"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ADF27A" w14:textId="77777777" w:rsidR="00B62664" w:rsidRPr="005C22B6"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提供查詢資料輸出／印表</w:t>
            </w:r>
          </w:p>
        </w:tc>
      </w:tr>
      <w:tr w:rsidR="00B62664" w:rsidRPr="008F20B5" w14:paraId="48EB2B1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51618C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BC11263" w14:textId="77777777" w:rsidR="00B62664" w:rsidRPr="004A1C2C" w:rsidRDefault="00B62664" w:rsidP="00F009C9">
            <w:pPr>
              <w:rPr>
                <w:rFonts w:ascii="標楷體" w:eastAsia="標楷體" w:hAnsi="標楷體"/>
              </w:rPr>
            </w:pPr>
          </w:p>
        </w:tc>
      </w:tr>
      <w:tr w:rsidR="00B62664" w:rsidRPr="008F20B5" w14:paraId="4E4AE4E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00E1FEDC"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FAF30B" w14:textId="77777777" w:rsidR="00B62664" w:rsidRPr="004A1C2C" w:rsidRDefault="00B62664" w:rsidP="00F009C9">
            <w:pPr>
              <w:rPr>
                <w:rFonts w:ascii="標楷體" w:eastAsia="標楷體" w:hAnsi="標楷體"/>
              </w:rPr>
            </w:pPr>
          </w:p>
        </w:tc>
      </w:tr>
    </w:tbl>
    <w:p w14:paraId="2A3B8918" w14:textId="77777777" w:rsidR="00B62664" w:rsidRPr="0068704E" w:rsidRDefault="00B62664" w:rsidP="00B62664">
      <w:pPr>
        <w:ind w:left="1440"/>
      </w:pPr>
    </w:p>
    <w:p w14:paraId="49073323"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40E190AC" w14:textId="77777777" w:rsidTr="00F009C9">
        <w:tc>
          <w:tcPr>
            <w:tcW w:w="851" w:type="dxa"/>
            <w:shd w:val="clear" w:color="auto" w:fill="D9D9D9" w:themeFill="background1" w:themeFillShade="D9"/>
          </w:tcPr>
          <w:p w14:paraId="3441A241"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4FA579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FF8D6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76C36748" w14:textId="77777777" w:rsidTr="00F009C9">
        <w:tc>
          <w:tcPr>
            <w:tcW w:w="851" w:type="dxa"/>
          </w:tcPr>
          <w:p w14:paraId="2877FCE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lastRenderedPageBreak/>
              <w:t>1</w:t>
            </w:r>
          </w:p>
        </w:tc>
        <w:tc>
          <w:tcPr>
            <w:tcW w:w="3118" w:type="dxa"/>
          </w:tcPr>
          <w:p w14:paraId="1E2E5C1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739002AC"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415E3D73" w14:textId="77777777" w:rsidR="00B62664" w:rsidRDefault="00B62664" w:rsidP="00B62664">
      <w:pPr>
        <w:ind w:left="1440"/>
      </w:pPr>
    </w:p>
    <w:p w14:paraId="57684E33" w14:textId="77777777" w:rsidR="00B62664" w:rsidRPr="004A1C2C" w:rsidRDefault="00B62664" w:rsidP="00B62664">
      <w:pPr>
        <w:pStyle w:val="a"/>
        <w:spacing w:before="0"/>
      </w:pPr>
      <w:r w:rsidRPr="004A1C2C">
        <w:t>UI</w:t>
      </w:r>
      <w:r w:rsidRPr="004A1C2C">
        <w:rPr>
          <w:rFonts w:hint="eastAsia"/>
        </w:rPr>
        <w:t>畫面</w:t>
      </w:r>
    </w:p>
    <w:p w14:paraId="578CEA2B" w14:textId="47BCB82A" w:rsidR="00B62664" w:rsidRDefault="00B62664" w:rsidP="00B62664">
      <w:pPr>
        <w:rPr>
          <w:noProof/>
        </w:rPr>
      </w:pPr>
      <w:r w:rsidRPr="00B8105D">
        <w:rPr>
          <w:noProof/>
        </w:rPr>
        <w:drawing>
          <wp:inline distT="0" distB="0" distL="0" distR="0" wp14:anchorId="3FADC9FA" wp14:editId="092A61CD">
            <wp:extent cx="6479540" cy="129286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292860"/>
                    </a:xfrm>
                    <a:prstGeom prst="rect">
                      <a:avLst/>
                    </a:prstGeom>
                  </pic:spPr>
                </pic:pic>
              </a:graphicData>
            </a:graphic>
          </wp:inline>
        </w:drawing>
      </w:r>
    </w:p>
    <w:p w14:paraId="54006630" w14:textId="77777777" w:rsidR="00B62664" w:rsidRDefault="00B62664" w:rsidP="00B62664">
      <w:pPr>
        <w:ind w:left="1440"/>
      </w:pPr>
    </w:p>
    <w:p w14:paraId="2E5D0EDD"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4A8C925F" w14:textId="77777777" w:rsidTr="00F009C9">
        <w:tc>
          <w:tcPr>
            <w:tcW w:w="848" w:type="dxa"/>
            <w:shd w:val="clear" w:color="auto" w:fill="D9D9D9" w:themeFill="background1" w:themeFillShade="D9"/>
          </w:tcPr>
          <w:p w14:paraId="430FFC7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75451D1"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8D3A5CD"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6FB06D7" w14:textId="77777777" w:rsidTr="00F009C9">
        <w:tc>
          <w:tcPr>
            <w:tcW w:w="848" w:type="dxa"/>
          </w:tcPr>
          <w:p w14:paraId="0DD82BBE"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3912DAB6"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235D44EC" w14:textId="77777777" w:rsidR="00B62664" w:rsidRDefault="00B62664"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C29CC2E"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A8ACE42"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)]：[生效日期(</w:t>
            </w:r>
            <w:r w:rsidRPr="00293C02">
              <w:rPr>
                <w:rFonts w:ascii="標楷體" w:eastAsia="標楷體" w:hAnsi="標楷體"/>
                <w:color w:val="000000"/>
              </w:rPr>
              <w:t>Date)]</w:t>
            </w:r>
            <w:r w:rsidRPr="00293C02">
              <w:rPr>
                <w:rFonts w:ascii="標楷體" w:eastAsia="標楷體" w:hAnsi="標楷體" w:hint="eastAsia"/>
                <w:color w:val="000000"/>
              </w:rPr>
              <w:t>於[生效日期]起訖區間內，指定[類別(</w:t>
            </w:r>
            <w:r w:rsidRPr="00293C02">
              <w:rPr>
                <w:rFonts w:ascii="標楷體" w:eastAsia="標楷體" w:hAnsi="標楷體"/>
                <w:color w:val="000000"/>
              </w:rPr>
              <w:t>Type)]</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293C02">
              <w:rPr>
                <w:rFonts w:ascii="標楷體" w:eastAsia="標楷體" w:hAnsi="標楷體" w:hint="eastAsia"/>
                <w:color w:val="000000"/>
              </w:rPr>
              <w:t>違約損失率檔</w:t>
            </w:r>
            <w:r>
              <w:rPr>
                <w:rFonts w:ascii="標楷體" w:eastAsia="標楷體" w:hAnsi="標楷體" w:hint="eastAsia"/>
                <w:color w:val="000000"/>
              </w:rPr>
              <w:t>)</w:t>
            </w:r>
            <w:r w:rsidRPr="00293C02">
              <w:rPr>
                <w:rFonts w:ascii="標楷體" w:eastAsia="標楷體" w:hAnsi="標楷體" w:hint="eastAsia"/>
                <w:color w:val="000000"/>
              </w:rPr>
              <w:t>"</w:t>
            </w:r>
          </w:p>
          <w:p w14:paraId="3A17BA1B"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B4B68AA"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17075C66" w14:textId="77777777" w:rsidTr="00F009C9">
        <w:tc>
          <w:tcPr>
            <w:tcW w:w="848" w:type="dxa"/>
          </w:tcPr>
          <w:p w14:paraId="77425213"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4653994A"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102C856D"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43EC91A6" w14:textId="77777777" w:rsidTr="00F009C9">
        <w:tc>
          <w:tcPr>
            <w:tcW w:w="848" w:type="dxa"/>
          </w:tcPr>
          <w:p w14:paraId="10707891"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45CE1F67"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F978C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B62664" w:rsidRPr="00F5236F" w14:paraId="2E85461C" w14:textId="77777777" w:rsidTr="00F009C9">
        <w:tc>
          <w:tcPr>
            <w:tcW w:w="848" w:type="dxa"/>
          </w:tcPr>
          <w:p w14:paraId="659C66B1" w14:textId="77777777" w:rsidR="00B62664" w:rsidRDefault="00B62664" w:rsidP="00F009C9">
            <w:pPr>
              <w:jc w:val="center"/>
              <w:rPr>
                <w:rFonts w:ascii="標楷體" w:eastAsia="標楷體" w:hAnsi="標楷體"/>
              </w:rPr>
            </w:pPr>
            <w:r>
              <w:rPr>
                <w:rFonts w:ascii="標楷體" w:eastAsia="標楷體" w:hAnsi="標楷體" w:hint="eastAsia"/>
              </w:rPr>
              <w:t>4</w:t>
            </w:r>
          </w:p>
        </w:tc>
        <w:tc>
          <w:tcPr>
            <w:tcW w:w="2112" w:type="dxa"/>
          </w:tcPr>
          <w:p w14:paraId="3C1C88E4" w14:textId="77777777" w:rsidR="00B62664" w:rsidRDefault="00B62664" w:rsidP="00F009C9">
            <w:pPr>
              <w:rPr>
                <w:rFonts w:ascii="標楷體" w:eastAsia="標楷體" w:hAnsi="標楷體"/>
                <w:lang w:eastAsia="zh-HK"/>
              </w:rPr>
            </w:pPr>
            <w:r>
              <w:rPr>
                <w:rFonts w:ascii="標楷體" w:eastAsia="標楷體" w:hAnsi="標楷體" w:hint="eastAsia"/>
                <w:lang w:eastAsia="zh-HK"/>
              </w:rPr>
              <w:t>新增類別</w:t>
            </w:r>
          </w:p>
        </w:tc>
        <w:tc>
          <w:tcPr>
            <w:tcW w:w="7246" w:type="dxa"/>
          </w:tcPr>
          <w:p w14:paraId="2DBC5E95" w14:textId="77777777" w:rsidR="00B62664" w:rsidRDefault="00B62664"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2C0186">
              <w:rPr>
                <w:rFonts w:ascii="標楷體" w:eastAsia="標楷體" w:hAnsi="標楷體" w:hint="eastAsia"/>
                <w:lang w:eastAsia="zh-HK"/>
              </w:rPr>
              <w:t>違約損失率</w:t>
            </w:r>
            <w:r>
              <w:rPr>
                <w:rFonts w:ascii="標楷體" w:eastAsia="標楷體" w:hAnsi="標楷體" w:hint="eastAsia"/>
                <w:lang w:eastAsia="zh-HK"/>
              </w:rPr>
              <w:t>資料</w:t>
            </w:r>
          </w:p>
        </w:tc>
      </w:tr>
    </w:tbl>
    <w:p w14:paraId="49DF5AB1" w14:textId="77777777" w:rsidR="00B62664" w:rsidRDefault="00B62664" w:rsidP="00B62664">
      <w:pPr>
        <w:ind w:left="1440"/>
      </w:pPr>
    </w:p>
    <w:p w14:paraId="18A70CD3" w14:textId="77777777" w:rsidR="00B62664" w:rsidRDefault="00B62664" w:rsidP="00B62664">
      <w:pPr>
        <w:pStyle w:val="a"/>
        <w:spacing w:before="0"/>
      </w:pPr>
      <w:r w:rsidRPr="007C1268">
        <w:t>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4575A1FA" w14:textId="77777777" w:rsidTr="00F009C9">
        <w:trPr>
          <w:trHeight w:val="388"/>
          <w:tblHeader/>
          <w:jc w:val="center"/>
        </w:trPr>
        <w:tc>
          <w:tcPr>
            <w:tcW w:w="530" w:type="dxa"/>
            <w:vMerge w:val="restart"/>
            <w:shd w:val="clear" w:color="auto" w:fill="D9D9D9"/>
          </w:tcPr>
          <w:p w14:paraId="5BA3A9EE"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30BB00E7"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11E77E9"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58EADEE3"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1EE88B07" w14:textId="77777777" w:rsidTr="00F009C9">
        <w:trPr>
          <w:trHeight w:val="244"/>
          <w:tblHeader/>
          <w:jc w:val="center"/>
        </w:trPr>
        <w:tc>
          <w:tcPr>
            <w:tcW w:w="530" w:type="dxa"/>
            <w:vMerge/>
            <w:shd w:val="clear" w:color="auto" w:fill="D9D9D9"/>
          </w:tcPr>
          <w:p w14:paraId="4CD3C2CB" w14:textId="77777777" w:rsidR="00B62664" w:rsidRPr="00456B60" w:rsidRDefault="00B62664" w:rsidP="00F009C9">
            <w:pPr>
              <w:rPr>
                <w:rFonts w:ascii="標楷體" w:eastAsia="標楷體" w:hAnsi="標楷體"/>
              </w:rPr>
            </w:pPr>
          </w:p>
        </w:tc>
        <w:tc>
          <w:tcPr>
            <w:tcW w:w="1308" w:type="dxa"/>
            <w:vMerge/>
            <w:shd w:val="clear" w:color="auto" w:fill="D9D9D9"/>
          </w:tcPr>
          <w:p w14:paraId="72E4D0D1" w14:textId="77777777" w:rsidR="00B62664" w:rsidRPr="00456B60" w:rsidRDefault="00B62664" w:rsidP="00F009C9">
            <w:pPr>
              <w:rPr>
                <w:rFonts w:ascii="標楷體" w:eastAsia="標楷體" w:hAnsi="標楷體"/>
              </w:rPr>
            </w:pPr>
          </w:p>
        </w:tc>
        <w:tc>
          <w:tcPr>
            <w:tcW w:w="783" w:type="dxa"/>
            <w:shd w:val="clear" w:color="auto" w:fill="D9D9D9"/>
          </w:tcPr>
          <w:p w14:paraId="4F2BD16B"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F0DDA80"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184382B"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386B9107"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1A7975B"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6566416B" w14:textId="77777777" w:rsidR="00B62664" w:rsidRPr="00456B60" w:rsidRDefault="00B62664" w:rsidP="00F009C9">
            <w:pPr>
              <w:rPr>
                <w:rFonts w:ascii="標楷體" w:eastAsia="標楷體" w:hAnsi="標楷體"/>
              </w:rPr>
            </w:pPr>
          </w:p>
        </w:tc>
      </w:tr>
      <w:tr w:rsidR="00B62664" w:rsidRPr="00456B60" w14:paraId="43705C55" w14:textId="77777777" w:rsidTr="00F009C9">
        <w:trPr>
          <w:trHeight w:val="244"/>
          <w:jc w:val="center"/>
        </w:trPr>
        <w:tc>
          <w:tcPr>
            <w:tcW w:w="530" w:type="dxa"/>
          </w:tcPr>
          <w:p w14:paraId="5A2A4742"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22FCA644" w14:textId="77777777" w:rsidR="00B62664" w:rsidRPr="001343EE" w:rsidRDefault="00B62664" w:rsidP="00F009C9">
            <w:pPr>
              <w:rPr>
                <w:rFonts w:ascii="標楷體" w:eastAsia="標楷體" w:hAnsi="標楷體"/>
                <w:lang w:eastAsia="zh-HK"/>
              </w:rPr>
            </w:pPr>
            <w:r w:rsidRPr="001343EE">
              <w:rPr>
                <w:rFonts w:ascii="標楷體" w:eastAsia="標楷體" w:hAnsi="標楷體" w:hint="eastAsia"/>
                <w:lang w:eastAsia="zh-HK"/>
              </w:rPr>
              <w:t>生效日期</w:t>
            </w:r>
          </w:p>
        </w:tc>
        <w:tc>
          <w:tcPr>
            <w:tcW w:w="783" w:type="dxa"/>
          </w:tcPr>
          <w:p w14:paraId="518338C6" w14:textId="77777777" w:rsidR="00B62664" w:rsidRPr="00456B60" w:rsidRDefault="00B62664" w:rsidP="00F009C9">
            <w:pPr>
              <w:rPr>
                <w:rFonts w:ascii="標楷體" w:eastAsia="標楷體" w:hAnsi="標楷體"/>
              </w:rPr>
            </w:pPr>
          </w:p>
        </w:tc>
        <w:tc>
          <w:tcPr>
            <w:tcW w:w="904" w:type="dxa"/>
          </w:tcPr>
          <w:p w14:paraId="3225D501" w14:textId="77777777" w:rsidR="00B62664" w:rsidRPr="00456B60" w:rsidRDefault="00B62664" w:rsidP="00F009C9">
            <w:pPr>
              <w:rPr>
                <w:rFonts w:ascii="標楷體" w:eastAsia="標楷體" w:hAnsi="標楷體"/>
              </w:rPr>
            </w:pPr>
          </w:p>
        </w:tc>
        <w:tc>
          <w:tcPr>
            <w:tcW w:w="1896" w:type="dxa"/>
          </w:tcPr>
          <w:p w14:paraId="70694F5E" w14:textId="77777777" w:rsidR="00B62664" w:rsidRPr="00456B60" w:rsidRDefault="00B62664" w:rsidP="00F009C9">
            <w:pPr>
              <w:rPr>
                <w:rFonts w:ascii="標楷體" w:eastAsia="標楷體" w:hAnsi="標楷體"/>
              </w:rPr>
            </w:pPr>
          </w:p>
        </w:tc>
        <w:tc>
          <w:tcPr>
            <w:tcW w:w="811" w:type="dxa"/>
          </w:tcPr>
          <w:p w14:paraId="1316B858" w14:textId="77777777" w:rsidR="00B62664" w:rsidRPr="00456B60" w:rsidRDefault="00B62664" w:rsidP="00F009C9">
            <w:pPr>
              <w:rPr>
                <w:rFonts w:ascii="標楷體" w:eastAsia="標楷體" w:hAnsi="標楷體"/>
              </w:rPr>
            </w:pPr>
          </w:p>
        </w:tc>
        <w:tc>
          <w:tcPr>
            <w:tcW w:w="664" w:type="dxa"/>
          </w:tcPr>
          <w:p w14:paraId="69AAD0B9" w14:textId="77777777" w:rsidR="00B62664" w:rsidRPr="00456B60" w:rsidRDefault="00B62664" w:rsidP="00F009C9">
            <w:pPr>
              <w:jc w:val="center"/>
              <w:rPr>
                <w:rFonts w:ascii="標楷體" w:eastAsia="標楷體" w:hAnsi="標楷體"/>
              </w:rPr>
            </w:pPr>
          </w:p>
        </w:tc>
        <w:tc>
          <w:tcPr>
            <w:tcW w:w="3426" w:type="dxa"/>
          </w:tcPr>
          <w:p w14:paraId="5916315B" w14:textId="77777777" w:rsidR="00B62664" w:rsidRPr="00456B60" w:rsidRDefault="00B62664" w:rsidP="00F009C9">
            <w:pPr>
              <w:rPr>
                <w:rFonts w:ascii="標楷體" w:eastAsia="標楷體" w:hAnsi="標楷體"/>
              </w:rPr>
            </w:pPr>
          </w:p>
        </w:tc>
      </w:tr>
      <w:tr w:rsidR="00B62664" w:rsidRPr="00456B60" w14:paraId="03540DA7" w14:textId="77777777" w:rsidTr="00F009C9">
        <w:trPr>
          <w:trHeight w:val="244"/>
          <w:jc w:val="center"/>
        </w:trPr>
        <w:tc>
          <w:tcPr>
            <w:tcW w:w="530" w:type="dxa"/>
          </w:tcPr>
          <w:p w14:paraId="4892EE6A" w14:textId="77777777" w:rsidR="00B62664" w:rsidRPr="00456B60" w:rsidRDefault="00B62664" w:rsidP="00F009C9">
            <w:pPr>
              <w:rPr>
                <w:rFonts w:ascii="標楷體" w:eastAsia="標楷體" w:hAnsi="標楷體"/>
              </w:rPr>
            </w:pPr>
          </w:p>
        </w:tc>
        <w:tc>
          <w:tcPr>
            <w:tcW w:w="1308" w:type="dxa"/>
          </w:tcPr>
          <w:p w14:paraId="47D12190" w14:textId="77777777" w:rsidR="00B62664" w:rsidRPr="00456B60" w:rsidRDefault="00B62664" w:rsidP="00F009C9">
            <w:r w:rsidRPr="001343EE">
              <w:rPr>
                <w:rFonts w:ascii="標楷體" w:eastAsia="標楷體" w:hAnsi="標楷體" w:hint="eastAsia"/>
                <w:lang w:eastAsia="zh-HK"/>
              </w:rPr>
              <w:t>生效日期起日</w:t>
            </w:r>
          </w:p>
        </w:tc>
        <w:tc>
          <w:tcPr>
            <w:tcW w:w="783" w:type="dxa"/>
          </w:tcPr>
          <w:p w14:paraId="3D016EF9"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7B0B223E" w14:textId="77777777" w:rsidR="00B62664" w:rsidRPr="00456B60" w:rsidRDefault="00B62664" w:rsidP="00F009C9">
            <w:pPr>
              <w:rPr>
                <w:rFonts w:ascii="標楷體" w:eastAsia="標楷體" w:hAnsi="標楷體"/>
              </w:rPr>
            </w:pPr>
          </w:p>
        </w:tc>
        <w:tc>
          <w:tcPr>
            <w:tcW w:w="1896" w:type="dxa"/>
          </w:tcPr>
          <w:p w14:paraId="752D91EA"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7043C5B3" w14:textId="77777777" w:rsidR="00B62664" w:rsidRPr="00456B60" w:rsidRDefault="00B62664" w:rsidP="00F009C9">
            <w:pPr>
              <w:rPr>
                <w:rFonts w:ascii="標楷體" w:eastAsia="標楷體" w:hAnsi="標楷體"/>
              </w:rPr>
            </w:pPr>
          </w:p>
        </w:tc>
        <w:tc>
          <w:tcPr>
            <w:tcW w:w="664" w:type="dxa"/>
          </w:tcPr>
          <w:p w14:paraId="7304626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A41004A"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則自第一筆開始查詢</w:t>
            </w:r>
          </w:p>
          <w:p w14:paraId="7AB4C0C4" w14:textId="77777777" w:rsidR="00B62664" w:rsidRPr="00A60BC3"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檢核條件：日期格式/</w:t>
            </w:r>
            <w:r w:rsidRPr="00A60BC3">
              <w:rPr>
                <w:rFonts w:ascii="標楷體" w:eastAsia="標楷體" w:hAnsi="標楷體"/>
                <w:color w:val="000000"/>
              </w:rPr>
              <w:t>A(DATE,0)</w:t>
            </w:r>
          </w:p>
        </w:tc>
      </w:tr>
      <w:tr w:rsidR="00B62664" w:rsidRPr="00456B60" w14:paraId="7FAE8EF2" w14:textId="77777777" w:rsidTr="00F009C9">
        <w:trPr>
          <w:trHeight w:val="244"/>
          <w:jc w:val="center"/>
        </w:trPr>
        <w:tc>
          <w:tcPr>
            <w:tcW w:w="530" w:type="dxa"/>
          </w:tcPr>
          <w:p w14:paraId="4A9C6941" w14:textId="77777777" w:rsidR="00B62664" w:rsidRPr="00456B60" w:rsidRDefault="00B62664" w:rsidP="00F009C9">
            <w:pPr>
              <w:rPr>
                <w:rFonts w:ascii="標楷體" w:eastAsia="標楷體" w:hAnsi="標楷體"/>
              </w:rPr>
            </w:pPr>
          </w:p>
        </w:tc>
        <w:tc>
          <w:tcPr>
            <w:tcW w:w="1308" w:type="dxa"/>
          </w:tcPr>
          <w:p w14:paraId="6D7EB52F" w14:textId="77777777" w:rsidR="00B62664" w:rsidRPr="00456B60" w:rsidRDefault="00B62664" w:rsidP="00F009C9">
            <w:r w:rsidRPr="001343EE">
              <w:rPr>
                <w:rFonts w:ascii="標楷體" w:eastAsia="標楷體" w:hAnsi="標楷體" w:hint="eastAsia"/>
                <w:lang w:eastAsia="zh-HK"/>
              </w:rPr>
              <w:t>生效日期迄日</w:t>
            </w:r>
          </w:p>
        </w:tc>
        <w:tc>
          <w:tcPr>
            <w:tcW w:w="783" w:type="dxa"/>
          </w:tcPr>
          <w:p w14:paraId="30F9C35C" w14:textId="77777777" w:rsidR="00B62664" w:rsidRPr="00456B60" w:rsidRDefault="00B62664" w:rsidP="00F009C9">
            <w:pPr>
              <w:rPr>
                <w:rFonts w:ascii="標楷體" w:eastAsia="標楷體" w:hAnsi="標楷體"/>
              </w:rPr>
            </w:pPr>
            <w:r>
              <w:rPr>
                <w:rFonts w:ascii="標楷體" w:eastAsia="標楷體" w:hAnsi="標楷體" w:hint="eastAsia"/>
              </w:rPr>
              <w:t>7</w:t>
            </w:r>
          </w:p>
        </w:tc>
        <w:tc>
          <w:tcPr>
            <w:tcW w:w="904" w:type="dxa"/>
          </w:tcPr>
          <w:p w14:paraId="78C880DA" w14:textId="77777777" w:rsidR="00B62664" w:rsidRPr="00456B60" w:rsidRDefault="00B62664" w:rsidP="00F009C9">
            <w:pPr>
              <w:rPr>
                <w:rFonts w:ascii="標楷體" w:eastAsia="標楷體" w:hAnsi="標楷體"/>
              </w:rPr>
            </w:pPr>
          </w:p>
        </w:tc>
        <w:tc>
          <w:tcPr>
            <w:tcW w:w="1896" w:type="dxa"/>
          </w:tcPr>
          <w:p w14:paraId="3F0422A2"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1CB16903" w14:textId="77777777" w:rsidR="00B62664" w:rsidRPr="00456B60" w:rsidRDefault="00B62664" w:rsidP="00F009C9">
            <w:pPr>
              <w:rPr>
                <w:rFonts w:ascii="標楷體" w:eastAsia="標楷體" w:hAnsi="標楷體"/>
              </w:rPr>
            </w:pPr>
          </w:p>
        </w:tc>
        <w:tc>
          <w:tcPr>
            <w:tcW w:w="664" w:type="dxa"/>
          </w:tcPr>
          <w:p w14:paraId="5D16487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3AE7F0A7"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則查詢</w:t>
            </w:r>
            <w:r>
              <w:rPr>
                <w:rFonts w:ascii="標楷體" w:eastAsia="標楷體" w:hAnsi="標楷體" w:hint="eastAsia"/>
              </w:rPr>
              <w:t>至最末筆</w:t>
            </w:r>
          </w:p>
          <w:p w14:paraId="6F07F934"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w:t>
            </w:r>
          </w:p>
          <w:p w14:paraId="1FF0251F"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ACCD906" w14:textId="77777777" w:rsidR="00B62664" w:rsidRPr="00113F99" w:rsidRDefault="00B62664" w:rsidP="00F009C9">
            <w:pPr>
              <w:snapToGrid w:val="0"/>
              <w:ind w:leftChars="107" w:left="778" w:hangingChars="217" w:hanging="521"/>
              <w:rPr>
                <w:rFonts w:ascii="標楷體" w:eastAsia="標楷體" w:hAnsi="標楷體"/>
                <w:color w:val="FF0000"/>
                <w:lang w:eastAsia="zh-HK"/>
              </w:rPr>
            </w:pPr>
            <w:r w:rsidRPr="00490544">
              <w:rPr>
                <w:rFonts w:ascii="標楷體" w:eastAsia="標楷體" w:hAnsi="標楷體" w:hint="eastAsia"/>
                <w:color w:val="000000" w:themeColor="text1"/>
              </w:rPr>
              <w:t>(</w:t>
            </w:r>
            <w:r w:rsidRPr="00490544">
              <w:rPr>
                <w:rFonts w:ascii="標楷體" w:eastAsia="標楷體" w:hAnsi="標楷體"/>
                <w:color w:val="000000" w:themeColor="text1"/>
              </w:rPr>
              <w:t>2).</w:t>
            </w:r>
            <w:r w:rsidRPr="00490544">
              <w:rPr>
                <w:rFonts w:ascii="標楷體" w:eastAsia="標楷體" w:hAnsi="標楷體" w:hint="eastAsia"/>
                <w:color w:val="000000" w:themeColor="text1"/>
              </w:rPr>
              <w:t>日期需介於</w:t>
            </w:r>
            <w:r>
              <w:rPr>
                <w:rFonts w:ascii="標楷體" w:eastAsia="標楷體" w:hAnsi="標楷體" w:hint="eastAsia"/>
                <w:color w:val="000000" w:themeColor="text1"/>
              </w:rPr>
              <w:t>[</w:t>
            </w:r>
            <w:r w:rsidRPr="00490544">
              <w:rPr>
                <w:rFonts w:ascii="標楷體" w:eastAsia="標楷體" w:hAnsi="標楷體" w:hint="eastAsia"/>
                <w:color w:val="000000" w:themeColor="text1"/>
              </w:rPr>
              <w:t>生效日期起日</w:t>
            </w:r>
            <w:r>
              <w:rPr>
                <w:rFonts w:ascii="標楷體" w:eastAsia="標楷體" w:hAnsi="標楷體" w:hint="eastAsia"/>
                <w:color w:val="000000" w:themeColor="text1"/>
              </w:rPr>
              <w:t>]</w:t>
            </w:r>
            <w:r w:rsidRPr="00490544">
              <w:rPr>
                <w:rFonts w:ascii="標楷體" w:eastAsia="標楷體" w:hAnsi="標楷體" w:hint="eastAsia"/>
                <w:color w:val="000000" w:themeColor="text1"/>
              </w:rPr>
              <w:t>至9</w:t>
            </w:r>
            <w:r w:rsidRPr="00490544">
              <w:rPr>
                <w:rFonts w:ascii="標楷體" w:eastAsia="標楷體" w:hAnsi="標楷體"/>
                <w:color w:val="000000" w:themeColor="text1"/>
              </w:rPr>
              <w:t>991231</w:t>
            </w:r>
            <w:r w:rsidRPr="00490544">
              <w:rPr>
                <w:rFonts w:ascii="標楷體" w:eastAsia="標楷體" w:hAnsi="標楷體" w:hint="eastAsia"/>
                <w:color w:val="000000" w:themeColor="text1"/>
              </w:rPr>
              <w:t>/</w:t>
            </w:r>
            <w:r w:rsidRPr="00490544">
              <w:rPr>
                <w:rFonts w:ascii="標楷體" w:eastAsia="標楷體" w:hAnsi="標楷體"/>
                <w:color w:val="000000" w:themeColor="text1"/>
              </w:rPr>
              <w:t>V(5)</w:t>
            </w:r>
          </w:p>
        </w:tc>
      </w:tr>
      <w:tr w:rsidR="00B62664" w:rsidRPr="00456B60" w14:paraId="235A9F48" w14:textId="77777777" w:rsidTr="00F009C9">
        <w:trPr>
          <w:trHeight w:val="244"/>
          <w:jc w:val="center"/>
        </w:trPr>
        <w:tc>
          <w:tcPr>
            <w:tcW w:w="530" w:type="dxa"/>
          </w:tcPr>
          <w:p w14:paraId="66AEDCF6"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2</w:t>
            </w:r>
          </w:p>
        </w:tc>
        <w:tc>
          <w:tcPr>
            <w:tcW w:w="1308" w:type="dxa"/>
          </w:tcPr>
          <w:p w14:paraId="5D5FBDBB" w14:textId="77777777" w:rsidR="00B62664" w:rsidRPr="00456B60" w:rsidRDefault="00B62664" w:rsidP="00F009C9">
            <w:pPr>
              <w:rPr>
                <w:rFonts w:ascii="標楷體" w:eastAsia="標楷體" w:hAnsi="標楷體"/>
                <w:color w:val="000000"/>
              </w:rPr>
            </w:pPr>
            <w:r>
              <w:rPr>
                <w:rFonts w:ascii="標楷體" w:eastAsia="標楷體" w:hAnsi="標楷體" w:hint="eastAsia"/>
              </w:rPr>
              <w:t>類別</w:t>
            </w:r>
          </w:p>
        </w:tc>
        <w:tc>
          <w:tcPr>
            <w:tcW w:w="783" w:type="dxa"/>
          </w:tcPr>
          <w:p w14:paraId="3CFE8C25"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0C533FC9" w14:textId="77777777" w:rsidR="00B62664" w:rsidRPr="00456B60" w:rsidRDefault="00B62664" w:rsidP="00F009C9">
            <w:pPr>
              <w:rPr>
                <w:rFonts w:ascii="標楷體" w:eastAsia="標楷體" w:hAnsi="標楷體"/>
              </w:rPr>
            </w:pPr>
          </w:p>
        </w:tc>
        <w:tc>
          <w:tcPr>
            <w:tcW w:w="1896" w:type="dxa"/>
          </w:tcPr>
          <w:p w14:paraId="70C2BB69" w14:textId="77777777" w:rsidR="00B62664" w:rsidRPr="00456B60" w:rsidRDefault="00B62664" w:rsidP="00F009C9">
            <w:pPr>
              <w:rPr>
                <w:rFonts w:ascii="標楷體" w:eastAsia="標楷體" w:hAnsi="標楷體"/>
              </w:rPr>
            </w:pPr>
          </w:p>
        </w:tc>
        <w:tc>
          <w:tcPr>
            <w:tcW w:w="811" w:type="dxa"/>
          </w:tcPr>
          <w:p w14:paraId="799CB097" w14:textId="77777777" w:rsidR="00B62664" w:rsidRPr="00456B60" w:rsidRDefault="00B62664" w:rsidP="00F009C9">
            <w:pPr>
              <w:rPr>
                <w:rFonts w:ascii="標楷體" w:eastAsia="標楷體" w:hAnsi="標楷體"/>
                <w:color w:val="000000"/>
              </w:rPr>
            </w:pPr>
          </w:p>
        </w:tc>
        <w:tc>
          <w:tcPr>
            <w:tcW w:w="664" w:type="dxa"/>
          </w:tcPr>
          <w:p w14:paraId="0B2F7E08"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8029F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3C0427">
              <w:rPr>
                <w:rFonts w:ascii="標楷體" w:eastAsia="標楷體" w:hAnsi="標楷體" w:hint="eastAsia"/>
                <w:color w:val="000000"/>
              </w:rPr>
              <w:t>限輸入數字</w:t>
            </w:r>
          </w:p>
          <w:p w14:paraId="579C544B" w14:textId="77777777" w:rsidR="00B62664" w:rsidRPr="00456B60"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1B4EDF">
              <w:rPr>
                <w:rFonts w:ascii="標楷體" w:eastAsia="標楷體" w:hAnsi="標楷體" w:hint="eastAsia"/>
                <w:color w:val="000000"/>
              </w:rPr>
              <w:t>輸入「</w:t>
            </w:r>
            <w:r w:rsidRPr="001B4EDF">
              <w:rPr>
                <w:rFonts w:ascii="標楷體" w:eastAsia="標楷體" w:hAnsi="標楷體"/>
                <w:color w:val="000000"/>
              </w:rPr>
              <w:t>00</w:t>
            </w:r>
            <w:r w:rsidRPr="001B4EDF">
              <w:rPr>
                <w:rFonts w:ascii="標楷體" w:eastAsia="標楷體" w:hAnsi="標楷體" w:hint="eastAsia"/>
                <w:color w:val="000000"/>
              </w:rPr>
              <w:t>」表示查詢所有類</w:t>
            </w:r>
            <w:r w:rsidRPr="001B4EDF">
              <w:rPr>
                <w:rFonts w:ascii="標楷體" w:eastAsia="標楷體" w:hAnsi="標楷體" w:hint="eastAsia"/>
                <w:color w:val="000000"/>
              </w:rPr>
              <w:lastRenderedPageBreak/>
              <w:t>別</w:t>
            </w:r>
          </w:p>
        </w:tc>
      </w:tr>
    </w:tbl>
    <w:p w14:paraId="669D656B" w14:textId="77777777" w:rsidR="00B62664" w:rsidRDefault="00B62664" w:rsidP="00B62664">
      <w:pPr>
        <w:ind w:left="1440"/>
      </w:pPr>
    </w:p>
    <w:p w14:paraId="3F48B906" w14:textId="77777777" w:rsidR="00B62664" w:rsidRDefault="00B62664" w:rsidP="00B62664">
      <w:pPr>
        <w:pStyle w:val="a"/>
        <w:spacing w:before="0"/>
      </w:pPr>
      <w:r w:rsidRPr="00270F9F">
        <w:rPr>
          <w:rFonts w:hint="eastAsia"/>
          <w:color w:val="FF0000"/>
          <w:highlight w:val="lightGray"/>
        </w:rPr>
        <w:t>輸出畫面</w:t>
      </w:r>
    </w:p>
    <w:p w14:paraId="63EEFE62" w14:textId="74F3321E" w:rsidR="00B62664" w:rsidRPr="007C1268" w:rsidRDefault="00230871" w:rsidP="00B62664">
      <w:r w:rsidRPr="00230871">
        <w:rPr>
          <w:noProof/>
        </w:rPr>
        <w:drawing>
          <wp:inline distT="0" distB="0" distL="0" distR="0" wp14:anchorId="04DC5DEC" wp14:editId="150BDDE2">
            <wp:extent cx="5544324" cy="657316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4324" cy="6573167"/>
                    </a:xfrm>
                    <a:prstGeom prst="rect">
                      <a:avLst/>
                    </a:prstGeom>
                  </pic:spPr>
                </pic:pic>
              </a:graphicData>
            </a:graphic>
          </wp:inline>
        </w:drawing>
      </w:r>
    </w:p>
    <w:p w14:paraId="62A1E252" w14:textId="77777777" w:rsidR="00B62664" w:rsidRDefault="00B62664" w:rsidP="00B62664">
      <w:pPr>
        <w:ind w:left="1440"/>
      </w:pPr>
    </w:p>
    <w:p w14:paraId="77745321"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2104"/>
        <w:gridCol w:w="2496"/>
        <w:gridCol w:w="3609"/>
      </w:tblGrid>
      <w:tr w:rsidR="00B62664" w14:paraId="1BC920AB"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44A6160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32A883F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04" w:type="dxa"/>
            <w:tcBorders>
              <w:top w:val="single" w:sz="4" w:space="0" w:color="auto"/>
              <w:left w:val="single" w:sz="4" w:space="0" w:color="auto"/>
              <w:bottom w:val="single" w:sz="4" w:space="0" w:color="auto"/>
              <w:right w:val="single" w:sz="4" w:space="0" w:color="auto"/>
            </w:tcBorders>
            <w:shd w:val="clear" w:color="auto" w:fill="D9D9D9"/>
            <w:hideMark/>
          </w:tcPr>
          <w:p w14:paraId="05DC01D0"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2496" w:type="dxa"/>
            <w:tcBorders>
              <w:top w:val="single" w:sz="4" w:space="0" w:color="auto"/>
              <w:left w:val="single" w:sz="4" w:space="0" w:color="auto"/>
              <w:bottom w:val="single" w:sz="4" w:space="0" w:color="auto"/>
              <w:right w:val="single" w:sz="4" w:space="0" w:color="auto"/>
            </w:tcBorders>
            <w:shd w:val="clear" w:color="auto" w:fill="D9D9D9"/>
            <w:hideMark/>
          </w:tcPr>
          <w:p w14:paraId="643E42EE"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609" w:type="dxa"/>
            <w:tcBorders>
              <w:top w:val="single" w:sz="4" w:space="0" w:color="auto"/>
              <w:left w:val="single" w:sz="4" w:space="0" w:color="auto"/>
              <w:bottom w:val="single" w:sz="4" w:space="0" w:color="auto"/>
              <w:right w:val="single" w:sz="4" w:space="0" w:color="auto"/>
            </w:tcBorders>
            <w:shd w:val="clear" w:color="auto" w:fill="D9D9D9"/>
            <w:hideMark/>
          </w:tcPr>
          <w:p w14:paraId="439A916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52B38C1D"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DF70A7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5958BECF"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按鈕</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3C9CEDA8"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修改</w:t>
            </w:r>
            <w:proofErr w:type="spellEnd"/>
          </w:p>
        </w:tc>
        <w:tc>
          <w:tcPr>
            <w:tcW w:w="2496" w:type="dxa"/>
            <w:tcBorders>
              <w:top w:val="single" w:sz="4" w:space="0" w:color="auto"/>
              <w:left w:val="single" w:sz="4" w:space="0" w:color="auto"/>
              <w:bottom w:val="single" w:sz="4" w:space="0" w:color="auto"/>
              <w:right w:val="single" w:sz="4" w:space="0" w:color="auto"/>
            </w:tcBorders>
          </w:tcPr>
          <w:p w14:paraId="6B56136E" w14:textId="77777777" w:rsidR="00B62664" w:rsidRDefault="00B62664"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hideMark/>
          </w:tcPr>
          <w:p w14:paraId="60345526"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w:t>
            </w:r>
            <w:r w:rsidRPr="00C73533">
              <w:rPr>
                <w:rFonts w:ascii="標楷體" w:eastAsia="標楷體" w:hAnsi="標楷體" w:hint="eastAsia"/>
              </w:rPr>
              <w:lastRenderedPageBreak/>
              <w:t>錄</w:t>
            </w:r>
            <w:r w:rsidRPr="00A96919">
              <w:rPr>
                <w:rFonts w:ascii="標楷體" w:eastAsia="標楷體" w:hAnsi="標楷體" w:hint="eastAsia"/>
              </w:rPr>
              <w:t>】，供修改</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230871" w14:paraId="485FF538" w14:textId="77777777" w:rsidTr="00F009C9">
        <w:tc>
          <w:tcPr>
            <w:tcW w:w="784" w:type="dxa"/>
            <w:tcBorders>
              <w:top w:val="single" w:sz="4" w:space="0" w:color="auto"/>
              <w:left w:val="single" w:sz="4" w:space="0" w:color="auto"/>
              <w:bottom w:val="single" w:sz="4" w:space="0" w:color="auto"/>
              <w:right w:val="single" w:sz="4" w:space="0" w:color="auto"/>
            </w:tcBorders>
          </w:tcPr>
          <w:p w14:paraId="32AA4693" w14:textId="16C9818A" w:rsidR="00230871" w:rsidRPr="00270F9F" w:rsidRDefault="00230871" w:rsidP="00F009C9">
            <w:pPr>
              <w:rPr>
                <w:rFonts w:ascii="標楷體" w:eastAsia="標楷體" w:hAnsi="標楷體"/>
                <w:color w:val="FF0000"/>
                <w:lang w:val="x-none" w:eastAsia="x-none"/>
              </w:rPr>
            </w:pPr>
            <w:r w:rsidRPr="00270F9F">
              <w:rPr>
                <w:rFonts w:ascii="標楷體" w:eastAsia="標楷體" w:hAnsi="標楷體" w:hint="eastAsia"/>
                <w:color w:val="FF0000"/>
                <w:highlight w:val="lightGray"/>
                <w:lang w:val="x-none"/>
              </w:rPr>
              <w:lastRenderedPageBreak/>
              <w:t>2</w:t>
            </w:r>
          </w:p>
        </w:tc>
        <w:tc>
          <w:tcPr>
            <w:tcW w:w="1201" w:type="dxa"/>
            <w:tcBorders>
              <w:top w:val="single" w:sz="4" w:space="0" w:color="auto"/>
              <w:left w:val="single" w:sz="4" w:space="0" w:color="auto"/>
              <w:bottom w:val="single" w:sz="4" w:space="0" w:color="auto"/>
              <w:right w:val="single" w:sz="4" w:space="0" w:color="auto"/>
            </w:tcBorders>
          </w:tcPr>
          <w:p w14:paraId="49623637" w14:textId="1E91AA54"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按鈕</w:t>
            </w:r>
          </w:p>
        </w:tc>
        <w:tc>
          <w:tcPr>
            <w:tcW w:w="2104" w:type="dxa"/>
            <w:tcBorders>
              <w:top w:val="single" w:sz="4" w:space="0" w:color="auto"/>
              <w:left w:val="single" w:sz="4" w:space="0" w:color="auto"/>
              <w:bottom w:val="single" w:sz="4" w:space="0" w:color="auto"/>
              <w:right w:val="single" w:sz="4" w:space="0" w:color="auto"/>
            </w:tcBorders>
          </w:tcPr>
          <w:p w14:paraId="57C6BA64" w14:textId="5F97F6E1"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複製</w:t>
            </w:r>
          </w:p>
        </w:tc>
        <w:tc>
          <w:tcPr>
            <w:tcW w:w="2496" w:type="dxa"/>
            <w:tcBorders>
              <w:top w:val="single" w:sz="4" w:space="0" w:color="auto"/>
              <w:left w:val="single" w:sz="4" w:space="0" w:color="auto"/>
              <w:bottom w:val="single" w:sz="4" w:space="0" w:color="auto"/>
              <w:right w:val="single" w:sz="4" w:space="0" w:color="auto"/>
            </w:tcBorders>
          </w:tcPr>
          <w:p w14:paraId="7DE96312" w14:textId="77777777" w:rsidR="00230871" w:rsidRDefault="00230871"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tcPr>
          <w:p w14:paraId="7D8A9415" w14:textId="10013638" w:rsidR="00230871" w:rsidRDefault="00230871"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w:t>
            </w:r>
            <w:r>
              <w:rPr>
                <w:rFonts w:ascii="標楷體" w:eastAsia="標楷體" w:hAnsi="標楷體" w:hint="eastAsia"/>
              </w:rPr>
              <w:t>複製</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B62664" w14:paraId="6362F53B"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D13114C" w14:textId="1B324806"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6F8B6580"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51C1D7FC" w14:textId="77777777" w:rsidR="00B62664" w:rsidRDefault="00B62664" w:rsidP="00F009C9">
            <w:pPr>
              <w:rPr>
                <w:rFonts w:ascii="標楷體" w:eastAsia="標楷體" w:hAnsi="標楷體"/>
                <w:color w:val="000000"/>
                <w:lang w:val="x-none" w:eastAsia="x-none"/>
              </w:rPr>
            </w:pPr>
            <w:proofErr w:type="spellStart"/>
            <w:r w:rsidRPr="00B12444">
              <w:rPr>
                <w:rFonts w:ascii="標楷體" w:eastAsia="標楷體" w:hAnsi="標楷體" w:hint="eastAsia"/>
                <w:color w:val="000000"/>
                <w:lang w:val="x-none" w:eastAsia="x-none"/>
              </w:rPr>
              <w:t>生效日期</w:t>
            </w:r>
            <w:proofErr w:type="spellEnd"/>
          </w:p>
        </w:tc>
        <w:tc>
          <w:tcPr>
            <w:tcW w:w="2496" w:type="dxa"/>
            <w:tcBorders>
              <w:top w:val="single" w:sz="4" w:space="0" w:color="auto"/>
              <w:left w:val="single" w:sz="4" w:space="0" w:color="auto"/>
              <w:bottom w:val="single" w:sz="4" w:space="0" w:color="auto"/>
              <w:right w:val="single" w:sz="4" w:space="0" w:color="auto"/>
            </w:tcBorders>
            <w:hideMark/>
          </w:tcPr>
          <w:p w14:paraId="1487BB63"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Ias39LGD.Date</w:t>
            </w:r>
          </w:p>
        </w:tc>
        <w:tc>
          <w:tcPr>
            <w:tcW w:w="3609" w:type="dxa"/>
            <w:tcBorders>
              <w:top w:val="single" w:sz="4" w:space="0" w:color="auto"/>
              <w:left w:val="single" w:sz="4" w:space="0" w:color="auto"/>
              <w:bottom w:val="single" w:sz="4" w:space="0" w:color="auto"/>
              <w:right w:val="single" w:sz="4" w:space="0" w:color="auto"/>
            </w:tcBorders>
          </w:tcPr>
          <w:p w14:paraId="362C7A77"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Y</w:t>
            </w:r>
            <w:r>
              <w:rPr>
                <w:rFonts w:ascii="標楷體" w:eastAsia="標楷體" w:hAnsi="標楷體"/>
              </w:rPr>
              <w:t>YY/MM/DD</w:t>
            </w:r>
          </w:p>
        </w:tc>
      </w:tr>
      <w:tr w:rsidR="00B62664" w14:paraId="40E82A99"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6666B5A4" w14:textId="5EBD1325"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0D535349"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50AED0EA" w14:textId="77777777" w:rsidR="00B62664" w:rsidRDefault="00B62664" w:rsidP="00F009C9">
            <w:pPr>
              <w:rPr>
                <w:rFonts w:ascii="標楷體" w:eastAsia="標楷體" w:hAnsi="標楷體"/>
                <w:color w:val="000000"/>
                <w:lang w:val="x-none" w:eastAsia="x-none"/>
              </w:rPr>
            </w:pPr>
            <w:proofErr w:type="spellStart"/>
            <w:r w:rsidRPr="00B12444">
              <w:rPr>
                <w:rFonts w:ascii="標楷體" w:eastAsia="標楷體" w:hAnsi="標楷體" w:hint="eastAsia"/>
                <w:color w:val="000000"/>
                <w:lang w:val="x-none" w:eastAsia="x-none"/>
              </w:rPr>
              <w:t>類別</w:t>
            </w:r>
            <w:proofErr w:type="spellEnd"/>
          </w:p>
        </w:tc>
        <w:tc>
          <w:tcPr>
            <w:tcW w:w="2496" w:type="dxa"/>
            <w:tcBorders>
              <w:top w:val="single" w:sz="4" w:space="0" w:color="auto"/>
              <w:left w:val="single" w:sz="4" w:space="0" w:color="auto"/>
              <w:bottom w:val="single" w:sz="4" w:space="0" w:color="auto"/>
              <w:right w:val="single" w:sz="4" w:space="0" w:color="auto"/>
            </w:tcBorders>
          </w:tcPr>
          <w:p w14:paraId="5D918017"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w:t>
            </w:r>
          </w:p>
        </w:tc>
        <w:tc>
          <w:tcPr>
            <w:tcW w:w="3609" w:type="dxa"/>
            <w:tcBorders>
              <w:top w:val="single" w:sz="4" w:space="0" w:color="auto"/>
              <w:left w:val="single" w:sz="4" w:space="0" w:color="auto"/>
              <w:bottom w:val="single" w:sz="4" w:space="0" w:color="auto"/>
              <w:right w:val="single" w:sz="4" w:space="0" w:color="auto"/>
            </w:tcBorders>
          </w:tcPr>
          <w:p w14:paraId="41852D37" w14:textId="4865DFB7" w:rsidR="004710AD" w:rsidRPr="00270F9F" w:rsidRDefault="004710AD" w:rsidP="004710AD">
            <w:pPr>
              <w:rPr>
                <w:rFonts w:ascii="標楷體" w:eastAsia="標楷體" w:hAnsi="標楷體"/>
                <w:color w:val="FF0000"/>
                <w:highlight w:val="lightGray"/>
              </w:rPr>
            </w:pPr>
            <w:r w:rsidRPr="00270F9F">
              <w:rPr>
                <w:rFonts w:ascii="標楷體" w:eastAsia="標楷體" w:hAnsi="標楷體" w:hint="eastAsia"/>
                <w:color w:val="FF0000"/>
                <w:highlight w:val="lightGray"/>
              </w:rPr>
              <w:t>依據</w:t>
            </w:r>
            <w:proofErr w:type="spellStart"/>
            <w:r w:rsidRPr="00270F9F">
              <w:rPr>
                <w:rFonts w:ascii="標楷體" w:eastAsia="標楷體" w:hAnsi="標楷體" w:hint="eastAsia"/>
                <w:color w:val="FF0000"/>
                <w:highlight w:val="lightGray"/>
              </w:rPr>
              <w:t>CdCode</w:t>
            </w:r>
            <w:proofErr w:type="spellEnd"/>
            <w:r w:rsidRPr="00270F9F">
              <w:rPr>
                <w:rFonts w:ascii="標楷體" w:eastAsia="標楷體" w:hAnsi="標楷體" w:hint="eastAsia"/>
                <w:color w:val="FF0000"/>
                <w:highlight w:val="lightGray"/>
              </w:rPr>
              <w:t>的</w:t>
            </w:r>
            <w:proofErr w:type="spellStart"/>
            <w:r w:rsidRPr="00270F9F">
              <w:rPr>
                <w:rFonts w:ascii="標楷體" w:eastAsia="標楷體" w:hAnsi="標楷體" w:hint="eastAsia"/>
                <w:color w:val="FF0000"/>
                <w:highlight w:val="lightGray"/>
              </w:rPr>
              <w:t>DefCode</w:t>
            </w:r>
            <w:proofErr w:type="spellEnd"/>
            <w:r w:rsidRPr="00270F9F">
              <w:rPr>
                <w:rFonts w:ascii="標楷體" w:eastAsia="標楷體" w:hAnsi="標楷體" w:hint="eastAsia"/>
                <w:color w:val="FF0000"/>
                <w:highlight w:val="lightGray"/>
              </w:rPr>
              <w:t>=</w:t>
            </w:r>
            <w:r w:rsidRPr="00270F9F">
              <w:rPr>
                <w:color w:val="FF0000"/>
                <w:highlight w:val="lightGray"/>
              </w:rPr>
              <w:t xml:space="preserve"> </w:t>
            </w:r>
            <w:r w:rsidRPr="00270F9F">
              <w:rPr>
                <w:rFonts w:ascii="標楷體" w:eastAsia="標楷體" w:hAnsi="標楷體"/>
                <w:color w:val="FF0000"/>
                <w:highlight w:val="lightGray"/>
              </w:rPr>
              <w:t>Ias39LGDType</w:t>
            </w:r>
          </w:p>
          <w:p w14:paraId="7A7D71DD"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3986154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67EC526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0236B40"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19D66AEA"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51D065CE"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1EBDF74" w14:textId="42DE5EA9" w:rsidR="00B62664" w:rsidRPr="00FA5AA9" w:rsidRDefault="004710AD" w:rsidP="004710AD">
            <w:pPr>
              <w:ind w:left="265" w:hangingChars="98" w:hanging="265"/>
              <w:rPr>
                <w:rFonts w:ascii="標楷體" w:eastAsia="標楷體" w:hAnsi="標楷體"/>
                <w:highlight w:val="darkGray"/>
              </w:rPr>
            </w:pPr>
            <w:r w:rsidRPr="00270F9F">
              <w:rPr>
                <w:rFonts w:ascii="標楷體" w:eastAsia="標楷體" w:hAnsi="標楷體" w:cs="細明體" w:hint="eastAsia"/>
                <w:color w:val="FF0000"/>
                <w:spacing w:val="15"/>
                <w:highlight w:val="lightGray"/>
              </w:rPr>
              <w:t>08:其他</w:t>
            </w:r>
          </w:p>
        </w:tc>
      </w:tr>
      <w:tr w:rsidR="00B62664" w14:paraId="69EC04B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84511E9" w14:textId="2B8A5720"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1CCCFF46"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7F69DBEB" w14:textId="77777777" w:rsidR="00B62664" w:rsidRDefault="00B62664" w:rsidP="00F009C9">
            <w:pPr>
              <w:rPr>
                <w:rFonts w:ascii="標楷體" w:eastAsia="標楷體" w:hAnsi="標楷體"/>
                <w:color w:val="000000"/>
                <w:lang w:val="x-none" w:eastAsia="x-none"/>
              </w:rPr>
            </w:pPr>
            <w:proofErr w:type="spellStart"/>
            <w:r w:rsidRPr="00B12444">
              <w:rPr>
                <w:rFonts w:ascii="標楷體" w:eastAsia="標楷體" w:hAnsi="標楷體" w:hint="eastAsia"/>
                <w:color w:val="000000"/>
                <w:lang w:val="x-none" w:eastAsia="x-none"/>
              </w:rPr>
              <w:t>違約損失率</w:t>
            </w:r>
            <w:proofErr w:type="spellEnd"/>
            <w:r w:rsidRPr="00B12444">
              <w:rPr>
                <w:rFonts w:ascii="標楷體" w:eastAsia="標楷體" w:hAnsi="標楷體" w:hint="eastAsia"/>
                <w:color w:val="000000"/>
                <w:lang w:val="x-none" w:eastAsia="x-none"/>
              </w:rPr>
              <w:t>％</w:t>
            </w:r>
          </w:p>
        </w:tc>
        <w:tc>
          <w:tcPr>
            <w:tcW w:w="2496" w:type="dxa"/>
            <w:tcBorders>
              <w:top w:val="single" w:sz="4" w:space="0" w:color="auto"/>
              <w:left w:val="single" w:sz="4" w:space="0" w:color="auto"/>
              <w:bottom w:val="single" w:sz="4" w:space="0" w:color="auto"/>
              <w:right w:val="single" w:sz="4" w:space="0" w:color="auto"/>
            </w:tcBorders>
          </w:tcPr>
          <w:p w14:paraId="1B26CF1E"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Ias39LGD.LGDPercent</w:t>
            </w:r>
          </w:p>
        </w:tc>
        <w:tc>
          <w:tcPr>
            <w:tcW w:w="3609" w:type="dxa"/>
            <w:tcBorders>
              <w:top w:val="single" w:sz="4" w:space="0" w:color="auto"/>
              <w:left w:val="single" w:sz="4" w:space="0" w:color="auto"/>
              <w:bottom w:val="single" w:sz="4" w:space="0" w:color="auto"/>
              <w:right w:val="single" w:sz="4" w:space="0" w:color="auto"/>
            </w:tcBorders>
          </w:tcPr>
          <w:p w14:paraId="3AE47868"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9</w:t>
            </w:r>
            <w:r>
              <w:rPr>
                <w:rFonts w:ascii="標楷體" w:eastAsia="標楷體" w:hAnsi="標楷體"/>
              </w:rPr>
              <w:t>9.99999</w:t>
            </w:r>
          </w:p>
        </w:tc>
      </w:tr>
    </w:tbl>
    <w:p w14:paraId="1E7D157B" w14:textId="77777777" w:rsidR="00B62664" w:rsidRDefault="00B62664" w:rsidP="00B62664">
      <w:pPr>
        <w:ind w:left="1440"/>
      </w:pPr>
    </w:p>
    <w:p w14:paraId="012FB3AA" w14:textId="3A6C3027" w:rsidR="00B62664" w:rsidRDefault="00B62664">
      <w:pPr>
        <w:widowControl/>
      </w:pPr>
      <w:r>
        <w:br w:type="page"/>
      </w:r>
    </w:p>
    <w:p w14:paraId="7B5171BD" w14:textId="77777777" w:rsidR="00B62664" w:rsidRPr="00B62664" w:rsidRDefault="00B62664" w:rsidP="00B62664"/>
    <w:p w14:paraId="2F1E39E3" w14:textId="76F3DA13" w:rsidR="00B62664" w:rsidRPr="00B62664" w:rsidRDefault="00B62664" w:rsidP="0078740E">
      <w:pPr>
        <w:pStyle w:val="3"/>
        <w:numPr>
          <w:ilvl w:val="2"/>
          <w:numId w:val="7"/>
        </w:numPr>
        <w:spacing w:before="0"/>
        <w:rPr>
          <w:rFonts w:ascii="標楷體" w:hAnsi="標楷體"/>
          <w:b/>
          <w:szCs w:val="32"/>
        </w:rPr>
      </w:pPr>
      <w:bookmarkStart w:id="115" w:name="_Toc140244523"/>
      <w:r w:rsidRPr="00EE71AB">
        <w:rPr>
          <w:rFonts w:ascii="標楷體" w:hAnsi="標楷體"/>
          <w:bCs/>
          <w:szCs w:val="32"/>
        </w:rPr>
        <w:t>L</w:t>
      </w:r>
      <w:r w:rsidRPr="00751866">
        <w:rPr>
          <w:rFonts w:ascii="標楷體" w:hAnsi="標楷體"/>
          <w:b/>
          <w:szCs w:val="32"/>
        </w:rPr>
        <w:t>7</w:t>
      </w:r>
      <w:r>
        <w:rPr>
          <w:rFonts w:ascii="標楷體" w:hAnsi="標楷體" w:hint="eastAsia"/>
          <w:b/>
          <w:szCs w:val="32"/>
        </w:rPr>
        <w:t>202</w:t>
      </w:r>
      <w:r w:rsidRPr="00751866">
        <w:rPr>
          <w:rFonts w:ascii="標楷體" w:hAnsi="標楷體" w:hint="eastAsia"/>
          <w:b/>
          <w:szCs w:val="32"/>
        </w:rPr>
        <w:t>違約損失率</w:t>
      </w:r>
      <w:r>
        <w:rPr>
          <w:rFonts w:ascii="標楷體" w:hAnsi="標楷體" w:hint="eastAsia"/>
          <w:b/>
          <w:szCs w:val="32"/>
        </w:rPr>
        <w:t>登錄</w:t>
      </w:r>
      <w:bookmarkEnd w:id="115"/>
    </w:p>
    <w:p w14:paraId="5E3A1632"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7BBF964"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726CDA"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1C6EE97"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w:t>
            </w:r>
            <w:r>
              <w:rPr>
                <w:rFonts w:ascii="標楷體" w:eastAsia="標楷體" w:hAnsi="標楷體" w:hint="eastAsia"/>
              </w:rPr>
              <w:t>登錄</w:t>
            </w:r>
          </w:p>
        </w:tc>
      </w:tr>
      <w:tr w:rsidR="00B62664" w:rsidRPr="008F20B5" w14:paraId="2EBD04D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15B1F55"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FCDEDF3" w14:textId="77777777" w:rsidR="00B62664" w:rsidRDefault="00B62664"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0A2E569A" w14:textId="77777777" w:rsidR="00B62664" w:rsidRPr="004A1C2C" w:rsidRDefault="00B62664"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7B73FE">
              <w:rPr>
                <w:rFonts w:ascii="標楷體" w:eastAsia="標楷體" w:hAnsi="標楷體" w:hint="eastAsia"/>
                <w:lang w:eastAsia="zh-HK"/>
              </w:rPr>
              <w:t>進入</w:t>
            </w:r>
          </w:p>
        </w:tc>
      </w:tr>
      <w:tr w:rsidR="00B62664" w:rsidRPr="008F20B5" w14:paraId="2DA08BE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246ED2F1"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A9F3B8C"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9BC3516"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p>
          <w:p w14:paraId="244D74EB" w14:textId="77777777" w:rsidR="00B62664"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4A8B32BD" w14:textId="77777777" w:rsidR="00B62664" w:rsidRDefault="00B62664" w:rsidP="00F009C9">
            <w:pPr>
              <w:ind w:leftChars="100" w:left="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新增：新增[</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w:t>
            </w:r>
          </w:p>
          <w:p w14:paraId="0554FD4E" w14:textId="77777777" w:rsidR="00B62664" w:rsidRDefault="00B62664" w:rsidP="00F009C9">
            <w:pPr>
              <w:ind w:leftChars="100" w:left="240"/>
              <w:rPr>
                <w:rFonts w:ascii="標楷體" w:eastAsia="標楷體" w:hAnsi="標楷體"/>
              </w:rPr>
            </w:pPr>
            <w:r>
              <w:rPr>
                <w:rFonts w:ascii="標楷體" w:eastAsia="標楷體" w:hAnsi="標楷體" w:hint="eastAsia"/>
              </w:rPr>
              <w:t>(2).修改：修改指定[</w:t>
            </w:r>
            <w:r w:rsidRPr="00722361">
              <w:rPr>
                <w:rFonts w:ascii="標楷體" w:eastAsia="標楷體" w:hAnsi="標楷體" w:hint="eastAsia"/>
              </w:rPr>
              <w:t>違約損失率</w:t>
            </w:r>
            <w:r>
              <w:rPr>
                <w:rFonts w:ascii="標楷體" w:eastAsia="標楷體" w:hAnsi="標楷體" w:hint="eastAsia"/>
              </w:rPr>
              <w:t>檔(</w:t>
            </w:r>
            <w:r w:rsidRPr="00C90F1D">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59264E8E" w14:textId="0E0C015B" w:rsidR="00FA5AA9" w:rsidRPr="0058227F" w:rsidRDefault="00FA5AA9" w:rsidP="00F009C9">
            <w:pPr>
              <w:ind w:leftChars="100" w:left="240"/>
              <w:rPr>
                <w:rFonts w:ascii="標楷體" w:eastAsia="標楷體" w:hAnsi="標楷體"/>
              </w:rPr>
            </w:pPr>
            <w:r w:rsidRPr="00270F9F">
              <w:rPr>
                <w:rFonts w:ascii="標楷體" w:eastAsia="標楷體" w:hAnsi="標楷體" w:hint="eastAsia"/>
                <w:color w:val="FF0000"/>
                <w:highlight w:val="lightGray"/>
              </w:rPr>
              <w:t>(3).複製</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複製指定</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違約損失率</w:t>
            </w:r>
            <w:r w:rsidRPr="00270F9F">
              <w:rPr>
                <w:rFonts w:ascii="標楷體" w:eastAsia="標楷體" w:hAnsi="標楷體" w:hint="eastAsia"/>
                <w:color w:val="FF0000"/>
                <w:highlight w:val="lightGray"/>
                <w:lang w:eastAsia="zh-HK"/>
              </w:rPr>
              <w:t>檔</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lang w:val="x-none" w:eastAsia="x-none"/>
              </w:rPr>
              <w:t>Ias39LGD</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rPr>
              <w:t>]</w:t>
            </w:r>
            <w:r w:rsidRPr="00270F9F">
              <w:rPr>
                <w:rFonts w:ascii="標楷體" w:eastAsia="標楷體" w:hAnsi="標楷體" w:hint="eastAsia"/>
                <w:color w:val="FF0000"/>
                <w:highlight w:val="lightGray"/>
                <w:lang w:eastAsia="zh-HK"/>
              </w:rPr>
              <w:t>資料</w:t>
            </w:r>
          </w:p>
        </w:tc>
      </w:tr>
      <w:tr w:rsidR="00B62664" w:rsidRPr="008F20B5" w14:paraId="26D54017"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3231EF8"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7567B69B" w14:textId="77777777" w:rsidR="00B62664" w:rsidRPr="004A1C2C" w:rsidRDefault="00B62664" w:rsidP="00F009C9">
            <w:pPr>
              <w:rPr>
                <w:rFonts w:ascii="標楷體" w:eastAsia="標楷體" w:hAnsi="標楷體"/>
              </w:rPr>
            </w:pPr>
          </w:p>
        </w:tc>
      </w:tr>
      <w:tr w:rsidR="00B62664" w:rsidRPr="008F20B5" w14:paraId="68BA287D" w14:textId="77777777" w:rsidTr="00F009C9">
        <w:trPr>
          <w:trHeight w:val="838"/>
        </w:trPr>
        <w:tc>
          <w:tcPr>
            <w:tcW w:w="1548" w:type="dxa"/>
            <w:tcBorders>
              <w:top w:val="single" w:sz="8" w:space="0" w:color="000000"/>
              <w:bottom w:val="single" w:sz="8" w:space="0" w:color="000000"/>
              <w:right w:val="single" w:sz="8" w:space="0" w:color="000000"/>
            </w:tcBorders>
            <w:shd w:val="clear" w:color="auto" w:fill="F3F3F3"/>
          </w:tcPr>
          <w:p w14:paraId="5E086C6C"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3462AD" w14:textId="77777777" w:rsidR="00B62664" w:rsidRPr="00473261" w:rsidRDefault="00B62664" w:rsidP="00F009C9">
            <w:pPr>
              <w:ind w:left="240" w:hangingChars="100" w:hanging="240"/>
              <w:rPr>
                <w:rFonts w:ascii="標楷體" w:eastAsia="標楷體" w:hAnsi="標楷體"/>
                <w:lang w:eastAsia="zh-HK"/>
              </w:rPr>
            </w:pPr>
          </w:p>
        </w:tc>
      </w:tr>
      <w:tr w:rsidR="00B62664" w:rsidRPr="008F20B5" w14:paraId="44D7A6F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8B0329B"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A922D11" w14:textId="77777777" w:rsidR="00B62664" w:rsidRPr="004A1C2C" w:rsidRDefault="00B62664" w:rsidP="00F009C9">
            <w:pPr>
              <w:rPr>
                <w:rFonts w:ascii="標楷體" w:eastAsia="標楷體" w:hAnsi="標楷體"/>
              </w:rPr>
            </w:pPr>
            <w:r>
              <w:rPr>
                <w:rFonts w:ascii="標楷體" w:eastAsia="標楷體" w:hAnsi="標楷體" w:hint="eastAsia"/>
                <w:lang w:eastAsia="zh-HK"/>
              </w:rPr>
              <w:t>列印登錄單</w:t>
            </w:r>
          </w:p>
        </w:tc>
      </w:tr>
      <w:tr w:rsidR="00B62664" w:rsidRPr="008F20B5" w14:paraId="393A8597"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202D17A4"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CF0B41C" w14:textId="77777777" w:rsidR="00B62664" w:rsidRPr="004A1C2C" w:rsidRDefault="00B62664"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w:t>
            </w:r>
            <w:proofErr w:type="spellStart"/>
            <w:r>
              <w:rPr>
                <w:rFonts w:ascii="標楷體" w:eastAsia="標楷體" w:hAnsi="標楷體" w:hint="eastAsia"/>
              </w:rPr>
              <w:t>TxDataLog</w:t>
            </w:r>
            <w:proofErr w:type="spellEnd"/>
            <w:r>
              <w:rPr>
                <w:rFonts w:ascii="標楷體" w:eastAsia="標楷體" w:hAnsi="標楷體" w:hint="eastAsia"/>
              </w:rPr>
              <w:t>)]，可至「L6932 資料變更交易查詢」查詢異動內容</w:t>
            </w:r>
          </w:p>
        </w:tc>
      </w:tr>
      <w:tr w:rsidR="00B62664" w:rsidRPr="008F20B5" w14:paraId="366D67F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523CF98"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9DFB69D" w14:textId="77777777" w:rsidR="00B62664" w:rsidRPr="004A1C2C" w:rsidRDefault="00B62664" w:rsidP="00F009C9">
            <w:pPr>
              <w:rPr>
                <w:rFonts w:ascii="標楷體" w:eastAsia="標楷體" w:hAnsi="標楷體"/>
              </w:rPr>
            </w:pPr>
          </w:p>
        </w:tc>
      </w:tr>
    </w:tbl>
    <w:p w14:paraId="1E39909F" w14:textId="77777777" w:rsidR="00B62664" w:rsidRPr="0068704E" w:rsidRDefault="00B62664" w:rsidP="00B62664">
      <w:pPr>
        <w:ind w:left="1440"/>
      </w:pPr>
    </w:p>
    <w:p w14:paraId="216DF83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3F2CBCDB" w14:textId="77777777" w:rsidTr="00F009C9">
        <w:tc>
          <w:tcPr>
            <w:tcW w:w="851" w:type="dxa"/>
            <w:shd w:val="clear" w:color="auto" w:fill="D9D9D9" w:themeFill="background1" w:themeFillShade="D9"/>
          </w:tcPr>
          <w:p w14:paraId="12D7D7E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D8394A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BEAF102"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389A90D5" w14:textId="77777777" w:rsidTr="00F009C9">
        <w:tc>
          <w:tcPr>
            <w:tcW w:w="851" w:type="dxa"/>
          </w:tcPr>
          <w:p w14:paraId="32560350"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28C9E12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63CFDE93"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1CB316A5" w14:textId="77777777" w:rsidR="00B62664" w:rsidRDefault="00B62664" w:rsidP="00B62664">
      <w:pPr>
        <w:ind w:left="1440"/>
      </w:pPr>
    </w:p>
    <w:p w14:paraId="1D787490" w14:textId="77777777" w:rsidR="00B62664" w:rsidRPr="0081699E" w:rsidRDefault="00B62664" w:rsidP="00B62664">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sidRPr="00270F9F">
        <w:rPr>
          <w:rFonts w:hint="eastAsia"/>
          <w:color w:val="FF0000"/>
          <w:highlight w:val="lightGray"/>
        </w:rPr>
        <w:t>新增</w:t>
      </w:r>
    </w:p>
    <w:p w14:paraId="311C69C4" w14:textId="07F374D1" w:rsidR="00B62664" w:rsidRDefault="00FA5AA9" w:rsidP="00B62664">
      <w:pPr>
        <w:rPr>
          <w:noProof/>
        </w:rPr>
      </w:pPr>
      <w:r w:rsidRPr="00FA5AA9">
        <w:rPr>
          <w:noProof/>
        </w:rPr>
        <w:drawing>
          <wp:inline distT="0" distB="0" distL="0" distR="0" wp14:anchorId="14A05FA8" wp14:editId="67826827">
            <wp:extent cx="6087325" cy="2505425"/>
            <wp:effectExtent l="0" t="0" r="889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7325" cy="2505425"/>
                    </a:xfrm>
                    <a:prstGeom prst="rect">
                      <a:avLst/>
                    </a:prstGeom>
                  </pic:spPr>
                </pic:pic>
              </a:graphicData>
            </a:graphic>
          </wp:inline>
        </w:drawing>
      </w:r>
    </w:p>
    <w:p w14:paraId="2A12598C" w14:textId="77777777" w:rsidR="00B62664" w:rsidRDefault="00B62664" w:rsidP="00B62664">
      <w:pPr>
        <w:ind w:left="1440"/>
      </w:pPr>
    </w:p>
    <w:p w14:paraId="1D02256E" w14:textId="77777777" w:rsidR="00B62664" w:rsidRDefault="00B62664" w:rsidP="00B62664">
      <w:pPr>
        <w:pStyle w:val="a"/>
        <w:spacing w:before="0"/>
      </w:pPr>
      <w:r w:rsidRPr="009C6A42">
        <w:lastRenderedPageBreak/>
        <w:t>輸入畫面</w:t>
      </w:r>
      <w:r w:rsidRPr="009C6A42">
        <w:rPr>
          <w:rFonts w:hint="eastAsia"/>
        </w:rPr>
        <w:t>按鈕</w:t>
      </w:r>
      <w:r w:rsidRPr="009C6A42">
        <w:t>說明</w:t>
      </w:r>
      <w:r>
        <w:rPr>
          <w:rFonts w:hint="eastAsia"/>
        </w:rPr>
        <w:t>-</w:t>
      </w:r>
      <w:r w:rsidRPr="0081699E">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0BEF6ACE" w14:textId="77777777" w:rsidTr="00F009C9">
        <w:tc>
          <w:tcPr>
            <w:tcW w:w="848" w:type="dxa"/>
            <w:shd w:val="clear" w:color="auto" w:fill="D9D9D9" w:themeFill="background1" w:themeFillShade="D9"/>
          </w:tcPr>
          <w:p w14:paraId="7662B11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32FDDA6"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E57088A"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79A157F8" w14:textId="77777777" w:rsidTr="00F009C9">
        <w:tc>
          <w:tcPr>
            <w:tcW w:w="848" w:type="dxa"/>
          </w:tcPr>
          <w:p w14:paraId="7AE11E0D"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294AC1EC"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33FE5579"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新增類別</w:t>
            </w:r>
            <w:r w:rsidRPr="00D67AF4">
              <w:rPr>
                <w:rFonts w:ascii="標楷體" w:eastAsia="標楷體" w:hAnsi="標楷體" w:hint="eastAsia"/>
                <w:lang w:eastAsia="zh-HK"/>
              </w:rPr>
              <w:t>」</w:t>
            </w:r>
            <w:r w:rsidRPr="00D67AF4">
              <w:rPr>
                <w:rFonts w:ascii="標楷體" w:eastAsia="標楷體" w:hAnsi="標楷體"/>
                <w:lang w:eastAsia="zh-HK"/>
              </w:rPr>
              <w:t>時顯示</w:t>
            </w:r>
          </w:p>
          <w:p w14:paraId="3F21DB86"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0EF71FC"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4CF47CE7"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A689823"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7BA9E80C" w14:textId="77777777" w:rsidTr="00F009C9">
        <w:tc>
          <w:tcPr>
            <w:tcW w:w="848" w:type="dxa"/>
          </w:tcPr>
          <w:p w14:paraId="3DB8BC74"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7322959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0D2A252"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B62664" w:rsidRPr="00F5236F" w14:paraId="7F62AFA5" w14:textId="77777777" w:rsidTr="00F009C9">
        <w:tc>
          <w:tcPr>
            <w:tcW w:w="848" w:type="dxa"/>
          </w:tcPr>
          <w:p w14:paraId="40380068"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29" w:type="dxa"/>
          </w:tcPr>
          <w:p w14:paraId="3F746CEC" w14:textId="77777777" w:rsidR="00B62664" w:rsidRPr="00F533E6" w:rsidRDefault="00B62664"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70837D16" w14:textId="77777777" w:rsidR="00B62664" w:rsidRPr="00C73533" w:rsidRDefault="00B62664"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CB63D6">
              <w:rPr>
                <w:rFonts w:ascii="標楷體" w:eastAsia="標楷體" w:hAnsi="標楷體" w:hint="eastAsia"/>
              </w:rPr>
              <w:t>[違約損失率檔(Ias39LGD)]</w:t>
            </w:r>
            <w:r w:rsidRPr="00F533E6">
              <w:rPr>
                <w:rFonts w:ascii="標楷體" w:eastAsia="標楷體" w:hAnsi="標楷體" w:hint="eastAsia"/>
                <w:lang w:eastAsia="zh-HK"/>
              </w:rPr>
              <w:t>資料</w:t>
            </w:r>
          </w:p>
        </w:tc>
      </w:tr>
    </w:tbl>
    <w:p w14:paraId="07F95A7C" w14:textId="77777777" w:rsidR="00B62664" w:rsidRDefault="00B62664" w:rsidP="00B62664">
      <w:pPr>
        <w:ind w:left="1440"/>
      </w:pPr>
    </w:p>
    <w:p w14:paraId="0410FF2C" w14:textId="77777777" w:rsidR="00B62664" w:rsidRDefault="00B62664" w:rsidP="00B62664">
      <w:pPr>
        <w:pStyle w:val="a"/>
        <w:spacing w:before="0"/>
      </w:pPr>
      <w:r w:rsidRPr="007C1268">
        <w:t>輸入畫面資料說明</w:t>
      </w:r>
      <w:r>
        <w:rPr>
          <w:rFonts w:hint="eastAsia"/>
        </w:rPr>
        <w:t>-</w:t>
      </w:r>
      <w:r w:rsidRPr="0081699E">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6EE67F42" w14:textId="77777777" w:rsidTr="00F009C9">
        <w:trPr>
          <w:trHeight w:val="388"/>
          <w:tblHeader/>
          <w:jc w:val="center"/>
        </w:trPr>
        <w:tc>
          <w:tcPr>
            <w:tcW w:w="530" w:type="dxa"/>
            <w:vMerge w:val="restart"/>
            <w:shd w:val="clear" w:color="auto" w:fill="D9D9D9"/>
          </w:tcPr>
          <w:p w14:paraId="1B19F056"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D25D34E"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F283CCA"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05B0E8F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D5E1EF4" w14:textId="77777777" w:rsidTr="00F009C9">
        <w:trPr>
          <w:trHeight w:val="244"/>
          <w:tblHeader/>
          <w:jc w:val="center"/>
        </w:trPr>
        <w:tc>
          <w:tcPr>
            <w:tcW w:w="530" w:type="dxa"/>
            <w:vMerge/>
            <w:shd w:val="clear" w:color="auto" w:fill="D9D9D9"/>
          </w:tcPr>
          <w:p w14:paraId="1BACE8E9" w14:textId="77777777" w:rsidR="00B62664" w:rsidRPr="00456B60" w:rsidRDefault="00B62664" w:rsidP="00F009C9">
            <w:pPr>
              <w:rPr>
                <w:rFonts w:ascii="標楷體" w:eastAsia="標楷體" w:hAnsi="標楷體"/>
              </w:rPr>
            </w:pPr>
          </w:p>
        </w:tc>
        <w:tc>
          <w:tcPr>
            <w:tcW w:w="1308" w:type="dxa"/>
            <w:vMerge/>
            <w:shd w:val="clear" w:color="auto" w:fill="D9D9D9"/>
          </w:tcPr>
          <w:p w14:paraId="536FF5B4" w14:textId="77777777" w:rsidR="00B62664" w:rsidRPr="00456B60" w:rsidRDefault="00B62664" w:rsidP="00F009C9">
            <w:pPr>
              <w:rPr>
                <w:rFonts w:ascii="標楷體" w:eastAsia="標楷體" w:hAnsi="標楷體"/>
              </w:rPr>
            </w:pPr>
          </w:p>
        </w:tc>
        <w:tc>
          <w:tcPr>
            <w:tcW w:w="783" w:type="dxa"/>
            <w:shd w:val="clear" w:color="auto" w:fill="D9D9D9"/>
          </w:tcPr>
          <w:p w14:paraId="0931EA0A"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AEC2778"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0B31C62"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254A3C1"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41B203E"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0D165" w14:textId="77777777" w:rsidR="00B62664" w:rsidRPr="00456B60" w:rsidRDefault="00B62664" w:rsidP="00F009C9">
            <w:pPr>
              <w:rPr>
                <w:rFonts w:ascii="標楷體" w:eastAsia="標楷體" w:hAnsi="標楷體"/>
              </w:rPr>
            </w:pPr>
          </w:p>
        </w:tc>
      </w:tr>
      <w:tr w:rsidR="00B62664" w:rsidRPr="00456B60" w14:paraId="3DA97AFF" w14:textId="77777777" w:rsidTr="00F009C9">
        <w:trPr>
          <w:trHeight w:val="244"/>
          <w:jc w:val="center"/>
        </w:trPr>
        <w:tc>
          <w:tcPr>
            <w:tcW w:w="530" w:type="dxa"/>
          </w:tcPr>
          <w:p w14:paraId="5ED65BDE"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608F3CB2"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72186BD3" w14:textId="77777777" w:rsidR="00B62664" w:rsidRPr="00456B60" w:rsidRDefault="00B62664" w:rsidP="00F009C9">
            <w:pPr>
              <w:rPr>
                <w:rFonts w:ascii="標楷體" w:eastAsia="標楷體" w:hAnsi="標楷體"/>
              </w:rPr>
            </w:pPr>
          </w:p>
        </w:tc>
        <w:tc>
          <w:tcPr>
            <w:tcW w:w="904" w:type="dxa"/>
          </w:tcPr>
          <w:p w14:paraId="2DED84D3" w14:textId="77777777" w:rsidR="00B62664" w:rsidRPr="00456B60" w:rsidRDefault="00B62664"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0C0D6035" w14:textId="77777777" w:rsidR="00B62664" w:rsidRPr="00456B60" w:rsidRDefault="00B62664" w:rsidP="00F009C9">
            <w:pPr>
              <w:rPr>
                <w:rFonts w:ascii="標楷體" w:eastAsia="標楷體" w:hAnsi="標楷體"/>
              </w:rPr>
            </w:pPr>
          </w:p>
        </w:tc>
        <w:tc>
          <w:tcPr>
            <w:tcW w:w="811" w:type="dxa"/>
          </w:tcPr>
          <w:p w14:paraId="783084A7" w14:textId="77777777" w:rsidR="00B62664" w:rsidRPr="00456B60" w:rsidRDefault="00B62664" w:rsidP="00F009C9">
            <w:pPr>
              <w:rPr>
                <w:rFonts w:ascii="標楷體" w:eastAsia="標楷體" w:hAnsi="標楷體"/>
              </w:rPr>
            </w:pPr>
          </w:p>
        </w:tc>
        <w:tc>
          <w:tcPr>
            <w:tcW w:w="664" w:type="dxa"/>
          </w:tcPr>
          <w:p w14:paraId="785DEBBB"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462968E2"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690B5581" w14:textId="77777777" w:rsidTr="00F009C9">
        <w:trPr>
          <w:trHeight w:val="244"/>
          <w:jc w:val="center"/>
        </w:trPr>
        <w:tc>
          <w:tcPr>
            <w:tcW w:w="530" w:type="dxa"/>
          </w:tcPr>
          <w:p w14:paraId="29E05AC3"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1F06A151" w14:textId="77777777" w:rsidR="00B62664" w:rsidRPr="00456B60" w:rsidRDefault="00B62664" w:rsidP="00F009C9">
            <w:r>
              <w:rPr>
                <w:rFonts w:ascii="標楷體" w:eastAsia="標楷體" w:hAnsi="標楷體" w:hint="eastAsia"/>
              </w:rPr>
              <w:t>生效日期</w:t>
            </w:r>
          </w:p>
        </w:tc>
        <w:tc>
          <w:tcPr>
            <w:tcW w:w="783" w:type="dxa"/>
          </w:tcPr>
          <w:p w14:paraId="5C6755EC"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0358331A" w14:textId="77777777" w:rsidR="00B62664" w:rsidRPr="00456B60" w:rsidRDefault="00B62664" w:rsidP="00F009C9">
            <w:pPr>
              <w:rPr>
                <w:rFonts w:ascii="標楷體" w:eastAsia="標楷體" w:hAnsi="標楷體"/>
              </w:rPr>
            </w:pPr>
          </w:p>
        </w:tc>
        <w:tc>
          <w:tcPr>
            <w:tcW w:w="1896" w:type="dxa"/>
          </w:tcPr>
          <w:p w14:paraId="69AD234A" w14:textId="77777777" w:rsidR="00B62664" w:rsidRPr="00456B60" w:rsidRDefault="00B62664"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22FCC96"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6EC8763F"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1B6D5456"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4C492E0D"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E787527"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E331722"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B62664" w:rsidRPr="00456B60" w14:paraId="07ECCE5C" w14:textId="77777777" w:rsidTr="00F009C9">
        <w:trPr>
          <w:trHeight w:val="244"/>
          <w:jc w:val="center"/>
        </w:trPr>
        <w:tc>
          <w:tcPr>
            <w:tcW w:w="530" w:type="dxa"/>
          </w:tcPr>
          <w:p w14:paraId="72DC341D"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04C83F37" w14:textId="77777777" w:rsidR="00B62664" w:rsidRPr="00456B60" w:rsidRDefault="00B62664" w:rsidP="00F009C9">
            <w:r>
              <w:rPr>
                <w:rFonts w:ascii="標楷體" w:eastAsia="標楷體" w:hAnsi="標楷體" w:hint="eastAsia"/>
              </w:rPr>
              <w:t>類別</w:t>
            </w:r>
          </w:p>
        </w:tc>
        <w:tc>
          <w:tcPr>
            <w:tcW w:w="783" w:type="dxa"/>
          </w:tcPr>
          <w:p w14:paraId="112DCC11"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24FA6CAA" w14:textId="77777777" w:rsidR="00B62664" w:rsidRPr="00456B60" w:rsidRDefault="00B62664" w:rsidP="00F009C9">
            <w:pPr>
              <w:rPr>
                <w:rFonts w:ascii="標楷體" w:eastAsia="標楷體" w:hAnsi="標楷體"/>
              </w:rPr>
            </w:pPr>
          </w:p>
        </w:tc>
        <w:tc>
          <w:tcPr>
            <w:tcW w:w="1896" w:type="dxa"/>
          </w:tcPr>
          <w:p w14:paraId="69FF5D81" w14:textId="0AF4BCB0"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依據</w:t>
            </w:r>
            <w:proofErr w:type="spellStart"/>
            <w:r w:rsidRPr="00270F9F">
              <w:rPr>
                <w:rFonts w:ascii="標楷體" w:eastAsia="標楷體" w:hAnsi="標楷體" w:hint="eastAsia"/>
                <w:color w:val="FF0000"/>
                <w:highlight w:val="lightGray"/>
              </w:rPr>
              <w:t>CdCode</w:t>
            </w:r>
            <w:proofErr w:type="spellEnd"/>
            <w:r w:rsidRPr="00270F9F">
              <w:rPr>
                <w:rFonts w:ascii="標楷體" w:eastAsia="標楷體" w:hAnsi="標楷體" w:hint="eastAsia"/>
                <w:color w:val="FF0000"/>
                <w:highlight w:val="lightGray"/>
              </w:rPr>
              <w:t>的</w:t>
            </w:r>
            <w:proofErr w:type="spellStart"/>
            <w:r w:rsidRPr="00270F9F">
              <w:rPr>
                <w:rFonts w:ascii="標楷體" w:eastAsia="標楷體" w:hAnsi="標楷體" w:hint="eastAsia"/>
                <w:color w:val="FF0000"/>
                <w:highlight w:val="lightGray"/>
              </w:rPr>
              <w:t>DefCode</w:t>
            </w:r>
            <w:proofErr w:type="spellEnd"/>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rPr>
              <w:t xml:space="preserve"> Ias39LGDType</w:t>
            </w:r>
          </w:p>
          <w:p w14:paraId="498602C8" w14:textId="71D7EA1E"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限[啟用記號(Enable)]=[Y.啟用]</w:t>
            </w:r>
          </w:p>
          <w:p w14:paraId="35258694"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7BA8A00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0F0FF23B"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1CC723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4B4664F9"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669C78E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62769FC" w14:textId="1BD70498" w:rsidR="00B62664" w:rsidRPr="00456B60" w:rsidRDefault="00270F9F" w:rsidP="00270F9F">
            <w:pPr>
              <w:rPr>
                <w:rFonts w:ascii="標楷體" w:eastAsia="標楷體" w:hAnsi="標楷體"/>
              </w:rPr>
            </w:pPr>
            <w:r w:rsidRPr="00270F9F">
              <w:rPr>
                <w:rFonts w:ascii="標楷體" w:eastAsia="標楷體" w:hAnsi="標楷體" w:cs="細明體" w:hint="eastAsia"/>
                <w:color w:val="FF0000"/>
                <w:spacing w:val="15"/>
                <w:highlight w:val="lightGray"/>
              </w:rPr>
              <w:t>08:其他</w:t>
            </w:r>
          </w:p>
        </w:tc>
        <w:tc>
          <w:tcPr>
            <w:tcW w:w="811" w:type="dxa"/>
          </w:tcPr>
          <w:p w14:paraId="2119B32D"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71FB9BE3"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C984BCC" w14:textId="5C03ACCE" w:rsidR="00B62664" w:rsidRPr="007B7D37" w:rsidRDefault="00B62664" w:rsidP="00270F9F">
            <w:pPr>
              <w:rPr>
                <w:rFonts w:ascii="標楷體" w:eastAsia="標楷體" w:hAnsi="標楷體"/>
              </w:rPr>
            </w:pPr>
            <w:r w:rsidRPr="007B7D37">
              <w:rPr>
                <w:rFonts w:ascii="標楷體" w:eastAsia="標楷體" w:hAnsi="標楷體" w:hint="eastAsia"/>
              </w:rPr>
              <w:t>1.</w:t>
            </w:r>
            <w:r w:rsidR="00270F9F" w:rsidRPr="00270F9F">
              <w:rPr>
                <w:rFonts w:ascii="標楷體" w:eastAsia="標楷體" w:hAnsi="標楷體" w:hint="eastAsia"/>
                <w:color w:val="FF0000"/>
                <w:highlight w:val="lightGray"/>
              </w:rPr>
              <w:t>限輸入代碼,檢核條件：</w:t>
            </w:r>
            <w:r w:rsidR="00270F9F" w:rsidRPr="00270F9F">
              <w:rPr>
                <w:rFonts w:ascii="標楷體" w:eastAsia="標楷體" w:hAnsi="標楷體"/>
                <w:color w:val="FF0000"/>
                <w:highlight w:val="lightGray"/>
              </w:rPr>
              <w:br/>
            </w:r>
            <w:r w:rsidR="00270F9F" w:rsidRPr="00270F9F">
              <w:rPr>
                <w:rFonts w:ascii="標楷體" w:eastAsia="標楷體" w:hAnsi="標楷體" w:hint="eastAsia"/>
                <w:color w:val="FF0000"/>
                <w:highlight w:val="lightGray"/>
              </w:rPr>
              <w:t xml:space="preserve">  </w:t>
            </w:r>
            <w:r w:rsidR="00270F9F" w:rsidRPr="00270F9F">
              <w:rPr>
                <w:rFonts w:ascii="標楷體" w:eastAsia="標楷體" w:hAnsi="標楷體" w:hint="eastAsia"/>
                <w:color w:val="FF0000"/>
                <w:highlight w:val="lightGray"/>
                <w:lang w:eastAsia="zh-HK"/>
              </w:rPr>
              <w:t>依選單</w:t>
            </w:r>
            <w:r w:rsidR="00270F9F" w:rsidRPr="00270F9F">
              <w:rPr>
                <w:rFonts w:ascii="標楷體" w:eastAsia="標楷體" w:hAnsi="標楷體" w:hint="eastAsia"/>
                <w:color w:val="FF0000"/>
                <w:highlight w:val="lightGray"/>
              </w:rPr>
              <w:t>/V(H)</w:t>
            </w:r>
          </w:p>
          <w:p w14:paraId="59A0C685"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B62664" w:rsidRPr="00456B60" w14:paraId="10021E08" w14:textId="77777777" w:rsidTr="00F009C9">
        <w:trPr>
          <w:trHeight w:val="244"/>
          <w:jc w:val="center"/>
        </w:trPr>
        <w:tc>
          <w:tcPr>
            <w:tcW w:w="530" w:type="dxa"/>
          </w:tcPr>
          <w:p w14:paraId="2E31F89C" w14:textId="5232DCE2" w:rsidR="00B62664" w:rsidRPr="00456B60" w:rsidRDefault="00270F9F" w:rsidP="00F009C9">
            <w:pPr>
              <w:rPr>
                <w:rFonts w:ascii="標楷體" w:eastAsia="標楷體" w:hAnsi="標楷體"/>
              </w:rPr>
            </w:pPr>
            <w:r>
              <w:rPr>
                <w:rFonts w:ascii="標楷體" w:eastAsia="標楷體" w:hAnsi="標楷體" w:hint="eastAsia"/>
              </w:rPr>
              <w:t>4</w:t>
            </w:r>
          </w:p>
        </w:tc>
        <w:tc>
          <w:tcPr>
            <w:tcW w:w="1308" w:type="dxa"/>
          </w:tcPr>
          <w:p w14:paraId="4E1B54D6" w14:textId="77777777" w:rsidR="00B62664" w:rsidRPr="00456B60" w:rsidRDefault="00B62664" w:rsidP="00F009C9">
            <w:pPr>
              <w:rPr>
                <w:rFonts w:ascii="標楷體" w:eastAsia="標楷體" w:hAnsi="標楷體"/>
              </w:rPr>
            </w:pPr>
            <w:proofErr w:type="spellStart"/>
            <w:r w:rsidRPr="00B12444">
              <w:rPr>
                <w:rFonts w:ascii="標楷體" w:eastAsia="標楷體" w:hAnsi="標楷體" w:hint="eastAsia"/>
                <w:color w:val="000000"/>
                <w:lang w:val="x-none" w:eastAsia="x-none"/>
              </w:rPr>
              <w:t>違約損失率</w:t>
            </w:r>
            <w:proofErr w:type="spellEnd"/>
            <w:r w:rsidRPr="00B12444">
              <w:rPr>
                <w:rFonts w:ascii="標楷體" w:eastAsia="標楷體" w:hAnsi="標楷體" w:hint="eastAsia"/>
                <w:color w:val="000000"/>
                <w:lang w:val="x-none" w:eastAsia="x-none"/>
              </w:rPr>
              <w:t>％</w:t>
            </w:r>
          </w:p>
        </w:tc>
        <w:tc>
          <w:tcPr>
            <w:tcW w:w="783" w:type="dxa"/>
          </w:tcPr>
          <w:p w14:paraId="09927042"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51E957A3" w14:textId="77777777" w:rsidR="00B62664" w:rsidRPr="00456B60" w:rsidRDefault="00B62664" w:rsidP="00F009C9">
            <w:pPr>
              <w:rPr>
                <w:rFonts w:ascii="標楷體" w:eastAsia="標楷體" w:hAnsi="標楷體"/>
              </w:rPr>
            </w:pPr>
          </w:p>
        </w:tc>
        <w:tc>
          <w:tcPr>
            <w:tcW w:w="1896" w:type="dxa"/>
          </w:tcPr>
          <w:p w14:paraId="7FD3E2E0" w14:textId="77777777" w:rsidR="00B62664" w:rsidRPr="00456B60" w:rsidRDefault="00B62664" w:rsidP="00F009C9">
            <w:pPr>
              <w:rPr>
                <w:rFonts w:ascii="標楷體" w:eastAsia="標楷體" w:hAnsi="標楷體"/>
              </w:rPr>
            </w:pPr>
          </w:p>
        </w:tc>
        <w:tc>
          <w:tcPr>
            <w:tcW w:w="811" w:type="dxa"/>
          </w:tcPr>
          <w:p w14:paraId="7EB3A355"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4C8DECBD"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7BBFE8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C3608F4" w14:textId="77777777" w:rsidR="00B62664" w:rsidRPr="001B4EDF" w:rsidRDefault="00B62664" w:rsidP="00F009C9">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3C46E4E2" w14:textId="77777777" w:rsidR="00B62664" w:rsidRDefault="00B62664" w:rsidP="00B62664">
      <w:pPr>
        <w:widowControl/>
        <w:rPr>
          <w:rFonts w:ascii="標楷體" w:eastAsia="標楷體" w:hAnsi="標楷體"/>
        </w:rPr>
      </w:pPr>
    </w:p>
    <w:p w14:paraId="06C792FD" w14:textId="77777777" w:rsidR="00B62664" w:rsidRPr="007A641B" w:rsidRDefault="00B62664" w:rsidP="00B62664">
      <w:pPr>
        <w:ind w:left="1440"/>
      </w:pPr>
    </w:p>
    <w:p w14:paraId="315EA211" w14:textId="77777777" w:rsidR="00B62664" w:rsidRPr="0081699E" w:rsidRDefault="00B62664" w:rsidP="00B62664">
      <w:pPr>
        <w:pStyle w:val="a"/>
        <w:spacing w:before="0"/>
      </w:pPr>
      <w:r w:rsidRPr="00270F9F">
        <w:rPr>
          <w:color w:val="FF0000"/>
          <w:highlight w:val="lightGray"/>
        </w:rPr>
        <w:lastRenderedPageBreak/>
        <w:t>UI</w:t>
      </w:r>
      <w:r w:rsidRPr="00270F9F">
        <w:rPr>
          <w:color w:val="FF0000"/>
          <w:highlight w:val="lightGray"/>
        </w:rPr>
        <w:t>畫面</w:t>
      </w:r>
      <w:r w:rsidRPr="00270F9F">
        <w:rPr>
          <w:color w:val="FF0000"/>
          <w:highlight w:val="lightGray"/>
        </w:rPr>
        <w:t>-</w:t>
      </w:r>
      <w:r w:rsidRPr="00270F9F">
        <w:rPr>
          <w:rFonts w:hint="eastAsia"/>
          <w:color w:val="FF0000"/>
          <w:highlight w:val="lightGray"/>
        </w:rPr>
        <w:t>修改</w:t>
      </w:r>
    </w:p>
    <w:p w14:paraId="167C3BD2" w14:textId="74C487CF" w:rsidR="00B62664" w:rsidRDefault="00270F9F" w:rsidP="00B62664">
      <w:pPr>
        <w:rPr>
          <w:noProof/>
        </w:rPr>
      </w:pPr>
      <w:r w:rsidRPr="00270F9F">
        <w:rPr>
          <w:noProof/>
        </w:rPr>
        <w:drawing>
          <wp:inline distT="0" distB="0" distL="0" distR="0" wp14:anchorId="788B3EE8" wp14:editId="10F9392E">
            <wp:extent cx="6020640" cy="2257740"/>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0640" cy="2257740"/>
                    </a:xfrm>
                    <a:prstGeom prst="rect">
                      <a:avLst/>
                    </a:prstGeom>
                  </pic:spPr>
                </pic:pic>
              </a:graphicData>
            </a:graphic>
          </wp:inline>
        </w:drawing>
      </w:r>
    </w:p>
    <w:p w14:paraId="370FB25E" w14:textId="77777777" w:rsidR="00B62664" w:rsidRDefault="00B62664" w:rsidP="00B62664">
      <w:pPr>
        <w:ind w:left="1440"/>
      </w:pPr>
    </w:p>
    <w:p w14:paraId="703A9A22"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57827FFC" w14:textId="77777777" w:rsidTr="00F009C9">
        <w:tc>
          <w:tcPr>
            <w:tcW w:w="848" w:type="dxa"/>
            <w:shd w:val="clear" w:color="auto" w:fill="D9D9D9" w:themeFill="background1" w:themeFillShade="D9"/>
          </w:tcPr>
          <w:p w14:paraId="13381054"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8D7114C"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DBF85F3"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4817992D" w14:textId="77777777" w:rsidTr="00F009C9">
        <w:tc>
          <w:tcPr>
            <w:tcW w:w="848" w:type="dxa"/>
          </w:tcPr>
          <w:p w14:paraId="4474D60A"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514422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3DE33C02"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5181E022"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805629"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1C764C9F"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1662EA1"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000E6388" w14:textId="77777777" w:rsidTr="00F009C9">
        <w:tc>
          <w:tcPr>
            <w:tcW w:w="848" w:type="dxa"/>
          </w:tcPr>
          <w:p w14:paraId="4C5C2026"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054A3E14"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0C3C4AC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30D0FB4" w14:textId="77777777" w:rsidR="00B62664" w:rsidRDefault="00B62664" w:rsidP="00B62664">
      <w:pPr>
        <w:ind w:left="1440"/>
      </w:pPr>
    </w:p>
    <w:p w14:paraId="6720482D" w14:textId="77777777" w:rsidR="00B62664" w:rsidRDefault="00B62664" w:rsidP="00B62664">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51A6366D" w14:textId="77777777" w:rsidTr="00F009C9">
        <w:trPr>
          <w:trHeight w:val="388"/>
          <w:tblHeader/>
          <w:jc w:val="center"/>
        </w:trPr>
        <w:tc>
          <w:tcPr>
            <w:tcW w:w="530" w:type="dxa"/>
            <w:vMerge w:val="restart"/>
            <w:shd w:val="clear" w:color="auto" w:fill="D9D9D9"/>
          </w:tcPr>
          <w:p w14:paraId="5C7DE161"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643C29D1"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31D201F"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F66465D"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6867659" w14:textId="77777777" w:rsidTr="00F009C9">
        <w:trPr>
          <w:trHeight w:val="244"/>
          <w:tblHeader/>
          <w:jc w:val="center"/>
        </w:trPr>
        <w:tc>
          <w:tcPr>
            <w:tcW w:w="530" w:type="dxa"/>
            <w:vMerge/>
            <w:shd w:val="clear" w:color="auto" w:fill="D9D9D9"/>
          </w:tcPr>
          <w:p w14:paraId="7082C8DD" w14:textId="77777777" w:rsidR="00B62664" w:rsidRPr="00456B60" w:rsidRDefault="00B62664" w:rsidP="00F009C9">
            <w:pPr>
              <w:rPr>
                <w:rFonts w:ascii="標楷體" w:eastAsia="標楷體" w:hAnsi="標楷體"/>
              </w:rPr>
            </w:pPr>
          </w:p>
        </w:tc>
        <w:tc>
          <w:tcPr>
            <w:tcW w:w="1308" w:type="dxa"/>
            <w:vMerge/>
            <w:shd w:val="clear" w:color="auto" w:fill="D9D9D9"/>
          </w:tcPr>
          <w:p w14:paraId="6460BB3F" w14:textId="77777777" w:rsidR="00B62664" w:rsidRPr="00456B60" w:rsidRDefault="00B62664" w:rsidP="00F009C9">
            <w:pPr>
              <w:rPr>
                <w:rFonts w:ascii="標楷體" w:eastAsia="標楷體" w:hAnsi="標楷體"/>
              </w:rPr>
            </w:pPr>
          </w:p>
        </w:tc>
        <w:tc>
          <w:tcPr>
            <w:tcW w:w="783" w:type="dxa"/>
            <w:shd w:val="clear" w:color="auto" w:fill="D9D9D9"/>
          </w:tcPr>
          <w:p w14:paraId="6DFC4E8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35E824B"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BB92F84"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A60C49A"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D632622"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AA630" w14:textId="77777777" w:rsidR="00B62664" w:rsidRPr="00456B60" w:rsidRDefault="00B62664" w:rsidP="00F009C9">
            <w:pPr>
              <w:rPr>
                <w:rFonts w:ascii="標楷體" w:eastAsia="標楷體" w:hAnsi="標楷體"/>
              </w:rPr>
            </w:pPr>
          </w:p>
        </w:tc>
      </w:tr>
      <w:tr w:rsidR="00B62664" w:rsidRPr="00456B60" w14:paraId="55328F66" w14:textId="77777777" w:rsidTr="00F009C9">
        <w:trPr>
          <w:trHeight w:val="244"/>
          <w:jc w:val="center"/>
        </w:trPr>
        <w:tc>
          <w:tcPr>
            <w:tcW w:w="530" w:type="dxa"/>
          </w:tcPr>
          <w:p w14:paraId="5F77185C"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76EE6E11"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34016A8D" w14:textId="77777777" w:rsidR="00B62664" w:rsidRPr="00456B60" w:rsidRDefault="00B62664" w:rsidP="00F009C9">
            <w:pPr>
              <w:rPr>
                <w:rFonts w:ascii="標楷體" w:eastAsia="標楷體" w:hAnsi="標楷體"/>
              </w:rPr>
            </w:pPr>
          </w:p>
        </w:tc>
        <w:tc>
          <w:tcPr>
            <w:tcW w:w="904" w:type="dxa"/>
          </w:tcPr>
          <w:p w14:paraId="35617E1D" w14:textId="77777777" w:rsidR="00B62664" w:rsidRPr="00456B60" w:rsidRDefault="00B62664"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782FDEAC" w14:textId="77777777" w:rsidR="00B62664" w:rsidRPr="00456B60" w:rsidRDefault="00B62664" w:rsidP="00F009C9">
            <w:pPr>
              <w:rPr>
                <w:rFonts w:ascii="標楷體" w:eastAsia="標楷體" w:hAnsi="標楷體"/>
              </w:rPr>
            </w:pPr>
          </w:p>
        </w:tc>
        <w:tc>
          <w:tcPr>
            <w:tcW w:w="811" w:type="dxa"/>
          </w:tcPr>
          <w:p w14:paraId="5F7E58E7" w14:textId="77777777" w:rsidR="00B62664" w:rsidRPr="00456B60" w:rsidRDefault="00B62664" w:rsidP="00F009C9">
            <w:pPr>
              <w:rPr>
                <w:rFonts w:ascii="標楷體" w:eastAsia="標楷體" w:hAnsi="標楷體"/>
              </w:rPr>
            </w:pPr>
          </w:p>
        </w:tc>
        <w:tc>
          <w:tcPr>
            <w:tcW w:w="664" w:type="dxa"/>
          </w:tcPr>
          <w:p w14:paraId="0D258FD4"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750B7FCB"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31E319FB" w14:textId="77777777" w:rsidTr="00F009C9">
        <w:trPr>
          <w:trHeight w:val="244"/>
          <w:jc w:val="center"/>
        </w:trPr>
        <w:tc>
          <w:tcPr>
            <w:tcW w:w="530" w:type="dxa"/>
          </w:tcPr>
          <w:p w14:paraId="0FB41140"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0A068BE3" w14:textId="77777777" w:rsidR="00B62664" w:rsidRPr="00456B60" w:rsidRDefault="00B62664" w:rsidP="00F009C9">
            <w:r>
              <w:rPr>
                <w:rFonts w:ascii="標楷體" w:eastAsia="標楷體" w:hAnsi="標楷體" w:hint="eastAsia"/>
              </w:rPr>
              <w:t>生效日期</w:t>
            </w:r>
          </w:p>
        </w:tc>
        <w:tc>
          <w:tcPr>
            <w:tcW w:w="783" w:type="dxa"/>
          </w:tcPr>
          <w:p w14:paraId="38312974" w14:textId="77777777" w:rsidR="00B62664" w:rsidRPr="00456B60" w:rsidRDefault="00B62664" w:rsidP="00F009C9">
            <w:pPr>
              <w:rPr>
                <w:rFonts w:ascii="標楷體" w:eastAsia="標楷體" w:hAnsi="標楷體"/>
              </w:rPr>
            </w:pPr>
          </w:p>
        </w:tc>
        <w:tc>
          <w:tcPr>
            <w:tcW w:w="904" w:type="dxa"/>
          </w:tcPr>
          <w:p w14:paraId="51102480" w14:textId="77777777" w:rsidR="00B62664" w:rsidRPr="00456B60" w:rsidRDefault="00B62664" w:rsidP="00F009C9">
            <w:pPr>
              <w:rPr>
                <w:rFonts w:ascii="標楷體" w:eastAsia="標楷體" w:hAnsi="標楷體"/>
              </w:rPr>
            </w:pPr>
          </w:p>
        </w:tc>
        <w:tc>
          <w:tcPr>
            <w:tcW w:w="1896" w:type="dxa"/>
          </w:tcPr>
          <w:p w14:paraId="735528C6" w14:textId="77777777" w:rsidR="00B62664" w:rsidRPr="00456B60" w:rsidRDefault="00B62664" w:rsidP="00F009C9">
            <w:pPr>
              <w:rPr>
                <w:rFonts w:ascii="標楷體" w:eastAsia="標楷體" w:hAnsi="標楷體"/>
              </w:rPr>
            </w:pPr>
          </w:p>
        </w:tc>
        <w:tc>
          <w:tcPr>
            <w:tcW w:w="811" w:type="dxa"/>
          </w:tcPr>
          <w:p w14:paraId="250A31D0" w14:textId="77777777" w:rsidR="00B62664" w:rsidRPr="00456B60" w:rsidRDefault="00B62664" w:rsidP="00F009C9">
            <w:pPr>
              <w:rPr>
                <w:rFonts w:ascii="標楷體" w:eastAsia="標楷體" w:hAnsi="標楷體"/>
              </w:rPr>
            </w:pPr>
          </w:p>
        </w:tc>
        <w:tc>
          <w:tcPr>
            <w:tcW w:w="664" w:type="dxa"/>
          </w:tcPr>
          <w:p w14:paraId="1325B209"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82BC2F6"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Ias39LGD.Date</w:t>
            </w:r>
          </w:p>
        </w:tc>
      </w:tr>
      <w:tr w:rsidR="00B62664" w:rsidRPr="00456B60" w14:paraId="1F35DBA5" w14:textId="77777777" w:rsidTr="00F009C9">
        <w:trPr>
          <w:trHeight w:val="244"/>
          <w:jc w:val="center"/>
        </w:trPr>
        <w:tc>
          <w:tcPr>
            <w:tcW w:w="530" w:type="dxa"/>
          </w:tcPr>
          <w:p w14:paraId="70687804"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72D11661" w14:textId="77777777" w:rsidR="00B62664" w:rsidRPr="00456B60" w:rsidRDefault="00B62664" w:rsidP="00F009C9">
            <w:r>
              <w:rPr>
                <w:rFonts w:ascii="標楷體" w:eastAsia="標楷體" w:hAnsi="標楷體" w:hint="eastAsia"/>
              </w:rPr>
              <w:t>類別</w:t>
            </w:r>
          </w:p>
        </w:tc>
        <w:tc>
          <w:tcPr>
            <w:tcW w:w="783" w:type="dxa"/>
          </w:tcPr>
          <w:p w14:paraId="5A547ADA" w14:textId="77777777" w:rsidR="00B62664" w:rsidRPr="00456B60" w:rsidRDefault="00B62664" w:rsidP="00F009C9">
            <w:pPr>
              <w:rPr>
                <w:rFonts w:ascii="標楷體" w:eastAsia="標楷體" w:hAnsi="標楷體"/>
              </w:rPr>
            </w:pPr>
          </w:p>
        </w:tc>
        <w:tc>
          <w:tcPr>
            <w:tcW w:w="904" w:type="dxa"/>
          </w:tcPr>
          <w:p w14:paraId="75F9E185" w14:textId="77777777" w:rsidR="00B62664" w:rsidRPr="00456B60" w:rsidRDefault="00B62664" w:rsidP="00F009C9">
            <w:pPr>
              <w:rPr>
                <w:rFonts w:ascii="標楷體" w:eastAsia="標楷體" w:hAnsi="標楷體"/>
              </w:rPr>
            </w:pPr>
          </w:p>
        </w:tc>
        <w:tc>
          <w:tcPr>
            <w:tcW w:w="1896" w:type="dxa"/>
          </w:tcPr>
          <w:p w14:paraId="0E4DB3D7" w14:textId="77777777" w:rsidR="00B62664" w:rsidRPr="00456B60" w:rsidRDefault="00B62664" w:rsidP="00F009C9">
            <w:pPr>
              <w:rPr>
                <w:rFonts w:ascii="標楷體" w:eastAsia="標楷體" w:hAnsi="標楷體"/>
              </w:rPr>
            </w:pPr>
          </w:p>
        </w:tc>
        <w:tc>
          <w:tcPr>
            <w:tcW w:w="811" w:type="dxa"/>
          </w:tcPr>
          <w:p w14:paraId="55F8F0C8" w14:textId="77777777" w:rsidR="00B62664" w:rsidRPr="00456B60" w:rsidRDefault="00B62664" w:rsidP="00F009C9">
            <w:pPr>
              <w:rPr>
                <w:rFonts w:ascii="標楷體" w:eastAsia="標楷體" w:hAnsi="標楷體"/>
              </w:rPr>
            </w:pPr>
          </w:p>
        </w:tc>
        <w:tc>
          <w:tcPr>
            <w:tcW w:w="664" w:type="dxa"/>
          </w:tcPr>
          <w:p w14:paraId="4A3A12E7"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0F4177D"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rPr>
              <w:t>Ias39LGD.Type</w:t>
            </w:r>
          </w:p>
        </w:tc>
      </w:tr>
      <w:tr w:rsidR="00B62664" w:rsidRPr="00456B60" w14:paraId="226CE021" w14:textId="77777777" w:rsidTr="00F009C9">
        <w:trPr>
          <w:trHeight w:val="244"/>
          <w:jc w:val="center"/>
        </w:trPr>
        <w:tc>
          <w:tcPr>
            <w:tcW w:w="530" w:type="dxa"/>
          </w:tcPr>
          <w:p w14:paraId="70381C7C" w14:textId="42619FA2" w:rsidR="00B62664" w:rsidRPr="00456B60" w:rsidRDefault="00B62664" w:rsidP="00F009C9">
            <w:pPr>
              <w:rPr>
                <w:rFonts w:ascii="標楷體" w:eastAsia="標楷體" w:hAnsi="標楷體"/>
                <w:color w:val="000000"/>
              </w:rPr>
            </w:pPr>
          </w:p>
        </w:tc>
        <w:tc>
          <w:tcPr>
            <w:tcW w:w="1308" w:type="dxa"/>
          </w:tcPr>
          <w:p w14:paraId="33A9AF31" w14:textId="77777777" w:rsidR="00B62664" w:rsidRPr="00456B60" w:rsidRDefault="00B62664" w:rsidP="00F009C9">
            <w:pPr>
              <w:rPr>
                <w:rFonts w:ascii="標楷體" w:eastAsia="標楷體" w:hAnsi="標楷體"/>
                <w:color w:val="000000"/>
              </w:rPr>
            </w:pPr>
            <w:r w:rsidRPr="00ED5EC0">
              <w:rPr>
                <w:rFonts w:ascii="標楷體" w:eastAsia="標楷體" w:hAnsi="標楷體" w:hint="eastAsia"/>
              </w:rPr>
              <w:t>類別型態</w:t>
            </w:r>
          </w:p>
        </w:tc>
        <w:tc>
          <w:tcPr>
            <w:tcW w:w="783" w:type="dxa"/>
          </w:tcPr>
          <w:p w14:paraId="0FB2C53E" w14:textId="7FD5FBDD" w:rsidR="00B62664" w:rsidRPr="00456B60" w:rsidRDefault="00B62664" w:rsidP="00F009C9">
            <w:pPr>
              <w:rPr>
                <w:rFonts w:ascii="標楷體" w:eastAsia="標楷體" w:hAnsi="標楷體"/>
              </w:rPr>
            </w:pPr>
          </w:p>
        </w:tc>
        <w:tc>
          <w:tcPr>
            <w:tcW w:w="904" w:type="dxa"/>
          </w:tcPr>
          <w:p w14:paraId="58459837" w14:textId="77777777" w:rsidR="00B62664" w:rsidRPr="00456B60" w:rsidRDefault="00B62664" w:rsidP="00F009C9">
            <w:pPr>
              <w:rPr>
                <w:rFonts w:ascii="標楷體" w:eastAsia="標楷體" w:hAnsi="標楷體"/>
              </w:rPr>
            </w:pPr>
          </w:p>
        </w:tc>
        <w:tc>
          <w:tcPr>
            <w:tcW w:w="1896" w:type="dxa"/>
          </w:tcPr>
          <w:p w14:paraId="00ED54C5" w14:textId="77777777" w:rsidR="00B62664" w:rsidRPr="00456B60" w:rsidRDefault="00B62664" w:rsidP="00F009C9">
            <w:pPr>
              <w:rPr>
                <w:rFonts w:ascii="標楷體" w:eastAsia="標楷體" w:hAnsi="標楷體"/>
              </w:rPr>
            </w:pPr>
          </w:p>
        </w:tc>
        <w:tc>
          <w:tcPr>
            <w:tcW w:w="811" w:type="dxa"/>
          </w:tcPr>
          <w:p w14:paraId="2BD9B46D" w14:textId="41FEBECF" w:rsidR="00B62664" w:rsidRPr="00456B60" w:rsidRDefault="00B62664" w:rsidP="00F009C9">
            <w:pPr>
              <w:rPr>
                <w:rFonts w:ascii="標楷體" w:eastAsia="標楷體" w:hAnsi="標楷體"/>
                <w:color w:val="000000"/>
              </w:rPr>
            </w:pPr>
          </w:p>
        </w:tc>
        <w:tc>
          <w:tcPr>
            <w:tcW w:w="664" w:type="dxa"/>
          </w:tcPr>
          <w:p w14:paraId="59EB8F8A" w14:textId="08467345" w:rsidR="00B62664" w:rsidRPr="00456B60" w:rsidRDefault="000B1CD5"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090DB256" w14:textId="751883FE" w:rsidR="000B1CD5" w:rsidRPr="00270F9F" w:rsidRDefault="000B1CD5" w:rsidP="000B1CD5">
            <w:pPr>
              <w:rPr>
                <w:rFonts w:ascii="標楷體" w:eastAsia="標楷體" w:hAnsi="標楷體"/>
                <w:color w:val="FF0000"/>
                <w:highlight w:val="lightGray"/>
              </w:rPr>
            </w:pPr>
            <w:r w:rsidRPr="00270F9F">
              <w:rPr>
                <w:rFonts w:ascii="標楷體" w:eastAsia="標楷體" w:hAnsi="標楷體" w:hint="eastAsia"/>
                <w:color w:val="FF0000"/>
                <w:highlight w:val="lightGray"/>
              </w:rPr>
              <w:t>依據</w:t>
            </w:r>
            <w:proofErr w:type="spellStart"/>
            <w:r w:rsidRPr="00270F9F">
              <w:rPr>
                <w:rFonts w:ascii="標楷體" w:eastAsia="標楷體" w:hAnsi="標楷體" w:hint="eastAsia"/>
                <w:color w:val="FF0000"/>
                <w:highlight w:val="lightGray"/>
              </w:rPr>
              <w:t>CdCode</w:t>
            </w:r>
            <w:proofErr w:type="spellEnd"/>
            <w:r w:rsidRPr="00270F9F">
              <w:rPr>
                <w:rFonts w:ascii="標楷體" w:eastAsia="標楷體" w:hAnsi="標楷體" w:hint="eastAsia"/>
                <w:color w:val="FF0000"/>
                <w:highlight w:val="lightGray"/>
              </w:rPr>
              <w:t>的</w:t>
            </w:r>
            <w:proofErr w:type="spellStart"/>
            <w:r w:rsidRPr="00270F9F">
              <w:rPr>
                <w:rFonts w:ascii="標楷體" w:eastAsia="標楷體" w:hAnsi="標楷體" w:hint="eastAsia"/>
                <w:color w:val="FF0000"/>
                <w:highlight w:val="lightGray"/>
              </w:rPr>
              <w:t>DefCode</w:t>
            </w:r>
            <w:proofErr w:type="spellEnd"/>
            <w:r w:rsidRPr="00270F9F">
              <w:rPr>
                <w:rFonts w:ascii="標楷體" w:eastAsia="標楷體" w:hAnsi="標楷體" w:hint="eastAsia"/>
                <w:color w:val="FF0000"/>
                <w:highlight w:val="lightGray"/>
              </w:rPr>
              <w:t>=</w:t>
            </w:r>
            <w:r w:rsidRPr="00270F9F">
              <w:rPr>
                <w:color w:val="FF0000"/>
                <w:highlight w:val="lightGray"/>
              </w:rPr>
              <w:t xml:space="preserve"> </w:t>
            </w:r>
            <w:r w:rsidRPr="00270F9F">
              <w:rPr>
                <w:rFonts w:ascii="標楷體" w:eastAsia="標楷體" w:hAnsi="標楷體"/>
                <w:color w:val="FF0000"/>
                <w:highlight w:val="lightGray"/>
              </w:rPr>
              <w:t>Ias39LGDType</w:t>
            </w:r>
          </w:p>
          <w:p w14:paraId="6D7F3AB9"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44FCAED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2CCD1E3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540DEEB7"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358BB32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4B65B73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5BFD6086" w14:textId="18337C99" w:rsidR="00B62664" w:rsidRPr="00456B60" w:rsidRDefault="000B1CD5" w:rsidP="000B1CD5">
            <w:pPr>
              <w:snapToGrid w:val="0"/>
              <w:ind w:left="267" w:hangingChars="99" w:hanging="267"/>
              <w:rPr>
                <w:rFonts w:ascii="標楷體" w:eastAsia="標楷體" w:hAnsi="標楷體"/>
                <w:color w:val="000000"/>
              </w:rPr>
            </w:pPr>
            <w:r w:rsidRPr="00270F9F">
              <w:rPr>
                <w:rFonts w:ascii="標楷體" w:eastAsia="標楷體" w:hAnsi="標楷體" w:cs="細明體" w:hint="eastAsia"/>
                <w:color w:val="FF0000"/>
                <w:spacing w:val="15"/>
                <w:highlight w:val="lightGray"/>
              </w:rPr>
              <w:t>08:其他</w:t>
            </w:r>
          </w:p>
        </w:tc>
      </w:tr>
      <w:tr w:rsidR="00B62664" w:rsidRPr="00456B60" w14:paraId="0BA82198" w14:textId="77777777" w:rsidTr="00F009C9">
        <w:trPr>
          <w:trHeight w:val="244"/>
          <w:jc w:val="center"/>
        </w:trPr>
        <w:tc>
          <w:tcPr>
            <w:tcW w:w="530" w:type="dxa"/>
          </w:tcPr>
          <w:p w14:paraId="45DF1799" w14:textId="74E86EF0" w:rsidR="00B62664" w:rsidRPr="00456B60" w:rsidRDefault="000B1CD5" w:rsidP="00F009C9">
            <w:pPr>
              <w:rPr>
                <w:rFonts w:ascii="標楷體" w:eastAsia="標楷體" w:hAnsi="標楷體"/>
              </w:rPr>
            </w:pPr>
            <w:r>
              <w:rPr>
                <w:rFonts w:ascii="標楷體" w:eastAsia="標楷體" w:hAnsi="標楷體" w:hint="eastAsia"/>
              </w:rPr>
              <w:lastRenderedPageBreak/>
              <w:t>4</w:t>
            </w:r>
          </w:p>
        </w:tc>
        <w:tc>
          <w:tcPr>
            <w:tcW w:w="1308" w:type="dxa"/>
          </w:tcPr>
          <w:p w14:paraId="1A99189C" w14:textId="77777777" w:rsidR="00B62664" w:rsidRPr="00456B60" w:rsidRDefault="00B62664" w:rsidP="00F009C9">
            <w:pPr>
              <w:rPr>
                <w:rFonts w:ascii="標楷體" w:eastAsia="標楷體" w:hAnsi="標楷體"/>
              </w:rPr>
            </w:pPr>
            <w:proofErr w:type="spellStart"/>
            <w:r w:rsidRPr="00B12444">
              <w:rPr>
                <w:rFonts w:ascii="標楷體" w:eastAsia="標楷體" w:hAnsi="標楷體" w:hint="eastAsia"/>
                <w:color w:val="000000"/>
                <w:lang w:val="x-none" w:eastAsia="x-none"/>
              </w:rPr>
              <w:t>違約損失率</w:t>
            </w:r>
            <w:proofErr w:type="spellEnd"/>
            <w:r w:rsidRPr="00B12444">
              <w:rPr>
                <w:rFonts w:ascii="標楷體" w:eastAsia="標楷體" w:hAnsi="標楷體" w:hint="eastAsia"/>
                <w:color w:val="000000"/>
                <w:lang w:val="x-none" w:eastAsia="x-none"/>
              </w:rPr>
              <w:t>％</w:t>
            </w:r>
          </w:p>
        </w:tc>
        <w:tc>
          <w:tcPr>
            <w:tcW w:w="783" w:type="dxa"/>
          </w:tcPr>
          <w:p w14:paraId="7E51CBD8"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23061FFF" w14:textId="77777777" w:rsidR="00B62664" w:rsidRPr="00456B60" w:rsidRDefault="00B62664" w:rsidP="00F009C9">
            <w:pPr>
              <w:rPr>
                <w:rFonts w:ascii="標楷體" w:eastAsia="標楷體" w:hAnsi="標楷體"/>
              </w:rPr>
            </w:pPr>
          </w:p>
        </w:tc>
        <w:tc>
          <w:tcPr>
            <w:tcW w:w="1896" w:type="dxa"/>
          </w:tcPr>
          <w:p w14:paraId="3D063D4C" w14:textId="77777777" w:rsidR="00B62664" w:rsidRPr="00456B60" w:rsidRDefault="00B62664" w:rsidP="00F009C9">
            <w:pPr>
              <w:rPr>
                <w:rFonts w:ascii="標楷體" w:eastAsia="標楷體" w:hAnsi="標楷體"/>
              </w:rPr>
            </w:pPr>
          </w:p>
        </w:tc>
        <w:tc>
          <w:tcPr>
            <w:tcW w:w="811" w:type="dxa"/>
          </w:tcPr>
          <w:p w14:paraId="336A6746"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1408BA08"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2DD570F7"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05B8613" w14:textId="77777777" w:rsidR="00B62664" w:rsidRPr="001B4EDF"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sidRPr="00DF461A">
              <w:rPr>
                <w:rFonts w:ascii="標楷體" w:eastAsia="標楷體" w:hAnsi="標楷體" w:hint="eastAsia"/>
                <w:color w:val="000000"/>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23378A6" w14:textId="77777777" w:rsidR="00B62664" w:rsidRPr="001B4EDF" w:rsidRDefault="00B62664" w:rsidP="00F009C9">
            <w:pPr>
              <w:ind w:leftChars="-2" w:left="276" w:hangingChars="117" w:hanging="281"/>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Ias39LGD.LGDPercent</w:t>
            </w:r>
          </w:p>
        </w:tc>
      </w:tr>
    </w:tbl>
    <w:p w14:paraId="4C1D7AEB" w14:textId="777FC91B" w:rsidR="00B62664" w:rsidRDefault="00B62664" w:rsidP="00B62664">
      <w:pPr>
        <w:widowControl/>
        <w:rPr>
          <w:rFonts w:ascii="標楷體" w:eastAsia="標楷體" w:hAnsi="標楷體"/>
        </w:rPr>
      </w:pPr>
    </w:p>
    <w:p w14:paraId="64DC8D6B" w14:textId="13E50DF1" w:rsidR="000B1CD5" w:rsidRPr="0081699E" w:rsidRDefault="000B1CD5" w:rsidP="000B1CD5">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Pr>
          <w:rFonts w:hint="eastAsia"/>
          <w:color w:val="FF0000"/>
          <w:highlight w:val="lightGray"/>
        </w:rPr>
        <w:t>複製</w:t>
      </w:r>
    </w:p>
    <w:p w14:paraId="7C2A30B0" w14:textId="6200C978" w:rsidR="000B1CD5" w:rsidRDefault="008974FF" w:rsidP="000B1CD5">
      <w:pPr>
        <w:rPr>
          <w:noProof/>
        </w:rPr>
      </w:pPr>
      <w:r w:rsidRPr="008974FF">
        <w:rPr>
          <w:noProof/>
        </w:rPr>
        <w:drawing>
          <wp:inline distT="0" distB="0" distL="0" distR="0" wp14:anchorId="678E4054" wp14:editId="5746CBC7">
            <wp:extent cx="6154009" cy="228631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4009" cy="2286319"/>
                    </a:xfrm>
                    <a:prstGeom prst="rect">
                      <a:avLst/>
                    </a:prstGeom>
                  </pic:spPr>
                </pic:pic>
              </a:graphicData>
            </a:graphic>
          </wp:inline>
        </w:drawing>
      </w:r>
    </w:p>
    <w:p w14:paraId="799AC293" w14:textId="77777777" w:rsidR="000B1CD5" w:rsidRDefault="000B1CD5" w:rsidP="000B1CD5">
      <w:pPr>
        <w:ind w:left="1440"/>
      </w:pPr>
    </w:p>
    <w:p w14:paraId="41277E4F" w14:textId="7EBF009C" w:rsidR="000B1CD5" w:rsidRDefault="000B1CD5" w:rsidP="000B1CD5">
      <w:pPr>
        <w:pStyle w:val="a"/>
        <w:spacing w:before="0"/>
      </w:pPr>
      <w:r w:rsidRPr="008974FF">
        <w:rPr>
          <w:color w:val="FF0000"/>
          <w:highlight w:val="lightGray"/>
        </w:rPr>
        <w:t>輸入畫面</w:t>
      </w:r>
      <w:r w:rsidRPr="008974FF">
        <w:rPr>
          <w:rFonts w:hint="eastAsia"/>
          <w:color w:val="FF0000"/>
          <w:highlight w:val="lightGray"/>
        </w:rPr>
        <w:t>按鈕</w:t>
      </w:r>
      <w:r w:rsidRPr="008974FF">
        <w:rPr>
          <w:color w:val="FF0000"/>
          <w:highlight w:val="lightGray"/>
        </w:rPr>
        <w:t>說明</w:t>
      </w:r>
      <w:r w:rsidRPr="008974FF">
        <w:rPr>
          <w:rFonts w:hint="eastAsia"/>
          <w:color w:val="FF0000"/>
          <w:highlight w:val="lightGray"/>
        </w:rPr>
        <w:t>-</w:t>
      </w:r>
      <w:r w:rsidR="008974FF" w:rsidRPr="008974FF">
        <w:rPr>
          <w:rFonts w:hint="eastAsia"/>
          <w:color w:val="FF0000"/>
          <w:highlight w:val="lightGray"/>
        </w:rPr>
        <w:t>複製</w:t>
      </w:r>
    </w:p>
    <w:tbl>
      <w:tblPr>
        <w:tblStyle w:val="ac"/>
        <w:tblW w:w="10206" w:type="dxa"/>
        <w:tblInd w:w="-5" w:type="dxa"/>
        <w:tblLook w:val="04A0" w:firstRow="1" w:lastRow="0" w:firstColumn="1" w:lastColumn="0" w:noHBand="0" w:noVBand="1"/>
      </w:tblPr>
      <w:tblGrid>
        <w:gridCol w:w="848"/>
        <w:gridCol w:w="2129"/>
        <w:gridCol w:w="7229"/>
      </w:tblGrid>
      <w:tr w:rsidR="000B1CD5" w:rsidRPr="00F5236F" w14:paraId="1F41C749" w14:textId="77777777" w:rsidTr="00C646B4">
        <w:tc>
          <w:tcPr>
            <w:tcW w:w="848" w:type="dxa"/>
            <w:shd w:val="clear" w:color="auto" w:fill="D9D9D9" w:themeFill="background1" w:themeFillShade="D9"/>
          </w:tcPr>
          <w:p w14:paraId="23256EBF" w14:textId="77777777" w:rsidR="000B1CD5" w:rsidRPr="00F5236F" w:rsidRDefault="000B1CD5" w:rsidP="00C646B4">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E166B41"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D1D7C98"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功能說明</w:t>
            </w:r>
          </w:p>
        </w:tc>
      </w:tr>
      <w:tr w:rsidR="000B1CD5" w:rsidRPr="00F5236F" w14:paraId="15A61D06" w14:textId="77777777" w:rsidTr="00C646B4">
        <w:tc>
          <w:tcPr>
            <w:tcW w:w="848" w:type="dxa"/>
          </w:tcPr>
          <w:p w14:paraId="3986FCEF" w14:textId="77777777" w:rsidR="000B1CD5" w:rsidRPr="00F5236F" w:rsidRDefault="000B1CD5" w:rsidP="00C646B4">
            <w:pPr>
              <w:jc w:val="center"/>
              <w:rPr>
                <w:rFonts w:ascii="標楷體" w:eastAsia="標楷體" w:hAnsi="標楷體"/>
                <w:lang w:eastAsia="zh-HK"/>
              </w:rPr>
            </w:pPr>
            <w:r>
              <w:rPr>
                <w:rFonts w:ascii="標楷體" w:eastAsia="標楷體" w:hAnsi="標楷體" w:hint="eastAsia"/>
              </w:rPr>
              <w:t>1</w:t>
            </w:r>
          </w:p>
        </w:tc>
        <w:tc>
          <w:tcPr>
            <w:tcW w:w="2129" w:type="dxa"/>
          </w:tcPr>
          <w:p w14:paraId="0AA22642"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09A265C1" w14:textId="333D285E" w:rsidR="000B1CD5" w:rsidRPr="00D67AF4" w:rsidRDefault="000B1CD5" w:rsidP="00C646B4">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008974FF">
              <w:rPr>
                <w:rFonts w:ascii="標楷體" w:eastAsia="標楷體" w:hAnsi="標楷體" w:hint="eastAsia"/>
                <w:lang w:eastAsia="zh-HK"/>
              </w:rPr>
              <w:t>複製</w:t>
            </w:r>
            <w:r w:rsidRPr="00D67AF4">
              <w:rPr>
                <w:rFonts w:ascii="標楷體" w:eastAsia="標楷體" w:hAnsi="標楷體" w:hint="eastAsia"/>
                <w:lang w:eastAsia="zh-HK"/>
              </w:rPr>
              <w:t>」</w:t>
            </w:r>
            <w:r w:rsidRPr="00D67AF4">
              <w:rPr>
                <w:rFonts w:ascii="標楷體" w:eastAsia="標楷體" w:hAnsi="標楷體"/>
                <w:lang w:eastAsia="zh-HK"/>
              </w:rPr>
              <w:t>時顯示</w:t>
            </w:r>
          </w:p>
          <w:p w14:paraId="3626644C" w14:textId="77777777" w:rsidR="000B1CD5" w:rsidRPr="00651325"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9E28083" w14:textId="77777777" w:rsidR="000B1CD5" w:rsidRPr="00293C02" w:rsidRDefault="000B1CD5" w:rsidP="00C646B4">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016917AE" w14:textId="77777777" w:rsidR="000B1CD5" w:rsidRPr="00293C02"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7BE2BE1" w14:textId="77777777" w:rsidR="000B1CD5" w:rsidRDefault="000B1CD5" w:rsidP="00C646B4">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0B1CD5" w:rsidRPr="00F5236F" w14:paraId="1DADDF3E" w14:textId="77777777" w:rsidTr="00C646B4">
        <w:tc>
          <w:tcPr>
            <w:tcW w:w="848" w:type="dxa"/>
          </w:tcPr>
          <w:p w14:paraId="20B43CA8" w14:textId="77777777" w:rsidR="000B1CD5" w:rsidRDefault="000B1CD5" w:rsidP="00C646B4">
            <w:pPr>
              <w:jc w:val="center"/>
              <w:rPr>
                <w:rFonts w:ascii="標楷體" w:eastAsia="標楷體" w:hAnsi="標楷體"/>
              </w:rPr>
            </w:pPr>
            <w:r>
              <w:rPr>
                <w:rFonts w:ascii="標楷體" w:eastAsia="標楷體" w:hAnsi="標楷體" w:hint="eastAsia"/>
              </w:rPr>
              <w:t>2</w:t>
            </w:r>
          </w:p>
        </w:tc>
        <w:tc>
          <w:tcPr>
            <w:tcW w:w="2129" w:type="dxa"/>
          </w:tcPr>
          <w:p w14:paraId="3D87CBD4"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DA352D8"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66E5CC00" w14:textId="77777777" w:rsidR="000B1CD5" w:rsidRDefault="000B1CD5" w:rsidP="000B1CD5">
      <w:pPr>
        <w:ind w:left="1440"/>
      </w:pPr>
    </w:p>
    <w:p w14:paraId="18D0098C" w14:textId="60EE4F9D" w:rsidR="000B1CD5" w:rsidRDefault="000B1CD5" w:rsidP="000B1CD5">
      <w:pPr>
        <w:pStyle w:val="a"/>
        <w:spacing w:before="0"/>
      </w:pPr>
      <w:r w:rsidRPr="008974FF">
        <w:rPr>
          <w:color w:val="FF0000"/>
          <w:highlight w:val="lightGray"/>
        </w:rPr>
        <w:t>輸入畫面資料說明</w:t>
      </w:r>
      <w:r w:rsidRPr="008974FF">
        <w:rPr>
          <w:rFonts w:hint="eastAsia"/>
          <w:color w:val="FF0000"/>
          <w:highlight w:val="lightGray"/>
        </w:rPr>
        <w:t>-</w:t>
      </w:r>
      <w:r w:rsidR="008974FF" w:rsidRPr="008974FF">
        <w:rPr>
          <w:rFonts w:ascii="標楷體" w:hAnsi="標楷體" w:hint="eastAsia"/>
          <w:color w:val="FF0000"/>
          <w:highlight w:val="lightGray"/>
          <w:lang w:eastAsia="zh-HK"/>
        </w:rPr>
        <w:t>複製</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0B1CD5" w:rsidRPr="00456B60" w14:paraId="20A855E8" w14:textId="77777777" w:rsidTr="00C646B4">
        <w:trPr>
          <w:trHeight w:val="388"/>
          <w:tblHeader/>
          <w:jc w:val="center"/>
        </w:trPr>
        <w:tc>
          <w:tcPr>
            <w:tcW w:w="530" w:type="dxa"/>
            <w:vMerge w:val="restart"/>
            <w:shd w:val="clear" w:color="auto" w:fill="D9D9D9"/>
          </w:tcPr>
          <w:p w14:paraId="000B08C5" w14:textId="77777777" w:rsidR="000B1CD5" w:rsidRPr="00456B60" w:rsidRDefault="000B1CD5" w:rsidP="00C646B4">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25C16ED" w14:textId="77777777" w:rsidR="000B1CD5" w:rsidRPr="00456B60" w:rsidRDefault="000B1CD5" w:rsidP="00C646B4">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61E86620" w14:textId="77777777" w:rsidR="000B1CD5" w:rsidRPr="00456B60" w:rsidRDefault="000B1CD5" w:rsidP="00C646B4">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BA2D3E9" w14:textId="77777777" w:rsidR="000B1CD5" w:rsidRPr="00456B60" w:rsidRDefault="000B1CD5" w:rsidP="00C646B4">
            <w:pPr>
              <w:rPr>
                <w:rFonts w:ascii="標楷體" w:eastAsia="標楷體" w:hAnsi="標楷體"/>
              </w:rPr>
            </w:pPr>
            <w:r w:rsidRPr="00456B60">
              <w:rPr>
                <w:rFonts w:ascii="標楷體" w:eastAsia="標楷體" w:hAnsi="標楷體"/>
              </w:rPr>
              <w:t>處理邏輯及注意事項</w:t>
            </w:r>
          </w:p>
        </w:tc>
      </w:tr>
      <w:tr w:rsidR="000B1CD5" w:rsidRPr="00456B60" w14:paraId="1B4F2776" w14:textId="77777777" w:rsidTr="00C646B4">
        <w:trPr>
          <w:trHeight w:val="244"/>
          <w:tblHeader/>
          <w:jc w:val="center"/>
        </w:trPr>
        <w:tc>
          <w:tcPr>
            <w:tcW w:w="530" w:type="dxa"/>
            <w:vMerge/>
            <w:shd w:val="clear" w:color="auto" w:fill="D9D9D9"/>
          </w:tcPr>
          <w:p w14:paraId="74F46AF6" w14:textId="77777777" w:rsidR="000B1CD5" w:rsidRPr="00456B60" w:rsidRDefault="000B1CD5" w:rsidP="00C646B4">
            <w:pPr>
              <w:rPr>
                <w:rFonts w:ascii="標楷體" w:eastAsia="標楷體" w:hAnsi="標楷體"/>
              </w:rPr>
            </w:pPr>
          </w:p>
        </w:tc>
        <w:tc>
          <w:tcPr>
            <w:tcW w:w="1308" w:type="dxa"/>
            <w:vMerge/>
            <w:shd w:val="clear" w:color="auto" w:fill="D9D9D9"/>
          </w:tcPr>
          <w:p w14:paraId="5FB85CB8" w14:textId="77777777" w:rsidR="000B1CD5" w:rsidRPr="00456B60" w:rsidRDefault="000B1CD5" w:rsidP="00C646B4">
            <w:pPr>
              <w:rPr>
                <w:rFonts w:ascii="標楷體" w:eastAsia="標楷體" w:hAnsi="標楷體"/>
              </w:rPr>
            </w:pPr>
          </w:p>
        </w:tc>
        <w:tc>
          <w:tcPr>
            <w:tcW w:w="783" w:type="dxa"/>
            <w:shd w:val="clear" w:color="auto" w:fill="D9D9D9"/>
          </w:tcPr>
          <w:p w14:paraId="3EC9FAB3" w14:textId="77777777" w:rsidR="000B1CD5" w:rsidRPr="00456B60" w:rsidRDefault="000B1CD5" w:rsidP="00C646B4">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65A38888" w14:textId="77777777" w:rsidR="000B1CD5" w:rsidRPr="00456B60" w:rsidRDefault="000B1CD5" w:rsidP="00C646B4">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4DB9ABA3" w14:textId="77777777" w:rsidR="000B1CD5" w:rsidRPr="00456B60" w:rsidRDefault="000B1CD5" w:rsidP="00C646B4">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6FA6B12" w14:textId="77777777" w:rsidR="000B1CD5" w:rsidRPr="00456B60" w:rsidRDefault="000B1CD5" w:rsidP="00C646B4">
            <w:pPr>
              <w:rPr>
                <w:rFonts w:ascii="標楷體" w:eastAsia="標楷體" w:hAnsi="標楷體"/>
              </w:rPr>
            </w:pPr>
            <w:r w:rsidRPr="00456B60">
              <w:rPr>
                <w:rFonts w:ascii="標楷體" w:eastAsia="標楷體" w:hAnsi="標楷體"/>
              </w:rPr>
              <w:t>必填</w:t>
            </w:r>
          </w:p>
        </w:tc>
        <w:tc>
          <w:tcPr>
            <w:tcW w:w="664" w:type="dxa"/>
            <w:shd w:val="clear" w:color="auto" w:fill="D9D9D9"/>
          </w:tcPr>
          <w:p w14:paraId="2FEA9018" w14:textId="77777777" w:rsidR="000B1CD5" w:rsidRPr="00456B60" w:rsidRDefault="000B1CD5" w:rsidP="00C646B4">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4A6BA8A" w14:textId="77777777" w:rsidR="000B1CD5" w:rsidRPr="00456B60" w:rsidRDefault="000B1CD5" w:rsidP="00C646B4">
            <w:pPr>
              <w:rPr>
                <w:rFonts w:ascii="標楷體" w:eastAsia="標楷體" w:hAnsi="標楷體"/>
              </w:rPr>
            </w:pPr>
          </w:p>
        </w:tc>
      </w:tr>
      <w:tr w:rsidR="000B1CD5" w:rsidRPr="00456B60" w14:paraId="41C1413D" w14:textId="77777777" w:rsidTr="00C646B4">
        <w:trPr>
          <w:trHeight w:val="244"/>
          <w:jc w:val="center"/>
        </w:trPr>
        <w:tc>
          <w:tcPr>
            <w:tcW w:w="530" w:type="dxa"/>
          </w:tcPr>
          <w:p w14:paraId="46A99FDA" w14:textId="77777777" w:rsidR="000B1CD5" w:rsidRPr="001343EE" w:rsidRDefault="000B1CD5" w:rsidP="00C646B4">
            <w:pPr>
              <w:rPr>
                <w:rFonts w:ascii="標楷體" w:eastAsia="標楷體" w:hAnsi="標楷體"/>
              </w:rPr>
            </w:pPr>
            <w:r w:rsidRPr="001343EE">
              <w:rPr>
                <w:rFonts w:ascii="標楷體" w:eastAsia="標楷體" w:hAnsi="標楷體" w:hint="eastAsia"/>
              </w:rPr>
              <w:t>1</w:t>
            </w:r>
          </w:p>
        </w:tc>
        <w:tc>
          <w:tcPr>
            <w:tcW w:w="1308" w:type="dxa"/>
          </w:tcPr>
          <w:p w14:paraId="74663AB2" w14:textId="77777777" w:rsidR="000B1CD5" w:rsidRPr="001343EE" w:rsidRDefault="000B1CD5" w:rsidP="00C646B4">
            <w:pPr>
              <w:rPr>
                <w:rFonts w:ascii="標楷體" w:eastAsia="標楷體" w:hAnsi="標楷體"/>
                <w:lang w:eastAsia="zh-HK"/>
              </w:rPr>
            </w:pPr>
            <w:r w:rsidRPr="00A6272B">
              <w:rPr>
                <w:rFonts w:ascii="標楷體" w:eastAsia="標楷體" w:hAnsi="標楷體" w:hint="eastAsia"/>
              </w:rPr>
              <w:t>功能</w:t>
            </w:r>
          </w:p>
        </w:tc>
        <w:tc>
          <w:tcPr>
            <w:tcW w:w="783" w:type="dxa"/>
          </w:tcPr>
          <w:p w14:paraId="10E6A9F7" w14:textId="77777777" w:rsidR="000B1CD5" w:rsidRPr="00456B60" w:rsidRDefault="000B1CD5" w:rsidP="00C646B4">
            <w:pPr>
              <w:rPr>
                <w:rFonts w:ascii="標楷體" w:eastAsia="標楷體" w:hAnsi="標楷體"/>
              </w:rPr>
            </w:pPr>
          </w:p>
        </w:tc>
        <w:tc>
          <w:tcPr>
            <w:tcW w:w="904" w:type="dxa"/>
          </w:tcPr>
          <w:p w14:paraId="7C132066" w14:textId="77777777" w:rsidR="000B1CD5" w:rsidRPr="00456B60" w:rsidRDefault="000B1CD5" w:rsidP="00C646B4">
            <w:pPr>
              <w:rPr>
                <w:rFonts w:ascii="標楷體" w:eastAsia="標楷體" w:hAnsi="標楷體"/>
              </w:rPr>
            </w:pPr>
            <w:r w:rsidRPr="00456B60">
              <w:rPr>
                <w:rFonts w:ascii="標楷體" w:eastAsia="標楷體" w:hAnsi="標楷體" w:hint="eastAsia"/>
                <w:lang w:eastAsia="zh-HK"/>
              </w:rPr>
              <w:t>新增</w:t>
            </w:r>
          </w:p>
        </w:tc>
        <w:tc>
          <w:tcPr>
            <w:tcW w:w="1896" w:type="dxa"/>
          </w:tcPr>
          <w:p w14:paraId="04CEE7B0" w14:textId="77777777" w:rsidR="000B1CD5" w:rsidRPr="00456B60" w:rsidRDefault="000B1CD5" w:rsidP="00C646B4">
            <w:pPr>
              <w:rPr>
                <w:rFonts w:ascii="標楷體" w:eastAsia="標楷體" w:hAnsi="標楷體"/>
              </w:rPr>
            </w:pPr>
          </w:p>
        </w:tc>
        <w:tc>
          <w:tcPr>
            <w:tcW w:w="811" w:type="dxa"/>
          </w:tcPr>
          <w:p w14:paraId="109AFD84" w14:textId="77777777" w:rsidR="000B1CD5" w:rsidRPr="00456B60" w:rsidRDefault="000B1CD5" w:rsidP="00C646B4">
            <w:pPr>
              <w:rPr>
                <w:rFonts w:ascii="標楷體" w:eastAsia="標楷體" w:hAnsi="標楷體"/>
              </w:rPr>
            </w:pPr>
          </w:p>
        </w:tc>
        <w:tc>
          <w:tcPr>
            <w:tcW w:w="664" w:type="dxa"/>
          </w:tcPr>
          <w:p w14:paraId="24FC7BBC" w14:textId="77777777" w:rsidR="000B1CD5" w:rsidRPr="00456B60" w:rsidRDefault="000B1CD5" w:rsidP="00C646B4">
            <w:pPr>
              <w:jc w:val="center"/>
              <w:rPr>
                <w:rFonts w:ascii="標楷體" w:eastAsia="標楷體" w:hAnsi="標楷體"/>
              </w:rPr>
            </w:pPr>
            <w:r>
              <w:rPr>
                <w:rFonts w:ascii="標楷體" w:eastAsia="標楷體" w:hAnsi="標楷體" w:hint="eastAsia"/>
              </w:rPr>
              <w:t>R</w:t>
            </w:r>
          </w:p>
        </w:tc>
        <w:tc>
          <w:tcPr>
            <w:tcW w:w="3426" w:type="dxa"/>
          </w:tcPr>
          <w:p w14:paraId="0523996B" w14:textId="77777777" w:rsidR="000B1CD5" w:rsidRPr="00456B60" w:rsidRDefault="000B1CD5" w:rsidP="00C646B4">
            <w:pPr>
              <w:rPr>
                <w:rFonts w:ascii="標楷體" w:eastAsia="標楷體" w:hAnsi="標楷體"/>
              </w:rPr>
            </w:pPr>
            <w:r w:rsidRPr="00456B60">
              <w:rPr>
                <w:rFonts w:ascii="標楷體" w:eastAsia="標楷體" w:hAnsi="標楷體" w:hint="eastAsia"/>
              </w:rPr>
              <w:t>自動顯示</w:t>
            </w:r>
          </w:p>
        </w:tc>
      </w:tr>
      <w:tr w:rsidR="000B1CD5" w:rsidRPr="00456B60" w14:paraId="6B6E8558" w14:textId="77777777" w:rsidTr="00C646B4">
        <w:trPr>
          <w:trHeight w:val="244"/>
          <w:jc w:val="center"/>
        </w:trPr>
        <w:tc>
          <w:tcPr>
            <w:tcW w:w="530" w:type="dxa"/>
          </w:tcPr>
          <w:p w14:paraId="2DF090CF"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1308" w:type="dxa"/>
          </w:tcPr>
          <w:p w14:paraId="00F03244" w14:textId="77777777" w:rsidR="000B1CD5" w:rsidRPr="00456B60" w:rsidRDefault="000B1CD5" w:rsidP="00C646B4">
            <w:r>
              <w:rPr>
                <w:rFonts w:ascii="標楷體" w:eastAsia="標楷體" w:hAnsi="標楷體" w:hint="eastAsia"/>
              </w:rPr>
              <w:t>生效日期</w:t>
            </w:r>
          </w:p>
        </w:tc>
        <w:tc>
          <w:tcPr>
            <w:tcW w:w="783" w:type="dxa"/>
          </w:tcPr>
          <w:p w14:paraId="19C4FEBF" w14:textId="77777777" w:rsidR="000B1CD5" w:rsidRPr="00456B60" w:rsidRDefault="000B1CD5" w:rsidP="00C646B4">
            <w:pPr>
              <w:rPr>
                <w:rFonts w:ascii="標楷體" w:eastAsia="標楷體" w:hAnsi="標楷體"/>
              </w:rPr>
            </w:pPr>
            <w:r w:rsidRPr="00456B60">
              <w:rPr>
                <w:rFonts w:ascii="標楷體" w:eastAsia="標楷體" w:hAnsi="標楷體" w:hint="eastAsia"/>
              </w:rPr>
              <w:t>7</w:t>
            </w:r>
          </w:p>
        </w:tc>
        <w:tc>
          <w:tcPr>
            <w:tcW w:w="904" w:type="dxa"/>
          </w:tcPr>
          <w:p w14:paraId="356DA707" w14:textId="77777777" w:rsidR="000B1CD5" w:rsidRPr="00456B60" w:rsidRDefault="000B1CD5" w:rsidP="00C646B4">
            <w:pPr>
              <w:rPr>
                <w:rFonts w:ascii="標楷體" w:eastAsia="標楷體" w:hAnsi="標楷體"/>
              </w:rPr>
            </w:pPr>
          </w:p>
        </w:tc>
        <w:tc>
          <w:tcPr>
            <w:tcW w:w="1896" w:type="dxa"/>
          </w:tcPr>
          <w:p w14:paraId="4AAD7B04" w14:textId="77777777" w:rsidR="000B1CD5" w:rsidRPr="00456B60" w:rsidRDefault="000B1CD5" w:rsidP="00C646B4">
            <w:pPr>
              <w:rPr>
                <w:rFonts w:ascii="標楷體" w:eastAsia="標楷體" w:hAnsi="標楷體"/>
              </w:rPr>
            </w:pPr>
            <w:r w:rsidRPr="00EF791A">
              <w:rPr>
                <w:rFonts w:ascii="標楷體" w:eastAsia="標楷體" w:hAnsi="標楷體" w:hint="eastAsia"/>
                <w:lang w:eastAsia="zh-HK"/>
              </w:rPr>
              <w:t>日期選單</w:t>
            </w:r>
          </w:p>
        </w:tc>
        <w:tc>
          <w:tcPr>
            <w:tcW w:w="811" w:type="dxa"/>
          </w:tcPr>
          <w:p w14:paraId="7C5524E9" w14:textId="77777777" w:rsidR="000B1CD5" w:rsidRPr="00456B60" w:rsidRDefault="000B1CD5" w:rsidP="00C646B4">
            <w:pPr>
              <w:rPr>
                <w:rFonts w:ascii="標楷體" w:eastAsia="標楷體" w:hAnsi="標楷體"/>
              </w:rPr>
            </w:pPr>
            <w:r>
              <w:rPr>
                <w:rFonts w:ascii="標楷體" w:eastAsia="標楷體" w:hAnsi="標楷體" w:hint="eastAsia"/>
              </w:rPr>
              <w:t>V</w:t>
            </w:r>
          </w:p>
        </w:tc>
        <w:tc>
          <w:tcPr>
            <w:tcW w:w="664" w:type="dxa"/>
          </w:tcPr>
          <w:p w14:paraId="69760464"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6F935302" w14:textId="64455792" w:rsidR="000B1CD5" w:rsidRDefault="000B1CD5" w:rsidP="00C646B4">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01E45609"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FC556BC"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409D3E5E" w14:textId="77777777" w:rsidR="000B1CD5" w:rsidRPr="00A60BC3" w:rsidRDefault="000B1CD5" w:rsidP="00C646B4">
            <w:pPr>
              <w:snapToGrid w:val="0"/>
              <w:ind w:left="238" w:hangingChars="99" w:hanging="238"/>
              <w:rPr>
                <w:rFonts w:ascii="標楷體" w:eastAsia="標楷體" w:hAnsi="標楷體"/>
                <w:color w:val="000000"/>
              </w:rPr>
            </w:pPr>
            <w:r w:rsidRPr="005757AF">
              <w:rPr>
                <w:rFonts w:ascii="標楷體" w:eastAsia="標楷體" w:hAnsi="標楷體"/>
                <w:color w:val="000000"/>
              </w:rPr>
              <w:lastRenderedPageBreak/>
              <w:t>2.Ias39LGD.Date</w:t>
            </w:r>
          </w:p>
        </w:tc>
      </w:tr>
      <w:tr w:rsidR="000B1CD5" w:rsidRPr="00456B60" w14:paraId="1480AF33" w14:textId="77777777" w:rsidTr="00C646B4">
        <w:trPr>
          <w:trHeight w:val="244"/>
          <w:jc w:val="center"/>
        </w:trPr>
        <w:tc>
          <w:tcPr>
            <w:tcW w:w="530" w:type="dxa"/>
          </w:tcPr>
          <w:p w14:paraId="09FE8213" w14:textId="77777777" w:rsidR="000B1CD5" w:rsidRPr="00456B60" w:rsidRDefault="000B1CD5" w:rsidP="00C646B4">
            <w:pPr>
              <w:rPr>
                <w:rFonts w:ascii="標楷體" w:eastAsia="標楷體" w:hAnsi="標楷體"/>
              </w:rPr>
            </w:pPr>
            <w:r>
              <w:rPr>
                <w:rFonts w:ascii="標楷體" w:eastAsia="標楷體" w:hAnsi="標楷體" w:hint="eastAsia"/>
              </w:rPr>
              <w:lastRenderedPageBreak/>
              <w:t>3</w:t>
            </w:r>
          </w:p>
        </w:tc>
        <w:tc>
          <w:tcPr>
            <w:tcW w:w="1308" w:type="dxa"/>
          </w:tcPr>
          <w:p w14:paraId="03D0C52F" w14:textId="77777777" w:rsidR="000B1CD5" w:rsidRPr="00456B60" w:rsidRDefault="000B1CD5" w:rsidP="00C646B4">
            <w:r>
              <w:rPr>
                <w:rFonts w:ascii="標楷體" w:eastAsia="標楷體" w:hAnsi="標楷體" w:hint="eastAsia"/>
              </w:rPr>
              <w:t>類別</w:t>
            </w:r>
          </w:p>
        </w:tc>
        <w:tc>
          <w:tcPr>
            <w:tcW w:w="783" w:type="dxa"/>
          </w:tcPr>
          <w:p w14:paraId="7B294AFA"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904" w:type="dxa"/>
          </w:tcPr>
          <w:p w14:paraId="7A2E4DC8" w14:textId="77777777" w:rsidR="000B1CD5" w:rsidRPr="00456B60" w:rsidRDefault="000B1CD5" w:rsidP="00C646B4">
            <w:pPr>
              <w:rPr>
                <w:rFonts w:ascii="標楷體" w:eastAsia="標楷體" w:hAnsi="標楷體"/>
              </w:rPr>
            </w:pPr>
          </w:p>
        </w:tc>
        <w:tc>
          <w:tcPr>
            <w:tcW w:w="1896" w:type="dxa"/>
          </w:tcPr>
          <w:p w14:paraId="5D6AE053" w14:textId="77777777" w:rsidR="000B1CD5" w:rsidRPr="008974FF" w:rsidRDefault="000B1CD5" w:rsidP="00C646B4">
            <w:pPr>
              <w:rPr>
                <w:rFonts w:ascii="標楷體" w:eastAsia="標楷體" w:hAnsi="標楷體"/>
              </w:rPr>
            </w:pPr>
            <w:r w:rsidRPr="008974FF">
              <w:rPr>
                <w:rFonts w:ascii="標楷體" w:eastAsia="標楷體" w:hAnsi="標楷體" w:hint="eastAsia"/>
              </w:rPr>
              <w:t>依據</w:t>
            </w:r>
            <w:proofErr w:type="spellStart"/>
            <w:r w:rsidRPr="008974FF">
              <w:rPr>
                <w:rFonts w:ascii="標楷體" w:eastAsia="標楷體" w:hAnsi="標楷體" w:hint="eastAsia"/>
              </w:rPr>
              <w:t>CdCode</w:t>
            </w:r>
            <w:proofErr w:type="spellEnd"/>
            <w:r w:rsidRPr="008974FF">
              <w:rPr>
                <w:rFonts w:ascii="標楷體" w:eastAsia="標楷體" w:hAnsi="標楷體" w:hint="eastAsia"/>
              </w:rPr>
              <w:t>的</w:t>
            </w:r>
            <w:proofErr w:type="spellStart"/>
            <w:r w:rsidRPr="008974FF">
              <w:rPr>
                <w:rFonts w:ascii="標楷體" w:eastAsia="標楷體" w:hAnsi="標楷體" w:hint="eastAsia"/>
              </w:rPr>
              <w:t>DefCode</w:t>
            </w:r>
            <w:proofErr w:type="spellEnd"/>
            <w:r w:rsidRPr="008974FF">
              <w:rPr>
                <w:rFonts w:ascii="標楷體" w:eastAsia="標楷體" w:hAnsi="標楷體" w:hint="eastAsia"/>
              </w:rPr>
              <w:t>=</w:t>
            </w:r>
            <w:r w:rsidRPr="008974FF">
              <w:rPr>
                <w:rFonts w:ascii="標楷體" w:eastAsia="標楷體" w:hAnsi="標楷體"/>
              </w:rPr>
              <w:t xml:space="preserve"> Ias39LGDType</w:t>
            </w:r>
          </w:p>
          <w:p w14:paraId="682CB4EE" w14:textId="77777777" w:rsidR="000B1CD5" w:rsidRPr="008974FF" w:rsidRDefault="000B1CD5" w:rsidP="00C646B4">
            <w:pPr>
              <w:rPr>
                <w:rFonts w:ascii="標楷體" w:eastAsia="標楷體" w:hAnsi="標楷體"/>
              </w:rPr>
            </w:pPr>
            <w:r w:rsidRPr="008974FF">
              <w:rPr>
                <w:rFonts w:ascii="標楷體" w:eastAsia="標楷體" w:hAnsi="標楷體" w:hint="eastAsia"/>
              </w:rPr>
              <w:t>限[啟用記號(Enable)]=[Y.啟用]</w:t>
            </w:r>
          </w:p>
          <w:p w14:paraId="1625F411"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02:台北市</w:t>
            </w:r>
          </w:p>
          <w:p w14:paraId="4910EF57"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03:新北市</w:t>
            </w:r>
          </w:p>
          <w:p w14:paraId="29BABB2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04:桃園市</w:t>
            </w:r>
          </w:p>
          <w:p w14:paraId="7BAB1CEF"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05:台中市</w:t>
            </w:r>
          </w:p>
          <w:p w14:paraId="6E82057E"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06:台南市</w:t>
            </w:r>
          </w:p>
          <w:p w14:paraId="0D19989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07:高雄市</w:t>
            </w:r>
          </w:p>
          <w:p w14:paraId="2A002017" w14:textId="77777777" w:rsidR="000B1CD5" w:rsidRPr="008974FF" w:rsidRDefault="000B1CD5" w:rsidP="00C646B4">
            <w:pPr>
              <w:rPr>
                <w:rFonts w:ascii="標楷體" w:eastAsia="標楷體" w:hAnsi="標楷體"/>
              </w:rPr>
            </w:pPr>
            <w:r w:rsidRPr="008974FF">
              <w:rPr>
                <w:rFonts w:ascii="標楷體" w:eastAsia="標楷體" w:hAnsi="標楷體" w:cs="細明體" w:hint="eastAsia"/>
                <w:spacing w:val="15"/>
              </w:rPr>
              <w:t>08:其他</w:t>
            </w:r>
          </w:p>
        </w:tc>
        <w:tc>
          <w:tcPr>
            <w:tcW w:w="811" w:type="dxa"/>
          </w:tcPr>
          <w:p w14:paraId="61DBEB85" w14:textId="77777777" w:rsidR="000B1CD5" w:rsidRPr="00456B60" w:rsidRDefault="000B1CD5" w:rsidP="00C646B4">
            <w:pPr>
              <w:rPr>
                <w:rFonts w:ascii="標楷體" w:eastAsia="標楷體" w:hAnsi="標楷體"/>
              </w:rPr>
            </w:pPr>
            <w:r>
              <w:rPr>
                <w:rFonts w:ascii="標楷體" w:eastAsia="標楷體" w:hAnsi="標楷體" w:hint="eastAsia"/>
              </w:rPr>
              <w:t>V</w:t>
            </w:r>
          </w:p>
        </w:tc>
        <w:tc>
          <w:tcPr>
            <w:tcW w:w="664" w:type="dxa"/>
          </w:tcPr>
          <w:p w14:paraId="4CE72D00"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BB6311D" w14:textId="435C365B" w:rsidR="000B1CD5" w:rsidRPr="007B7D37" w:rsidRDefault="000B1CD5" w:rsidP="008974FF">
            <w:pPr>
              <w:ind w:left="240" w:hangingChars="100" w:hanging="240"/>
              <w:rPr>
                <w:rFonts w:ascii="標楷體" w:eastAsia="標楷體" w:hAnsi="標楷體"/>
              </w:rPr>
            </w:pPr>
            <w:r w:rsidRPr="007B7D37">
              <w:rPr>
                <w:rFonts w:ascii="標楷體" w:eastAsia="標楷體" w:hAnsi="標楷體" w:hint="eastAsia"/>
              </w:rPr>
              <w:t>1.</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974FF">
              <w:rPr>
                <w:rFonts w:ascii="標楷體" w:eastAsia="標楷體" w:hAnsi="標楷體" w:hint="eastAsia"/>
              </w:rPr>
              <w:t>限輸</w:t>
            </w:r>
            <w:r w:rsidR="008974FF">
              <w:rPr>
                <w:rFonts w:ascii="標楷體" w:eastAsia="標楷體" w:hAnsi="標楷體"/>
              </w:rPr>
              <w:br/>
            </w:r>
            <w:r w:rsidRPr="008974FF">
              <w:rPr>
                <w:rFonts w:ascii="標楷體" w:eastAsia="標楷體" w:hAnsi="標楷體" w:hint="eastAsia"/>
              </w:rPr>
              <w:t>入代碼,檢核條件：</w:t>
            </w:r>
            <w:r w:rsidRPr="008974FF">
              <w:rPr>
                <w:rFonts w:ascii="標楷體" w:eastAsia="標楷體" w:hAnsi="標楷體"/>
              </w:rPr>
              <w:br/>
            </w:r>
            <w:r w:rsidRPr="008974FF">
              <w:rPr>
                <w:rFonts w:ascii="標楷體" w:eastAsia="標楷體" w:hAnsi="標楷體" w:hint="eastAsia"/>
                <w:lang w:eastAsia="zh-HK"/>
              </w:rPr>
              <w:t>依選單</w:t>
            </w:r>
            <w:r w:rsidRPr="008974FF">
              <w:rPr>
                <w:rFonts w:ascii="標楷體" w:eastAsia="標楷體" w:hAnsi="標楷體" w:hint="eastAsia"/>
              </w:rPr>
              <w:t>/V(H)</w:t>
            </w:r>
          </w:p>
          <w:p w14:paraId="778716C0" w14:textId="77777777" w:rsidR="000B1CD5" w:rsidRPr="007B7D37" w:rsidRDefault="000B1CD5" w:rsidP="00C646B4">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0B1CD5" w:rsidRPr="00456B60" w14:paraId="0FC2FA0F" w14:textId="77777777" w:rsidTr="00C646B4">
        <w:trPr>
          <w:trHeight w:val="244"/>
          <w:jc w:val="center"/>
        </w:trPr>
        <w:tc>
          <w:tcPr>
            <w:tcW w:w="530" w:type="dxa"/>
          </w:tcPr>
          <w:p w14:paraId="27CDFD4A" w14:textId="77777777" w:rsidR="000B1CD5" w:rsidRPr="00456B60" w:rsidRDefault="000B1CD5" w:rsidP="00C646B4">
            <w:pPr>
              <w:rPr>
                <w:rFonts w:ascii="標楷體" w:eastAsia="標楷體" w:hAnsi="標楷體"/>
              </w:rPr>
            </w:pPr>
            <w:r>
              <w:rPr>
                <w:rFonts w:ascii="標楷體" w:eastAsia="標楷體" w:hAnsi="標楷體" w:hint="eastAsia"/>
              </w:rPr>
              <w:t>4</w:t>
            </w:r>
          </w:p>
        </w:tc>
        <w:tc>
          <w:tcPr>
            <w:tcW w:w="1308" w:type="dxa"/>
          </w:tcPr>
          <w:p w14:paraId="247AB77B" w14:textId="77777777" w:rsidR="000B1CD5" w:rsidRPr="00456B60" w:rsidRDefault="000B1CD5" w:rsidP="00C646B4">
            <w:pPr>
              <w:rPr>
                <w:rFonts w:ascii="標楷體" w:eastAsia="標楷體" w:hAnsi="標楷體"/>
              </w:rPr>
            </w:pPr>
            <w:proofErr w:type="spellStart"/>
            <w:r w:rsidRPr="00B12444">
              <w:rPr>
                <w:rFonts w:ascii="標楷體" w:eastAsia="標楷體" w:hAnsi="標楷體" w:hint="eastAsia"/>
                <w:color w:val="000000"/>
                <w:lang w:val="x-none" w:eastAsia="x-none"/>
              </w:rPr>
              <w:t>違約損失率</w:t>
            </w:r>
            <w:proofErr w:type="spellEnd"/>
            <w:r w:rsidRPr="00B12444">
              <w:rPr>
                <w:rFonts w:ascii="標楷體" w:eastAsia="標楷體" w:hAnsi="標楷體" w:hint="eastAsia"/>
                <w:color w:val="000000"/>
                <w:lang w:val="x-none" w:eastAsia="x-none"/>
              </w:rPr>
              <w:t>％</w:t>
            </w:r>
          </w:p>
        </w:tc>
        <w:tc>
          <w:tcPr>
            <w:tcW w:w="783" w:type="dxa"/>
          </w:tcPr>
          <w:p w14:paraId="12DDBAFC" w14:textId="77777777" w:rsidR="000B1CD5" w:rsidRPr="00456B60" w:rsidRDefault="000B1CD5" w:rsidP="00C646B4">
            <w:pPr>
              <w:rPr>
                <w:rFonts w:ascii="標楷體" w:eastAsia="標楷體" w:hAnsi="標楷體"/>
              </w:rPr>
            </w:pPr>
            <w:r>
              <w:rPr>
                <w:rFonts w:ascii="標楷體" w:eastAsia="標楷體" w:hAnsi="標楷體" w:hint="eastAsia"/>
              </w:rPr>
              <w:t>2.5</w:t>
            </w:r>
          </w:p>
        </w:tc>
        <w:tc>
          <w:tcPr>
            <w:tcW w:w="904" w:type="dxa"/>
          </w:tcPr>
          <w:p w14:paraId="5F5B0C18" w14:textId="77777777" w:rsidR="000B1CD5" w:rsidRPr="00456B60" w:rsidRDefault="000B1CD5" w:rsidP="00C646B4">
            <w:pPr>
              <w:rPr>
                <w:rFonts w:ascii="標楷體" w:eastAsia="標楷體" w:hAnsi="標楷體"/>
              </w:rPr>
            </w:pPr>
          </w:p>
        </w:tc>
        <w:tc>
          <w:tcPr>
            <w:tcW w:w="1896" w:type="dxa"/>
          </w:tcPr>
          <w:p w14:paraId="42EBD78D" w14:textId="77777777" w:rsidR="000B1CD5" w:rsidRPr="00456B60" w:rsidRDefault="000B1CD5" w:rsidP="00C646B4">
            <w:pPr>
              <w:rPr>
                <w:rFonts w:ascii="標楷體" w:eastAsia="標楷體" w:hAnsi="標楷體"/>
              </w:rPr>
            </w:pPr>
          </w:p>
        </w:tc>
        <w:tc>
          <w:tcPr>
            <w:tcW w:w="811" w:type="dxa"/>
          </w:tcPr>
          <w:p w14:paraId="6CB90619" w14:textId="77777777" w:rsidR="000B1CD5" w:rsidRPr="00456B60" w:rsidRDefault="000B1CD5" w:rsidP="00C646B4">
            <w:pPr>
              <w:rPr>
                <w:rFonts w:ascii="標楷體" w:eastAsia="標楷體" w:hAnsi="標楷體"/>
              </w:rPr>
            </w:pPr>
            <w:r w:rsidRPr="00456B60">
              <w:rPr>
                <w:rFonts w:ascii="標楷體" w:eastAsia="標楷體" w:hAnsi="標楷體" w:hint="eastAsia"/>
              </w:rPr>
              <w:t>V</w:t>
            </w:r>
          </w:p>
        </w:tc>
        <w:tc>
          <w:tcPr>
            <w:tcW w:w="664" w:type="dxa"/>
          </w:tcPr>
          <w:p w14:paraId="112BF109"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rPr>
              <w:t>W</w:t>
            </w:r>
          </w:p>
        </w:tc>
        <w:tc>
          <w:tcPr>
            <w:tcW w:w="3426" w:type="dxa"/>
          </w:tcPr>
          <w:p w14:paraId="5DCA94CC" w14:textId="2EE0902D" w:rsidR="000B1CD5" w:rsidRPr="001B4EDF" w:rsidRDefault="000B1CD5" w:rsidP="00C646B4">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3FBB4E98" w14:textId="77777777" w:rsidR="000B1CD5" w:rsidRPr="001B4EDF" w:rsidRDefault="000B1CD5" w:rsidP="00C646B4">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45FFC6F3" w14:textId="77777777" w:rsidR="000B1CD5" w:rsidRDefault="000B1CD5" w:rsidP="000B1CD5">
      <w:pPr>
        <w:widowControl/>
        <w:rPr>
          <w:rFonts w:ascii="標楷體" w:eastAsia="標楷體" w:hAnsi="標楷體"/>
        </w:rPr>
      </w:pPr>
    </w:p>
    <w:p w14:paraId="7C53047F" w14:textId="77777777" w:rsidR="000B1CD5" w:rsidRDefault="000B1CD5" w:rsidP="00B62664">
      <w:pPr>
        <w:widowControl/>
        <w:rPr>
          <w:rFonts w:ascii="標楷體" w:eastAsia="標楷體" w:hAnsi="標楷體"/>
        </w:rPr>
      </w:pPr>
    </w:p>
    <w:p w14:paraId="1E9EF8D3" w14:textId="1C4B52ED" w:rsidR="00B62664" w:rsidRDefault="00B62664">
      <w:pPr>
        <w:widowControl/>
      </w:pPr>
      <w:r>
        <w:br w:type="page"/>
      </w:r>
    </w:p>
    <w:p w14:paraId="5850C84C" w14:textId="77777777" w:rsidR="00B62664" w:rsidRPr="00B62664" w:rsidRDefault="00B62664" w:rsidP="00B62664"/>
    <w:p w14:paraId="0C6E5F01" w14:textId="2747E90D" w:rsidR="00B62664" w:rsidRPr="00B62664" w:rsidRDefault="00B62664" w:rsidP="0078740E">
      <w:pPr>
        <w:pStyle w:val="3"/>
        <w:numPr>
          <w:ilvl w:val="2"/>
          <w:numId w:val="7"/>
        </w:numPr>
        <w:spacing w:before="0"/>
        <w:rPr>
          <w:rFonts w:ascii="標楷體" w:hAnsi="標楷體"/>
          <w:b/>
          <w:szCs w:val="32"/>
        </w:rPr>
      </w:pPr>
      <w:bookmarkStart w:id="116" w:name="_Toc140244524"/>
      <w:r w:rsidRPr="00EE71AB">
        <w:rPr>
          <w:rFonts w:ascii="標楷體" w:hAnsi="標楷體"/>
          <w:bCs/>
          <w:szCs w:val="32"/>
        </w:rPr>
        <w:t>L</w:t>
      </w:r>
      <w:r w:rsidRPr="00751866">
        <w:rPr>
          <w:rFonts w:ascii="標楷體" w:hAnsi="標楷體"/>
          <w:b/>
          <w:szCs w:val="32"/>
        </w:rPr>
        <w:t>7</w:t>
      </w:r>
      <w:r>
        <w:rPr>
          <w:rFonts w:ascii="標楷體" w:hAnsi="標楷體"/>
          <w:b/>
          <w:szCs w:val="32"/>
        </w:rPr>
        <w:t>903</w:t>
      </w:r>
      <w:r w:rsidRPr="004D7A88">
        <w:rPr>
          <w:rFonts w:ascii="標楷體" w:hAnsi="標楷體" w:hint="eastAsia"/>
          <w:b/>
          <w:szCs w:val="32"/>
        </w:rPr>
        <w:t>商品分類資料查詢</w:t>
      </w:r>
      <w:bookmarkEnd w:id="116"/>
    </w:p>
    <w:p w14:paraId="3ED1B6F4"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3277EB5"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E647261"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84AE82" w14:textId="77777777" w:rsidR="00B62664" w:rsidRPr="008F20B5" w:rsidRDefault="00B62664" w:rsidP="00F009C9">
            <w:pPr>
              <w:rPr>
                <w:rFonts w:ascii="標楷體" w:eastAsia="標楷體" w:hAnsi="標楷體"/>
              </w:rPr>
            </w:pPr>
            <w:r w:rsidRPr="004D7A88">
              <w:rPr>
                <w:rFonts w:ascii="標楷體" w:eastAsia="標楷體" w:hAnsi="標楷體" w:hint="eastAsia"/>
              </w:rPr>
              <w:t>商品分類資料查詢</w:t>
            </w:r>
          </w:p>
        </w:tc>
      </w:tr>
      <w:tr w:rsidR="00B62664" w:rsidRPr="008F20B5" w14:paraId="156BA07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1D349230"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4D90A45"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tc>
      </w:tr>
      <w:tr w:rsidR="00B62664" w:rsidRPr="008F20B5" w14:paraId="02D206DD"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CF856FD"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2E0C9D" w14:textId="77777777" w:rsidR="00B62664" w:rsidRDefault="00B62664" w:rsidP="00F009C9">
            <w:pPr>
              <w:ind w:left="254" w:hangingChars="106" w:hanging="254"/>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7A6C1AC" w14:textId="77777777" w:rsidR="00B62664" w:rsidRDefault="00B62664"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proofErr w:type="spellStart"/>
            <w:r w:rsidRPr="00857A54">
              <w:rPr>
                <w:rFonts w:ascii="標楷體" w:eastAsia="標楷體" w:hAnsi="標楷體"/>
              </w:rPr>
              <w:t>FacProd</w:t>
            </w:r>
            <w:proofErr w:type="spellEnd"/>
            <w:r>
              <w:rPr>
                <w:rFonts w:ascii="標楷體" w:eastAsia="標楷體" w:hAnsi="標楷體" w:hint="eastAsia"/>
              </w:rPr>
              <w:t>)]之[</w:t>
            </w:r>
            <w:r w:rsidRPr="005955DF">
              <w:rPr>
                <w:rFonts w:ascii="標楷體" w:eastAsia="標楷體" w:hAnsi="標楷體" w:hint="eastAsia"/>
              </w:rPr>
              <w:t>商品生效日期</w:t>
            </w:r>
            <w:r>
              <w:rPr>
                <w:rFonts w:ascii="標楷體" w:eastAsia="標楷體" w:hAnsi="標楷體" w:hint="eastAsia"/>
              </w:rPr>
              <w:t>(</w:t>
            </w:r>
            <w:r w:rsidRPr="00FC60AC">
              <w:rPr>
                <w:rFonts w:ascii="標楷體" w:eastAsia="標楷體" w:hAnsi="標楷體"/>
                <w:color w:val="000000"/>
                <w:lang w:val="x-none" w:eastAsia="x-none"/>
              </w:rPr>
              <w:t>StartDate</w:t>
            </w:r>
            <w:r>
              <w:rPr>
                <w:rFonts w:ascii="標楷體" w:eastAsia="標楷體" w:hAnsi="標楷體" w:hint="eastAsia"/>
              </w:rPr>
              <w:t>)]、[</w:t>
            </w:r>
            <w:r w:rsidRPr="005955DF">
              <w:rPr>
                <w:rFonts w:ascii="標楷體" w:eastAsia="標楷體" w:hAnsi="標楷體" w:hint="eastAsia"/>
              </w:rPr>
              <w:t>商品截止日期</w:t>
            </w:r>
            <w:r>
              <w:rPr>
                <w:rFonts w:ascii="標楷體" w:eastAsia="標楷體" w:hAnsi="標楷體" w:hint="eastAsia"/>
              </w:rPr>
              <w:t>(</w:t>
            </w:r>
            <w:proofErr w:type="spellStart"/>
            <w:r w:rsidRPr="00FC60AC">
              <w:rPr>
                <w:rFonts w:ascii="標楷體" w:eastAsia="標楷體" w:hAnsi="標楷體"/>
                <w:color w:val="000000"/>
                <w:lang w:val="x-none" w:eastAsia="x-none"/>
              </w:rPr>
              <w:t>EndDate</w:t>
            </w:r>
            <w:proofErr w:type="spellEnd"/>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p>
          <w:p w14:paraId="2360A6C6" w14:textId="77777777" w:rsidR="00B62664" w:rsidRPr="00F75E05"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4DEAB1C0"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BB4907">
              <w:rPr>
                <w:rFonts w:ascii="標楷體" w:eastAsia="標楷體" w:hAnsi="標楷體" w:hint="eastAsia"/>
              </w:rPr>
              <w:t>商品代碼</w:t>
            </w:r>
            <w:r>
              <w:rPr>
                <w:rFonts w:ascii="標楷體" w:eastAsia="標楷體" w:hAnsi="標楷體" w:hint="eastAsia"/>
              </w:rPr>
              <w:t>(</w:t>
            </w:r>
            <w:proofErr w:type="spellStart"/>
            <w:r w:rsidRPr="00BB4907">
              <w:rPr>
                <w:rFonts w:ascii="標楷體" w:eastAsia="標楷體" w:hAnsi="標楷體"/>
              </w:rPr>
              <w:t>ProdNo</w:t>
            </w:r>
            <w:proofErr w:type="spellEnd"/>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3FB1F8F4"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]為空白時，</w:t>
            </w:r>
            <w:r>
              <w:rPr>
                <w:rFonts w:ascii="標楷體" w:eastAsia="標楷體" w:hAnsi="標楷體" w:hint="eastAsia"/>
                <w:lang w:eastAsia="zh-HK"/>
              </w:rPr>
              <w:t>查詢所有</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29A87931" w14:textId="77777777" w:rsidR="00B62664" w:rsidRDefault="00B62664" w:rsidP="00F009C9">
            <w:pPr>
              <w:ind w:leftChars="100" w:left="749" w:hangingChars="212" w:hanging="509"/>
              <w:rPr>
                <w:rFonts w:ascii="標楷體" w:eastAsia="標楷體" w:hAnsi="標楷體"/>
              </w:rPr>
            </w:pPr>
            <w:r>
              <w:rPr>
                <w:rFonts w:ascii="標楷體" w:eastAsia="標楷體" w:hAnsi="標楷體"/>
              </w:rPr>
              <w:t>(2)</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]有值不為空白時，</w:t>
            </w:r>
            <w:r>
              <w:rPr>
                <w:rFonts w:ascii="標楷體" w:eastAsia="標楷體" w:hAnsi="標楷體" w:hint="eastAsia"/>
                <w:lang w:eastAsia="zh-HK"/>
              </w:rPr>
              <w:t>查詢指定</w:t>
            </w:r>
            <w:r>
              <w:rPr>
                <w:rFonts w:ascii="標楷體" w:eastAsia="標楷體" w:hAnsi="標楷體" w:hint="eastAsia"/>
              </w:rPr>
              <w:t>[</w:t>
            </w:r>
            <w:r w:rsidRPr="00BB4907">
              <w:rPr>
                <w:rFonts w:ascii="標楷體" w:eastAsia="標楷體" w:hAnsi="標楷體" w:hint="eastAsia"/>
              </w:rPr>
              <w:t>商品代碼</w:t>
            </w:r>
            <w:r>
              <w:rPr>
                <w:rFonts w:ascii="標楷體" w:eastAsia="標楷體" w:hAnsi="標楷體" w:hint="eastAsia"/>
              </w:rPr>
              <w:t>(</w:t>
            </w:r>
            <w:proofErr w:type="spellStart"/>
            <w:r w:rsidRPr="00BB4907">
              <w:rPr>
                <w:rFonts w:ascii="標楷體" w:eastAsia="標楷體" w:hAnsi="標楷體"/>
              </w:rPr>
              <w:t>ProdNo</w:t>
            </w:r>
            <w:proofErr w:type="spellEnd"/>
            <w:r>
              <w:rPr>
                <w:rFonts w:ascii="標楷體" w:eastAsia="標楷體" w:hAnsi="標楷體" w:hint="eastAsia"/>
              </w:rPr>
              <w:t>)]</w:t>
            </w:r>
            <w:r>
              <w:rPr>
                <w:rFonts w:ascii="標楷體" w:eastAsia="標楷體" w:hAnsi="標楷體" w:hint="eastAsia"/>
                <w:lang w:eastAsia="zh-HK"/>
              </w:rPr>
              <w:t>之</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3F3E0A64" w14:textId="77777777" w:rsidR="00B62664" w:rsidRDefault="00B62664"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4A218401" w14:textId="77777777" w:rsidR="00B62664" w:rsidRPr="0058227F" w:rsidRDefault="00B62664" w:rsidP="00F009C9">
            <w:pPr>
              <w:ind w:leftChars="100" w:left="749" w:hangingChars="212" w:hanging="509"/>
              <w:rPr>
                <w:rFonts w:ascii="標楷體" w:eastAsia="標楷體" w:hAnsi="標楷體"/>
              </w:rPr>
            </w:pPr>
            <w:r>
              <w:rPr>
                <w:rFonts w:ascii="標楷體" w:eastAsia="標楷體" w:hAnsi="標楷體" w:hint="eastAsia"/>
              </w:rPr>
              <w:t>(1).[</w:t>
            </w:r>
            <w:r w:rsidRPr="00BB4907">
              <w:rPr>
                <w:rFonts w:ascii="標楷體" w:eastAsia="標楷體" w:hAnsi="標楷體" w:hint="eastAsia"/>
              </w:rPr>
              <w:t>商品代碼</w:t>
            </w:r>
            <w:r>
              <w:rPr>
                <w:rFonts w:ascii="標楷體" w:eastAsia="標楷體" w:hAnsi="標楷體" w:hint="eastAsia"/>
              </w:rPr>
              <w:t>(</w:t>
            </w:r>
            <w:proofErr w:type="spellStart"/>
            <w:r w:rsidRPr="00BB4907">
              <w:rPr>
                <w:rFonts w:ascii="標楷體" w:eastAsia="標楷體" w:hAnsi="標楷體"/>
              </w:rPr>
              <w:t>ProdNo</w:t>
            </w:r>
            <w:proofErr w:type="spellEnd"/>
            <w:r>
              <w:rPr>
                <w:rFonts w:ascii="標楷體" w:eastAsia="標楷體" w:hAnsi="標楷體" w:hint="eastAsia"/>
              </w:rPr>
              <w:t>)](由小至大)</w:t>
            </w:r>
          </w:p>
        </w:tc>
      </w:tr>
      <w:tr w:rsidR="00B62664" w:rsidRPr="008F20B5" w14:paraId="5725BA1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4E5E005C"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740AC7C" w14:textId="77777777" w:rsidR="00B62664" w:rsidRPr="004A1C2C" w:rsidRDefault="00B62664" w:rsidP="00F009C9">
            <w:pPr>
              <w:rPr>
                <w:rFonts w:ascii="標楷體" w:eastAsia="標楷體" w:hAnsi="標楷體"/>
              </w:rPr>
            </w:pPr>
          </w:p>
        </w:tc>
      </w:tr>
      <w:tr w:rsidR="00B62664" w:rsidRPr="008F20B5" w14:paraId="0375360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D618C54"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2514949" w14:textId="77777777" w:rsidR="00B62664" w:rsidRPr="004A1C2C" w:rsidRDefault="00B62664" w:rsidP="00F009C9">
            <w:pPr>
              <w:rPr>
                <w:rFonts w:ascii="標楷體" w:eastAsia="標楷體" w:hAnsi="標楷體"/>
              </w:rPr>
            </w:pPr>
          </w:p>
        </w:tc>
      </w:tr>
      <w:tr w:rsidR="00B62664" w:rsidRPr="008F20B5" w14:paraId="6EFBE025"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2A6B9CF"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331010" w14:textId="77777777" w:rsidR="00B62664" w:rsidRPr="004A1C2C" w:rsidRDefault="00B62664"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w:t>
            </w:r>
          </w:p>
        </w:tc>
      </w:tr>
      <w:tr w:rsidR="00B62664" w:rsidRPr="008F20B5" w14:paraId="7CFA614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4FD2DD5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781E350" w14:textId="77777777" w:rsidR="00B62664" w:rsidRPr="004A1C2C" w:rsidRDefault="00B62664" w:rsidP="00F009C9">
            <w:pPr>
              <w:rPr>
                <w:rFonts w:ascii="標楷體" w:eastAsia="標楷體" w:hAnsi="標楷體"/>
              </w:rPr>
            </w:pPr>
          </w:p>
        </w:tc>
      </w:tr>
      <w:tr w:rsidR="00B62664" w:rsidRPr="008F20B5" w14:paraId="338A3D8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73E719"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5756400" w14:textId="77777777" w:rsidR="00B62664" w:rsidRPr="004A1C2C" w:rsidRDefault="00B62664" w:rsidP="00F009C9">
            <w:pPr>
              <w:rPr>
                <w:rFonts w:ascii="標楷體" w:eastAsia="標楷體" w:hAnsi="標楷體"/>
              </w:rPr>
            </w:pPr>
          </w:p>
        </w:tc>
      </w:tr>
    </w:tbl>
    <w:p w14:paraId="596627BF" w14:textId="77777777" w:rsidR="00B62664" w:rsidRPr="0068704E" w:rsidRDefault="00B62664" w:rsidP="00B62664">
      <w:pPr>
        <w:ind w:left="1440"/>
      </w:pPr>
    </w:p>
    <w:p w14:paraId="3F0FB8D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1A341287" w14:textId="77777777" w:rsidTr="00F009C9">
        <w:tc>
          <w:tcPr>
            <w:tcW w:w="851" w:type="dxa"/>
            <w:shd w:val="clear" w:color="auto" w:fill="D9D9D9" w:themeFill="background1" w:themeFillShade="D9"/>
          </w:tcPr>
          <w:p w14:paraId="5932932D"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04451059"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890E87E"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1366D74F" w14:textId="77777777" w:rsidTr="00F009C9">
        <w:tc>
          <w:tcPr>
            <w:tcW w:w="851" w:type="dxa"/>
          </w:tcPr>
          <w:p w14:paraId="5AB775F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4B359C63" w14:textId="77777777" w:rsidR="00B62664" w:rsidRPr="0022279A" w:rsidRDefault="00B62664" w:rsidP="00F009C9">
            <w:pPr>
              <w:rPr>
                <w:rFonts w:ascii="標楷體" w:eastAsia="標楷體" w:hAnsi="標楷體"/>
              </w:rPr>
            </w:pPr>
            <w:proofErr w:type="spellStart"/>
            <w:r w:rsidRPr="00BF6397">
              <w:rPr>
                <w:rFonts w:ascii="標楷體" w:eastAsia="標楷體" w:hAnsi="標楷體"/>
              </w:rPr>
              <w:t>FacProd</w:t>
            </w:r>
            <w:proofErr w:type="spellEnd"/>
          </w:p>
        </w:tc>
        <w:tc>
          <w:tcPr>
            <w:tcW w:w="4110" w:type="dxa"/>
          </w:tcPr>
          <w:p w14:paraId="62BD4E04" w14:textId="77777777" w:rsidR="00B62664" w:rsidRPr="0022279A" w:rsidRDefault="00B62664"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B62664" w:rsidRPr="0022279A" w14:paraId="009923EF" w14:textId="77777777" w:rsidTr="00F009C9">
        <w:tc>
          <w:tcPr>
            <w:tcW w:w="851" w:type="dxa"/>
          </w:tcPr>
          <w:p w14:paraId="6B5E9BBB" w14:textId="77777777" w:rsidR="00B62664" w:rsidRPr="0022279A" w:rsidRDefault="00B62664" w:rsidP="00F009C9">
            <w:pPr>
              <w:jc w:val="center"/>
              <w:rPr>
                <w:rFonts w:ascii="標楷體" w:eastAsia="標楷體" w:hAnsi="標楷體"/>
              </w:rPr>
            </w:pPr>
            <w:r>
              <w:rPr>
                <w:rFonts w:ascii="標楷體" w:eastAsia="標楷體" w:hAnsi="標楷體" w:hint="eastAsia"/>
              </w:rPr>
              <w:t>2</w:t>
            </w:r>
          </w:p>
        </w:tc>
        <w:tc>
          <w:tcPr>
            <w:tcW w:w="3118" w:type="dxa"/>
          </w:tcPr>
          <w:p w14:paraId="27895151" w14:textId="77777777" w:rsidR="00B62664" w:rsidRPr="00BF6397" w:rsidRDefault="00B62664" w:rsidP="00F009C9">
            <w:pPr>
              <w:rPr>
                <w:rFonts w:ascii="標楷體" w:eastAsia="標楷體" w:hAnsi="標楷體"/>
              </w:rPr>
            </w:pPr>
            <w:proofErr w:type="spellStart"/>
            <w:r w:rsidRPr="00F00880">
              <w:rPr>
                <w:rFonts w:ascii="標楷體" w:eastAsia="標楷體" w:hAnsi="標楷體"/>
              </w:rPr>
              <w:t>CdCode</w:t>
            </w:r>
            <w:proofErr w:type="spellEnd"/>
          </w:p>
        </w:tc>
        <w:tc>
          <w:tcPr>
            <w:tcW w:w="4110" w:type="dxa"/>
          </w:tcPr>
          <w:p w14:paraId="5A0157FB" w14:textId="77777777" w:rsidR="00B62664" w:rsidRPr="004D7A88" w:rsidRDefault="00B62664" w:rsidP="00F009C9">
            <w:pPr>
              <w:rPr>
                <w:rFonts w:ascii="標楷體" w:eastAsia="標楷體" w:hAnsi="標楷體"/>
              </w:rPr>
            </w:pPr>
            <w:r w:rsidRPr="00F00880">
              <w:rPr>
                <w:rFonts w:ascii="標楷體" w:eastAsia="標楷體" w:hAnsi="標楷體" w:hint="eastAsia"/>
              </w:rPr>
              <w:t>共用代碼檔</w:t>
            </w:r>
          </w:p>
        </w:tc>
      </w:tr>
    </w:tbl>
    <w:p w14:paraId="0E0442F2" w14:textId="77777777" w:rsidR="00B62664" w:rsidRDefault="00B62664" w:rsidP="00B62664">
      <w:pPr>
        <w:ind w:left="1440"/>
      </w:pPr>
    </w:p>
    <w:p w14:paraId="5488FD74" w14:textId="77777777" w:rsidR="00B62664" w:rsidRPr="004A1C2C" w:rsidRDefault="00B62664" w:rsidP="00B62664">
      <w:pPr>
        <w:pStyle w:val="a"/>
        <w:spacing w:before="0"/>
      </w:pPr>
      <w:r w:rsidRPr="004A1C2C">
        <w:t>UI</w:t>
      </w:r>
      <w:r w:rsidRPr="004A1C2C">
        <w:rPr>
          <w:rFonts w:hint="eastAsia"/>
        </w:rPr>
        <w:t>畫面</w:t>
      </w:r>
    </w:p>
    <w:p w14:paraId="267031AF" w14:textId="458FFE71" w:rsidR="00B62664" w:rsidRDefault="00B62664" w:rsidP="00B62664">
      <w:pPr>
        <w:rPr>
          <w:noProof/>
        </w:rPr>
      </w:pPr>
      <w:r>
        <w:rPr>
          <w:noProof/>
        </w:rPr>
        <w:drawing>
          <wp:inline distT="0" distB="0" distL="0" distR="0" wp14:anchorId="5C2B20B6" wp14:editId="7D92DFA6">
            <wp:extent cx="6479540" cy="11334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133475"/>
                    </a:xfrm>
                    <a:prstGeom prst="rect">
                      <a:avLst/>
                    </a:prstGeom>
                  </pic:spPr>
                </pic:pic>
              </a:graphicData>
            </a:graphic>
          </wp:inline>
        </w:drawing>
      </w:r>
    </w:p>
    <w:p w14:paraId="392EBCF9" w14:textId="77777777" w:rsidR="00B62664" w:rsidRDefault="00B62664" w:rsidP="00B62664">
      <w:pPr>
        <w:ind w:left="1440"/>
      </w:pPr>
    </w:p>
    <w:p w14:paraId="5114715A"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67A9F08A" w14:textId="77777777" w:rsidTr="00F009C9">
        <w:tc>
          <w:tcPr>
            <w:tcW w:w="848" w:type="dxa"/>
            <w:shd w:val="clear" w:color="auto" w:fill="D9D9D9" w:themeFill="background1" w:themeFillShade="D9"/>
          </w:tcPr>
          <w:p w14:paraId="184D5BD2"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AC83DC2"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EF63DB4"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211680D" w14:textId="77777777" w:rsidTr="00F009C9">
        <w:tc>
          <w:tcPr>
            <w:tcW w:w="848" w:type="dxa"/>
          </w:tcPr>
          <w:p w14:paraId="7D7DC947"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5D9F9F41"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4FAD6132" w14:textId="77777777" w:rsidR="00B62664"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依據輸入條件查詢資料</w:t>
            </w:r>
          </w:p>
          <w:p w14:paraId="49769A2C"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605701C" w14:textId="77777777" w:rsidR="00B62664" w:rsidRPr="00D3280E" w:rsidRDefault="00B62664" w:rsidP="00F009C9">
            <w:pPr>
              <w:snapToGrid w:val="0"/>
              <w:ind w:left="238" w:hangingChars="99" w:hanging="238"/>
              <w:rPr>
                <w:rFonts w:ascii="標楷體" w:eastAsia="標楷體" w:hAnsi="標楷體"/>
              </w:rPr>
            </w:pPr>
            <w:r w:rsidRPr="00293C02">
              <w:rPr>
                <w:rFonts w:ascii="標楷體" w:eastAsia="標楷體" w:hAnsi="標楷體" w:hint="eastAsia"/>
                <w:color w:val="000000"/>
              </w:rPr>
              <w:t>2.檢核</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proofErr w:type="spellStart"/>
            <w:r w:rsidRPr="00857A54">
              <w:rPr>
                <w:rFonts w:ascii="標楷體" w:eastAsia="標楷體" w:hAnsi="標楷體"/>
              </w:rPr>
              <w:t>FacProd</w:t>
            </w:r>
            <w:proofErr w:type="spellEnd"/>
            <w:r>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Pr>
                <w:rFonts w:ascii="標楷體" w:eastAsia="標楷體" w:hAnsi="標楷體" w:hint="eastAsia"/>
                <w:color w:val="000000"/>
              </w:rPr>
              <w:t>之</w:t>
            </w:r>
            <w:r w:rsidRPr="00293C02">
              <w:rPr>
                <w:rFonts w:ascii="標楷體" w:eastAsia="標楷體" w:hAnsi="標楷體" w:hint="eastAsia"/>
                <w:color w:val="000000"/>
              </w:rPr>
              <w:t>[</w:t>
            </w:r>
            <w:r w:rsidRPr="00D3280E">
              <w:rPr>
                <w:rFonts w:ascii="標楷體" w:eastAsia="標楷體" w:hAnsi="標楷體" w:hint="eastAsia"/>
                <w:color w:val="000000"/>
              </w:rPr>
              <w:t>商品代碼</w:t>
            </w:r>
            <w:r w:rsidRPr="00293C02">
              <w:rPr>
                <w:rFonts w:ascii="標楷體" w:eastAsia="標楷體" w:hAnsi="標楷體" w:hint="eastAsia"/>
                <w:color w:val="000000"/>
              </w:rPr>
              <w:t>(</w:t>
            </w:r>
            <w:proofErr w:type="spellStart"/>
            <w:r w:rsidRPr="00D3280E">
              <w:rPr>
                <w:rFonts w:ascii="標楷體" w:eastAsia="標楷體" w:hAnsi="標楷體"/>
                <w:color w:val="000000"/>
              </w:rPr>
              <w:t>ProdNo</w:t>
            </w:r>
            <w:proofErr w:type="spellEnd"/>
            <w:r w:rsidRPr="00293C02">
              <w:rPr>
                <w:rFonts w:ascii="標楷體" w:eastAsia="標楷體" w:hAnsi="標楷體"/>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sidRPr="00D3280E">
              <w:rPr>
                <w:rFonts w:ascii="標楷體" w:eastAsia="標楷體" w:hAnsi="標楷體" w:hint="eastAsia"/>
              </w:rPr>
              <w:t>(</w:t>
            </w:r>
            <w:r w:rsidRPr="004D7A88">
              <w:rPr>
                <w:rFonts w:ascii="標楷體" w:eastAsia="標楷體" w:hAnsi="標楷體" w:hint="eastAsia"/>
              </w:rPr>
              <w:t>商品分類資料</w:t>
            </w:r>
            <w:r w:rsidRPr="00B36869">
              <w:rPr>
                <w:rFonts w:ascii="標楷體" w:eastAsia="標楷體" w:hAnsi="標楷體" w:hint="eastAsia"/>
              </w:rPr>
              <w:t>檔</w:t>
            </w:r>
            <w:r w:rsidRPr="00D3280E">
              <w:rPr>
                <w:rFonts w:ascii="標楷體" w:eastAsia="標楷體" w:hAnsi="標楷體" w:hint="eastAsia"/>
              </w:rPr>
              <w:t>)"</w:t>
            </w:r>
          </w:p>
          <w:p w14:paraId="79AAD21D"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94B8A9D"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335B24F9" w14:textId="77777777" w:rsidTr="00F009C9">
        <w:tc>
          <w:tcPr>
            <w:tcW w:w="848" w:type="dxa"/>
          </w:tcPr>
          <w:p w14:paraId="00D18B5A"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01DB99E5"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60ABA162"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2604D4AC" w14:textId="77777777" w:rsidTr="00F009C9">
        <w:tc>
          <w:tcPr>
            <w:tcW w:w="848" w:type="dxa"/>
          </w:tcPr>
          <w:p w14:paraId="4AA6330E"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65018EAE"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7CB86F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225F8D66" w14:textId="77777777" w:rsidR="00B62664" w:rsidRDefault="00B62664" w:rsidP="00B62664">
      <w:pPr>
        <w:ind w:left="1440"/>
      </w:pPr>
    </w:p>
    <w:p w14:paraId="46C03D66" w14:textId="77777777" w:rsidR="00B62664" w:rsidRDefault="00B62664" w:rsidP="00B62664">
      <w:pPr>
        <w:pStyle w:val="a"/>
        <w:spacing w:before="0"/>
      </w:pPr>
      <w:bookmarkStart w:id="117" w:name="_Hlk126591940"/>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20FED517" w14:textId="77777777" w:rsidTr="00F009C9">
        <w:trPr>
          <w:trHeight w:val="388"/>
          <w:tblHeader/>
          <w:jc w:val="center"/>
        </w:trPr>
        <w:tc>
          <w:tcPr>
            <w:tcW w:w="530" w:type="dxa"/>
            <w:vMerge w:val="restart"/>
            <w:shd w:val="clear" w:color="auto" w:fill="D9D9D9"/>
          </w:tcPr>
          <w:p w14:paraId="5800467F"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1D9D6B2D"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B256C8C"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5C2107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73DBA242" w14:textId="77777777" w:rsidTr="00F009C9">
        <w:trPr>
          <w:trHeight w:val="244"/>
          <w:tblHeader/>
          <w:jc w:val="center"/>
        </w:trPr>
        <w:tc>
          <w:tcPr>
            <w:tcW w:w="530" w:type="dxa"/>
            <w:vMerge/>
            <w:shd w:val="clear" w:color="auto" w:fill="D9D9D9"/>
          </w:tcPr>
          <w:p w14:paraId="6B4192BE" w14:textId="77777777" w:rsidR="00B62664" w:rsidRPr="00456B60" w:rsidRDefault="00B62664" w:rsidP="00F009C9">
            <w:pPr>
              <w:rPr>
                <w:rFonts w:ascii="標楷體" w:eastAsia="標楷體" w:hAnsi="標楷體"/>
              </w:rPr>
            </w:pPr>
          </w:p>
        </w:tc>
        <w:tc>
          <w:tcPr>
            <w:tcW w:w="1308" w:type="dxa"/>
            <w:vMerge/>
            <w:shd w:val="clear" w:color="auto" w:fill="D9D9D9"/>
          </w:tcPr>
          <w:p w14:paraId="4DA7767D" w14:textId="77777777" w:rsidR="00B62664" w:rsidRPr="00456B60" w:rsidRDefault="00B62664" w:rsidP="00F009C9">
            <w:pPr>
              <w:rPr>
                <w:rFonts w:ascii="標楷體" w:eastAsia="標楷體" w:hAnsi="標楷體"/>
              </w:rPr>
            </w:pPr>
          </w:p>
        </w:tc>
        <w:tc>
          <w:tcPr>
            <w:tcW w:w="783" w:type="dxa"/>
            <w:shd w:val="clear" w:color="auto" w:fill="D9D9D9"/>
          </w:tcPr>
          <w:p w14:paraId="2C796FC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9C2F5DF"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75F4327"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7CA01285"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3F372FA"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D8EA1A2" w14:textId="77777777" w:rsidR="00B62664" w:rsidRPr="00456B60" w:rsidRDefault="00B62664" w:rsidP="00F009C9">
            <w:pPr>
              <w:rPr>
                <w:rFonts w:ascii="標楷體" w:eastAsia="標楷體" w:hAnsi="標楷體"/>
              </w:rPr>
            </w:pPr>
          </w:p>
        </w:tc>
      </w:tr>
      <w:tr w:rsidR="00B62664" w:rsidRPr="00456B60" w14:paraId="7019F67A" w14:textId="77777777" w:rsidTr="00F009C9">
        <w:trPr>
          <w:trHeight w:val="244"/>
          <w:jc w:val="center"/>
        </w:trPr>
        <w:tc>
          <w:tcPr>
            <w:tcW w:w="530" w:type="dxa"/>
          </w:tcPr>
          <w:p w14:paraId="4BECB915"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53854540" w14:textId="77777777" w:rsidR="00B62664" w:rsidRPr="001343EE" w:rsidRDefault="00B62664" w:rsidP="00F009C9">
            <w:pPr>
              <w:rPr>
                <w:rFonts w:ascii="標楷體" w:eastAsia="標楷體" w:hAnsi="標楷體"/>
                <w:lang w:eastAsia="zh-HK"/>
              </w:rPr>
            </w:pPr>
            <w:r w:rsidRPr="00857A54">
              <w:rPr>
                <w:rFonts w:ascii="標楷體" w:eastAsia="標楷體" w:hAnsi="標楷體" w:hint="eastAsia"/>
                <w:lang w:eastAsia="zh-HK"/>
              </w:rPr>
              <w:t>商品</w:t>
            </w:r>
            <w:r>
              <w:rPr>
                <w:rFonts w:ascii="標楷體" w:eastAsia="標楷體" w:hAnsi="標楷體" w:hint="eastAsia"/>
                <w:lang w:eastAsia="zh-HK"/>
              </w:rPr>
              <w:t>代碼</w:t>
            </w:r>
          </w:p>
        </w:tc>
        <w:tc>
          <w:tcPr>
            <w:tcW w:w="783" w:type="dxa"/>
          </w:tcPr>
          <w:p w14:paraId="3ABE944C"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904" w:type="dxa"/>
          </w:tcPr>
          <w:p w14:paraId="3C4BFE9A" w14:textId="77777777" w:rsidR="00B62664" w:rsidRPr="00456B60" w:rsidRDefault="00B62664" w:rsidP="00F009C9">
            <w:pPr>
              <w:rPr>
                <w:rFonts w:ascii="標楷體" w:eastAsia="標楷體" w:hAnsi="標楷體"/>
              </w:rPr>
            </w:pPr>
          </w:p>
        </w:tc>
        <w:tc>
          <w:tcPr>
            <w:tcW w:w="1896" w:type="dxa"/>
          </w:tcPr>
          <w:p w14:paraId="4A732F5D" w14:textId="77777777" w:rsidR="00B62664" w:rsidRPr="00456B60" w:rsidRDefault="00B62664" w:rsidP="00F009C9">
            <w:pPr>
              <w:rPr>
                <w:rFonts w:ascii="標楷體" w:eastAsia="標楷體" w:hAnsi="標楷體"/>
              </w:rPr>
            </w:pPr>
          </w:p>
        </w:tc>
        <w:tc>
          <w:tcPr>
            <w:tcW w:w="811" w:type="dxa"/>
          </w:tcPr>
          <w:p w14:paraId="3FECDF52" w14:textId="77777777" w:rsidR="00B62664" w:rsidRPr="00456B60" w:rsidRDefault="00B62664" w:rsidP="00F009C9">
            <w:pPr>
              <w:rPr>
                <w:rFonts w:ascii="標楷體" w:eastAsia="標楷體" w:hAnsi="標楷體"/>
              </w:rPr>
            </w:pPr>
          </w:p>
        </w:tc>
        <w:tc>
          <w:tcPr>
            <w:tcW w:w="664" w:type="dxa"/>
          </w:tcPr>
          <w:p w14:paraId="7D403323" w14:textId="77777777" w:rsidR="00B62664" w:rsidRPr="00456B60" w:rsidRDefault="00B62664" w:rsidP="00F009C9">
            <w:pPr>
              <w:jc w:val="center"/>
              <w:rPr>
                <w:rFonts w:ascii="標楷體" w:eastAsia="標楷體" w:hAnsi="標楷體"/>
              </w:rPr>
            </w:pPr>
            <w:r>
              <w:rPr>
                <w:rFonts w:ascii="標楷體" w:eastAsia="標楷體" w:hAnsi="標楷體" w:hint="eastAsia"/>
              </w:rPr>
              <w:t>W</w:t>
            </w:r>
          </w:p>
        </w:tc>
        <w:tc>
          <w:tcPr>
            <w:tcW w:w="3426" w:type="dxa"/>
          </w:tcPr>
          <w:p w14:paraId="22F6CA91" w14:textId="77777777" w:rsidR="00B62664" w:rsidRPr="001677D0" w:rsidRDefault="00B62664" w:rsidP="00F009C9">
            <w:pPr>
              <w:rPr>
                <w:rFonts w:ascii="標楷體" w:eastAsia="標楷體" w:hAnsi="標楷體"/>
              </w:rPr>
            </w:pPr>
            <w:r w:rsidRPr="001677D0">
              <w:rPr>
                <w:rFonts w:ascii="標楷體" w:eastAsia="標楷體" w:hAnsi="標楷體" w:hint="eastAsia"/>
              </w:rPr>
              <w:t>1.</w:t>
            </w:r>
            <w:r w:rsidRPr="00C40BD8">
              <w:rPr>
                <w:rFonts w:ascii="標楷體" w:eastAsia="標楷體" w:hAnsi="標楷體" w:hint="eastAsia"/>
                <w:lang w:eastAsia="zh-HK"/>
              </w:rPr>
              <w:t>限輸入文數字</w:t>
            </w:r>
          </w:p>
          <w:p w14:paraId="70C5D219" w14:textId="77777777" w:rsidR="00B62664" w:rsidRPr="00456B60" w:rsidRDefault="00B62664" w:rsidP="00F009C9">
            <w:pPr>
              <w:ind w:left="235" w:hangingChars="98" w:hanging="235"/>
              <w:rPr>
                <w:rFonts w:ascii="標楷體" w:eastAsia="標楷體" w:hAnsi="標楷體"/>
              </w:rPr>
            </w:pPr>
            <w:r w:rsidRPr="001677D0">
              <w:rPr>
                <w:rFonts w:ascii="標楷體" w:eastAsia="標楷體" w:hAnsi="標楷體" w:hint="eastAsia"/>
              </w:rPr>
              <w:t>2.</w:t>
            </w:r>
            <w:r w:rsidRPr="009305B9">
              <w:rPr>
                <w:rFonts w:ascii="標楷體" w:eastAsia="標楷體" w:hAnsi="標楷體" w:hint="eastAsia"/>
              </w:rPr>
              <w:t>輸入空白表示查詢</w:t>
            </w:r>
            <w:r w:rsidRPr="00C537F3">
              <w:rPr>
                <w:rFonts w:ascii="標楷體" w:eastAsia="標楷體" w:hAnsi="標楷體" w:hint="eastAsia"/>
              </w:rPr>
              <w:t>[商品參數主檔(</w:t>
            </w:r>
            <w:proofErr w:type="spellStart"/>
            <w:r w:rsidRPr="00C537F3">
              <w:rPr>
                <w:rFonts w:ascii="標楷體" w:eastAsia="標楷體" w:hAnsi="標楷體" w:hint="eastAsia"/>
              </w:rPr>
              <w:t>FacProd</w:t>
            </w:r>
            <w:proofErr w:type="spellEnd"/>
            <w:r w:rsidRPr="00C537F3">
              <w:rPr>
                <w:rFonts w:ascii="標楷體" w:eastAsia="標楷體" w:hAnsi="標楷體" w:hint="eastAsia"/>
              </w:rPr>
              <w:t>)]</w:t>
            </w:r>
            <w:r w:rsidRPr="009305B9">
              <w:rPr>
                <w:rFonts w:ascii="標楷體" w:eastAsia="標楷體" w:hAnsi="標楷體" w:hint="eastAsia"/>
              </w:rPr>
              <w:t>全部</w:t>
            </w:r>
            <w:r>
              <w:rPr>
                <w:rFonts w:ascii="標楷體" w:eastAsia="標楷體" w:hAnsi="標楷體" w:hint="eastAsia"/>
              </w:rPr>
              <w:t>商品相關資料</w:t>
            </w:r>
          </w:p>
        </w:tc>
      </w:tr>
      <w:bookmarkEnd w:id="117"/>
    </w:tbl>
    <w:p w14:paraId="2F1187A7" w14:textId="77777777" w:rsidR="00B62664" w:rsidRPr="00B56858" w:rsidRDefault="00B62664" w:rsidP="00B62664">
      <w:pPr>
        <w:ind w:left="1440"/>
      </w:pPr>
    </w:p>
    <w:p w14:paraId="4E8DE9B5" w14:textId="77777777" w:rsidR="00B62664" w:rsidRDefault="00B62664" w:rsidP="00B62664">
      <w:pPr>
        <w:pStyle w:val="a"/>
        <w:spacing w:before="0"/>
      </w:pPr>
      <w:r>
        <w:rPr>
          <w:rFonts w:hint="eastAsia"/>
        </w:rPr>
        <w:t>輸出畫面</w:t>
      </w:r>
    </w:p>
    <w:p w14:paraId="354BAF01" w14:textId="24A313C0" w:rsidR="00B62664" w:rsidRPr="007C1268" w:rsidRDefault="00B62664" w:rsidP="00B62664">
      <w:r w:rsidRPr="001C1EF7">
        <w:rPr>
          <w:noProof/>
        </w:rPr>
        <w:drawing>
          <wp:inline distT="0" distB="0" distL="0" distR="0" wp14:anchorId="069AD4FA" wp14:editId="7CE91D0F">
            <wp:extent cx="6479540" cy="2544445"/>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544445"/>
                    </a:xfrm>
                    <a:prstGeom prst="rect">
                      <a:avLst/>
                    </a:prstGeom>
                  </pic:spPr>
                </pic:pic>
              </a:graphicData>
            </a:graphic>
          </wp:inline>
        </w:drawing>
      </w:r>
    </w:p>
    <w:p w14:paraId="33858292" w14:textId="77777777" w:rsidR="00B62664" w:rsidRDefault="00B62664" w:rsidP="00B62664">
      <w:pPr>
        <w:ind w:left="1440"/>
      </w:pPr>
    </w:p>
    <w:p w14:paraId="23EEE046"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60"/>
        <w:gridCol w:w="3253"/>
      </w:tblGrid>
      <w:tr w:rsidR="00B62664" w14:paraId="22BA57BF"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E1EB0FA"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lastRenderedPageBreak/>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1A782E9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A0A43D"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3260" w:type="dxa"/>
            <w:tcBorders>
              <w:top w:val="single" w:sz="4" w:space="0" w:color="auto"/>
              <w:left w:val="single" w:sz="4" w:space="0" w:color="auto"/>
              <w:bottom w:val="single" w:sz="4" w:space="0" w:color="auto"/>
              <w:right w:val="single" w:sz="4" w:space="0" w:color="auto"/>
            </w:tcBorders>
            <w:shd w:val="clear" w:color="auto" w:fill="D9D9D9"/>
            <w:hideMark/>
          </w:tcPr>
          <w:p w14:paraId="20C966E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253" w:type="dxa"/>
            <w:tcBorders>
              <w:top w:val="single" w:sz="4" w:space="0" w:color="auto"/>
              <w:left w:val="single" w:sz="4" w:space="0" w:color="auto"/>
              <w:bottom w:val="single" w:sz="4" w:space="0" w:color="auto"/>
              <w:right w:val="single" w:sz="4" w:space="0" w:color="auto"/>
            </w:tcBorders>
            <w:shd w:val="clear" w:color="auto" w:fill="D9D9D9"/>
            <w:hideMark/>
          </w:tcPr>
          <w:p w14:paraId="697E060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295770AD"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1C4F10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5B5EC386"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按鈕</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5D7FD7CD"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修改</w:t>
            </w:r>
          </w:p>
        </w:tc>
        <w:tc>
          <w:tcPr>
            <w:tcW w:w="3260" w:type="dxa"/>
            <w:tcBorders>
              <w:top w:val="single" w:sz="4" w:space="0" w:color="auto"/>
              <w:left w:val="single" w:sz="4" w:space="0" w:color="auto"/>
              <w:bottom w:val="single" w:sz="4" w:space="0" w:color="auto"/>
              <w:right w:val="single" w:sz="4" w:space="0" w:color="auto"/>
            </w:tcBorders>
          </w:tcPr>
          <w:p w14:paraId="0C86B170" w14:textId="77777777" w:rsidR="00B62664" w:rsidRDefault="00B62664" w:rsidP="00F009C9">
            <w:pPr>
              <w:rPr>
                <w:rFonts w:ascii="標楷體" w:eastAsia="標楷體" w:hAnsi="標楷體"/>
                <w:color w:val="000000"/>
                <w:lang w:val="x-none" w:eastAsia="x-none"/>
              </w:rPr>
            </w:pPr>
          </w:p>
        </w:tc>
        <w:tc>
          <w:tcPr>
            <w:tcW w:w="3253" w:type="dxa"/>
            <w:tcBorders>
              <w:top w:val="single" w:sz="4" w:space="0" w:color="auto"/>
              <w:left w:val="single" w:sz="4" w:space="0" w:color="auto"/>
              <w:bottom w:val="single" w:sz="4" w:space="0" w:color="auto"/>
              <w:right w:val="single" w:sz="4" w:space="0" w:color="auto"/>
            </w:tcBorders>
            <w:hideMark/>
          </w:tcPr>
          <w:p w14:paraId="2651C0A0"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hint="eastAsia"/>
              </w:rPr>
              <w:t>10</w:t>
            </w:r>
            <w:r w:rsidRPr="004D7A88">
              <w:rPr>
                <w:rFonts w:ascii="標楷體" w:eastAsia="標楷體" w:hAnsi="標楷體" w:hint="eastAsia"/>
              </w:rPr>
              <w:t>商品分類資料</w:t>
            </w:r>
            <w:r>
              <w:rPr>
                <w:rFonts w:ascii="標楷體" w:eastAsia="標楷體" w:hAnsi="標楷體" w:hint="eastAsia"/>
              </w:rPr>
              <w:t>維護</w:t>
            </w:r>
            <w:r w:rsidRPr="00A96919">
              <w:rPr>
                <w:rFonts w:ascii="標楷體" w:eastAsia="標楷體" w:hAnsi="標楷體" w:hint="eastAsia"/>
              </w:rPr>
              <w:t>】</w:t>
            </w:r>
            <w:r>
              <w:rPr>
                <w:rFonts w:ascii="標楷體" w:eastAsia="標楷體" w:hAnsi="標楷體" w:hint="eastAsia"/>
              </w:rPr>
              <w:t>,</w:t>
            </w:r>
            <w:r w:rsidRPr="00A96919">
              <w:rPr>
                <w:rFonts w:ascii="標楷體" w:eastAsia="標楷體" w:hAnsi="標楷體" w:hint="eastAsia"/>
              </w:rPr>
              <w:t>修改</w:t>
            </w:r>
            <w:r>
              <w:rPr>
                <w:rFonts w:ascii="標楷體" w:eastAsia="標楷體" w:hAnsi="標楷體" w:hint="eastAsia"/>
              </w:rPr>
              <w:t>該</w:t>
            </w:r>
            <w:r w:rsidRPr="00A96919">
              <w:rPr>
                <w:rFonts w:ascii="標楷體" w:eastAsia="標楷體" w:hAnsi="標楷體" w:hint="eastAsia"/>
              </w:rPr>
              <w:t>筆</w:t>
            </w:r>
            <w:r>
              <w:rPr>
                <w:rFonts w:ascii="標楷體" w:eastAsia="標楷體" w:hAnsi="標楷體" w:hint="eastAsia"/>
              </w:rPr>
              <w:t>商品之[</w:t>
            </w:r>
            <w:r w:rsidRPr="00F679D5">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F679D5">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w:t>
            </w:r>
            <w:r w:rsidRPr="00A96919">
              <w:rPr>
                <w:rFonts w:ascii="標楷體" w:eastAsia="標楷體" w:hAnsi="標楷體" w:hint="eastAsia"/>
              </w:rPr>
              <w:t>資料</w:t>
            </w:r>
          </w:p>
        </w:tc>
      </w:tr>
      <w:tr w:rsidR="00B62664" w14:paraId="1DBEA29F"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1A8A5951"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4891424E"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07A987ED"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商品代碼</w:t>
            </w:r>
            <w:proofErr w:type="spellEnd"/>
          </w:p>
        </w:tc>
        <w:tc>
          <w:tcPr>
            <w:tcW w:w="3260" w:type="dxa"/>
            <w:tcBorders>
              <w:top w:val="single" w:sz="4" w:space="0" w:color="auto"/>
              <w:left w:val="single" w:sz="4" w:space="0" w:color="auto"/>
              <w:bottom w:val="single" w:sz="4" w:space="0" w:color="auto"/>
              <w:right w:val="single" w:sz="4" w:space="0" w:color="auto"/>
            </w:tcBorders>
          </w:tcPr>
          <w:p w14:paraId="0DD03D8E"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FacProd.ProdNo</w:t>
            </w:r>
            <w:proofErr w:type="spellEnd"/>
          </w:p>
        </w:tc>
        <w:tc>
          <w:tcPr>
            <w:tcW w:w="3253" w:type="dxa"/>
            <w:tcBorders>
              <w:top w:val="single" w:sz="4" w:space="0" w:color="auto"/>
              <w:left w:val="single" w:sz="4" w:space="0" w:color="auto"/>
              <w:bottom w:val="single" w:sz="4" w:space="0" w:color="auto"/>
              <w:right w:val="single" w:sz="4" w:space="0" w:color="auto"/>
            </w:tcBorders>
          </w:tcPr>
          <w:p w14:paraId="08D63BBE" w14:textId="77777777" w:rsidR="00B62664" w:rsidRPr="00A96919" w:rsidRDefault="00B62664" w:rsidP="00F009C9">
            <w:pPr>
              <w:rPr>
                <w:rFonts w:ascii="標楷體" w:eastAsia="標楷體" w:hAnsi="標楷體"/>
              </w:rPr>
            </w:pPr>
          </w:p>
        </w:tc>
      </w:tr>
      <w:tr w:rsidR="00B62664" w14:paraId="67FB866B"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57162E3"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810" w:type="dxa"/>
            <w:tcBorders>
              <w:top w:val="single" w:sz="4" w:space="0" w:color="auto"/>
              <w:left w:val="single" w:sz="4" w:space="0" w:color="auto"/>
              <w:bottom w:val="single" w:sz="4" w:space="0" w:color="auto"/>
              <w:right w:val="single" w:sz="4" w:space="0" w:color="auto"/>
            </w:tcBorders>
            <w:hideMark/>
          </w:tcPr>
          <w:p w14:paraId="59EB6FFC"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834085D"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商品名稱</w:t>
            </w:r>
            <w:proofErr w:type="spellEnd"/>
          </w:p>
        </w:tc>
        <w:tc>
          <w:tcPr>
            <w:tcW w:w="3260" w:type="dxa"/>
            <w:tcBorders>
              <w:top w:val="single" w:sz="4" w:space="0" w:color="auto"/>
              <w:left w:val="single" w:sz="4" w:space="0" w:color="auto"/>
              <w:bottom w:val="single" w:sz="4" w:space="0" w:color="auto"/>
              <w:right w:val="single" w:sz="4" w:space="0" w:color="auto"/>
            </w:tcBorders>
            <w:hideMark/>
          </w:tcPr>
          <w:p w14:paraId="3F31AE41"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FacProd.ProdName</w:t>
            </w:r>
            <w:proofErr w:type="spellEnd"/>
          </w:p>
        </w:tc>
        <w:tc>
          <w:tcPr>
            <w:tcW w:w="3253" w:type="dxa"/>
            <w:tcBorders>
              <w:top w:val="single" w:sz="4" w:space="0" w:color="auto"/>
              <w:left w:val="single" w:sz="4" w:space="0" w:color="auto"/>
              <w:bottom w:val="single" w:sz="4" w:space="0" w:color="auto"/>
              <w:right w:val="single" w:sz="4" w:space="0" w:color="auto"/>
            </w:tcBorders>
          </w:tcPr>
          <w:p w14:paraId="6FF6BE9D" w14:textId="77777777" w:rsidR="00B62664" w:rsidRDefault="00B62664" w:rsidP="00F009C9">
            <w:pPr>
              <w:rPr>
                <w:rFonts w:ascii="標楷體" w:eastAsia="標楷體" w:hAnsi="標楷體"/>
                <w:color w:val="000000"/>
                <w:lang w:val="x-none" w:eastAsia="x-none"/>
              </w:rPr>
            </w:pPr>
          </w:p>
        </w:tc>
      </w:tr>
      <w:tr w:rsidR="00B62664" w14:paraId="7276152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609A9A"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810" w:type="dxa"/>
            <w:tcBorders>
              <w:top w:val="single" w:sz="4" w:space="0" w:color="auto"/>
              <w:left w:val="single" w:sz="4" w:space="0" w:color="auto"/>
              <w:bottom w:val="single" w:sz="4" w:space="0" w:color="auto"/>
              <w:right w:val="single" w:sz="4" w:space="0" w:color="auto"/>
            </w:tcBorders>
            <w:hideMark/>
          </w:tcPr>
          <w:p w14:paraId="1017D6B9"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7D952356"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商品生效日期</w:t>
            </w:r>
            <w:proofErr w:type="spellEnd"/>
          </w:p>
        </w:tc>
        <w:tc>
          <w:tcPr>
            <w:tcW w:w="3260" w:type="dxa"/>
            <w:tcBorders>
              <w:top w:val="single" w:sz="4" w:space="0" w:color="auto"/>
              <w:left w:val="single" w:sz="4" w:space="0" w:color="auto"/>
              <w:bottom w:val="single" w:sz="4" w:space="0" w:color="auto"/>
              <w:right w:val="single" w:sz="4" w:space="0" w:color="auto"/>
            </w:tcBorders>
          </w:tcPr>
          <w:p w14:paraId="5D7999EB"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FacProd.StartDate</w:t>
            </w:r>
            <w:proofErr w:type="spellEnd"/>
          </w:p>
        </w:tc>
        <w:tc>
          <w:tcPr>
            <w:tcW w:w="3253" w:type="dxa"/>
            <w:tcBorders>
              <w:top w:val="single" w:sz="4" w:space="0" w:color="auto"/>
              <w:left w:val="single" w:sz="4" w:space="0" w:color="auto"/>
              <w:bottom w:val="single" w:sz="4" w:space="0" w:color="auto"/>
              <w:right w:val="single" w:sz="4" w:space="0" w:color="auto"/>
            </w:tcBorders>
          </w:tcPr>
          <w:p w14:paraId="1D12B9FE"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2D8DA4E8"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161E69"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810" w:type="dxa"/>
            <w:tcBorders>
              <w:top w:val="single" w:sz="4" w:space="0" w:color="auto"/>
              <w:left w:val="single" w:sz="4" w:space="0" w:color="auto"/>
              <w:bottom w:val="single" w:sz="4" w:space="0" w:color="auto"/>
              <w:right w:val="single" w:sz="4" w:space="0" w:color="auto"/>
            </w:tcBorders>
            <w:hideMark/>
          </w:tcPr>
          <w:p w14:paraId="66996042"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250EB412"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商品截止日期</w:t>
            </w:r>
            <w:proofErr w:type="spellEnd"/>
          </w:p>
        </w:tc>
        <w:tc>
          <w:tcPr>
            <w:tcW w:w="3260" w:type="dxa"/>
            <w:tcBorders>
              <w:top w:val="single" w:sz="4" w:space="0" w:color="auto"/>
              <w:left w:val="single" w:sz="4" w:space="0" w:color="auto"/>
              <w:bottom w:val="single" w:sz="4" w:space="0" w:color="auto"/>
              <w:right w:val="single" w:sz="4" w:space="0" w:color="auto"/>
            </w:tcBorders>
          </w:tcPr>
          <w:p w14:paraId="401EE630"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FacProd.EndDate</w:t>
            </w:r>
            <w:proofErr w:type="spellEnd"/>
          </w:p>
        </w:tc>
        <w:tc>
          <w:tcPr>
            <w:tcW w:w="3253" w:type="dxa"/>
            <w:tcBorders>
              <w:top w:val="single" w:sz="4" w:space="0" w:color="auto"/>
              <w:left w:val="single" w:sz="4" w:space="0" w:color="auto"/>
              <w:bottom w:val="single" w:sz="4" w:space="0" w:color="auto"/>
              <w:right w:val="single" w:sz="4" w:space="0" w:color="auto"/>
            </w:tcBorders>
          </w:tcPr>
          <w:p w14:paraId="7C719C7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041CB793"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2DFC19FF"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810" w:type="dxa"/>
            <w:tcBorders>
              <w:top w:val="single" w:sz="4" w:space="0" w:color="auto"/>
              <w:left w:val="single" w:sz="4" w:space="0" w:color="auto"/>
              <w:bottom w:val="single" w:sz="4" w:space="0" w:color="auto"/>
              <w:right w:val="single" w:sz="4" w:space="0" w:color="auto"/>
            </w:tcBorders>
            <w:hideMark/>
          </w:tcPr>
          <w:p w14:paraId="3B7E0A94"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6D68996B"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代碼</w:t>
            </w:r>
            <w:proofErr w:type="spellEnd"/>
          </w:p>
        </w:tc>
        <w:tc>
          <w:tcPr>
            <w:tcW w:w="3260" w:type="dxa"/>
            <w:tcBorders>
              <w:top w:val="single" w:sz="4" w:space="0" w:color="auto"/>
              <w:left w:val="single" w:sz="4" w:space="0" w:color="auto"/>
              <w:bottom w:val="single" w:sz="4" w:space="0" w:color="auto"/>
              <w:right w:val="single" w:sz="4" w:space="0" w:color="auto"/>
            </w:tcBorders>
          </w:tcPr>
          <w:p w14:paraId="60D28CEA"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c>
          <w:tcPr>
            <w:tcW w:w="3253" w:type="dxa"/>
            <w:tcBorders>
              <w:top w:val="single" w:sz="4" w:space="0" w:color="auto"/>
              <w:left w:val="single" w:sz="4" w:space="0" w:color="auto"/>
              <w:bottom w:val="single" w:sz="4" w:space="0" w:color="auto"/>
              <w:right w:val="single" w:sz="4" w:space="0" w:color="auto"/>
            </w:tcBorders>
          </w:tcPr>
          <w:p w14:paraId="0874CE58" w14:textId="77777777" w:rsidR="00B62664" w:rsidRDefault="00B62664" w:rsidP="00F009C9">
            <w:pPr>
              <w:rPr>
                <w:rFonts w:ascii="標楷體" w:eastAsia="標楷體" w:hAnsi="標楷體"/>
                <w:color w:val="000000"/>
                <w:lang w:val="x-none"/>
              </w:rPr>
            </w:pPr>
          </w:p>
        </w:tc>
      </w:tr>
      <w:tr w:rsidR="00B62664" w14:paraId="307BE9A9" w14:textId="77777777" w:rsidTr="00F009C9">
        <w:tc>
          <w:tcPr>
            <w:tcW w:w="745" w:type="dxa"/>
            <w:tcBorders>
              <w:top w:val="single" w:sz="4" w:space="0" w:color="auto"/>
              <w:left w:val="single" w:sz="4" w:space="0" w:color="auto"/>
              <w:bottom w:val="single" w:sz="4" w:space="0" w:color="auto"/>
              <w:right w:val="single" w:sz="4" w:space="0" w:color="auto"/>
            </w:tcBorders>
          </w:tcPr>
          <w:p w14:paraId="5CBB3F51"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1678FA1E"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tcPr>
          <w:p w14:paraId="3A2015C2" w14:textId="77777777" w:rsidR="00B62664" w:rsidRPr="00FC60AC"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roofErr w:type="spellEnd"/>
          </w:p>
        </w:tc>
        <w:tc>
          <w:tcPr>
            <w:tcW w:w="3260" w:type="dxa"/>
            <w:tcBorders>
              <w:top w:val="single" w:sz="4" w:space="0" w:color="auto"/>
              <w:left w:val="single" w:sz="4" w:space="0" w:color="auto"/>
              <w:bottom w:val="single" w:sz="4" w:space="0" w:color="auto"/>
              <w:right w:val="single" w:sz="4" w:space="0" w:color="auto"/>
            </w:tcBorders>
          </w:tcPr>
          <w:p w14:paraId="7BEF8A8A" w14:textId="77777777" w:rsidR="00B62664" w:rsidRDefault="00B62664" w:rsidP="00F009C9">
            <w:pPr>
              <w:rPr>
                <w:rFonts w:ascii="標楷體" w:eastAsia="標楷體" w:hAnsi="標楷體"/>
                <w:color w:val="000000"/>
                <w:lang w:val="x-none"/>
              </w:rPr>
            </w:pPr>
            <w:r>
              <w:rPr>
                <w:rFonts w:ascii="標楷體" w:eastAsia="標楷體" w:hAnsi="標楷體"/>
                <w:color w:val="000000"/>
                <w:lang w:val="x-none"/>
              </w:rPr>
              <w:t>N</w:t>
            </w:r>
            <w:r w:rsidRPr="009B5392">
              <w:rPr>
                <w:rFonts w:ascii="標楷體" w:eastAsia="標楷體" w:hAnsi="標楷體" w:hint="eastAsia"/>
                <w:color w:val="000000"/>
                <w:lang w:val="x-none"/>
              </w:rPr>
              <w:t>:非階梯式;</w:t>
            </w:r>
          </w:p>
          <w:p w14:paraId="2FA2D2E2" w14:textId="77777777" w:rsidR="00B62664" w:rsidRDefault="00B62664" w:rsidP="00F009C9">
            <w:pPr>
              <w:rPr>
                <w:rFonts w:ascii="標楷體" w:eastAsia="標楷體" w:hAnsi="標楷體"/>
                <w:color w:val="000000"/>
                <w:lang w:val="x-none"/>
              </w:rPr>
            </w:pPr>
            <w:r w:rsidRPr="009B5392">
              <w:rPr>
                <w:rFonts w:ascii="標楷體" w:eastAsia="標楷體" w:hAnsi="標楷體" w:hint="eastAsia"/>
                <w:color w:val="000000"/>
                <w:lang w:val="x-none"/>
              </w:rPr>
              <w:t>A:固定階梯;</w:t>
            </w:r>
          </w:p>
          <w:p w14:paraId="14810098" w14:textId="77777777" w:rsidR="00B62664" w:rsidRPr="00FC60AC" w:rsidRDefault="00B62664" w:rsidP="00F009C9">
            <w:pPr>
              <w:rPr>
                <w:rFonts w:ascii="標楷體" w:eastAsia="標楷體" w:hAnsi="標楷體"/>
                <w:color w:val="000000"/>
                <w:lang w:val="x-none" w:eastAsia="x-none"/>
              </w:rPr>
            </w:pPr>
            <w:r w:rsidRPr="009B5392">
              <w:rPr>
                <w:rFonts w:ascii="標楷體" w:eastAsia="標楷體" w:hAnsi="標楷體" w:hint="eastAsia"/>
                <w:color w:val="000000"/>
                <w:lang w:val="x-none"/>
              </w:rPr>
              <w:t>B:浮動階梯</w:t>
            </w:r>
          </w:p>
        </w:tc>
        <w:tc>
          <w:tcPr>
            <w:tcW w:w="3253" w:type="dxa"/>
            <w:tcBorders>
              <w:top w:val="single" w:sz="4" w:space="0" w:color="auto"/>
              <w:left w:val="single" w:sz="4" w:space="0" w:color="auto"/>
              <w:bottom w:val="single" w:sz="4" w:space="0" w:color="auto"/>
              <w:right w:val="single" w:sz="4" w:space="0" w:color="auto"/>
            </w:tcBorders>
          </w:tcPr>
          <w:p w14:paraId="34008E8D" w14:textId="77777777" w:rsidR="00B62664" w:rsidRDefault="00B62664" w:rsidP="00F009C9">
            <w:pPr>
              <w:snapToGrid w:val="0"/>
              <w:ind w:left="238" w:hangingChars="99" w:hanging="238"/>
              <w:rPr>
                <w:rFonts w:ascii="標楷體" w:eastAsia="標楷體" w:hAnsi="標楷體"/>
                <w:color w:val="000000"/>
                <w:lang w:val="x-none"/>
              </w:rPr>
            </w:pPr>
            <w:r w:rsidRPr="00784D4B">
              <w:rPr>
                <w:rFonts w:ascii="標楷體" w:eastAsia="標楷體" w:hAnsi="標楷體" w:hint="eastAsia"/>
                <w:color w:val="000000"/>
              </w:rPr>
              <w:t>1.依據輸出之[IFRS階梯商品別代碼]顯示對應名稱</w:t>
            </w:r>
          </w:p>
          <w:p w14:paraId="14698E11" w14:textId="77777777" w:rsidR="00B62664" w:rsidRPr="00FC60AC" w:rsidRDefault="00B62664" w:rsidP="00F009C9">
            <w:pPr>
              <w:ind w:leftChars="110" w:left="264"/>
              <w:rPr>
                <w:rFonts w:ascii="標楷體" w:eastAsia="標楷體" w:hAnsi="標楷體"/>
                <w:color w:val="000000"/>
                <w:lang w:val="x-none"/>
              </w:rPr>
            </w:pPr>
            <w:r>
              <w:rPr>
                <w:rFonts w:ascii="標楷體" w:eastAsia="標楷體" w:hAnsi="標楷體" w:hint="eastAsia"/>
                <w:color w:val="000000"/>
                <w:lang w:val="x-none"/>
              </w:rPr>
              <w:t>/</w:t>
            </w:r>
            <w:r w:rsidRPr="00D02EF0">
              <w:rPr>
                <w:rFonts w:ascii="標楷體" w:eastAsia="標楷體" w:hAnsi="標楷體"/>
                <w:color w:val="000000"/>
                <w:lang w:val="x-none"/>
              </w:rPr>
              <w:t>T(H</w:t>
            </w:r>
            <w:r>
              <w:rPr>
                <w:rFonts w:ascii="標楷體" w:eastAsia="標楷體" w:hAnsi="標楷體"/>
                <w:color w:val="000000"/>
                <w:lang w:val="x-none"/>
              </w:rPr>
              <w:t>)</w:t>
            </w:r>
          </w:p>
        </w:tc>
      </w:tr>
      <w:tr w:rsidR="00B62664" w14:paraId="7B5C7716" w14:textId="77777777" w:rsidTr="00F009C9">
        <w:tc>
          <w:tcPr>
            <w:tcW w:w="745" w:type="dxa"/>
            <w:tcBorders>
              <w:top w:val="single" w:sz="4" w:space="0" w:color="auto"/>
              <w:left w:val="single" w:sz="4" w:space="0" w:color="auto"/>
              <w:bottom w:val="single" w:sz="4" w:space="0" w:color="auto"/>
              <w:right w:val="single" w:sz="4" w:space="0" w:color="auto"/>
            </w:tcBorders>
          </w:tcPr>
          <w:p w14:paraId="1CBFB6D0"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810" w:type="dxa"/>
            <w:tcBorders>
              <w:top w:val="single" w:sz="4" w:space="0" w:color="auto"/>
              <w:left w:val="single" w:sz="4" w:space="0" w:color="auto"/>
              <w:bottom w:val="single" w:sz="4" w:space="0" w:color="auto"/>
              <w:right w:val="single" w:sz="4" w:space="0" w:color="auto"/>
            </w:tcBorders>
          </w:tcPr>
          <w:p w14:paraId="01D508CE"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tcPr>
          <w:p w14:paraId="64BF8600" w14:textId="77777777" w:rsidR="00B62664" w:rsidRPr="00FC60AC"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代碼</w:t>
            </w:r>
            <w:proofErr w:type="spellEnd"/>
          </w:p>
        </w:tc>
        <w:tc>
          <w:tcPr>
            <w:tcW w:w="3260" w:type="dxa"/>
            <w:tcBorders>
              <w:top w:val="single" w:sz="4" w:space="0" w:color="auto"/>
              <w:left w:val="single" w:sz="4" w:space="0" w:color="auto"/>
              <w:bottom w:val="single" w:sz="4" w:space="0" w:color="auto"/>
              <w:right w:val="single" w:sz="4" w:space="0" w:color="auto"/>
            </w:tcBorders>
          </w:tcPr>
          <w:p w14:paraId="22848C90" w14:textId="77777777" w:rsidR="00B62664" w:rsidRPr="003B11F0"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c>
          <w:tcPr>
            <w:tcW w:w="3253" w:type="dxa"/>
            <w:tcBorders>
              <w:top w:val="single" w:sz="4" w:space="0" w:color="auto"/>
              <w:left w:val="single" w:sz="4" w:space="0" w:color="auto"/>
              <w:bottom w:val="single" w:sz="4" w:space="0" w:color="auto"/>
              <w:right w:val="single" w:sz="4" w:space="0" w:color="auto"/>
            </w:tcBorders>
          </w:tcPr>
          <w:p w14:paraId="521143A2" w14:textId="77777777" w:rsidR="00B62664" w:rsidRPr="00B12444" w:rsidRDefault="00B62664" w:rsidP="00F009C9">
            <w:pPr>
              <w:rPr>
                <w:rFonts w:ascii="標楷體" w:eastAsia="標楷體" w:hAnsi="標楷體"/>
                <w:color w:val="000000"/>
                <w:lang w:val="x-none" w:eastAsia="x-none"/>
              </w:rPr>
            </w:pPr>
          </w:p>
        </w:tc>
      </w:tr>
      <w:tr w:rsidR="00B62664" w14:paraId="46FAB4AB" w14:textId="77777777" w:rsidTr="00F009C9">
        <w:tc>
          <w:tcPr>
            <w:tcW w:w="745" w:type="dxa"/>
            <w:tcBorders>
              <w:top w:val="single" w:sz="4" w:space="0" w:color="auto"/>
              <w:left w:val="single" w:sz="4" w:space="0" w:color="auto"/>
              <w:bottom w:val="single" w:sz="4" w:space="0" w:color="auto"/>
              <w:right w:val="single" w:sz="4" w:space="0" w:color="auto"/>
            </w:tcBorders>
          </w:tcPr>
          <w:p w14:paraId="25519402"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45A7E4DF" w14:textId="77777777" w:rsidR="00B62664" w:rsidRDefault="00B62664" w:rsidP="00F009C9">
            <w:pPr>
              <w:rPr>
                <w:rFonts w:ascii="標楷體" w:eastAsia="標楷體" w:hAnsi="標楷體"/>
                <w:color w:val="000000"/>
                <w:lang w:val="x-none" w:eastAsia="x-none"/>
              </w:rPr>
            </w:pPr>
          </w:p>
        </w:tc>
        <w:tc>
          <w:tcPr>
            <w:tcW w:w="2126" w:type="dxa"/>
            <w:tcBorders>
              <w:top w:val="single" w:sz="4" w:space="0" w:color="auto"/>
              <w:left w:val="single" w:sz="4" w:space="0" w:color="auto"/>
              <w:bottom w:val="single" w:sz="4" w:space="0" w:color="auto"/>
              <w:right w:val="single" w:sz="4" w:space="0" w:color="auto"/>
            </w:tcBorders>
          </w:tcPr>
          <w:p w14:paraId="5504182D" w14:textId="77777777" w:rsidR="00B62664" w:rsidRPr="00FC60AC"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roofErr w:type="spellEnd"/>
          </w:p>
        </w:tc>
        <w:tc>
          <w:tcPr>
            <w:tcW w:w="3260" w:type="dxa"/>
            <w:tcBorders>
              <w:top w:val="single" w:sz="4" w:space="0" w:color="auto"/>
              <w:left w:val="single" w:sz="4" w:space="0" w:color="auto"/>
              <w:bottom w:val="single" w:sz="4" w:space="0" w:color="auto"/>
              <w:right w:val="single" w:sz="4" w:space="0" w:color="auto"/>
            </w:tcBorders>
          </w:tcPr>
          <w:p w14:paraId="19205609" w14:textId="77777777" w:rsidR="00B62664" w:rsidRDefault="00B62664"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08914907" w14:textId="77777777" w:rsidR="00B62664" w:rsidRDefault="00B62664"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48AB3608" w14:textId="77777777" w:rsidR="00B62664" w:rsidRPr="00FC60AC" w:rsidRDefault="00B62664"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253" w:type="dxa"/>
            <w:tcBorders>
              <w:top w:val="single" w:sz="4" w:space="0" w:color="auto"/>
              <w:left w:val="single" w:sz="4" w:space="0" w:color="auto"/>
              <w:bottom w:val="single" w:sz="4" w:space="0" w:color="auto"/>
              <w:right w:val="single" w:sz="4" w:space="0" w:color="auto"/>
            </w:tcBorders>
          </w:tcPr>
          <w:p w14:paraId="6B44BC5A" w14:textId="77777777" w:rsidR="00B62664" w:rsidRPr="00D02EF0" w:rsidRDefault="00B62664" w:rsidP="00F009C9">
            <w:pPr>
              <w:snapToGrid w:val="0"/>
              <w:ind w:left="238" w:hangingChars="99" w:hanging="238"/>
              <w:rPr>
                <w:rFonts w:ascii="標楷體" w:eastAsia="標楷體" w:hAnsi="標楷體"/>
                <w:color w:val="000000"/>
              </w:rPr>
            </w:pPr>
          </w:p>
        </w:tc>
      </w:tr>
    </w:tbl>
    <w:p w14:paraId="1AF1D439" w14:textId="77777777" w:rsidR="00B62664" w:rsidRDefault="00B62664" w:rsidP="00B62664">
      <w:pPr>
        <w:ind w:left="1440"/>
      </w:pPr>
    </w:p>
    <w:p w14:paraId="4A6748DA" w14:textId="77777777" w:rsidR="00B62664" w:rsidRPr="00D33E89" w:rsidRDefault="00B62664" w:rsidP="00B62664">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7762AB3C" w14:textId="3DF8AE30" w:rsidR="00B62664" w:rsidRDefault="00B62664" w:rsidP="00B62664">
      <w:r w:rsidRPr="00D65F18">
        <w:rPr>
          <w:noProof/>
        </w:rPr>
        <w:lastRenderedPageBreak/>
        <w:drawing>
          <wp:inline distT="0" distB="0" distL="0" distR="0" wp14:anchorId="160CC907" wp14:editId="0388DFB2">
            <wp:extent cx="6479540" cy="513588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1F50070C" w14:textId="77777777" w:rsidR="00B62664" w:rsidRDefault="00B62664" w:rsidP="00B62664">
      <w:pPr>
        <w:widowControl/>
        <w:rPr>
          <w:rFonts w:ascii="標楷體" w:hAnsi="標楷體"/>
        </w:rPr>
      </w:pPr>
    </w:p>
    <w:p w14:paraId="042F931A" w14:textId="78F71F4E" w:rsidR="00142A50" w:rsidRDefault="00142A50">
      <w:pPr>
        <w:widowControl/>
      </w:pPr>
      <w:r>
        <w:br w:type="page"/>
      </w:r>
    </w:p>
    <w:p w14:paraId="58607CA8" w14:textId="77777777" w:rsidR="00B62664" w:rsidRPr="00B62664" w:rsidRDefault="00B62664" w:rsidP="00B62664"/>
    <w:p w14:paraId="155FD23A" w14:textId="28AE9D8F" w:rsidR="00142A50" w:rsidRPr="00142A50" w:rsidRDefault="00B62664" w:rsidP="0078740E">
      <w:pPr>
        <w:pStyle w:val="3"/>
        <w:numPr>
          <w:ilvl w:val="2"/>
          <w:numId w:val="7"/>
        </w:numPr>
        <w:spacing w:before="0"/>
        <w:rPr>
          <w:rFonts w:ascii="標楷體" w:hAnsi="標楷體"/>
          <w:bCs/>
          <w:szCs w:val="32"/>
        </w:rPr>
      </w:pPr>
      <w:bookmarkStart w:id="118" w:name="_Toc140244525"/>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210商品分類資料維護</w:t>
      </w:r>
      <w:bookmarkEnd w:id="118"/>
      <w:r>
        <w:rPr>
          <w:rFonts w:ascii="標楷體" w:hAnsi="標楷體"/>
          <w:bCs/>
          <w:szCs w:val="32"/>
        </w:rPr>
        <w:t xml:space="preserve"> </w:t>
      </w:r>
    </w:p>
    <w:p w14:paraId="022EF1FE"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2A96D8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E0659BD"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4AD97E8" w14:textId="77777777" w:rsidR="00142A50" w:rsidRPr="008F20B5" w:rsidRDefault="00142A50" w:rsidP="00F009C9">
            <w:pPr>
              <w:rPr>
                <w:rFonts w:ascii="標楷體" w:eastAsia="標楷體" w:hAnsi="標楷體"/>
              </w:rPr>
            </w:pPr>
            <w:r w:rsidRPr="008D4D0B">
              <w:rPr>
                <w:rFonts w:ascii="標楷體" w:eastAsia="標楷體" w:hAnsi="標楷體" w:hint="eastAsia"/>
              </w:rPr>
              <w:t>商品分類資料維護</w:t>
            </w:r>
          </w:p>
        </w:tc>
      </w:tr>
      <w:tr w:rsidR="00142A50" w:rsidRPr="008F20B5" w14:paraId="17DBBC1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8DADFF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3FCF6C2A" w14:textId="77777777" w:rsidR="00142A50"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p w14:paraId="137558C8" w14:textId="77777777" w:rsidR="00142A50" w:rsidRPr="004A1C2C" w:rsidRDefault="00142A50" w:rsidP="00F009C9">
            <w:pPr>
              <w:rPr>
                <w:rFonts w:ascii="標楷體" w:eastAsia="標楷體" w:hAnsi="標楷體"/>
              </w:rPr>
            </w:pPr>
            <w:r>
              <w:rPr>
                <w:rFonts w:ascii="標楷體" w:eastAsia="標楷體" w:hAnsi="標楷體" w:hint="eastAsia"/>
              </w:rPr>
              <w:t>2.需由入口</w:t>
            </w:r>
            <w:r w:rsidRPr="007B73FE">
              <w:rPr>
                <w:rFonts w:ascii="標楷體" w:eastAsia="標楷體" w:hAnsi="標楷體" w:hint="eastAsia"/>
              </w:rPr>
              <w:t>交易【</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7B73FE">
              <w:rPr>
                <w:rFonts w:ascii="標楷體" w:eastAsia="標楷體" w:hAnsi="標楷體" w:hint="eastAsia"/>
              </w:rPr>
              <w:t>】進入</w:t>
            </w:r>
          </w:p>
        </w:tc>
      </w:tr>
      <w:tr w:rsidR="00142A50" w:rsidRPr="008F20B5" w14:paraId="712B828A"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3CC54A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D7E295" w14:textId="77777777" w:rsidR="00142A50" w:rsidRDefault="00142A50" w:rsidP="00F009C9">
            <w:pPr>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51C412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E823A5">
              <w:rPr>
                <w:rFonts w:ascii="標楷體" w:eastAsia="標楷體" w:hAnsi="標楷體" w:hint="eastAsia"/>
              </w:rPr>
              <w:t>商品參數主檔</w:t>
            </w:r>
            <w:r>
              <w:rPr>
                <w:rFonts w:ascii="標楷體" w:eastAsia="標楷體" w:hAnsi="標楷體" w:hint="eastAsia"/>
              </w:rPr>
              <w:t>(</w:t>
            </w:r>
            <w:proofErr w:type="spellStart"/>
            <w:r w:rsidRPr="00E823A5">
              <w:rPr>
                <w:rFonts w:ascii="標楷體" w:eastAsia="標楷體" w:hAnsi="標楷體"/>
                <w:color w:val="000000"/>
                <w:lang w:val="x-none" w:eastAsia="x-none"/>
              </w:rPr>
              <w:t>FacProd</w:t>
            </w:r>
            <w:proofErr w:type="spellEnd"/>
            <w:r>
              <w:rPr>
                <w:rFonts w:ascii="標楷體" w:eastAsia="標楷體" w:hAnsi="標楷體" w:hint="eastAsia"/>
              </w:rPr>
              <w:t>)]</w:t>
            </w:r>
          </w:p>
          <w:p w14:paraId="07FC328A" w14:textId="77777777" w:rsidR="00142A50" w:rsidRPr="0058227F" w:rsidRDefault="00142A50" w:rsidP="00F009C9">
            <w:pPr>
              <w:ind w:left="240" w:hangingChars="100" w:hanging="240"/>
              <w:rPr>
                <w:rFonts w:ascii="標楷體" w:eastAsia="標楷體" w:hAnsi="標楷體"/>
                <w:lang w:eastAsia="zh-HK"/>
              </w:rPr>
            </w:pPr>
            <w:r>
              <w:rPr>
                <w:rFonts w:ascii="標楷體" w:eastAsia="標楷體" w:hAnsi="標楷體"/>
              </w:rPr>
              <w:t>3</w:t>
            </w:r>
            <w:r>
              <w:rPr>
                <w:rFonts w:ascii="標楷體" w:eastAsia="標楷體" w:hAnsi="標楷體" w:hint="eastAsia"/>
              </w:rPr>
              <w:t>.修改某項商品之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資料</w:t>
            </w:r>
          </w:p>
        </w:tc>
      </w:tr>
      <w:tr w:rsidR="00142A50" w:rsidRPr="008F20B5" w14:paraId="639DCCF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D3BE0FE"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3349A9" w14:textId="77777777" w:rsidR="00142A50" w:rsidRPr="004A1C2C" w:rsidRDefault="00142A50" w:rsidP="00F009C9">
            <w:pPr>
              <w:rPr>
                <w:rFonts w:ascii="標楷體" w:eastAsia="標楷體" w:hAnsi="標楷體"/>
              </w:rPr>
            </w:pPr>
          </w:p>
        </w:tc>
      </w:tr>
      <w:tr w:rsidR="00142A50" w:rsidRPr="008F20B5" w14:paraId="4C606F2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7CDAB4D"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83174F3" w14:textId="77777777" w:rsidR="00142A50" w:rsidRPr="004A1C2C" w:rsidRDefault="00142A50" w:rsidP="00F009C9">
            <w:pPr>
              <w:rPr>
                <w:rFonts w:ascii="標楷體" w:eastAsia="標楷體" w:hAnsi="標楷體"/>
              </w:rPr>
            </w:pPr>
          </w:p>
        </w:tc>
      </w:tr>
      <w:tr w:rsidR="00142A50" w:rsidRPr="008F20B5" w14:paraId="1426274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A954C6A"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A15427"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270A21B2"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6BC75E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702F1FB"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w:t>
            </w:r>
            <w:proofErr w:type="spellStart"/>
            <w:r>
              <w:rPr>
                <w:rFonts w:ascii="標楷體" w:eastAsia="標楷體" w:hAnsi="標楷體" w:hint="eastAsia"/>
              </w:rPr>
              <w:t>TxDataLog</w:t>
            </w:r>
            <w:proofErr w:type="spellEnd"/>
            <w:r>
              <w:rPr>
                <w:rFonts w:ascii="標楷體" w:eastAsia="標楷體" w:hAnsi="標楷體" w:hint="eastAsia"/>
              </w:rPr>
              <w:t>)]，可至「L6932 資料變更交易查詢」查詢異動內容</w:t>
            </w:r>
          </w:p>
        </w:tc>
      </w:tr>
      <w:tr w:rsidR="00142A50" w:rsidRPr="008F20B5" w14:paraId="1F821004"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ABB78A3"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50FF04A" w14:textId="77777777" w:rsidR="00142A50" w:rsidRPr="004A1C2C" w:rsidRDefault="00142A50" w:rsidP="00F009C9">
            <w:pPr>
              <w:rPr>
                <w:rFonts w:ascii="標楷體" w:eastAsia="標楷體" w:hAnsi="標楷體"/>
              </w:rPr>
            </w:pPr>
          </w:p>
        </w:tc>
      </w:tr>
    </w:tbl>
    <w:p w14:paraId="5BAD27B8" w14:textId="77777777" w:rsidR="00142A50" w:rsidRPr="0068704E" w:rsidRDefault="00142A50" w:rsidP="00142A50">
      <w:pPr>
        <w:ind w:left="1440"/>
      </w:pPr>
    </w:p>
    <w:p w14:paraId="1CD9958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2F2827DF" w14:textId="77777777" w:rsidTr="00F009C9">
        <w:tc>
          <w:tcPr>
            <w:tcW w:w="851" w:type="dxa"/>
            <w:shd w:val="clear" w:color="auto" w:fill="D9D9D9" w:themeFill="background1" w:themeFillShade="D9"/>
          </w:tcPr>
          <w:p w14:paraId="624989FF"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3A3FD97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E85D42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552FC958" w14:textId="77777777" w:rsidTr="00F009C9">
        <w:tc>
          <w:tcPr>
            <w:tcW w:w="851" w:type="dxa"/>
          </w:tcPr>
          <w:p w14:paraId="328E51BB"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8E243DC" w14:textId="77777777" w:rsidR="00142A50" w:rsidRPr="0022279A" w:rsidRDefault="00142A50" w:rsidP="00F009C9">
            <w:pPr>
              <w:rPr>
                <w:rFonts w:ascii="標楷體" w:eastAsia="標楷體" w:hAnsi="標楷體"/>
              </w:rPr>
            </w:pPr>
            <w:proofErr w:type="spellStart"/>
            <w:r w:rsidRPr="00BF6397">
              <w:rPr>
                <w:rFonts w:ascii="標楷體" w:eastAsia="標楷體" w:hAnsi="標楷體"/>
              </w:rPr>
              <w:t>FacProd</w:t>
            </w:r>
            <w:proofErr w:type="spellEnd"/>
          </w:p>
        </w:tc>
        <w:tc>
          <w:tcPr>
            <w:tcW w:w="4110" w:type="dxa"/>
          </w:tcPr>
          <w:p w14:paraId="3B5208FE" w14:textId="77777777" w:rsidR="00142A50" w:rsidRPr="0022279A" w:rsidRDefault="00142A50"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142A50" w:rsidRPr="0022279A" w14:paraId="6C861546" w14:textId="77777777" w:rsidTr="00F009C9">
        <w:tc>
          <w:tcPr>
            <w:tcW w:w="851" w:type="dxa"/>
          </w:tcPr>
          <w:p w14:paraId="254C2357"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74F4896F" w14:textId="77777777" w:rsidR="00142A50" w:rsidRPr="00BF6397" w:rsidRDefault="00142A50" w:rsidP="00F009C9">
            <w:pPr>
              <w:rPr>
                <w:rFonts w:ascii="標楷體" w:eastAsia="標楷體" w:hAnsi="標楷體"/>
              </w:rPr>
            </w:pPr>
            <w:proofErr w:type="spellStart"/>
            <w:r w:rsidRPr="00F00880">
              <w:rPr>
                <w:rFonts w:ascii="標楷體" w:eastAsia="標楷體" w:hAnsi="標楷體"/>
              </w:rPr>
              <w:t>CdCode</w:t>
            </w:r>
            <w:proofErr w:type="spellEnd"/>
          </w:p>
        </w:tc>
        <w:tc>
          <w:tcPr>
            <w:tcW w:w="4110" w:type="dxa"/>
          </w:tcPr>
          <w:p w14:paraId="64495671" w14:textId="77777777" w:rsidR="00142A50" w:rsidRPr="004D7A88" w:rsidRDefault="00142A50" w:rsidP="00F009C9">
            <w:pPr>
              <w:rPr>
                <w:rFonts w:ascii="標楷體" w:eastAsia="標楷體" w:hAnsi="標楷體"/>
              </w:rPr>
            </w:pPr>
            <w:r w:rsidRPr="00F00880">
              <w:rPr>
                <w:rFonts w:ascii="標楷體" w:eastAsia="標楷體" w:hAnsi="標楷體" w:hint="eastAsia"/>
              </w:rPr>
              <w:t>共用代碼檔</w:t>
            </w:r>
          </w:p>
        </w:tc>
      </w:tr>
    </w:tbl>
    <w:p w14:paraId="6EEB11AB" w14:textId="77777777" w:rsidR="00142A50" w:rsidRDefault="00142A50" w:rsidP="00142A50">
      <w:pPr>
        <w:ind w:left="1440"/>
      </w:pPr>
    </w:p>
    <w:p w14:paraId="4B11B50C" w14:textId="77777777" w:rsidR="00142A50" w:rsidRPr="004A1C2C" w:rsidRDefault="00142A50" w:rsidP="00142A50">
      <w:pPr>
        <w:pStyle w:val="a"/>
        <w:spacing w:before="0"/>
      </w:pPr>
      <w:r>
        <w:t>UI</w:t>
      </w:r>
      <w:r>
        <w:t>畫面</w:t>
      </w:r>
      <w:r>
        <w:t>-</w:t>
      </w:r>
      <w:r>
        <w:rPr>
          <w:rFonts w:hint="eastAsia"/>
        </w:rPr>
        <w:t>修改</w:t>
      </w:r>
    </w:p>
    <w:p w14:paraId="015B64CE" w14:textId="47196DED" w:rsidR="00142A50" w:rsidRDefault="00142A50" w:rsidP="00142A50">
      <w:pPr>
        <w:rPr>
          <w:noProof/>
        </w:rPr>
      </w:pPr>
      <w:r w:rsidRPr="00D71C78">
        <w:rPr>
          <w:noProof/>
        </w:rPr>
        <w:drawing>
          <wp:inline distT="0" distB="0" distL="0" distR="0" wp14:anchorId="2846D4A2" wp14:editId="40581A80">
            <wp:extent cx="6479540" cy="210375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103755"/>
                    </a:xfrm>
                    <a:prstGeom prst="rect">
                      <a:avLst/>
                    </a:prstGeom>
                  </pic:spPr>
                </pic:pic>
              </a:graphicData>
            </a:graphic>
          </wp:inline>
        </w:drawing>
      </w:r>
    </w:p>
    <w:p w14:paraId="2A36E557" w14:textId="77777777" w:rsidR="00142A50" w:rsidRDefault="00142A50" w:rsidP="00142A50">
      <w:pPr>
        <w:ind w:left="1440"/>
      </w:pPr>
    </w:p>
    <w:p w14:paraId="1708FE6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2AC40E58" w14:textId="77777777" w:rsidTr="00F009C9">
        <w:tc>
          <w:tcPr>
            <w:tcW w:w="848" w:type="dxa"/>
            <w:shd w:val="clear" w:color="auto" w:fill="D9D9D9" w:themeFill="background1" w:themeFillShade="D9"/>
          </w:tcPr>
          <w:p w14:paraId="4F151C9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77F764AC"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8DE1477"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25EB7197" w14:textId="77777777" w:rsidTr="00F009C9">
        <w:tc>
          <w:tcPr>
            <w:tcW w:w="848" w:type="dxa"/>
          </w:tcPr>
          <w:p w14:paraId="3E671C23" w14:textId="77777777" w:rsidR="00142A50" w:rsidRDefault="00142A50" w:rsidP="00F009C9">
            <w:pPr>
              <w:jc w:val="center"/>
              <w:rPr>
                <w:rFonts w:ascii="標楷體" w:eastAsia="標楷體" w:hAnsi="標楷體"/>
              </w:rPr>
            </w:pPr>
            <w:r>
              <w:rPr>
                <w:rFonts w:ascii="標楷體" w:eastAsia="標楷體" w:hAnsi="標楷體" w:hint="eastAsia"/>
              </w:rPr>
              <w:t>1</w:t>
            </w:r>
          </w:p>
        </w:tc>
        <w:tc>
          <w:tcPr>
            <w:tcW w:w="2129" w:type="dxa"/>
          </w:tcPr>
          <w:p w14:paraId="14AF4036"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修改</w:t>
            </w:r>
          </w:p>
        </w:tc>
        <w:tc>
          <w:tcPr>
            <w:tcW w:w="7229" w:type="dxa"/>
          </w:tcPr>
          <w:p w14:paraId="223F14C3" w14:textId="77777777" w:rsidR="00142A50" w:rsidRDefault="00142A50" w:rsidP="00F009C9">
            <w:pPr>
              <w:ind w:left="240" w:hangingChars="100" w:hanging="240"/>
              <w:rPr>
                <w:rFonts w:ascii="標楷體" w:eastAsia="標楷體" w:hAnsi="標楷體"/>
              </w:rPr>
            </w:pPr>
            <w:r w:rsidRPr="00D67AF4">
              <w:rPr>
                <w:rFonts w:ascii="標楷體" w:eastAsia="標楷體" w:hAnsi="標楷體" w:hint="eastAsia"/>
              </w:rPr>
              <w:t>1.【</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D67AF4">
              <w:rPr>
                <w:rFonts w:ascii="標楷體" w:eastAsia="標楷體" w:hAnsi="標楷體" w:hint="eastAsia"/>
              </w:rPr>
              <w:t>】</w:t>
            </w:r>
            <w:r w:rsidRPr="00D67AF4">
              <w:rPr>
                <w:rFonts w:ascii="標楷體" w:eastAsia="標楷體" w:hAnsi="標楷體"/>
              </w:rPr>
              <w:t>功能</w:t>
            </w:r>
            <w:r w:rsidRPr="00D67AF4">
              <w:rPr>
                <w:rFonts w:ascii="標楷體" w:eastAsia="標楷體" w:hAnsi="標楷體" w:hint="eastAsia"/>
              </w:rPr>
              <w:t>點「</w:t>
            </w:r>
            <w:r>
              <w:rPr>
                <w:rFonts w:ascii="標楷體" w:eastAsia="標楷體" w:hAnsi="標楷體" w:hint="eastAsia"/>
              </w:rPr>
              <w:t>維護</w:t>
            </w:r>
            <w:r w:rsidRPr="00D67AF4">
              <w:rPr>
                <w:rFonts w:ascii="標楷體" w:eastAsia="標楷體" w:hAnsi="標楷體" w:hint="eastAsia"/>
              </w:rPr>
              <w:t>」</w:t>
            </w:r>
            <w:r w:rsidRPr="00D67AF4">
              <w:rPr>
                <w:rFonts w:ascii="標楷體" w:eastAsia="標楷體" w:hAnsi="標楷體"/>
              </w:rPr>
              <w:t>時顯示</w:t>
            </w:r>
            <w:r w:rsidRPr="00D67AF4">
              <w:rPr>
                <w:rFonts w:ascii="標楷體" w:eastAsia="標楷體" w:hAnsi="標楷體" w:hint="eastAsia"/>
              </w:rPr>
              <w:t>,執行修改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p>
          <w:p w14:paraId="690C38B5"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4E8569E"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AC5D1E">
              <w:rPr>
                <w:rFonts w:ascii="標楷體" w:eastAsia="標楷體" w:hAnsi="標楷體" w:hint="eastAsia"/>
                <w:color w:val="000000"/>
              </w:rPr>
              <w:t>[商品參數主檔(</w:t>
            </w:r>
            <w:proofErr w:type="spellStart"/>
            <w:r w:rsidRPr="00AC5D1E">
              <w:rPr>
                <w:rFonts w:ascii="標楷體" w:eastAsia="標楷體" w:hAnsi="標楷體" w:hint="eastAsia"/>
                <w:color w:val="000000"/>
              </w:rPr>
              <w:t>FacProd</w:t>
            </w:r>
            <w:proofErr w:type="spellEnd"/>
            <w:r w:rsidRPr="00AC5D1E">
              <w:rPr>
                <w:rFonts w:ascii="標楷體" w:eastAsia="標楷體" w:hAnsi="標楷體" w:hint="eastAsia"/>
                <w:color w:val="000000"/>
              </w:rPr>
              <w:t>)]</w:t>
            </w:r>
            <w:r w:rsidRPr="00293C02">
              <w:rPr>
                <w:rFonts w:ascii="標楷體" w:eastAsia="標楷體" w:hAnsi="標楷體" w:hint="eastAsia"/>
                <w:color w:val="000000"/>
              </w:rPr>
              <w:t>：</w:t>
            </w:r>
            <w:r>
              <w:rPr>
                <w:rFonts w:ascii="標楷體" w:eastAsia="標楷體" w:hAnsi="標楷體" w:hint="eastAsia"/>
                <w:color w:val="000000"/>
              </w:rPr>
              <w:t>該</w:t>
            </w:r>
            <w:r w:rsidRPr="00766CC9">
              <w:rPr>
                <w:rFonts w:ascii="標楷體" w:eastAsia="標楷體" w:hAnsi="標楷體" w:hint="eastAsia"/>
                <w:color w:val="000000"/>
              </w:rPr>
              <w:t>[商品代碼(</w:t>
            </w:r>
            <w:proofErr w:type="spellStart"/>
            <w:r w:rsidRPr="00766CC9">
              <w:rPr>
                <w:rFonts w:ascii="標楷體" w:eastAsia="標楷體" w:hAnsi="標楷體" w:hint="eastAsia"/>
                <w:color w:val="000000"/>
              </w:rPr>
              <w:t>ProdNo</w:t>
            </w:r>
            <w:proofErr w:type="spellEnd"/>
            <w:r w:rsidRPr="00766CC9">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7</w:t>
            </w:r>
            <w:r w:rsidRPr="00293C02">
              <w:rPr>
                <w:rFonts w:ascii="標楷體" w:eastAsia="標楷體" w:hAnsi="標楷體" w:hint="eastAsia"/>
                <w:color w:val="000000"/>
              </w:rPr>
              <w:t>：</w:t>
            </w:r>
            <w:r w:rsidRPr="00CD75EE">
              <w:rPr>
                <w:rFonts w:ascii="標楷體" w:eastAsia="標楷體" w:hAnsi="標楷體" w:hint="eastAsia"/>
                <w:color w:val="000000"/>
              </w:rPr>
              <w:t>更新資料時，發生錯誤</w:t>
            </w:r>
            <w:r>
              <w:rPr>
                <w:rFonts w:ascii="標楷體" w:eastAsia="標楷體" w:hAnsi="標楷體" w:hint="eastAsia"/>
                <w:color w:val="000000"/>
              </w:rPr>
              <w:t>(</w:t>
            </w:r>
            <w:r w:rsidRPr="004D7A88">
              <w:rPr>
                <w:rFonts w:ascii="標楷體" w:eastAsia="標楷體" w:hAnsi="標楷體" w:hint="eastAsia"/>
              </w:rPr>
              <w:t>商品分類資料</w:t>
            </w:r>
            <w:r w:rsidRPr="00B36869">
              <w:rPr>
                <w:rFonts w:ascii="標楷體" w:eastAsia="標楷體" w:hAnsi="標楷體" w:hint="eastAsia"/>
              </w:rPr>
              <w:t>檔</w:t>
            </w:r>
            <w:r>
              <w:rPr>
                <w:rFonts w:ascii="標楷體" w:eastAsia="標楷體" w:hAnsi="標楷體" w:hint="eastAsia"/>
              </w:rPr>
              <w:t>)</w:t>
            </w:r>
            <w:r w:rsidRPr="00293C02">
              <w:rPr>
                <w:rFonts w:ascii="標楷體" w:eastAsia="標楷體" w:hAnsi="標楷體" w:hint="eastAsia"/>
                <w:color w:val="000000"/>
              </w:rPr>
              <w:t>"</w:t>
            </w:r>
          </w:p>
          <w:p w14:paraId="304F9D3A" w14:textId="77777777" w:rsidR="00142A50" w:rsidRPr="007E58CC"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若該[</w:t>
            </w:r>
            <w:r w:rsidRPr="007E58CC">
              <w:rPr>
                <w:rFonts w:ascii="標楷體" w:eastAsia="標楷體" w:hAnsi="標楷體" w:hint="eastAsia"/>
                <w:color w:val="000000"/>
              </w:rPr>
              <w:t>商品狀態</w:t>
            </w:r>
            <w:r>
              <w:rPr>
                <w:rFonts w:ascii="標楷體" w:eastAsia="標楷體" w:hAnsi="標楷體" w:hint="eastAsia"/>
                <w:color w:val="000000"/>
              </w:rPr>
              <w:t>(</w:t>
            </w:r>
            <w:proofErr w:type="spellStart"/>
            <w:r w:rsidRPr="007E58CC">
              <w:rPr>
                <w:rFonts w:ascii="標楷體" w:eastAsia="標楷體" w:hAnsi="標楷體"/>
                <w:color w:val="000000"/>
              </w:rPr>
              <w:t>StatusCode</w:t>
            </w:r>
            <w:proofErr w:type="spellEnd"/>
            <w:r>
              <w:rPr>
                <w:rFonts w:ascii="標楷體" w:eastAsia="標楷體" w:hAnsi="標楷體" w:hint="eastAsia"/>
                <w:color w:val="000000"/>
              </w:rPr>
              <w:t>)]=1</w:t>
            </w:r>
            <w:r w:rsidRPr="00BD136A">
              <w:rPr>
                <w:rFonts w:ascii="標楷體" w:eastAsia="標楷體" w:hAnsi="標楷體" w:hint="eastAsia"/>
                <w:color w:val="000000"/>
              </w:rPr>
              <w:t>:停用</w:t>
            </w:r>
            <w:r w:rsidRPr="00293C02">
              <w:rPr>
                <w:rFonts w:ascii="標楷體" w:eastAsia="標楷體" w:hAnsi="標楷體" w:hint="eastAsia"/>
                <w:color w:val="000000"/>
              </w:rPr>
              <w:t>，</w:t>
            </w:r>
            <w:r>
              <w:rPr>
                <w:rFonts w:ascii="標楷體" w:eastAsia="標楷體" w:hAnsi="標楷體" w:hint="eastAsia"/>
                <w:color w:val="000000"/>
              </w:rPr>
              <w:t>仍可執行修改功能</w:t>
            </w:r>
            <w:r w:rsidRPr="00293C02">
              <w:rPr>
                <w:rFonts w:ascii="標楷體" w:eastAsia="標楷體" w:hAnsi="標楷體" w:hint="eastAsia"/>
                <w:color w:val="000000"/>
              </w:rPr>
              <w:t>，</w:t>
            </w:r>
            <w:r>
              <w:rPr>
                <w:rFonts w:ascii="標楷體" w:eastAsia="標楷體" w:hAnsi="標楷體" w:hint="eastAsia"/>
                <w:color w:val="000000"/>
              </w:rPr>
              <w:t>以供月底日</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w:t>
            </w:r>
            <w:r>
              <w:rPr>
                <w:rFonts w:ascii="標楷體" w:eastAsia="標楷體" w:hAnsi="標楷體" w:hint="eastAsia"/>
              </w:rPr>
              <w:t>/</w:t>
            </w:r>
            <w:r>
              <w:rPr>
                <w:rFonts w:ascii="標楷體" w:eastAsia="標楷體" w:hAnsi="標楷體"/>
              </w:rPr>
              <w:t>IFR</w:t>
            </w:r>
            <w:r>
              <w:rPr>
                <w:rFonts w:ascii="標楷體" w:eastAsia="標楷體" w:hAnsi="標楷體" w:hint="eastAsia"/>
              </w:rPr>
              <w:t>S</w:t>
            </w:r>
            <w:r>
              <w:rPr>
                <w:rFonts w:ascii="標楷體" w:eastAsia="標楷體" w:hAnsi="標楷體"/>
              </w:rPr>
              <w:t>9</w:t>
            </w:r>
            <w:r w:rsidRPr="00D21D13">
              <w:rPr>
                <w:rFonts w:ascii="標楷體" w:eastAsia="標楷體" w:hAnsi="標楷體" w:hint="eastAsia"/>
              </w:rPr>
              <w:t>欄位清單檔</w:t>
            </w:r>
            <w:r>
              <w:rPr>
                <w:rFonts w:ascii="標楷體" w:eastAsia="標楷體" w:hAnsi="標楷體" w:hint="eastAsia"/>
              </w:rPr>
              <w:t>]使用</w:t>
            </w:r>
          </w:p>
          <w:p w14:paraId="794F8BE4"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BB69127" w14:textId="77777777" w:rsidR="00142A50" w:rsidRDefault="00142A50" w:rsidP="00F009C9">
            <w:pPr>
              <w:ind w:left="240" w:hangingChars="100" w:hanging="240"/>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C5D1E">
              <w:rPr>
                <w:rFonts w:ascii="標楷體" w:eastAsia="標楷體" w:hAnsi="標楷體" w:hint="eastAsia"/>
                <w:lang w:eastAsia="zh-HK"/>
              </w:rPr>
              <w:t>[商品參數主檔(</w:t>
            </w:r>
            <w:proofErr w:type="spellStart"/>
            <w:r w:rsidRPr="00AC5D1E">
              <w:rPr>
                <w:rFonts w:ascii="標楷體" w:eastAsia="標楷體" w:hAnsi="標楷體" w:hint="eastAsia"/>
                <w:lang w:eastAsia="zh-HK"/>
              </w:rPr>
              <w:t>FacProd</w:t>
            </w:r>
            <w:proofErr w:type="spellEnd"/>
            <w:r w:rsidRPr="00AC5D1E">
              <w:rPr>
                <w:rFonts w:ascii="標楷體" w:eastAsia="標楷體" w:hAnsi="標楷體" w:hint="eastAsia"/>
                <w:lang w:eastAsia="zh-HK"/>
              </w:rPr>
              <w:t>)]</w:t>
            </w:r>
            <w:r>
              <w:rPr>
                <w:rFonts w:ascii="標楷體" w:eastAsia="標楷體" w:hAnsi="標楷體" w:hint="eastAsia"/>
                <w:lang w:eastAsia="zh-HK"/>
              </w:rPr>
              <w:t>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sidRPr="00D67AF4">
              <w:rPr>
                <w:rFonts w:ascii="標楷體" w:eastAsia="標楷體" w:hAnsi="標楷體"/>
                <w:lang w:eastAsia="zh-HK"/>
              </w:rPr>
              <w:t>資料</w:t>
            </w:r>
          </w:p>
        </w:tc>
      </w:tr>
      <w:tr w:rsidR="00142A50" w:rsidRPr="00F5236F" w14:paraId="4913A10B" w14:textId="77777777" w:rsidTr="00F009C9">
        <w:tc>
          <w:tcPr>
            <w:tcW w:w="848" w:type="dxa"/>
          </w:tcPr>
          <w:p w14:paraId="54718166"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217E1434"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CD9C2D0"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11160A07" w14:textId="77777777" w:rsidR="00142A50" w:rsidRDefault="00142A50" w:rsidP="00142A50">
      <w:pPr>
        <w:ind w:left="1440"/>
      </w:pPr>
    </w:p>
    <w:p w14:paraId="158B58A8"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9"/>
        <w:gridCol w:w="1300"/>
        <w:gridCol w:w="779"/>
        <w:gridCol w:w="898"/>
        <w:gridCol w:w="1895"/>
        <w:gridCol w:w="807"/>
        <w:gridCol w:w="663"/>
        <w:gridCol w:w="3451"/>
      </w:tblGrid>
      <w:tr w:rsidR="00142A50" w:rsidRPr="00456B60" w14:paraId="35D8B454" w14:textId="77777777" w:rsidTr="00F009C9">
        <w:trPr>
          <w:trHeight w:val="388"/>
          <w:tblHeader/>
          <w:jc w:val="center"/>
        </w:trPr>
        <w:tc>
          <w:tcPr>
            <w:tcW w:w="530" w:type="dxa"/>
            <w:vMerge w:val="restart"/>
            <w:shd w:val="clear" w:color="auto" w:fill="D9D9D9"/>
          </w:tcPr>
          <w:p w14:paraId="1DD4DBA8"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9FB7F78"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055E45B"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A262EA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D0AE75E" w14:textId="77777777" w:rsidTr="00F009C9">
        <w:trPr>
          <w:trHeight w:val="244"/>
          <w:tblHeader/>
          <w:jc w:val="center"/>
        </w:trPr>
        <w:tc>
          <w:tcPr>
            <w:tcW w:w="530" w:type="dxa"/>
            <w:vMerge/>
            <w:shd w:val="clear" w:color="auto" w:fill="D9D9D9"/>
          </w:tcPr>
          <w:p w14:paraId="558AD76D" w14:textId="77777777" w:rsidR="00142A50" w:rsidRPr="00456B60" w:rsidRDefault="00142A50" w:rsidP="00F009C9">
            <w:pPr>
              <w:rPr>
                <w:rFonts w:ascii="標楷體" w:eastAsia="標楷體" w:hAnsi="標楷體"/>
              </w:rPr>
            </w:pPr>
          </w:p>
        </w:tc>
        <w:tc>
          <w:tcPr>
            <w:tcW w:w="1308" w:type="dxa"/>
            <w:vMerge/>
            <w:shd w:val="clear" w:color="auto" w:fill="D9D9D9"/>
          </w:tcPr>
          <w:p w14:paraId="4A77536E" w14:textId="77777777" w:rsidR="00142A50" w:rsidRPr="00456B60" w:rsidRDefault="00142A50" w:rsidP="00F009C9">
            <w:pPr>
              <w:rPr>
                <w:rFonts w:ascii="標楷體" w:eastAsia="標楷體" w:hAnsi="標楷體"/>
              </w:rPr>
            </w:pPr>
          </w:p>
        </w:tc>
        <w:tc>
          <w:tcPr>
            <w:tcW w:w="783" w:type="dxa"/>
            <w:shd w:val="clear" w:color="auto" w:fill="D9D9D9"/>
          </w:tcPr>
          <w:p w14:paraId="5EC86CD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A0451B1"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22BEC81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C10186B"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0857B77"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BDE5FB7" w14:textId="77777777" w:rsidR="00142A50" w:rsidRPr="00456B60" w:rsidRDefault="00142A50" w:rsidP="00F009C9">
            <w:pPr>
              <w:rPr>
                <w:rFonts w:ascii="標楷體" w:eastAsia="標楷體" w:hAnsi="標楷體"/>
              </w:rPr>
            </w:pPr>
          </w:p>
        </w:tc>
      </w:tr>
      <w:tr w:rsidR="00142A50" w:rsidRPr="00456B60" w14:paraId="553CA7E4" w14:textId="77777777" w:rsidTr="00F009C9">
        <w:trPr>
          <w:trHeight w:val="244"/>
          <w:jc w:val="center"/>
        </w:trPr>
        <w:tc>
          <w:tcPr>
            <w:tcW w:w="530" w:type="dxa"/>
          </w:tcPr>
          <w:p w14:paraId="465ACC9A"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2468066A"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5CADB83" w14:textId="77777777" w:rsidR="00142A50" w:rsidRPr="00456B60" w:rsidRDefault="00142A50" w:rsidP="00F009C9">
            <w:pPr>
              <w:rPr>
                <w:rFonts w:ascii="標楷體" w:eastAsia="標楷體" w:hAnsi="標楷體"/>
              </w:rPr>
            </w:pPr>
          </w:p>
        </w:tc>
        <w:tc>
          <w:tcPr>
            <w:tcW w:w="904" w:type="dxa"/>
          </w:tcPr>
          <w:p w14:paraId="1254039D" w14:textId="77777777" w:rsidR="00142A50" w:rsidRPr="00456B60" w:rsidRDefault="00142A50"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3C1B5B67" w14:textId="77777777" w:rsidR="00142A50" w:rsidRPr="00456B60" w:rsidRDefault="00142A50" w:rsidP="00F009C9">
            <w:pPr>
              <w:rPr>
                <w:rFonts w:ascii="標楷體" w:eastAsia="標楷體" w:hAnsi="標楷體"/>
              </w:rPr>
            </w:pPr>
          </w:p>
        </w:tc>
        <w:tc>
          <w:tcPr>
            <w:tcW w:w="811" w:type="dxa"/>
          </w:tcPr>
          <w:p w14:paraId="008E4F32" w14:textId="77777777" w:rsidR="00142A50" w:rsidRPr="00456B60" w:rsidRDefault="00142A50" w:rsidP="00F009C9">
            <w:pPr>
              <w:rPr>
                <w:rFonts w:ascii="標楷體" w:eastAsia="標楷體" w:hAnsi="標楷體"/>
              </w:rPr>
            </w:pPr>
          </w:p>
        </w:tc>
        <w:tc>
          <w:tcPr>
            <w:tcW w:w="664" w:type="dxa"/>
          </w:tcPr>
          <w:p w14:paraId="6E80DD4B"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0B685EC"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52392B2D" w14:textId="77777777" w:rsidTr="00F009C9">
        <w:trPr>
          <w:trHeight w:val="244"/>
          <w:jc w:val="center"/>
        </w:trPr>
        <w:tc>
          <w:tcPr>
            <w:tcW w:w="530" w:type="dxa"/>
          </w:tcPr>
          <w:p w14:paraId="1301CB05"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46D63597" w14:textId="77777777" w:rsidR="00142A50" w:rsidRPr="00456B60" w:rsidRDefault="00142A50" w:rsidP="00F009C9">
            <w:r w:rsidRPr="00A23C2A">
              <w:rPr>
                <w:rFonts w:ascii="標楷體" w:eastAsia="標楷體" w:hAnsi="標楷體" w:hint="eastAsia"/>
              </w:rPr>
              <w:t>商品代碼</w:t>
            </w:r>
          </w:p>
        </w:tc>
        <w:tc>
          <w:tcPr>
            <w:tcW w:w="783" w:type="dxa"/>
          </w:tcPr>
          <w:p w14:paraId="22D2B33B" w14:textId="77777777" w:rsidR="00142A50" w:rsidRPr="00456B60" w:rsidRDefault="00142A50" w:rsidP="00F009C9">
            <w:pPr>
              <w:rPr>
                <w:rFonts w:ascii="標楷體" w:eastAsia="標楷體" w:hAnsi="標楷體"/>
              </w:rPr>
            </w:pPr>
          </w:p>
        </w:tc>
        <w:tc>
          <w:tcPr>
            <w:tcW w:w="904" w:type="dxa"/>
          </w:tcPr>
          <w:p w14:paraId="08329BF4" w14:textId="77777777" w:rsidR="00142A50" w:rsidRPr="00456B60" w:rsidRDefault="00142A50" w:rsidP="00F009C9">
            <w:pPr>
              <w:rPr>
                <w:rFonts w:ascii="標楷體" w:eastAsia="標楷體" w:hAnsi="標楷體"/>
              </w:rPr>
            </w:pPr>
          </w:p>
        </w:tc>
        <w:tc>
          <w:tcPr>
            <w:tcW w:w="1896" w:type="dxa"/>
          </w:tcPr>
          <w:p w14:paraId="189597FD" w14:textId="77777777" w:rsidR="00142A50" w:rsidRPr="00456B60" w:rsidRDefault="00142A50" w:rsidP="00F009C9">
            <w:pPr>
              <w:rPr>
                <w:rFonts w:ascii="標楷體" w:eastAsia="標楷體" w:hAnsi="標楷體"/>
              </w:rPr>
            </w:pPr>
          </w:p>
        </w:tc>
        <w:tc>
          <w:tcPr>
            <w:tcW w:w="811" w:type="dxa"/>
          </w:tcPr>
          <w:p w14:paraId="3DF48F2A" w14:textId="77777777" w:rsidR="00142A50" w:rsidRPr="00456B60" w:rsidRDefault="00142A50" w:rsidP="00F009C9">
            <w:pPr>
              <w:rPr>
                <w:rFonts w:ascii="標楷體" w:eastAsia="標楷體" w:hAnsi="標楷體"/>
              </w:rPr>
            </w:pPr>
          </w:p>
        </w:tc>
        <w:tc>
          <w:tcPr>
            <w:tcW w:w="664" w:type="dxa"/>
          </w:tcPr>
          <w:p w14:paraId="6A251852"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C22E85E" w14:textId="77777777" w:rsidR="00142A50" w:rsidRPr="00A60BC3" w:rsidRDefault="00142A50" w:rsidP="00F009C9">
            <w:pPr>
              <w:snapToGrid w:val="0"/>
              <w:ind w:left="238" w:hangingChars="99" w:hanging="238"/>
              <w:rPr>
                <w:rFonts w:ascii="標楷體" w:eastAsia="標楷體" w:hAnsi="標楷體"/>
                <w:color w:val="000000"/>
              </w:rPr>
            </w:pPr>
            <w:proofErr w:type="spellStart"/>
            <w:r w:rsidRPr="00FC60AC">
              <w:rPr>
                <w:rFonts w:ascii="標楷體" w:eastAsia="標楷體" w:hAnsi="標楷體"/>
                <w:color w:val="000000"/>
                <w:lang w:val="x-none" w:eastAsia="x-none"/>
              </w:rPr>
              <w:t>FacProd.ProdNo</w:t>
            </w:r>
            <w:proofErr w:type="spellEnd"/>
          </w:p>
        </w:tc>
      </w:tr>
      <w:tr w:rsidR="00142A50" w:rsidRPr="00456B60" w14:paraId="17857CF7" w14:textId="77777777" w:rsidTr="00F009C9">
        <w:trPr>
          <w:trHeight w:val="244"/>
          <w:jc w:val="center"/>
        </w:trPr>
        <w:tc>
          <w:tcPr>
            <w:tcW w:w="530" w:type="dxa"/>
          </w:tcPr>
          <w:p w14:paraId="763A2CB2" w14:textId="77777777" w:rsidR="00142A50" w:rsidRDefault="00142A50" w:rsidP="00F009C9">
            <w:pPr>
              <w:rPr>
                <w:rFonts w:ascii="標楷體" w:eastAsia="標楷體" w:hAnsi="標楷體"/>
              </w:rPr>
            </w:pPr>
          </w:p>
        </w:tc>
        <w:tc>
          <w:tcPr>
            <w:tcW w:w="1308" w:type="dxa"/>
          </w:tcPr>
          <w:p w14:paraId="30D19037" w14:textId="77777777" w:rsidR="00142A50" w:rsidRPr="00A23C2A" w:rsidRDefault="00142A50" w:rsidP="00F009C9">
            <w:pPr>
              <w:rPr>
                <w:rFonts w:ascii="標楷體" w:eastAsia="標楷體" w:hAnsi="標楷體"/>
              </w:rPr>
            </w:pPr>
            <w:r w:rsidRPr="00B76130">
              <w:rPr>
                <w:rFonts w:ascii="標楷體" w:eastAsia="標楷體" w:hAnsi="標楷體" w:hint="eastAsia"/>
              </w:rPr>
              <w:t>商品名稱</w:t>
            </w:r>
          </w:p>
        </w:tc>
        <w:tc>
          <w:tcPr>
            <w:tcW w:w="783" w:type="dxa"/>
          </w:tcPr>
          <w:p w14:paraId="72966904" w14:textId="77777777" w:rsidR="00142A50" w:rsidRPr="00456B60" w:rsidRDefault="00142A50" w:rsidP="00F009C9">
            <w:pPr>
              <w:rPr>
                <w:rFonts w:ascii="標楷體" w:eastAsia="標楷體" w:hAnsi="標楷體"/>
              </w:rPr>
            </w:pPr>
          </w:p>
        </w:tc>
        <w:tc>
          <w:tcPr>
            <w:tcW w:w="904" w:type="dxa"/>
          </w:tcPr>
          <w:p w14:paraId="0F47B2E5" w14:textId="77777777" w:rsidR="00142A50" w:rsidRPr="00456B60" w:rsidRDefault="00142A50" w:rsidP="00F009C9">
            <w:pPr>
              <w:rPr>
                <w:rFonts w:ascii="標楷體" w:eastAsia="標楷體" w:hAnsi="標楷體"/>
              </w:rPr>
            </w:pPr>
          </w:p>
        </w:tc>
        <w:tc>
          <w:tcPr>
            <w:tcW w:w="1896" w:type="dxa"/>
          </w:tcPr>
          <w:p w14:paraId="4CA6B928" w14:textId="77777777" w:rsidR="00142A50" w:rsidRPr="00456B60" w:rsidRDefault="00142A50" w:rsidP="00F009C9">
            <w:pPr>
              <w:rPr>
                <w:rFonts w:ascii="標楷體" w:eastAsia="標楷體" w:hAnsi="標楷體"/>
              </w:rPr>
            </w:pPr>
          </w:p>
        </w:tc>
        <w:tc>
          <w:tcPr>
            <w:tcW w:w="811" w:type="dxa"/>
          </w:tcPr>
          <w:p w14:paraId="331A15B0" w14:textId="77777777" w:rsidR="00142A50" w:rsidRPr="00456B60" w:rsidRDefault="00142A50" w:rsidP="00F009C9">
            <w:pPr>
              <w:rPr>
                <w:rFonts w:ascii="標楷體" w:eastAsia="標楷體" w:hAnsi="標楷體"/>
              </w:rPr>
            </w:pPr>
          </w:p>
        </w:tc>
        <w:tc>
          <w:tcPr>
            <w:tcW w:w="664" w:type="dxa"/>
          </w:tcPr>
          <w:p w14:paraId="0ABED8D5"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56911954" w14:textId="77777777" w:rsidR="00142A50" w:rsidRDefault="00142A50" w:rsidP="00F009C9">
            <w:pPr>
              <w:snapToGrid w:val="0"/>
              <w:ind w:left="238" w:hangingChars="99" w:hanging="238"/>
              <w:rPr>
                <w:rFonts w:ascii="標楷體" w:eastAsia="標楷體" w:hAnsi="標楷體"/>
                <w:color w:val="000000"/>
              </w:rPr>
            </w:pPr>
            <w:proofErr w:type="spellStart"/>
            <w:r w:rsidRPr="00FC60AC">
              <w:rPr>
                <w:rFonts w:ascii="標楷體" w:eastAsia="標楷體" w:hAnsi="標楷體"/>
                <w:color w:val="000000"/>
                <w:lang w:val="x-none" w:eastAsia="x-none"/>
              </w:rPr>
              <w:t>FacProd.ProdName</w:t>
            </w:r>
            <w:proofErr w:type="spellEnd"/>
          </w:p>
        </w:tc>
      </w:tr>
      <w:tr w:rsidR="00142A50" w:rsidRPr="00456B60" w14:paraId="3E92C505" w14:textId="77777777" w:rsidTr="00F009C9">
        <w:trPr>
          <w:trHeight w:val="244"/>
          <w:jc w:val="center"/>
        </w:trPr>
        <w:tc>
          <w:tcPr>
            <w:tcW w:w="530" w:type="dxa"/>
          </w:tcPr>
          <w:p w14:paraId="7717D436"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68351C91" w14:textId="77777777" w:rsidR="00142A50" w:rsidRPr="00456B60" w:rsidRDefault="00142A50" w:rsidP="00F009C9">
            <w:r w:rsidRPr="00A23C2A">
              <w:rPr>
                <w:rFonts w:ascii="標楷體" w:eastAsia="標楷體" w:hAnsi="標楷體" w:hint="eastAsia"/>
              </w:rPr>
              <w:t>商品生效日期</w:t>
            </w:r>
          </w:p>
        </w:tc>
        <w:tc>
          <w:tcPr>
            <w:tcW w:w="783" w:type="dxa"/>
          </w:tcPr>
          <w:p w14:paraId="5895D7BE" w14:textId="77777777" w:rsidR="00142A50" w:rsidRPr="00456B60" w:rsidRDefault="00142A50" w:rsidP="00F009C9">
            <w:pPr>
              <w:rPr>
                <w:rFonts w:ascii="標楷體" w:eastAsia="標楷體" w:hAnsi="標楷體"/>
              </w:rPr>
            </w:pPr>
          </w:p>
        </w:tc>
        <w:tc>
          <w:tcPr>
            <w:tcW w:w="904" w:type="dxa"/>
          </w:tcPr>
          <w:p w14:paraId="0782718A" w14:textId="77777777" w:rsidR="00142A50" w:rsidRPr="00456B60" w:rsidRDefault="00142A50" w:rsidP="00F009C9">
            <w:pPr>
              <w:rPr>
                <w:rFonts w:ascii="標楷體" w:eastAsia="標楷體" w:hAnsi="標楷體"/>
              </w:rPr>
            </w:pPr>
          </w:p>
        </w:tc>
        <w:tc>
          <w:tcPr>
            <w:tcW w:w="1896" w:type="dxa"/>
          </w:tcPr>
          <w:p w14:paraId="324A629F" w14:textId="77777777" w:rsidR="00142A50" w:rsidRPr="00456B60" w:rsidRDefault="00142A50" w:rsidP="00F009C9">
            <w:pPr>
              <w:rPr>
                <w:rFonts w:ascii="標楷體" w:eastAsia="標楷體" w:hAnsi="標楷體"/>
              </w:rPr>
            </w:pPr>
          </w:p>
        </w:tc>
        <w:tc>
          <w:tcPr>
            <w:tcW w:w="811" w:type="dxa"/>
          </w:tcPr>
          <w:p w14:paraId="6AB63D09" w14:textId="77777777" w:rsidR="00142A50" w:rsidRPr="00456B60" w:rsidRDefault="00142A50" w:rsidP="00F009C9">
            <w:pPr>
              <w:rPr>
                <w:rFonts w:ascii="標楷體" w:eastAsia="標楷體" w:hAnsi="標楷體"/>
              </w:rPr>
            </w:pPr>
          </w:p>
        </w:tc>
        <w:tc>
          <w:tcPr>
            <w:tcW w:w="664" w:type="dxa"/>
          </w:tcPr>
          <w:p w14:paraId="6C5062DA"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62ED2434" w14:textId="77777777" w:rsidR="00142A50" w:rsidRPr="007B7D37" w:rsidRDefault="00142A50" w:rsidP="00F009C9">
            <w:pPr>
              <w:snapToGrid w:val="0"/>
              <w:ind w:left="238" w:hangingChars="99" w:hanging="238"/>
              <w:rPr>
                <w:rFonts w:ascii="標楷體" w:eastAsia="標楷體" w:hAnsi="標楷體"/>
                <w:lang w:eastAsia="zh-HK"/>
              </w:rPr>
            </w:pPr>
            <w:proofErr w:type="spellStart"/>
            <w:r w:rsidRPr="00FC60AC">
              <w:rPr>
                <w:rFonts w:ascii="標楷體" w:eastAsia="標楷體" w:hAnsi="標楷體"/>
                <w:color w:val="000000"/>
                <w:lang w:val="x-none" w:eastAsia="x-none"/>
              </w:rPr>
              <w:t>FacProd.StartDate</w:t>
            </w:r>
            <w:proofErr w:type="spellEnd"/>
          </w:p>
        </w:tc>
      </w:tr>
      <w:tr w:rsidR="00142A50" w:rsidRPr="00456B60" w14:paraId="6668983F" w14:textId="77777777" w:rsidTr="00F009C9">
        <w:trPr>
          <w:trHeight w:val="244"/>
          <w:jc w:val="center"/>
        </w:trPr>
        <w:tc>
          <w:tcPr>
            <w:tcW w:w="530" w:type="dxa"/>
          </w:tcPr>
          <w:p w14:paraId="1F9D1A66"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690A7CC4" w14:textId="77777777" w:rsidR="00142A50" w:rsidRPr="00456B60" w:rsidRDefault="00142A50" w:rsidP="00F009C9">
            <w:pPr>
              <w:rPr>
                <w:rFonts w:ascii="標楷體" w:eastAsia="標楷體" w:hAnsi="標楷體"/>
                <w:color w:val="000000"/>
              </w:rPr>
            </w:pPr>
            <w:r w:rsidRPr="00A23C2A">
              <w:rPr>
                <w:rFonts w:ascii="標楷體" w:eastAsia="標楷體" w:hAnsi="標楷體" w:hint="eastAsia"/>
              </w:rPr>
              <w:t>商品截止日期</w:t>
            </w:r>
          </w:p>
        </w:tc>
        <w:tc>
          <w:tcPr>
            <w:tcW w:w="783" w:type="dxa"/>
          </w:tcPr>
          <w:p w14:paraId="52615081" w14:textId="77777777" w:rsidR="00142A50" w:rsidRPr="00456B60" w:rsidRDefault="00142A50" w:rsidP="00F009C9">
            <w:pPr>
              <w:rPr>
                <w:rFonts w:ascii="標楷體" w:eastAsia="標楷體" w:hAnsi="標楷體"/>
              </w:rPr>
            </w:pPr>
          </w:p>
        </w:tc>
        <w:tc>
          <w:tcPr>
            <w:tcW w:w="904" w:type="dxa"/>
          </w:tcPr>
          <w:p w14:paraId="7A5A54E1" w14:textId="77777777" w:rsidR="00142A50" w:rsidRPr="00456B60" w:rsidRDefault="00142A50" w:rsidP="00F009C9">
            <w:pPr>
              <w:rPr>
                <w:rFonts w:ascii="標楷體" w:eastAsia="標楷體" w:hAnsi="標楷體"/>
              </w:rPr>
            </w:pPr>
          </w:p>
        </w:tc>
        <w:tc>
          <w:tcPr>
            <w:tcW w:w="1896" w:type="dxa"/>
          </w:tcPr>
          <w:p w14:paraId="76772AC7" w14:textId="77777777" w:rsidR="00142A50" w:rsidRPr="00456B60" w:rsidRDefault="00142A50" w:rsidP="00F009C9">
            <w:pPr>
              <w:rPr>
                <w:rFonts w:ascii="標楷體" w:eastAsia="標楷體" w:hAnsi="標楷體"/>
              </w:rPr>
            </w:pPr>
          </w:p>
        </w:tc>
        <w:tc>
          <w:tcPr>
            <w:tcW w:w="811" w:type="dxa"/>
          </w:tcPr>
          <w:p w14:paraId="54B11BFD" w14:textId="77777777" w:rsidR="00142A50" w:rsidRPr="00456B60" w:rsidRDefault="00142A50" w:rsidP="00F009C9">
            <w:pPr>
              <w:rPr>
                <w:rFonts w:ascii="標楷體" w:eastAsia="標楷體" w:hAnsi="標楷體"/>
                <w:color w:val="000000"/>
              </w:rPr>
            </w:pPr>
          </w:p>
        </w:tc>
        <w:tc>
          <w:tcPr>
            <w:tcW w:w="664" w:type="dxa"/>
          </w:tcPr>
          <w:p w14:paraId="298B90F4"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6A44A486" w14:textId="77777777" w:rsidR="00142A50" w:rsidRPr="00456B60" w:rsidRDefault="00142A50" w:rsidP="00F009C9">
            <w:pPr>
              <w:snapToGrid w:val="0"/>
              <w:ind w:left="238" w:hangingChars="99" w:hanging="238"/>
              <w:rPr>
                <w:rFonts w:ascii="標楷體" w:eastAsia="標楷體" w:hAnsi="標楷體"/>
                <w:color w:val="000000"/>
              </w:rPr>
            </w:pPr>
            <w:proofErr w:type="spellStart"/>
            <w:r w:rsidRPr="00FC60AC">
              <w:rPr>
                <w:rFonts w:ascii="標楷體" w:eastAsia="標楷體" w:hAnsi="標楷體"/>
                <w:color w:val="000000"/>
                <w:lang w:val="x-none" w:eastAsia="x-none"/>
              </w:rPr>
              <w:t>FacProd.EndDate</w:t>
            </w:r>
            <w:proofErr w:type="spellEnd"/>
          </w:p>
        </w:tc>
      </w:tr>
      <w:tr w:rsidR="00142A50" w:rsidRPr="00456B60" w14:paraId="02BB52BA" w14:textId="77777777" w:rsidTr="00F009C9">
        <w:trPr>
          <w:trHeight w:val="244"/>
          <w:jc w:val="center"/>
        </w:trPr>
        <w:tc>
          <w:tcPr>
            <w:tcW w:w="530" w:type="dxa"/>
          </w:tcPr>
          <w:p w14:paraId="55A5947C"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4C3E2C97" w14:textId="77777777" w:rsidR="00142A50" w:rsidRPr="00456B60" w:rsidRDefault="00142A50" w:rsidP="00F009C9">
            <w:pPr>
              <w:rPr>
                <w:rFonts w:ascii="標楷體" w:eastAsia="標楷體" w:hAnsi="標楷體"/>
              </w:rPr>
            </w:pPr>
            <w:proofErr w:type="spellStart"/>
            <w:r w:rsidRPr="00A23C2A">
              <w:rPr>
                <w:rFonts w:ascii="標楷體" w:eastAsia="標楷體" w:hAnsi="標楷體" w:hint="eastAsia"/>
                <w:color w:val="000000"/>
                <w:lang w:val="x-none" w:eastAsia="x-none"/>
              </w:rPr>
              <w:t>IFRS階梯商品別</w:t>
            </w:r>
            <w:proofErr w:type="spellEnd"/>
          </w:p>
        </w:tc>
        <w:tc>
          <w:tcPr>
            <w:tcW w:w="783" w:type="dxa"/>
          </w:tcPr>
          <w:p w14:paraId="08418B01"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557E594A" w14:textId="77777777" w:rsidR="00142A50" w:rsidRPr="00456B60" w:rsidRDefault="00142A50" w:rsidP="00F009C9">
            <w:pPr>
              <w:rPr>
                <w:rFonts w:ascii="標楷體" w:eastAsia="標楷體" w:hAnsi="標楷體"/>
              </w:rPr>
            </w:pPr>
          </w:p>
        </w:tc>
        <w:tc>
          <w:tcPr>
            <w:tcW w:w="1896" w:type="dxa"/>
          </w:tcPr>
          <w:p w14:paraId="6B344100" w14:textId="77777777" w:rsidR="00142A50" w:rsidRDefault="00142A50" w:rsidP="00F009C9">
            <w:pPr>
              <w:rPr>
                <w:rFonts w:ascii="標楷體" w:eastAsia="標楷體" w:hAnsi="標楷體"/>
                <w:color w:val="000000"/>
              </w:rPr>
            </w:pPr>
            <w:r>
              <w:rPr>
                <w:rFonts w:ascii="標楷體" w:eastAsia="標楷體" w:hAnsi="標楷體"/>
                <w:color w:val="000000"/>
              </w:rPr>
              <w:t>N</w:t>
            </w:r>
            <w:r>
              <w:rPr>
                <w:rFonts w:ascii="標楷體" w:eastAsia="標楷體" w:hAnsi="標楷體" w:hint="eastAsia"/>
                <w:color w:val="000000"/>
              </w:rPr>
              <w:t>:</w:t>
            </w:r>
            <w:r w:rsidRPr="00891952">
              <w:rPr>
                <w:rFonts w:ascii="標楷體" w:eastAsia="標楷體" w:hAnsi="標楷體" w:hint="eastAsia"/>
                <w:color w:val="000000"/>
              </w:rPr>
              <w:t>非階梯式</w:t>
            </w:r>
          </w:p>
          <w:p w14:paraId="4EAE8407" w14:textId="77777777" w:rsidR="00142A50" w:rsidRDefault="00142A50" w:rsidP="00F009C9">
            <w:pPr>
              <w:rPr>
                <w:rFonts w:ascii="標楷體" w:eastAsia="標楷體" w:hAnsi="標楷體"/>
                <w:color w:val="000000"/>
              </w:rPr>
            </w:pPr>
            <w:r w:rsidRPr="00891952">
              <w:rPr>
                <w:rFonts w:ascii="標楷體" w:eastAsia="標楷體" w:hAnsi="標楷體" w:hint="eastAsia"/>
                <w:color w:val="000000"/>
              </w:rPr>
              <w:t>A:固定階梯</w:t>
            </w:r>
          </w:p>
          <w:p w14:paraId="180BD118" w14:textId="77777777" w:rsidR="00142A50" w:rsidRPr="00456B60" w:rsidRDefault="00142A50" w:rsidP="00F009C9">
            <w:pPr>
              <w:rPr>
                <w:rFonts w:ascii="標楷體" w:eastAsia="標楷體" w:hAnsi="標楷體"/>
              </w:rPr>
            </w:pPr>
            <w:r w:rsidRPr="00891952">
              <w:rPr>
                <w:rFonts w:ascii="標楷體" w:eastAsia="標楷體" w:hAnsi="標楷體" w:hint="eastAsia"/>
                <w:color w:val="000000"/>
              </w:rPr>
              <w:t>B:浮動階梯</w:t>
            </w:r>
          </w:p>
        </w:tc>
        <w:tc>
          <w:tcPr>
            <w:tcW w:w="811" w:type="dxa"/>
          </w:tcPr>
          <w:p w14:paraId="18614350"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6601360"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0ED43660"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E36B4F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Pr>
                <w:rFonts w:ascii="標楷體" w:eastAsia="標楷體" w:hAnsi="標楷體" w:hint="eastAsia"/>
                <w:color w:val="000000"/>
              </w:rPr>
              <w:t>限輸入代碼，</w:t>
            </w:r>
            <w:r w:rsidRPr="00456B60">
              <w:rPr>
                <w:rFonts w:ascii="標楷體" w:eastAsia="標楷體" w:hAnsi="標楷體" w:hint="eastAsia"/>
                <w:color w:val="000000"/>
              </w:rPr>
              <w:t>檢核條件：</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3C8B156" w14:textId="77777777" w:rsidR="00142A50" w:rsidRPr="00646A83" w:rsidRDefault="00142A50" w:rsidP="00F009C9">
            <w:pPr>
              <w:snapToGrid w:val="0"/>
              <w:ind w:left="238" w:hangingChars="99" w:hanging="238"/>
              <w:rPr>
                <w:rFonts w:ascii="標楷體" w:eastAsia="標楷體" w:hAnsi="標楷體"/>
                <w:strike/>
                <w:color w:val="000000"/>
                <w:highlight w:val="cyan"/>
              </w:rPr>
            </w:pPr>
            <w:r>
              <w:rPr>
                <w:rFonts w:ascii="標楷體" w:eastAsia="標楷體" w:hAnsi="標楷體" w:hint="eastAsia"/>
                <w:color w:val="000000"/>
              </w:rPr>
              <w:t>3.</w:t>
            </w:r>
            <w:r w:rsidRPr="00646A83">
              <w:rPr>
                <w:rFonts w:ascii="標楷體" w:eastAsia="標楷體" w:hAnsi="標楷體" w:hint="eastAsia"/>
                <w:strike/>
                <w:color w:val="000000"/>
                <w:highlight w:val="cyan"/>
              </w:rPr>
              <w:t>若不輸入表示「非階梯式」</w:t>
            </w:r>
          </w:p>
          <w:p w14:paraId="1547E8D1" w14:textId="77777777" w:rsidR="00142A50" w:rsidRPr="001B4EDF" w:rsidRDefault="00142A50" w:rsidP="00F009C9">
            <w:pPr>
              <w:ind w:leftChars="-2" w:left="276" w:hangingChars="117" w:hanging="281"/>
              <w:rPr>
                <w:rFonts w:ascii="標楷體" w:eastAsia="標楷體" w:hAnsi="標楷體"/>
                <w:color w:val="000000"/>
              </w:rPr>
            </w:pPr>
            <w:r w:rsidRPr="00646A83">
              <w:rPr>
                <w:rFonts w:ascii="標楷體" w:eastAsia="標楷體" w:hAnsi="標楷體" w:hint="eastAsia"/>
                <w:strike/>
                <w:color w:val="000000"/>
                <w:highlight w:val="cyan"/>
              </w:rPr>
              <w:t>4</w:t>
            </w:r>
            <w:r w:rsidRPr="00646A83">
              <w:rPr>
                <w:rFonts w:ascii="標楷體" w:eastAsia="標楷體" w:hAnsi="標楷體"/>
                <w:strike/>
                <w:color w:val="000000"/>
                <w:highlight w:val="cyan"/>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r>
      <w:tr w:rsidR="00142A50" w:rsidRPr="00456B60" w14:paraId="150D789C" w14:textId="77777777" w:rsidTr="00F009C9">
        <w:trPr>
          <w:trHeight w:val="244"/>
          <w:jc w:val="center"/>
        </w:trPr>
        <w:tc>
          <w:tcPr>
            <w:tcW w:w="530" w:type="dxa"/>
          </w:tcPr>
          <w:p w14:paraId="676150E8" w14:textId="77777777" w:rsidR="00142A50" w:rsidRDefault="00142A50" w:rsidP="00F009C9">
            <w:pPr>
              <w:rPr>
                <w:rFonts w:ascii="標楷體" w:eastAsia="標楷體" w:hAnsi="標楷體"/>
              </w:rPr>
            </w:pPr>
          </w:p>
        </w:tc>
        <w:tc>
          <w:tcPr>
            <w:tcW w:w="1308" w:type="dxa"/>
          </w:tcPr>
          <w:p w14:paraId="1B69BBFD" w14:textId="77777777" w:rsidR="00142A50" w:rsidRPr="00A23C2A" w:rsidRDefault="00142A50" w:rsidP="00F009C9">
            <w:pPr>
              <w:rPr>
                <w:rFonts w:ascii="標楷體" w:eastAsia="標楷體" w:hAnsi="標楷體"/>
                <w:color w:val="000000"/>
                <w:lang w:val="x-none" w:eastAsia="x-none"/>
              </w:rPr>
            </w:pPr>
            <w:proofErr w:type="spellStart"/>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roofErr w:type="spellEnd"/>
          </w:p>
        </w:tc>
        <w:tc>
          <w:tcPr>
            <w:tcW w:w="783" w:type="dxa"/>
          </w:tcPr>
          <w:p w14:paraId="425D8C03" w14:textId="77777777" w:rsidR="00142A50" w:rsidRDefault="00142A50" w:rsidP="00F009C9">
            <w:pPr>
              <w:rPr>
                <w:rFonts w:ascii="標楷體" w:eastAsia="標楷體" w:hAnsi="標楷體"/>
              </w:rPr>
            </w:pPr>
          </w:p>
        </w:tc>
        <w:tc>
          <w:tcPr>
            <w:tcW w:w="904" w:type="dxa"/>
          </w:tcPr>
          <w:p w14:paraId="19D12449" w14:textId="77777777" w:rsidR="00142A50" w:rsidRPr="00456B60" w:rsidRDefault="00142A50" w:rsidP="00F009C9">
            <w:pPr>
              <w:rPr>
                <w:rFonts w:ascii="標楷體" w:eastAsia="標楷體" w:hAnsi="標楷體"/>
              </w:rPr>
            </w:pPr>
          </w:p>
        </w:tc>
        <w:tc>
          <w:tcPr>
            <w:tcW w:w="1896" w:type="dxa"/>
          </w:tcPr>
          <w:p w14:paraId="0769CC28" w14:textId="77777777" w:rsidR="00142A50" w:rsidRPr="00456B60" w:rsidRDefault="00142A50" w:rsidP="00F009C9">
            <w:pPr>
              <w:rPr>
                <w:rFonts w:ascii="標楷體" w:eastAsia="標楷體" w:hAnsi="標楷體"/>
              </w:rPr>
            </w:pPr>
          </w:p>
        </w:tc>
        <w:tc>
          <w:tcPr>
            <w:tcW w:w="811" w:type="dxa"/>
          </w:tcPr>
          <w:p w14:paraId="00C9C086" w14:textId="77777777" w:rsidR="00142A50" w:rsidRPr="00456B60" w:rsidRDefault="00142A50" w:rsidP="00F009C9">
            <w:pPr>
              <w:rPr>
                <w:rFonts w:ascii="標楷體" w:eastAsia="標楷體" w:hAnsi="標楷體"/>
              </w:rPr>
            </w:pPr>
          </w:p>
        </w:tc>
        <w:tc>
          <w:tcPr>
            <w:tcW w:w="664" w:type="dxa"/>
          </w:tcPr>
          <w:p w14:paraId="56EB8BA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55A5221" w14:textId="77777777" w:rsidR="00142A50" w:rsidRPr="007B7D37"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A23C2A">
              <w:rPr>
                <w:rFonts w:ascii="標楷體" w:eastAsia="標楷體" w:hAnsi="標楷體" w:hint="eastAsia"/>
                <w:color w:val="000000"/>
                <w:lang w:val="x-none" w:eastAsia="x-none"/>
              </w:rPr>
              <w:t>IFRS階梯商品別</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1FFF1D84" w14:textId="77777777" w:rsidTr="00F009C9">
        <w:trPr>
          <w:trHeight w:val="244"/>
          <w:jc w:val="center"/>
        </w:trPr>
        <w:tc>
          <w:tcPr>
            <w:tcW w:w="530" w:type="dxa"/>
          </w:tcPr>
          <w:p w14:paraId="40D8AA20"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308" w:type="dxa"/>
          </w:tcPr>
          <w:p w14:paraId="530362F8" w14:textId="77777777" w:rsidR="00142A50" w:rsidRPr="00456B60" w:rsidRDefault="00142A50" w:rsidP="00F009C9">
            <w:pPr>
              <w:rPr>
                <w:rFonts w:ascii="標楷體" w:eastAsia="標楷體" w:hAnsi="標楷體"/>
              </w:rPr>
            </w:pPr>
            <w:proofErr w:type="spellStart"/>
            <w:r w:rsidRPr="00A23C2A">
              <w:rPr>
                <w:rFonts w:ascii="標楷體" w:eastAsia="標楷體" w:hAnsi="標楷體" w:hint="eastAsia"/>
                <w:color w:val="000000"/>
                <w:lang w:val="x-none" w:eastAsia="x-none"/>
              </w:rPr>
              <w:t>IFRS產品別</w:t>
            </w:r>
            <w:proofErr w:type="spellEnd"/>
          </w:p>
        </w:tc>
        <w:tc>
          <w:tcPr>
            <w:tcW w:w="783" w:type="dxa"/>
          </w:tcPr>
          <w:p w14:paraId="43F899A9"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904" w:type="dxa"/>
          </w:tcPr>
          <w:p w14:paraId="332BD2DE" w14:textId="77777777" w:rsidR="00142A50" w:rsidRPr="00456B60" w:rsidRDefault="00142A50" w:rsidP="00F009C9">
            <w:pPr>
              <w:rPr>
                <w:rFonts w:ascii="標楷體" w:eastAsia="標楷體" w:hAnsi="標楷體"/>
              </w:rPr>
            </w:pPr>
          </w:p>
        </w:tc>
        <w:tc>
          <w:tcPr>
            <w:tcW w:w="1896" w:type="dxa"/>
          </w:tcPr>
          <w:p w14:paraId="33456CC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096A2DB7"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r w:rsidRPr="00A232EE">
              <w:rPr>
                <w:rFonts w:ascii="標楷體" w:eastAsia="標楷體" w:hAnsi="標楷體"/>
              </w:rPr>
              <w:lastRenderedPageBreak/>
              <w:t>Ifrs</w:t>
            </w:r>
            <w:r>
              <w:rPr>
                <w:rFonts w:ascii="標楷體" w:eastAsia="標楷體" w:hAnsi="標楷體" w:hint="eastAsia"/>
              </w:rPr>
              <w:t>9</w:t>
            </w:r>
            <w:r w:rsidRPr="00A232EE">
              <w:rPr>
                <w:rFonts w:ascii="標楷體" w:eastAsia="標楷體" w:hAnsi="標楷體"/>
              </w:rPr>
              <w:t>ProdCode</w:t>
            </w:r>
          </w:p>
          <w:p w14:paraId="496873C9"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72EC999"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68F8DBC7"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E146265"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5F0F9541"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73DDD346"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r>
      <w:tr w:rsidR="00142A50" w:rsidRPr="00456B60" w14:paraId="1B58869E" w14:textId="77777777" w:rsidTr="00F009C9">
        <w:trPr>
          <w:trHeight w:val="244"/>
          <w:jc w:val="center"/>
        </w:trPr>
        <w:tc>
          <w:tcPr>
            <w:tcW w:w="530" w:type="dxa"/>
          </w:tcPr>
          <w:p w14:paraId="191C18D0" w14:textId="77777777" w:rsidR="00142A50" w:rsidRDefault="00142A50" w:rsidP="00F009C9">
            <w:pPr>
              <w:rPr>
                <w:rFonts w:ascii="標楷體" w:eastAsia="標楷體" w:hAnsi="標楷體"/>
              </w:rPr>
            </w:pPr>
          </w:p>
        </w:tc>
        <w:tc>
          <w:tcPr>
            <w:tcW w:w="1308" w:type="dxa"/>
          </w:tcPr>
          <w:p w14:paraId="65F09E74" w14:textId="77777777" w:rsidR="00142A50" w:rsidRPr="00B12444" w:rsidRDefault="00142A50" w:rsidP="00F009C9">
            <w:pPr>
              <w:rPr>
                <w:rFonts w:ascii="標楷體" w:eastAsia="標楷體" w:hAnsi="標楷體"/>
                <w:color w:val="000000"/>
                <w:lang w:val="x-none" w:eastAsia="x-none"/>
              </w:rPr>
            </w:pPr>
            <w:proofErr w:type="spellStart"/>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roofErr w:type="spellEnd"/>
          </w:p>
        </w:tc>
        <w:tc>
          <w:tcPr>
            <w:tcW w:w="783" w:type="dxa"/>
          </w:tcPr>
          <w:p w14:paraId="5AFBBF80" w14:textId="77777777" w:rsidR="00142A50" w:rsidRDefault="00142A50" w:rsidP="00F009C9">
            <w:pPr>
              <w:rPr>
                <w:rFonts w:ascii="標楷體" w:eastAsia="標楷體" w:hAnsi="標楷體"/>
              </w:rPr>
            </w:pPr>
          </w:p>
        </w:tc>
        <w:tc>
          <w:tcPr>
            <w:tcW w:w="904" w:type="dxa"/>
          </w:tcPr>
          <w:p w14:paraId="06EE78E8" w14:textId="77777777" w:rsidR="00142A50" w:rsidRPr="00456B60" w:rsidRDefault="00142A50" w:rsidP="00F009C9">
            <w:pPr>
              <w:rPr>
                <w:rFonts w:ascii="標楷體" w:eastAsia="標楷體" w:hAnsi="標楷體"/>
              </w:rPr>
            </w:pPr>
          </w:p>
        </w:tc>
        <w:tc>
          <w:tcPr>
            <w:tcW w:w="1896" w:type="dxa"/>
          </w:tcPr>
          <w:p w14:paraId="05A102E0" w14:textId="77777777" w:rsidR="00142A50" w:rsidRPr="00091624" w:rsidRDefault="00142A50" w:rsidP="00F009C9">
            <w:pPr>
              <w:rPr>
                <w:rFonts w:ascii="標楷體" w:eastAsia="標楷體" w:hAnsi="標楷體"/>
              </w:rPr>
            </w:pPr>
          </w:p>
        </w:tc>
        <w:tc>
          <w:tcPr>
            <w:tcW w:w="811" w:type="dxa"/>
          </w:tcPr>
          <w:p w14:paraId="0CF7ED65" w14:textId="77777777" w:rsidR="00142A50" w:rsidRPr="00456B60" w:rsidRDefault="00142A50" w:rsidP="00F009C9">
            <w:pPr>
              <w:rPr>
                <w:rFonts w:ascii="標楷體" w:eastAsia="標楷體" w:hAnsi="標楷體"/>
              </w:rPr>
            </w:pPr>
          </w:p>
        </w:tc>
        <w:tc>
          <w:tcPr>
            <w:tcW w:w="664" w:type="dxa"/>
          </w:tcPr>
          <w:p w14:paraId="1E5B0101"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4423784"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A23C2A">
              <w:rPr>
                <w:rFonts w:ascii="標楷體" w:eastAsia="標楷體" w:hAnsi="標楷體" w:hint="eastAsia"/>
                <w:color w:val="000000"/>
                <w:lang w:val="x-none" w:eastAsia="x-none"/>
              </w:rPr>
              <w:t>IFRS產品別</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bl>
    <w:p w14:paraId="2E310FB3" w14:textId="77777777" w:rsidR="00142A50" w:rsidRDefault="00142A50" w:rsidP="00142A50">
      <w:pPr>
        <w:ind w:left="1440"/>
      </w:pPr>
    </w:p>
    <w:p w14:paraId="2B3417A0" w14:textId="77777777" w:rsidR="00142A50" w:rsidRPr="00D33E89" w:rsidRDefault="00142A50" w:rsidP="00142A50">
      <w:pPr>
        <w:pStyle w:val="a"/>
        <w:spacing w:before="0"/>
      </w:pPr>
      <w:r w:rsidRPr="00D33E89">
        <w:rPr>
          <w:rFonts w:hint="eastAsia"/>
        </w:rPr>
        <w:t>選單</w:t>
      </w:r>
      <w:r>
        <w:rPr>
          <w:rFonts w:hint="eastAsia"/>
        </w:rPr>
        <w:t>1</w:t>
      </w:r>
      <w:r w:rsidRPr="00D33E89">
        <w:rPr>
          <w:rFonts w:hint="eastAsia"/>
        </w:rPr>
        <w:t>/L6064</w:t>
      </w:r>
    </w:p>
    <w:p w14:paraId="087B278D" w14:textId="3D1C3148" w:rsidR="00142A50" w:rsidRDefault="00142A50" w:rsidP="00142A50">
      <w:r w:rsidRPr="00D65F18">
        <w:rPr>
          <w:noProof/>
        </w:rPr>
        <w:drawing>
          <wp:inline distT="0" distB="0" distL="0" distR="0" wp14:anchorId="0EFD7D90" wp14:editId="2DC6C7B8">
            <wp:extent cx="6479540" cy="5135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77A8F834" w14:textId="77777777" w:rsidR="00142A50" w:rsidRDefault="00142A50" w:rsidP="00142A50">
      <w:pPr>
        <w:ind w:left="1440"/>
      </w:pPr>
    </w:p>
    <w:p w14:paraId="6DD79FE5" w14:textId="64713D83" w:rsidR="00142A50" w:rsidRDefault="00142A50" w:rsidP="00142A50"/>
    <w:p w14:paraId="6751B3C9" w14:textId="6BF27E3C" w:rsidR="00142A50" w:rsidRDefault="00142A50">
      <w:pPr>
        <w:widowControl/>
      </w:pPr>
      <w:r>
        <w:br w:type="page"/>
      </w:r>
    </w:p>
    <w:p w14:paraId="50E1BC81" w14:textId="77777777" w:rsidR="00142A50" w:rsidRPr="00142A50" w:rsidRDefault="00142A50" w:rsidP="00142A50"/>
    <w:p w14:paraId="513DAE9A" w14:textId="6D61E8D8" w:rsidR="00142A50" w:rsidRPr="00142A50" w:rsidRDefault="00B62664" w:rsidP="0078740E">
      <w:pPr>
        <w:pStyle w:val="3"/>
        <w:numPr>
          <w:ilvl w:val="2"/>
          <w:numId w:val="7"/>
        </w:numPr>
        <w:spacing w:before="0"/>
        <w:rPr>
          <w:rFonts w:ascii="標楷體" w:hAnsi="標楷體"/>
          <w:b/>
          <w:szCs w:val="32"/>
        </w:rPr>
      </w:pPr>
      <w:bookmarkStart w:id="119" w:name="_Toc140244526"/>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904</w:t>
      </w:r>
      <w:r w:rsidR="00142A50" w:rsidRPr="005179EE">
        <w:rPr>
          <w:rFonts w:ascii="標楷體" w:hAnsi="標楷體" w:hint="eastAsia"/>
          <w:b/>
          <w:szCs w:val="32"/>
        </w:rPr>
        <w:t>特殊客觀減損狀況</w:t>
      </w:r>
      <w:r w:rsidR="00142A50" w:rsidRPr="004D7A88">
        <w:rPr>
          <w:rFonts w:ascii="標楷體" w:hAnsi="標楷體" w:hint="eastAsia"/>
          <w:b/>
          <w:szCs w:val="32"/>
        </w:rPr>
        <w:t>查詢</w:t>
      </w:r>
      <w:bookmarkEnd w:id="119"/>
    </w:p>
    <w:p w14:paraId="54FB041A"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3B331342"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CD93AC7"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4B0BC42" w14:textId="77777777" w:rsidR="00142A50" w:rsidRPr="008F20B5" w:rsidRDefault="00142A50" w:rsidP="00F009C9">
            <w:pPr>
              <w:rPr>
                <w:rFonts w:ascii="標楷體" w:eastAsia="標楷體" w:hAnsi="標楷體"/>
              </w:rPr>
            </w:pPr>
            <w:r w:rsidRPr="005179EE">
              <w:rPr>
                <w:rFonts w:ascii="標楷體" w:eastAsia="標楷體" w:hAnsi="標楷體" w:hint="eastAsia"/>
              </w:rPr>
              <w:t>特殊客觀減損狀況</w:t>
            </w:r>
            <w:r w:rsidRPr="004D7A88">
              <w:rPr>
                <w:rFonts w:ascii="標楷體" w:eastAsia="標楷體" w:hAnsi="標楷體" w:hint="eastAsia"/>
              </w:rPr>
              <w:t>查詢</w:t>
            </w:r>
          </w:p>
        </w:tc>
      </w:tr>
      <w:tr w:rsidR="00142A50" w:rsidRPr="008F20B5" w14:paraId="4EF0981F"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1769861"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DC08D11" w14:textId="77777777" w:rsidR="00142A50" w:rsidRPr="004A1C2C" w:rsidRDefault="00142A50"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179EE">
              <w:rPr>
                <w:rFonts w:ascii="標楷體" w:eastAsia="標楷體" w:hAnsi="標楷體" w:hint="eastAsia"/>
                <w:lang w:eastAsia="zh-HK"/>
              </w:rPr>
              <w:t>特殊客觀減損狀況</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5179EE">
              <w:rPr>
                <w:rFonts w:ascii="標楷體" w:eastAsia="標楷體" w:hAnsi="標楷體" w:hint="eastAsia"/>
                <w:lang w:eastAsia="zh-HK"/>
              </w:rPr>
              <w:t>資料</w:t>
            </w:r>
            <w:r>
              <w:rPr>
                <w:rFonts w:ascii="標楷體" w:eastAsia="標楷體" w:hAnsi="標楷體" w:hint="eastAsia"/>
                <w:lang w:eastAsia="zh-HK"/>
              </w:rPr>
              <w:t>時</w:t>
            </w:r>
          </w:p>
        </w:tc>
      </w:tr>
      <w:tr w:rsidR="00142A50" w:rsidRPr="008F20B5" w14:paraId="72345F53"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F08BA0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D54D14"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DFAA419" w14:textId="77777777" w:rsidR="00142A50" w:rsidRDefault="00142A50" w:rsidP="00F009C9">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p>
          <w:p w14:paraId="437636E3"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29247A35" w14:textId="77777777" w:rsidR="00142A50" w:rsidRPr="00A84BCA" w:rsidRDefault="00142A50"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190D69">
              <w:rPr>
                <w:rFonts w:ascii="標楷體" w:eastAsia="標楷體" w:hAnsi="標楷體" w:hint="eastAsia"/>
                <w:color w:val="000000"/>
                <w:szCs w:val="20"/>
                <w:lang w:val="x-none"/>
              </w:rPr>
              <w:t>戶號(</w:t>
            </w:r>
            <w:proofErr w:type="spellStart"/>
            <w:r w:rsidRPr="00190D69">
              <w:rPr>
                <w:rFonts w:ascii="標楷體" w:eastAsia="標楷體" w:hAnsi="標楷體"/>
                <w:color w:val="000000"/>
                <w:szCs w:val="20"/>
                <w:lang w:val="x-none"/>
              </w:rPr>
              <w:t>CustNo</w:t>
            </w:r>
            <w:proofErr w:type="spellEnd"/>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FacmNo</w:t>
            </w:r>
            <w:proofErr w:type="spellEnd"/>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查詢，並依下列條件篩選：</w:t>
            </w:r>
          </w:p>
          <w:p w14:paraId="777111A0" w14:textId="77777777" w:rsidR="00142A50" w:rsidRPr="00190D69" w:rsidRDefault="00142A50" w:rsidP="00F009C9">
            <w:pPr>
              <w:ind w:leftChars="100" w:left="749" w:hangingChars="212" w:hanging="509"/>
              <w:rPr>
                <w:rFonts w:ascii="標楷體" w:eastAsia="標楷體" w:hAnsi="標楷體"/>
                <w:color w:val="000000"/>
                <w:szCs w:val="20"/>
                <w:lang w:val="x-none"/>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sidRPr="00CF3D3D">
              <w:rPr>
                <w:rFonts w:eastAsia="標楷體" w:hint="eastAsia"/>
                <w:color w:val="000000"/>
                <w:szCs w:val="20"/>
                <w:lang w:val="x-none"/>
              </w:rPr>
              <w:t>戶號</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rPr>
              <w:t>所有[</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proofErr w:type="spellStart"/>
            <w:r w:rsidRPr="00190D69">
              <w:rPr>
                <w:rFonts w:ascii="標楷體" w:eastAsia="標楷體" w:hAnsi="標楷體" w:hint="eastAsia"/>
                <w:color w:val="000000"/>
                <w:szCs w:val="20"/>
                <w:lang w:val="x-none"/>
              </w:rPr>
              <w:t>戶號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CustNo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w:t>
            </w:r>
            <w:r>
              <w:rPr>
                <w:rFonts w:ascii="標楷體" w:eastAsia="標楷體" w:hAnsi="標楷體" w:hint="eastAsia"/>
              </w:rPr>
              <w:t xml:space="preserve"> </w:t>
            </w:r>
            <w:r>
              <w:rPr>
                <w:rFonts w:ascii="標楷體" w:eastAsia="標楷體" w:hAnsi="標楷體" w:hint="eastAsia"/>
                <w:color w:val="000000"/>
                <w:szCs w:val="20"/>
                <w:lang w:val="x-none"/>
              </w:rPr>
              <w:t>[</w:t>
            </w:r>
            <w:proofErr w:type="spellStart"/>
            <w:r w:rsidRPr="00190D69">
              <w:rPr>
                <w:rFonts w:ascii="標楷體" w:eastAsia="標楷體" w:hAnsi="標楷體" w:hint="eastAsia"/>
                <w:color w:val="000000"/>
                <w:szCs w:val="20"/>
                <w:lang w:val="x-none"/>
              </w:rPr>
              <w:t>戶號</w:t>
            </w:r>
            <w:proofErr w:type="spellEnd"/>
            <w:r>
              <w:rPr>
                <w:rFonts w:ascii="標楷體" w:eastAsia="標楷體" w:hAnsi="標楷體" w:hint="eastAsia"/>
                <w:color w:val="000000"/>
                <w:szCs w:val="20"/>
                <w:lang w:val="x-none"/>
              </w:rPr>
              <w:t>]</w:t>
            </w:r>
          </w:p>
          <w:p w14:paraId="47BE272D" w14:textId="77777777" w:rsidR="00142A50" w:rsidRPr="00190D69" w:rsidRDefault="00142A50" w:rsidP="00F009C9">
            <w:pPr>
              <w:ind w:leftChars="100" w:left="749" w:hangingChars="212" w:hanging="509"/>
              <w:rPr>
                <w:rFonts w:ascii="標楷體" w:eastAsia="標楷體" w:hAnsi="標楷體"/>
              </w:rPr>
            </w:pPr>
            <w:r w:rsidRPr="00190D69">
              <w:rPr>
                <w:rFonts w:ascii="標楷體" w:eastAsia="標楷體" w:hAnsi="標楷體"/>
              </w:rPr>
              <w:t xml:space="preserve">(2) </w:t>
            </w:r>
            <w:r>
              <w:rPr>
                <w:rFonts w:ascii="標楷體" w:eastAsia="標楷體" w:hAnsi="標楷體" w:hint="eastAsia"/>
              </w:rPr>
              <w:t>若[</w:t>
            </w:r>
            <w:r>
              <w:rPr>
                <w:rFonts w:eastAsia="標楷體" w:hint="eastAsia"/>
                <w:color w:val="000000"/>
                <w:szCs w:val="20"/>
                <w:lang w:val="x-none"/>
              </w:rPr>
              <w:t>額度</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lang w:eastAsia="zh-HK"/>
              </w:rPr>
              <w:t>該戶號</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所有資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proofErr w:type="spellStart"/>
            <w:r w:rsidRPr="00006BB2">
              <w:rPr>
                <w:rFonts w:ascii="標楷體" w:eastAsia="標楷體" w:hAnsi="標楷體" w:hint="eastAsia"/>
                <w:color w:val="000000"/>
              </w:rPr>
              <w:t>額度編號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FacmNo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 xml:space="preserve">= </w:t>
            </w:r>
            <w:r>
              <w:rPr>
                <w:rFonts w:ascii="標楷體" w:eastAsia="標楷體" w:hAnsi="標楷體" w:hint="eastAsia"/>
                <w:color w:val="000000"/>
                <w:szCs w:val="20"/>
                <w:lang w:val="x-none"/>
              </w:rPr>
              <w:t>[</w:t>
            </w:r>
            <w:proofErr w:type="spellStart"/>
            <w:r>
              <w:rPr>
                <w:rFonts w:eastAsia="標楷體" w:hint="eastAsia"/>
                <w:color w:val="000000"/>
                <w:szCs w:val="20"/>
                <w:lang w:val="x-none"/>
              </w:rPr>
              <w:t>額度</w:t>
            </w:r>
            <w:proofErr w:type="spellEnd"/>
            <w:r>
              <w:rPr>
                <w:rFonts w:ascii="標楷體" w:eastAsia="標楷體" w:hAnsi="標楷體" w:hint="eastAsia"/>
                <w:color w:val="000000"/>
                <w:szCs w:val="20"/>
                <w:lang w:val="x-none"/>
              </w:rPr>
              <w:t>]</w:t>
            </w:r>
          </w:p>
          <w:p w14:paraId="64F1D385" w14:textId="77777777" w:rsidR="00142A50" w:rsidRDefault="00142A50"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2C4C7DEB" w14:textId="77777777" w:rsidR="00142A50" w:rsidRDefault="00142A50" w:rsidP="00F009C9">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lang w:val="x-none"/>
              </w:rPr>
              <w:t>[</w:t>
            </w:r>
            <w:proofErr w:type="spellStart"/>
            <w:r w:rsidRPr="00190D69">
              <w:rPr>
                <w:rFonts w:ascii="標楷體" w:eastAsia="標楷體" w:hAnsi="標楷體" w:hint="eastAsia"/>
                <w:color w:val="000000"/>
                <w:szCs w:val="20"/>
                <w:lang w:val="x-none"/>
              </w:rPr>
              <w:t>戶號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CustNo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0D8769BB" w14:textId="77777777" w:rsidR="00142A50" w:rsidRDefault="00142A50" w:rsidP="00F009C9">
            <w:pPr>
              <w:ind w:leftChars="100" w:left="240"/>
              <w:rPr>
                <w:rFonts w:ascii="標楷體" w:eastAsia="標楷體" w:hAnsi="標楷體"/>
              </w:rPr>
            </w:pPr>
            <w:r>
              <w:rPr>
                <w:rFonts w:ascii="標楷體" w:eastAsia="標楷體" w:hAnsi="標楷體" w:hint="eastAsia"/>
              </w:rPr>
              <w:t>(</w:t>
            </w:r>
            <w:r>
              <w:rPr>
                <w:rFonts w:ascii="標楷體" w:eastAsia="標楷體" w:hAnsi="標楷體"/>
              </w:rPr>
              <w:t>2).</w:t>
            </w:r>
            <w:r>
              <w:rPr>
                <w:rFonts w:ascii="標楷體" w:eastAsia="標楷體" w:hAnsi="標楷體" w:hint="eastAsia"/>
                <w:color w:val="000000"/>
                <w:szCs w:val="20"/>
                <w:lang w:val="x-none"/>
              </w:rPr>
              <w:t>[</w:t>
            </w:r>
            <w:proofErr w:type="spellStart"/>
            <w:r w:rsidRPr="00006BB2">
              <w:rPr>
                <w:rFonts w:ascii="標楷體" w:eastAsia="標楷體" w:hAnsi="標楷體" w:hint="eastAsia"/>
                <w:color w:val="000000"/>
              </w:rPr>
              <w:t>額度編號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FacmNo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1EEFD7BE" w14:textId="77777777" w:rsidR="00142A50" w:rsidRPr="0058227F" w:rsidRDefault="00142A50" w:rsidP="00F009C9">
            <w:pPr>
              <w:ind w:leftChars="100" w:left="240"/>
              <w:rPr>
                <w:rFonts w:ascii="標楷體" w:eastAsia="標楷體" w:hAnsi="標楷體"/>
              </w:rPr>
            </w:pPr>
            <w:r>
              <w:rPr>
                <w:rFonts w:ascii="標楷體" w:eastAsia="標楷體" w:hAnsi="標楷體"/>
              </w:rPr>
              <w:t>(3).</w:t>
            </w:r>
            <w:r w:rsidRPr="00B734AB">
              <w:rPr>
                <w:rFonts w:ascii="標楷體" w:eastAsia="標楷體" w:hAnsi="標楷體" w:hint="eastAsia"/>
                <w:color w:val="000000"/>
              </w:rPr>
              <w:t>[發生日期(</w:t>
            </w:r>
            <w:proofErr w:type="spellStart"/>
            <w:r w:rsidRPr="00B734AB">
              <w:rPr>
                <w:rFonts w:ascii="標楷體" w:eastAsia="標楷體" w:hAnsi="標楷體"/>
                <w:color w:val="000000"/>
              </w:rPr>
              <w:t>MarkDate</w:t>
            </w:r>
            <w:proofErr w:type="spellEnd"/>
            <w:r w:rsidRPr="00B734AB">
              <w:rPr>
                <w:rFonts w:ascii="標楷體" w:eastAsia="標楷體" w:hAnsi="標楷體" w:hint="eastAsia"/>
                <w:color w:val="000000"/>
              </w:rPr>
              <w:t>)](由小至大)</w:t>
            </w:r>
          </w:p>
        </w:tc>
      </w:tr>
      <w:tr w:rsidR="00142A50" w:rsidRPr="008F20B5" w14:paraId="705A4194"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5E39E20B"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A1B99A" w14:textId="77777777" w:rsidR="00142A50" w:rsidRPr="004A1C2C" w:rsidRDefault="00142A50" w:rsidP="00F009C9">
            <w:pPr>
              <w:rPr>
                <w:rFonts w:ascii="標楷體" w:eastAsia="標楷體" w:hAnsi="標楷體"/>
              </w:rPr>
            </w:pPr>
          </w:p>
        </w:tc>
      </w:tr>
      <w:tr w:rsidR="00142A50" w:rsidRPr="008F20B5" w14:paraId="32DC6884"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192B5B0"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510293" w14:textId="77777777" w:rsidR="00142A50" w:rsidRPr="004A1C2C" w:rsidRDefault="00142A50" w:rsidP="00F009C9">
            <w:pPr>
              <w:rPr>
                <w:rFonts w:ascii="標楷體" w:eastAsia="標楷體" w:hAnsi="標楷體"/>
              </w:rPr>
            </w:pPr>
          </w:p>
        </w:tc>
      </w:tr>
      <w:tr w:rsidR="00142A50" w:rsidRPr="008F20B5" w14:paraId="510E9A8A"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CA262C0"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B32E94" w14:textId="77777777" w:rsidR="00142A50" w:rsidRPr="004A1C2C" w:rsidRDefault="00142A50" w:rsidP="00F009C9">
            <w:pPr>
              <w:rPr>
                <w:rFonts w:ascii="標楷體" w:eastAsia="標楷體" w:hAnsi="標楷體"/>
              </w:rPr>
            </w:pPr>
            <w:r>
              <w:rPr>
                <w:rFonts w:ascii="標楷體" w:eastAsia="標楷體" w:hAnsi="標楷體" w:hint="eastAsia"/>
                <w:lang w:eastAsia="zh-HK"/>
              </w:rPr>
              <w:t>提供資料查詢輸出</w:t>
            </w:r>
          </w:p>
        </w:tc>
      </w:tr>
      <w:tr w:rsidR="00142A50" w:rsidRPr="008F20B5" w14:paraId="72D668BB"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384B718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14E45BE" w14:textId="77777777" w:rsidR="00142A50" w:rsidRPr="004A1C2C" w:rsidRDefault="00142A50" w:rsidP="00F009C9">
            <w:pPr>
              <w:rPr>
                <w:rFonts w:ascii="標楷體" w:eastAsia="標楷體" w:hAnsi="標楷體"/>
              </w:rPr>
            </w:pPr>
          </w:p>
        </w:tc>
      </w:tr>
      <w:tr w:rsidR="00142A50" w:rsidRPr="008F20B5" w14:paraId="13EC13F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67CBE8D"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1AA7015D" w14:textId="77777777" w:rsidR="00142A50" w:rsidRPr="004A1C2C" w:rsidRDefault="00142A50" w:rsidP="00F009C9">
            <w:pPr>
              <w:rPr>
                <w:rFonts w:ascii="標楷體" w:eastAsia="標楷體" w:hAnsi="標楷體"/>
              </w:rPr>
            </w:pPr>
          </w:p>
        </w:tc>
      </w:tr>
    </w:tbl>
    <w:p w14:paraId="62C6D9FF" w14:textId="77777777" w:rsidR="00142A50" w:rsidRPr="0068704E" w:rsidRDefault="00142A50" w:rsidP="00142A50">
      <w:pPr>
        <w:ind w:left="1440"/>
      </w:pPr>
    </w:p>
    <w:p w14:paraId="01A601BA"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8EDB39F" w14:textId="77777777" w:rsidTr="00F009C9">
        <w:tc>
          <w:tcPr>
            <w:tcW w:w="851" w:type="dxa"/>
            <w:shd w:val="clear" w:color="auto" w:fill="D9D9D9" w:themeFill="background1" w:themeFillShade="D9"/>
          </w:tcPr>
          <w:p w14:paraId="589CFA3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1938BC7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0A22EE4"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24556C9F" w14:textId="77777777" w:rsidTr="00F009C9">
        <w:tc>
          <w:tcPr>
            <w:tcW w:w="851" w:type="dxa"/>
          </w:tcPr>
          <w:p w14:paraId="3210CFF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4A067A6A" w14:textId="77777777" w:rsidR="00142A50" w:rsidRPr="0022279A" w:rsidRDefault="00142A50" w:rsidP="00F009C9">
            <w:pPr>
              <w:rPr>
                <w:rFonts w:ascii="標楷體" w:eastAsia="標楷體" w:hAnsi="標楷體"/>
              </w:rPr>
            </w:pPr>
            <w:r w:rsidRPr="00F92C37">
              <w:rPr>
                <w:rFonts w:ascii="標楷體" w:eastAsia="標楷體" w:hAnsi="標楷體"/>
              </w:rPr>
              <w:t>Ias39Loss</w:t>
            </w:r>
          </w:p>
        </w:tc>
        <w:tc>
          <w:tcPr>
            <w:tcW w:w="4110" w:type="dxa"/>
          </w:tcPr>
          <w:p w14:paraId="759305E1" w14:textId="77777777" w:rsidR="00142A50" w:rsidRPr="0022279A" w:rsidRDefault="00142A50" w:rsidP="00F009C9">
            <w:pPr>
              <w:rPr>
                <w:rFonts w:ascii="標楷體" w:eastAsia="標楷體" w:hAnsi="標楷體"/>
              </w:rPr>
            </w:pPr>
            <w:r w:rsidRPr="00F92C37">
              <w:rPr>
                <w:rFonts w:ascii="標楷體" w:eastAsia="標楷體" w:hAnsi="標楷體" w:hint="eastAsia"/>
              </w:rPr>
              <w:t>特殊客觀減損狀況檔</w:t>
            </w:r>
          </w:p>
        </w:tc>
      </w:tr>
      <w:tr w:rsidR="00142A50" w:rsidRPr="0022279A" w14:paraId="1CB0612D" w14:textId="77777777" w:rsidTr="00F009C9">
        <w:tc>
          <w:tcPr>
            <w:tcW w:w="851" w:type="dxa"/>
          </w:tcPr>
          <w:p w14:paraId="7C34C82E"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0FF0844D" w14:textId="77777777" w:rsidR="00142A50" w:rsidRPr="00F92C37" w:rsidRDefault="00142A50" w:rsidP="00F009C9">
            <w:pPr>
              <w:rPr>
                <w:rFonts w:ascii="標楷體" w:eastAsia="標楷體" w:hAnsi="標楷體"/>
              </w:rPr>
            </w:pPr>
            <w:proofErr w:type="spellStart"/>
            <w:r w:rsidRPr="00FB46EE">
              <w:rPr>
                <w:rFonts w:ascii="標楷體" w:eastAsia="標楷體" w:hAnsi="標楷體"/>
              </w:rPr>
              <w:t>CustMain</w:t>
            </w:r>
            <w:proofErr w:type="spellEnd"/>
          </w:p>
        </w:tc>
        <w:tc>
          <w:tcPr>
            <w:tcW w:w="4110" w:type="dxa"/>
          </w:tcPr>
          <w:p w14:paraId="19102D8E" w14:textId="77777777" w:rsidR="00142A50" w:rsidRPr="00F92C37" w:rsidRDefault="00142A50" w:rsidP="00F009C9">
            <w:pPr>
              <w:rPr>
                <w:rFonts w:ascii="標楷體" w:eastAsia="標楷體" w:hAnsi="標楷體"/>
              </w:rPr>
            </w:pPr>
            <w:r w:rsidRPr="00AC426A">
              <w:rPr>
                <w:rFonts w:ascii="標楷體" w:eastAsia="標楷體" w:hAnsi="標楷體" w:hint="eastAsia"/>
              </w:rPr>
              <w:t>客戶資料主檔</w:t>
            </w:r>
          </w:p>
        </w:tc>
      </w:tr>
    </w:tbl>
    <w:p w14:paraId="358CC4DA" w14:textId="77777777" w:rsidR="00142A50" w:rsidRDefault="00142A50" w:rsidP="00142A50">
      <w:pPr>
        <w:ind w:left="1440"/>
      </w:pPr>
    </w:p>
    <w:p w14:paraId="7468C04D" w14:textId="77777777" w:rsidR="00142A50" w:rsidRPr="004A1C2C" w:rsidRDefault="00142A50" w:rsidP="00142A50">
      <w:pPr>
        <w:pStyle w:val="a"/>
        <w:spacing w:before="0"/>
      </w:pPr>
      <w:r w:rsidRPr="004A1C2C">
        <w:t>UI</w:t>
      </w:r>
      <w:r w:rsidRPr="004A1C2C">
        <w:rPr>
          <w:rFonts w:hint="eastAsia"/>
        </w:rPr>
        <w:t>畫面</w:t>
      </w:r>
    </w:p>
    <w:p w14:paraId="71A63365" w14:textId="4EB9F02E" w:rsidR="00142A50" w:rsidRDefault="00142A50" w:rsidP="00142A50">
      <w:pPr>
        <w:rPr>
          <w:noProof/>
        </w:rPr>
      </w:pPr>
      <w:r w:rsidRPr="00945EDA">
        <w:rPr>
          <w:noProof/>
        </w:rPr>
        <w:lastRenderedPageBreak/>
        <w:drawing>
          <wp:inline distT="0" distB="0" distL="0" distR="0" wp14:anchorId="71D8CD50" wp14:editId="254975AB">
            <wp:extent cx="6479540" cy="1363345"/>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1363345"/>
                    </a:xfrm>
                    <a:prstGeom prst="rect">
                      <a:avLst/>
                    </a:prstGeom>
                  </pic:spPr>
                </pic:pic>
              </a:graphicData>
            </a:graphic>
          </wp:inline>
        </w:drawing>
      </w:r>
    </w:p>
    <w:p w14:paraId="100E996A" w14:textId="77777777" w:rsidR="00142A50" w:rsidRDefault="00142A50" w:rsidP="00142A50">
      <w:pPr>
        <w:ind w:left="1440"/>
      </w:pPr>
    </w:p>
    <w:p w14:paraId="1B202464" w14:textId="77777777" w:rsidR="00142A50" w:rsidRPr="009C6A42" w:rsidRDefault="00142A50" w:rsidP="00142A50">
      <w:pPr>
        <w:pStyle w:val="a"/>
        <w:spacing w:before="0"/>
      </w:pPr>
      <w:r w:rsidRPr="009C6A42">
        <w:t>輸入畫面</w:t>
      </w:r>
      <w:r w:rsidRPr="009C6A42">
        <w:rPr>
          <w:rFonts w:hint="eastAsia"/>
        </w:rPr>
        <w:t>按鈕</w:t>
      </w:r>
      <w:r w:rsidRPr="009C6A42">
        <w:t>說明</w:t>
      </w:r>
    </w:p>
    <w:p w14:paraId="3B20E29A"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69D5D088" w14:textId="77777777" w:rsidTr="00F009C9">
        <w:tc>
          <w:tcPr>
            <w:tcW w:w="848" w:type="dxa"/>
            <w:shd w:val="clear" w:color="auto" w:fill="D9D9D9" w:themeFill="background1" w:themeFillShade="D9"/>
          </w:tcPr>
          <w:p w14:paraId="77A1F25A"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ADB60A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18C1F5"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49CB966" w14:textId="77777777" w:rsidTr="00F009C9">
        <w:tc>
          <w:tcPr>
            <w:tcW w:w="848" w:type="dxa"/>
          </w:tcPr>
          <w:p w14:paraId="4AADED6A"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0D79C6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13C4427C" w14:textId="77777777" w:rsidR="00142A50" w:rsidRDefault="00142A50"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6B37484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2DD3665"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006BB2">
              <w:rPr>
                <w:rFonts w:ascii="標楷體" w:eastAsia="標楷體" w:hAnsi="標楷體" w:hint="eastAsia"/>
                <w:color w:val="000000"/>
              </w:rPr>
              <w:t>(Ias39Loss)]</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sidRPr="00006BB2">
              <w:rPr>
                <w:rFonts w:ascii="標楷體" w:eastAsia="標楷體" w:hAnsi="標楷體" w:hint="eastAsia"/>
                <w:color w:val="000000"/>
              </w:rPr>
              <w:t>戶號(</w:t>
            </w:r>
            <w:proofErr w:type="spellStart"/>
            <w:r w:rsidRPr="00006BB2">
              <w:rPr>
                <w:rFonts w:ascii="標楷體" w:eastAsia="標楷體" w:hAnsi="標楷體" w:hint="eastAsia"/>
                <w:color w:val="000000"/>
              </w:rPr>
              <w:t>CustNo</w:t>
            </w:r>
            <w:proofErr w:type="spellEnd"/>
            <w:r w:rsidRPr="00006BB2">
              <w:rPr>
                <w:rFonts w:ascii="標楷體" w:eastAsia="標楷體" w:hAnsi="標楷體" w:hint="eastAsia"/>
                <w:color w:val="000000"/>
              </w:rPr>
              <w:t>)]</w:t>
            </w:r>
            <w:r>
              <w:rPr>
                <w:rFonts w:ascii="標楷體" w:eastAsia="標楷體" w:hAnsi="標楷體" w:hint="eastAsia"/>
                <w:color w:val="000000"/>
              </w:rPr>
              <w:t>、</w:t>
            </w:r>
            <w:r w:rsidRPr="00006BB2">
              <w:rPr>
                <w:rFonts w:ascii="標楷體" w:eastAsia="標楷體" w:hAnsi="標楷體" w:hint="eastAsia"/>
                <w:color w:val="000000"/>
              </w:rPr>
              <w:t>[額度編號(</w:t>
            </w:r>
            <w:proofErr w:type="spellStart"/>
            <w:r w:rsidRPr="00006BB2">
              <w:rPr>
                <w:rFonts w:ascii="標楷體" w:eastAsia="標楷體" w:hAnsi="標楷體" w:hint="eastAsia"/>
                <w:color w:val="000000"/>
              </w:rPr>
              <w:t>FacmNo</w:t>
            </w:r>
            <w:proofErr w:type="spellEnd"/>
            <w:r w:rsidRPr="00006BB2">
              <w:rPr>
                <w:rFonts w:ascii="標楷體" w:eastAsia="標楷體" w:hAnsi="標楷體" w:hint="eastAsia"/>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293C02">
              <w:rPr>
                <w:rFonts w:ascii="標楷體" w:eastAsia="標楷體" w:hAnsi="標楷體" w:hint="eastAsia"/>
                <w:color w:val="000000"/>
              </w:rPr>
              <w:t>"</w:t>
            </w:r>
          </w:p>
          <w:p w14:paraId="3B7C8FBE"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4A337B4" w14:textId="77777777" w:rsidR="00142A50" w:rsidRDefault="00142A50"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42A50" w:rsidRPr="00F5236F" w14:paraId="25888970" w14:textId="77777777" w:rsidTr="00F009C9">
        <w:tc>
          <w:tcPr>
            <w:tcW w:w="848" w:type="dxa"/>
          </w:tcPr>
          <w:p w14:paraId="3B81630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12" w:type="dxa"/>
          </w:tcPr>
          <w:p w14:paraId="6DC20A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481D4262" w14:textId="77777777" w:rsidR="00142A50" w:rsidRDefault="00142A50" w:rsidP="00F009C9">
            <w:pPr>
              <w:rPr>
                <w:rFonts w:ascii="標楷體" w:eastAsia="標楷體" w:hAnsi="標楷體"/>
                <w:lang w:eastAsia="zh-HK"/>
              </w:rPr>
            </w:pPr>
            <w:r>
              <w:rPr>
                <w:rFonts w:ascii="標楷體" w:eastAsia="標楷體" w:hAnsi="標楷體" w:hint="eastAsia"/>
                <w:lang w:eastAsia="zh-HK"/>
              </w:rPr>
              <w:t>關閉此查詢畫面</w:t>
            </w:r>
          </w:p>
        </w:tc>
      </w:tr>
      <w:tr w:rsidR="00142A50" w:rsidRPr="00F5236F" w14:paraId="028D797A" w14:textId="77777777" w:rsidTr="00F009C9">
        <w:tc>
          <w:tcPr>
            <w:tcW w:w="848" w:type="dxa"/>
          </w:tcPr>
          <w:p w14:paraId="020D4D61"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12" w:type="dxa"/>
          </w:tcPr>
          <w:p w14:paraId="535E44D9" w14:textId="77777777" w:rsidR="00142A50" w:rsidRDefault="00142A50"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62842507" w14:textId="77777777" w:rsidR="00142A50" w:rsidRDefault="00142A50"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142A50" w:rsidRPr="00F5236F" w14:paraId="2C71F8E3" w14:textId="77777777" w:rsidTr="00F009C9">
        <w:tc>
          <w:tcPr>
            <w:tcW w:w="848" w:type="dxa"/>
          </w:tcPr>
          <w:p w14:paraId="087A016F" w14:textId="77777777" w:rsidR="00142A50" w:rsidRDefault="00142A50" w:rsidP="00F009C9">
            <w:pPr>
              <w:jc w:val="center"/>
              <w:rPr>
                <w:rFonts w:ascii="標楷體" w:eastAsia="標楷體" w:hAnsi="標楷體"/>
              </w:rPr>
            </w:pPr>
            <w:r>
              <w:rPr>
                <w:rFonts w:ascii="標楷體" w:eastAsia="標楷體" w:hAnsi="標楷體" w:hint="eastAsia"/>
              </w:rPr>
              <w:t>4</w:t>
            </w:r>
          </w:p>
        </w:tc>
        <w:tc>
          <w:tcPr>
            <w:tcW w:w="2112" w:type="dxa"/>
          </w:tcPr>
          <w:p w14:paraId="4B95B713" w14:textId="77777777" w:rsidR="00142A50" w:rsidRDefault="00142A50" w:rsidP="00F009C9">
            <w:pPr>
              <w:rPr>
                <w:rFonts w:ascii="標楷體" w:eastAsia="標楷體" w:hAnsi="標楷體"/>
                <w:lang w:eastAsia="zh-HK"/>
              </w:rPr>
            </w:pPr>
            <w:r>
              <w:rPr>
                <w:rFonts w:ascii="標楷體" w:eastAsia="標楷體" w:hAnsi="標楷體" w:hint="eastAsia"/>
                <w:lang w:eastAsia="zh-HK"/>
              </w:rPr>
              <w:t>新增</w:t>
            </w:r>
          </w:p>
        </w:tc>
        <w:tc>
          <w:tcPr>
            <w:tcW w:w="7246" w:type="dxa"/>
          </w:tcPr>
          <w:p w14:paraId="499D23C4" w14:textId="77777777" w:rsidR="00142A50" w:rsidRDefault="00142A50"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lang w:eastAsia="zh-HK"/>
              </w:rPr>
              <w:t>特殊客觀減損狀況</w:t>
            </w:r>
            <w:r w:rsidRPr="00C73533">
              <w:rPr>
                <w:rFonts w:ascii="標楷體" w:eastAsia="標楷體" w:hAnsi="標楷體" w:hint="eastAsia"/>
              </w:rPr>
              <w:t>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006BB2">
              <w:rPr>
                <w:rFonts w:ascii="標楷體" w:eastAsia="標楷體" w:hAnsi="標楷體" w:hint="eastAsia"/>
                <w:lang w:eastAsia="zh-HK"/>
              </w:rPr>
              <w:t>[特殊客觀減損狀況</w:t>
            </w:r>
            <w:r>
              <w:rPr>
                <w:rFonts w:ascii="標楷體" w:eastAsia="標楷體" w:hAnsi="標楷體" w:hint="eastAsia"/>
                <w:color w:val="000000"/>
              </w:rPr>
              <w:t>檔</w:t>
            </w:r>
            <w:r w:rsidRPr="00006BB2">
              <w:rPr>
                <w:rFonts w:ascii="標楷體" w:eastAsia="標楷體" w:hAnsi="標楷體" w:hint="eastAsia"/>
                <w:lang w:eastAsia="zh-HK"/>
              </w:rPr>
              <w:t>(Ias39Loss)]</w:t>
            </w:r>
            <w:r>
              <w:rPr>
                <w:rFonts w:ascii="標楷體" w:eastAsia="標楷體" w:hAnsi="標楷體" w:hint="eastAsia"/>
                <w:lang w:eastAsia="zh-HK"/>
              </w:rPr>
              <w:t>資料</w:t>
            </w:r>
          </w:p>
        </w:tc>
      </w:tr>
    </w:tbl>
    <w:p w14:paraId="2B65D869" w14:textId="77777777" w:rsidR="00142A50" w:rsidRDefault="00142A50" w:rsidP="00142A50">
      <w:pPr>
        <w:ind w:left="1440"/>
      </w:pPr>
    </w:p>
    <w:p w14:paraId="7D2BF39B" w14:textId="77777777" w:rsidR="00142A50" w:rsidRPr="007C1268" w:rsidRDefault="00142A50" w:rsidP="00142A50">
      <w:pPr>
        <w:pStyle w:val="a"/>
        <w:spacing w:before="0"/>
      </w:pPr>
      <w:r w:rsidRPr="007C1268">
        <w:t>輸入畫面資料說明</w:t>
      </w:r>
    </w:p>
    <w:p w14:paraId="1A2D7BBE" w14:textId="77777777" w:rsidR="00142A50" w:rsidRDefault="00142A50" w:rsidP="00142A50">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1522A9BA" w14:textId="77777777" w:rsidTr="00F009C9">
        <w:trPr>
          <w:trHeight w:val="388"/>
          <w:tblHeader/>
          <w:jc w:val="center"/>
        </w:trPr>
        <w:tc>
          <w:tcPr>
            <w:tcW w:w="530" w:type="dxa"/>
            <w:vMerge w:val="restart"/>
            <w:shd w:val="clear" w:color="auto" w:fill="D9D9D9"/>
          </w:tcPr>
          <w:p w14:paraId="5DF0FA5E"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0C1D9E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27D0CF54"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10AE98A5"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7973AF5" w14:textId="77777777" w:rsidTr="00F009C9">
        <w:trPr>
          <w:trHeight w:val="244"/>
          <w:tblHeader/>
          <w:jc w:val="center"/>
        </w:trPr>
        <w:tc>
          <w:tcPr>
            <w:tcW w:w="530" w:type="dxa"/>
            <w:vMerge/>
            <w:shd w:val="clear" w:color="auto" w:fill="D9D9D9"/>
          </w:tcPr>
          <w:p w14:paraId="6DD6141B" w14:textId="77777777" w:rsidR="00142A50" w:rsidRPr="00456B60" w:rsidRDefault="00142A50" w:rsidP="00F009C9">
            <w:pPr>
              <w:rPr>
                <w:rFonts w:ascii="標楷體" w:eastAsia="標楷體" w:hAnsi="標楷體"/>
              </w:rPr>
            </w:pPr>
          </w:p>
        </w:tc>
        <w:tc>
          <w:tcPr>
            <w:tcW w:w="1308" w:type="dxa"/>
            <w:vMerge/>
            <w:shd w:val="clear" w:color="auto" w:fill="D9D9D9"/>
          </w:tcPr>
          <w:p w14:paraId="48CE3599" w14:textId="77777777" w:rsidR="00142A50" w:rsidRPr="00456B60" w:rsidRDefault="00142A50" w:rsidP="00F009C9">
            <w:pPr>
              <w:rPr>
                <w:rFonts w:ascii="標楷體" w:eastAsia="標楷體" w:hAnsi="標楷體"/>
              </w:rPr>
            </w:pPr>
          </w:p>
        </w:tc>
        <w:tc>
          <w:tcPr>
            <w:tcW w:w="783" w:type="dxa"/>
            <w:shd w:val="clear" w:color="auto" w:fill="D9D9D9"/>
          </w:tcPr>
          <w:p w14:paraId="29EB127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3A301794"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62055305"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14EC0E2"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454A5E5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1111674" w14:textId="77777777" w:rsidR="00142A50" w:rsidRPr="00456B60" w:rsidRDefault="00142A50" w:rsidP="00F009C9">
            <w:pPr>
              <w:rPr>
                <w:rFonts w:ascii="標楷體" w:eastAsia="標楷體" w:hAnsi="標楷體"/>
              </w:rPr>
            </w:pPr>
          </w:p>
        </w:tc>
      </w:tr>
      <w:tr w:rsidR="00142A50" w:rsidRPr="00456B60" w14:paraId="778200D9" w14:textId="77777777" w:rsidTr="00F009C9">
        <w:trPr>
          <w:trHeight w:val="244"/>
          <w:jc w:val="center"/>
        </w:trPr>
        <w:tc>
          <w:tcPr>
            <w:tcW w:w="530" w:type="dxa"/>
          </w:tcPr>
          <w:p w14:paraId="1FBD822D"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1</w:t>
            </w:r>
          </w:p>
        </w:tc>
        <w:tc>
          <w:tcPr>
            <w:tcW w:w="1308" w:type="dxa"/>
          </w:tcPr>
          <w:p w14:paraId="4437C287" w14:textId="77777777" w:rsidR="00142A50" w:rsidRPr="00456B60" w:rsidRDefault="00142A50" w:rsidP="00F009C9">
            <w:pPr>
              <w:rPr>
                <w:rFonts w:ascii="標楷體" w:eastAsia="標楷體" w:hAnsi="標楷體"/>
                <w:color w:val="000000"/>
              </w:rPr>
            </w:pPr>
            <w:r>
              <w:rPr>
                <w:rFonts w:ascii="標楷體" w:eastAsia="標楷體" w:hAnsi="標楷體" w:hint="eastAsia"/>
              </w:rPr>
              <w:t>戶號</w:t>
            </w:r>
          </w:p>
        </w:tc>
        <w:tc>
          <w:tcPr>
            <w:tcW w:w="783" w:type="dxa"/>
          </w:tcPr>
          <w:p w14:paraId="2A2E8824" w14:textId="77777777" w:rsidR="00142A50" w:rsidRPr="00456B60" w:rsidRDefault="00142A50" w:rsidP="00F009C9">
            <w:pPr>
              <w:rPr>
                <w:rFonts w:ascii="標楷體" w:eastAsia="標楷體" w:hAnsi="標楷體"/>
              </w:rPr>
            </w:pPr>
            <w:r>
              <w:rPr>
                <w:rFonts w:ascii="標楷體" w:eastAsia="標楷體" w:hAnsi="標楷體" w:hint="eastAsia"/>
              </w:rPr>
              <w:t>7</w:t>
            </w:r>
          </w:p>
        </w:tc>
        <w:tc>
          <w:tcPr>
            <w:tcW w:w="904" w:type="dxa"/>
          </w:tcPr>
          <w:p w14:paraId="56299169" w14:textId="77777777" w:rsidR="00142A50" w:rsidRPr="00456B60" w:rsidRDefault="00142A50" w:rsidP="00F009C9">
            <w:pPr>
              <w:rPr>
                <w:rFonts w:ascii="標楷體" w:eastAsia="標楷體" w:hAnsi="標楷體"/>
              </w:rPr>
            </w:pPr>
          </w:p>
        </w:tc>
        <w:tc>
          <w:tcPr>
            <w:tcW w:w="1896" w:type="dxa"/>
          </w:tcPr>
          <w:p w14:paraId="13BC5C2A" w14:textId="77777777" w:rsidR="00142A50" w:rsidRPr="00456B60" w:rsidRDefault="00142A50" w:rsidP="00F009C9">
            <w:pPr>
              <w:rPr>
                <w:rFonts w:ascii="標楷體" w:eastAsia="標楷體" w:hAnsi="標楷體"/>
              </w:rPr>
            </w:pPr>
          </w:p>
        </w:tc>
        <w:tc>
          <w:tcPr>
            <w:tcW w:w="811" w:type="dxa"/>
          </w:tcPr>
          <w:p w14:paraId="3C2863C4" w14:textId="77777777" w:rsidR="00142A50" w:rsidRPr="00456B60" w:rsidRDefault="00142A50" w:rsidP="00F009C9">
            <w:pPr>
              <w:rPr>
                <w:rFonts w:ascii="標楷體" w:eastAsia="標楷體" w:hAnsi="標楷體"/>
                <w:color w:val="000000"/>
              </w:rPr>
            </w:pPr>
          </w:p>
        </w:tc>
        <w:tc>
          <w:tcPr>
            <w:tcW w:w="664" w:type="dxa"/>
          </w:tcPr>
          <w:p w14:paraId="74882BFE"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270CAEA7" w14:textId="77777777" w:rsidR="00142A50" w:rsidRPr="001B4EDF" w:rsidRDefault="00142A50"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E126C4">
              <w:rPr>
                <w:rFonts w:ascii="標楷體" w:eastAsia="標楷體" w:hAnsi="標楷體" w:hint="eastAsia"/>
                <w:color w:val="000000"/>
              </w:rPr>
              <w:t>限輸入數字</w:t>
            </w:r>
          </w:p>
          <w:p w14:paraId="2C950E6B" w14:textId="77777777" w:rsidR="00142A50" w:rsidRDefault="00142A50" w:rsidP="00F009C9">
            <w:pPr>
              <w:snapToGrid w:val="0"/>
              <w:ind w:left="238" w:hangingChars="99" w:hanging="238"/>
              <w:rPr>
                <w:rFonts w:ascii="標楷體" w:eastAsia="標楷體" w:hAnsi="標楷體"/>
                <w:color w:val="000000"/>
                <w:szCs w:val="20"/>
                <w:lang w:val="x-none"/>
              </w:rPr>
            </w:pPr>
            <w:r w:rsidRPr="001B4EDF">
              <w:rPr>
                <w:rFonts w:ascii="標楷體" w:eastAsia="標楷體" w:hAnsi="標楷體" w:hint="eastAsia"/>
                <w:color w:val="000000"/>
              </w:rPr>
              <w:t>2</w:t>
            </w:r>
            <w:r w:rsidRPr="001B4EDF">
              <w:rPr>
                <w:rFonts w:ascii="標楷體" w:eastAsia="標楷體" w:hAnsi="標楷體"/>
                <w:color w:val="000000"/>
              </w:rPr>
              <w:t>.</w:t>
            </w:r>
            <w:r>
              <w:rPr>
                <w:rFonts w:ascii="標楷體" w:eastAsia="標楷體" w:hAnsi="標楷體" w:hint="eastAsia"/>
                <w:color w:val="000000"/>
              </w:rPr>
              <w:t>若未輸入</w:t>
            </w:r>
            <w:r w:rsidRPr="001B4EDF">
              <w:rPr>
                <w:rFonts w:ascii="標楷體" w:eastAsia="標楷體" w:hAnsi="標楷體" w:hint="eastAsia"/>
                <w:color w:val="000000"/>
              </w:rPr>
              <w:t>表示查詢</w:t>
            </w:r>
            <w:r>
              <w:rPr>
                <w:rFonts w:ascii="標楷體" w:eastAsia="標楷體" w:hAnsi="標楷體" w:hint="eastAsia"/>
              </w:rPr>
              <w:t>所有</w:t>
            </w:r>
            <w:r w:rsidRPr="00861055">
              <w:rPr>
                <w:rFonts w:ascii="標楷體" w:eastAsia="標楷體" w:hAnsi="標楷體" w:hint="eastAsia"/>
                <w:lang w:eastAsia="zh-HK"/>
              </w:rPr>
              <w:t>[特殊客觀減損狀況檔(Ias39Loss)]</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w:t>
            </w:r>
          </w:p>
          <w:p w14:paraId="6D56D8D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szCs w:val="20"/>
                <w:lang w:val="x-none"/>
              </w:rPr>
              <w:t>3.</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37CA86C1"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6FA06650" w14:textId="77777777" w:rsidR="00142A50" w:rsidRPr="00456B6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r w:rsidR="00142A50" w:rsidRPr="00181DFC" w14:paraId="589358D3" w14:textId="77777777" w:rsidTr="00F009C9">
        <w:trPr>
          <w:trHeight w:val="244"/>
          <w:jc w:val="center"/>
        </w:trPr>
        <w:tc>
          <w:tcPr>
            <w:tcW w:w="530" w:type="dxa"/>
          </w:tcPr>
          <w:p w14:paraId="5167735A" w14:textId="77777777" w:rsidR="00142A50" w:rsidRPr="00181DFC" w:rsidRDefault="00142A50" w:rsidP="00F009C9">
            <w:pPr>
              <w:rPr>
                <w:rFonts w:ascii="標楷體" w:eastAsia="標楷體" w:hAnsi="標楷體"/>
              </w:rPr>
            </w:pPr>
            <w:r w:rsidRPr="00181DFC">
              <w:rPr>
                <w:rFonts w:ascii="標楷體" w:eastAsia="標楷體" w:hAnsi="標楷體" w:hint="eastAsia"/>
              </w:rPr>
              <w:t>2</w:t>
            </w:r>
          </w:p>
        </w:tc>
        <w:tc>
          <w:tcPr>
            <w:tcW w:w="1308" w:type="dxa"/>
          </w:tcPr>
          <w:p w14:paraId="08C11A8A" w14:textId="77777777" w:rsidR="00142A50" w:rsidRPr="00181DFC" w:rsidRDefault="00142A50" w:rsidP="00F009C9">
            <w:pPr>
              <w:rPr>
                <w:rFonts w:ascii="標楷體" w:eastAsia="標楷體" w:hAnsi="標楷體"/>
              </w:rPr>
            </w:pPr>
            <w:r w:rsidRPr="00181DFC">
              <w:rPr>
                <w:rFonts w:ascii="標楷體" w:eastAsia="標楷體" w:hAnsi="標楷體" w:hint="eastAsia"/>
              </w:rPr>
              <w:t>額度</w:t>
            </w:r>
          </w:p>
        </w:tc>
        <w:tc>
          <w:tcPr>
            <w:tcW w:w="783" w:type="dxa"/>
          </w:tcPr>
          <w:p w14:paraId="7323E79D" w14:textId="77777777" w:rsidR="00142A50" w:rsidRPr="00181DFC" w:rsidRDefault="00142A50" w:rsidP="00F009C9">
            <w:pPr>
              <w:rPr>
                <w:rFonts w:ascii="標楷體" w:eastAsia="標楷體" w:hAnsi="標楷體"/>
              </w:rPr>
            </w:pPr>
            <w:r w:rsidRPr="00181DFC">
              <w:rPr>
                <w:rFonts w:ascii="標楷體" w:eastAsia="標楷體" w:hAnsi="標楷體" w:hint="eastAsia"/>
              </w:rPr>
              <w:t>3</w:t>
            </w:r>
          </w:p>
        </w:tc>
        <w:tc>
          <w:tcPr>
            <w:tcW w:w="904" w:type="dxa"/>
          </w:tcPr>
          <w:p w14:paraId="437956D0" w14:textId="77777777" w:rsidR="00142A50" w:rsidRPr="00181DFC" w:rsidRDefault="00142A50" w:rsidP="00F009C9">
            <w:pPr>
              <w:rPr>
                <w:rFonts w:ascii="標楷體" w:eastAsia="標楷體" w:hAnsi="標楷體"/>
              </w:rPr>
            </w:pPr>
          </w:p>
        </w:tc>
        <w:tc>
          <w:tcPr>
            <w:tcW w:w="1896" w:type="dxa"/>
          </w:tcPr>
          <w:p w14:paraId="21044F3E" w14:textId="77777777" w:rsidR="00142A50" w:rsidRPr="00181DFC" w:rsidRDefault="00142A50" w:rsidP="00F009C9">
            <w:pPr>
              <w:rPr>
                <w:rFonts w:ascii="標楷體" w:eastAsia="標楷體" w:hAnsi="標楷體"/>
              </w:rPr>
            </w:pPr>
          </w:p>
        </w:tc>
        <w:tc>
          <w:tcPr>
            <w:tcW w:w="811" w:type="dxa"/>
          </w:tcPr>
          <w:p w14:paraId="3D60C3A8" w14:textId="77777777" w:rsidR="00142A50" w:rsidRPr="00181DFC" w:rsidRDefault="00142A50" w:rsidP="00F009C9">
            <w:pPr>
              <w:rPr>
                <w:rFonts w:ascii="標楷體" w:eastAsia="標楷體" w:hAnsi="標楷體"/>
              </w:rPr>
            </w:pPr>
          </w:p>
        </w:tc>
        <w:tc>
          <w:tcPr>
            <w:tcW w:w="664" w:type="dxa"/>
          </w:tcPr>
          <w:p w14:paraId="443EDE78" w14:textId="77777777" w:rsidR="00142A50" w:rsidRPr="00181DFC" w:rsidRDefault="00142A50" w:rsidP="00F009C9">
            <w:pPr>
              <w:jc w:val="center"/>
              <w:rPr>
                <w:rFonts w:ascii="標楷體" w:eastAsia="標楷體" w:hAnsi="標楷體"/>
              </w:rPr>
            </w:pPr>
            <w:r w:rsidRPr="00181DFC">
              <w:rPr>
                <w:rFonts w:ascii="標楷體" w:eastAsia="標楷體" w:hAnsi="標楷體" w:hint="eastAsia"/>
              </w:rPr>
              <w:t>W</w:t>
            </w:r>
          </w:p>
        </w:tc>
        <w:tc>
          <w:tcPr>
            <w:tcW w:w="3426" w:type="dxa"/>
          </w:tcPr>
          <w:p w14:paraId="3AE984A6" w14:textId="77777777" w:rsidR="00142A50" w:rsidRPr="00181DFC" w:rsidRDefault="00142A50" w:rsidP="00F009C9">
            <w:pPr>
              <w:snapToGrid w:val="0"/>
              <w:ind w:left="238" w:hangingChars="99" w:hanging="238"/>
              <w:rPr>
                <w:rFonts w:ascii="標楷體" w:eastAsia="標楷體" w:hAnsi="標楷體"/>
                <w:color w:val="000000"/>
              </w:rPr>
            </w:pPr>
            <w:r w:rsidRPr="00181DFC">
              <w:rPr>
                <w:rFonts w:ascii="標楷體" w:eastAsia="標楷體" w:hAnsi="標楷體" w:hint="eastAsia"/>
                <w:color w:val="000000"/>
              </w:rPr>
              <w:t>1</w:t>
            </w:r>
            <w:r w:rsidRPr="00181DFC">
              <w:rPr>
                <w:rFonts w:ascii="標楷體" w:eastAsia="標楷體" w:hAnsi="標楷體"/>
                <w:color w:val="000000"/>
              </w:rPr>
              <w:t>.</w:t>
            </w:r>
            <w:r w:rsidRPr="00E126C4">
              <w:rPr>
                <w:rFonts w:ascii="標楷體" w:eastAsia="標楷體" w:hAnsi="標楷體" w:hint="eastAsia"/>
                <w:color w:val="000000"/>
              </w:rPr>
              <w:t>限輸入數字</w:t>
            </w:r>
          </w:p>
          <w:p w14:paraId="2B92B317" w14:textId="77777777" w:rsidR="00142A50" w:rsidRPr="00181DFC"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hint="eastAsia"/>
                <w:color w:val="000000"/>
              </w:rPr>
              <w:t>2</w:t>
            </w:r>
            <w:r w:rsidRPr="00181DFC">
              <w:rPr>
                <w:rFonts w:ascii="標楷體" w:eastAsia="標楷體" w:hAnsi="標楷體"/>
                <w:color w:val="000000"/>
              </w:rPr>
              <w:t>.</w:t>
            </w:r>
            <w:r w:rsidRPr="00181DFC">
              <w:rPr>
                <w:rFonts w:ascii="標楷體" w:eastAsia="標楷體" w:hAnsi="標楷體" w:hint="eastAsia"/>
                <w:color w:val="000000"/>
                <w:szCs w:val="20"/>
                <w:lang w:val="x-none"/>
              </w:rPr>
              <w:t>若</w:t>
            </w:r>
            <w:r>
              <w:rPr>
                <w:rFonts w:ascii="標楷體" w:eastAsia="標楷體" w:hAnsi="標楷體" w:hint="eastAsia"/>
                <w:color w:val="000000"/>
                <w:szCs w:val="20"/>
                <w:lang w:val="x-none"/>
              </w:rPr>
              <w:t>[</w:t>
            </w:r>
            <w:proofErr w:type="spellStart"/>
            <w:r w:rsidRPr="00181DFC">
              <w:rPr>
                <w:rFonts w:ascii="標楷體" w:eastAsia="標楷體" w:hAnsi="標楷體" w:hint="eastAsia"/>
              </w:rPr>
              <w:t>戶號</w:t>
            </w:r>
            <w:proofErr w:type="spellEnd"/>
            <w:r>
              <w:rPr>
                <w:rFonts w:ascii="標楷體" w:eastAsia="標楷體" w:hAnsi="標楷體" w:hint="eastAsia"/>
              </w:rPr>
              <w:t>]</w:t>
            </w:r>
            <w:r w:rsidRPr="00181DFC">
              <w:rPr>
                <w:rFonts w:ascii="標楷體" w:eastAsia="標楷體" w:hAnsi="標楷體" w:hint="eastAsia"/>
              </w:rPr>
              <w:t>未輸入,則本欄自動顯示空白,不可修改</w:t>
            </w:r>
          </w:p>
          <w:p w14:paraId="35ED4A94" w14:textId="77777777" w:rsidR="00142A50"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color w:val="000000"/>
                <w:szCs w:val="20"/>
                <w:lang w:val="x-none"/>
              </w:rPr>
              <w:t>3.</w:t>
            </w:r>
            <w:r w:rsidRPr="00181DFC">
              <w:rPr>
                <w:rFonts w:ascii="標楷體" w:eastAsia="標楷體" w:hAnsi="標楷體" w:hint="eastAsia"/>
                <w:color w:val="000000"/>
              </w:rPr>
              <w:t>若未輸入表示查詢</w:t>
            </w:r>
            <w:r w:rsidRPr="00181DFC">
              <w:rPr>
                <w:rFonts w:ascii="標楷體" w:eastAsia="標楷體" w:hAnsi="標楷體" w:hint="eastAsia"/>
                <w:lang w:eastAsia="zh-HK"/>
              </w:rPr>
              <w:t>該戶號</w:t>
            </w:r>
            <w:r w:rsidRPr="00861055">
              <w:rPr>
                <w:rFonts w:ascii="標楷體" w:eastAsia="標楷體" w:hAnsi="標楷體" w:hint="eastAsia"/>
                <w:lang w:eastAsia="zh-HK"/>
              </w:rPr>
              <w:t>[特殊客觀減損狀況檔(Ias39Loss)]</w:t>
            </w:r>
            <w:r w:rsidRPr="00181DFC">
              <w:rPr>
                <w:rFonts w:ascii="標楷體" w:eastAsia="標楷體" w:hAnsi="標楷體" w:hint="eastAsia"/>
                <w:lang w:eastAsia="zh-HK"/>
              </w:rPr>
              <w:t>所有資</w:t>
            </w:r>
            <w:r w:rsidRPr="00181DFC">
              <w:rPr>
                <w:rFonts w:ascii="標楷體" w:eastAsia="標楷體" w:hAnsi="標楷體" w:hint="eastAsia"/>
                <w:color w:val="000000"/>
                <w:szCs w:val="20"/>
                <w:lang w:val="x-none"/>
              </w:rPr>
              <w:t>料</w:t>
            </w:r>
          </w:p>
          <w:p w14:paraId="6B52E5B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szCs w:val="20"/>
                <w:lang w:val="x-none"/>
              </w:rPr>
              <w:lastRenderedPageBreak/>
              <w:t>4</w:t>
            </w:r>
            <w:r>
              <w:rPr>
                <w:rFonts w:ascii="標楷體" w:eastAsia="標楷體" w:hAnsi="標楷體"/>
                <w:color w:val="000000"/>
                <w:szCs w:val="20"/>
                <w:lang w:val="x-none"/>
              </w:rPr>
              <w:t>.</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664337B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3BBCE469" w14:textId="77777777" w:rsidR="00142A50" w:rsidRPr="00181DFC" w:rsidRDefault="00142A50" w:rsidP="00F009C9">
            <w:pPr>
              <w:snapToGrid w:val="0"/>
              <w:ind w:leftChars="107" w:left="778" w:hangingChars="217" w:hanging="521"/>
              <w:rPr>
                <w:rFonts w:ascii="標楷體" w:eastAsia="標楷體" w:hAnsi="標楷體"/>
                <w:color w:val="000000"/>
                <w:lang w:val="x-none"/>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bl>
    <w:p w14:paraId="27C377D6" w14:textId="77777777" w:rsidR="00142A50" w:rsidRPr="00181DFC" w:rsidRDefault="00142A50" w:rsidP="00142A50">
      <w:pPr>
        <w:ind w:left="1440"/>
      </w:pPr>
    </w:p>
    <w:p w14:paraId="10D916C6" w14:textId="77777777" w:rsidR="00142A50" w:rsidRDefault="00142A50" w:rsidP="00142A50">
      <w:pPr>
        <w:pStyle w:val="a"/>
        <w:spacing w:before="0"/>
      </w:pPr>
      <w:r w:rsidRPr="0007028B">
        <w:rPr>
          <w:rFonts w:hint="eastAsia"/>
          <w:highlight w:val="cyan"/>
        </w:rPr>
        <w:t>輸出畫面</w:t>
      </w:r>
    </w:p>
    <w:p w14:paraId="734B6F16" w14:textId="77777777" w:rsidR="00142A50" w:rsidRPr="00EB0B36" w:rsidRDefault="00142A50" w:rsidP="00142A50">
      <w:pPr>
        <w:ind w:left="1440"/>
      </w:pPr>
    </w:p>
    <w:p w14:paraId="2FF191EF" w14:textId="74936DF1" w:rsidR="00142A50" w:rsidRPr="007C1268" w:rsidRDefault="0007028B" w:rsidP="00142A50">
      <w:r w:rsidRPr="0007028B">
        <w:rPr>
          <w:noProof/>
        </w:rPr>
        <w:drawing>
          <wp:inline distT="0" distB="0" distL="0" distR="0" wp14:anchorId="046C1957" wp14:editId="2D17A0D0">
            <wp:extent cx="6479540" cy="2609215"/>
            <wp:effectExtent l="0" t="0" r="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609215"/>
                    </a:xfrm>
                    <a:prstGeom prst="rect">
                      <a:avLst/>
                    </a:prstGeom>
                  </pic:spPr>
                </pic:pic>
              </a:graphicData>
            </a:graphic>
          </wp:inline>
        </w:drawing>
      </w:r>
    </w:p>
    <w:p w14:paraId="617849E0" w14:textId="77777777" w:rsidR="00142A50" w:rsidRDefault="00142A50" w:rsidP="00142A50">
      <w:pPr>
        <w:ind w:left="1440"/>
      </w:pPr>
    </w:p>
    <w:p w14:paraId="5EB6FE39" w14:textId="77777777" w:rsidR="00142A50" w:rsidRDefault="00142A50" w:rsidP="0078740E">
      <w:pPr>
        <w:pStyle w:val="a"/>
        <w:numPr>
          <w:ilvl w:val="0"/>
          <w:numId w:val="32"/>
        </w:numPr>
        <w:spacing w:before="0"/>
      </w:pPr>
      <w:r>
        <w:rPr>
          <w:rFonts w:hint="eastAsia"/>
        </w:rPr>
        <w:t>輸出畫面資料說明</w:t>
      </w:r>
    </w:p>
    <w:p w14:paraId="2D43C778" w14:textId="77777777" w:rsidR="00142A50" w:rsidRPr="00AE7A9E" w:rsidRDefault="00142A50" w:rsidP="00142A50">
      <w:pPr>
        <w:ind w:left="1440"/>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1554"/>
        <w:gridCol w:w="3119"/>
        <w:gridCol w:w="3402"/>
      </w:tblGrid>
      <w:tr w:rsidR="00142A50" w14:paraId="52062B89"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1C481C9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157E7A98"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1554" w:type="dxa"/>
            <w:tcBorders>
              <w:top w:val="single" w:sz="4" w:space="0" w:color="auto"/>
              <w:left w:val="single" w:sz="4" w:space="0" w:color="auto"/>
              <w:bottom w:val="single" w:sz="4" w:space="0" w:color="auto"/>
              <w:right w:val="single" w:sz="4" w:space="0" w:color="auto"/>
            </w:tcBorders>
            <w:shd w:val="clear" w:color="auto" w:fill="D9D9D9"/>
            <w:hideMark/>
          </w:tcPr>
          <w:p w14:paraId="3031DE9B"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04359B6E"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402" w:type="dxa"/>
            <w:tcBorders>
              <w:top w:val="single" w:sz="4" w:space="0" w:color="auto"/>
              <w:left w:val="single" w:sz="4" w:space="0" w:color="auto"/>
              <w:bottom w:val="single" w:sz="4" w:space="0" w:color="auto"/>
              <w:right w:val="single" w:sz="4" w:space="0" w:color="auto"/>
            </w:tcBorders>
            <w:shd w:val="clear" w:color="auto" w:fill="D9D9D9"/>
            <w:hideMark/>
          </w:tcPr>
          <w:p w14:paraId="17988A81"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3555BD16"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1C11B35"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783DA46E"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按鈕</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6FDA0A8B"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修改</w:t>
            </w:r>
            <w:proofErr w:type="spellEnd"/>
          </w:p>
        </w:tc>
        <w:tc>
          <w:tcPr>
            <w:tcW w:w="3119" w:type="dxa"/>
            <w:tcBorders>
              <w:top w:val="single" w:sz="4" w:space="0" w:color="auto"/>
              <w:left w:val="single" w:sz="4" w:space="0" w:color="auto"/>
              <w:bottom w:val="single" w:sz="4" w:space="0" w:color="auto"/>
              <w:right w:val="single" w:sz="4" w:space="0" w:color="auto"/>
            </w:tcBorders>
          </w:tcPr>
          <w:p w14:paraId="1AD356A2" w14:textId="77777777" w:rsidR="00142A50" w:rsidRDefault="00142A50" w:rsidP="00F009C9">
            <w:pPr>
              <w:rPr>
                <w:rFonts w:ascii="標楷體" w:eastAsia="標楷體" w:hAnsi="標楷體"/>
                <w:color w:val="000000"/>
                <w:lang w:val="x-none" w:eastAsia="x-none"/>
              </w:rPr>
            </w:pPr>
          </w:p>
        </w:tc>
        <w:tc>
          <w:tcPr>
            <w:tcW w:w="3402" w:type="dxa"/>
            <w:tcBorders>
              <w:top w:val="single" w:sz="4" w:space="0" w:color="auto"/>
              <w:left w:val="single" w:sz="4" w:space="0" w:color="auto"/>
              <w:bottom w:val="single" w:sz="4" w:space="0" w:color="auto"/>
              <w:right w:val="single" w:sz="4" w:space="0" w:color="auto"/>
            </w:tcBorders>
            <w:hideMark/>
          </w:tcPr>
          <w:p w14:paraId="38AF3A20" w14:textId="77777777" w:rsidR="00142A50" w:rsidRPr="00A96919"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rPr>
              <w:t>特殊客觀減損狀況</w:t>
            </w:r>
            <w:r w:rsidRPr="00C73533">
              <w:rPr>
                <w:rFonts w:ascii="標楷體" w:eastAsia="標楷體" w:hAnsi="標楷體" w:hint="eastAsia"/>
              </w:rPr>
              <w:t>登錄</w:t>
            </w:r>
            <w:r w:rsidRPr="00A96919">
              <w:rPr>
                <w:rFonts w:ascii="標楷體" w:eastAsia="標楷體" w:hAnsi="標楷體" w:hint="eastAsia"/>
              </w:rPr>
              <w:t>】，供修改</w:t>
            </w:r>
            <w:r w:rsidRPr="00861055">
              <w:rPr>
                <w:rFonts w:ascii="標楷體" w:eastAsia="標楷體" w:hAnsi="標楷體" w:hint="eastAsia"/>
              </w:rPr>
              <w:t>[特殊客觀減損狀況檔(Ias39Loss)]</w:t>
            </w:r>
            <w:r w:rsidRPr="00A96919">
              <w:rPr>
                <w:rFonts w:ascii="標楷體" w:eastAsia="標楷體" w:hAnsi="標楷體" w:hint="eastAsia"/>
              </w:rPr>
              <w:t>資料</w:t>
            </w:r>
          </w:p>
        </w:tc>
      </w:tr>
      <w:tr w:rsidR="00142A50" w14:paraId="3D9C66C0"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543B834"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2</w:t>
            </w:r>
          </w:p>
        </w:tc>
        <w:tc>
          <w:tcPr>
            <w:tcW w:w="1201" w:type="dxa"/>
            <w:tcBorders>
              <w:top w:val="single" w:sz="4" w:space="0" w:color="auto"/>
              <w:left w:val="single" w:sz="4" w:space="0" w:color="auto"/>
              <w:bottom w:val="single" w:sz="4" w:space="0" w:color="auto"/>
              <w:right w:val="single" w:sz="4" w:space="0" w:color="auto"/>
            </w:tcBorders>
            <w:hideMark/>
          </w:tcPr>
          <w:p w14:paraId="01FE7A1C"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1A9F4822" w14:textId="77777777" w:rsidR="00142A50" w:rsidRDefault="00142A50" w:rsidP="00F009C9">
            <w:pPr>
              <w:rPr>
                <w:rFonts w:ascii="標楷體" w:eastAsia="標楷體" w:hAnsi="標楷體"/>
                <w:color w:val="000000"/>
                <w:lang w:val="x-none" w:eastAsia="x-none"/>
              </w:rPr>
            </w:pPr>
            <w:r w:rsidRPr="00190D69">
              <w:rPr>
                <w:rFonts w:ascii="標楷體" w:eastAsia="標楷體" w:hAnsi="標楷體" w:hint="eastAsia"/>
                <w:color w:val="000000"/>
                <w:szCs w:val="20"/>
                <w:lang w:val="x-none"/>
              </w:rPr>
              <w:t>戶號</w:t>
            </w:r>
          </w:p>
        </w:tc>
        <w:tc>
          <w:tcPr>
            <w:tcW w:w="3119" w:type="dxa"/>
            <w:tcBorders>
              <w:top w:val="single" w:sz="4" w:space="0" w:color="auto"/>
              <w:left w:val="single" w:sz="4" w:space="0" w:color="auto"/>
              <w:bottom w:val="single" w:sz="4" w:space="0" w:color="auto"/>
              <w:right w:val="single" w:sz="4" w:space="0" w:color="auto"/>
            </w:tcBorders>
            <w:hideMark/>
          </w:tcPr>
          <w:p w14:paraId="6B9F1086"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CustNo</w:t>
            </w:r>
          </w:p>
        </w:tc>
        <w:tc>
          <w:tcPr>
            <w:tcW w:w="3402" w:type="dxa"/>
            <w:tcBorders>
              <w:top w:val="single" w:sz="4" w:space="0" w:color="auto"/>
              <w:left w:val="single" w:sz="4" w:space="0" w:color="auto"/>
              <w:bottom w:val="single" w:sz="4" w:space="0" w:color="auto"/>
              <w:right w:val="single" w:sz="4" w:space="0" w:color="auto"/>
            </w:tcBorders>
          </w:tcPr>
          <w:p w14:paraId="5049E328" w14:textId="77777777" w:rsidR="00142A50" w:rsidRDefault="00142A50" w:rsidP="00F009C9">
            <w:pPr>
              <w:rPr>
                <w:rFonts w:ascii="標楷體" w:eastAsia="標楷體" w:hAnsi="標楷體"/>
                <w:color w:val="000000"/>
                <w:lang w:val="x-none" w:eastAsia="x-none"/>
              </w:rPr>
            </w:pPr>
          </w:p>
        </w:tc>
      </w:tr>
      <w:tr w:rsidR="00142A50" w14:paraId="223928B7"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41E98D6"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14DA0F5B"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0C8BBFB9" w14:textId="77777777" w:rsidR="00142A50" w:rsidRDefault="00142A50" w:rsidP="00F009C9">
            <w:pPr>
              <w:tabs>
                <w:tab w:val="left" w:pos="1044"/>
              </w:tabs>
              <w:rPr>
                <w:rFonts w:ascii="標楷體" w:eastAsia="標楷體" w:hAnsi="標楷體"/>
                <w:color w:val="000000"/>
                <w:lang w:val="x-none" w:eastAsia="x-none"/>
              </w:rPr>
            </w:pPr>
            <w:r w:rsidRPr="00190D69">
              <w:rPr>
                <w:rFonts w:ascii="標楷體" w:eastAsia="標楷體" w:hAnsi="標楷體" w:hint="eastAsia"/>
                <w:color w:val="000000"/>
                <w:szCs w:val="20"/>
                <w:lang w:val="x-none"/>
              </w:rPr>
              <w:t>額度</w:t>
            </w:r>
          </w:p>
        </w:tc>
        <w:tc>
          <w:tcPr>
            <w:tcW w:w="3119" w:type="dxa"/>
            <w:tcBorders>
              <w:top w:val="single" w:sz="4" w:space="0" w:color="auto"/>
              <w:left w:val="single" w:sz="4" w:space="0" w:color="auto"/>
              <w:bottom w:val="single" w:sz="4" w:space="0" w:color="auto"/>
              <w:right w:val="single" w:sz="4" w:space="0" w:color="auto"/>
            </w:tcBorders>
          </w:tcPr>
          <w:p w14:paraId="6846CF6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FacmNo</w:t>
            </w:r>
          </w:p>
        </w:tc>
        <w:tc>
          <w:tcPr>
            <w:tcW w:w="3402" w:type="dxa"/>
            <w:tcBorders>
              <w:top w:val="single" w:sz="4" w:space="0" w:color="auto"/>
              <w:left w:val="single" w:sz="4" w:space="0" w:color="auto"/>
              <w:bottom w:val="single" w:sz="4" w:space="0" w:color="auto"/>
              <w:right w:val="single" w:sz="4" w:space="0" w:color="auto"/>
            </w:tcBorders>
          </w:tcPr>
          <w:p w14:paraId="7F8EBEC3" w14:textId="77777777" w:rsidR="00142A50" w:rsidRPr="00040F91" w:rsidRDefault="00142A50" w:rsidP="00F009C9">
            <w:pPr>
              <w:ind w:left="235" w:hangingChars="98" w:hanging="235"/>
              <w:rPr>
                <w:rFonts w:ascii="標楷體" w:eastAsia="標楷體" w:hAnsi="標楷體"/>
              </w:rPr>
            </w:pPr>
          </w:p>
        </w:tc>
      </w:tr>
      <w:tr w:rsidR="00142A50" w14:paraId="0D98B534"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5DBC149"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5A92C7F6"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4C0E1C48"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戶名</w:t>
            </w:r>
          </w:p>
        </w:tc>
        <w:tc>
          <w:tcPr>
            <w:tcW w:w="3119" w:type="dxa"/>
            <w:tcBorders>
              <w:top w:val="single" w:sz="4" w:space="0" w:color="auto"/>
              <w:left w:val="single" w:sz="4" w:space="0" w:color="auto"/>
              <w:bottom w:val="single" w:sz="4" w:space="0" w:color="auto"/>
              <w:right w:val="single" w:sz="4" w:space="0" w:color="auto"/>
            </w:tcBorders>
          </w:tcPr>
          <w:p w14:paraId="545FCFEB" w14:textId="77777777" w:rsidR="00142A50" w:rsidRDefault="00142A50" w:rsidP="00F009C9">
            <w:pPr>
              <w:rPr>
                <w:rFonts w:ascii="標楷體" w:eastAsia="標楷體" w:hAnsi="標楷體"/>
                <w:color w:val="000000"/>
                <w:lang w:val="x-none" w:eastAsia="x-none"/>
              </w:rPr>
            </w:pPr>
            <w:proofErr w:type="spellStart"/>
            <w:r w:rsidRPr="008035FE">
              <w:rPr>
                <w:rFonts w:ascii="標楷體" w:eastAsia="標楷體" w:hAnsi="標楷體"/>
                <w:color w:val="000000"/>
                <w:lang w:val="x-none" w:eastAsia="x-none"/>
              </w:rPr>
              <w:t>CustMain.CustName</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7AB85B6F" w14:textId="77777777" w:rsidR="00142A50" w:rsidRPr="00040F91"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040F91">
              <w:rPr>
                <w:rFonts w:ascii="標楷體" w:eastAsia="標楷體" w:hAnsi="標楷體" w:hint="eastAsia"/>
              </w:rPr>
              <w:t>依據</w:t>
            </w:r>
            <w:r>
              <w:rPr>
                <w:rFonts w:ascii="標楷體" w:eastAsia="標楷體" w:hAnsi="標楷體" w:hint="eastAsia"/>
              </w:rPr>
              <w:t>[</w:t>
            </w:r>
            <w:r w:rsidRPr="00040F91">
              <w:rPr>
                <w:rFonts w:ascii="標楷體" w:eastAsia="標楷體" w:hAnsi="標楷體" w:hint="eastAsia"/>
              </w:rPr>
              <w:t>戶號</w:t>
            </w:r>
            <w:r w:rsidRPr="004037BD">
              <w:rPr>
                <w:rFonts w:ascii="標楷體" w:eastAsia="標楷體" w:hAnsi="標楷體" w:hint="eastAsia"/>
              </w:rPr>
              <w:t>(</w:t>
            </w:r>
            <w:proofErr w:type="spellStart"/>
            <w:r w:rsidRPr="008035FE">
              <w:rPr>
                <w:rFonts w:ascii="標楷體" w:eastAsia="標楷體" w:hAnsi="標楷體"/>
                <w:color w:val="000000"/>
                <w:lang w:val="x-none" w:eastAsia="x-none"/>
              </w:rPr>
              <w:t>CustNo</w:t>
            </w:r>
            <w:proofErr w:type="spellEnd"/>
            <w:r w:rsidRPr="004037BD">
              <w:rPr>
                <w:rFonts w:ascii="標楷體" w:eastAsia="標楷體" w:hAnsi="標楷體" w:hint="eastAsia"/>
              </w:rPr>
              <w:t>)</w:t>
            </w:r>
            <w:r>
              <w:rPr>
                <w:rFonts w:ascii="標楷體" w:eastAsia="標楷體" w:hAnsi="標楷體"/>
              </w:rPr>
              <w:t>]</w:t>
            </w:r>
            <w:r>
              <w:rPr>
                <w:rFonts w:ascii="標楷體" w:eastAsia="標楷體" w:hAnsi="標楷體" w:hint="eastAsia"/>
              </w:rPr>
              <w:t>查詢[</w:t>
            </w:r>
            <w:r w:rsidRPr="004037BD">
              <w:rPr>
                <w:rFonts w:ascii="標楷體" w:eastAsia="標楷體" w:hAnsi="標楷體" w:hint="eastAsia"/>
              </w:rPr>
              <w:t>顧客主檔(</w:t>
            </w:r>
            <w:proofErr w:type="spellStart"/>
            <w:r w:rsidRPr="004037BD">
              <w:rPr>
                <w:rFonts w:ascii="標楷體" w:eastAsia="標楷體" w:hAnsi="標楷體" w:hint="eastAsia"/>
              </w:rPr>
              <w:t>C</w:t>
            </w:r>
            <w:r w:rsidRPr="004037BD">
              <w:rPr>
                <w:rFonts w:ascii="標楷體" w:eastAsia="標楷體" w:hAnsi="標楷體"/>
              </w:rPr>
              <w:t>ustMain</w:t>
            </w:r>
            <w:proofErr w:type="spellEnd"/>
            <w:r w:rsidRPr="004037BD">
              <w:rPr>
                <w:rFonts w:ascii="標楷體" w:eastAsia="標楷體" w:hAnsi="標楷體" w:hint="eastAsia"/>
              </w:rPr>
              <w:t>)</w:t>
            </w:r>
            <w:r>
              <w:rPr>
                <w:rFonts w:ascii="標楷體" w:eastAsia="標楷體" w:hAnsi="標楷體"/>
              </w:rPr>
              <w:t>]</w:t>
            </w:r>
            <w:r w:rsidRPr="004037BD">
              <w:rPr>
                <w:rFonts w:ascii="標楷體" w:eastAsia="標楷體" w:hAnsi="標楷體" w:hint="eastAsia"/>
              </w:rPr>
              <w:t>顯示</w:t>
            </w:r>
            <w:r>
              <w:rPr>
                <w:rFonts w:ascii="標楷體" w:eastAsia="標楷體" w:hAnsi="標楷體" w:hint="eastAsia"/>
              </w:rPr>
              <w:t>[</w:t>
            </w:r>
            <w:r w:rsidRPr="007F68C0">
              <w:rPr>
                <w:rFonts w:ascii="標楷體" w:eastAsia="標楷體" w:hAnsi="標楷體" w:hint="eastAsia"/>
                <w:color w:val="000000"/>
                <w:lang w:val="x-none"/>
              </w:rPr>
              <w:t>戶名/</w:t>
            </w:r>
            <w:proofErr w:type="spellStart"/>
            <w:r w:rsidRPr="007F68C0">
              <w:rPr>
                <w:rFonts w:ascii="標楷體" w:eastAsia="標楷體" w:hAnsi="標楷體" w:hint="eastAsia"/>
                <w:color w:val="000000"/>
                <w:lang w:val="x-none"/>
              </w:rPr>
              <w:t>公司名稱</w:t>
            </w:r>
            <w:proofErr w:type="spellEnd"/>
            <w:r w:rsidRPr="004037BD">
              <w:rPr>
                <w:rFonts w:ascii="標楷體" w:eastAsia="標楷體" w:hAnsi="標楷體" w:hint="eastAsia"/>
              </w:rPr>
              <w:t>(</w:t>
            </w:r>
            <w:proofErr w:type="spellStart"/>
            <w:r w:rsidRPr="004037BD">
              <w:rPr>
                <w:rFonts w:ascii="標楷體" w:eastAsia="標楷體" w:hAnsi="標楷體" w:hint="eastAsia"/>
              </w:rPr>
              <w:t>C</w:t>
            </w:r>
            <w:r w:rsidRPr="004037BD">
              <w:rPr>
                <w:rFonts w:ascii="標楷體" w:eastAsia="標楷體" w:hAnsi="標楷體"/>
              </w:rPr>
              <w:t>ustMain.</w:t>
            </w:r>
            <w:r w:rsidRPr="00040F91">
              <w:rPr>
                <w:rFonts w:ascii="標楷體" w:eastAsia="標楷體" w:hAnsi="標楷體"/>
              </w:rPr>
              <w:t>CustName</w:t>
            </w:r>
            <w:proofErr w:type="spellEnd"/>
            <w:r w:rsidRPr="004037BD">
              <w:rPr>
                <w:rFonts w:ascii="標楷體" w:eastAsia="標楷體" w:hAnsi="標楷體" w:hint="eastAsia"/>
              </w:rPr>
              <w:t>)</w:t>
            </w:r>
            <w:r>
              <w:rPr>
                <w:rFonts w:ascii="標楷體" w:eastAsia="標楷體" w:hAnsi="標楷體"/>
              </w:rPr>
              <w:t>]</w:t>
            </w:r>
          </w:p>
        </w:tc>
      </w:tr>
      <w:tr w:rsidR="00142A50" w14:paraId="5C5C3FE3"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66C336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6FFBDF83"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2CBA852D"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發生日期</w:t>
            </w:r>
            <w:proofErr w:type="spellEnd"/>
          </w:p>
        </w:tc>
        <w:tc>
          <w:tcPr>
            <w:tcW w:w="3119" w:type="dxa"/>
            <w:tcBorders>
              <w:top w:val="single" w:sz="4" w:space="0" w:color="auto"/>
              <w:left w:val="single" w:sz="4" w:space="0" w:color="auto"/>
              <w:bottom w:val="single" w:sz="4" w:space="0" w:color="auto"/>
              <w:right w:val="single" w:sz="4" w:space="0" w:color="auto"/>
            </w:tcBorders>
          </w:tcPr>
          <w:p w14:paraId="0A93C81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MarkDate</w:t>
            </w:r>
          </w:p>
        </w:tc>
        <w:tc>
          <w:tcPr>
            <w:tcW w:w="3402" w:type="dxa"/>
            <w:tcBorders>
              <w:top w:val="single" w:sz="4" w:space="0" w:color="auto"/>
              <w:left w:val="single" w:sz="4" w:space="0" w:color="auto"/>
              <w:bottom w:val="single" w:sz="4" w:space="0" w:color="auto"/>
              <w:right w:val="single" w:sz="4" w:space="0" w:color="auto"/>
            </w:tcBorders>
          </w:tcPr>
          <w:p w14:paraId="626F2145"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331F08D8"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A0BCFEA"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1201" w:type="dxa"/>
            <w:tcBorders>
              <w:top w:val="single" w:sz="4" w:space="0" w:color="auto"/>
              <w:left w:val="single" w:sz="4" w:space="0" w:color="auto"/>
              <w:bottom w:val="single" w:sz="4" w:space="0" w:color="auto"/>
              <w:right w:val="single" w:sz="4" w:space="0" w:color="auto"/>
            </w:tcBorders>
            <w:hideMark/>
          </w:tcPr>
          <w:p w14:paraId="123425CB"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759A91CB"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代碼</w:t>
            </w:r>
            <w:proofErr w:type="spellEnd"/>
          </w:p>
        </w:tc>
        <w:tc>
          <w:tcPr>
            <w:tcW w:w="3119" w:type="dxa"/>
            <w:tcBorders>
              <w:top w:val="single" w:sz="4" w:space="0" w:color="auto"/>
              <w:left w:val="single" w:sz="4" w:space="0" w:color="auto"/>
              <w:bottom w:val="single" w:sz="4" w:space="0" w:color="auto"/>
              <w:right w:val="single" w:sz="4" w:space="0" w:color="auto"/>
            </w:tcBorders>
          </w:tcPr>
          <w:p w14:paraId="45D809AA"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MarkCode</w:t>
            </w:r>
          </w:p>
        </w:tc>
        <w:tc>
          <w:tcPr>
            <w:tcW w:w="3402" w:type="dxa"/>
            <w:tcBorders>
              <w:top w:val="single" w:sz="4" w:space="0" w:color="auto"/>
              <w:left w:val="single" w:sz="4" w:space="0" w:color="auto"/>
              <w:bottom w:val="single" w:sz="4" w:space="0" w:color="auto"/>
              <w:right w:val="single" w:sz="4" w:space="0" w:color="auto"/>
            </w:tcBorders>
          </w:tcPr>
          <w:p w14:paraId="0BF78E69" w14:textId="77777777" w:rsidR="00142A50" w:rsidRDefault="00142A50" w:rsidP="00F009C9">
            <w:pPr>
              <w:rPr>
                <w:rFonts w:ascii="標楷體" w:eastAsia="標楷體" w:hAnsi="標楷體"/>
                <w:color w:val="000000"/>
                <w:lang w:val="x-none"/>
              </w:rPr>
            </w:pPr>
          </w:p>
        </w:tc>
      </w:tr>
      <w:tr w:rsidR="00142A50" w14:paraId="0E2D0EBB" w14:textId="77777777" w:rsidTr="00F009C9">
        <w:tc>
          <w:tcPr>
            <w:tcW w:w="784" w:type="dxa"/>
            <w:tcBorders>
              <w:top w:val="single" w:sz="4" w:space="0" w:color="auto"/>
              <w:left w:val="single" w:sz="4" w:space="0" w:color="auto"/>
              <w:bottom w:val="single" w:sz="4" w:space="0" w:color="auto"/>
              <w:right w:val="single" w:sz="4" w:space="0" w:color="auto"/>
            </w:tcBorders>
          </w:tcPr>
          <w:p w14:paraId="48A310DF" w14:textId="77777777" w:rsidR="00142A50" w:rsidRDefault="00142A50" w:rsidP="00F009C9">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32CB2303" w14:textId="77777777" w:rsidR="00142A50" w:rsidRDefault="00142A50" w:rsidP="00F009C9">
            <w:pPr>
              <w:rPr>
                <w:rFonts w:ascii="標楷體" w:eastAsia="標楷體" w:hAnsi="標楷體"/>
                <w:color w:val="000000"/>
                <w:lang w:val="x-none" w:eastAsia="x-none"/>
              </w:rPr>
            </w:pPr>
          </w:p>
        </w:tc>
        <w:tc>
          <w:tcPr>
            <w:tcW w:w="1554" w:type="dxa"/>
            <w:tcBorders>
              <w:top w:val="single" w:sz="4" w:space="0" w:color="auto"/>
              <w:left w:val="single" w:sz="4" w:space="0" w:color="auto"/>
              <w:bottom w:val="single" w:sz="4" w:space="0" w:color="auto"/>
              <w:right w:val="single" w:sz="4" w:space="0" w:color="auto"/>
            </w:tcBorders>
          </w:tcPr>
          <w:p w14:paraId="360B086D" w14:textId="77777777" w:rsidR="00142A50" w:rsidRPr="00E86426"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roofErr w:type="spellEnd"/>
          </w:p>
        </w:tc>
        <w:tc>
          <w:tcPr>
            <w:tcW w:w="3119" w:type="dxa"/>
            <w:tcBorders>
              <w:top w:val="single" w:sz="4" w:space="0" w:color="auto"/>
              <w:left w:val="single" w:sz="4" w:space="0" w:color="auto"/>
              <w:bottom w:val="single" w:sz="4" w:space="0" w:color="auto"/>
              <w:right w:val="single" w:sz="4" w:space="0" w:color="auto"/>
            </w:tcBorders>
          </w:tcPr>
          <w:p w14:paraId="604F0B5F"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8035FE">
              <w:rPr>
                <w:rFonts w:ascii="標楷體" w:eastAsia="標楷體" w:hAnsi="標楷體"/>
                <w:color w:val="000000"/>
                <w:lang w:val="x-none" w:eastAsia="x-none"/>
              </w:rPr>
              <w:t>MarkCode</w:t>
            </w:r>
            <w:proofErr w:type="spellEnd"/>
          </w:p>
          <w:p w14:paraId="53742A2E" w14:textId="77777777" w:rsidR="00142A50" w:rsidRDefault="00142A50" w:rsidP="00F009C9">
            <w:pPr>
              <w:rPr>
                <w:rFonts w:ascii="標楷體" w:eastAsia="標楷體" w:hAnsi="標楷體"/>
                <w:color w:val="000000"/>
                <w:lang w:val="x-none" w:eastAsia="x-none"/>
              </w:rPr>
            </w:pPr>
            <w:r w:rsidRPr="00A232EE">
              <w:rPr>
                <w:rFonts w:ascii="標楷體" w:eastAsia="標楷體" w:hAnsi="標楷體" w:hint="eastAsia"/>
              </w:rPr>
              <w:lastRenderedPageBreak/>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2A830B6B" w14:textId="77777777" w:rsidR="00142A50" w:rsidRPr="008035FE" w:rsidRDefault="00142A50"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402" w:type="dxa"/>
            <w:tcBorders>
              <w:top w:val="single" w:sz="4" w:space="0" w:color="auto"/>
              <w:left w:val="single" w:sz="4" w:space="0" w:color="auto"/>
              <w:bottom w:val="single" w:sz="4" w:space="0" w:color="auto"/>
              <w:right w:val="single" w:sz="4" w:space="0" w:color="auto"/>
            </w:tcBorders>
          </w:tcPr>
          <w:p w14:paraId="0059C025" w14:textId="77777777" w:rsidR="00142A50" w:rsidRPr="00386854" w:rsidRDefault="00142A50" w:rsidP="00F009C9">
            <w:pPr>
              <w:rPr>
                <w:rFonts w:ascii="標楷體" w:eastAsia="標楷體" w:hAnsi="標楷體"/>
                <w:color w:val="000000"/>
                <w:lang w:val="x-none"/>
              </w:rPr>
            </w:pPr>
          </w:p>
        </w:tc>
      </w:tr>
      <w:tr w:rsidR="00142A50" w14:paraId="1EA0F30C"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719AD3C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1201" w:type="dxa"/>
            <w:tcBorders>
              <w:top w:val="single" w:sz="4" w:space="0" w:color="auto"/>
              <w:left w:val="single" w:sz="4" w:space="0" w:color="auto"/>
              <w:bottom w:val="single" w:sz="4" w:space="0" w:color="auto"/>
              <w:right w:val="single" w:sz="4" w:space="0" w:color="auto"/>
            </w:tcBorders>
            <w:hideMark/>
          </w:tcPr>
          <w:p w14:paraId="5BBA87AE"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1DF41846"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起始日期</w:t>
            </w:r>
            <w:proofErr w:type="spellEnd"/>
          </w:p>
        </w:tc>
        <w:tc>
          <w:tcPr>
            <w:tcW w:w="3119" w:type="dxa"/>
            <w:tcBorders>
              <w:top w:val="single" w:sz="4" w:space="0" w:color="auto"/>
              <w:left w:val="single" w:sz="4" w:space="0" w:color="auto"/>
              <w:bottom w:val="single" w:sz="4" w:space="0" w:color="auto"/>
              <w:right w:val="single" w:sz="4" w:space="0" w:color="auto"/>
            </w:tcBorders>
          </w:tcPr>
          <w:p w14:paraId="3853E4C9"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StartDate</w:t>
            </w:r>
          </w:p>
        </w:tc>
        <w:tc>
          <w:tcPr>
            <w:tcW w:w="3402" w:type="dxa"/>
            <w:tcBorders>
              <w:top w:val="single" w:sz="4" w:space="0" w:color="auto"/>
              <w:left w:val="single" w:sz="4" w:space="0" w:color="auto"/>
              <w:bottom w:val="single" w:sz="4" w:space="0" w:color="auto"/>
              <w:right w:val="single" w:sz="4" w:space="0" w:color="auto"/>
            </w:tcBorders>
          </w:tcPr>
          <w:p w14:paraId="057CC51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7C069F7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1F98CCFB"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8</w:t>
            </w:r>
          </w:p>
        </w:tc>
        <w:tc>
          <w:tcPr>
            <w:tcW w:w="1201" w:type="dxa"/>
            <w:tcBorders>
              <w:top w:val="single" w:sz="4" w:space="0" w:color="auto"/>
              <w:left w:val="single" w:sz="4" w:space="0" w:color="auto"/>
              <w:bottom w:val="single" w:sz="4" w:space="0" w:color="auto"/>
              <w:right w:val="single" w:sz="4" w:space="0" w:color="auto"/>
            </w:tcBorders>
            <w:hideMark/>
          </w:tcPr>
          <w:p w14:paraId="43FC86CF"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49CC93EE"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終止日期</w:t>
            </w:r>
            <w:proofErr w:type="spellEnd"/>
          </w:p>
        </w:tc>
        <w:tc>
          <w:tcPr>
            <w:tcW w:w="3119" w:type="dxa"/>
            <w:tcBorders>
              <w:top w:val="single" w:sz="4" w:space="0" w:color="auto"/>
              <w:left w:val="single" w:sz="4" w:space="0" w:color="auto"/>
              <w:bottom w:val="single" w:sz="4" w:space="0" w:color="auto"/>
              <w:right w:val="single" w:sz="4" w:space="0" w:color="auto"/>
            </w:tcBorders>
          </w:tcPr>
          <w:p w14:paraId="4853FE68"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EndDate</w:t>
            </w:r>
          </w:p>
        </w:tc>
        <w:tc>
          <w:tcPr>
            <w:tcW w:w="3402" w:type="dxa"/>
            <w:tcBorders>
              <w:top w:val="single" w:sz="4" w:space="0" w:color="auto"/>
              <w:left w:val="single" w:sz="4" w:space="0" w:color="auto"/>
              <w:bottom w:val="single" w:sz="4" w:space="0" w:color="auto"/>
              <w:right w:val="single" w:sz="4" w:space="0" w:color="auto"/>
            </w:tcBorders>
          </w:tcPr>
          <w:p w14:paraId="5953B9AA"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bl>
    <w:p w14:paraId="251FDFD0" w14:textId="77777777" w:rsidR="00142A50" w:rsidRDefault="00142A50" w:rsidP="00142A50"/>
    <w:p w14:paraId="52D9EABB"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D0EDC4E" w14:textId="1360F37E" w:rsidR="00142A50" w:rsidRDefault="00142A50" w:rsidP="00142A50">
      <w:r w:rsidRPr="00563EFE">
        <w:rPr>
          <w:noProof/>
        </w:rPr>
        <w:drawing>
          <wp:inline distT="0" distB="0" distL="0" distR="0" wp14:anchorId="72F19332" wp14:editId="38A8CD8A">
            <wp:extent cx="6479540" cy="38684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3868420"/>
                    </a:xfrm>
                    <a:prstGeom prst="rect">
                      <a:avLst/>
                    </a:prstGeom>
                  </pic:spPr>
                </pic:pic>
              </a:graphicData>
            </a:graphic>
          </wp:inline>
        </w:drawing>
      </w:r>
    </w:p>
    <w:p w14:paraId="0E26640C" w14:textId="77777777" w:rsidR="00142A50" w:rsidRDefault="00142A50" w:rsidP="00142A50">
      <w:pPr>
        <w:ind w:left="1440"/>
      </w:pPr>
    </w:p>
    <w:p w14:paraId="2B28DD9B" w14:textId="77777777" w:rsidR="00142A50" w:rsidRDefault="00142A50" w:rsidP="00142A50"/>
    <w:p w14:paraId="63E0742B" w14:textId="0083BC85" w:rsidR="00142A50" w:rsidRDefault="00142A50">
      <w:pPr>
        <w:widowControl/>
      </w:pPr>
      <w:r>
        <w:br w:type="page"/>
      </w:r>
    </w:p>
    <w:p w14:paraId="58E3DECE" w14:textId="77777777" w:rsidR="00142A50" w:rsidRPr="00142A50" w:rsidRDefault="00142A50" w:rsidP="00142A50"/>
    <w:p w14:paraId="6F7CC9E3" w14:textId="611B5BA5" w:rsidR="00142A50" w:rsidRPr="00142A50" w:rsidRDefault="00B62664" w:rsidP="0078740E">
      <w:pPr>
        <w:pStyle w:val="3"/>
        <w:numPr>
          <w:ilvl w:val="2"/>
          <w:numId w:val="7"/>
        </w:numPr>
        <w:spacing w:before="0"/>
        <w:rPr>
          <w:rFonts w:ascii="標楷體" w:hAnsi="標楷體"/>
          <w:bCs/>
          <w:szCs w:val="32"/>
        </w:rPr>
      </w:pPr>
      <w:bookmarkStart w:id="120" w:name="_Toc140244527"/>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204</w:t>
      </w:r>
      <w:r w:rsidR="00142A50" w:rsidRPr="005179EE">
        <w:rPr>
          <w:rFonts w:ascii="標楷體" w:hAnsi="標楷體" w:hint="eastAsia"/>
          <w:b/>
          <w:szCs w:val="32"/>
        </w:rPr>
        <w:t>特殊客觀減損狀況</w:t>
      </w:r>
      <w:r w:rsidR="00142A50">
        <w:rPr>
          <w:rFonts w:ascii="標楷體" w:hAnsi="標楷體" w:hint="eastAsia"/>
          <w:b/>
          <w:szCs w:val="32"/>
        </w:rPr>
        <w:t>維護</w:t>
      </w:r>
      <w:bookmarkEnd w:id="120"/>
    </w:p>
    <w:p w14:paraId="3943F936"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7738D681"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FBC4EA0"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21514C" w14:textId="77777777" w:rsidR="00142A50" w:rsidRPr="008F20B5" w:rsidRDefault="00142A50" w:rsidP="00F009C9">
            <w:pPr>
              <w:rPr>
                <w:rFonts w:ascii="標楷體" w:eastAsia="標楷體" w:hAnsi="標楷體"/>
              </w:rPr>
            </w:pPr>
            <w:r w:rsidRPr="00991A3A">
              <w:rPr>
                <w:rFonts w:ascii="標楷體" w:eastAsia="標楷體" w:hAnsi="標楷體" w:hint="eastAsia"/>
              </w:rPr>
              <w:t>特殊客觀減損狀況維護</w:t>
            </w:r>
          </w:p>
        </w:tc>
      </w:tr>
      <w:tr w:rsidR="00142A50" w:rsidRPr="008F20B5" w14:paraId="3D0D22C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A8A037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BB45FD2"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991A3A">
              <w:rPr>
                <w:rFonts w:ascii="標楷體" w:eastAsia="標楷體" w:hAnsi="標楷體" w:hint="eastAsia"/>
              </w:rPr>
              <w:t>特殊客觀減損狀況</w:t>
            </w:r>
            <w:r>
              <w:rPr>
                <w:rFonts w:ascii="標楷體" w:eastAsia="標楷體" w:hAnsi="標楷體" w:hint="eastAsia"/>
              </w:rPr>
              <w:t>資料。</w:t>
            </w:r>
          </w:p>
          <w:p w14:paraId="51CCE8D5" w14:textId="77777777" w:rsidR="00142A50" w:rsidRPr="004A1C2C"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w:t>
            </w:r>
            <w:r>
              <w:rPr>
                <w:rFonts w:ascii="標楷體" w:eastAsia="標楷體" w:hAnsi="標楷體"/>
              </w:rPr>
              <w:t>904</w:t>
            </w:r>
            <w:r w:rsidRPr="00AF3EC4">
              <w:rPr>
                <w:rFonts w:ascii="標楷體" w:eastAsia="標楷體" w:hAnsi="標楷體" w:hint="eastAsia"/>
              </w:rPr>
              <w:t>特殊客觀減損狀況</w:t>
            </w:r>
            <w:r w:rsidRPr="007B73FE">
              <w:rPr>
                <w:rFonts w:ascii="標楷體" w:eastAsia="標楷體" w:hAnsi="標楷體" w:hint="eastAsia"/>
              </w:rPr>
              <w:t>查詢】</w:t>
            </w:r>
            <w:r w:rsidRPr="007B73FE">
              <w:rPr>
                <w:rFonts w:ascii="標楷體" w:eastAsia="標楷體" w:hAnsi="標楷體" w:hint="eastAsia"/>
                <w:lang w:eastAsia="zh-HK"/>
              </w:rPr>
              <w:t>進入</w:t>
            </w:r>
          </w:p>
        </w:tc>
      </w:tr>
      <w:tr w:rsidR="00142A50" w:rsidRPr="008F20B5" w14:paraId="56FF7EBE"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BFCC9C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BD5665A"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74C4781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6D00E6">
              <w:rPr>
                <w:rFonts w:ascii="標楷體" w:eastAsia="標楷體" w:hAnsi="標楷體" w:hint="eastAsia"/>
              </w:rPr>
              <w:t>[特殊客觀減損狀況檔(Ias39Loss)]</w:t>
            </w:r>
          </w:p>
          <w:p w14:paraId="303FEBB0"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1F4196FB" w14:textId="77777777" w:rsidR="00142A50" w:rsidRDefault="00142A50" w:rsidP="00F009C9">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新增：新增</w:t>
            </w:r>
            <w:r w:rsidRPr="006D00E6">
              <w:rPr>
                <w:rFonts w:ascii="標楷體" w:eastAsia="標楷體" w:hAnsi="標楷體" w:hint="eastAsia"/>
              </w:rPr>
              <w:t>[特殊客觀減損狀況檔(Ias39Loss)]</w:t>
            </w:r>
            <w:r>
              <w:rPr>
                <w:rFonts w:ascii="標楷體" w:eastAsia="標楷體" w:hAnsi="標楷體" w:hint="eastAsia"/>
                <w:lang w:eastAsia="zh-HK"/>
              </w:rPr>
              <w:t>資料</w:t>
            </w:r>
          </w:p>
          <w:p w14:paraId="3249DF12" w14:textId="77777777" w:rsidR="00142A50" w:rsidRPr="0058227F" w:rsidRDefault="00142A50" w:rsidP="00F009C9">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修改：修改</w:t>
            </w:r>
            <w:r w:rsidRPr="006D00E6">
              <w:rPr>
                <w:rFonts w:ascii="標楷體" w:eastAsia="標楷體" w:hAnsi="標楷體" w:hint="eastAsia"/>
              </w:rPr>
              <w:t>[特殊客觀減損狀況檔(Ias39Loss)]</w:t>
            </w:r>
            <w:r>
              <w:rPr>
                <w:rFonts w:ascii="標楷體" w:eastAsia="標楷體" w:hAnsi="標楷體" w:hint="eastAsia"/>
                <w:lang w:eastAsia="zh-HK"/>
              </w:rPr>
              <w:t>資料</w:t>
            </w:r>
          </w:p>
        </w:tc>
      </w:tr>
      <w:tr w:rsidR="00142A50" w:rsidRPr="008F20B5" w14:paraId="0DF4437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2AE2A9F"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A5E94F" w14:textId="77777777" w:rsidR="00142A50" w:rsidRPr="004A1C2C" w:rsidRDefault="00142A50" w:rsidP="00F009C9">
            <w:pPr>
              <w:rPr>
                <w:rFonts w:ascii="標楷體" w:eastAsia="標楷體" w:hAnsi="標楷體"/>
              </w:rPr>
            </w:pPr>
          </w:p>
        </w:tc>
      </w:tr>
      <w:tr w:rsidR="00142A50" w:rsidRPr="008F20B5" w14:paraId="5CAD366D"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ECD9FF8"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17EE893" w14:textId="77777777" w:rsidR="00142A50" w:rsidRPr="004A1C2C" w:rsidRDefault="00142A50" w:rsidP="00F009C9">
            <w:pPr>
              <w:ind w:left="240" w:hangingChars="100" w:hanging="240"/>
              <w:rPr>
                <w:rFonts w:ascii="標楷體" w:eastAsia="標楷體" w:hAnsi="標楷體"/>
              </w:rPr>
            </w:pPr>
          </w:p>
        </w:tc>
      </w:tr>
      <w:tr w:rsidR="00142A50" w:rsidRPr="008F20B5" w14:paraId="18589D93"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C0DEA6E"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E78150"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6104DAB0"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AA1DD22"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EAD14D4"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w:t>
            </w:r>
            <w:proofErr w:type="spellStart"/>
            <w:r>
              <w:rPr>
                <w:rFonts w:ascii="標楷體" w:eastAsia="標楷體" w:hAnsi="標楷體" w:hint="eastAsia"/>
              </w:rPr>
              <w:t>TxDataLog</w:t>
            </w:r>
            <w:proofErr w:type="spellEnd"/>
            <w:r>
              <w:rPr>
                <w:rFonts w:ascii="標楷體" w:eastAsia="標楷體" w:hAnsi="標楷體" w:hint="eastAsia"/>
              </w:rPr>
              <w:t>)]，可至「L6932 資料變更交易查詢」查詢異動內容</w:t>
            </w:r>
          </w:p>
        </w:tc>
      </w:tr>
      <w:tr w:rsidR="00142A50" w:rsidRPr="008F20B5" w14:paraId="63839BC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2466B54"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29043BE" w14:textId="77777777" w:rsidR="00142A50" w:rsidRPr="004A1C2C" w:rsidRDefault="00142A50" w:rsidP="00F009C9">
            <w:pPr>
              <w:rPr>
                <w:rFonts w:ascii="標楷體" w:eastAsia="標楷體" w:hAnsi="標楷體"/>
              </w:rPr>
            </w:pPr>
          </w:p>
        </w:tc>
      </w:tr>
    </w:tbl>
    <w:p w14:paraId="4AFBED45" w14:textId="77777777" w:rsidR="00142A50" w:rsidRPr="0068704E" w:rsidRDefault="00142A50" w:rsidP="00142A50">
      <w:pPr>
        <w:ind w:left="1440"/>
      </w:pPr>
    </w:p>
    <w:p w14:paraId="3DCA50F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64611CA" w14:textId="77777777" w:rsidTr="00F009C9">
        <w:tc>
          <w:tcPr>
            <w:tcW w:w="851" w:type="dxa"/>
            <w:shd w:val="clear" w:color="auto" w:fill="D9D9D9" w:themeFill="background1" w:themeFillShade="D9"/>
          </w:tcPr>
          <w:p w14:paraId="15904EC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C2BBDC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1B603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34636054" w14:textId="77777777" w:rsidTr="00F009C9">
        <w:tc>
          <w:tcPr>
            <w:tcW w:w="851" w:type="dxa"/>
          </w:tcPr>
          <w:p w14:paraId="592551F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07C74E6D" w14:textId="77777777" w:rsidR="00142A50" w:rsidRPr="0022279A" w:rsidRDefault="00142A50" w:rsidP="00F009C9">
            <w:pPr>
              <w:rPr>
                <w:rFonts w:ascii="標楷體" w:eastAsia="標楷體" w:hAnsi="標楷體"/>
              </w:rPr>
            </w:pPr>
            <w:r w:rsidRPr="00357A81">
              <w:rPr>
                <w:rFonts w:ascii="標楷體" w:eastAsia="標楷體" w:hAnsi="標楷體"/>
                <w:color w:val="000000"/>
                <w:lang w:val="x-none" w:eastAsia="x-none"/>
              </w:rPr>
              <w:t>Ias39Loss</w:t>
            </w:r>
          </w:p>
        </w:tc>
        <w:tc>
          <w:tcPr>
            <w:tcW w:w="4110" w:type="dxa"/>
          </w:tcPr>
          <w:p w14:paraId="04185436" w14:textId="77777777" w:rsidR="00142A50" w:rsidRPr="0022279A" w:rsidRDefault="00142A50" w:rsidP="00F009C9">
            <w:pPr>
              <w:rPr>
                <w:rFonts w:ascii="標楷體" w:eastAsia="標楷體" w:hAnsi="標楷體"/>
              </w:rPr>
            </w:pPr>
            <w:r w:rsidRPr="00AF3EC4">
              <w:rPr>
                <w:rFonts w:ascii="標楷體" w:eastAsia="標楷體" w:hAnsi="標楷體" w:hint="eastAsia"/>
              </w:rPr>
              <w:t>特殊客觀減損狀況</w:t>
            </w:r>
            <w:r w:rsidRPr="00B36869">
              <w:rPr>
                <w:rFonts w:ascii="標楷體" w:eastAsia="標楷體" w:hAnsi="標楷體" w:hint="eastAsia"/>
              </w:rPr>
              <w:t>檔</w:t>
            </w:r>
          </w:p>
        </w:tc>
      </w:tr>
      <w:tr w:rsidR="00142A50" w:rsidRPr="0022279A" w14:paraId="7DBC0828" w14:textId="77777777" w:rsidTr="00F009C9">
        <w:tc>
          <w:tcPr>
            <w:tcW w:w="851" w:type="dxa"/>
          </w:tcPr>
          <w:p w14:paraId="63733FA5"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575D8192" w14:textId="77777777" w:rsidR="00142A50" w:rsidRPr="00357A81" w:rsidRDefault="00142A50" w:rsidP="00F009C9">
            <w:pPr>
              <w:rPr>
                <w:rFonts w:ascii="標楷體" w:eastAsia="標楷體" w:hAnsi="標楷體"/>
                <w:color w:val="000000"/>
                <w:lang w:val="x-none" w:eastAsia="x-none"/>
              </w:rPr>
            </w:pPr>
            <w:proofErr w:type="spellStart"/>
            <w:r w:rsidRPr="00FB46EE">
              <w:rPr>
                <w:rFonts w:ascii="標楷體" w:eastAsia="標楷體" w:hAnsi="標楷體"/>
              </w:rPr>
              <w:t>CustMain</w:t>
            </w:r>
            <w:proofErr w:type="spellEnd"/>
          </w:p>
        </w:tc>
        <w:tc>
          <w:tcPr>
            <w:tcW w:w="4110" w:type="dxa"/>
          </w:tcPr>
          <w:p w14:paraId="394095B5" w14:textId="77777777" w:rsidR="00142A50" w:rsidRPr="00AF3EC4" w:rsidRDefault="00142A50" w:rsidP="00F009C9">
            <w:pPr>
              <w:rPr>
                <w:rFonts w:ascii="標楷體" w:eastAsia="標楷體" w:hAnsi="標楷體"/>
              </w:rPr>
            </w:pPr>
            <w:r w:rsidRPr="00AC426A">
              <w:rPr>
                <w:rFonts w:ascii="標楷體" w:eastAsia="標楷體" w:hAnsi="標楷體" w:hint="eastAsia"/>
              </w:rPr>
              <w:t>客戶資料主檔</w:t>
            </w:r>
          </w:p>
        </w:tc>
      </w:tr>
      <w:tr w:rsidR="00142A50" w:rsidRPr="0022279A" w14:paraId="760A3804" w14:textId="77777777" w:rsidTr="00F009C9">
        <w:tc>
          <w:tcPr>
            <w:tcW w:w="851" w:type="dxa"/>
          </w:tcPr>
          <w:p w14:paraId="3191EAB5"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5E5E51D" w14:textId="77777777" w:rsidR="00142A50" w:rsidRPr="00FB46EE" w:rsidRDefault="00142A50" w:rsidP="00F009C9">
            <w:pPr>
              <w:rPr>
                <w:rFonts w:ascii="標楷體" w:eastAsia="標楷體" w:hAnsi="標楷體"/>
              </w:rPr>
            </w:pPr>
            <w:proofErr w:type="spellStart"/>
            <w:r w:rsidRPr="00FF380A">
              <w:rPr>
                <w:rFonts w:ascii="標楷體" w:eastAsia="標楷體" w:hAnsi="標楷體"/>
              </w:rPr>
              <w:t>FacMain</w:t>
            </w:r>
            <w:proofErr w:type="spellEnd"/>
          </w:p>
        </w:tc>
        <w:tc>
          <w:tcPr>
            <w:tcW w:w="4110" w:type="dxa"/>
          </w:tcPr>
          <w:p w14:paraId="1F936EB1" w14:textId="77777777" w:rsidR="00142A50" w:rsidRPr="00AC426A" w:rsidRDefault="00142A50" w:rsidP="00F009C9">
            <w:pPr>
              <w:rPr>
                <w:rFonts w:ascii="標楷體" w:eastAsia="標楷體" w:hAnsi="標楷體"/>
              </w:rPr>
            </w:pPr>
            <w:r w:rsidRPr="00FF380A">
              <w:rPr>
                <w:rFonts w:ascii="標楷體" w:eastAsia="標楷體" w:hAnsi="標楷體" w:hint="eastAsia"/>
              </w:rPr>
              <w:t>額度主檔</w:t>
            </w:r>
          </w:p>
        </w:tc>
      </w:tr>
    </w:tbl>
    <w:p w14:paraId="0113E8BE" w14:textId="77777777" w:rsidR="00142A50" w:rsidRDefault="00142A50" w:rsidP="00142A50">
      <w:pPr>
        <w:ind w:left="1440"/>
      </w:pPr>
    </w:p>
    <w:p w14:paraId="73D47B17" w14:textId="77777777" w:rsidR="00142A50" w:rsidRDefault="00142A50" w:rsidP="00142A50">
      <w:pPr>
        <w:pStyle w:val="a"/>
        <w:spacing w:before="0"/>
      </w:pPr>
      <w:r w:rsidRPr="00DA2F94">
        <w:rPr>
          <w:color w:val="FF0000"/>
          <w:highlight w:val="lightGray"/>
        </w:rPr>
        <w:t>UI</w:t>
      </w:r>
      <w:r w:rsidRPr="00DA2F94">
        <w:rPr>
          <w:color w:val="FF0000"/>
          <w:highlight w:val="lightGray"/>
        </w:rPr>
        <w:t>畫面</w:t>
      </w:r>
      <w:r w:rsidRPr="00DA2F94">
        <w:rPr>
          <w:color w:val="FF0000"/>
          <w:highlight w:val="lightGray"/>
        </w:rPr>
        <w:t>-</w:t>
      </w:r>
      <w:r w:rsidRPr="00DA2F94">
        <w:rPr>
          <w:rFonts w:hint="eastAsia"/>
          <w:color w:val="FF0000"/>
          <w:highlight w:val="lightGray"/>
        </w:rPr>
        <w:t>新增</w:t>
      </w:r>
    </w:p>
    <w:p w14:paraId="398318CB" w14:textId="1D4ABBE5" w:rsidR="00142A50" w:rsidRDefault="00DA2F94" w:rsidP="00142A50">
      <w:r w:rsidRPr="00DA2F94">
        <w:rPr>
          <w:noProof/>
        </w:rPr>
        <w:lastRenderedPageBreak/>
        <w:drawing>
          <wp:inline distT="0" distB="0" distL="0" distR="0" wp14:anchorId="510A4571" wp14:editId="64C40DB2">
            <wp:extent cx="6479540" cy="3938905"/>
            <wp:effectExtent l="0" t="0" r="0" b="444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3938905"/>
                    </a:xfrm>
                    <a:prstGeom prst="rect">
                      <a:avLst/>
                    </a:prstGeom>
                  </pic:spPr>
                </pic:pic>
              </a:graphicData>
            </a:graphic>
          </wp:inline>
        </w:drawing>
      </w:r>
    </w:p>
    <w:p w14:paraId="755AF74A" w14:textId="77777777" w:rsidR="00142A50" w:rsidRDefault="00142A50" w:rsidP="00142A50">
      <w:pPr>
        <w:ind w:left="1440"/>
      </w:pPr>
    </w:p>
    <w:p w14:paraId="3DCDC007"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0BD18D24" w14:textId="77777777" w:rsidTr="00F009C9">
        <w:tc>
          <w:tcPr>
            <w:tcW w:w="848" w:type="dxa"/>
            <w:shd w:val="clear" w:color="auto" w:fill="D9D9D9" w:themeFill="background1" w:themeFillShade="D9"/>
          </w:tcPr>
          <w:p w14:paraId="194CA6F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2CAECE3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92AD8F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51197D2" w14:textId="77777777" w:rsidTr="00F009C9">
        <w:tc>
          <w:tcPr>
            <w:tcW w:w="848" w:type="dxa"/>
          </w:tcPr>
          <w:p w14:paraId="01204DA9"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4F500CFB"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4D0EE90D"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Pr="00D67AF4">
              <w:rPr>
                <w:rFonts w:ascii="標楷體" w:eastAsia="標楷體" w:hAnsi="標楷體"/>
                <w:lang w:eastAsia="zh-HK"/>
              </w:rPr>
              <w:t>新增</w:t>
            </w:r>
            <w:r w:rsidRPr="00D67AF4">
              <w:rPr>
                <w:rFonts w:ascii="標楷體" w:eastAsia="標楷體" w:hAnsi="標楷體" w:hint="eastAsia"/>
                <w:lang w:eastAsia="zh-HK"/>
              </w:rPr>
              <w:t>」</w:t>
            </w:r>
            <w:r w:rsidRPr="00D67AF4">
              <w:rPr>
                <w:rFonts w:ascii="標楷體" w:eastAsia="標楷體" w:hAnsi="標楷體"/>
                <w:lang w:eastAsia="zh-HK"/>
              </w:rPr>
              <w:t>時顯示</w:t>
            </w:r>
            <w:r w:rsidRPr="00D67AF4">
              <w:rPr>
                <w:rFonts w:ascii="標楷體" w:eastAsia="標楷體" w:hAnsi="標楷體" w:hint="eastAsia"/>
                <w:lang w:eastAsia="zh-HK"/>
              </w:rPr>
              <w:t>。</w:t>
            </w:r>
          </w:p>
          <w:p w14:paraId="500F844B"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5312A6"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proofErr w:type="spellStart"/>
            <w:r w:rsidRPr="00FF380A">
              <w:rPr>
                <w:rFonts w:ascii="標楷體" w:eastAsia="標楷體" w:hAnsi="標楷體"/>
              </w:rPr>
              <w:t>FacMain</w:t>
            </w:r>
            <w:proofErr w:type="spellEnd"/>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Pr>
                <w:rFonts w:ascii="標楷體" w:eastAsia="標楷體" w:hAnsi="標楷體" w:hint="eastAsia"/>
                <w:color w:val="000000"/>
              </w:rPr>
              <w:t>額度主檔)</w:t>
            </w:r>
            <w:r w:rsidRPr="00293C02">
              <w:rPr>
                <w:rFonts w:ascii="標楷體" w:eastAsia="標楷體" w:hAnsi="標楷體" w:hint="eastAsia"/>
                <w:color w:val="000000"/>
              </w:rPr>
              <w:t>"</w:t>
            </w:r>
          </w:p>
          <w:p w14:paraId="53FF6F9A"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A55B20">
              <w:rPr>
                <w:rFonts w:ascii="標楷體" w:eastAsia="標楷體" w:hAnsi="標楷體" w:hint="eastAsia"/>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[發生日期(</w:t>
            </w:r>
            <w:proofErr w:type="spellStart"/>
            <w:r w:rsidRPr="004E3D96">
              <w:rPr>
                <w:rFonts w:ascii="標楷體" w:eastAsia="標楷體" w:hAnsi="標楷體" w:hint="eastAsia"/>
                <w:color w:val="000000"/>
              </w:rPr>
              <w:t>MarkDate</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w:t>
            </w:r>
            <w:r w:rsidRPr="00AF3EC4">
              <w:rPr>
                <w:rFonts w:ascii="標楷體" w:eastAsia="標楷體" w:hAnsi="標楷體" w:hint="eastAsia"/>
              </w:rPr>
              <w:t>特殊客觀減損狀況</w:t>
            </w:r>
            <w:r w:rsidRPr="00B36869">
              <w:rPr>
                <w:rFonts w:ascii="標楷體" w:eastAsia="標楷體" w:hAnsi="標楷體" w:hint="eastAsia"/>
              </w:rPr>
              <w:t>檔</w:t>
            </w:r>
            <w:r>
              <w:rPr>
                <w:rFonts w:ascii="標楷體" w:eastAsia="標楷體" w:hAnsi="標楷體" w:hint="eastAsia"/>
                <w:color w:val="000000"/>
              </w:rPr>
              <w:t>)</w:t>
            </w:r>
            <w:r w:rsidRPr="00293C02">
              <w:rPr>
                <w:rFonts w:ascii="標楷體" w:eastAsia="標楷體" w:hAnsi="標楷體" w:hint="eastAsia"/>
                <w:color w:val="000000"/>
              </w:rPr>
              <w:t>"</w:t>
            </w:r>
          </w:p>
          <w:p w14:paraId="0969462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6B62762" w14:textId="77777777" w:rsidR="00142A50" w:rsidRDefault="00142A50" w:rsidP="00F009C9">
            <w:pPr>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sidRPr="00651325">
              <w:rPr>
                <w:rFonts w:ascii="標楷體" w:eastAsia="標楷體" w:hAnsi="標楷體" w:hint="eastAsia"/>
              </w:rPr>
              <w:t>新增</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0E0396DF" w14:textId="77777777" w:rsidTr="00F009C9">
        <w:tc>
          <w:tcPr>
            <w:tcW w:w="848" w:type="dxa"/>
          </w:tcPr>
          <w:p w14:paraId="7EFA161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5B2FA45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4DC15C6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142A50" w:rsidRPr="00F5236F" w14:paraId="167CF3A1" w14:textId="77777777" w:rsidTr="00F009C9">
        <w:tc>
          <w:tcPr>
            <w:tcW w:w="848" w:type="dxa"/>
          </w:tcPr>
          <w:p w14:paraId="3ABF9140"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29" w:type="dxa"/>
          </w:tcPr>
          <w:p w14:paraId="62340C7B" w14:textId="77777777" w:rsidR="00142A50" w:rsidRPr="00F533E6"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01CFA86C" w14:textId="77777777" w:rsidR="00142A50" w:rsidRPr="00C73533" w:rsidRDefault="00142A50"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B84A2B">
              <w:rPr>
                <w:rFonts w:ascii="標楷體" w:eastAsia="標楷體" w:hAnsi="標楷體" w:hint="eastAsia"/>
              </w:rPr>
              <w:t>[特殊客觀減損狀況檔(Ias39Loss)]</w:t>
            </w:r>
            <w:r w:rsidRPr="00F533E6">
              <w:rPr>
                <w:rFonts w:ascii="標楷體" w:eastAsia="標楷體" w:hAnsi="標楷體" w:hint="eastAsia"/>
                <w:lang w:eastAsia="zh-HK"/>
              </w:rPr>
              <w:t>資料</w:t>
            </w:r>
          </w:p>
        </w:tc>
      </w:tr>
    </w:tbl>
    <w:p w14:paraId="529B2A67" w14:textId="77777777" w:rsidR="00142A50" w:rsidRDefault="00142A50" w:rsidP="00142A50">
      <w:pPr>
        <w:ind w:left="1440"/>
      </w:pPr>
    </w:p>
    <w:p w14:paraId="25B683C4" w14:textId="77777777" w:rsidR="00142A50" w:rsidRDefault="00142A50" w:rsidP="00142A50">
      <w:pPr>
        <w:pStyle w:val="a"/>
        <w:spacing w:before="0"/>
      </w:pPr>
      <w:r w:rsidRPr="007C1268">
        <w:t>輸入畫面資料說明</w:t>
      </w:r>
      <w:r>
        <w:rPr>
          <w:rFonts w:hint="eastAsia"/>
        </w:rPr>
        <w:t>-</w:t>
      </w:r>
      <w:r>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76893676" w14:textId="77777777" w:rsidTr="00F009C9">
        <w:trPr>
          <w:trHeight w:val="388"/>
          <w:tblHeader/>
          <w:jc w:val="center"/>
        </w:trPr>
        <w:tc>
          <w:tcPr>
            <w:tcW w:w="530" w:type="dxa"/>
            <w:vMerge w:val="restart"/>
            <w:shd w:val="clear" w:color="auto" w:fill="D9D9D9"/>
          </w:tcPr>
          <w:p w14:paraId="65E9C194" w14:textId="77777777" w:rsidR="00142A50" w:rsidRPr="00456B60" w:rsidRDefault="00142A50" w:rsidP="00F009C9">
            <w:pPr>
              <w:rPr>
                <w:rFonts w:ascii="標楷體" w:eastAsia="標楷體" w:hAnsi="標楷體"/>
              </w:rPr>
            </w:pPr>
            <w:r w:rsidRPr="00456B60">
              <w:rPr>
                <w:rFonts w:ascii="標楷體" w:eastAsia="標楷體" w:hAnsi="標楷體"/>
              </w:rPr>
              <w:lastRenderedPageBreak/>
              <w:t>序號</w:t>
            </w:r>
          </w:p>
        </w:tc>
        <w:tc>
          <w:tcPr>
            <w:tcW w:w="1308" w:type="dxa"/>
            <w:vMerge w:val="restart"/>
            <w:shd w:val="clear" w:color="auto" w:fill="D9D9D9"/>
          </w:tcPr>
          <w:p w14:paraId="53B440A0"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45202F9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7ECF6C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06E06103" w14:textId="77777777" w:rsidTr="00F009C9">
        <w:trPr>
          <w:trHeight w:val="244"/>
          <w:tblHeader/>
          <w:jc w:val="center"/>
        </w:trPr>
        <w:tc>
          <w:tcPr>
            <w:tcW w:w="530" w:type="dxa"/>
            <w:vMerge/>
            <w:shd w:val="clear" w:color="auto" w:fill="D9D9D9"/>
          </w:tcPr>
          <w:p w14:paraId="08FB3266" w14:textId="77777777" w:rsidR="00142A50" w:rsidRPr="00456B60" w:rsidRDefault="00142A50" w:rsidP="00F009C9">
            <w:pPr>
              <w:rPr>
                <w:rFonts w:ascii="標楷體" w:eastAsia="標楷體" w:hAnsi="標楷體"/>
              </w:rPr>
            </w:pPr>
          </w:p>
        </w:tc>
        <w:tc>
          <w:tcPr>
            <w:tcW w:w="1308" w:type="dxa"/>
            <w:vMerge/>
            <w:shd w:val="clear" w:color="auto" w:fill="D9D9D9"/>
          </w:tcPr>
          <w:p w14:paraId="27C92B54" w14:textId="77777777" w:rsidR="00142A50" w:rsidRPr="00456B60" w:rsidRDefault="00142A50" w:rsidP="00F009C9">
            <w:pPr>
              <w:rPr>
                <w:rFonts w:ascii="標楷體" w:eastAsia="標楷體" w:hAnsi="標楷體"/>
              </w:rPr>
            </w:pPr>
          </w:p>
        </w:tc>
        <w:tc>
          <w:tcPr>
            <w:tcW w:w="783" w:type="dxa"/>
            <w:shd w:val="clear" w:color="auto" w:fill="D9D9D9"/>
          </w:tcPr>
          <w:p w14:paraId="6B8FF8CD"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D48AEA9"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861494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746333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B27A4D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AEAA59E" w14:textId="77777777" w:rsidR="00142A50" w:rsidRPr="00456B60" w:rsidRDefault="00142A50" w:rsidP="00F009C9">
            <w:pPr>
              <w:rPr>
                <w:rFonts w:ascii="標楷體" w:eastAsia="標楷體" w:hAnsi="標楷體"/>
              </w:rPr>
            </w:pPr>
          </w:p>
        </w:tc>
      </w:tr>
      <w:tr w:rsidR="00142A50" w:rsidRPr="00456B60" w14:paraId="5252A715" w14:textId="77777777" w:rsidTr="00F009C9">
        <w:trPr>
          <w:trHeight w:val="244"/>
          <w:jc w:val="center"/>
        </w:trPr>
        <w:tc>
          <w:tcPr>
            <w:tcW w:w="530" w:type="dxa"/>
          </w:tcPr>
          <w:p w14:paraId="68F675EC"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5216C3A9"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E5D1DEF" w14:textId="77777777" w:rsidR="00142A50" w:rsidRPr="00456B60" w:rsidRDefault="00142A50" w:rsidP="00F009C9">
            <w:pPr>
              <w:rPr>
                <w:rFonts w:ascii="標楷體" w:eastAsia="標楷體" w:hAnsi="標楷體"/>
              </w:rPr>
            </w:pPr>
          </w:p>
        </w:tc>
        <w:tc>
          <w:tcPr>
            <w:tcW w:w="904" w:type="dxa"/>
          </w:tcPr>
          <w:p w14:paraId="6552371C" w14:textId="77777777" w:rsidR="00142A50" w:rsidRPr="00456B60" w:rsidRDefault="00142A50"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1E190C7C" w14:textId="77777777" w:rsidR="00142A50" w:rsidRPr="00456B60" w:rsidRDefault="00142A50" w:rsidP="00F009C9">
            <w:pPr>
              <w:rPr>
                <w:rFonts w:ascii="標楷體" w:eastAsia="標楷體" w:hAnsi="標楷體"/>
              </w:rPr>
            </w:pPr>
          </w:p>
        </w:tc>
        <w:tc>
          <w:tcPr>
            <w:tcW w:w="811" w:type="dxa"/>
          </w:tcPr>
          <w:p w14:paraId="4200A652" w14:textId="77777777" w:rsidR="00142A50" w:rsidRPr="00456B60" w:rsidRDefault="00142A50" w:rsidP="00F009C9">
            <w:pPr>
              <w:rPr>
                <w:rFonts w:ascii="標楷體" w:eastAsia="標楷體" w:hAnsi="標楷體"/>
              </w:rPr>
            </w:pPr>
          </w:p>
        </w:tc>
        <w:tc>
          <w:tcPr>
            <w:tcW w:w="664" w:type="dxa"/>
          </w:tcPr>
          <w:p w14:paraId="2DF977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6609576"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316F77BC" w14:textId="77777777" w:rsidTr="00F009C9">
        <w:trPr>
          <w:trHeight w:val="244"/>
          <w:jc w:val="center"/>
        </w:trPr>
        <w:tc>
          <w:tcPr>
            <w:tcW w:w="530" w:type="dxa"/>
          </w:tcPr>
          <w:p w14:paraId="47E0BAF4"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1370F2D1"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6F1FFD09" w14:textId="77777777" w:rsidR="00142A50" w:rsidRPr="00456B60" w:rsidRDefault="00142A50" w:rsidP="00F009C9">
            <w:pPr>
              <w:rPr>
                <w:rFonts w:ascii="標楷體" w:eastAsia="標楷體" w:hAnsi="標楷體"/>
              </w:rPr>
            </w:pPr>
            <w:r w:rsidRPr="00456B60">
              <w:rPr>
                <w:rFonts w:ascii="標楷體" w:eastAsia="標楷體" w:hAnsi="標楷體" w:hint="eastAsia"/>
              </w:rPr>
              <w:t>7</w:t>
            </w:r>
          </w:p>
        </w:tc>
        <w:tc>
          <w:tcPr>
            <w:tcW w:w="904" w:type="dxa"/>
          </w:tcPr>
          <w:p w14:paraId="393B3C8E" w14:textId="77777777" w:rsidR="00142A50" w:rsidRPr="00456B60" w:rsidRDefault="00142A50" w:rsidP="00F009C9">
            <w:pPr>
              <w:rPr>
                <w:rFonts w:ascii="標楷體" w:eastAsia="標楷體" w:hAnsi="標楷體"/>
              </w:rPr>
            </w:pPr>
          </w:p>
        </w:tc>
        <w:tc>
          <w:tcPr>
            <w:tcW w:w="1896" w:type="dxa"/>
          </w:tcPr>
          <w:p w14:paraId="308ED7D9" w14:textId="77777777" w:rsidR="00142A50" w:rsidRPr="00456B60" w:rsidRDefault="00142A50" w:rsidP="00F009C9">
            <w:pPr>
              <w:rPr>
                <w:rFonts w:ascii="標楷體" w:eastAsia="標楷體" w:hAnsi="標楷體"/>
              </w:rPr>
            </w:pPr>
          </w:p>
        </w:tc>
        <w:tc>
          <w:tcPr>
            <w:tcW w:w="811" w:type="dxa"/>
          </w:tcPr>
          <w:p w14:paraId="72FB6583"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31724FF2"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971CC6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6DBB9549"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505AF3C0"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4C45EBAF" w14:textId="77777777" w:rsidR="00142A50" w:rsidRPr="00A60BC3"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Ias39Loss.CustNo</w:t>
            </w:r>
          </w:p>
        </w:tc>
      </w:tr>
      <w:tr w:rsidR="00142A50" w:rsidRPr="00456B60" w14:paraId="3BFA275E" w14:textId="77777777" w:rsidTr="00F009C9">
        <w:trPr>
          <w:trHeight w:val="244"/>
          <w:jc w:val="center"/>
        </w:trPr>
        <w:tc>
          <w:tcPr>
            <w:tcW w:w="530" w:type="dxa"/>
          </w:tcPr>
          <w:p w14:paraId="1C513500" w14:textId="77777777" w:rsidR="00142A50" w:rsidRDefault="00142A50" w:rsidP="00F009C9">
            <w:pPr>
              <w:rPr>
                <w:rFonts w:ascii="標楷體" w:eastAsia="標楷體" w:hAnsi="標楷體"/>
              </w:rPr>
            </w:pPr>
          </w:p>
        </w:tc>
        <w:tc>
          <w:tcPr>
            <w:tcW w:w="9792" w:type="dxa"/>
            <w:gridSpan w:val="7"/>
          </w:tcPr>
          <w:p w14:paraId="726B0256" w14:textId="77777777" w:rsidR="00142A50" w:rsidRPr="00DF5CD8" w:rsidRDefault="00142A50" w:rsidP="00F009C9">
            <w:pPr>
              <w:snapToGrid w:val="0"/>
              <w:ind w:left="238" w:hangingChars="99" w:hanging="238"/>
              <w:rPr>
                <w:rFonts w:ascii="標楷體" w:eastAsia="標楷體" w:hAnsi="標楷體"/>
                <w:color w:val="000000"/>
              </w:rPr>
            </w:pPr>
            <w:r w:rsidRPr="00DF5CD8">
              <w:rPr>
                <w:rFonts w:ascii="標楷體" w:eastAsia="標楷體" w:hAnsi="標楷體" w:hint="eastAsia"/>
                <w:color w:val="000000"/>
              </w:rPr>
              <w:t>檢</w:t>
            </w:r>
            <w:r>
              <w:rPr>
                <w:rFonts w:ascii="標楷體" w:eastAsia="標楷體" w:hAnsi="標楷體" w:hint="eastAsia"/>
                <w:color w:val="000000"/>
              </w:rPr>
              <w:t>核</w:t>
            </w:r>
            <w:r w:rsidRPr="00DF5CD8">
              <w:rPr>
                <w:rFonts w:ascii="標楷體" w:eastAsia="標楷體" w:hAnsi="標楷體" w:hint="eastAsia"/>
                <w:color w:val="000000"/>
              </w:rPr>
              <w:t>戶號,是否存在於</w:t>
            </w:r>
            <w:r w:rsidRPr="00173F3D">
              <w:rPr>
                <w:rFonts w:ascii="標楷體" w:eastAsia="標楷體" w:hAnsi="標楷體" w:hint="eastAsia"/>
                <w:color w:val="000000"/>
              </w:rPr>
              <w:t>[客戶資料主檔(</w:t>
            </w:r>
            <w:proofErr w:type="spellStart"/>
            <w:r w:rsidRPr="00173F3D">
              <w:rPr>
                <w:rFonts w:ascii="標楷體" w:eastAsia="標楷體" w:hAnsi="標楷體" w:hint="eastAsia"/>
                <w:color w:val="000000"/>
              </w:rPr>
              <w:t>CustMain</w:t>
            </w:r>
            <w:proofErr w:type="spellEnd"/>
            <w:r w:rsidRPr="00173F3D">
              <w:rPr>
                <w:rFonts w:ascii="標楷體" w:eastAsia="標楷體" w:hAnsi="標楷體" w:hint="eastAsia"/>
                <w:color w:val="000000"/>
              </w:rPr>
              <w:t>)]</w:t>
            </w:r>
          </w:p>
          <w:p w14:paraId="0E458612" w14:textId="77777777" w:rsidR="00142A50" w:rsidRPr="00DF5CD8" w:rsidRDefault="00142A50" w:rsidP="00F009C9">
            <w:pPr>
              <w:snapToGrid w:val="0"/>
              <w:ind w:leftChars="103" w:left="485" w:hangingChars="99" w:hanging="238"/>
              <w:rPr>
                <w:rFonts w:ascii="標楷體" w:eastAsia="標楷體" w:hAnsi="標楷體"/>
                <w:color w:val="000000"/>
              </w:rPr>
            </w:pPr>
            <w:r w:rsidRPr="00DF5CD8">
              <w:rPr>
                <w:rFonts w:ascii="標楷體" w:eastAsia="標楷體" w:hAnsi="標楷體" w:hint="eastAsia"/>
                <w:color w:val="000000"/>
              </w:rPr>
              <w:t>(</w:t>
            </w:r>
            <w:r w:rsidRPr="00DF5CD8">
              <w:rPr>
                <w:rFonts w:ascii="標楷體" w:eastAsia="標楷體" w:hAnsi="標楷體"/>
                <w:color w:val="000000"/>
              </w:rPr>
              <w:t>1</w:t>
            </w:r>
            <w:r w:rsidRPr="00DF5CD8">
              <w:rPr>
                <w:rFonts w:ascii="標楷體" w:eastAsia="標楷體" w:hAnsi="標楷體" w:hint="eastAsia"/>
                <w:color w:val="000000"/>
              </w:rPr>
              <w:t>).不存在時顯示 "</w:t>
            </w:r>
            <w:r w:rsidRPr="00DF5CD8">
              <w:rPr>
                <w:rFonts w:ascii="標楷體" w:eastAsia="標楷體" w:hAnsi="標楷體"/>
                <w:color w:val="000000"/>
              </w:rPr>
              <w:t>E0001</w:t>
            </w:r>
            <w:r w:rsidRPr="00DF5CD8">
              <w:rPr>
                <w:rFonts w:ascii="標楷體" w:eastAsia="標楷體" w:hAnsi="標楷體" w:hint="eastAsia"/>
                <w:color w:val="000000"/>
              </w:rPr>
              <w:t>查詢資料不存在(客戶主檔)"</w:t>
            </w:r>
          </w:p>
          <w:p w14:paraId="1C351883" w14:textId="77777777" w:rsidR="00142A50" w:rsidRPr="00DF5CD8" w:rsidRDefault="00142A50" w:rsidP="00F009C9">
            <w:pPr>
              <w:snapToGrid w:val="0"/>
              <w:ind w:leftChars="103" w:left="485" w:hangingChars="99" w:hanging="238"/>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DF5CD8">
              <w:rPr>
                <w:rFonts w:ascii="標楷體" w:eastAsia="標楷體" w:hAnsi="標楷體" w:hint="eastAsia"/>
                <w:color w:val="000000"/>
              </w:rPr>
              <w:t>調出該戶號</w:t>
            </w:r>
            <w:r w:rsidRPr="00173F3D">
              <w:rPr>
                <w:rFonts w:ascii="標楷體" w:eastAsia="標楷體" w:hAnsi="標楷體" w:hint="eastAsia"/>
                <w:color w:val="000000"/>
              </w:rPr>
              <w:t>[戶名/公司名稱(</w:t>
            </w:r>
            <w:proofErr w:type="spellStart"/>
            <w:r w:rsidRPr="00173F3D">
              <w:rPr>
                <w:rFonts w:ascii="標楷體" w:eastAsia="標楷體" w:hAnsi="標楷體" w:hint="eastAsia"/>
                <w:color w:val="000000"/>
              </w:rPr>
              <w:t>CustMain</w:t>
            </w:r>
            <w:r>
              <w:rPr>
                <w:rFonts w:ascii="標楷體" w:eastAsia="標楷體" w:hAnsi="標楷體"/>
                <w:color w:val="000000"/>
              </w:rPr>
              <w:t>.</w:t>
            </w:r>
            <w:r w:rsidRPr="00173F3D">
              <w:rPr>
                <w:rFonts w:ascii="標楷體" w:eastAsia="標楷體" w:hAnsi="標楷體" w:hint="eastAsia"/>
                <w:color w:val="000000"/>
              </w:rPr>
              <w:t>CustName</w:t>
            </w:r>
            <w:proofErr w:type="spellEnd"/>
            <w:r w:rsidRPr="00173F3D">
              <w:rPr>
                <w:rFonts w:ascii="標楷體" w:eastAsia="標楷體" w:hAnsi="標楷體" w:hint="eastAsia"/>
                <w:color w:val="000000"/>
              </w:rPr>
              <w:t>)]</w:t>
            </w:r>
          </w:p>
        </w:tc>
      </w:tr>
      <w:tr w:rsidR="00142A50" w:rsidRPr="00456B60" w14:paraId="26305CBE" w14:textId="77777777" w:rsidTr="00F009C9">
        <w:trPr>
          <w:trHeight w:val="244"/>
          <w:jc w:val="center"/>
        </w:trPr>
        <w:tc>
          <w:tcPr>
            <w:tcW w:w="530" w:type="dxa"/>
          </w:tcPr>
          <w:p w14:paraId="06C50975"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0088BD8"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72E9BC1A"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904" w:type="dxa"/>
          </w:tcPr>
          <w:p w14:paraId="0BE21B19" w14:textId="77777777" w:rsidR="00142A50" w:rsidRPr="00456B60" w:rsidRDefault="00142A50" w:rsidP="00F009C9">
            <w:pPr>
              <w:rPr>
                <w:rFonts w:ascii="標楷體" w:eastAsia="標楷體" w:hAnsi="標楷體"/>
              </w:rPr>
            </w:pPr>
          </w:p>
        </w:tc>
        <w:tc>
          <w:tcPr>
            <w:tcW w:w="1896" w:type="dxa"/>
          </w:tcPr>
          <w:p w14:paraId="7C36460D" w14:textId="77777777" w:rsidR="00142A50" w:rsidRPr="00456B60" w:rsidRDefault="00142A50" w:rsidP="00F009C9">
            <w:pPr>
              <w:rPr>
                <w:rFonts w:ascii="標楷體" w:eastAsia="標楷體" w:hAnsi="標楷體"/>
              </w:rPr>
            </w:pPr>
          </w:p>
        </w:tc>
        <w:tc>
          <w:tcPr>
            <w:tcW w:w="811" w:type="dxa"/>
          </w:tcPr>
          <w:p w14:paraId="492A54DC"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78066ABD"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2939C74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289FAB8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083B8EE"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285A2B00" w14:textId="77777777" w:rsidR="00142A50" w:rsidRPr="007B7D37" w:rsidRDefault="00142A50" w:rsidP="00F009C9">
            <w:pPr>
              <w:snapToGrid w:val="0"/>
              <w:ind w:left="238" w:hangingChars="99" w:hanging="238"/>
              <w:rPr>
                <w:rFonts w:ascii="標楷體" w:eastAsia="標楷體" w:hAnsi="標楷體"/>
                <w:lang w:eastAsia="zh-HK"/>
              </w:rPr>
            </w:pPr>
            <w:r w:rsidRPr="0064350B">
              <w:rPr>
                <w:rFonts w:ascii="標楷體" w:eastAsia="標楷體" w:hAnsi="標楷體" w:hint="eastAsia"/>
              </w:rPr>
              <w:t>2</w:t>
            </w:r>
            <w:r w:rsidRPr="0064350B">
              <w:rPr>
                <w:rFonts w:ascii="標楷體" w:eastAsia="標楷體" w:hAnsi="標楷體"/>
              </w:rPr>
              <w:t>.Ias39Loss.FacmNo</w:t>
            </w:r>
          </w:p>
        </w:tc>
      </w:tr>
      <w:tr w:rsidR="00142A50" w:rsidRPr="00456B60" w14:paraId="3102CBB2" w14:textId="77777777" w:rsidTr="00F009C9">
        <w:trPr>
          <w:trHeight w:val="244"/>
          <w:jc w:val="center"/>
        </w:trPr>
        <w:tc>
          <w:tcPr>
            <w:tcW w:w="530" w:type="dxa"/>
          </w:tcPr>
          <w:p w14:paraId="2862B247" w14:textId="77777777" w:rsidR="00142A50" w:rsidRPr="00456B60" w:rsidRDefault="00142A50" w:rsidP="00F009C9">
            <w:pPr>
              <w:rPr>
                <w:rFonts w:ascii="標楷體" w:eastAsia="標楷體" w:hAnsi="標楷體"/>
              </w:rPr>
            </w:pPr>
            <w:r>
              <w:rPr>
                <w:rFonts w:ascii="標楷體" w:eastAsia="標楷體" w:hAnsi="標楷體" w:hint="eastAsia"/>
              </w:rPr>
              <w:t>4</w:t>
            </w:r>
          </w:p>
        </w:tc>
        <w:tc>
          <w:tcPr>
            <w:tcW w:w="1308" w:type="dxa"/>
          </w:tcPr>
          <w:p w14:paraId="6D5E0BAE"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發生日期</w:t>
            </w:r>
            <w:proofErr w:type="spellEnd"/>
          </w:p>
        </w:tc>
        <w:tc>
          <w:tcPr>
            <w:tcW w:w="783" w:type="dxa"/>
          </w:tcPr>
          <w:p w14:paraId="4BF313C3" w14:textId="77777777" w:rsidR="00142A50" w:rsidRPr="00456B60" w:rsidRDefault="00142A50" w:rsidP="00F009C9">
            <w:pPr>
              <w:rPr>
                <w:rFonts w:ascii="標楷體" w:eastAsia="標楷體" w:hAnsi="標楷體"/>
              </w:rPr>
            </w:pPr>
            <w:r>
              <w:rPr>
                <w:rFonts w:ascii="標楷體" w:eastAsia="標楷體" w:hAnsi="標楷體"/>
              </w:rPr>
              <w:t>7</w:t>
            </w:r>
          </w:p>
        </w:tc>
        <w:tc>
          <w:tcPr>
            <w:tcW w:w="904" w:type="dxa"/>
          </w:tcPr>
          <w:p w14:paraId="4749FBED" w14:textId="77777777" w:rsidR="00142A50" w:rsidRPr="00456B60" w:rsidRDefault="00142A50" w:rsidP="00F009C9">
            <w:pPr>
              <w:rPr>
                <w:rFonts w:ascii="標楷體" w:eastAsia="標楷體" w:hAnsi="標楷體"/>
              </w:rPr>
            </w:pPr>
            <w:r>
              <w:rPr>
                <w:rFonts w:ascii="標楷體" w:eastAsia="標楷體" w:hAnsi="標楷體" w:hint="eastAsia"/>
              </w:rPr>
              <w:t>日曆日</w:t>
            </w:r>
          </w:p>
        </w:tc>
        <w:tc>
          <w:tcPr>
            <w:tcW w:w="1896" w:type="dxa"/>
          </w:tcPr>
          <w:p w14:paraId="7C529600" w14:textId="77777777" w:rsidR="00142A50" w:rsidRPr="00456B60"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07517537"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5B0A7228"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3ACA44B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CBA242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0C0A9F1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E8575BF" w14:textId="77777777" w:rsidR="00142A50" w:rsidRPr="001B4EDF" w:rsidRDefault="00142A50" w:rsidP="00F009C9">
            <w:pPr>
              <w:ind w:leftChars="-2" w:left="276" w:hangingChars="117" w:hanging="281"/>
              <w:rPr>
                <w:rFonts w:ascii="標楷體" w:eastAsia="標楷體" w:hAnsi="標楷體"/>
                <w:color w:val="000000"/>
              </w:rPr>
            </w:pPr>
            <w:r w:rsidRPr="0064350B">
              <w:rPr>
                <w:rFonts w:ascii="標楷體" w:eastAsia="標楷體" w:hAnsi="標楷體" w:hint="eastAsia"/>
              </w:rPr>
              <w:t>2</w:t>
            </w:r>
            <w:r w:rsidRPr="0064350B">
              <w:rPr>
                <w:rFonts w:ascii="標楷體" w:eastAsia="標楷體" w:hAnsi="標楷體"/>
              </w:rPr>
              <w:t>.Ias39Loss.MarkDate</w:t>
            </w:r>
          </w:p>
        </w:tc>
      </w:tr>
      <w:tr w:rsidR="00142A50" w:rsidRPr="00456B60" w14:paraId="16857DE8" w14:textId="77777777" w:rsidTr="00F009C9">
        <w:trPr>
          <w:trHeight w:val="244"/>
          <w:jc w:val="center"/>
        </w:trPr>
        <w:tc>
          <w:tcPr>
            <w:tcW w:w="530" w:type="dxa"/>
          </w:tcPr>
          <w:p w14:paraId="534D450D" w14:textId="77777777" w:rsidR="00142A50" w:rsidRDefault="00142A50" w:rsidP="00F009C9">
            <w:pPr>
              <w:rPr>
                <w:rFonts w:ascii="標楷體" w:eastAsia="標楷體" w:hAnsi="標楷體"/>
              </w:rPr>
            </w:pPr>
          </w:p>
        </w:tc>
        <w:tc>
          <w:tcPr>
            <w:tcW w:w="9792" w:type="dxa"/>
            <w:gridSpan w:val="7"/>
          </w:tcPr>
          <w:p w14:paraId="565EF84F" w14:textId="77777777" w:rsidR="00142A50"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(1).</w:t>
            </w:r>
            <w:r w:rsidRPr="00040F91">
              <w:rPr>
                <w:rFonts w:ascii="標楷體" w:eastAsia="標楷體" w:hAnsi="標楷體" w:hint="eastAsia"/>
              </w:rPr>
              <w:t>依據</w:t>
            </w:r>
            <w:r w:rsidRPr="00083017">
              <w:rPr>
                <w:rFonts w:ascii="標楷體" w:eastAsia="標楷體" w:hAnsi="標楷體" w:hint="eastAsia"/>
              </w:rPr>
              <w:t>[戶號(</w:t>
            </w:r>
            <w:proofErr w:type="spellStart"/>
            <w:r w:rsidRPr="00083017">
              <w:rPr>
                <w:rFonts w:ascii="標楷體" w:eastAsia="標楷體" w:hAnsi="標楷體" w:hint="eastAsia"/>
              </w:rPr>
              <w:t>CustNo</w:t>
            </w:r>
            <w:proofErr w:type="spellEnd"/>
            <w:r w:rsidRPr="00083017">
              <w:rPr>
                <w:rFonts w:ascii="標楷體" w:eastAsia="標楷體" w:hAnsi="標楷體" w:hint="eastAsia"/>
              </w:rPr>
              <w:t>)]</w:t>
            </w:r>
            <w:r>
              <w:rPr>
                <w:rFonts w:ascii="標楷體" w:eastAsia="標楷體" w:hAnsi="標楷體" w:hint="eastAsia"/>
              </w:rPr>
              <w:t>、</w:t>
            </w:r>
            <w:r w:rsidRPr="00083017">
              <w:rPr>
                <w:rFonts w:ascii="標楷體" w:eastAsia="標楷體" w:hAnsi="標楷體" w:hint="eastAsia"/>
                <w:color w:val="000000"/>
                <w:szCs w:val="20"/>
                <w:lang w:val="x-none"/>
              </w:rPr>
              <w:t>[</w:t>
            </w:r>
            <w:proofErr w:type="spellStart"/>
            <w:r w:rsidRPr="00083017">
              <w:rPr>
                <w:rFonts w:ascii="標楷體" w:eastAsia="標楷體" w:hAnsi="標楷體" w:hint="eastAsia"/>
                <w:color w:val="000000"/>
                <w:szCs w:val="20"/>
                <w:lang w:val="x-none"/>
              </w:rPr>
              <w:t>額度編號</w:t>
            </w:r>
            <w:proofErr w:type="spellEnd"/>
            <w:r w:rsidRPr="00083017">
              <w:rPr>
                <w:rFonts w:ascii="標楷體" w:eastAsia="標楷體" w:hAnsi="標楷體" w:hint="eastAsia"/>
                <w:color w:val="000000"/>
                <w:szCs w:val="20"/>
                <w:lang w:val="x-none"/>
              </w:rPr>
              <w:t>(</w:t>
            </w:r>
            <w:proofErr w:type="spellStart"/>
            <w:r w:rsidRPr="00083017">
              <w:rPr>
                <w:rFonts w:ascii="標楷體" w:eastAsia="標楷體" w:hAnsi="標楷體" w:hint="eastAsia"/>
                <w:color w:val="000000"/>
                <w:szCs w:val="20"/>
                <w:lang w:val="x-none"/>
              </w:rPr>
              <w:t>FacmNo</w:t>
            </w:r>
            <w:proofErr w:type="spellEnd"/>
            <w:r w:rsidRPr="00083017">
              <w:rPr>
                <w:rFonts w:ascii="標楷體" w:eastAsia="標楷體" w:hAnsi="標楷體" w:hint="eastAsia"/>
                <w:color w:val="000000"/>
                <w:szCs w:val="20"/>
                <w:lang w:val="x-none"/>
              </w:rPr>
              <w:t>)]</w:t>
            </w:r>
            <w:proofErr w:type="spellStart"/>
            <w:r>
              <w:rPr>
                <w:rFonts w:ascii="標楷體" w:eastAsia="標楷體" w:hAnsi="標楷體" w:hint="eastAsia"/>
              </w:rPr>
              <w:t>檢核</w:t>
            </w:r>
            <w:r w:rsidRPr="00DF5CD8">
              <w:rPr>
                <w:rFonts w:ascii="標楷體" w:eastAsia="標楷體" w:hAnsi="標楷體" w:hint="eastAsia"/>
                <w:color w:val="000000"/>
              </w:rPr>
              <w:t>是否存在於</w:t>
            </w:r>
            <w:proofErr w:type="spellEnd"/>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proofErr w:type="spellStart"/>
            <w:r w:rsidRPr="00FF380A">
              <w:rPr>
                <w:rFonts w:ascii="標楷體" w:eastAsia="標楷體" w:hAnsi="標楷體"/>
              </w:rPr>
              <w:t>FacMain</w:t>
            </w:r>
            <w:proofErr w:type="spellEnd"/>
            <w:r w:rsidRPr="00083017">
              <w:rPr>
                <w:rFonts w:ascii="標楷體" w:eastAsia="標楷體" w:hAnsi="標楷體" w:hint="eastAsia"/>
              </w:rPr>
              <w:t>)]</w:t>
            </w:r>
            <w:r>
              <w:rPr>
                <w:rFonts w:ascii="標楷體" w:eastAsia="標楷體" w:hAnsi="標楷體" w:hint="eastAsia"/>
                <w:color w:val="000000"/>
              </w:rPr>
              <w:t xml:space="preserve">中，若不存在則顯示錯誤訊息 </w:t>
            </w:r>
            <w:r w:rsidRPr="00DF5CD8">
              <w:rPr>
                <w:rFonts w:ascii="標楷體" w:eastAsia="標楷體" w:hAnsi="標楷體" w:hint="eastAsia"/>
                <w:color w:val="000000"/>
              </w:rPr>
              <w:t>"</w:t>
            </w:r>
            <w:r w:rsidRPr="00DF5CD8">
              <w:rPr>
                <w:rFonts w:ascii="標楷體" w:eastAsia="標楷體" w:hAnsi="標楷體"/>
                <w:color w:val="000000"/>
              </w:rPr>
              <w:t>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p>
          <w:p w14:paraId="1468E0D1" w14:textId="77777777" w:rsidR="00142A50" w:rsidRPr="00DF5CD8"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(2).</w:t>
            </w:r>
            <w:r w:rsidRPr="00040F91">
              <w:rPr>
                <w:rFonts w:ascii="標楷體" w:eastAsia="標楷體" w:hAnsi="標楷體" w:hint="eastAsia"/>
              </w:rPr>
              <w:t>依據</w:t>
            </w:r>
            <w:r w:rsidRPr="00083017">
              <w:rPr>
                <w:rFonts w:ascii="標楷體" w:eastAsia="標楷體" w:hAnsi="標楷體" w:hint="eastAsia"/>
              </w:rPr>
              <w:t>[戶號(</w:t>
            </w:r>
            <w:proofErr w:type="spellStart"/>
            <w:r w:rsidRPr="00083017">
              <w:rPr>
                <w:rFonts w:ascii="標楷體" w:eastAsia="標楷體" w:hAnsi="標楷體" w:hint="eastAsia"/>
              </w:rPr>
              <w:t>CustNo</w:t>
            </w:r>
            <w:proofErr w:type="spellEnd"/>
            <w:r w:rsidRPr="00083017">
              <w:rPr>
                <w:rFonts w:ascii="標楷體" w:eastAsia="標楷體" w:hAnsi="標楷體" w:hint="eastAsia"/>
              </w:rPr>
              <w:t>)]</w:t>
            </w:r>
            <w:r>
              <w:rPr>
                <w:rFonts w:ascii="標楷體" w:eastAsia="標楷體" w:hAnsi="標楷體" w:hint="eastAsia"/>
              </w:rPr>
              <w:t>、</w:t>
            </w:r>
            <w:r w:rsidRPr="0031616F">
              <w:rPr>
                <w:rFonts w:ascii="標楷體" w:eastAsia="標楷體" w:hAnsi="標楷體" w:hint="eastAsia"/>
              </w:rPr>
              <w:t>[額度編號(</w:t>
            </w:r>
            <w:proofErr w:type="spellStart"/>
            <w:r w:rsidRPr="0031616F">
              <w:rPr>
                <w:rFonts w:ascii="標楷體" w:eastAsia="標楷體" w:hAnsi="標楷體" w:hint="eastAsia"/>
              </w:rPr>
              <w:t>FacmNo</w:t>
            </w:r>
            <w:proofErr w:type="spellEnd"/>
            <w:r w:rsidRPr="0031616F">
              <w:rPr>
                <w:rFonts w:ascii="標楷體" w:eastAsia="標楷體" w:hAnsi="標楷體" w:hint="eastAsia"/>
              </w:rPr>
              <w:t>)]</w:t>
            </w:r>
            <w:r>
              <w:rPr>
                <w:rFonts w:ascii="標楷體" w:eastAsia="標楷體" w:hAnsi="標楷體" w:hint="eastAsia"/>
              </w:rPr>
              <w:t>、</w:t>
            </w:r>
            <w:r w:rsidRPr="0031616F">
              <w:rPr>
                <w:rFonts w:ascii="標楷體" w:eastAsia="標楷體" w:hAnsi="標楷體" w:hint="eastAsia"/>
              </w:rPr>
              <w:t>[發生日期(</w:t>
            </w:r>
            <w:proofErr w:type="spellStart"/>
            <w:r w:rsidRPr="0031616F">
              <w:rPr>
                <w:rFonts w:ascii="標楷體" w:eastAsia="標楷體" w:hAnsi="標楷體" w:hint="eastAsia"/>
              </w:rPr>
              <w:t>MarkDate</w:t>
            </w:r>
            <w:proofErr w:type="spellEnd"/>
            <w:r w:rsidRPr="0031616F">
              <w:rPr>
                <w:rFonts w:ascii="標楷體" w:eastAsia="標楷體" w:hAnsi="標楷體" w:hint="eastAsia"/>
              </w:rPr>
              <w:t>)]</w:t>
            </w:r>
            <w:r>
              <w:rPr>
                <w:rFonts w:ascii="標楷體" w:eastAsia="標楷體" w:hAnsi="標楷體" w:hint="eastAsia"/>
              </w:rPr>
              <w:t>檢核</w:t>
            </w:r>
            <w:r w:rsidRPr="0031616F">
              <w:rPr>
                <w:rFonts w:ascii="標楷體" w:eastAsia="標楷體" w:hAnsi="標楷體" w:hint="eastAsia"/>
              </w:rPr>
              <w:t>是否存在於</w:t>
            </w:r>
            <w:r w:rsidRPr="00083017">
              <w:rPr>
                <w:rFonts w:ascii="標楷體" w:eastAsia="標楷體" w:hAnsi="標楷體" w:hint="eastAsia"/>
              </w:rPr>
              <w:t>[特殊客觀減損狀況檔(Ias39Loss)]</w:t>
            </w:r>
            <w:r w:rsidRPr="0031616F">
              <w:rPr>
                <w:rFonts w:ascii="標楷體" w:eastAsia="標楷體" w:hAnsi="標楷體" w:hint="eastAsia"/>
              </w:rPr>
              <w:t>中，若存在則顯示錯誤訊息 "</w:t>
            </w:r>
            <w:r w:rsidRPr="0031616F">
              <w:rPr>
                <w:rFonts w:ascii="標楷體" w:eastAsia="標楷體" w:hAnsi="標楷體"/>
              </w:rPr>
              <w:t>E000</w:t>
            </w:r>
            <w:r w:rsidRPr="0031616F">
              <w:rPr>
                <w:rFonts w:ascii="標楷體" w:eastAsia="標楷體" w:hAnsi="標楷體" w:hint="eastAsia"/>
              </w:rPr>
              <w:t>2新增資料已存在(特殊客觀減損狀況檔)"</w:t>
            </w:r>
          </w:p>
        </w:tc>
      </w:tr>
      <w:tr w:rsidR="00142A50" w:rsidRPr="00456B60" w14:paraId="1EE2FB83" w14:textId="77777777" w:rsidTr="00F009C9">
        <w:trPr>
          <w:trHeight w:val="244"/>
          <w:jc w:val="center"/>
        </w:trPr>
        <w:tc>
          <w:tcPr>
            <w:tcW w:w="530" w:type="dxa"/>
          </w:tcPr>
          <w:p w14:paraId="1A3BE7CE"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073877FF"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註記碼</w:t>
            </w:r>
            <w:proofErr w:type="spellEnd"/>
          </w:p>
        </w:tc>
        <w:tc>
          <w:tcPr>
            <w:tcW w:w="783" w:type="dxa"/>
          </w:tcPr>
          <w:p w14:paraId="1C6020EB"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2EDBA273" w14:textId="77777777" w:rsidR="00142A50" w:rsidRPr="00456B60" w:rsidRDefault="00142A50" w:rsidP="00F009C9">
            <w:pPr>
              <w:rPr>
                <w:rFonts w:ascii="標楷體" w:eastAsia="標楷體" w:hAnsi="標楷體"/>
              </w:rPr>
            </w:pPr>
          </w:p>
        </w:tc>
        <w:tc>
          <w:tcPr>
            <w:tcW w:w="1896" w:type="dxa"/>
          </w:tcPr>
          <w:p w14:paraId="3AF3EFC4"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B4211D0"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64350B">
              <w:rPr>
                <w:rFonts w:ascii="標楷體" w:eastAsia="標楷體" w:hAnsi="標楷體"/>
              </w:rPr>
              <w:t>MarkCode</w:t>
            </w:r>
            <w:proofErr w:type="spellEnd"/>
          </w:p>
          <w:p w14:paraId="70B229B5" w14:textId="77777777" w:rsidR="00142A50" w:rsidRPr="00423FF1" w:rsidRDefault="00142A50" w:rsidP="00F009C9">
            <w:pPr>
              <w:rPr>
                <w:rFonts w:ascii="標楷體" w:eastAsia="標楷體" w:hAnsi="標楷體"/>
                <w:b/>
                <w:bCs/>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DF6FA17"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6E52F9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15F17E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582502A3"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259985A2" w14:textId="77777777" w:rsidTr="00F009C9">
        <w:trPr>
          <w:trHeight w:val="244"/>
          <w:jc w:val="center"/>
        </w:trPr>
        <w:tc>
          <w:tcPr>
            <w:tcW w:w="530" w:type="dxa"/>
          </w:tcPr>
          <w:p w14:paraId="04D79155" w14:textId="77777777" w:rsidR="00142A50" w:rsidRDefault="00142A50" w:rsidP="00F009C9">
            <w:pPr>
              <w:rPr>
                <w:rFonts w:ascii="標楷體" w:eastAsia="標楷體" w:hAnsi="標楷體"/>
              </w:rPr>
            </w:pPr>
          </w:p>
        </w:tc>
        <w:tc>
          <w:tcPr>
            <w:tcW w:w="1308" w:type="dxa"/>
          </w:tcPr>
          <w:p w14:paraId="5CEF1AF5" w14:textId="77777777" w:rsidR="00142A50" w:rsidRPr="00E86426"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roofErr w:type="spellEnd"/>
          </w:p>
        </w:tc>
        <w:tc>
          <w:tcPr>
            <w:tcW w:w="783" w:type="dxa"/>
          </w:tcPr>
          <w:p w14:paraId="5BEA01DE" w14:textId="77777777" w:rsidR="00142A50" w:rsidRDefault="00142A50" w:rsidP="00F009C9">
            <w:pPr>
              <w:rPr>
                <w:rFonts w:ascii="標楷體" w:eastAsia="標楷體" w:hAnsi="標楷體"/>
              </w:rPr>
            </w:pPr>
          </w:p>
        </w:tc>
        <w:tc>
          <w:tcPr>
            <w:tcW w:w="904" w:type="dxa"/>
          </w:tcPr>
          <w:p w14:paraId="3B568BD3" w14:textId="77777777" w:rsidR="00142A50" w:rsidRPr="00456B60" w:rsidRDefault="00142A50" w:rsidP="00F009C9">
            <w:pPr>
              <w:rPr>
                <w:rFonts w:ascii="標楷體" w:eastAsia="標楷體" w:hAnsi="標楷體"/>
              </w:rPr>
            </w:pPr>
          </w:p>
        </w:tc>
        <w:tc>
          <w:tcPr>
            <w:tcW w:w="1896" w:type="dxa"/>
          </w:tcPr>
          <w:p w14:paraId="023EDFE5" w14:textId="77777777" w:rsidR="00142A50" w:rsidRPr="00091624" w:rsidRDefault="00142A50" w:rsidP="00F009C9">
            <w:pPr>
              <w:rPr>
                <w:rFonts w:ascii="標楷體" w:eastAsia="標楷體" w:hAnsi="標楷體"/>
              </w:rPr>
            </w:pPr>
          </w:p>
        </w:tc>
        <w:tc>
          <w:tcPr>
            <w:tcW w:w="811" w:type="dxa"/>
          </w:tcPr>
          <w:p w14:paraId="411FF72F" w14:textId="77777777" w:rsidR="00142A50" w:rsidRPr="00456B60" w:rsidRDefault="00142A50" w:rsidP="00F009C9">
            <w:pPr>
              <w:rPr>
                <w:rFonts w:ascii="標楷體" w:eastAsia="標楷體" w:hAnsi="標楷體"/>
              </w:rPr>
            </w:pPr>
          </w:p>
        </w:tc>
        <w:tc>
          <w:tcPr>
            <w:tcW w:w="664" w:type="dxa"/>
          </w:tcPr>
          <w:p w14:paraId="025A99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8B5E831"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E86426">
              <w:rPr>
                <w:rFonts w:ascii="標楷體" w:eastAsia="標楷體" w:hAnsi="標楷體" w:hint="eastAsia"/>
                <w:color w:val="000000"/>
                <w:lang w:val="x-none" w:eastAsia="x-none"/>
              </w:rPr>
              <w:t>註記碼</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276EAB5B" w14:textId="77777777" w:rsidTr="00F009C9">
        <w:trPr>
          <w:trHeight w:val="244"/>
          <w:jc w:val="center"/>
        </w:trPr>
        <w:tc>
          <w:tcPr>
            <w:tcW w:w="530" w:type="dxa"/>
          </w:tcPr>
          <w:p w14:paraId="0DA85C90" w14:textId="77777777" w:rsidR="00142A50" w:rsidRPr="00423FF1" w:rsidRDefault="00142A50" w:rsidP="00F009C9">
            <w:pPr>
              <w:rPr>
                <w:rFonts w:ascii="標楷體" w:eastAsia="標楷體" w:hAnsi="標楷體"/>
              </w:rPr>
            </w:pPr>
            <w:r>
              <w:rPr>
                <w:rFonts w:ascii="標楷體" w:eastAsia="標楷體" w:hAnsi="標楷體" w:hint="eastAsia"/>
              </w:rPr>
              <w:t>6</w:t>
            </w:r>
          </w:p>
        </w:tc>
        <w:tc>
          <w:tcPr>
            <w:tcW w:w="1308" w:type="dxa"/>
          </w:tcPr>
          <w:p w14:paraId="0EF3C972" w14:textId="77777777" w:rsidR="00142A50" w:rsidRPr="0064350B" w:rsidRDefault="00142A50" w:rsidP="00F009C9">
            <w:pPr>
              <w:rPr>
                <w:rFonts w:ascii="標楷體" w:eastAsia="標楷體" w:hAnsi="標楷體"/>
              </w:rPr>
            </w:pPr>
            <w:r>
              <w:rPr>
                <w:rFonts w:ascii="標楷體" w:eastAsia="標楷體" w:hAnsi="標楷體" w:hint="eastAsia"/>
              </w:rPr>
              <w:t>原因代碼</w:t>
            </w:r>
          </w:p>
        </w:tc>
        <w:tc>
          <w:tcPr>
            <w:tcW w:w="783" w:type="dxa"/>
          </w:tcPr>
          <w:p w14:paraId="3983D8AE"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121C62E1" w14:textId="77777777" w:rsidR="00142A50" w:rsidRPr="00456B60" w:rsidRDefault="00142A50" w:rsidP="00F009C9">
            <w:pPr>
              <w:rPr>
                <w:rFonts w:ascii="標楷體" w:eastAsia="標楷體" w:hAnsi="標楷體"/>
              </w:rPr>
            </w:pPr>
          </w:p>
        </w:tc>
        <w:tc>
          <w:tcPr>
            <w:tcW w:w="1896" w:type="dxa"/>
          </w:tcPr>
          <w:p w14:paraId="660A1925"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2C737E41"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2A780B">
              <w:rPr>
                <w:rFonts w:ascii="標楷體" w:eastAsia="標楷體" w:hAnsi="標楷體"/>
              </w:rPr>
              <w:t>MarkRsn</w:t>
            </w:r>
            <w:proofErr w:type="spellEnd"/>
          </w:p>
          <w:p w14:paraId="65BF46F9" w14:textId="77777777"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lastRenderedPageBreak/>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612A39B"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441B79C1" w14:textId="77777777" w:rsidR="00142A5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6D1AB21C"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342FC393"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7DC78563" w14:textId="77777777" w:rsidTr="00F009C9">
        <w:trPr>
          <w:trHeight w:val="244"/>
          <w:jc w:val="center"/>
        </w:trPr>
        <w:tc>
          <w:tcPr>
            <w:tcW w:w="530" w:type="dxa"/>
          </w:tcPr>
          <w:p w14:paraId="5BB08A70" w14:textId="77777777" w:rsidR="00142A50" w:rsidRDefault="00142A50" w:rsidP="00F009C9">
            <w:pPr>
              <w:rPr>
                <w:rFonts w:ascii="標楷體" w:eastAsia="標楷體" w:hAnsi="標楷體"/>
              </w:rPr>
            </w:pPr>
          </w:p>
        </w:tc>
        <w:tc>
          <w:tcPr>
            <w:tcW w:w="1308" w:type="dxa"/>
          </w:tcPr>
          <w:p w14:paraId="1EBBD65D" w14:textId="77777777" w:rsidR="00142A50" w:rsidRPr="0064350B" w:rsidRDefault="00142A50" w:rsidP="00F009C9">
            <w:pPr>
              <w:rPr>
                <w:rFonts w:ascii="標楷體" w:eastAsia="標楷體" w:hAnsi="標楷體"/>
              </w:rPr>
            </w:pPr>
            <w:r>
              <w:rPr>
                <w:rFonts w:ascii="標楷體" w:eastAsia="標楷體" w:hAnsi="標楷體" w:hint="eastAsia"/>
              </w:rPr>
              <w:t>原因代碼</w:t>
            </w:r>
            <w:r>
              <w:rPr>
                <w:rFonts w:ascii="標楷體" w:eastAsia="標楷體" w:hAnsi="標楷體" w:hint="eastAsia"/>
                <w:color w:val="000000"/>
                <w:lang w:val="x-none"/>
              </w:rPr>
              <w:t>名稱</w:t>
            </w:r>
          </w:p>
        </w:tc>
        <w:tc>
          <w:tcPr>
            <w:tcW w:w="783" w:type="dxa"/>
          </w:tcPr>
          <w:p w14:paraId="271B61F0" w14:textId="77777777" w:rsidR="00142A50" w:rsidRDefault="00142A50" w:rsidP="00F009C9">
            <w:pPr>
              <w:rPr>
                <w:rFonts w:ascii="標楷體" w:eastAsia="標楷體" w:hAnsi="標楷體"/>
              </w:rPr>
            </w:pPr>
          </w:p>
        </w:tc>
        <w:tc>
          <w:tcPr>
            <w:tcW w:w="904" w:type="dxa"/>
          </w:tcPr>
          <w:p w14:paraId="6088F7D9" w14:textId="77777777" w:rsidR="00142A50" w:rsidRPr="00456B60" w:rsidRDefault="00142A50" w:rsidP="00F009C9">
            <w:pPr>
              <w:rPr>
                <w:rFonts w:ascii="標楷體" w:eastAsia="標楷體" w:hAnsi="標楷體"/>
              </w:rPr>
            </w:pPr>
          </w:p>
        </w:tc>
        <w:tc>
          <w:tcPr>
            <w:tcW w:w="1896" w:type="dxa"/>
          </w:tcPr>
          <w:p w14:paraId="01991A80" w14:textId="77777777" w:rsidR="00142A50" w:rsidRPr="00091624" w:rsidRDefault="00142A50" w:rsidP="00F009C9">
            <w:pPr>
              <w:rPr>
                <w:rFonts w:ascii="標楷體" w:eastAsia="標楷體" w:hAnsi="標楷體"/>
              </w:rPr>
            </w:pPr>
          </w:p>
        </w:tc>
        <w:tc>
          <w:tcPr>
            <w:tcW w:w="811" w:type="dxa"/>
          </w:tcPr>
          <w:p w14:paraId="699A4BBB" w14:textId="77777777" w:rsidR="00142A50" w:rsidRPr="00456B60" w:rsidRDefault="00142A50" w:rsidP="00F009C9">
            <w:pPr>
              <w:rPr>
                <w:rFonts w:ascii="標楷體" w:eastAsia="標楷體" w:hAnsi="標楷體"/>
              </w:rPr>
            </w:pPr>
          </w:p>
        </w:tc>
        <w:tc>
          <w:tcPr>
            <w:tcW w:w="664" w:type="dxa"/>
          </w:tcPr>
          <w:p w14:paraId="5F583DB8" w14:textId="77777777" w:rsidR="00142A5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74499A7"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[原因代碼</w:t>
            </w:r>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2A780B" w14:paraId="226C640F" w14:textId="77777777" w:rsidTr="00F009C9">
        <w:trPr>
          <w:trHeight w:val="244"/>
          <w:jc w:val="center"/>
        </w:trPr>
        <w:tc>
          <w:tcPr>
            <w:tcW w:w="530" w:type="dxa"/>
          </w:tcPr>
          <w:p w14:paraId="6A55327B"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617E7AEA" w14:textId="77777777" w:rsidR="00142A50" w:rsidRPr="0064350B" w:rsidRDefault="00142A50" w:rsidP="00F009C9">
            <w:pPr>
              <w:rPr>
                <w:rFonts w:ascii="標楷體" w:eastAsia="標楷體" w:hAnsi="標楷體"/>
              </w:rPr>
            </w:pPr>
            <w:r w:rsidRPr="002A780B">
              <w:rPr>
                <w:rFonts w:ascii="標楷體" w:eastAsia="標楷體" w:hAnsi="標楷體" w:hint="eastAsia"/>
              </w:rPr>
              <w:t>原因說明</w:t>
            </w:r>
          </w:p>
        </w:tc>
        <w:tc>
          <w:tcPr>
            <w:tcW w:w="783" w:type="dxa"/>
          </w:tcPr>
          <w:p w14:paraId="4C3E41DE"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0B71B9D8" w14:textId="77777777" w:rsidR="00142A50" w:rsidRPr="00456B60" w:rsidRDefault="00142A50" w:rsidP="00F009C9">
            <w:pPr>
              <w:rPr>
                <w:rFonts w:ascii="標楷體" w:eastAsia="標楷體" w:hAnsi="標楷體"/>
              </w:rPr>
            </w:pPr>
          </w:p>
        </w:tc>
        <w:tc>
          <w:tcPr>
            <w:tcW w:w="1896" w:type="dxa"/>
          </w:tcPr>
          <w:p w14:paraId="24F33EEE" w14:textId="77777777" w:rsidR="00142A50" w:rsidRPr="00091624" w:rsidRDefault="00142A50" w:rsidP="00F009C9">
            <w:pPr>
              <w:rPr>
                <w:rFonts w:ascii="標楷體" w:eastAsia="標楷體" w:hAnsi="標楷體"/>
              </w:rPr>
            </w:pPr>
          </w:p>
        </w:tc>
        <w:tc>
          <w:tcPr>
            <w:tcW w:w="811" w:type="dxa"/>
          </w:tcPr>
          <w:p w14:paraId="22C1F16D" w14:textId="77777777" w:rsidR="00142A50" w:rsidRPr="00456B60" w:rsidRDefault="00142A50" w:rsidP="00F009C9">
            <w:pPr>
              <w:rPr>
                <w:rFonts w:ascii="標楷體" w:eastAsia="標楷體" w:hAnsi="標楷體"/>
              </w:rPr>
            </w:pPr>
          </w:p>
        </w:tc>
        <w:tc>
          <w:tcPr>
            <w:tcW w:w="664" w:type="dxa"/>
          </w:tcPr>
          <w:p w14:paraId="0557A896"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EEB28A2" w14:textId="77777777" w:rsidR="00142A50" w:rsidRDefault="00142A50" w:rsidP="00F009C9">
            <w:pPr>
              <w:rPr>
                <w:rFonts w:ascii="標楷體" w:eastAsia="標楷體" w:hAnsi="標楷體"/>
              </w:rPr>
            </w:pPr>
            <w:r>
              <w:rPr>
                <w:rFonts w:ascii="標楷體" w:eastAsia="標楷體" w:hAnsi="標楷體" w:hint="eastAsia"/>
              </w:rPr>
              <w:t>1.限輸入文數字</w:t>
            </w:r>
          </w:p>
          <w:p w14:paraId="6E8293C8"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3C178043" w14:textId="77777777" w:rsidTr="00F009C9">
        <w:trPr>
          <w:trHeight w:val="244"/>
          <w:jc w:val="center"/>
        </w:trPr>
        <w:tc>
          <w:tcPr>
            <w:tcW w:w="530" w:type="dxa"/>
          </w:tcPr>
          <w:p w14:paraId="3347456D"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503F465B"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起始日期</w:t>
            </w:r>
            <w:proofErr w:type="spellEnd"/>
          </w:p>
        </w:tc>
        <w:tc>
          <w:tcPr>
            <w:tcW w:w="783" w:type="dxa"/>
          </w:tcPr>
          <w:p w14:paraId="267AF025"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555B822C" w14:textId="77777777" w:rsidR="00142A50" w:rsidRPr="00456B60" w:rsidRDefault="00142A50" w:rsidP="00F009C9">
            <w:pPr>
              <w:rPr>
                <w:rFonts w:ascii="標楷體" w:eastAsia="標楷體" w:hAnsi="標楷體"/>
              </w:rPr>
            </w:pPr>
          </w:p>
        </w:tc>
        <w:tc>
          <w:tcPr>
            <w:tcW w:w="1896" w:type="dxa"/>
          </w:tcPr>
          <w:p w14:paraId="329DBDCF"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68877049"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EEB824D"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F29F6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45D96385"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3FCBB4E4"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4E764ED" w14:textId="77777777" w:rsidR="00142A50" w:rsidRPr="00741EB9" w:rsidRDefault="00142A50" w:rsidP="00F009C9">
            <w:pPr>
              <w:snapToGrid w:val="0"/>
              <w:ind w:left="238" w:hangingChars="99" w:hanging="238"/>
              <w:rPr>
                <w:rFonts w:ascii="標楷體" w:eastAsia="標楷體" w:hAnsi="標楷體"/>
                <w:color w:val="000000"/>
              </w:rPr>
            </w:pPr>
            <w:r w:rsidRPr="0064350B">
              <w:rPr>
                <w:rFonts w:ascii="標楷體" w:eastAsia="標楷體" w:hAnsi="標楷體"/>
              </w:rPr>
              <w:t>2.Ias39Loss.StartDate</w:t>
            </w:r>
          </w:p>
        </w:tc>
      </w:tr>
      <w:tr w:rsidR="00142A50" w:rsidRPr="00456B60" w14:paraId="3A711683" w14:textId="77777777" w:rsidTr="00F009C9">
        <w:trPr>
          <w:trHeight w:val="244"/>
          <w:jc w:val="center"/>
        </w:trPr>
        <w:tc>
          <w:tcPr>
            <w:tcW w:w="530" w:type="dxa"/>
          </w:tcPr>
          <w:p w14:paraId="6CA04B9A"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5C8134CD"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終止日期</w:t>
            </w:r>
            <w:proofErr w:type="spellEnd"/>
          </w:p>
        </w:tc>
        <w:tc>
          <w:tcPr>
            <w:tcW w:w="783" w:type="dxa"/>
          </w:tcPr>
          <w:p w14:paraId="63D37F00"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43BC1DBC" w14:textId="77777777" w:rsidR="00142A50" w:rsidRPr="00456B60" w:rsidRDefault="00142A50" w:rsidP="00F009C9">
            <w:pPr>
              <w:rPr>
                <w:rFonts w:ascii="標楷體" w:eastAsia="標楷體" w:hAnsi="標楷體"/>
              </w:rPr>
            </w:pPr>
          </w:p>
        </w:tc>
        <w:tc>
          <w:tcPr>
            <w:tcW w:w="1896" w:type="dxa"/>
          </w:tcPr>
          <w:p w14:paraId="22CD7D01"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404162AF"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773ACD1"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B98E38"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3891A7F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46E5ED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7DC3CD48"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Pr>
                <w:rFonts w:ascii="標楷體" w:eastAsia="標楷體" w:hAnsi="標楷體"/>
                <w:color w:val="000000"/>
              </w:rPr>
              <w:t>.</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5BA740E2" w14:textId="77777777" w:rsidR="00142A50" w:rsidRDefault="00142A50" w:rsidP="00F009C9">
            <w:pPr>
              <w:snapToGrid w:val="0"/>
              <w:ind w:left="238" w:hangingChars="99" w:hanging="238"/>
              <w:rPr>
                <w:rFonts w:ascii="標楷體" w:eastAsia="標楷體" w:hAnsi="標楷體"/>
              </w:rPr>
            </w:pPr>
            <w:r w:rsidRPr="0064350B">
              <w:rPr>
                <w:rFonts w:ascii="標楷體" w:eastAsia="標楷體" w:hAnsi="標楷體"/>
              </w:rPr>
              <w:t>2.Ias39Loss.</w:t>
            </w:r>
            <w:r>
              <w:rPr>
                <w:rFonts w:ascii="標楷體" w:eastAsia="標楷體" w:hAnsi="標楷體"/>
              </w:rPr>
              <w:t>End</w:t>
            </w:r>
            <w:r w:rsidRPr="0064350B">
              <w:rPr>
                <w:rFonts w:ascii="標楷體" w:eastAsia="標楷體" w:hAnsi="標楷體"/>
              </w:rPr>
              <w:t>Date</w:t>
            </w:r>
          </w:p>
        </w:tc>
      </w:tr>
      <w:tr w:rsidR="00142A50" w:rsidRPr="00456B60" w14:paraId="316815A1" w14:textId="77777777" w:rsidTr="00F009C9">
        <w:trPr>
          <w:trHeight w:val="244"/>
          <w:jc w:val="center"/>
        </w:trPr>
        <w:tc>
          <w:tcPr>
            <w:tcW w:w="530" w:type="dxa"/>
          </w:tcPr>
          <w:p w14:paraId="1F797576"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1308" w:type="dxa"/>
          </w:tcPr>
          <w:p w14:paraId="119BE97D"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25592E0A"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6947F000" w14:textId="77777777" w:rsidR="00142A50" w:rsidRPr="00456B60" w:rsidRDefault="00142A50" w:rsidP="00F009C9">
            <w:pPr>
              <w:rPr>
                <w:rFonts w:ascii="標楷體" w:eastAsia="標楷體" w:hAnsi="標楷體"/>
              </w:rPr>
            </w:pPr>
          </w:p>
        </w:tc>
        <w:tc>
          <w:tcPr>
            <w:tcW w:w="1896" w:type="dxa"/>
          </w:tcPr>
          <w:p w14:paraId="611AA132" w14:textId="77777777" w:rsidR="00DA2F94" w:rsidRPr="00DA2F94" w:rsidRDefault="00DA2F94" w:rsidP="00DA2F94">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55A6EEDA" w14:textId="29807FE6" w:rsidR="00DA2F94" w:rsidRPr="00DA2F94" w:rsidRDefault="00DA2F94" w:rsidP="00DA2F94">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w:t>
            </w:r>
            <w:proofErr w:type="spellStart"/>
            <w:r w:rsidRPr="00DA2F94">
              <w:rPr>
                <w:rFonts w:ascii="標楷體" w:eastAsia="標楷體" w:hAnsi="標楷體" w:hint="eastAsia"/>
                <w:color w:val="FF0000"/>
                <w:highlight w:val="lightGray"/>
              </w:rPr>
              <w:t>Cd</w:t>
            </w:r>
            <w:r w:rsidRPr="00DA2F94">
              <w:rPr>
                <w:rFonts w:ascii="標楷體" w:eastAsia="標楷體" w:hAnsi="標楷體"/>
                <w:color w:val="FF0000"/>
                <w:highlight w:val="lightGray"/>
              </w:rPr>
              <w:t>Code</w:t>
            </w:r>
            <w:proofErr w:type="spellEnd"/>
            <w:r w:rsidRPr="00DA2F94">
              <w:rPr>
                <w:rFonts w:ascii="標楷體" w:eastAsia="標楷體" w:hAnsi="標楷體" w:hint="eastAsia"/>
                <w:color w:val="FF0000"/>
                <w:highlight w:val="lightGray"/>
              </w:rPr>
              <w:t>的</w:t>
            </w:r>
            <w:proofErr w:type="spellStart"/>
            <w:r w:rsidRPr="00DA2F94">
              <w:rPr>
                <w:rFonts w:ascii="標楷體" w:eastAsia="標楷體" w:hAnsi="標楷體"/>
                <w:color w:val="FF0000"/>
                <w:highlight w:val="lightGray"/>
              </w:rPr>
              <w:t>DefCode</w:t>
            </w:r>
            <w:proofErr w:type="spellEnd"/>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w:t>
            </w:r>
            <w:proofErr w:type="spellStart"/>
            <w:r w:rsidRPr="00DA2F94">
              <w:rPr>
                <w:rFonts w:ascii="標楷體" w:eastAsia="標楷體" w:hAnsi="標楷體"/>
                <w:color w:val="FF0000"/>
                <w:highlight w:val="lightGray"/>
              </w:rPr>
              <w:t>LosCod</w:t>
            </w:r>
            <w:proofErr w:type="spellEnd"/>
          </w:p>
          <w:p w14:paraId="07CF1CF3" w14:textId="6E4EFE86" w:rsidR="00142A50" w:rsidRPr="00DA2F94" w:rsidRDefault="00DA2F94" w:rsidP="00DA2F94">
            <w:pPr>
              <w:rPr>
                <w:rFonts w:ascii="標楷體" w:eastAsia="標楷體" w:hAnsi="標楷體"/>
                <w:color w:val="FF0000"/>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Pr="00DA2F94">
              <w:rPr>
                <w:rFonts w:ascii="標楷體" w:eastAsia="標楷體" w:hAnsi="標楷體" w:cs="細明體" w:hint="eastAsia"/>
                <w:color w:val="FF0000"/>
                <w:spacing w:val="15"/>
                <w:kern w:val="0"/>
                <w:highlight w:val="lightGray"/>
              </w:rPr>
              <w:t>2/L60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F964DCD"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34337BCD"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5E75F52" w14:textId="4A23A0E7" w:rsidR="00142A50" w:rsidRDefault="00142A50" w:rsidP="00DA2F94">
            <w:pPr>
              <w:snapToGrid w:val="0"/>
              <w:ind w:left="240"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DA2F94" w:rsidRPr="00DA2F94">
              <w:rPr>
                <w:rFonts w:ascii="標楷體" w:eastAsia="標楷體" w:hAnsi="標楷體" w:hint="eastAsia"/>
                <w:color w:val="FF0000"/>
                <w:highlight w:val="lightGray"/>
              </w:rPr>
              <w:t>限輸入代碼，檢核條件：依</w:t>
            </w:r>
            <w:r w:rsidR="00DA2F94" w:rsidRPr="00DA2F94">
              <w:rPr>
                <w:rFonts w:ascii="標楷體" w:eastAsia="標楷體" w:hAnsi="標楷體"/>
                <w:color w:val="FF0000"/>
                <w:highlight w:val="lightGray"/>
              </w:rPr>
              <w:br/>
            </w:r>
            <w:r w:rsidR="00DA2F94" w:rsidRPr="00DA2F94">
              <w:rPr>
                <w:rFonts w:ascii="標楷體" w:eastAsia="標楷體" w:hAnsi="標楷體" w:hint="eastAsia"/>
                <w:color w:val="FF0000"/>
                <w:highlight w:val="lightGray"/>
              </w:rPr>
              <w:t>選單/</w:t>
            </w:r>
            <w:r w:rsidR="00DA2F94" w:rsidRPr="00DA2F94">
              <w:rPr>
                <w:rFonts w:ascii="標楷體" w:eastAsia="標楷體" w:hAnsi="標楷體"/>
                <w:color w:val="FF0000"/>
                <w:highlight w:val="lightGray"/>
              </w:rPr>
              <w:t>V(H)</w:t>
            </w:r>
          </w:p>
          <w:p w14:paraId="08409A32" w14:textId="77777777" w:rsidR="00142A50"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01129470" w14:textId="77777777" w:rsidR="00142A50" w:rsidRDefault="00142A50" w:rsidP="00142A50">
      <w:pPr>
        <w:pStyle w:val="a"/>
        <w:numPr>
          <w:ilvl w:val="0"/>
          <w:numId w:val="0"/>
        </w:numPr>
      </w:pPr>
    </w:p>
    <w:p w14:paraId="40D54316" w14:textId="77777777" w:rsidR="00142A50" w:rsidRDefault="00142A50" w:rsidP="00142A50">
      <w:pPr>
        <w:pStyle w:val="a"/>
        <w:spacing w:before="0"/>
      </w:pPr>
      <w:r w:rsidRPr="005B7C70">
        <w:rPr>
          <w:color w:val="FF0000"/>
          <w:highlight w:val="lightGray"/>
        </w:rPr>
        <w:t>UI</w:t>
      </w:r>
      <w:r w:rsidRPr="005B7C70">
        <w:rPr>
          <w:color w:val="FF0000"/>
          <w:highlight w:val="lightGray"/>
        </w:rPr>
        <w:t>畫面</w:t>
      </w:r>
      <w:r w:rsidRPr="005B7C70">
        <w:rPr>
          <w:color w:val="FF0000"/>
          <w:highlight w:val="lightGray"/>
        </w:rPr>
        <w:t>-</w:t>
      </w:r>
      <w:r w:rsidRPr="005B7C70">
        <w:rPr>
          <w:rFonts w:hint="eastAsia"/>
          <w:color w:val="FF0000"/>
          <w:highlight w:val="lightGray"/>
        </w:rPr>
        <w:t>修改</w:t>
      </w:r>
    </w:p>
    <w:p w14:paraId="507B77E3" w14:textId="665ACBC4" w:rsidR="00142A50" w:rsidRDefault="005B7C70" w:rsidP="00142A50">
      <w:r w:rsidRPr="005B7C70">
        <w:rPr>
          <w:noProof/>
        </w:rPr>
        <w:lastRenderedPageBreak/>
        <w:drawing>
          <wp:inline distT="0" distB="0" distL="0" distR="0" wp14:anchorId="5603BEFA" wp14:editId="50C3004B">
            <wp:extent cx="6479540" cy="3935095"/>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935095"/>
                    </a:xfrm>
                    <a:prstGeom prst="rect">
                      <a:avLst/>
                    </a:prstGeom>
                  </pic:spPr>
                </pic:pic>
              </a:graphicData>
            </a:graphic>
          </wp:inline>
        </w:drawing>
      </w:r>
    </w:p>
    <w:p w14:paraId="2BB31D0D" w14:textId="77777777" w:rsidR="00142A50" w:rsidRDefault="00142A50" w:rsidP="00142A50">
      <w:pPr>
        <w:ind w:left="1440"/>
      </w:pPr>
    </w:p>
    <w:p w14:paraId="116E508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7DBCBB89" w14:textId="77777777" w:rsidTr="00F009C9">
        <w:tc>
          <w:tcPr>
            <w:tcW w:w="848" w:type="dxa"/>
            <w:shd w:val="clear" w:color="auto" w:fill="D9D9D9" w:themeFill="background1" w:themeFillShade="D9"/>
          </w:tcPr>
          <w:p w14:paraId="5014AFA6"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4A35443"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8E469D4"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18D0900D" w14:textId="77777777" w:rsidTr="00F009C9">
        <w:tc>
          <w:tcPr>
            <w:tcW w:w="848" w:type="dxa"/>
          </w:tcPr>
          <w:p w14:paraId="4C736896"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0280190A" w14:textId="77777777" w:rsidR="00142A50" w:rsidRDefault="00142A50"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074D403F"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39A6596D"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DC17F55"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 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proofErr w:type="spellStart"/>
            <w:r w:rsidRPr="00FF380A">
              <w:rPr>
                <w:rFonts w:ascii="標楷體" w:eastAsia="標楷體" w:hAnsi="標楷體"/>
              </w:rPr>
              <w:t>FacMain</w:t>
            </w:r>
            <w:proofErr w:type="spellEnd"/>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r w:rsidRPr="00293C02">
              <w:rPr>
                <w:rFonts w:ascii="標楷體" w:eastAsia="標楷體" w:hAnsi="標楷體" w:hint="eastAsia"/>
                <w:color w:val="000000"/>
              </w:rPr>
              <w:t>"</w:t>
            </w:r>
          </w:p>
          <w:p w14:paraId="433EBB24"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C41B77">
              <w:rPr>
                <w:rFonts w:ascii="標楷體" w:eastAsia="標楷體" w:hAnsi="標楷體" w:hint="eastAsia"/>
                <w:color w:val="000000"/>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[發生日期(</w:t>
            </w:r>
            <w:proofErr w:type="spellStart"/>
            <w:r w:rsidRPr="004E3D96">
              <w:rPr>
                <w:rFonts w:ascii="標楷體" w:eastAsia="標楷體" w:hAnsi="標楷體" w:hint="eastAsia"/>
                <w:color w:val="000000"/>
              </w:rPr>
              <w:t>MarkDate</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w:t>
            </w:r>
            <w:r w:rsidRPr="00C41B77">
              <w:rPr>
                <w:rFonts w:ascii="標楷體" w:eastAsia="標楷體" w:hAnsi="標楷體" w:hint="eastAsia"/>
                <w:color w:val="000000"/>
              </w:rPr>
              <w:t>特殊客觀減損狀況檔</w:t>
            </w:r>
            <w:r>
              <w:rPr>
                <w:rFonts w:ascii="標楷體" w:eastAsia="標楷體" w:hAnsi="標楷體" w:hint="eastAsia"/>
                <w:color w:val="000000"/>
              </w:rPr>
              <w:t>)</w:t>
            </w:r>
            <w:r w:rsidRPr="00293C02">
              <w:rPr>
                <w:rFonts w:ascii="標楷體" w:eastAsia="標楷體" w:hAnsi="標楷體" w:hint="eastAsia"/>
                <w:color w:val="000000"/>
              </w:rPr>
              <w:t>"</w:t>
            </w:r>
          </w:p>
          <w:p w14:paraId="589E370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B31244" w14:textId="77777777" w:rsidR="00142A50" w:rsidRDefault="00142A50" w:rsidP="00F009C9">
            <w:pPr>
              <w:rPr>
                <w:rFonts w:ascii="標楷體" w:eastAsia="標楷體" w:hAnsi="標楷體"/>
                <w:lang w:eastAsia="zh-HK"/>
              </w:rPr>
            </w:pPr>
            <w:r>
              <w:rPr>
                <w:rFonts w:ascii="標楷體" w:eastAsia="標楷體" w:hAnsi="標楷體" w:hint="eastAsia"/>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1F8F070B" w14:textId="77777777" w:rsidTr="00F009C9">
        <w:tc>
          <w:tcPr>
            <w:tcW w:w="848" w:type="dxa"/>
          </w:tcPr>
          <w:p w14:paraId="1432F1EE"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0177FB93"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2FAEE25"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D0DEAEA" w14:textId="77777777" w:rsidR="00142A50" w:rsidRDefault="00142A50" w:rsidP="00142A50">
      <w:pPr>
        <w:ind w:left="1440"/>
      </w:pPr>
    </w:p>
    <w:p w14:paraId="29F9FC82"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50330947" w14:textId="77777777" w:rsidTr="00F009C9">
        <w:trPr>
          <w:trHeight w:val="388"/>
          <w:tblHeader/>
          <w:jc w:val="center"/>
        </w:trPr>
        <w:tc>
          <w:tcPr>
            <w:tcW w:w="530" w:type="dxa"/>
            <w:vMerge w:val="restart"/>
            <w:shd w:val="clear" w:color="auto" w:fill="D9D9D9"/>
          </w:tcPr>
          <w:p w14:paraId="7658D77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94F2B67"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D40DE5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C9F8EB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28A765F" w14:textId="77777777" w:rsidTr="00F009C9">
        <w:trPr>
          <w:trHeight w:val="244"/>
          <w:tblHeader/>
          <w:jc w:val="center"/>
        </w:trPr>
        <w:tc>
          <w:tcPr>
            <w:tcW w:w="530" w:type="dxa"/>
            <w:vMerge/>
            <w:shd w:val="clear" w:color="auto" w:fill="D9D9D9"/>
          </w:tcPr>
          <w:p w14:paraId="50F7B9DD" w14:textId="77777777" w:rsidR="00142A50" w:rsidRPr="00456B60" w:rsidRDefault="00142A50" w:rsidP="00F009C9">
            <w:pPr>
              <w:rPr>
                <w:rFonts w:ascii="標楷體" w:eastAsia="標楷體" w:hAnsi="標楷體"/>
              </w:rPr>
            </w:pPr>
          </w:p>
        </w:tc>
        <w:tc>
          <w:tcPr>
            <w:tcW w:w="1308" w:type="dxa"/>
            <w:vMerge/>
            <w:shd w:val="clear" w:color="auto" w:fill="D9D9D9"/>
          </w:tcPr>
          <w:p w14:paraId="4AA241A7" w14:textId="77777777" w:rsidR="00142A50" w:rsidRPr="00456B60" w:rsidRDefault="00142A50" w:rsidP="00F009C9">
            <w:pPr>
              <w:rPr>
                <w:rFonts w:ascii="標楷體" w:eastAsia="標楷體" w:hAnsi="標楷體"/>
              </w:rPr>
            </w:pPr>
          </w:p>
        </w:tc>
        <w:tc>
          <w:tcPr>
            <w:tcW w:w="783" w:type="dxa"/>
            <w:shd w:val="clear" w:color="auto" w:fill="D9D9D9"/>
          </w:tcPr>
          <w:p w14:paraId="4DBD92DC"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7CB7F10A"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7A6F4C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1B098914"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57DC97BC"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4B5EE79" w14:textId="77777777" w:rsidR="00142A50" w:rsidRPr="00456B60" w:rsidRDefault="00142A50" w:rsidP="00F009C9">
            <w:pPr>
              <w:rPr>
                <w:rFonts w:ascii="標楷體" w:eastAsia="標楷體" w:hAnsi="標楷體"/>
              </w:rPr>
            </w:pPr>
          </w:p>
        </w:tc>
      </w:tr>
      <w:tr w:rsidR="00142A50" w:rsidRPr="00456B60" w14:paraId="1CABC517" w14:textId="77777777" w:rsidTr="00F009C9">
        <w:trPr>
          <w:trHeight w:val="244"/>
          <w:jc w:val="center"/>
        </w:trPr>
        <w:tc>
          <w:tcPr>
            <w:tcW w:w="530" w:type="dxa"/>
          </w:tcPr>
          <w:p w14:paraId="64EBC8E4"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4486BD60"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001BF0F5" w14:textId="77777777" w:rsidR="00142A50" w:rsidRPr="00456B60" w:rsidRDefault="00142A50" w:rsidP="00F009C9">
            <w:pPr>
              <w:rPr>
                <w:rFonts w:ascii="標楷體" w:eastAsia="標楷體" w:hAnsi="標楷體"/>
              </w:rPr>
            </w:pPr>
          </w:p>
        </w:tc>
        <w:tc>
          <w:tcPr>
            <w:tcW w:w="904" w:type="dxa"/>
          </w:tcPr>
          <w:p w14:paraId="4AF79BC1" w14:textId="77777777" w:rsidR="00142A50" w:rsidRPr="00456B60" w:rsidRDefault="00142A50" w:rsidP="00F009C9">
            <w:pPr>
              <w:rPr>
                <w:rFonts w:ascii="標楷體" w:eastAsia="標楷體" w:hAnsi="標楷體"/>
              </w:rPr>
            </w:pPr>
            <w:r>
              <w:rPr>
                <w:rFonts w:ascii="標楷體" w:eastAsia="標楷體" w:hAnsi="標楷體" w:hint="eastAsia"/>
              </w:rPr>
              <w:t>修改</w:t>
            </w:r>
          </w:p>
        </w:tc>
        <w:tc>
          <w:tcPr>
            <w:tcW w:w="1896" w:type="dxa"/>
          </w:tcPr>
          <w:p w14:paraId="181F1029" w14:textId="77777777" w:rsidR="00142A50" w:rsidRPr="00456B60" w:rsidRDefault="00142A50" w:rsidP="00F009C9">
            <w:pPr>
              <w:rPr>
                <w:rFonts w:ascii="標楷體" w:eastAsia="標楷體" w:hAnsi="標楷體"/>
              </w:rPr>
            </w:pPr>
          </w:p>
        </w:tc>
        <w:tc>
          <w:tcPr>
            <w:tcW w:w="811" w:type="dxa"/>
          </w:tcPr>
          <w:p w14:paraId="7ABBBCF9" w14:textId="77777777" w:rsidR="00142A50" w:rsidRPr="00456B60" w:rsidRDefault="00142A50" w:rsidP="00F009C9">
            <w:pPr>
              <w:rPr>
                <w:rFonts w:ascii="標楷體" w:eastAsia="標楷體" w:hAnsi="標楷體"/>
              </w:rPr>
            </w:pPr>
          </w:p>
        </w:tc>
        <w:tc>
          <w:tcPr>
            <w:tcW w:w="664" w:type="dxa"/>
          </w:tcPr>
          <w:p w14:paraId="0F4D929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DFEA279"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71198497" w14:textId="77777777" w:rsidTr="00F009C9">
        <w:trPr>
          <w:trHeight w:val="244"/>
          <w:jc w:val="center"/>
        </w:trPr>
        <w:tc>
          <w:tcPr>
            <w:tcW w:w="530" w:type="dxa"/>
          </w:tcPr>
          <w:p w14:paraId="04B4C1A0" w14:textId="77777777" w:rsidR="00142A50" w:rsidRPr="00456B60" w:rsidRDefault="00142A50" w:rsidP="00F009C9">
            <w:pPr>
              <w:rPr>
                <w:rFonts w:ascii="標楷體" w:eastAsia="標楷體" w:hAnsi="標楷體"/>
              </w:rPr>
            </w:pPr>
            <w:r>
              <w:rPr>
                <w:rFonts w:ascii="標楷體" w:eastAsia="標楷體" w:hAnsi="標楷體" w:hint="eastAsia"/>
              </w:rPr>
              <w:lastRenderedPageBreak/>
              <w:t>2</w:t>
            </w:r>
          </w:p>
        </w:tc>
        <w:tc>
          <w:tcPr>
            <w:tcW w:w="1308" w:type="dxa"/>
          </w:tcPr>
          <w:p w14:paraId="2574C86E"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0C39EB5F" w14:textId="77777777" w:rsidR="00142A50" w:rsidRPr="00456B60" w:rsidRDefault="00142A50" w:rsidP="00F009C9">
            <w:pPr>
              <w:rPr>
                <w:rFonts w:ascii="標楷體" w:eastAsia="標楷體" w:hAnsi="標楷體"/>
              </w:rPr>
            </w:pPr>
          </w:p>
        </w:tc>
        <w:tc>
          <w:tcPr>
            <w:tcW w:w="904" w:type="dxa"/>
          </w:tcPr>
          <w:p w14:paraId="250752F6" w14:textId="77777777" w:rsidR="00142A50" w:rsidRPr="00456B60" w:rsidRDefault="00142A50" w:rsidP="00F009C9">
            <w:pPr>
              <w:rPr>
                <w:rFonts w:ascii="標楷體" w:eastAsia="標楷體" w:hAnsi="標楷體"/>
              </w:rPr>
            </w:pPr>
          </w:p>
        </w:tc>
        <w:tc>
          <w:tcPr>
            <w:tcW w:w="1896" w:type="dxa"/>
          </w:tcPr>
          <w:p w14:paraId="25066ABB" w14:textId="77777777" w:rsidR="00142A50" w:rsidRPr="00456B60" w:rsidRDefault="00142A50" w:rsidP="00F009C9">
            <w:pPr>
              <w:rPr>
                <w:rFonts w:ascii="標楷體" w:eastAsia="標楷體" w:hAnsi="標楷體"/>
              </w:rPr>
            </w:pPr>
          </w:p>
        </w:tc>
        <w:tc>
          <w:tcPr>
            <w:tcW w:w="811" w:type="dxa"/>
          </w:tcPr>
          <w:p w14:paraId="023946BA" w14:textId="77777777" w:rsidR="00142A50" w:rsidRPr="00456B60" w:rsidRDefault="00142A50" w:rsidP="00F009C9">
            <w:pPr>
              <w:rPr>
                <w:rFonts w:ascii="標楷體" w:eastAsia="標楷體" w:hAnsi="標楷體"/>
              </w:rPr>
            </w:pPr>
          </w:p>
        </w:tc>
        <w:tc>
          <w:tcPr>
            <w:tcW w:w="664" w:type="dxa"/>
          </w:tcPr>
          <w:p w14:paraId="6A5B0949"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1802CCF"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6D43D24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0C477D">
              <w:rPr>
                <w:rFonts w:ascii="標楷體" w:eastAsia="標楷體" w:hAnsi="標楷體"/>
                <w:color w:val="000000"/>
              </w:rPr>
              <w:t>Ias39Loss.CustNo</w:t>
            </w:r>
          </w:p>
          <w:p w14:paraId="5DE68F6F"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3.自動帶出戶名</w:t>
            </w:r>
            <w:proofErr w:type="spellStart"/>
            <w:r>
              <w:rPr>
                <w:rFonts w:ascii="標楷體" w:eastAsia="標楷體" w:hAnsi="標楷體" w:hint="eastAsia"/>
              </w:rPr>
              <w:t>CustMain.CustName</w:t>
            </w:r>
            <w:proofErr w:type="spellEnd"/>
          </w:p>
        </w:tc>
      </w:tr>
      <w:tr w:rsidR="00142A50" w:rsidRPr="00456B60" w14:paraId="01F3DDBF" w14:textId="77777777" w:rsidTr="00F009C9">
        <w:trPr>
          <w:trHeight w:val="244"/>
          <w:jc w:val="center"/>
        </w:trPr>
        <w:tc>
          <w:tcPr>
            <w:tcW w:w="530" w:type="dxa"/>
          </w:tcPr>
          <w:p w14:paraId="7B008AF0"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EDF2394"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3164D17D" w14:textId="77777777" w:rsidR="00142A50" w:rsidRPr="00456B60" w:rsidRDefault="00142A50" w:rsidP="00F009C9">
            <w:pPr>
              <w:rPr>
                <w:rFonts w:ascii="標楷體" w:eastAsia="標楷體" w:hAnsi="標楷體"/>
              </w:rPr>
            </w:pPr>
          </w:p>
        </w:tc>
        <w:tc>
          <w:tcPr>
            <w:tcW w:w="904" w:type="dxa"/>
          </w:tcPr>
          <w:p w14:paraId="03C57165" w14:textId="77777777" w:rsidR="00142A50" w:rsidRPr="00456B60" w:rsidRDefault="00142A50" w:rsidP="00F009C9">
            <w:pPr>
              <w:rPr>
                <w:rFonts w:ascii="標楷體" w:eastAsia="標楷體" w:hAnsi="標楷體"/>
              </w:rPr>
            </w:pPr>
          </w:p>
        </w:tc>
        <w:tc>
          <w:tcPr>
            <w:tcW w:w="1896" w:type="dxa"/>
          </w:tcPr>
          <w:p w14:paraId="489BE005" w14:textId="77777777" w:rsidR="00142A50" w:rsidRPr="00456B60" w:rsidRDefault="00142A50" w:rsidP="00F009C9">
            <w:pPr>
              <w:rPr>
                <w:rFonts w:ascii="標楷體" w:eastAsia="標楷體" w:hAnsi="標楷體"/>
              </w:rPr>
            </w:pPr>
          </w:p>
        </w:tc>
        <w:tc>
          <w:tcPr>
            <w:tcW w:w="811" w:type="dxa"/>
          </w:tcPr>
          <w:p w14:paraId="1EEDFFBA" w14:textId="77777777" w:rsidR="00142A50" w:rsidRPr="00456B60" w:rsidRDefault="00142A50" w:rsidP="00F009C9">
            <w:pPr>
              <w:rPr>
                <w:rFonts w:ascii="標楷體" w:eastAsia="標楷體" w:hAnsi="標楷體"/>
              </w:rPr>
            </w:pPr>
          </w:p>
        </w:tc>
        <w:tc>
          <w:tcPr>
            <w:tcW w:w="664" w:type="dxa"/>
          </w:tcPr>
          <w:p w14:paraId="2B78493B"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09E1AED"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0C7BBC4F" w14:textId="77777777" w:rsidR="00142A50" w:rsidRPr="007B7D37" w:rsidRDefault="00142A50" w:rsidP="00F009C9">
            <w:pPr>
              <w:snapToGrid w:val="0"/>
              <w:ind w:left="238" w:hangingChars="99" w:hanging="238"/>
              <w:rPr>
                <w:rFonts w:ascii="標楷體" w:eastAsia="標楷體" w:hAnsi="標楷體"/>
                <w:lang w:eastAsia="zh-HK"/>
              </w:rPr>
            </w:pPr>
            <w:r>
              <w:rPr>
                <w:rFonts w:ascii="標楷體" w:eastAsia="標楷體" w:hAnsi="標楷體"/>
              </w:rPr>
              <w:t>2.</w:t>
            </w:r>
            <w:r w:rsidRPr="0064350B">
              <w:rPr>
                <w:rFonts w:ascii="標楷體" w:eastAsia="標楷體" w:hAnsi="標楷體"/>
              </w:rPr>
              <w:t>Ias39Loss.FacmNo</w:t>
            </w:r>
          </w:p>
        </w:tc>
      </w:tr>
      <w:tr w:rsidR="00142A50" w:rsidRPr="00456B60" w14:paraId="23D32876" w14:textId="77777777" w:rsidTr="00F009C9">
        <w:trPr>
          <w:trHeight w:val="244"/>
          <w:jc w:val="center"/>
        </w:trPr>
        <w:tc>
          <w:tcPr>
            <w:tcW w:w="530" w:type="dxa"/>
          </w:tcPr>
          <w:p w14:paraId="038EA0F6" w14:textId="2342009B"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4</w:t>
            </w:r>
          </w:p>
        </w:tc>
        <w:tc>
          <w:tcPr>
            <w:tcW w:w="1308" w:type="dxa"/>
          </w:tcPr>
          <w:p w14:paraId="11C1B62B"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發生日期</w:t>
            </w:r>
            <w:proofErr w:type="spellEnd"/>
          </w:p>
        </w:tc>
        <w:tc>
          <w:tcPr>
            <w:tcW w:w="783" w:type="dxa"/>
          </w:tcPr>
          <w:p w14:paraId="4F764DF4" w14:textId="77777777" w:rsidR="00142A50" w:rsidRPr="00456B60" w:rsidRDefault="00142A50" w:rsidP="00F009C9">
            <w:pPr>
              <w:rPr>
                <w:rFonts w:ascii="標楷體" w:eastAsia="標楷體" w:hAnsi="標楷體"/>
              </w:rPr>
            </w:pPr>
          </w:p>
        </w:tc>
        <w:tc>
          <w:tcPr>
            <w:tcW w:w="904" w:type="dxa"/>
          </w:tcPr>
          <w:p w14:paraId="08995908" w14:textId="77777777" w:rsidR="00142A50" w:rsidRPr="00456B60" w:rsidRDefault="00142A50" w:rsidP="00F009C9">
            <w:pPr>
              <w:rPr>
                <w:rFonts w:ascii="標楷體" w:eastAsia="標楷體" w:hAnsi="標楷體"/>
              </w:rPr>
            </w:pPr>
          </w:p>
        </w:tc>
        <w:tc>
          <w:tcPr>
            <w:tcW w:w="1896" w:type="dxa"/>
          </w:tcPr>
          <w:p w14:paraId="7DF9395B" w14:textId="77777777" w:rsidR="00142A50" w:rsidRPr="00456B60" w:rsidRDefault="00142A50" w:rsidP="00F009C9">
            <w:pPr>
              <w:rPr>
                <w:rFonts w:ascii="標楷體" w:eastAsia="標楷體" w:hAnsi="標楷體"/>
              </w:rPr>
            </w:pPr>
          </w:p>
        </w:tc>
        <w:tc>
          <w:tcPr>
            <w:tcW w:w="811" w:type="dxa"/>
          </w:tcPr>
          <w:p w14:paraId="5D1A53C4" w14:textId="77777777" w:rsidR="00142A50" w:rsidRPr="00456B60" w:rsidRDefault="00142A50" w:rsidP="00F009C9">
            <w:pPr>
              <w:rPr>
                <w:rFonts w:ascii="標楷體" w:eastAsia="標楷體" w:hAnsi="標楷體"/>
              </w:rPr>
            </w:pPr>
          </w:p>
        </w:tc>
        <w:tc>
          <w:tcPr>
            <w:tcW w:w="664" w:type="dxa"/>
          </w:tcPr>
          <w:p w14:paraId="560C5BD8"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32C5EE9"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4841EAA2"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2.</w:t>
            </w:r>
            <w:r w:rsidRPr="0064350B">
              <w:rPr>
                <w:rFonts w:ascii="標楷體" w:eastAsia="標楷體" w:hAnsi="標楷體"/>
              </w:rPr>
              <w:t>Ias39Loss.MarkDate</w:t>
            </w:r>
          </w:p>
        </w:tc>
      </w:tr>
      <w:tr w:rsidR="00142A50" w:rsidRPr="00456B60" w14:paraId="5375868C" w14:textId="77777777" w:rsidTr="00F009C9">
        <w:trPr>
          <w:trHeight w:val="244"/>
          <w:jc w:val="center"/>
        </w:trPr>
        <w:tc>
          <w:tcPr>
            <w:tcW w:w="530" w:type="dxa"/>
          </w:tcPr>
          <w:p w14:paraId="76C40803" w14:textId="68E08948"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5</w:t>
            </w:r>
          </w:p>
        </w:tc>
        <w:tc>
          <w:tcPr>
            <w:tcW w:w="1308" w:type="dxa"/>
          </w:tcPr>
          <w:p w14:paraId="5974506D"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註記碼</w:t>
            </w:r>
            <w:proofErr w:type="spellEnd"/>
          </w:p>
        </w:tc>
        <w:tc>
          <w:tcPr>
            <w:tcW w:w="783" w:type="dxa"/>
          </w:tcPr>
          <w:p w14:paraId="5E3E50D2"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17AF5F5C" w14:textId="77777777" w:rsidR="00142A50" w:rsidRPr="00456B60" w:rsidRDefault="00142A50" w:rsidP="00F009C9">
            <w:pPr>
              <w:rPr>
                <w:rFonts w:ascii="標楷體" w:eastAsia="標楷體" w:hAnsi="標楷體"/>
              </w:rPr>
            </w:pPr>
          </w:p>
        </w:tc>
        <w:tc>
          <w:tcPr>
            <w:tcW w:w="1896" w:type="dxa"/>
          </w:tcPr>
          <w:p w14:paraId="3DEA027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556CA7D4"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64350B">
              <w:rPr>
                <w:rFonts w:ascii="標楷體" w:eastAsia="標楷體" w:hAnsi="標楷體"/>
              </w:rPr>
              <w:t>MarkCode</w:t>
            </w:r>
            <w:proofErr w:type="spellEnd"/>
          </w:p>
          <w:p w14:paraId="446F56BE"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E5F91FC"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33705E0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78D3A7D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6ADA4AD4"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6146E189" w14:textId="77777777" w:rsidTr="00F009C9">
        <w:trPr>
          <w:trHeight w:val="244"/>
          <w:jc w:val="center"/>
        </w:trPr>
        <w:tc>
          <w:tcPr>
            <w:tcW w:w="530" w:type="dxa"/>
          </w:tcPr>
          <w:p w14:paraId="5EB7997A" w14:textId="77777777" w:rsidR="00142A50" w:rsidRDefault="00142A50" w:rsidP="00F009C9">
            <w:pPr>
              <w:rPr>
                <w:rFonts w:ascii="標楷體" w:eastAsia="標楷體" w:hAnsi="標楷體"/>
              </w:rPr>
            </w:pPr>
          </w:p>
        </w:tc>
        <w:tc>
          <w:tcPr>
            <w:tcW w:w="1308" w:type="dxa"/>
          </w:tcPr>
          <w:p w14:paraId="4487B762" w14:textId="77777777" w:rsidR="00142A50" w:rsidRPr="00E86426"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roofErr w:type="spellEnd"/>
          </w:p>
        </w:tc>
        <w:tc>
          <w:tcPr>
            <w:tcW w:w="783" w:type="dxa"/>
          </w:tcPr>
          <w:p w14:paraId="2593112E" w14:textId="77777777" w:rsidR="00142A50" w:rsidRDefault="00142A50" w:rsidP="00F009C9">
            <w:pPr>
              <w:rPr>
                <w:rFonts w:ascii="標楷體" w:eastAsia="標楷體" w:hAnsi="標楷體"/>
              </w:rPr>
            </w:pPr>
          </w:p>
        </w:tc>
        <w:tc>
          <w:tcPr>
            <w:tcW w:w="904" w:type="dxa"/>
          </w:tcPr>
          <w:p w14:paraId="1606DEBD" w14:textId="77777777" w:rsidR="00142A50" w:rsidRPr="00456B60" w:rsidRDefault="00142A50" w:rsidP="00F009C9">
            <w:pPr>
              <w:rPr>
                <w:rFonts w:ascii="標楷體" w:eastAsia="標楷體" w:hAnsi="標楷體"/>
              </w:rPr>
            </w:pPr>
          </w:p>
        </w:tc>
        <w:tc>
          <w:tcPr>
            <w:tcW w:w="1896" w:type="dxa"/>
          </w:tcPr>
          <w:p w14:paraId="209BC803" w14:textId="77777777" w:rsidR="00142A50" w:rsidRPr="00091624" w:rsidRDefault="00142A50" w:rsidP="00F009C9">
            <w:pPr>
              <w:rPr>
                <w:rFonts w:ascii="標楷體" w:eastAsia="標楷體" w:hAnsi="標楷體"/>
              </w:rPr>
            </w:pPr>
          </w:p>
        </w:tc>
        <w:tc>
          <w:tcPr>
            <w:tcW w:w="811" w:type="dxa"/>
          </w:tcPr>
          <w:p w14:paraId="1354DC48" w14:textId="77777777" w:rsidR="00142A50" w:rsidRPr="00456B60" w:rsidRDefault="00142A50" w:rsidP="00F009C9">
            <w:pPr>
              <w:rPr>
                <w:rFonts w:ascii="標楷體" w:eastAsia="標楷體" w:hAnsi="標楷體"/>
              </w:rPr>
            </w:pPr>
          </w:p>
        </w:tc>
        <w:tc>
          <w:tcPr>
            <w:tcW w:w="664" w:type="dxa"/>
          </w:tcPr>
          <w:p w14:paraId="39936AA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7707BB6"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E86426">
              <w:rPr>
                <w:rFonts w:ascii="標楷體" w:eastAsia="標楷體" w:hAnsi="標楷體" w:hint="eastAsia"/>
                <w:color w:val="000000"/>
                <w:lang w:val="x-none" w:eastAsia="x-none"/>
              </w:rPr>
              <w:t>註記碼</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0FCFA23E" w14:textId="77777777" w:rsidTr="00F009C9">
        <w:trPr>
          <w:trHeight w:val="244"/>
          <w:jc w:val="center"/>
        </w:trPr>
        <w:tc>
          <w:tcPr>
            <w:tcW w:w="530" w:type="dxa"/>
          </w:tcPr>
          <w:p w14:paraId="77473E9A" w14:textId="77777777" w:rsidR="00142A50" w:rsidRDefault="00142A50" w:rsidP="00F009C9">
            <w:pPr>
              <w:rPr>
                <w:rFonts w:ascii="標楷體" w:eastAsia="標楷體" w:hAnsi="標楷體"/>
              </w:rPr>
            </w:pPr>
            <w:r>
              <w:rPr>
                <w:rFonts w:ascii="標楷體" w:eastAsia="標楷體" w:hAnsi="標楷體" w:hint="eastAsia"/>
              </w:rPr>
              <w:t>6</w:t>
            </w:r>
          </w:p>
        </w:tc>
        <w:tc>
          <w:tcPr>
            <w:tcW w:w="1308" w:type="dxa"/>
          </w:tcPr>
          <w:p w14:paraId="03398120"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w:t>
            </w:r>
          </w:p>
        </w:tc>
        <w:tc>
          <w:tcPr>
            <w:tcW w:w="783" w:type="dxa"/>
          </w:tcPr>
          <w:p w14:paraId="501B60BF"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55B5B1A" w14:textId="77777777" w:rsidR="00142A50" w:rsidRPr="00456B60" w:rsidRDefault="00142A50" w:rsidP="00F009C9">
            <w:pPr>
              <w:rPr>
                <w:rFonts w:ascii="標楷體" w:eastAsia="標楷體" w:hAnsi="標楷體"/>
              </w:rPr>
            </w:pPr>
          </w:p>
        </w:tc>
        <w:tc>
          <w:tcPr>
            <w:tcW w:w="1896" w:type="dxa"/>
          </w:tcPr>
          <w:p w14:paraId="5CC2CB83"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8063CFA"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2A780B">
              <w:rPr>
                <w:rFonts w:ascii="標楷體" w:eastAsia="標楷體" w:hAnsi="標楷體"/>
              </w:rPr>
              <w:t>MarkRsn</w:t>
            </w:r>
            <w:proofErr w:type="spellEnd"/>
          </w:p>
          <w:p w14:paraId="625E1B3C" w14:textId="1E343B35"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sidR="00D26BB2" w:rsidRPr="00D26BB2">
              <w:rPr>
                <w:rFonts w:ascii="標楷體" w:eastAsia="標楷體" w:hAnsi="標楷體" w:cs="細明體" w:hint="eastAsia"/>
                <w:color w:val="FF0000"/>
                <w:spacing w:val="15"/>
                <w:kern w:val="0"/>
                <w:highlight w:val="lightGray"/>
              </w:rPr>
              <w:t>2</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F47B386"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CBEF6A5"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508DF0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061B7AA"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2F919DD5" w14:textId="77777777" w:rsidTr="00F009C9">
        <w:trPr>
          <w:trHeight w:val="244"/>
          <w:jc w:val="center"/>
        </w:trPr>
        <w:tc>
          <w:tcPr>
            <w:tcW w:w="530" w:type="dxa"/>
          </w:tcPr>
          <w:p w14:paraId="2B8FE1D1" w14:textId="77777777" w:rsidR="00142A50" w:rsidRDefault="00142A50" w:rsidP="00F009C9">
            <w:pPr>
              <w:rPr>
                <w:rFonts w:ascii="標楷體" w:eastAsia="標楷體" w:hAnsi="標楷體"/>
              </w:rPr>
            </w:pPr>
          </w:p>
        </w:tc>
        <w:tc>
          <w:tcPr>
            <w:tcW w:w="1308" w:type="dxa"/>
          </w:tcPr>
          <w:p w14:paraId="49D6D8BB"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原因代碼名稱</w:t>
            </w:r>
          </w:p>
        </w:tc>
        <w:tc>
          <w:tcPr>
            <w:tcW w:w="783" w:type="dxa"/>
          </w:tcPr>
          <w:p w14:paraId="5245548D" w14:textId="77777777" w:rsidR="00142A50" w:rsidRDefault="00142A50" w:rsidP="00F009C9">
            <w:pPr>
              <w:rPr>
                <w:rFonts w:ascii="標楷體" w:eastAsia="標楷體" w:hAnsi="標楷體"/>
              </w:rPr>
            </w:pPr>
          </w:p>
        </w:tc>
        <w:tc>
          <w:tcPr>
            <w:tcW w:w="904" w:type="dxa"/>
          </w:tcPr>
          <w:p w14:paraId="48C97E2A" w14:textId="77777777" w:rsidR="00142A50" w:rsidRPr="00456B60" w:rsidRDefault="00142A50" w:rsidP="00F009C9">
            <w:pPr>
              <w:rPr>
                <w:rFonts w:ascii="標楷體" w:eastAsia="標楷體" w:hAnsi="標楷體"/>
              </w:rPr>
            </w:pPr>
          </w:p>
        </w:tc>
        <w:tc>
          <w:tcPr>
            <w:tcW w:w="1896" w:type="dxa"/>
          </w:tcPr>
          <w:p w14:paraId="74F9DC09" w14:textId="77777777" w:rsidR="00142A50" w:rsidRPr="00091624" w:rsidRDefault="00142A50" w:rsidP="00F009C9">
            <w:pPr>
              <w:rPr>
                <w:rFonts w:ascii="標楷體" w:eastAsia="標楷體" w:hAnsi="標楷體"/>
              </w:rPr>
            </w:pPr>
          </w:p>
        </w:tc>
        <w:tc>
          <w:tcPr>
            <w:tcW w:w="811" w:type="dxa"/>
          </w:tcPr>
          <w:p w14:paraId="307B29C0" w14:textId="77777777" w:rsidR="00142A50" w:rsidRPr="00456B60" w:rsidRDefault="00142A50" w:rsidP="00F009C9">
            <w:pPr>
              <w:rPr>
                <w:rFonts w:ascii="標楷體" w:eastAsia="標楷體" w:hAnsi="標楷體"/>
              </w:rPr>
            </w:pPr>
          </w:p>
        </w:tc>
        <w:tc>
          <w:tcPr>
            <w:tcW w:w="664" w:type="dxa"/>
          </w:tcPr>
          <w:p w14:paraId="7FFD748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396D423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color w:val="000000"/>
                <w:lang w:val="x-none"/>
              </w:rPr>
              <w:t>原因代碼]</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4F0E68F7" w14:textId="77777777" w:rsidTr="00F009C9">
        <w:trPr>
          <w:trHeight w:val="244"/>
          <w:jc w:val="center"/>
        </w:trPr>
        <w:tc>
          <w:tcPr>
            <w:tcW w:w="530" w:type="dxa"/>
          </w:tcPr>
          <w:p w14:paraId="0060BF29"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1A924603"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原因說明</w:t>
            </w:r>
          </w:p>
        </w:tc>
        <w:tc>
          <w:tcPr>
            <w:tcW w:w="783" w:type="dxa"/>
          </w:tcPr>
          <w:p w14:paraId="7894AAD1"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7A6A184D" w14:textId="77777777" w:rsidR="00142A50" w:rsidRPr="00456B60" w:rsidRDefault="00142A50" w:rsidP="00F009C9">
            <w:pPr>
              <w:rPr>
                <w:rFonts w:ascii="標楷體" w:eastAsia="標楷體" w:hAnsi="標楷體"/>
              </w:rPr>
            </w:pPr>
          </w:p>
        </w:tc>
        <w:tc>
          <w:tcPr>
            <w:tcW w:w="1896" w:type="dxa"/>
          </w:tcPr>
          <w:p w14:paraId="53334878" w14:textId="77777777" w:rsidR="00142A50" w:rsidRPr="00091624" w:rsidRDefault="00142A50" w:rsidP="00F009C9">
            <w:pPr>
              <w:rPr>
                <w:rFonts w:ascii="標楷體" w:eastAsia="標楷體" w:hAnsi="標楷體"/>
              </w:rPr>
            </w:pPr>
          </w:p>
        </w:tc>
        <w:tc>
          <w:tcPr>
            <w:tcW w:w="811" w:type="dxa"/>
          </w:tcPr>
          <w:p w14:paraId="716FFF3A" w14:textId="77777777" w:rsidR="00142A50" w:rsidRPr="00456B60" w:rsidRDefault="00142A50" w:rsidP="00F009C9">
            <w:pPr>
              <w:rPr>
                <w:rFonts w:ascii="標楷體" w:eastAsia="標楷體" w:hAnsi="標楷體"/>
              </w:rPr>
            </w:pPr>
          </w:p>
        </w:tc>
        <w:tc>
          <w:tcPr>
            <w:tcW w:w="664" w:type="dxa"/>
          </w:tcPr>
          <w:p w14:paraId="709F59E4"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C48698E" w14:textId="77777777" w:rsidR="00142A50" w:rsidRDefault="00142A50" w:rsidP="00F009C9">
            <w:pPr>
              <w:rPr>
                <w:rFonts w:ascii="標楷體" w:eastAsia="標楷體" w:hAnsi="標楷體"/>
                <w:color w:val="000000"/>
                <w:lang w:eastAsia="zh-HK"/>
              </w:rPr>
            </w:pPr>
            <w:r>
              <w:rPr>
                <w:rFonts w:ascii="標楷體" w:eastAsia="標楷體" w:hAnsi="標楷體" w:hint="eastAsia"/>
              </w:rPr>
              <w:t>1.</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可以修改文</w:t>
            </w:r>
          </w:p>
          <w:p w14:paraId="71062B73" w14:textId="77777777" w:rsidR="00142A50" w:rsidRDefault="00142A50" w:rsidP="00F009C9">
            <w:pPr>
              <w:rPr>
                <w:rFonts w:ascii="標楷體" w:eastAsia="標楷體" w:hAnsi="標楷體"/>
              </w:rPr>
            </w:pPr>
            <w:r>
              <w:rPr>
                <w:rFonts w:ascii="標楷體" w:eastAsia="標楷體" w:hAnsi="標楷體" w:hint="eastAsia"/>
                <w:color w:val="000000"/>
              </w:rPr>
              <w:t xml:space="preserve">  </w:t>
            </w:r>
            <w:r>
              <w:rPr>
                <w:rFonts w:ascii="標楷體" w:eastAsia="標楷體" w:hAnsi="標楷體" w:hint="eastAsia"/>
                <w:color w:val="000000"/>
                <w:lang w:eastAsia="zh-HK"/>
              </w:rPr>
              <w:t>字</w:t>
            </w:r>
          </w:p>
          <w:p w14:paraId="14BDC3D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7913DC13" w14:textId="77777777" w:rsidTr="00F009C9">
        <w:trPr>
          <w:trHeight w:val="244"/>
          <w:jc w:val="center"/>
        </w:trPr>
        <w:tc>
          <w:tcPr>
            <w:tcW w:w="530" w:type="dxa"/>
          </w:tcPr>
          <w:p w14:paraId="76DDBA79"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33479FA1"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起始日期</w:t>
            </w:r>
            <w:proofErr w:type="spellEnd"/>
          </w:p>
        </w:tc>
        <w:tc>
          <w:tcPr>
            <w:tcW w:w="783" w:type="dxa"/>
          </w:tcPr>
          <w:p w14:paraId="5DC3BE13"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395FCFE5" w14:textId="77777777" w:rsidR="00142A50" w:rsidRPr="00456B60" w:rsidRDefault="00142A50" w:rsidP="00F009C9">
            <w:pPr>
              <w:rPr>
                <w:rFonts w:ascii="標楷體" w:eastAsia="標楷體" w:hAnsi="標楷體"/>
              </w:rPr>
            </w:pPr>
          </w:p>
        </w:tc>
        <w:tc>
          <w:tcPr>
            <w:tcW w:w="1896" w:type="dxa"/>
          </w:tcPr>
          <w:p w14:paraId="2BB75ABC"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420B045"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51715F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1B288D6"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793846F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741EB9">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7F086286"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7FB8B061"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B536342"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sidRPr="0064350B">
              <w:rPr>
                <w:rFonts w:ascii="標楷體" w:eastAsia="標楷體" w:hAnsi="標楷體"/>
              </w:rPr>
              <w:t>.Ias39Loss.StartDate</w:t>
            </w:r>
          </w:p>
        </w:tc>
      </w:tr>
      <w:tr w:rsidR="00142A50" w:rsidRPr="00456B60" w14:paraId="114E43C0" w14:textId="77777777" w:rsidTr="00F009C9">
        <w:trPr>
          <w:trHeight w:val="244"/>
          <w:jc w:val="center"/>
        </w:trPr>
        <w:tc>
          <w:tcPr>
            <w:tcW w:w="530" w:type="dxa"/>
          </w:tcPr>
          <w:p w14:paraId="09EEC3E9" w14:textId="77777777" w:rsidR="00142A50" w:rsidRDefault="00142A50" w:rsidP="00F009C9">
            <w:pPr>
              <w:rPr>
                <w:rFonts w:ascii="標楷體" w:eastAsia="標楷體" w:hAnsi="標楷體"/>
              </w:rPr>
            </w:pPr>
            <w:r>
              <w:rPr>
                <w:rFonts w:ascii="標楷體" w:eastAsia="標楷體" w:hAnsi="標楷體" w:hint="eastAsia"/>
              </w:rPr>
              <w:lastRenderedPageBreak/>
              <w:t>9</w:t>
            </w:r>
          </w:p>
        </w:tc>
        <w:tc>
          <w:tcPr>
            <w:tcW w:w="1308" w:type="dxa"/>
          </w:tcPr>
          <w:p w14:paraId="27DE70A0"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終止日期</w:t>
            </w:r>
            <w:proofErr w:type="spellEnd"/>
          </w:p>
        </w:tc>
        <w:tc>
          <w:tcPr>
            <w:tcW w:w="783" w:type="dxa"/>
          </w:tcPr>
          <w:p w14:paraId="1B937FB2"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049693C7" w14:textId="77777777" w:rsidR="00142A50" w:rsidRPr="00456B60" w:rsidRDefault="00142A50" w:rsidP="00F009C9">
            <w:pPr>
              <w:rPr>
                <w:rFonts w:ascii="標楷體" w:eastAsia="標楷體" w:hAnsi="標楷體"/>
              </w:rPr>
            </w:pPr>
          </w:p>
        </w:tc>
        <w:tc>
          <w:tcPr>
            <w:tcW w:w="1896" w:type="dxa"/>
          </w:tcPr>
          <w:p w14:paraId="1FAFF10B"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BBEEBDE"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66B7852"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3F39F02"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3427D290"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456B60">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6C5B9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A59004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36CE555"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63A6CE89" w14:textId="77777777" w:rsidR="00142A50" w:rsidRDefault="00142A50" w:rsidP="00F009C9">
            <w:pPr>
              <w:snapToGrid w:val="0"/>
              <w:ind w:left="238" w:hangingChars="99" w:hanging="238"/>
              <w:rPr>
                <w:rFonts w:ascii="標楷體" w:eastAsia="標楷體" w:hAnsi="標楷體"/>
              </w:rPr>
            </w:pPr>
            <w:r>
              <w:rPr>
                <w:rFonts w:ascii="標楷體" w:eastAsia="標楷體" w:hAnsi="標楷體"/>
              </w:rPr>
              <w:t>4</w:t>
            </w:r>
            <w:r w:rsidRPr="0064350B">
              <w:rPr>
                <w:rFonts w:ascii="標楷體" w:eastAsia="標楷體" w:hAnsi="標楷體"/>
              </w:rPr>
              <w:t>.Ias39Loss.</w:t>
            </w:r>
            <w:r>
              <w:rPr>
                <w:rFonts w:ascii="標楷體" w:eastAsia="標楷體" w:hAnsi="標楷體"/>
              </w:rPr>
              <w:t>End</w:t>
            </w:r>
            <w:r w:rsidRPr="0064350B">
              <w:rPr>
                <w:rFonts w:ascii="標楷體" w:eastAsia="標楷體" w:hAnsi="標楷體"/>
              </w:rPr>
              <w:t>Date</w:t>
            </w:r>
          </w:p>
        </w:tc>
      </w:tr>
      <w:tr w:rsidR="00142A50" w:rsidRPr="00456B60" w14:paraId="4FF9B29C" w14:textId="77777777" w:rsidTr="00F009C9">
        <w:trPr>
          <w:trHeight w:val="244"/>
          <w:jc w:val="center"/>
        </w:trPr>
        <w:tc>
          <w:tcPr>
            <w:tcW w:w="530" w:type="dxa"/>
          </w:tcPr>
          <w:p w14:paraId="0289D866" w14:textId="77777777" w:rsidR="00142A50" w:rsidRDefault="00142A50" w:rsidP="00F009C9">
            <w:pPr>
              <w:rPr>
                <w:rFonts w:ascii="標楷體" w:eastAsia="標楷體" w:hAnsi="標楷體"/>
              </w:rPr>
            </w:pPr>
            <w:r>
              <w:rPr>
                <w:rFonts w:ascii="標楷體" w:eastAsia="標楷體" w:hAnsi="標楷體" w:hint="eastAsia"/>
              </w:rPr>
              <w:t>10</w:t>
            </w:r>
          </w:p>
        </w:tc>
        <w:tc>
          <w:tcPr>
            <w:tcW w:w="1308" w:type="dxa"/>
          </w:tcPr>
          <w:p w14:paraId="7D3F64A4"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0404F280"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CD7D9E9" w14:textId="77777777" w:rsidR="00142A50" w:rsidRPr="00456B60" w:rsidRDefault="00142A50" w:rsidP="00F009C9">
            <w:pPr>
              <w:rPr>
                <w:rFonts w:ascii="標楷體" w:eastAsia="標楷體" w:hAnsi="標楷體"/>
              </w:rPr>
            </w:pPr>
          </w:p>
        </w:tc>
        <w:tc>
          <w:tcPr>
            <w:tcW w:w="1896" w:type="dxa"/>
          </w:tcPr>
          <w:p w14:paraId="668CC835" w14:textId="77777777" w:rsidR="005B7C70" w:rsidRPr="00DA2F94" w:rsidRDefault="005B7C70" w:rsidP="005B7C70">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41E9891F" w14:textId="77777777" w:rsidR="005B7C70" w:rsidRPr="00DA2F94" w:rsidRDefault="005B7C70" w:rsidP="005B7C70">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w:t>
            </w:r>
            <w:proofErr w:type="spellStart"/>
            <w:r w:rsidRPr="00DA2F94">
              <w:rPr>
                <w:rFonts w:ascii="標楷體" w:eastAsia="標楷體" w:hAnsi="標楷體" w:hint="eastAsia"/>
                <w:color w:val="FF0000"/>
                <w:highlight w:val="lightGray"/>
              </w:rPr>
              <w:t>Cd</w:t>
            </w:r>
            <w:r w:rsidRPr="00DA2F94">
              <w:rPr>
                <w:rFonts w:ascii="標楷體" w:eastAsia="標楷體" w:hAnsi="標楷體"/>
                <w:color w:val="FF0000"/>
                <w:highlight w:val="lightGray"/>
              </w:rPr>
              <w:t>Code</w:t>
            </w:r>
            <w:proofErr w:type="spellEnd"/>
            <w:r w:rsidRPr="00DA2F94">
              <w:rPr>
                <w:rFonts w:ascii="標楷體" w:eastAsia="標楷體" w:hAnsi="標楷體" w:hint="eastAsia"/>
                <w:color w:val="FF0000"/>
                <w:highlight w:val="lightGray"/>
              </w:rPr>
              <w:t>的</w:t>
            </w:r>
            <w:proofErr w:type="spellStart"/>
            <w:r w:rsidRPr="00DA2F94">
              <w:rPr>
                <w:rFonts w:ascii="標楷體" w:eastAsia="標楷體" w:hAnsi="標楷體"/>
                <w:color w:val="FF0000"/>
                <w:highlight w:val="lightGray"/>
              </w:rPr>
              <w:t>DefCode</w:t>
            </w:r>
            <w:proofErr w:type="spellEnd"/>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w:t>
            </w:r>
            <w:proofErr w:type="spellStart"/>
            <w:r w:rsidRPr="00DA2F94">
              <w:rPr>
                <w:rFonts w:ascii="標楷體" w:eastAsia="標楷體" w:hAnsi="標楷體"/>
                <w:color w:val="FF0000"/>
                <w:highlight w:val="lightGray"/>
              </w:rPr>
              <w:t>LosCod</w:t>
            </w:r>
            <w:proofErr w:type="spellEnd"/>
          </w:p>
          <w:p w14:paraId="0FCFAF71" w14:textId="74068AFA" w:rsidR="00142A50" w:rsidRPr="00EF791A" w:rsidRDefault="005B7C70" w:rsidP="005B7C70">
            <w:pPr>
              <w:rPr>
                <w:rFonts w:ascii="標楷體" w:eastAsia="標楷體" w:hAnsi="標楷體"/>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00D26BB2">
              <w:rPr>
                <w:rFonts w:ascii="標楷體" w:eastAsia="標楷體" w:hAnsi="標楷體" w:cs="細明體" w:hint="eastAsia"/>
                <w:color w:val="FF0000"/>
                <w:spacing w:val="15"/>
                <w:kern w:val="0"/>
                <w:highlight w:val="lightGray"/>
              </w:rPr>
              <w:t>3</w:t>
            </w:r>
            <w:r w:rsidRPr="00DA2F94">
              <w:rPr>
                <w:rFonts w:ascii="標楷體" w:eastAsia="標楷體" w:hAnsi="標楷體" w:cs="細明體" w:hint="eastAsia"/>
                <w:color w:val="FF0000"/>
                <w:spacing w:val="15"/>
                <w:kern w:val="0"/>
                <w:highlight w:val="lightGray"/>
              </w:rPr>
              <w:t>/L60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D8A35D4"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2A3FCD33"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328000D" w14:textId="6AB2FF4D" w:rsidR="00142A50" w:rsidRDefault="00142A50" w:rsidP="005B7C70">
            <w:pPr>
              <w:snapToGrid w:val="0"/>
              <w:ind w:leftChars="35" w:left="324"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w:t>
            </w:r>
            <w:r w:rsidR="005B7C70" w:rsidRPr="00DA2F94">
              <w:rPr>
                <w:rFonts w:ascii="標楷體" w:eastAsia="標楷體" w:hAnsi="標楷體" w:hint="eastAsia"/>
                <w:color w:val="FF0000"/>
                <w:highlight w:val="lightGray"/>
              </w:rPr>
              <w:t>限輸入代</w:t>
            </w:r>
            <w:r w:rsidR="005B7C70">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碼，檢核條件：依</w:t>
            </w:r>
            <w:r w:rsidR="005B7C70" w:rsidRPr="00DA2F94">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選單/</w:t>
            </w:r>
            <w:r w:rsidR="005B7C70" w:rsidRPr="00DA2F94">
              <w:rPr>
                <w:rFonts w:ascii="標楷體" w:eastAsia="標楷體" w:hAnsi="標楷體"/>
                <w:color w:val="FF0000"/>
                <w:highlight w:val="lightGray"/>
              </w:rPr>
              <w:t>V(H)</w:t>
            </w:r>
          </w:p>
          <w:p w14:paraId="2096B064" w14:textId="77777777" w:rsidR="00142A50" w:rsidRPr="007B7D37" w:rsidRDefault="00142A50" w:rsidP="00F009C9">
            <w:pPr>
              <w:snapToGrid w:val="0"/>
              <w:ind w:left="238" w:hangingChars="99" w:hanging="238"/>
              <w:rPr>
                <w:rFonts w:ascii="標楷體" w:eastAsia="標楷體" w:hAnsi="標楷體"/>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3945F30C" w14:textId="77777777" w:rsidR="00142A50" w:rsidRDefault="00142A50" w:rsidP="00142A50"/>
    <w:p w14:paraId="4B89EE2C" w14:textId="77777777" w:rsidR="00142A50" w:rsidRPr="00D33E89" w:rsidRDefault="00142A50" w:rsidP="00142A50">
      <w:pPr>
        <w:pStyle w:val="a"/>
        <w:spacing w:before="0"/>
      </w:pPr>
      <w:r w:rsidRPr="005B7C70">
        <w:rPr>
          <w:rFonts w:hint="eastAsia"/>
          <w:color w:val="FF0000"/>
          <w:highlight w:val="lightGray"/>
          <w:lang w:val="x-none" w:eastAsia="x-none"/>
        </w:rPr>
        <w:t>查詢</w:t>
      </w:r>
      <w:r w:rsidRPr="005B7C70">
        <w:rPr>
          <w:rFonts w:hint="eastAsia"/>
          <w:color w:val="FF0000"/>
          <w:highlight w:val="lightGray"/>
        </w:rPr>
        <w:t>1/L6064</w:t>
      </w:r>
    </w:p>
    <w:p w14:paraId="0582ED86" w14:textId="6EEF7097" w:rsidR="00142A50" w:rsidRDefault="005B7C70" w:rsidP="00142A50">
      <w:r w:rsidRPr="005B7C70">
        <w:rPr>
          <w:noProof/>
        </w:rPr>
        <w:lastRenderedPageBreak/>
        <w:drawing>
          <wp:inline distT="0" distB="0" distL="0" distR="0" wp14:anchorId="3C1BBBBA" wp14:editId="666EA449">
            <wp:extent cx="6479540" cy="400367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003675"/>
                    </a:xfrm>
                    <a:prstGeom prst="rect">
                      <a:avLst/>
                    </a:prstGeom>
                  </pic:spPr>
                </pic:pic>
              </a:graphicData>
            </a:graphic>
          </wp:inline>
        </w:drawing>
      </w:r>
    </w:p>
    <w:p w14:paraId="5AB8972A" w14:textId="737FBE6A" w:rsidR="00D26BB2" w:rsidRPr="00D33E89" w:rsidRDefault="00D26BB2" w:rsidP="00D26BB2">
      <w:pPr>
        <w:pStyle w:val="a"/>
        <w:spacing w:before="0"/>
      </w:pPr>
      <w:r w:rsidRPr="005B7C70">
        <w:rPr>
          <w:rFonts w:hint="eastAsia"/>
          <w:color w:val="FF0000"/>
          <w:highlight w:val="lightGray"/>
          <w:lang w:val="x-none" w:eastAsia="x-none"/>
        </w:rPr>
        <w:t>查詢</w:t>
      </w:r>
      <w:r>
        <w:rPr>
          <w:rFonts w:hint="eastAsia"/>
          <w:color w:val="FF0000"/>
          <w:highlight w:val="lightGray"/>
        </w:rPr>
        <w:t>2</w:t>
      </w:r>
      <w:r w:rsidRPr="005B7C70">
        <w:rPr>
          <w:rFonts w:hint="eastAsia"/>
          <w:color w:val="FF0000"/>
          <w:highlight w:val="lightGray"/>
        </w:rPr>
        <w:t>/L6064</w:t>
      </w:r>
    </w:p>
    <w:p w14:paraId="0ADED180" w14:textId="77777777" w:rsidR="00142A50" w:rsidRDefault="00142A50" w:rsidP="00142A50"/>
    <w:p w14:paraId="2117C83C" w14:textId="412E08D2" w:rsidR="00142A50" w:rsidRDefault="0090453B" w:rsidP="00142A50">
      <w:r w:rsidRPr="0090453B">
        <w:rPr>
          <w:noProof/>
        </w:rPr>
        <w:drawing>
          <wp:inline distT="0" distB="0" distL="0" distR="0" wp14:anchorId="5E141C12" wp14:editId="1219AC91">
            <wp:extent cx="6479540" cy="3860800"/>
            <wp:effectExtent l="0" t="0" r="0" b="635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3860800"/>
                    </a:xfrm>
                    <a:prstGeom prst="rect">
                      <a:avLst/>
                    </a:prstGeom>
                  </pic:spPr>
                </pic:pic>
              </a:graphicData>
            </a:graphic>
          </wp:inline>
        </w:drawing>
      </w:r>
    </w:p>
    <w:p w14:paraId="5A9DACD1" w14:textId="59C342D1" w:rsidR="00D26BB2" w:rsidRDefault="00D26BB2" w:rsidP="00142A50">
      <w:pPr>
        <w:pStyle w:val="a"/>
        <w:spacing w:before="0"/>
      </w:pPr>
      <w:r w:rsidRPr="005B7C70">
        <w:rPr>
          <w:rFonts w:hint="eastAsia"/>
          <w:color w:val="FF0000"/>
          <w:highlight w:val="lightGray"/>
          <w:lang w:val="x-none" w:eastAsia="x-none"/>
        </w:rPr>
        <w:t>查詢</w:t>
      </w:r>
      <w:r>
        <w:rPr>
          <w:rFonts w:hint="eastAsia"/>
          <w:color w:val="FF0000"/>
          <w:highlight w:val="lightGray"/>
          <w:lang w:val="x-none"/>
        </w:rPr>
        <w:t>3</w:t>
      </w:r>
      <w:r w:rsidRPr="005B7C70">
        <w:rPr>
          <w:rFonts w:hint="eastAsia"/>
          <w:color w:val="FF0000"/>
          <w:highlight w:val="lightGray"/>
        </w:rPr>
        <w:t>/L6064</w:t>
      </w:r>
    </w:p>
    <w:p w14:paraId="7110949F" w14:textId="2E051946" w:rsidR="005B7C70" w:rsidRDefault="005B7C70" w:rsidP="00142A50">
      <w:r w:rsidRPr="005B7C70">
        <w:rPr>
          <w:noProof/>
        </w:rPr>
        <w:lastRenderedPageBreak/>
        <w:drawing>
          <wp:inline distT="0" distB="0" distL="0" distR="0" wp14:anchorId="309D79A0" wp14:editId="1BF4E1F5">
            <wp:extent cx="6479540" cy="4382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4382770"/>
                    </a:xfrm>
                    <a:prstGeom prst="rect">
                      <a:avLst/>
                    </a:prstGeom>
                  </pic:spPr>
                </pic:pic>
              </a:graphicData>
            </a:graphic>
          </wp:inline>
        </w:drawing>
      </w:r>
    </w:p>
    <w:p w14:paraId="28696A22" w14:textId="08BF00D7" w:rsidR="0076579F" w:rsidRDefault="0076579F">
      <w:pPr>
        <w:widowControl/>
      </w:pPr>
      <w:r>
        <w:br w:type="page"/>
      </w:r>
    </w:p>
    <w:p w14:paraId="228FF3FA" w14:textId="77777777" w:rsidR="00142A50" w:rsidRDefault="00142A50" w:rsidP="00142A50"/>
    <w:p w14:paraId="7CBF3DD4" w14:textId="260E8995" w:rsidR="0076579F" w:rsidRPr="00142A50" w:rsidRDefault="0076579F" w:rsidP="0076579F">
      <w:pPr>
        <w:pStyle w:val="3"/>
        <w:numPr>
          <w:ilvl w:val="2"/>
          <w:numId w:val="7"/>
        </w:numPr>
        <w:spacing w:before="0"/>
        <w:rPr>
          <w:rFonts w:ascii="標楷體" w:hAnsi="標楷體"/>
          <w:bCs/>
          <w:szCs w:val="32"/>
        </w:rPr>
      </w:pPr>
      <w:bookmarkStart w:id="121" w:name="_Toc140244528"/>
      <w:r w:rsidRPr="00EB5F57">
        <w:rPr>
          <w:rFonts w:ascii="標楷體" w:hAnsi="標楷體"/>
          <w:bCs/>
          <w:szCs w:val="32"/>
          <w:highlight w:val="cyan"/>
        </w:rPr>
        <w:t>L</w:t>
      </w:r>
      <w:r w:rsidRPr="00EB5F57">
        <w:rPr>
          <w:rFonts w:ascii="標楷體" w:hAnsi="標楷體"/>
          <w:b/>
          <w:szCs w:val="32"/>
          <w:highlight w:val="cyan"/>
        </w:rPr>
        <w:t>7201</w:t>
      </w:r>
      <w:r w:rsidRPr="00EB5F57">
        <w:rPr>
          <w:rFonts w:ascii="標楷體" w:hAnsi="標楷體" w:hint="eastAsia"/>
          <w:b/>
          <w:szCs w:val="32"/>
          <w:highlight w:val="cyan"/>
        </w:rPr>
        <w:t>表外放款承諾資料產出</w:t>
      </w:r>
      <w:bookmarkEnd w:id="121"/>
    </w:p>
    <w:p w14:paraId="4FB3E0BB" w14:textId="77777777" w:rsidR="0076579F" w:rsidRPr="00561F94" w:rsidRDefault="0076579F" w:rsidP="0076579F">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76579F" w:rsidRPr="008F20B5" w14:paraId="0B92A817"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42C1435F" w14:textId="77777777" w:rsidR="0076579F" w:rsidRPr="004A1C2C" w:rsidRDefault="0076579F" w:rsidP="0029094D">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B425A66" w14:textId="45A49FBA" w:rsidR="0076579F" w:rsidRPr="008F20B5" w:rsidRDefault="0076579F" w:rsidP="0029094D">
            <w:pPr>
              <w:rPr>
                <w:rFonts w:ascii="標楷體" w:eastAsia="標楷體" w:hAnsi="標楷體"/>
              </w:rPr>
            </w:pPr>
            <w:r>
              <w:rPr>
                <w:rFonts w:ascii="標楷體" w:eastAsia="標楷體" w:hAnsi="標楷體" w:hint="eastAsia"/>
              </w:rPr>
              <w:t>表外放款承諾資料產出</w:t>
            </w:r>
          </w:p>
        </w:tc>
      </w:tr>
      <w:tr w:rsidR="0076579F" w:rsidRPr="008F20B5" w14:paraId="46D9F2D2"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14473434" w14:textId="77777777" w:rsidR="0076579F" w:rsidRPr="004A1C2C" w:rsidRDefault="0076579F" w:rsidP="0029094D">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AAA6B10" w14:textId="11B0779B" w:rsidR="0076579F" w:rsidRPr="004A1C2C" w:rsidRDefault="000728BC" w:rsidP="0029094D">
            <w:pPr>
              <w:autoSpaceDE w:val="0"/>
              <w:autoSpaceDN w:val="0"/>
              <w:adjustRightInd w:val="0"/>
              <w:spacing w:line="0" w:lineRule="atLeast"/>
              <w:rPr>
                <w:rFonts w:ascii="標楷體" w:eastAsia="標楷體" w:hAnsi="標楷體"/>
              </w:rPr>
            </w:pPr>
            <w:r>
              <w:rPr>
                <w:rFonts w:ascii="標楷體" w:eastAsia="標楷體" w:hAnsi="標楷體" w:hint="eastAsia"/>
              </w:rPr>
              <w:t>重新維護每月I</w:t>
            </w:r>
            <w:r>
              <w:rPr>
                <w:rFonts w:ascii="標楷體" w:eastAsia="標楷體" w:hAnsi="標楷體"/>
              </w:rPr>
              <w:t>AS39</w:t>
            </w:r>
            <w:r w:rsidR="0076579F">
              <w:rPr>
                <w:rFonts w:ascii="標楷體" w:eastAsia="標楷體" w:hAnsi="標楷體" w:hint="eastAsia"/>
              </w:rPr>
              <w:t>放款承諾</w:t>
            </w:r>
            <w:r>
              <w:rPr>
                <w:rFonts w:ascii="標楷體" w:eastAsia="標楷體" w:hAnsi="標楷體" w:hint="eastAsia"/>
              </w:rPr>
              <w:t>明細檔及</w:t>
            </w:r>
            <w:r w:rsidR="00BD587A">
              <w:rPr>
                <w:rFonts w:ascii="標楷體" w:eastAsia="標楷體" w:hAnsi="標楷體" w:hint="eastAsia"/>
              </w:rPr>
              <w:t>產生</w:t>
            </w:r>
            <w:r>
              <w:rPr>
                <w:rFonts w:ascii="標楷體" w:eastAsia="標楷體" w:hAnsi="標楷體" w:hint="eastAsia"/>
              </w:rPr>
              <w:t>表外放款承諾資料</w:t>
            </w:r>
            <w:r w:rsidR="00BD587A">
              <w:rPr>
                <w:rFonts w:ascii="標楷體" w:eastAsia="標楷體" w:hAnsi="標楷體" w:hint="eastAsia"/>
              </w:rPr>
              <w:t>產出</w:t>
            </w:r>
            <w:r w:rsidR="0076579F">
              <w:rPr>
                <w:rFonts w:ascii="標楷體" w:eastAsia="標楷體" w:hAnsi="標楷體" w:hint="eastAsia"/>
              </w:rPr>
              <w:t>時</w:t>
            </w:r>
          </w:p>
        </w:tc>
      </w:tr>
      <w:tr w:rsidR="0076579F" w:rsidRPr="008F20B5" w14:paraId="65905F2C" w14:textId="77777777" w:rsidTr="0029094D">
        <w:trPr>
          <w:trHeight w:val="773"/>
        </w:trPr>
        <w:tc>
          <w:tcPr>
            <w:tcW w:w="1548" w:type="dxa"/>
            <w:tcBorders>
              <w:top w:val="single" w:sz="8" w:space="0" w:color="000000"/>
              <w:bottom w:val="single" w:sz="8" w:space="0" w:color="000000"/>
              <w:right w:val="single" w:sz="8" w:space="0" w:color="000000"/>
            </w:tcBorders>
            <w:shd w:val="clear" w:color="auto" w:fill="F3F3F3"/>
          </w:tcPr>
          <w:p w14:paraId="324529FF" w14:textId="77777777" w:rsidR="0076579F" w:rsidRPr="004A1C2C" w:rsidRDefault="0076579F" w:rsidP="0029094D">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68EEF6" w14:textId="77777777" w:rsidR="0076579F" w:rsidRPr="004037BD" w:rsidRDefault="0076579F" w:rsidP="0029094D">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Pr="00332224">
              <w:rPr>
                <w:rFonts w:ascii="標楷體" w:eastAsia="標楷體" w:hAnsi="標楷體" w:hint="eastAsia"/>
              </w:rPr>
              <w:t>提存作業</w:t>
            </w:r>
            <w:r w:rsidRPr="00BC48BD">
              <w:rPr>
                <w:rFonts w:ascii="標楷體" w:eastAsia="標楷體" w:hAnsi="標楷體" w:hint="eastAsia"/>
              </w:rPr>
              <w:t>」</w:t>
            </w:r>
            <w:r w:rsidRPr="004037BD">
              <w:rPr>
                <w:rFonts w:ascii="標楷體" w:eastAsia="標楷體" w:hAnsi="標楷體" w:hint="eastAsia"/>
              </w:rPr>
              <w:t>流程</w:t>
            </w:r>
          </w:p>
          <w:p w14:paraId="2A8BB49B" w14:textId="4F89696C" w:rsidR="0076579F" w:rsidRDefault="000728BC" w:rsidP="0029094D">
            <w:pPr>
              <w:ind w:left="269" w:hangingChars="112" w:hanging="269"/>
              <w:rPr>
                <w:rFonts w:ascii="標楷體" w:eastAsia="標楷體" w:hAnsi="標楷體"/>
              </w:rPr>
            </w:pPr>
            <w:r>
              <w:rPr>
                <w:rFonts w:ascii="標楷體" w:eastAsia="標楷體" w:hAnsi="標楷體" w:hint="eastAsia"/>
              </w:rPr>
              <w:t>2.重新產生</w:t>
            </w:r>
            <w:r w:rsidR="00912617">
              <w:rPr>
                <w:rFonts w:ascii="標楷體" w:eastAsia="標楷體" w:hAnsi="標楷體" w:hint="eastAsia"/>
              </w:rPr>
              <w:t>=</w:t>
            </w:r>
            <w:r w:rsidR="00912617">
              <w:rPr>
                <w:rFonts w:ascii="標楷體" w:eastAsia="標楷體" w:hAnsi="標楷體"/>
              </w:rPr>
              <w:t>Y</w:t>
            </w:r>
            <w:r>
              <w:rPr>
                <w:rFonts w:ascii="標楷體" w:eastAsia="標楷體" w:hAnsi="標楷體" w:hint="eastAsia"/>
              </w:rPr>
              <w:t>時維護[</w:t>
            </w:r>
            <w:r w:rsidRPr="000728BC">
              <w:rPr>
                <w:rFonts w:ascii="標楷體" w:eastAsia="標楷體" w:hAnsi="標楷體" w:hint="eastAsia"/>
              </w:rPr>
              <w:t>IAS39放款承諾明細檔</w:t>
            </w:r>
            <w:r>
              <w:rPr>
                <w:rFonts w:ascii="標楷體" w:eastAsia="標楷體" w:hAnsi="標楷體" w:hint="eastAsia"/>
              </w:rPr>
              <w:t>(</w:t>
            </w:r>
            <w:r w:rsidRPr="000728BC">
              <w:rPr>
                <w:rFonts w:ascii="標楷體" w:eastAsia="標楷體" w:hAnsi="標楷體"/>
              </w:rPr>
              <w:t>Ias39LoanCommit</w:t>
            </w:r>
            <w:r>
              <w:rPr>
                <w:rFonts w:ascii="標楷體" w:eastAsia="標楷體" w:hAnsi="標楷體" w:hint="eastAsia"/>
              </w:rPr>
              <w:t>)]</w:t>
            </w:r>
          </w:p>
          <w:p w14:paraId="2EA4063F" w14:textId="007D57AE" w:rsidR="00BD587A" w:rsidRPr="00A313C0" w:rsidRDefault="00BD587A" w:rsidP="0029094D">
            <w:pPr>
              <w:ind w:left="269" w:hangingChars="112" w:hanging="269"/>
              <w:rPr>
                <w:rFonts w:ascii="標楷體" w:eastAsia="標楷體" w:hAnsi="標楷體"/>
              </w:rPr>
            </w:pPr>
            <w:r>
              <w:rPr>
                <w:rFonts w:ascii="標楷體" w:eastAsia="標楷體" w:hAnsi="標楷體" w:hint="eastAsia"/>
              </w:rPr>
              <w:t>3.經辦核對[表外放款承諾資料產出]檔正確後執行L</w:t>
            </w:r>
            <w:r>
              <w:rPr>
                <w:rFonts w:ascii="標楷體" w:eastAsia="標楷體" w:hAnsi="標楷體"/>
              </w:rPr>
              <w:t>6985</w:t>
            </w:r>
            <w:r>
              <w:rPr>
                <w:rFonts w:ascii="標楷體" w:eastAsia="標楷體" w:hAnsi="標楷體" w:hint="eastAsia"/>
              </w:rPr>
              <w:t>各項提存作業A</w:t>
            </w:r>
            <w:r>
              <w:rPr>
                <w:rFonts w:ascii="標楷體" w:eastAsia="標楷體" w:hAnsi="標楷體"/>
              </w:rPr>
              <w:t>CCL03</w:t>
            </w:r>
            <w:r>
              <w:rPr>
                <w:rFonts w:ascii="標楷體" w:eastAsia="標楷體" w:hAnsi="標楷體" w:hint="eastAsia"/>
              </w:rPr>
              <w:t>放款承諾提存入帳</w:t>
            </w:r>
          </w:p>
        </w:tc>
      </w:tr>
      <w:tr w:rsidR="0076579F" w:rsidRPr="008F20B5" w14:paraId="04F81218" w14:textId="77777777" w:rsidTr="0029094D">
        <w:trPr>
          <w:trHeight w:val="321"/>
        </w:trPr>
        <w:tc>
          <w:tcPr>
            <w:tcW w:w="1548" w:type="dxa"/>
            <w:tcBorders>
              <w:top w:val="single" w:sz="8" w:space="0" w:color="000000"/>
              <w:bottom w:val="single" w:sz="8" w:space="0" w:color="000000"/>
              <w:right w:val="single" w:sz="8" w:space="0" w:color="000000"/>
            </w:tcBorders>
            <w:shd w:val="clear" w:color="auto" w:fill="F3F3F3"/>
          </w:tcPr>
          <w:p w14:paraId="6EA01557" w14:textId="77777777" w:rsidR="0076579F" w:rsidRPr="004A1C2C" w:rsidRDefault="0076579F" w:rsidP="0029094D">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5F9C33" w14:textId="77777777" w:rsidR="0076579F" w:rsidRPr="004A1C2C" w:rsidRDefault="0076579F" w:rsidP="0029094D">
            <w:pPr>
              <w:rPr>
                <w:rFonts w:ascii="標楷體" w:eastAsia="標楷體" w:hAnsi="標楷體"/>
              </w:rPr>
            </w:pPr>
          </w:p>
        </w:tc>
      </w:tr>
      <w:tr w:rsidR="0076579F" w:rsidRPr="008F20B5" w14:paraId="7703FDBD" w14:textId="77777777" w:rsidTr="0029094D">
        <w:trPr>
          <w:trHeight w:val="1311"/>
        </w:trPr>
        <w:tc>
          <w:tcPr>
            <w:tcW w:w="1548" w:type="dxa"/>
            <w:tcBorders>
              <w:top w:val="single" w:sz="8" w:space="0" w:color="000000"/>
              <w:bottom w:val="single" w:sz="8" w:space="0" w:color="000000"/>
              <w:right w:val="single" w:sz="8" w:space="0" w:color="000000"/>
            </w:tcBorders>
            <w:shd w:val="clear" w:color="auto" w:fill="F3F3F3"/>
          </w:tcPr>
          <w:p w14:paraId="3BDAD3B9" w14:textId="77777777" w:rsidR="0076579F" w:rsidRPr="004A1C2C" w:rsidRDefault="0076579F" w:rsidP="0029094D">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54F9321A" w14:textId="77777777" w:rsidR="0076579F" w:rsidRPr="004A1C2C" w:rsidRDefault="0076579F" w:rsidP="0029094D">
            <w:pPr>
              <w:rPr>
                <w:rFonts w:ascii="標楷體" w:eastAsia="標楷體" w:hAnsi="標楷體"/>
              </w:rPr>
            </w:pPr>
          </w:p>
        </w:tc>
      </w:tr>
      <w:tr w:rsidR="0076579F" w:rsidRPr="008F20B5" w14:paraId="6F113953"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6F2A23E2" w14:textId="77777777" w:rsidR="0076579F" w:rsidRPr="004A1C2C" w:rsidRDefault="0076579F" w:rsidP="0029094D">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AF886B" w14:textId="77777777" w:rsidR="0076579F" w:rsidRPr="004A1C2C" w:rsidRDefault="0076579F" w:rsidP="0029094D">
            <w:pPr>
              <w:rPr>
                <w:rFonts w:ascii="標楷體" w:eastAsia="標楷體" w:hAnsi="標楷體"/>
              </w:rPr>
            </w:pPr>
          </w:p>
        </w:tc>
      </w:tr>
      <w:tr w:rsidR="0076579F" w:rsidRPr="008F20B5" w14:paraId="5F0B4476" w14:textId="77777777" w:rsidTr="0029094D">
        <w:trPr>
          <w:trHeight w:val="358"/>
        </w:trPr>
        <w:tc>
          <w:tcPr>
            <w:tcW w:w="1548" w:type="dxa"/>
            <w:tcBorders>
              <w:top w:val="single" w:sz="8" w:space="0" w:color="000000"/>
              <w:bottom w:val="single" w:sz="8" w:space="0" w:color="000000"/>
              <w:right w:val="single" w:sz="8" w:space="0" w:color="000000"/>
            </w:tcBorders>
            <w:shd w:val="clear" w:color="auto" w:fill="F3F3F3"/>
          </w:tcPr>
          <w:p w14:paraId="02D117CC" w14:textId="77777777" w:rsidR="0076579F" w:rsidRPr="004A1C2C" w:rsidRDefault="0076579F" w:rsidP="0029094D">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22C0F1DC" w14:textId="77777777" w:rsidR="0076579F" w:rsidRPr="001D3B0E" w:rsidRDefault="0076579F" w:rsidP="0076579F">
            <w:pPr>
              <w:ind w:left="269" w:hangingChars="112" w:hanging="269"/>
              <w:rPr>
                <w:rFonts w:ascii="標楷體" w:eastAsia="標楷體" w:hAnsi="標楷體"/>
              </w:rPr>
            </w:pPr>
          </w:p>
        </w:tc>
      </w:tr>
      <w:tr w:rsidR="0076579F" w:rsidRPr="008F20B5" w14:paraId="4C85763D"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4E4E3DE8" w14:textId="77777777" w:rsidR="0076579F" w:rsidRPr="004A1C2C" w:rsidRDefault="0076579F" w:rsidP="0029094D">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2AA9BB5C" w14:textId="77777777" w:rsidR="0076579F" w:rsidRPr="004A1C2C" w:rsidRDefault="0076579F" w:rsidP="0029094D">
            <w:pPr>
              <w:rPr>
                <w:rFonts w:ascii="標楷體" w:eastAsia="標楷體" w:hAnsi="標楷體"/>
              </w:rPr>
            </w:pPr>
          </w:p>
        </w:tc>
      </w:tr>
    </w:tbl>
    <w:p w14:paraId="3715D661" w14:textId="77777777" w:rsidR="0076579F" w:rsidRPr="0068704E" w:rsidRDefault="0076579F" w:rsidP="0076579F">
      <w:pPr>
        <w:ind w:left="1440"/>
      </w:pPr>
    </w:p>
    <w:p w14:paraId="5BCE275F" w14:textId="77777777" w:rsidR="0076579F" w:rsidRPr="00AB764C" w:rsidRDefault="0076579F" w:rsidP="0076579F">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76579F" w:rsidRPr="0022279A" w14:paraId="3C330706" w14:textId="77777777" w:rsidTr="0029094D">
        <w:tc>
          <w:tcPr>
            <w:tcW w:w="851" w:type="dxa"/>
            <w:shd w:val="clear" w:color="auto" w:fill="D9D9D9" w:themeFill="background1" w:themeFillShade="D9"/>
          </w:tcPr>
          <w:p w14:paraId="0EC9431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A1F086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391D205"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說明</w:t>
            </w:r>
          </w:p>
        </w:tc>
      </w:tr>
      <w:tr w:rsidR="0076579F" w:rsidRPr="0022279A" w14:paraId="0452293A" w14:textId="77777777" w:rsidTr="0029094D">
        <w:tc>
          <w:tcPr>
            <w:tcW w:w="851" w:type="dxa"/>
          </w:tcPr>
          <w:p w14:paraId="0CA138BD"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rPr>
              <w:t>1</w:t>
            </w:r>
          </w:p>
        </w:tc>
        <w:tc>
          <w:tcPr>
            <w:tcW w:w="3118" w:type="dxa"/>
          </w:tcPr>
          <w:p w14:paraId="200A700C" w14:textId="648A6EC8" w:rsidR="0076579F" w:rsidRPr="0022279A" w:rsidRDefault="000728BC" w:rsidP="0029094D">
            <w:pPr>
              <w:rPr>
                <w:rFonts w:ascii="標楷體" w:eastAsia="標楷體" w:hAnsi="標楷體"/>
              </w:rPr>
            </w:pPr>
            <w:r w:rsidRPr="000728BC">
              <w:rPr>
                <w:rFonts w:ascii="標楷體" w:eastAsia="標楷體" w:hAnsi="標楷體"/>
              </w:rPr>
              <w:t>Ias39LoanCommit</w:t>
            </w:r>
          </w:p>
        </w:tc>
        <w:tc>
          <w:tcPr>
            <w:tcW w:w="4110" w:type="dxa"/>
          </w:tcPr>
          <w:p w14:paraId="4B79377A" w14:textId="68167BDF" w:rsidR="0076579F" w:rsidRPr="0022279A" w:rsidRDefault="000728BC" w:rsidP="0029094D">
            <w:pPr>
              <w:rPr>
                <w:rFonts w:ascii="標楷體" w:eastAsia="標楷體" w:hAnsi="標楷體"/>
              </w:rPr>
            </w:pPr>
            <w:r w:rsidRPr="000728BC">
              <w:rPr>
                <w:rFonts w:ascii="標楷體" w:eastAsia="標楷體" w:hAnsi="標楷體" w:hint="eastAsia"/>
              </w:rPr>
              <w:t>IAS39放款承諾明細檔</w:t>
            </w:r>
          </w:p>
        </w:tc>
      </w:tr>
    </w:tbl>
    <w:p w14:paraId="5F044ABE" w14:textId="77777777" w:rsidR="0076579F" w:rsidRDefault="0076579F" w:rsidP="0076579F">
      <w:pPr>
        <w:ind w:left="1440"/>
      </w:pPr>
    </w:p>
    <w:p w14:paraId="42B44F76" w14:textId="77777777" w:rsidR="0076579F" w:rsidRPr="00723606" w:rsidRDefault="0076579F" w:rsidP="0076579F">
      <w:pPr>
        <w:pStyle w:val="a"/>
        <w:tabs>
          <w:tab w:val="clear" w:pos="1559"/>
        </w:tabs>
        <w:spacing w:before="0"/>
        <w:ind w:left="1614" w:hanging="480"/>
      </w:pPr>
      <w:r w:rsidRPr="00723606">
        <w:t>UI</w:t>
      </w:r>
      <w:r w:rsidRPr="00723606">
        <w:rPr>
          <w:rFonts w:hint="eastAsia"/>
        </w:rPr>
        <w:t>畫面</w:t>
      </w:r>
    </w:p>
    <w:p w14:paraId="1A59460D" w14:textId="7C6A6A0E" w:rsidR="0076579F" w:rsidRDefault="00B17EDF" w:rsidP="0076579F">
      <w:r w:rsidRPr="001D0F54">
        <w:rPr>
          <w:noProof/>
        </w:rPr>
        <w:drawing>
          <wp:inline distT="0" distB="0" distL="0" distR="0" wp14:anchorId="7ADA66D7" wp14:editId="27A83D05">
            <wp:extent cx="5274310" cy="126619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66190"/>
                    </a:xfrm>
                    <a:prstGeom prst="rect">
                      <a:avLst/>
                    </a:prstGeom>
                  </pic:spPr>
                </pic:pic>
              </a:graphicData>
            </a:graphic>
          </wp:inline>
        </w:drawing>
      </w:r>
    </w:p>
    <w:p w14:paraId="6DE10E94" w14:textId="77777777" w:rsidR="0076579F" w:rsidRDefault="0076579F" w:rsidP="0076579F">
      <w:pPr>
        <w:ind w:left="1440"/>
      </w:pPr>
    </w:p>
    <w:p w14:paraId="6DF923E5" w14:textId="77777777" w:rsidR="0076579F" w:rsidRDefault="0076579F" w:rsidP="0076579F">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76579F" w:rsidRPr="00F5236F" w14:paraId="4AD83C54" w14:textId="77777777" w:rsidTr="0029094D">
        <w:tc>
          <w:tcPr>
            <w:tcW w:w="848" w:type="dxa"/>
            <w:shd w:val="clear" w:color="auto" w:fill="D9D9D9" w:themeFill="background1" w:themeFillShade="D9"/>
          </w:tcPr>
          <w:p w14:paraId="09E30A32" w14:textId="77777777" w:rsidR="0076579F" w:rsidRPr="00F5236F" w:rsidRDefault="0076579F" w:rsidP="0029094D">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60AD955"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940826C"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功能說明</w:t>
            </w:r>
          </w:p>
        </w:tc>
      </w:tr>
      <w:tr w:rsidR="0076579F" w:rsidRPr="00F5236F" w14:paraId="5CE53946" w14:textId="77777777" w:rsidTr="0029094D">
        <w:tc>
          <w:tcPr>
            <w:tcW w:w="848" w:type="dxa"/>
          </w:tcPr>
          <w:p w14:paraId="648F4D36" w14:textId="77777777" w:rsidR="0076579F" w:rsidRPr="00744DD4" w:rsidRDefault="0076579F" w:rsidP="0029094D">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689203A1" w14:textId="7C1B2929" w:rsidR="0076579F" w:rsidRPr="00744DD4" w:rsidRDefault="00B17EDF" w:rsidP="0029094D">
            <w:pPr>
              <w:rPr>
                <w:rFonts w:ascii="標楷體" w:eastAsia="標楷體" w:hAnsi="標楷體"/>
                <w:lang w:eastAsia="zh-HK"/>
              </w:rPr>
            </w:pPr>
            <w:r>
              <w:rPr>
                <w:rFonts w:ascii="標楷體" w:eastAsia="標楷體" w:hAnsi="標楷體" w:hint="eastAsia"/>
                <w:lang w:eastAsia="zh-HK"/>
              </w:rPr>
              <w:t>確定</w:t>
            </w:r>
          </w:p>
        </w:tc>
        <w:tc>
          <w:tcPr>
            <w:tcW w:w="7246" w:type="dxa"/>
          </w:tcPr>
          <w:p w14:paraId="069A1172" w14:textId="77777777" w:rsidR="0076579F" w:rsidRPr="00293C02" w:rsidRDefault="0076579F" w:rsidP="0029094D">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A8E9C05" w14:textId="58F6B786" w:rsidR="0076579F" w:rsidRDefault="00CC0C6F" w:rsidP="00CC0C6F">
            <w:pPr>
              <w:ind w:left="269" w:hangingChars="112" w:hanging="269"/>
              <w:rPr>
                <w:rFonts w:ascii="標楷體" w:eastAsia="標楷體" w:hAnsi="標楷體"/>
                <w:color w:val="000000"/>
              </w:rPr>
            </w:pPr>
            <w:r>
              <w:rPr>
                <w:rFonts w:ascii="標楷體" w:eastAsia="標楷體" w:hAnsi="標楷體" w:hint="eastAsia"/>
              </w:rPr>
              <w:t>1</w:t>
            </w:r>
            <w:r w:rsidR="0076579F">
              <w:rPr>
                <w:rFonts w:ascii="標楷體" w:eastAsia="標楷體" w:hAnsi="標楷體" w:hint="eastAsia"/>
              </w:rPr>
              <w:t>.</w:t>
            </w:r>
            <w:r w:rsidR="00FA41CC">
              <w:rPr>
                <w:rFonts w:ascii="標楷體" w:eastAsia="標楷體" w:hAnsi="標楷體"/>
              </w:rPr>
              <w:t>[</w:t>
            </w:r>
            <w:r w:rsidR="00DD0905">
              <w:rPr>
                <w:rFonts w:ascii="標楷體" w:eastAsia="標楷體" w:hAnsi="標楷體" w:hint="eastAsia"/>
              </w:rPr>
              <w:t>是否</w:t>
            </w:r>
            <w:r>
              <w:rPr>
                <w:rFonts w:ascii="標楷體" w:eastAsia="標楷體" w:hAnsi="標楷體" w:hint="eastAsia"/>
              </w:rPr>
              <w:t>重新產生</w:t>
            </w:r>
            <w:r w:rsidR="00FA41CC">
              <w:rPr>
                <w:rFonts w:ascii="標楷體" w:eastAsia="標楷體" w:hAnsi="標楷體" w:hint="eastAsia"/>
              </w:rPr>
              <w:t>]</w:t>
            </w:r>
            <w:r w:rsidR="00DD0905">
              <w:rPr>
                <w:rFonts w:ascii="標楷體" w:eastAsia="標楷體" w:hAnsi="標楷體" w:hint="eastAsia"/>
              </w:rPr>
              <w:t>=</w:t>
            </w:r>
            <w:r w:rsidR="00FA41CC">
              <w:rPr>
                <w:rFonts w:ascii="標楷體" w:eastAsia="標楷體" w:hAnsi="標楷體"/>
              </w:rPr>
              <w:t>[</w:t>
            </w:r>
            <w:r w:rsidR="00DD0905">
              <w:rPr>
                <w:rFonts w:ascii="標楷體" w:eastAsia="標楷體" w:hAnsi="標楷體"/>
              </w:rPr>
              <w:t>Y</w:t>
            </w:r>
            <w:r w:rsidR="00FA41CC">
              <w:rPr>
                <w:rFonts w:ascii="標楷體" w:eastAsia="標楷體" w:hAnsi="標楷體"/>
              </w:rPr>
              <w:t>]</w:t>
            </w:r>
            <w:r>
              <w:rPr>
                <w:rFonts w:ascii="標楷體" w:eastAsia="標楷體" w:hAnsi="標楷體" w:hint="eastAsia"/>
              </w:rPr>
              <w:t>時</w:t>
            </w:r>
            <w:r w:rsidRPr="00212939">
              <w:rPr>
                <w:rFonts w:ascii="標楷體" w:eastAsia="標楷體" w:hAnsi="標楷體" w:hint="eastAsia"/>
                <w:color w:val="000000"/>
              </w:rPr>
              <w:t>，</w:t>
            </w:r>
            <w:r w:rsidR="0076579F" w:rsidRPr="00212939">
              <w:rPr>
                <w:rFonts w:ascii="標楷體" w:eastAsia="標楷體" w:hAnsi="標楷體" w:hint="eastAsia"/>
                <w:color w:val="000000"/>
              </w:rPr>
              <w:t>若同一「年月份」資料已建檔，則先刪除該年月份資料，重新建檔</w:t>
            </w:r>
          </w:p>
          <w:p w14:paraId="4C0452B1" w14:textId="46377369" w:rsidR="0076579F" w:rsidRPr="00A01F68" w:rsidRDefault="00CC0C6F" w:rsidP="0029094D">
            <w:pPr>
              <w:ind w:left="269" w:hangingChars="112" w:hanging="269"/>
              <w:rPr>
                <w:rFonts w:ascii="標楷體" w:eastAsia="標楷體" w:hAnsi="標楷體"/>
              </w:rPr>
            </w:pPr>
            <w:r>
              <w:rPr>
                <w:rFonts w:ascii="標楷體" w:eastAsia="標楷體" w:hAnsi="標楷體" w:hint="eastAsia"/>
              </w:rPr>
              <w:t>2</w:t>
            </w:r>
            <w:r w:rsidR="0076579F">
              <w:rPr>
                <w:rFonts w:ascii="標楷體" w:eastAsia="標楷體" w:hAnsi="標楷體"/>
              </w:rPr>
              <w:t>.</w:t>
            </w:r>
            <w:r w:rsidR="0076579F">
              <w:rPr>
                <w:rFonts w:ascii="標楷體" w:eastAsia="標楷體" w:hAnsi="標楷體" w:hint="eastAsia"/>
              </w:rPr>
              <w:t>交易完成後，顯示訊息：</w:t>
            </w:r>
            <w:r w:rsidR="0076579F" w:rsidRPr="00A01F68">
              <w:rPr>
                <w:rFonts w:ascii="標楷體" w:eastAsia="標楷體" w:hAnsi="標楷體" w:hint="eastAsia"/>
              </w:rPr>
              <w:t xml:space="preserve"> </w:t>
            </w:r>
            <w:r w:rsidR="0076579F" w:rsidRPr="004D7BEB">
              <w:rPr>
                <w:rFonts w:ascii="標楷體" w:eastAsia="標楷體" w:hAnsi="標楷體" w:hint="eastAsia"/>
              </w:rPr>
              <w:t>"訊息通知：</w:t>
            </w:r>
            <w:r w:rsidR="004D7BEB">
              <w:rPr>
                <w:rFonts w:ascii="標楷體" w:eastAsia="標楷體" w:hAnsi="標楷體" w:hint="eastAsia"/>
              </w:rPr>
              <w:t>L</w:t>
            </w:r>
            <w:r w:rsidR="004D7BEB">
              <w:rPr>
                <w:rFonts w:ascii="標楷體" w:eastAsia="標楷體" w:hAnsi="標楷體"/>
              </w:rPr>
              <w:t>M011</w:t>
            </w:r>
            <w:r w:rsidR="004D7BEB">
              <w:rPr>
                <w:rFonts w:ascii="標楷體" w:eastAsia="標楷體" w:hAnsi="標楷體" w:hint="eastAsia"/>
              </w:rPr>
              <w:t>表外放款承諾資料產出已完成:</w:t>
            </w:r>
            <w:r w:rsidR="004D7BEB">
              <w:rPr>
                <w:rFonts w:ascii="標楷體" w:eastAsia="標楷體" w:hAnsi="標楷體"/>
              </w:rPr>
              <w:t>LC009</w:t>
            </w:r>
            <w:r w:rsidR="0076579F" w:rsidRPr="004D7BEB">
              <w:rPr>
                <w:rFonts w:ascii="標楷體" w:eastAsia="標楷體" w:hAnsi="標楷體" w:hint="eastAsia"/>
              </w:rPr>
              <w:t>"及"訊息通知：請執行"「各項提存入帳作業</w:t>
            </w:r>
            <w:r w:rsidR="0076579F" w:rsidRPr="004D7BEB">
              <w:rPr>
                <w:rFonts w:ascii="標楷體" w:eastAsia="標楷體" w:hAnsi="標楷體" w:hint="eastAsia"/>
              </w:rPr>
              <w:lastRenderedPageBreak/>
              <w:t>(</w:t>
            </w:r>
            <w:r w:rsidR="004D7BEB">
              <w:rPr>
                <w:rFonts w:ascii="標楷體" w:eastAsia="標楷體" w:hAnsi="標楷體" w:hint="eastAsia"/>
              </w:rPr>
              <w:t>放款承諾</w:t>
            </w:r>
            <w:r w:rsidR="0076579F" w:rsidRPr="004D7BEB">
              <w:rPr>
                <w:rFonts w:ascii="標楷體" w:eastAsia="標楷體" w:hAnsi="標楷體" w:hint="eastAsia"/>
              </w:rPr>
              <w:t>)」</w:t>
            </w:r>
            <w:r w:rsidR="004D7BEB">
              <w:rPr>
                <w:rFonts w:ascii="標楷體" w:eastAsia="標楷體" w:hAnsi="標楷體" w:hint="eastAsia"/>
              </w:rPr>
              <w:t>:</w:t>
            </w:r>
            <w:r w:rsidR="004D7BEB">
              <w:rPr>
                <w:rFonts w:ascii="標楷體" w:eastAsia="標楷體" w:hAnsi="標楷體"/>
              </w:rPr>
              <w:t>L6001</w:t>
            </w:r>
            <w:r w:rsidR="004D7BEB" w:rsidRPr="004D7BEB">
              <w:rPr>
                <w:rFonts w:ascii="標楷體" w:eastAsia="標楷體" w:hAnsi="標楷體" w:hint="eastAsia"/>
              </w:rPr>
              <w:t>"</w:t>
            </w:r>
          </w:p>
        </w:tc>
      </w:tr>
      <w:tr w:rsidR="0076579F" w:rsidRPr="00F5236F" w14:paraId="1CCA22A1" w14:textId="77777777" w:rsidTr="0029094D">
        <w:tc>
          <w:tcPr>
            <w:tcW w:w="848" w:type="dxa"/>
          </w:tcPr>
          <w:p w14:paraId="60D31EA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1E4AC50E"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35767743"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76579F" w:rsidRPr="00F5236F" w14:paraId="7189F839" w14:textId="77777777" w:rsidTr="0029094D">
        <w:tc>
          <w:tcPr>
            <w:tcW w:w="848" w:type="dxa"/>
          </w:tcPr>
          <w:p w14:paraId="119F337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t>3</w:t>
            </w:r>
          </w:p>
        </w:tc>
        <w:tc>
          <w:tcPr>
            <w:tcW w:w="2112" w:type="dxa"/>
          </w:tcPr>
          <w:p w14:paraId="238504F7" w14:textId="77777777"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411C30D3" w14:textId="5765AA86"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w:t>
            </w:r>
            <w:r w:rsidR="00DD0905">
              <w:rPr>
                <w:rFonts w:ascii="標楷體" w:eastAsia="標楷體" w:hAnsi="標楷體" w:hint="eastAsia"/>
                <w:lang w:eastAsia="zh-HK"/>
              </w:rPr>
              <w:t>筆</w:t>
            </w:r>
            <w:r w:rsidR="00DD0905">
              <w:rPr>
                <w:rFonts w:ascii="標楷體" w:eastAsia="標楷體" w:hAnsi="標楷體" w:hint="eastAsia"/>
              </w:rPr>
              <w:t>表外放款承諾資料產出</w:t>
            </w:r>
            <w:r>
              <w:rPr>
                <w:rFonts w:ascii="標楷體" w:eastAsia="標楷體" w:hAnsi="標楷體" w:hint="eastAsia"/>
                <w:lang w:eastAsia="zh-HK"/>
              </w:rPr>
              <w:t>作業</w:t>
            </w:r>
          </w:p>
        </w:tc>
      </w:tr>
    </w:tbl>
    <w:p w14:paraId="5504A049" w14:textId="77777777" w:rsidR="0076579F" w:rsidRDefault="0076579F" w:rsidP="0076579F">
      <w:pPr>
        <w:ind w:left="1440"/>
      </w:pPr>
    </w:p>
    <w:p w14:paraId="2D85FAD8" w14:textId="77777777" w:rsidR="0076579F" w:rsidRPr="00583AF3" w:rsidRDefault="0076579F" w:rsidP="0076579F">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76579F" w:rsidRPr="00362205" w14:paraId="38DAFB98" w14:textId="77777777" w:rsidTr="0029094D">
        <w:trPr>
          <w:trHeight w:val="388"/>
          <w:jc w:val="center"/>
        </w:trPr>
        <w:tc>
          <w:tcPr>
            <w:tcW w:w="554" w:type="dxa"/>
            <w:vMerge w:val="restart"/>
            <w:shd w:val="clear" w:color="auto" w:fill="D9D9D9" w:themeFill="background1" w:themeFillShade="D9"/>
          </w:tcPr>
          <w:p w14:paraId="07F500A5" w14:textId="77777777" w:rsidR="0076579F" w:rsidRPr="00362205" w:rsidRDefault="0076579F" w:rsidP="0029094D">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5D267B0D" w14:textId="77777777" w:rsidR="0076579F" w:rsidRPr="00362205" w:rsidRDefault="0076579F" w:rsidP="0029094D">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84B9C02" w14:textId="77777777" w:rsidR="0076579F" w:rsidRPr="00362205" w:rsidRDefault="0076579F" w:rsidP="0029094D">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77ACBCFC" w14:textId="77777777" w:rsidR="0076579F" w:rsidRPr="00362205" w:rsidRDefault="0076579F" w:rsidP="0029094D">
            <w:pPr>
              <w:rPr>
                <w:rFonts w:ascii="標楷體" w:eastAsia="標楷體" w:hAnsi="標楷體"/>
              </w:rPr>
            </w:pPr>
            <w:r w:rsidRPr="00362205">
              <w:rPr>
                <w:rFonts w:ascii="標楷體" w:eastAsia="標楷體" w:hAnsi="標楷體"/>
              </w:rPr>
              <w:t>處理邏輯及注意事項</w:t>
            </w:r>
          </w:p>
        </w:tc>
      </w:tr>
      <w:tr w:rsidR="0076579F" w:rsidRPr="00362205" w14:paraId="4272F523" w14:textId="77777777" w:rsidTr="0029094D">
        <w:trPr>
          <w:trHeight w:val="244"/>
          <w:jc w:val="center"/>
        </w:trPr>
        <w:tc>
          <w:tcPr>
            <w:tcW w:w="554" w:type="dxa"/>
            <w:vMerge/>
            <w:shd w:val="clear" w:color="auto" w:fill="D9D9D9" w:themeFill="background1" w:themeFillShade="D9"/>
          </w:tcPr>
          <w:p w14:paraId="43F2CD5C" w14:textId="77777777" w:rsidR="0076579F" w:rsidRPr="00362205" w:rsidRDefault="0076579F" w:rsidP="0029094D">
            <w:pPr>
              <w:rPr>
                <w:rFonts w:ascii="標楷體" w:eastAsia="標楷體" w:hAnsi="標楷體"/>
              </w:rPr>
            </w:pPr>
          </w:p>
        </w:tc>
        <w:tc>
          <w:tcPr>
            <w:tcW w:w="1428" w:type="dxa"/>
            <w:vMerge/>
            <w:shd w:val="clear" w:color="auto" w:fill="D9D9D9" w:themeFill="background1" w:themeFillShade="D9"/>
          </w:tcPr>
          <w:p w14:paraId="54BD25C7" w14:textId="77777777" w:rsidR="0076579F" w:rsidRPr="00362205" w:rsidRDefault="0076579F" w:rsidP="0029094D">
            <w:pPr>
              <w:rPr>
                <w:rFonts w:ascii="標楷體" w:eastAsia="標楷體" w:hAnsi="標楷體"/>
              </w:rPr>
            </w:pPr>
          </w:p>
        </w:tc>
        <w:tc>
          <w:tcPr>
            <w:tcW w:w="1296" w:type="dxa"/>
            <w:shd w:val="clear" w:color="auto" w:fill="D9D9D9" w:themeFill="background1" w:themeFillShade="D9"/>
          </w:tcPr>
          <w:p w14:paraId="775F1796" w14:textId="77777777" w:rsidR="0076579F" w:rsidRPr="00362205" w:rsidRDefault="0076579F" w:rsidP="0029094D">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1618BC99" w14:textId="77777777" w:rsidR="0076579F" w:rsidRPr="00362205" w:rsidRDefault="0076579F" w:rsidP="0029094D">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4E07EAA9" w14:textId="77777777" w:rsidR="0076579F" w:rsidRPr="00362205" w:rsidRDefault="0076579F" w:rsidP="0029094D">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20C22E43" w14:textId="77777777" w:rsidR="0076579F" w:rsidRPr="00362205" w:rsidRDefault="0076579F" w:rsidP="0029094D">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54758426" w14:textId="77777777" w:rsidR="0076579F" w:rsidRPr="00362205" w:rsidRDefault="0076579F" w:rsidP="0029094D">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3B5B8E68" w14:textId="77777777" w:rsidR="0076579F" w:rsidRPr="00362205" w:rsidRDefault="0076579F" w:rsidP="0029094D">
            <w:pPr>
              <w:rPr>
                <w:rFonts w:ascii="標楷體" w:eastAsia="標楷體" w:hAnsi="標楷體"/>
              </w:rPr>
            </w:pPr>
          </w:p>
        </w:tc>
      </w:tr>
      <w:tr w:rsidR="0076579F" w:rsidRPr="00362205" w14:paraId="76CFC2B8" w14:textId="77777777" w:rsidTr="0029094D">
        <w:trPr>
          <w:trHeight w:val="244"/>
          <w:jc w:val="center"/>
        </w:trPr>
        <w:tc>
          <w:tcPr>
            <w:tcW w:w="554" w:type="dxa"/>
          </w:tcPr>
          <w:p w14:paraId="4F3312E2" w14:textId="77777777" w:rsidR="0076579F" w:rsidRPr="00362205" w:rsidRDefault="0076579F" w:rsidP="0029094D">
            <w:pPr>
              <w:rPr>
                <w:rFonts w:ascii="標楷體" w:eastAsia="標楷體" w:hAnsi="標楷體"/>
              </w:rPr>
            </w:pPr>
            <w:r w:rsidRPr="00362205">
              <w:rPr>
                <w:rFonts w:ascii="標楷體" w:eastAsia="標楷體" w:hAnsi="標楷體" w:hint="eastAsia"/>
              </w:rPr>
              <w:t>1.</w:t>
            </w:r>
          </w:p>
        </w:tc>
        <w:tc>
          <w:tcPr>
            <w:tcW w:w="1428" w:type="dxa"/>
          </w:tcPr>
          <w:p w14:paraId="756859C4" w14:textId="2FCA44A9" w:rsidR="0076579F" w:rsidRPr="00362205" w:rsidRDefault="0076579F" w:rsidP="0029094D">
            <w:pPr>
              <w:rPr>
                <w:rFonts w:ascii="標楷體" w:eastAsia="標楷體" w:hAnsi="標楷體"/>
              </w:rPr>
            </w:pPr>
            <w:r w:rsidRPr="00E66926">
              <w:rPr>
                <w:rFonts w:ascii="標楷體" w:eastAsia="標楷體" w:hAnsi="標楷體" w:hint="eastAsia"/>
              </w:rPr>
              <w:t>年</w:t>
            </w:r>
          </w:p>
        </w:tc>
        <w:tc>
          <w:tcPr>
            <w:tcW w:w="1296" w:type="dxa"/>
          </w:tcPr>
          <w:p w14:paraId="3F48A319" w14:textId="77777777" w:rsidR="0076579F" w:rsidRPr="00362205" w:rsidRDefault="0076579F" w:rsidP="0029094D">
            <w:pPr>
              <w:rPr>
                <w:rFonts w:ascii="標楷體" w:eastAsia="標楷體" w:hAnsi="標楷體"/>
              </w:rPr>
            </w:pPr>
            <w:r>
              <w:rPr>
                <w:rFonts w:ascii="標楷體" w:eastAsia="標楷體" w:hAnsi="標楷體" w:hint="eastAsia"/>
              </w:rPr>
              <w:t>3</w:t>
            </w:r>
          </w:p>
        </w:tc>
        <w:tc>
          <w:tcPr>
            <w:tcW w:w="1233" w:type="dxa"/>
          </w:tcPr>
          <w:p w14:paraId="60A5C953" w14:textId="77777777" w:rsidR="0076579F" w:rsidRPr="00362205" w:rsidRDefault="0076579F" w:rsidP="0029094D">
            <w:pPr>
              <w:rPr>
                <w:rFonts w:ascii="標楷體" w:eastAsia="標楷體" w:hAnsi="標楷體"/>
              </w:rPr>
            </w:pPr>
            <w:r>
              <w:rPr>
                <w:rFonts w:ascii="標楷體" w:eastAsia="標楷體" w:hAnsi="標楷體" w:hint="eastAsia"/>
              </w:rPr>
              <w:t>會計日年</w:t>
            </w:r>
          </w:p>
        </w:tc>
        <w:tc>
          <w:tcPr>
            <w:tcW w:w="1154" w:type="dxa"/>
          </w:tcPr>
          <w:p w14:paraId="53296DC9" w14:textId="77777777" w:rsidR="0076579F" w:rsidRPr="00362205" w:rsidRDefault="0076579F" w:rsidP="0029094D">
            <w:pPr>
              <w:rPr>
                <w:rFonts w:ascii="標楷體" w:eastAsia="標楷體" w:hAnsi="標楷體"/>
              </w:rPr>
            </w:pPr>
          </w:p>
        </w:tc>
        <w:tc>
          <w:tcPr>
            <w:tcW w:w="537" w:type="dxa"/>
          </w:tcPr>
          <w:p w14:paraId="7765A2CA"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1123195F"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0A90F9E7" w14:textId="77777777" w:rsidR="0076579F" w:rsidRPr="00AC51F6" w:rsidRDefault="0076579F" w:rsidP="0029094D">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76579F" w:rsidRPr="00362205" w14:paraId="4C72B59F" w14:textId="77777777" w:rsidTr="0029094D">
        <w:trPr>
          <w:trHeight w:val="244"/>
          <w:jc w:val="center"/>
        </w:trPr>
        <w:tc>
          <w:tcPr>
            <w:tcW w:w="554" w:type="dxa"/>
          </w:tcPr>
          <w:p w14:paraId="1B6E08B4" w14:textId="77777777" w:rsidR="0076579F" w:rsidRPr="00362205" w:rsidRDefault="0076579F" w:rsidP="0029094D">
            <w:pPr>
              <w:rPr>
                <w:rFonts w:ascii="標楷體" w:eastAsia="標楷體" w:hAnsi="標楷體"/>
              </w:rPr>
            </w:pPr>
          </w:p>
        </w:tc>
        <w:tc>
          <w:tcPr>
            <w:tcW w:w="1428" w:type="dxa"/>
          </w:tcPr>
          <w:p w14:paraId="67509E9B" w14:textId="68BE4D7F" w:rsidR="0076579F" w:rsidRPr="00E66926" w:rsidRDefault="00DD0905" w:rsidP="0029094D">
            <w:pPr>
              <w:rPr>
                <w:rFonts w:ascii="標楷體" w:eastAsia="標楷體" w:hAnsi="標楷體"/>
              </w:rPr>
            </w:pPr>
            <w:r w:rsidRPr="00E66926">
              <w:rPr>
                <w:rFonts w:ascii="標楷體" w:eastAsia="標楷體" w:hAnsi="標楷體" w:hint="eastAsia"/>
              </w:rPr>
              <w:t>月份</w:t>
            </w:r>
          </w:p>
        </w:tc>
        <w:tc>
          <w:tcPr>
            <w:tcW w:w="1296" w:type="dxa"/>
          </w:tcPr>
          <w:p w14:paraId="1AE18983" w14:textId="77777777" w:rsidR="0076579F" w:rsidRDefault="0076579F" w:rsidP="0029094D">
            <w:pPr>
              <w:rPr>
                <w:rFonts w:ascii="標楷體" w:eastAsia="標楷體" w:hAnsi="標楷體"/>
              </w:rPr>
            </w:pPr>
            <w:r>
              <w:rPr>
                <w:rFonts w:ascii="標楷體" w:eastAsia="標楷體" w:hAnsi="標楷體" w:hint="eastAsia"/>
              </w:rPr>
              <w:t>2</w:t>
            </w:r>
          </w:p>
        </w:tc>
        <w:tc>
          <w:tcPr>
            <w:tcW w:w="1233" w:type="dxa"/>
          </w:tcPr>
          <w:p w14:paraId="59651AF7" w14:textId="656A6B62" w:rsidR="0076579F" w:rsidRDefault="0076579F" w:rsidP="0029094D">
            <w:pPr>
              <w:rPr>
                <w:rFonts w:ascii="標楷體" w:eastAsia="標楷體" w:hAnsi="標楷體"/>
              </w:rPr>
            </w:pPr>
            <w:r>
              <w:rPr>
                <w:rFonts w:ascii="標楷體" w:eastAsia="標楷體" w:hAnsi="標楷體" w:hint="eastAsia"/>
              </w:rPr>
              <w:t>會計日</w:t>
            </w:r>
            <w:r w:rsidR="00FA41CC" w:rsidRPr="00FA41CC">
              <w:rPr>
                <w:rFonts w:ascii="標楷體" w:eastAsia="標楷體" w:hAnsi="標楷體" w:hint="eastAsia"/>
              </w:rPr>
              <w:t>上</w:t>
            </w:r>
            <w:r>
              <w:rPr>
                <w:rFonts w:ascii="標楷體" w:eastAsia="標楷體" w:hAnsi="標楷體" w:hint="eastAsia"/>
              </w:rPr>
              <w:t>月</w:t>
            </w:r>
            <w:r w:rsidR="00FA41CC">
              <w:rPr>
                <w:rFonts w:ascii="標楷體" w:eastAsia="標楷體" w:hAnsi="標楷體" w:hint="eastAsia"/>
              </w:rPr>
              <w:t>/本月</w:t>
            </w:r>
          </w:p>
        </w:tc>
        <w:tc>
          <w:tcPr>
            <w:tcW w:w="1154" w:type="dxa"/>
          </w:tcPr>
          <w:p w14:paraId="16C84E4C" w14:textId="77777777" w:rsidR="0076579F" w:rsidRPr="00362205" w:rsidRDefault="0076579F" w:rsidP="0029094D">
            <w:pPr>
              <w:rPr>
                <w:rFonts w:ascii="標楷體" w:eastAsia="標楷體" w:hAnsi="標楷體"/>
              </w:rPr>
            </w:pPr>
          </w:p>
        </w:tc>
        <w:tc>
          <w:tcPr>
            <w:tcW w:w="537" w:type="dxa"/>
          </w:tcPr>
          <w:p w14:paraId="1D7087E9" w14:textId="77777777" w:rsidR="0076579F" w:rsidRDefault="0076579F" w:rsidP="0029094D">
            <w:pPr>
              <w:rPr>
                <w:rFonts w:ascii="標楷體" w:eastAsia="標楷體" w:hAnsi="標楷體"/>
              </w:rPr>
            </w:pPr>
            <w:r>
              <w:rPr>
                <w:rFonts w:ascii="標楷體" w:eastAsia="標楷體" w:hAnsi="標楷體" w:hint="eastAsia"/>
              </w:rPr>
              <w:t>V</w:t>
            </w:r>
          </w:p>
        </w:tc>
        <w:tc>
          <w:tcPr>
            <w:tcW w:w="576" w:type="dxa"/>
          </w:tcPr>
          <w:p w14:paraId="011AC85F" w14:textId="77777777" w:rsidR="0076579F"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3576907B" w14:textId="77777777" w:rsidR="0076579F" w:rsidRDefault="0076579F" w:rsidP="0029094D">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7B858600" w14:textId="431A5E1B" w:rsidR="00FA41CC" w:rsidRPr="00FA41CC" w:rsidRDefault="00FA41CC" w:rsidP="0029094D">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76579F" w:rsidRPr="00362205" w14:paraId="483D4E18" w14:textId="77777777" w:rsidTr="0029094D">
        <w:trPr>
          <w:trHeight w:val="244"/>
          <w:jc w:val="center"/>
        </w:trPr>
        <w:tc>
          <w:tcPr>
            <w:tcW w:w="554" w:type="dxa"/>
          </w:tcPr>
          <w:p w14:paraId="67AE714C" w14:textId="77777777" w:rsidR="0076579F" w:rsidRPr="00362205" w:rsidRDefault="0076579F" w:rsidP="0029094D">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2A3D56F7" w14:textId="67420D83" w:rsidR="0076579F" w:rsidRPr="00362205" w:rsidRDefault="00FA41CC" w:rsidP="0029094D">
            <w:pPr>
              <w:rPr>
                <w:rFonts w:ascii="標楷體" w:eastAsia="標楷體" w:hAnsi="標楷體"/>
              </w:rPr>
            </w:pPr>
            <w:r>
              <w:rPr>
                <w:rFonts w:ascii="標楷體" w:eastAsia="標楷體" w:hAnsi="標楷體" w:hint="eastAsia"/>
              </w:rPr>
              <w:t>是否重新產生</w:t>
            </w:r>
          </w:p>
        </w:tc>
        <w:tc>
          <w:tcPr>
            <w:tcW w:w="1296" w:type="dxa"/>
          </w:tcPr>
          <w:p w14:paraId="0E3DF9DB" w14:textId="35E0E794" w:rsidR="0076579F" w:rsidRPr="00362205" w:rsidRDefault="00FA41CC" w:rsidP="0029094D">
            <w:pPr>
              <w:rPr>
                <w:rFonts w:ascii="標楷體" w:eastAsia="標楷體" w:hAnsi="標楷體"/>
              </w:rPr>
            </w:pPr>
            <w:r>
              <w:rPr>
                <w:rFonts w:ascii="標楷體" w:eastAsia="標楷體" w:hAnsi="標楷體" w:hint="eastAsia"/>
              </w:rPr>
              <w:t>1</w:t>
            </w:r>
          </w:p>
        </w:tc>
        <w:tc>
          <w:tcPr>
            <w:tcW w:w="1233" w:type="dxa"/>
          </w:tcPr>
          <w:p w14:paraId="7AA6FBE7" w14:textId="316AD0F4" w:rsidR="0076579F" w:rsidRPr="00362205" w:rsidRDefault="00FA41CC" w:rsidP="0029094D">
            <w:pPr>
              <w:rPr>
                <w:rFonts w:ascii="標楷體" w:eastAsia="標楷體" w:hAnsi="標楷體"/>
              </w:rPr>
            </w:pPr>
            <w:r>
              <w:rPr>
                <w:rFonts w:ascii="標楷體" w:eastAsia="標楷體" w:hAnsi="標楷體" w:hint="eastAsia"/>
              </w:rPr>
              <w:t>N</w:t>
            </w:r>
          </w:p>
        </w:tc>
        <w:tc>
          <w:tcPr>
            <w:tcW w:w="1154" w:type="dxa"/>
          </w:tcPr>
          <w:p w14:paraId="731AD9B5" w14:textId="77777777" w:rsidR="0076579F" w:rsidRPr="00362205" w:rsidRDefault="0076579F" w:rsidP="0029094D">
            <w:pPr>
              <w:rPr>
                <w:rFonts w:ascii="標楷體" w:eastAsia="標楷體" w:hAnsi="標楷體"/>
              </w:rPr>
            </w:pPr>
          </w:p>
        </w:tc>
        <w:tc>
          <w:tcPr>
            <w:tcW w:w="537" w:type="dxa"/>
          </w:tcPr>
          <w:p w14:paraId="681EDA48"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02A8DACB"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501A28C6" w14:textId="755C036A" w:rsidR="00C07F9E" w:rsidRDefault="00C07F9E" w:rsidP="00C07F9E">
            <w:pPr>
              <w:rPr>
                <w:rFonts w:ascii="標楷體" w:eastAsia="標楷體" w:hAnsi="標楷體"/>
              </w:rPr>
            </w:pPr>
            <w:r>
              <w:rPr>
                <w:rFonts w:ascii="標楷體" w:eastAsia="標楷體" w:hAnsi="標楷體" w:hint="eastAsia"/>
              </w:rPr>
              <w:t>1.限輸入</w:t>
            </w:r>
            <w:r>
              <w:rPr>
                <w:rFonts w:ascii="標楷體" w:eastAsia="標楷體" w:hAnsi="標楷體" w:hint="eastAsia"/>
                <w:color w:val="000000"/>
              </w:rPr>
              <w:t>代碼</w:t>
            </w:r>
            <w:r>
              <w:rPr>
                <w:rFonts w:ascii="標楷體" w:eastAsia="標楷體" w:hAnsi="標楷體" w:hint="eastAsia"/>
              </w:rPr>
              <w:t>，檢核條件:</w:t>
            </w:r>
          </w:p>
          <w:p w14:paraId="22DE6109" w14:textId="21BF1366" w:rsidR="0076579F" w:rsidRPr="00C00D65" w:rsidRDefault="00C07F9E" w:rsidP="00C07F9E">
            <w:pPr>
              <w:rPr>
                <w:rFonts w:ascii="標楷體" w:eastAsia="標楷體" w:hAnsi="標楷體"/>
              </w:rPr>
            </w:pPr>
            <w:r>
              <w:rPr>
                <w:rFonts w:ascii="標楷體" w:eastAsia="標楷體" w:hAnsi="標楷體" w:hint="eastAsia"/>
              </w:rPr>
              <w:t xml:space="preserve">  依選單/V(H)</w:t>
            </w:r>
          </w:p>
        </w:tc>
      </w:tr>
    </w:tbl>
    <w:p w14:paraId="25A11F92" w14:textId="77777777" w:rsidR="0076579F" w:rsidRPr="00910D51" w:rsidRDefault="0076579F" w:rsidP="00FA41CC"/>
    <w:p w14:paraId="3144DD6F" w14:textId="77777777" w:rsidR="0076579F" w:rsidRPr="00E50626" w:rsidRDefault="0076579F" w:rsidP="0076579F">
      <w:pPr>
        <w:pStyle w:val="a"/>
        <w:spacing w:before="0"/>
      </w:pPr>
      <w:r w:rsidRPr="00E50626">
        <w:rPr>
          <w:rFonts w:hint="eastAsia"/>
        </w:rPr>
        <w:t>輸出畫面</w:t>
      </w:r>
    </w:p>
    <w:p w14:paraId="39EFCA69" w14:textId="1A268D18" w:rsidR="0076579F" w:rsidRPr="007C1268" w:rsidRDefault="00FA41CC" w:rsidP="0076579F">
      <w:r w:rsidRPr="001D0F54">
        <w:rPr>
          <w:noProof/>
        </w:rPr>
        <w:drawing>
          <wp:inline distT="0" distB="0" distL="0" distR="0" wp14:anchorId="21EF0883" wp14:editId="6A264B26">
            <wp:extent cx="5274310" cy="244538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45385"/>
                    </a:xfrm>
                    <a:prstGeom prst="rect">
                      <a:avLst/>
                    </a:prstGeom>
                  </pic:spPr>
                </pic:pic>
              </a:graphicData>
            </a:graphic>
          </wp:inline>
        </w:drawing>
      </w:r>
    </w:p>
    <w:p w14:paraId="001B9173" w14:textId="39D09540" w:rsidR="00142A50" w:rsidRDefault="00142A50">
      <w:pPr>
        <w:widowControl/>
      </w:pPr>
      <w:r>
        <w:br w:type="page"/>
      </w:r>
    </w:p>
    <w:p w14:paraId="11FA8308" w14:textId="77777777" w:rsidR="00142A50" w:rsidRPr="00142A50" w:rsidRDefault="00142A50" w:rsidP="00142A50"/>
    <w:p w14:paraId="0EE865AF" w14:textId="5FD9D341" w:rsidR="00142A50" w:rsidRPr="00142A50" w:rsidRDefault="00B62664" w:rsidP="0078740E">
      <w:pPr>
        <w:pStyle w:val="3"/>
        <w:numPr>
          <w:ilvl w:val="2"/>
          <w:numId w:val="7"/>
        </w:numPr>
        <w:spacing w:before="0"/>
        <w:rPr>
          <w:rFonts w:ascii="標楷體" w:hAnsi="標楷體"/>
          <w:bCs/>
          <w:szCs w:val="32"/>
        </w:rPr>
      </w:pPr>
      <w:bookmarkStart w:id="122" w:name="_Toc140244529"/>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203</w:t>
      </w:r>
      <w:r w:rsidR="00142A50">
        <w:rPr>
          <w:rFonts w:ascii="標楷體" w:hAnsi="標楷體" w:hint="eastAsia"/>
          <w:b/>
          <w:szCs w:val="32"/>
        </w:rPr>
        <w:t>利息</w:t>
      </w:r>
      <w:r w:rsidR="00142A50" w:rsidRPr="0063185C">
        <w:rPr>
          <w:rFonts w:ascii="標楷體" w:hAnsi="標楷體" w:hint="eastAsia"/>
          <w:b/>
          <w:szCs w:val="32"/>
        </w:rPr>
        <w:t>法帳面資料上傳作業</w:t>
      </w:r>
      <w:bookmarkEnd w:id="122"/>
    </w:p>
    <w:p w14:paraId="73981D54" w14:textId="05223545" w:rsidR="00142A50" w:rsidRPr="00561F94"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091D6D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DAA1468"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0DD9B0B" w14:textId="77777777" w:rsidR="00142A50" w:rsidRPr="008F20B5" w:rsidRDefault="00142A50" w:rsidP="00F009C9">
            <w:pPr>
              <w:rPr>
                <w:rFonts w:ascii="標楷體" w:eastAsia="標楷體" w:hAnsi="標楷體"/>
              </w:rPr>
            </w:pPr>
            <w:r w:rsidRPr="0063185C">
              <w:rPr>
                <w:rFonts w:ascii="標楷體" w:eastAsia="標楷體" w:hAnsi="標楷體" w:hint="eastAsia"/>
              </w:rPr>
              <w:t>利息法帳面資料上傳作業</w:t>
            </w:r>
          </w:p>
        </w:tc>
      </w:tr>
      <w:tr w:rsidR="00142A50" w:rsidRPr="008F20B5" w14:paraId="0271DAC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EC4BB9"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521F2F2"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執行</w:t>
            </w:r>
            <w:r w:rsidRPr="0063185C">
              <w:rPr>
                <w:rFonts w:ascii="標楷體" w:eastAsia="標楷體" w:hAnsi="標楷體" w:hint="eastAsia"/>
              </w:rPr>
              <w:t>利息法帳面資料上傳作業</w:t>
            </w:r>
            <w:r>
              <w:rPr>
                <w:rFonts w:ascii="標楷體" w:eastAsia="標楷體" w:hAnsi="標楷體" w:hint="eastAsia"/>
              </w:rPr>
              <w:t>時</w:t>
            </w:r>
          </w:p>
        </w:tc>
      </w:tr>
      <w:tr w:rsidR="00142A50" w:rsidRPr="008F20B5" w14:paraId="6BA4FD29"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4E39661"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A0CF204" w14:textId="1E269AE6" w:rsidR="00142A50" w:rsidRPr="004037BD" w:rsidRDefault="00142A50" w:rsidP="00F009C9">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00D715D7" w:rsidRPr="00D715D7">
              <w:rPr>
                <w:rFonts w:ascii="標楷體" w:eastAsia="標楷體" w:hAnsi="標楷體" w:hint="eastAsia"/>
                <w:highlight w:val="cyan"/>
              </w:rPr>
              <w:t>提存作業</w:t>
            </w:r>
            <w:r w:rsidRPr="00BC48BD">
              <w:rPr>
                <w:rFonts w:ascii="標楷體" w:eastAsia="標楷體" w:hAnsi="標楷體" w:hint="eastAsia"/>
              </w:rPr>
              <w:t>」</w:t>
            </w:r>
            <w:r w:rsidRPr="004037BD">
              <w:rPr>
                <w:rFonts w:ascii="標楷體" w:eastAsia="標楷體" w:hAnsi="標楷體" w:hint="eastAsia"/>
              </w:rPr>
              <w:t>流程</w:t>
            </w:r>
          </w:p>
          <w:p w14:paraId="5070EC4B" w14:textId="77777777" w:rsidR="00332224" w:rsidRDefault="00332224" w:rsidP="00332224">
            <w:pPr>
              <w:ind w:left="269" w:hangingChars="112" w:hanging="269"/>
              <w:rPr>
                <w:rFonts w:ascii="標楷體" w:eastAsia="標楷體" w:hAnsi="標楷體"/>
              </w:rPr>
            </w:pPr>
            <w:r w:rsidRPr="00332224">
              <w:rPr>
                <w:rFonts w:ascii="標楷體" w:eastAsia="標楷體" w:hAnsi="標楷體" w:hint="eastAsia"/>
                <w:highlight w:val="cyan"/>
              </w:rPr>
              <w:t>2.維護[利息法帳面資料檔(</w:t>
            </w:r>
            <w:r w:rsidRPr="00332224">
              <w:rPr>
                <w:rFonts w:ascii="標楷體" w:eastAsia="標楷體" w:hAnsi="標楷體"/>
                <w:highlight w:val="cyan"/>
              </w:rPr>
              <w:t>Ias39IntMethod</w:t>
            </w:r>
            <w:r w:rsidRPr="00332224">
              <w:rPr>
                <w:rFonts w:ascii="標楷體" w:eastAsia="標楷體" w:hAnsi="標楷體" w:hint="eastAsia"/>
                <w:highlight w:val="cyan"/>
              </w:rPr>
              <w:t>)]</w:t>
            </w:r>
          </w:p>
          <w:p w14:paraId="2DAD47B7" w14:textId="7A0E67CE" w:rsidR="00F73ED8" w:rsidRPr="00A313C0" w:rsidRDefault="00F73ED8" w:rsidP="00332224">
            <w:pPr>
              <w:ind w:left="269" w:hangingChars="112" w:hanging="269"/>
              <w:rPr>
                <w:rFonts w:ascii="標楷體" w:eastAsia="標楷體" w:hAnsi="標楷體"/>
              </w:rPr>
            </w:pPr>
            <w:r>
              <w:rPr>
                <w:rFonts w:ascii="標楷體" w:eastAsia="標楷體" w:hAnsi="標楷體" w:hint="eastAsia"/>
                <w:highlight w:val="cyan"/>
              </w:rPr>
              <w:t>3.經辦核對[</w:t>
            </w:r>
            <w:r w:rsidRPr="00556962">
              <w:rPr>
                <w:rFonts w:ascii="標楷體" w:eastAsia="標楷體" w:hAnsi="標楷體"/>
                <w:highlight w:val="cyan"/>
              </w:rPr>
              <w:t>放款利息法折溢價攤銷表</w:t>
            </w:r>
            <w:r>
              <w:rPr>
                <w:rFonts w:ascii="標楷體" w:eastAsia="標楷體" w:hAnsi="標楷體" w:hint="eastAsia"/>
                <w:highlight w:val="cyan"/>
              </w:rPr>
              <w:t>]正確後執行</w:t>
            </w:r>
            <w:r w:rsidRPr="00F73ED8">
              <w:rPr>
                <w:rFonts w:ascii="標楷體" w:eastAsia="標楷體" w:hAnsi="標楷體" w:hint="eastAsia"/>
                <w:highlight w:val="cyan"/>
              </w:rPr>
              <w:t>L</w:t>
            </w:r>
            <w:r w:rsidRPr="00F73ED8">
              <w:rPr>
                <w:rFonts w:ascii="標楷體" w:eastAsia="標楷體" w:hAnsi="標楷體"/>
                <w:highlight w:val="cyan"/>
              </w:rPr>
              <w:t>6985</w:t>
            </w:r>
            <w:r w:rsidRPr="00F73ED8">
              <w:rPr>
                <w:rFonts w:ascii="標楷體" w:eastAsia="標楷體" w:hAnsi="標楷體" w:hint="eastAsia"/>
                <w:highlight w:val="cyan"/>
              </w:rPr>
              <w:t>各項提存作業</w:t>
            </w:r>
            <w:r w:rsidRPr="00F73ED8">
              <w:rPr>
                <w:rFonts w:ascii="標楷體" w:eastAsia="標楷體" w:hAnsi="標楷體"/>
                <w:highlight w:val="cyan"/>
              </w:rPr>
              <w:t>ACCL04</w:t>
            </w:r>
            <w:r w:rsidRPr="00F73ED8">
              <w:rPr>
                <w:rFonts w:ascii="標楷體" w:eastAsia="標楷體" w:hAnsi="標楷體" w:hint="eastAsia"/>
                <w:highlight w:val="cyan"/>
              </w:rPr>
              <w:t>折</w:t>
            </w:r>
            <w:r w:rsidR="00D26BB2" w:rsidRPr="00D26BB2">
              <w:rPr>
                <w:rFonts w:ascii="標楷體" w:eastAsia="標楷體" w:hAnsi="標楷體"/>
                <w:color w:val="FF0000"/>
                <w:highlight w:val="lightGray"/>
              </w:rPr>
              <w:t>溢</w:t>
            </w:r>
            <w:r w:rsidRPr="00F73ED8">
              <w:rPr>
                <w:rFonts w:ascii="標楷體" w:eastAsia="標楷體" w:hAnsi="標楷體" w:hint="eastAsia"/>
                <w:highlight w:val="cyan"/>
              </w:rPr>
              <w:t>價攤銷入帳</w:t>
            </w:r>
          </w:p>
        </w:tc>
      </w:tr>
      <w:tr w:rsidR="00142A50" w:rsidRPr="008F20B5" w14:paraId="0D573B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3910B4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E696BBE" w14:textId="77777777" w:rsidR="00142A50" w:rsidRPr="004A1C2C" w:rsidRDefault="00142A50" w:rsidP="00F009C9">
            <w:pPr>
              <w:rPr>
                <w:rFonts w:ascii="標楷體" w:eastAsia="標楷體" w:hAnsi="標楷體"/>
              </w:rPr>
            </w:pPr>
          </w:p>
        </w:tc>
      </w:tr>
      <w:tr w:rsidR="00142A50" w:rsidRPr="008F20B5" w14:paraId="56714713"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6938C46"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4579384A" w14:textId="77777777" w:rsidR="00142A50" w:rsidRPr="004A1C2C" w:rsidRDefault="00142A50" w:rsidP="00F009C9">
            <w:pPr>
              <w:rPr>
                <w:rFonts w:ascii="標楷體" w:eastAsia="標楷體" w:hAnsi="標楷體"/>
              </w:rPr>
            </w:pPr>
          </w:p>
        </w:tc>
      </w:tr>
      <w:tr w:rsidR="00142A50" w:rsidRPr="008F20B5" w14:paraId="5B204AC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52C075B9"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712189" w14:textId="77777777" w:rsidR="00142A50" w:rsidRPr="004A1C2C" w:rsidRDefault="00142A50" w:rsidP="00F009C9">
            <w:pPr>
              <w:rPr>
                <w:rFonts w:ascii="標楷體" w:eastAsia="標楷體" w:hAnsi="標楷體"/>
              </w:rPr>
            </w:pPr>
          </w:p>
        </w:tc>
      </w:tr>
      <w:tr w:rsidR="00142A50" w:rsidRPr="008F20B5" w14:paraId="70D36ABC"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00E09A9F"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3986455" w14:textId="77777777" w:rsidR="00142A50" w:rsidRPr="006F0A8F" w:rsidRDefault="00142A50" w:rsidP="00F009C9">
            <w:pPr>
              <w:ind w:left="269" w:hangingChars="112" w:hanging="269"/>
              <w:rPr>
                <w:rFonts w:ascii="標楷體" w:eastAsia="標楷體" w:hAnsi="標楷體"/>
              </w:rPr>
            </w:pPr>
            <w:r w:rsidRPr="006F0A8F">
              <w:rPr>
                <w:rFonts w:ascii="標楷體" w:eastAsia="標楷體" w:hAnsi="標楷體" w:hint="eastAsia"/>
              </w:rPr>
              <w:t>1</w:t>
            </w:r>
            <w:r w:rsidRPr="006F0A8F">
              <w:rPr>
                <w:rFonts w:ascii="標楷體" w:eastAsia="標楷體" w:hAnsi="標楷體"/>
              </w:rPr>
              <w:t>.</w:t>
            </w:r>
            <w:r w:rsidRPr="006F0A8F">
              <w:rPr>
                <w:rFonts w:ascii="標楷體" w:eastAsia="標楷體" w:hAnsi="標楷體" w:hint="eastAsia"/>
              </w:rPr>
              <w:t>使用共用元件</w:t>
            </w:r>
            <w:proofErr w:type="spellStart"/>
            <w:r w:rsidRPr="006F0A8F">
              <w:rPr>
                <w:rFonts w:ascii="標楷體" w:eastAsia="標楷體" w:hAnsi="標楷體"/>
              </w:rPr>
              <w:t>FileCom</w:t>
            </w:r>
            <w:proofErr w:type="spellEnd"/>
            <w:r w:rsidRPr="006F0A8F">
              <w:rPr>
                <w:rFonts w:ascii="標楷體" w:eastAsia="標楷體" w:hAnsi="標楷體" w:hint="eastAsia"/>
              </w:rPr>
              <w:t>配合介面</w:t>
            </w:r>
            <w:r w:rsidRPr="001D3B0E">
              <w:rPr>
                <w:rFonts w:ascii="標楷體" w:eastAsia="標楷體" w:hAnsi="標楷體"/>
              </w:rPr>
              <w:t>Ias39IntMethodFileVo</w:t>
            </w:r>
            <w:r w:rsidRPr="006F0A8F">
              <w:rPr>
                <w:rFonts w:ascii="標楷體" w:eastAsia="標楷體" w:hAnsi="標楷體"/>
              </w:rPr>
              <w:t>.java</w:t>
            </w:r>
            <w:r w:rsidRPr="006F0A8F">
              <w:rPr>
                <w:rFonts w:ascii="標楷體" w:eastAsia="標楷體" w:hAnsi="標楷體" w:hint="eastAsia"/>
              </w:rPr>
              <w:t>讀取檔案</w:t>
            </w:r>
          </w:p>
          <w:p w14:paraId="484DEEEA" w14:textId="77777777" w:rsidR="00142A50" w:rsidRPr="001D3B0E" w:rsidRDefault="00142A50" w:rsidP="00F009C9">
            <w:pPr>
              <w:rPr>
                <w:rFonts w:ascii="標楷體" w:eastAsia="標楷體" w:hAnsi="標楷體"/>
              </w:rPr>
            </w:pPr>
          </w:p>
        </w:tc>
      </w:tr>
      <w:tr w:rsidR="00142A50" w:rsidRPr="008F20B5" w14:paraId="6031C26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9B2A56E"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58165F8" w14:textId="77777777" w:rsidR="00142A50" w:rsidRPr="004A1C2C" w:rsidRDefault="00142A50" w:rsidP="00F009C9">
            <w:pPr>
              <w:rPr>
                <w:rFonts w:ascii="標楷體" w:eastAsia="標楷體" w:hAnsi="標楷體"/>
              </w:rPr>
            </w:pPr>
          </w:p>
        </w:tc>
      </w:tr>
    </w:tbl>
    <w:p w14:paraId="6FFC6F37" w14:textId="77777777" w:rsidR="00142A50" w:rsidRPr="0068704E" w:rsidRDefault="00142A50" w:rsidP="00142A50">
      <w:pPr>
        <w:ind w:left="1440"/>
      </w:pPr>
    </w:p>
    <w:p w14:paraId="424383D9"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75BE4F96" w14:textId="77777777" w:rsidTr="00F009C9">
        <w:tc>
          <w:tcPr>
            <w:tcW w:w="851" w:type="dxa"/>
            <w:shd w:val="clear" w:color="auto" w:fill="D9D9D9" w:themeFill="background1" w:themeFillShade="D9"/>
          </w:tcPr>
          <w:p w14:paraId="3325E0D8"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F2F7D1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BDF6F5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16B6AA31" w14:textId="77777777" w:rsidTr="00F009C9">
        <w:tc>
          <w:tcPr>
            <w:tcW w:w="851" w:type="dxa"/>
          </w:tcPr>
          <w:p w14:paraId="210033B1"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FCBCD11" w14:textId="77777777" w:rsidR="00142A50" w:rsidRPr="0022279A" w:rsidRDefault="00142A50" w:rsidP="00F009C9">
            <w:pPr>
              <w:rPr>
                <w:rFonts w:ascii="標楷體" w:eastAsia="標楷體" w:hAnsi="標楷體"/>
              </w:rPr>
            </w:pPr>
            <w:r w:rsidRPr="000D2ABE">
              <w:rPr>
                <w:rFonts w:ascii="標楷體" w:eastAsia="標楷體" w:hAnsi="標楷體"/>
              </w:rPr>
              <w:t>Ias39IntMethod</w:t>
            </w:r>
          </w:p>
        </w:tc>
        <w:tc>
          <w:tcPr>
            <w:tcW w:w="4110" w:type="dxa"/>
          </w:tcPr>
          <w:p w14:paraId="6886CEC1" w14:textId="77777777" w:rsidR="00142A50" w:rsidRPr="0022279A" w:rsidRDefault="00142A50" w:rsidP="00F009C9">
            <w:pPr>
              <w:rPr>
                <w:rFonts w:ascii="標楷體" w:eastAsia="標楷體" w:hAnsi="標楷體"/>
              </w:rPr>
            </w:pPr>
            <w:r w:rsidRPr="000D2ABE">
              <w:rPr>
                <w:rFonts w:ascii="標楷體" w:eastAsia="標楷體" w:hAnsi="標楷體" w:hint="eastAsia"/>
              </w:rPr>
              <w:t>利息法帳面資料檔</w:t>
            </w:r>
          </w:p>
        </w:tc>
      </w:tr>
    </w:tbl>
    <w:p w14:paraId="78ABD8BD" w14:textId="77777777" w:rsidR="00142A50" w:rsidRDefault="00142A50" w:rsidP="00142A50">
      <w:pPr>
        <w:ind w:left="1440"/>
      </w:pPr>
    </w:p>
    <w:p w14:paraId="73A6BAAD" w14:textId="77777777" w:rsidR="00142A50" w:rsidRPr="00723606" w:rsidRDefault="00142A50" w:rsidP="00142A50">
      <w:pPr>
        <w:pStyle w:val="a"/>
        <w:tabs>
          <w:tab w:val="clear" w:pos="1559"/>
        </w:tabs>
        <w:spacing w:before="0"/>
        <w:ind w:left="1614" w:hanging="480"/>
      </w:pPr>
      <w:r w:rsidRPr="00723606">
        <w:t>UI</w:t>
      </w:r>
      <w:r w:rsidRPr="00723606">
        <w:rPr>
          <w:rFonts w:hint="eastAsia"/>
        </w:rPr>
        <w:t>畫面</w:t>
      </w:r>
    </w:p>
    <w:p w14:paraId="5E546DF7" w14:textId="78DDA503" w:rsidR="00142A50" w:rsidRDefault="00142A50" w:rsidP="00142A50">
      <w:r w:rsidRPr="00B13404">
        <w:rPr>
          <w:noProof/>
        </w:rPr>
        <w:drawing>
          <wp:inline distT="0" distB="0" distL="0" distR="0" wp14:anchorId="214261E0" wp14:editId="0AB1987C">
            <wp:extent cx="6479540" cy="1962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1962150"/>
                    </a:xfrm>
                    <a:prstGeom prst="rect">
                      <a:avLst/>
                    </a:prstGeom>
                  </pic:spPr>
                </pic:pic>
              </a:graphicData>
            </a:graphic>
          </wp:inline>
        </w:drawing>
      </w:r>
    </w:p>
    <w:p w14:paraId="680B84F4" w14:textId="77777777" w:rsidR="00142A50" w:rsidRDefault="00142A50" w:rsidP="00142A50">
      <w:pPr>
        <w:ind w:left="1440"/>
      </w:pPr>
    </w:p>
    <w:p w14:paraId="1CF877E2" w14:textId="77777777" w:rsidR="00142A50" w:rsidRDefault="00142A50" w:rsidP="00142A50">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10FA3736" w14:textId="77777777" w:rsidTr="00F009C9">
        <w:tc>
          <w:tcPr>
            <w:tcW w:w="848" w:type="dxa"/>
            <w:shd w:val="clear" w:color="auto" w:fill="D9D9D9" w:themeFill="background1" w:themeFillShade="D9"/>
          </w:tcPr>
          <w:p w14:paraId="031BDA85"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9AC36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724660BD"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7C06161" w14:textId="77777777" w:rsidTr="00F009C9">
        <w:tc>
          <w:tcPr>
            <w:tcW w:w="848" w:type="dxa"/>
          </w:tcPr>
          <w:p w14:paraId="6A24D287"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1AD82ED"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執行</w:t>
            </w:r>
          </w:p>
        </w:tc>
        <w:tc>
          <w:tcPr>
            <w:tcW w:w="7246" w:type="dxa"/>
          </w:tcPr>
          <w:p w14:paraId="18847792" w14:textId="77777777" w:rsidR="00142A50" w:rsidRDefault="00142A50"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2CEBDBBB" w14:textId="77777777" w:rsidR="00142A50" w:rsidRDefault="00142A50" w:rsidP="00F009C9">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F59578B" w14:textId="77777777" w:rsidR="00142A50" w:rsidRDefault="00142A50" w:rsidP="00F009C9">
            <w:pPr>
              <w:ind w:left="269" w:hangingChars="112" w:hanging="269"/>
              <w:rPr>
                <w:rFonts w:ascii="標楷體" w:eastAsia="標楷體" w:hAnsi="標楷體"/>
              </w:rPr>
            </w:pPr>
            <w:r>
              <w:rPr>
                <w:rFonts w:ascii="標楷體" w:eastAsia="標楷體" w:hAnsi="標楷體"/>
              </w:rPr>
              <w:lastRenderedPageBreak/>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4檔案錯誤(L7203(檔名))</w:t>
            </w:r>
            <w:r w:rsidRPr="00F07699">
              <w:rPr>
                <w:rFonts w:ascii="標楷體" w:eastAsia="標楷體" w:hAnsi="標楷體" w:hint="eastAsia"/>
              </w:rPr>
              <w:t>"</w:t>
            </w:r>
          </w:p>
          <w:p w14:paraId="51805BB1" w14:textId="77777777" w:rsidR="00142A50" w:rsidRPr="00161815" w:rsidRDefault="00142A50" w:rsidP="00F009C9">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444A7A3B"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4</w:t>
            </w:r>
            <w:r w:rsidRPr="00293C02">
              <w:rPr>
                <w:rFonts w:ascii="標楷體" w:eastAsia="標楷體" w:hAnsi="標楷體" w:hint="eastAsia"/>
                <w:color w:val="000000"/>
              </w:rPr>
              <w:t>.</w:t>
            </w:r>
            <w:r w:rsidRPr="00A60BC3">
              <w:rPr>
                <w:rFonts w:ascii="標楷體" w:eastAsia="標楷體" w:hAnsi="標楷體" w:hint="eastAsia"/>
                <w:color w:val="000000"/>
              </w:rPr>
              <w:t>檢核條件：</w:t>
            </w:r>
            <w:r>
              <w:rPr>
                <w:rFonts w:ascii="標楷體" w:eastAsia="標楷體" w:hAnsi="標楷體" w:hint="eastAsia"/>
                <w:color w:val="000000"/>
              </w:rPr>
              <w:t>若</w:t>
            </w:r>
            <w:r>
              <w:rPr>
                <w:rFonts w:ascii="標楷體" w:eastAsia="標楷體" w:hAnsi="標楷體" w:hint="eastAsia"/>
              </w:rPr>
              <w:t>[</w:t>
            </w:r>
            <w:r w:rsidRPr="00DA56CD">
              <w:rPr>
                <w:rFonts w:ascii="標楷體" w:eastAsia="標楷體" w:hAnsi="標楷體" w:hint="eastAsia"/>
              </w:rPr>
              <w:t>本期折溢價攤銷數</w:t>
            </w:r>
            <w:r>
              <w:rPr>
                <w:rFonts w:ascii="標楷體" w:eastAsia="標楷體" w:hAnsi="標楷體" w:hint="eastAsia"/>
              </w:rPr>
              <w:t xml:space="preserve">]合計=0，則顯示錯誤訊息 </w:t>
            </w:r>
            <w:r w:rsidRPr="00F07699">
              <w:rPr>
                <w:rFonts w:ascii="標楷體" w:eastAsia="標楷體" w:hAnsi="標楷體" w:hint="eastAsia"/>
              </w:rPr>
              <w:t>"E0015本期累計應攤銷折溢價=0"</w:t>
            </w:r>
          </w:p>
          <w:p w14:paraId="783FF69B"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E49BF5" w14:textId="77777777" w:rsidR="00142A50" w:rsidRDefault="00142A50" w:rsidP="00F009C9">
            <w:pPr>
              <w:ind w:left="269" w:hangingChars="112" w:hanging="269"/>
              <w:rPr>
                <w:rFonts w:ascii="標楷體" w:eastAsia="標楷體" w:hAnsi="標楷體"/>
              </w:rPr>
            </w:pPr>
            <w:r>
              <w:rPr>
                <w:rFonts w:ascii="標楷體" w:eastAsia="標楷體" w:hAnsi="標楷體"/>
              </w:rPr>
              <w:t>5</w:t>
            </w:r>
            <w:r>
              <w:rPr>
                <w:rFonts w:ascii="標楷體" w:eastAsia="標楷體" w:hAnsi="標楷體" w:hint="eastAsia"/>
              </w:rPr>
              <w:t xml:space="preserve">.上傳檔案資料以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區分出各欄位，新增[</w:t>
            </w:r>
            <w:r w:rsidRPr="000D2ABE">
              <w:rPr>
                <w:rFonts w:ascii="標楷體" w:eastAsia="標楷體" w:hAnsi="標楷體" w:hint="eastAsia"/>
              </w:rPr>
              <w:t>利息法帳面資料檔</w:t>
            </w:r>
            <w:r>
              <w:rPr>
                <w:rFonts w:ascii="標楷體" w:eastAsia="標楷體" w:hAnsi="標楷體" w:hint="eastAsia"/>
              </w:rPr>
              <w:t>(</w:t>
            </w:r>
            <w:r w:rsidRPr="000D2ABE">
              <w:rPr>
                <w:rFonts w:ascii="標楷體" w:eastAsia="標楷體" w:hAnsi="標楷體"/>
              </w:rPr>
              <w:t>Ias39IntMethod</w:t>
            </w:r>
            <w:r>
              <w:rPr>
                <w:rFonts w:ascii="標楷體" w:eastAsia="標楷體" w:hAnsi="標楷體" w:hint="eastAsia"/>
              </w:rPr>
              <w:t>)]該</w:t>
            </w:r>
            <w:r w:rsidRPr="001078A2">
              <w:rPr>
                <w:rFonts w:ascii="標楷體" w:eastAsia="標楷體" w:hAnsi="標楷體" w:hint="eastAsia"/>
              </w:rPr>
              <w:t>年</w:t>
            </w:r>
            <w:r>
              <w:rPr>
                <w:rFonts w:ascii="標楷體" w:eastAsia="標楷體" w:hAnsi="標楷體" w:hint="eastAsia"/>
              </w:rPr>
              <w:t>月份</w:t>
            </w:r>
            <w:r w:rsidRPr="00D67AF4">
              <w:rPr>
                <w:rFonts w:ascii="標楷體" w:eastAsia="標楷體" w:hAnsi="標楷體"/>
              </w:rPr>
              <w:t>資料</w:t>
            </w:r>
          </w:p>
          <w:p w14:paraId="053FE564"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6</w:t>
            </w:r>
            <w:r w:rsidRPr="00212939">
              <w:rPr>
                <w:rFonts w:ascii="標楷體" w:eastAsia="標楷體" w:hAnsi="標楷體" w:hint="eastAsia"/>
                <w:color w:val="000000"/>
              </w:rPr>
              <w:t>.若同一「年月份」資料已建檔，則先刪除該年月份資料，重新建檔</w:t>
            </w:r>
          </w:p>
          <w:p w14:paraId="7F4FE991" w14:textId="79358843" w:rsidR="00142A50" w:rsidRPr="00A01F68" w:rsidRDefault="00142A50" w:rsidP="00F009C9">
            <w:pPr>
              <w:ind w:left="269" w:hangingChars="112" w:hanging="269"/>
              <w:rPr>
                <w:rFonts w:ascii="標楷體" w:eastAsia="標楷體" w:hAnsi="標楷體"/>
              </w:rPr>
            </w:pPr>
            <w:r>
              <w:rPr>
                <w:rFonts w:ascii="標楷體" w:eastAsia="標楷體" w:hAnsi="標楷體" w:hint="eastAsia"/>
              </w:rPr>
              <w:t>7</w:t>
            </w:r>
            <w:r>
              <w:rPr>
                <w:rFonts w:ascii="標楷體" w:eastAsia="標楷體" w:hAnsi="標楷體"/>
              </w:rPr>
              <w:t>.</w:t>
            </w:r>
            <w:r>
              <w:rPr>
                <w:rFonts w:ascii="標楷體" w:eastAsia="標楷體" w:hAnsi="標楷體" w:hint="eastAsia"/>
              </w:rPr>
              <w:t>交易完成後，顯示訊息：</w:t>
            </w:r>
            <w:r w:rsidR="00556962" w:rsidRPr="00A01F68">
              <w:rPr>
                <w:rFonts w:ascii="標楷體" w:eastAsia="標楷體" w:hAnsi="標楷體" w:hint="eastAsia"/>
              </w:rPr>
              <w:t xml:space="preserve"> </w:t>
            </w:r>
            <w:r w:rsidRPr="00556962">
              <w:rPr>
                <w:rFonts w:ascii="標楷體" w:eastAsia="標楷體" w:hAnsi="標楷體" w:hint="eastAsia"/>
                <w:highlight w:val="cyan"/>
              </w:rPr>
              <w:t>"</w:t>
            </w:r>
            <w:r w:rsidR="00556962" w:rsidRPr="00556962">
              <w:rPr>
                <w:rFonts w:ascii="標楷體" w:eastAsia="標楷體" w:hAnsi="標楷體" w:hint="eastAsia"/>
                <w:highlight w:val="cyan"/>
              </w:rPr>
              <w:t>訊息通知：</w:t>
            </w:r>
            <w:r w:rsidRPr="00556962">
              <w:rPr>
                <w:rFonts w:ascii="標楷體" w:eastAsia="標楷體" w:hAnsi="標楷體" w:hint="eastAsia"/>
                <w:highlight w:val="cyan"/>
              </w:rPr>
              <w:t>請列印「</w:t>
            </w:r>
            <w:r w:rsidRPr="00556962">
              <w:rPr>
                <w:rFonts w:ascii="標楷體" w:eastAsia="標楷體" w:hAnsi="標楷體"/>
                <w:highlight w:val="cyan"/>
              </w:rPr>
              <w:t>放款利息法折溢價攤銷表</w:t>
            </w:r>
            <w:r w:rsidRPr="00556962">
              <w:rPr>
                <w:rFonts w:ascii="標楷體" w:eastAsia="標楷體" w:hAnsi="標楷體" w:hint="eastAsia"/>
                <w:highlight w:val="cyan"/>
              </w:rPr>
              <w:t>:L9</w:t>
            </w:r>
            <w:r w:rsidRPr="00556962">
              <w:rPr>
                <w:rFonts w:ascii="標楷體" w:eastAsia="標楷體" w:hAnsi="標楷體"/>
                <w:highlight w:val="cyan"/>
              </w:rPr>
              <w:t>719</w:t>
            </w:r>
            <w:r w:rsidRPr="00556962">
              <w:rPr>
                <w:rFonts w:ascii="標楷體" w:eastAsia="標楷體" w:hAnsi="標楷體" w:hint="eastAsia"/>
                <w:highlight w:val="cyan"/>
              </w:rPr>
              <w:t>」"</w:t>
            </w:r>
            <w:r w:rsidR="00556962" w:rsidRPr="00556962">
              <w:rPr>
                <w:rFonts w:ascii="標楷體" w:eastAsia="標楷體" w:hAnsi="標楷體" w:hint="eastAsia"/>
                <w:highlight w:val="cyan"/>
              </w:rPr>
              <w:t>及"訊息通知：請執行"「各項提存入帳作業(折</w:t>
            </w:r>
            <w:r w:rsidR="00D26BB2" w:rsidRPr="00D26BB2">
              <w:rPr>
                <w:rFonts w:ascii="標楷體" w:eastAsia="標楷體" w:hAnsi="標楷體"/>
                <w:color w:val="FF0000"/>
                <w:highlight w:val="lightGray"/>
              </w:rPr>
              <w:t>溢</w:t>
            </w:r>
            <w:r w:rsidR="00556962" w:rsidRPr="00556962">
              <w:rPr>
                <w:rFonts w:ascii="標楷體" w:eastAsia="標楷體" w:hAnsi="標楷體" w:hint="eastAsia"/>
                <w:highlight w:val="cyan"/>
              </w:rPr>
              <w:t>價攤銷)</w:t>
            </w:r>
            <w:r w:rsidR="004D7BEB">
              <w:rPr>
                <w:rFonts w:ascii="標楷體" w:eastAsia="標楷體" w:hAnsi="標楷體" w:hint="eastAsia"/>
                <w:highlight w:val="cyan"/>
              </w:rPr>
              <w:t>:</w:t>
            </w:r>
            <w:r w:rsidR="004D7BEB">
              <w:rPr>
                <w:rFonts w:ascii="標楷體" w:eastAsia="標楷體" w:hAnsi="標楷體"/>
                <w:highlight w:val="cyan"/>
              </w:rPr>
              <w:t>L6001</w:t>
            </w:r>
            <w:r w:rsidR="00556962" w:rsidRPr="00556962">
              <w:rPr>
                <w:rFonts w:ascii="標楷體" w:eastAsia="標楷體" w:hAnsi="標楷體" w:hint="eastAsia"/>
                <w:highlight w:val="cyan"/>
              </w:rPr>
              <w:t>」</w:t>
            </w:r>
          </w:p>
        </w:tc>
      </w:tr>
      <w:tr w:rsidR="00142A50" w:rsidRPr="00F5236F" w14:paraId="17733FFA" w14:textId="77777777" w:rsidTr="00F009C9">
        <w:tc>
          <w:tcPr>
            <w:tcW w:w="848" w:type="dxa"/>
          </w:tcPr>
          <w:p w14:paraId="6A6489E5"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2E0B1738"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7A8690F0"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57789E3" w14:textId="77777777" w:rsidTr="00F009C9">
        <w:tc>
          <w:tcPr>
            <w:tcW w:w="848" w:type="dxa"/>
          </w:tcPr>
          <w:p w14:paraId="3B6A05CE"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6D6D7B36"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C1CBC7B"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5F17CB8" w14:textId="77777777" w:rsidR="00142A50" w:rsidRDefault="00142A50" w:rsidP="00142A50">
      <w:pPr>
        <w:ind w:left="1440"/>
      </w:pPr>
    </w:p>
    <w:p w14:paraId="3C4A5B9C" w14:textId="77777777" w:rsidR="00142A50" w:rsidRPr="00583AF3" w:rsidRDefault="00142A50" w:rsidP="00142A50">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142A50" w:rsidRPr="00362205" w14:paraId="19E2CB52" w14:textId="77777777" w:rsidTr="00F009C9">
        <w:trPr>
          <w:trHeight w:val="388"/>
          <w:jc w:val="center"/>
        </w:trPr>
        <w:tc>
          <w:tcPr>
            <w:tcW w:w="554" w:type="dxa"/>
            <w:vMerge w:val="restart"/>
            <w:shd w:val="clear" w:color="auto" w:fill="D9D9D9" w:themeFill="background1" w:themeFillShade="D9"/>
          </w:tcPr>
          <w:p w14:paraId="0BA9556E"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7A3F03B2" w14:textId="77777777" w:rsidR="00142A50" w:rsidRPr="00362205" w:rsidRDefault="00142A50"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E7DC058" w14:textId="77777777" w:rsidR="00142A50" w:rsidRPr="00362205" w:rsidRDefault="00142A50"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948D367"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38A4EE65" w14:textId="77777777" w:rsidTr="00F009C9">
        <w:trPr>
          <w:trHeight w:val="244"/>
          <w:jc w:val="center"/>
        </w:trPr>
        <w:tc>
          <w:tcPr>
            <w:tcW w:w="554" w:type="dxa"/>
            <w:vMerge/>
            <w:shd w:val="clear" w:color="auto" w:fill="D9D9D9" w:themeFill="background1" w:themeFillShade="D9"/>
          </w:tcPr>
          <w:p w14:paraId="2C9EC568" w14:textId="77777777" w:rsidR="00142A50" w:rsidRPr="00362205" w:rsidRDefault="00142A50" w:rsidP="00F009C9">
            <w:pPr>
              <w:rPr>
                <w:rFonts w:ascii="標楷體" w:eastAsia="標楷體" w:hAnsi="標楷體"/>
              </w:rPr>
            </w:pPr>
          </w:p>
        </w:tc>
        <w:tc>
          <w:tcPr>
            <w:tcW w:w="1428" w:type="dxa"/>
            <w:vMerge/>
            <w:shd w:val="clear" w:color="auto" w:fill="D9D9D9" w:themeFill="background1" w:themeFillShade="D9"/>
          </w:tcPr>
          <w:p w14:paraId="6207FE98" w14:textId="77777777" w:rsidR="00142A50" w:rsidRPr="00362205" w:rsidRDefault="00142A50" w:rsidP="00F009C9">
            <w:pPr>
              <w:rPr>
                <w:rFonts w:ascii="標楷體" w:eastAsia="標楷體" w:hAnsi="標楷體"/>
              </w:rPr>
            </w:pPr>
          </w:p>
        </w:tc>
        <w:tc>
          <w:tcPr>
            <w:tcW w:w="1296" w:type="dxa"/>
            <w:shd w:val="clear" w:color="auto" w:fill="D9D9D9" w:themeFill="background1" w:themeFillShade="D9"/>
          </w:tcPr>
          <w:p w14:paraId="67BF08EC" w14:textId="77777777" w:rsidR="00142A50" w:rsidRPr="00362205" w:rsidRDefault="00142A50"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26C641AB" w14:textId="77777777" w:rsidR="00142A50" w:rsidRPr="00362205" w:rsidRDefault="00142A50" w:rsidP="00F009C9">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1ED2013C" w14:textId="77777777" w:rsidR="00142A50" w:rsidRPr="00362205" w:rsidRDefault="00142A50" w:rsidP="00F009C9">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986128A" w14:textId="77777777" w:rsidR="00142A50" w:rsidRPr="00362205" w:rsidRDefault="00142A50"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27823DBB" w14:textId="77777777" w:rsidR="00142A50" w:rsidRPr="00362205" w:rsidRDefault="00142A50"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4A8703AD" w14:textId="77777777" w:rsidR="00142A50" w:rsidRPr="00362205" w:rsidRDefault="00142A50" w:rsidP="00F009C9">
            <w:pPr>
              <w:rPr>
                <w:rFonts w:ascii="標楷體" w:eastAsia="標楷體" w:hAnsi="標楷體"/>
              </w:rPr>
            </w:pPr>
          </w:p>
        </w:tc>
      </w:tr>
      <w:tr w:rsidR="00142A50" w:rsidRPr="00362205" w14:paraId="39AC7489" w14:textId="77777777" w:rsidTr="00F009C9">
        <w:trPr>
          <w:trHeight w:val="244"/>
          <w:jc w:val="center"/>
        </w:trPr>
        <w:tc>
          <w:tcPr>
            <w:tcW w:w="554" w:type="dxa"/>
          </w:tcPr>
          <w:p w14:paraId="2A5A7DC5" w14:textId="77777777" w:rsidR="00142A50" w:rsidRPr="00362205" w:rsidRDefault="00142A50" w:rsidP="00F009C9">
            <w:pPr>
              <w:rPr>
                <w:rFonts w:ascii="標楷體" w:eastAsia="標楷體" w:hAnsi="標楷體"/>
              </w:rPr>
            </w:pPr>
            <w:r w:rsidRPr="00362205">
              <w:rPr>
                <w:rFonts w:ascii="標楷體" w:eastAsia="標楷體" w:hAnsi="標楷體" w:hint="eastAsia"/>
              </w:rPr>
              <w:t>1.</w:t>
            </w:r>
          </w:p>
        </w:tc>
        <w:tc>
          <w:tcPr>
            <w:tcW w:w="1428" w:type="dxa"/>
          </w:tcPr>
          <w:p w14:paraId="6C97C9AD" w14:textId="77777777" w:rsidR="00142A50" w:rsidRPr="00362205" w:rsidRDefault="00142A50" w:rsidP="00F009C9">
            <w:pPr>
              <w:rPr>
                <w:rFonts w:ascii="標楷體" w:eastAsia="標楷體" w:hAnsi="標楷體"/>
              </w:rPr>
            </w:pPr>
            <w:r w:rsidRPr="00E66926">
              <w:rPr>
                <w:rFonts w:ascii="標楷體" w:eastAsia="標楷體" w:hAnsi="標楷體" w:hint="eastAsia"/>
              </w:rPr>
              <w:t>年</w:t>
            </w:r>
          </w:p>
        </w:tc>
        <w:tc>
          <w:tcPr>
            <w:tcW w:w="1296" w:type="dxa"/>
          </w:tcPr>
          <w:p w14:paraId="1620ED42" w14:textId="77777777" w:rsidR="00142A50" w:rsidRPr="00362205" w:rsidRDefault="00142A50" w:rsidP="00F009C9">
            <w:pPr>
              <w:rPr>
                <w:rFonts w:ascii="標楷體" w:eastAsia="標楷體" w:hAnsi="標楷體"/>
              </w:rPr>
            </w:pPr>
            <w:r>
              <w:rPr>
                <w:rFonts w:ascii="標楷體" w:eastAsia="標楷體" w:hAnsi="標楷體" w:hint="eastAsia"/>
              </w:rPr>
              <w:t>3</w:t>
            </w:r>
          </w:p>
        </w:tc>
        <w:tc>
          <w:tcPr>
            <w:tcW w:w="1233" w:type="dxa"/>
          </w:tcPr>
          <w:p w14:paraId="083AB6C0" w14:textId="77777777" w:rsidR="00142A50" w:rsidRPr="00362205" w:rsidRDefault="00142A50" w:rsidP="00F009C9">
            <w:pPr>
              <w:rPr>
                <w:rFonts w:ascii="標楷體" w:eastAsia="標楷體" w:hAnsi="標楷體"/>
              </w:rPr>
            </w:pPr>
            <w:r>
              <w:rPr>
                <w:rFonts w:ascii="標楷體" w:eastAsia="標楷體" w:hAnsi="標楷體" w:hint="eastAsia"/>
              </w:rPr>
              <w:t>會計日年</w:t>
            </w:r>
          </w:p>
        </w:tc>
        <w:tc>
          <w:tcPr>
            <w:tcW w:w="1154" w:type="dxa"/>
          </w:tcPr>
          <w:p w14:paraId="4F8198F3" w14:textId="77777777" w:rsidR="00142A50" w:rsidRPr="00362205" w:rsidRDefault="00142A50" w:rsidP="00F009C9">
            <w:pPr>
              <w:rPr>
                <w:rFonts w:ascii="標楷體" w:eastAsia="標楷體" w:hAnsi="標楷體"/>
              </w:rPr>
            </w:pPr>
          </w:p>
        </w:tc>
        <w:tc>
          <w:tcPr>
            <w:tcW w:w="537" w:type="dxa"/>
          </w:tcPr>
          <w:p w14:paraId="39D57AC5"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4DD39EE6"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A83B465" w14:textId="77777777" w:rsidR="00142A50" w:rsidRPr="00AC51F6"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142A50" w:rsidRPr="00362205" w14:paraId="4D7B1228" w14:textId="77777777" w:rsidTr="00F009C9">
        <w:trPr>
          <w:trHeight w:val="244"/>
          <w:jc w:val="center"/>
        </w:trPr>
        <w:tc>
          <w:tcPr>
            <w:tcW w:w="554" w:type="dxa"/>
          </w:tcPr>
          <w:p w14:paraId="27FF908D" w14:textId="77777777" w:rsidR="00142A50" w:rsidRPr="00362205" w:rsidRDefault="00142A50" w:rsidP="00F009C9">
            <w:pPr>
              <w:rPr>
                <w:rFonts w:ascii="標楷體" w:eastAsia="標楷體" w:hAnsi="標楷體"/>
              </w:rPr>
            </w:pPr>
          </w:p>
        </w:tc>
        <w:tc>
          <w:tcPr>
            <w:tcW w:w="1428" w:type="dxa"/>
          </w:tcPr>
          <w:p w14:paraId="12593077" w14:textId="77777777" w:rsidR="00142A50" w:rsidRPr="00E66926" w:rsidRDefault="00142A50" w:rsidP="00F009C9">
            <w:pPr>
              <w:rPr>
                <w:rFonts w:ascii="標楷體" w:eastAsia="標楷體" w:hAnsi="標楷體"/>
              </w:rPr>
            </w:pPr>
            <w:r w:rsidRPr="00E66926">
              <w:rPr>
                <w:rFonts w:ascii="標楷體" w:eastAsia="標楷體" w:hAnsi="標楷體" w:hint="eastAsia"/>
              </w:rPr>
              <w:t>月份</w:t>
            </w:r>
          </w:p>
        </w:tc>
        <w:tc>
          <w:tcPr>
            <w:tcW w:w="1296" w:type="dxa"/>
          </w:tcPr>
          <w:p w14:paraId="02A50466" w14:textId="77777777" w:rsidR="00142A50" w:rsidRDefault="00142A50" w:rsidP="00F009C9">
            <w:pPr>
              <w:rPr>
                <w:rFonts w:ascii="標楷體" w:eastAsia="標楷體" w:hAnsi="標楷體"/>
              </w:rPr>
            </w:pPr>
            <w:r>
              <w:rPr>
                <w:rFonts w:ascii="標楷體" w:eastAsia="標楷體" w:hAnsi="標楷體" w:hint="eastAsia"/>
              </w:rPr>
              <w:t>2</w:t>
            </w:r>
          </w:p>
        </w:tc>
        <w:tc>
          <w:tcPr>
            <w:tcW w:w="1233" w:type="dxa"/>
          </w:tcPr>
          <w:p w14:paraId="0FA67541" w14:textId="77777777" w:rsidR="00142A50" w:rsidRDefault="00142A50" w:rsidP="00F009C9">
            <w:pPr>
              <w:rPr>
                <w:rFonts w:ascii="標楷體" w:eastAsia="標楷體" w:hAnsi="標楷體"/>
              </w:rPr>
            </w:pPr>
            <w:r>
              <w:rPr>
                <w:rFonts w:ascii="標楷體" w:eastAsia="標楷體" w:hAnsi="標楷體" w:hint="eastAsia"/>
              </w:rPr>
              <w:t>會計日月</w:t>
            </w:r>
          </w:p>
        </w:tc>
        <w:tc>
          <w:tcPr>
            <w:tcW w:w="1154" w:type="dxa"/>
          </w:tcPr>
          <w:p w14:paraId="7FECFAEE" w14:textId="77777777" w:rsidR="00142A50" w:rsidRPr="00362205" w:rsidRDefault="00142A50" w:rsidP="00F009C9">
            <w:pPr>
              <w:rPr>
                <w:rFonts w:ascii="標楷體" w:eastAsia="標楷體" w:hAnsi="標楷體"/>
              </w:rPr>
            </w:pPr>
          </w:p>
        </w:tc>
        <w:tc>
          <w:tcPr>
            <w:tcW w:w="537" w:type="dxa"/>
          </w:tcPr>
          <w:p w14:paraId="416375C5" w14:textId="77777777" w:rsidR="00142A50" w:rsidRDefault="00142A50" w:rsidP="00F009C9">
            <w:pPr>
              <w:rPr>
                <w:rFonts w:ascii="標楷體" w:eastAsia="標楷體" w:hAnsi="標楷體"/>
              </w:rPr>
            </w:pPr>
            <w:r>
              <w:rPr>
                <w:rFonts w:ascii="標楷體" w:eastAsia="標楷體" w:hAnsi="標楷體" w:hint="eastAsia"/>
              </w:rPr>
              <w:t>V</w:t>
            </w:r>
          </w:p>
        </w:tc>
        <w:tc>
          <w:tcPr>
            <w:tcW w:w="576" w:type="dxa"/>
          </w:tcPr>
          <w:p w14:paraId="1FA9E368"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5385C247" w14:textId="77777777" w:rsidR="00142A50" w:rsidRPr="0064350B"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tc>
      </w:tr>
      <w:tr w:rsidR="00142A50" w:rsidRPr="00362205" w14:paraId="79DE98F6" w14:textId="77777777" w:rsidTr="00F009C9">
        <w:trPr>
          <w:trHeight w:val="244"/>
          <w:jc w:val="center"/>
        </w:trPr>
        <w:tc>
          <w:tcPr>
            <w:tcW w:w="554" w:type="dxa"/>
          </w:tcPr>
          <w:p w14:paraId="057465BF" w14:textId="77777777" w:rsidR="00142A50" w:rsidRPr="00362205"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5D70025D" w14:textId="77777777" w:rsidR="00142A50" w:rsidRPr="00362205" w:rsidRDefault="00142A50" w:rsidP="00F009C9">
            <w:pPr>
              <w:rPr>
                <w:rFonts w:ascii="標楷體" w:eastAsia="標楷體" w:hAnsi="標楷體"/>
              </w:rPr>
            </w:pPr>
            <w:r w:rsidRPr="005E7DC3">
              <w:rPr>
                <w:rFonts w:ascii="標楷體" w:eastAsia="標楷體" w:hAnsi="標楷體" w:hint="eastAsia"/>
              </w:rPr>
              <w:t>選擇檔案</w:t>
            </w:r>
          </w:p>
        </w:tc>
        <w:tc>
          <w:tcPr>
            <w:tcW w:w="1296" w:type="dxa"/>
          </w:tcPr>
          <w:p w14:paraId="2D17898C" w14:textId="77777777" w:rsidR="00142A50" w:rsidRPr="00362205" w:rsidRDefault="00142A50" w:rsidP="00F009C9">
            <w:pPr>
              <w:rPr>
                <w:rFonts w:ascii="標楷體" w:eastAsia="標楷體" w:hAnsi="標楷體"/>
              </w:rPr>
            </w:pPr>
            <w:r>
              <w:rPr>
                <w:rFonts w:ascii="標楷體" w:eastAsia="標楷體" w:hAnsi="標楷體" w:hint="eastAsia"/>
              </w:rPr>
              <w:t>按鈕</w:t>
            </w:r>
          </w:p>
        </w:tc>
        <w:tc>
          <w:tcPr>
            <w:tcW w:w="1233" w:type="dxa"/>
          </w:tcPr>
          <w:p w14:paraId="7B047894" w14:textId="77777777" w:rsidR="00142A50" w:rsidRPr="00362205" w:rsidRDefault="00142A50" w:rsidP="00F009C9">
            <w:pPr>
              <w:rPr>
                <w:rFonts w:ascii="標楷體" w:eastAsia="標楷體" w:hAnsi="標楷體"/>
              </w:rPr>
            </w:pPr>
          </w:p>
        </w:tc>
        <w:tc>
          <w:tcPr>
            <w:tcW w:w="1154" w:type="dxa"/>
          </w:tcPr>
          <w:p w14:paraId="7592B2DC" w14:textId="77777777" w:rsidR="00142A50" w:rsidRPr="00362205" w:rsidRDefault="00142A50" w:rsidP="00F009C9">
            <w:pPr>
              <w:rPr>
                <w:rFonts w:ascii="標楷體" w:eastAsia="標楷體" w:hAnsi="標楷體"/>
              </w:rPr>
            </w:pPr>
          </w:p>
        </w:tc>
        <w:tc>
          <w:tcPr>
            <w:tcW w:w="537" w:type="dxa"/>
          </w:tcPr>
          <w:p w14:paraId="17E48DBF"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361E9A8D"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F1BD59C" w14:textId="77777777" w:rsidR="00142A50" w:rsidRPr="00C00D65" w:rsidRDefault="00142A50" w:rsidP="00F009C9">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6B9F06A8" w14:textId="77777777" w:rsidR="00142A50" w:rsidRDefault="00142A50" w:rsidP="00142A50">
      <w:pPr>
        <w:ind w:left="1440"/>
      </w:pPr>
    </w:p>
    <w:p w14:paraId="4ECF4D72" w14:textId="77777777" w:rsidR="00142A50" w:rsidRPr="00583AF3" w:rsidRDefault="00142A50" w:rsidP="00142A50">
      <w:pPr>
        <w:pStyle w:val="a"/>
        <w:spacing w:before="0"/>
      </w:pPr>
      <w:r>
        <w:rPr>
          <w:rFonts w:hint="eastAsia"/>
        </w:rPr>
        <w:t>上傳檔案資料欄位</w:t>
      </w:r>
      <w:r w:rsidRPr="009258FB">
        <w:t>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142A50" w:rsidRPr="00362205" w14:paraId="59AEB482" w14:textId="77777777" w:rsidTr="00F009C9">
        <w:trPr>
          <w:trHeight w:val="758"/>
          <w:jc w:val="center"/>
        </w:trPr>
        <w:tc>
          <w:tcPr>
            <w:tcW w:w="554" w:type="dxa"/>
            <w:shd w:val="clear" w:color="auto" w:fill="D9D9D9" w:themeFill="background1" w:themeFillShade="D9"/>
          </w:tcPr>
          <w:p w14:paraId="01DAF658"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48293EF9" w14:textId="77777777" w:rsidR="00142A50" w:rsidRPr="00362205" w:rsidRDefault="00142A50" w:rsidP="00F009C9">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7161A85A" w14:textId="77777777" w:rsidR="00142A50" w:rsidRPr="00362205" w:rsidRDefault="00142A50" w:rsidP="00F009C9">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4A8489FE"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6C26301D" w14:textId="77777777" w:rsidTr="00F009C9">
        <w:trPr>
          <w:trHeight w:val="244"/>
          <w:jc w:val="center"/>
        </w:trPr>
        <w:tc>
          <w:tcPr>
            <w:tcW w:w="554" w:type="dxa"/>
          </w:tcPr>
          <w:p w14:paraId="1E4FB3E6" w14:textId="77777777" w:rsidR="00142A50" w:rsidRPr="00362205" w:rsidRDefault="00142A50" w:rsidP="00F009C9">
            <w:pPr>
              <w:rPr>
                <w:rFonts w:ascii="標楷體" w:eastAsia="標楷體" w:hAnsi="標楷體"/>
              </w:rPr>
            </w:pPr>
            <w:r>
              <w:rPr>
                <w:rFonts w:ascii="標楷體" w:eastAsia="標楷體" w:hAnsi="標楷體" w:hint="eastAsia"/>
              </w:rPr>
              <w:t>1</w:t>
            </w:r>
          </w:p>
        </w:tc>
        <w:tc>
          <w:tcPr>
            <w:tcW w:w="3410" w:type="dxa"/>
          </w:tcPr>
          <w:p w14:paraId="72B53BC5" w14:textId="77777777" w:rsidR="00142A50" w:rsidRPr="00E66926" w:rsidRDefault="00142A50" w:rsidP="00F009C9">
            <w:pPr>
              <w:rPr>
                <w:rFonts w:ascii="標楷體" w:eastAsia="標楷體" w:hAnsi="標楷體"/>
              </w:rPr>
            </w:pPr>
            <w:r w:rsidRPr="00DA56CD">
              <w:rPr>
                <w:rFonts w:ascii="標楷體" w:eastAsia="標楷體" w:hAnsi="標楷體" w:hint="eastAsia"/>
              </w:rPr>
              <w:t>年月份</w:t>
            </w:r>
          </w:p>
        </w:tc>
        <w:tc>
          <w:tcPr>
            <w:tcW w:w="1560" w:type="dxa"/>
          </w:tcPr>
          <w:p w14:paraId="2DC2DDC4" w14:textId="77777777" w:rsidR="00142A50" w:rsidRDefault="00142A50" w:rsidP="00F009C9">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C282F1"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YearMonth</w:t>
            </w:r>
          </w:p>
        </w:tc>
      </w:tr>
      <w:tr w:rsidR="00142A50" w:rsidRPr="00362205" w14:paraId="3376FD74"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010BD34" w14:textId="77777777" w:rsidR="00142A50" w:rsidRPr="00362205" w:rsidRDefault="00142A50" w:rsidP="00F009C9">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6D372052" w14:textId="77777777" w:rsidR="00142A50" w:rsidRPr="00362205" w:rsidRDefault="00142A50" w:rsidP="00F009C9">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76DFDEF9"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579F9F6"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CustNo</w:t>
            </w:r>
          </w:p>
        </w:tc>
      </w:tr>
      <w:tr w:rsidR="00142A50" w:rsidRPr="00362205" w14:paraId="7D33023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6E60F9F" w14:textId="77777777" w:rsidR="00142A50" w:rsidRDefault="00142A50" w:rsidP="00F009C9">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2F247B6" w14:textId="77777777" w:rsidR="00142A50" w:rsidRPr="00DA56CD" w:rsidRDefault="00142A50" w:rsidP="00F009C9">
            <w:pPr>
              <w:rPr>
                <w:rFonts w:ascii="標楷體" w:eastAsia="標楷體" w:hAnsi="標楷體"/>
              </w:rPr>
            </w:pPr>
            <w:r w:rsidRPr="00B83D8C">
              <w:rPr>
                <w:rFonts w:ascii="標楷體" w:eastAsia="標楷體" w:hAnsi="標楷體" w:hint="eastAsia"/>
              </w:rPr>
              <w:t>身份證字號/統一編號</w:t>
            </w:r>
          </w:p>
        </w:tc>
        <w:tc>
          <w:tcPr>
            <w:tcW w:w="1560" w:type="dxa"/>
            <w:tcBorders>
              <w:top w:val="single" w:sz="4" w:space="0" w:color="auto"/>
              <w:left w:val="single" w:sz="4" w:space="0" w:color="auto"/>
              <w:bottom w:val="single" w:sz="4" w:space="0" w:color="auto"/>
              <w:right w:val="single" w:sz="4" w:space="0" w:color="auto"/>
            </w:tcBorders>
          </w:tcPr>
          <w:p w14:paraId="53B6022F" w14:textId="77777777" w:rsidR="00142A50" w:rsidRDefault="00142A50" w:rsidP="00F009C9">
            <w:pPr>
              <w:rPr>
                <w:rFonts w:ascii="標楷體" w:eastAsia="標楷體" w:hAnsi="標楷體"/>
              </w:rPr>
            </w:pPr>
            <w:r>
              <w:rPr>
                <w:rFonts w:ascii="標楷體" w:eastAsia="標楷體" w:hAnsi="標楷體" w:hint="eastAsia"/>
              </w:rPr>
              <w:t>文字</w:t>
            </w:r>
          </w:p>
        </w:tc>
        <w:tc>
          <w:tcPr>
            <w:tcW w:w="4677" w:type="dxa"/>
            <w:tcBorders>
              <w:top w:val="single" w:sz="4" w:space="0" w:color="auto"/>
              <w:left w:val="single" w:sz="4" w:space="0" w:color="auto"/>
              <w:bottom w:val="single" w:sz="4" w:space="0" w:color="auto"/>
              <w:right w:val="single" w:sz="4" w:space="0" w:color="auto"/>
            </w:tcBorders>
          </w:tcPr>
          <w:p w14:paraId="087EA2AA" w14:textId="77777777" w:rsidR="00142A50" w:rsidRPr="00055F7D" w:rsidRDefault="00142A50" w:rsidP="00F009C9">
            <w:pPr>
              <w:ind w:left="235" w:hangingChars="98" w:hanging="235"/>
              <w:rPr>
                <w:rFonts w:ascii="標楷體" w:eastAsia="標楷體" w:hAnsi="標楷體"/>
              </w:rPr>
            </w:pPr>
            <w:r>
              <w:rPr>
                <w:rFonts w:ascii="標楷體" w:eastAsia="標楷體" w:hAnsi="標楷體" w:hint="eastAsia"/>
              </w:rPr>
              <w:t>無</w:t>
            </w:r>
          </w:p>
        </w:tc>
      </w:tr>
      <w:tr w:rsidR="00142A50" w:rsidRPr="00362205" w14:paraId="763A850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8E8C323" w14:textId="77777777" w:rsidR="00142A50" w:rsidRPr="00362205" w:rsidRDefault="00142A50" w:rsidP="00F009C9">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0492D063" w14:textId="77777777" w:rsidR="00142A50" w:rsidRPr="00E66926" w:rsidRDefault="00142A50" w:rsidP="00F009C9">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F512210"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69466DA"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FacmNo</w:t>
            </w:r>
          </w:p>
        </w:tc>
      </w:tr>
      <w:tr w:rsidR="00142A50" w:rsidRPr="00362205" w14:paraId="2F48210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E0E0A20" w14:textId="77777777" w:rsidR="00142A50" w:rsidRPr="00362205" w:rsidRDefault="00142A50" w:rsidP="00F009C9">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3BA74A76" w14:textId="77777777" w:rsidR="00142A50" w:rsidRPr="00362205" w:rsidRDefault="00142A50" w:rsidP="00F009C9">
            <w:pPr>
              <w:rPr>
                <w:rFonts w:ascii="標楷體" w:eastAsia="標楷體" w:hAnsi="標楷體"/>
              </w:rPr>
            </w:pPr>
            <w:r w:rsidRPr="00DA56CD">
              <w:rPr>
                <w:rFonts w:ascii="標楷體" w:eastAsia="標楷體" w:hAnsi="標楷體" w:hint="eastAsia"/>
              </w:rPr>
              <w:t>撥款序號</w:t>
            </w:r>
          </w:p>
        </w:tc>
        <w:tc>
          <w:tcPr>
            <w:tcW w:w="1560" w:type="dxa"/>
            <w:tcBorders>
              <w:top w:val="single" w:sz="4" w:space="0" w:color="auto"/>
              <w:left w:val="single" w:sz="4" w:space="0" w:color="auto"/>
              <w:bottom w:val="single" w:sz="4" w:space="0" w:color="auto"/>
              <w:right w:val="single" w:sz="4" w:space="0" w:color="auto"/>
            </w:tcBorders>
          </w:tcPr>
          <w:p w14:paraId="1BE06CBB"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BB80FF0"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BormNo</w:t>
            </w:r>
          </w:p>
        </w:tc>
      </w:tr>
      <w:tr w:rsidR="00142A50" w:rsidRPr="00362205" w14:paraId="02FAD9F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D282E9B" w14:textId="77777777" w:rsidR="00142A50" w:rsidRPr="00362205" w:rsidRDefault="00142A50" w:rsidP="00F009C9">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0990F66F" w14:textId="77777777" w:rsidR="00142A50" w:rsidRPr="00E66926" w:rsidRDefault="00142A50" w:rsidP="00F009C9">
            <w:pPr>
              <w:rPr>
                <w:rFonts w:ascii="標楷體" w:eastAsia="標楷體" w:hAnsi="標楷體"/>
              </w:rPr>
            </w:pPr>
            <w:r w:rsidRPr="00DA56CD">
              <w:rPr>
                <w:rFonts w:ascii="標楷體" w:eastAsia="標楷體" w:hAnsi="標楷體" w:hint="eastAsia"/>
              </w:rPr>
              <w:t>本期本金餘額</w:t>
            </w:r>
          </w:p>
        </w:tc>
        <w:tc>
          <w:tcPr>
            <w:tcW w:w="1560" w:type="dxa"/>
            <w:tcBorders>
              <w:top w:val="single" w:sz="4" w:space="0" w:color="auto"/>
              <w:left w:val="single" w:sz="4" w:space="0" w:color="auto"/>
              <w:bottom w:val="single" w:sz="4" w:space="0" w:color="auto"/>
              <w:right w:val="single" w:sz="4" w:space="0" w:color="auto"/>
            </w:tcBorders>
          </w:tcPr>
          <w:p w14:paraId="194AB933"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62AF87D5"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Principal</w:t>
            </w:r>
          </w:p>
        </w:tc>
      </w:tr>
      <w:tr w:rsidR="00142A50" w:rsidRPr="00362205" w14:paraId="10E6CF1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C887533" w14:textId="77777777" w:rsidR="00142A50" w:rsidRPr="00362205" w:rsidRDefault="00142A50" w:rsidP="00F009C9">
            <w:pPr>
              <w:rPr>
                <w:rFonts w:ascii="標楷體" w:eastAsia="標楷體" w:hAnsi="標楷體"/>
              </w:rPr>
            </w:pPr>
            <w:r>
              <w:rPr>
                <w:rFonts w:ascii="標楷體" w:eastAsia="標楷體" w:hAnsi="標楷體" w:hint="eastAsia"/>
              </w:rPr>
              <w:lastRenderedPageBreak/>
              <w:t>7</w:t>
            </w:r>
          </w:p>
        </w:tc>
        <w:tc>
          <w:tcPr>
            <w:tcW w:w="3410" w:type="dxa"/>
            <w:tcBorders>
              <w:top w:val="single" w:sz="4" w:space="0" w:color="auto"/>
              <w:left w:val="single" w:sz="4" w:space="0" w:color="auto"/>
              <w:bottom w:val="single" w:sz="4" w:space="0" w:color="auto"/>
              <w:right w:val="single" w:sz="4" w:space="0" w:color="auto"/>
            </w:tcBorders>
          </w:tcPr>
          <w:p w14:paraId="4A0526A1" w14:textId="77777777" w:rsidR="00142A50" w:rsidRPr="00362205" w:rsidRDefault="00142A50" w:rsidP="00F009C9">
            <w:pPr>
              <w:rPr>
                <w:rFonts w:ascii="標楷體" w:eastAsia="標楷體" w:hAnsi="標楷體"/>
              </w:rPr>
            </w:pPr>
            <w:r w:rsidRPr="00DA56CD">
              <w:rPr>
                <w:rFonts w:ascii="標楷體" w:eastAsia="標楷體" w:hAnsi="標楷體" w:hint="eastAsia"/>
              </w:rPr>
              <w:t>本期帳面價值</w:t>
            </w:r>
          </w:p>
        </w:tc>
        <w:tc>
          <w:tcPr>
            <w:tcW w:w="1560" w:type="dxa"/>
            <w:tcBorders>
              <w:top w:val="single" w:sz="4" w:space="0" w:color="auto"/>
              <w:left w:val="single" w:sz="4" w:space="0" w:color="auto"/>
              <w:bottom w:val="single" w:sz="4" w:space="0" w:color="auto"/>
              <w:right w:val="single" w:sz="4" w:space="0" w:color="auto"/>
            </w:tcBorders>
          </w:tcPr>
          <w:p w14:paraId="42A7DE0F"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CFEAAAF"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BookValue</w:t>
            </w:r>
          </w:p>
        </w:tc>
      </w:tr>
      <w:tr w:rsidR="00142A50" w:rsidRPr="00362205" w14:paraId="4000A82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1A4A00C" w14:textId="77777777" w:rsidR="00142A50" w:rsidRPr="00362205" w:rsidRDefault="00142A50" w:rsidP="00F009C9">
            <w:pPr>
              <w:rPr>
                <w:rFonts w:ascii="標楷體" w:eastAsia="標楷體" w:hAnsi="標楷體"/>
              </w:rPr>
            </w:pPr>
            <w:r>
              <w:rPr>
                <w:rFonts w:ascii="標楷體" w:eastAsia="標楷體" w:hAnsi="標楷體" w:hint="eastAsia"/>
              </w:rPr>
              <w:t>8</w:t>
            </w:r>
          </w:p>
        </w:tc>
        <w:tc>
          <w:tcPr>
            <w:tcW w:w="3410" w:type="dxa"/>
            <w:tcBorders>
              <w:top w:val="single" w:sz="4" w:space="0" w:color="auto"/>
              <w:left w:val="single" w:sz="4" w:space="0" w:color="auto"/>
              <w:bottom w:val="single" w:sz="4" w:space="0" w:color="auto"/>
              <w:right w:val="single" w:sz="4" w:space="0" w:color="auto"/>
            </w:tcBorders>
          </w:tcPr>
          <w:p w14:paraId="239CA049" w14:textId="77777777" w:rsidR="00142A50" w:rsidRPr="00E66926"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應攤銷折溢價</w:t>
            </w:r>
          </w:p>
        </w:tc>
        <w:tc>
          <w:tcPr>
            <w:tcW w:w="1560" w:type="dxa"/>
            <w:tcBorders>
              <w:top w:val="single" w:sz="4" w:space="0" w:color="auto"/>
              <w:left w:val="single" w:sz="4" w:space="0" w:color="auto"/>
              <w:bottom w:val="single" w:sz="4" w:space="0" w:color="auto"/>
              <w:right w:val="single" w:sz="4" w:space="0" w:color="auto"/>
            </w:tcBorders>
          </w:tcPr>
          <w:p w14:paraId="4ABDE5A4"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721F90BD"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AccumDPAmortized</w:t>
            </w:r>
          </w:p>
        </w:tc>
      </w:tr>
      <w:tr w:rsidR="00142A50" w:rsidRPr="00362205" w14:paraId="62F0F86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40E0EC" w14:textId="77777777" w:rsidR="00142A50" w:rsidRPr="00362205" w:rsidRDefault="00142A50" w:rsidP="00F009C9">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7801B35E" w14:textId="77777777" w:rsidR="00142A50" w:rsidRPr="00362205"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未攤銷折溢價</w:t>
            </w:r>
          </w:p>
        </w:tc>
        <w:tc>
          <w:tcPr>
            <w:tcW w:w="1560" w:type="dxa"/>
            <w:tcBorders>
              <w:top w:val="single" w:sz="4" w:space="0" w:color="auto"/>
              <w:left w:val="single" w:sz="4" w:space="0" w:color="auto"/>
              <w:bottom w:val="single" w:sz="4" w:space="0" w:color="auto"/>
              <w:right w:val="single" w:sz="4" w:space="0" w:color="auto"/>
            </w:tcBorders>
          </w:tcPr>
          <w:p w14:paraId="744B243E"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1BA4B8C"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AccumDPunAmortized</w:t>
            </w:r>
          </w:p>
        </w:tc>
      </w:tr>
      <w:tr w:rsidR="00142A50" w:rsidRPr="00362205" w14:paraId="5AC9B20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1773AC7" w14:textId="77777777" w:rsidR="00142A50" w:rsidRPr="00362205"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3410" w:type="dxa"/>
            <w:tcBorders>
              <w:top w:val="single" w:sz="4" w:space="0" w:color="auto"/>
              <w:left w:val="single" w:sz="4" w:space="0" w:color="auto"/>
              <w:bottom w:val="single" w:sz="4" w:space="0" w:color="auto"/>
              <w:right w:val="single" w:sz="4" w:space="0" w:color="auto"/>
            </w:tcBorders>
          </w:tcPr>
          <w:p w14:paraId="6616B237" w14:textId="77777777" w:rsidR="00142A50" w:rsidRPr="00E66926" w:rsidRDefault="00142A50" w:rsidP="00F009C9">
            <w:pPr>
              <w:rPr>
                <w:rFonts w:ascii="標楷體" w:eastAsia="標楷體" w:hAnsi="標楷體"/>
              </w:rPr>
            </w:pPr>
            <w:r w:rsidRPr="00DA56CD">
              <w:rPr>
                <w:rFonts w:ascii="標楷體" w:eastAsia="標楷體" w:hAnsi="標楷體" w:hint="eastAsia"/>
              </w:rPr>
              <w:t>本期折溢價攤銷數</w:t>
            </w:r>
          </w:p>
        </w:tc>
        <w:tc>
          <w:tcPr>
            <w:tcW w:w="1560" w:type="dxa"/>
            <w:tcBorders>
              <w:top w:val="single" w:sz="4" w:space="0" w:color="auto"/>
              <w:left w:val="single" w:sz="4" w:space="0" w:color="auto"/>
              <w:bottom w:val="single" w:sz="4" w:space="0" w:color="auto"/>
              <w:right w:val="single" w:sz="4" w:space="0" w:color="auto"/>
            </w:tcBorders>
          </w:tcPr>
          <w:p w14:paraId="0FBFE497"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4FB12AF4"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DPAmortized</w:t>
            </w:r>
          </w:p>
        </w:tc>
      </w:tr>
    </w:tbl>
    <w:p w14:paraId="06BF72CA" w14:textId="77777777" w:rsidR="00142A50" w:rsidRPr="0081487B" w:rsidRDefault="00142A50" w:rsidP="00142A50">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p>
    <w:p w14:paraId="79A3645B" w14:textId="77777777" w:rsidR="00142A50" w:rsidRPr="00910D51" w:rsidRDefault="00142A50" w:rsidP="00142A50">
      <w:pPr>
        <w:ind w:left="1440"/>
      </w:pPr>
    </w:p>
    <w:p w14:paraId="0C4DE103" w14:textId="77777777" w:rsidR="00142A50" w:rsidRPr="00E50626" w:rsidRDefault="00142A50" w:rsidP="00142A50">
      <w:pPr>
        <w:pStyle w:val="a"/>
        <w:spacing w:before="0"/>
      </w:pPr>
      <w:r w:rsidRPr="00E50626">
        <w:rPr>
          <w:rFonts w:hint="eastAsia"/>
        </w:rPr>
        <w:t>輸出畫面</w:t>
      </w:r>
    </w:p>
    <w:p w14:paraId="22BDDD93" w14:textId="3F3E289A" w:rsidR="00142A50" w:rsidRPr="007C1268" w:rsidRDefault="00142A50" w:rsidP="00142A50">
      <w:r w:rsidRPr="00386854">
        <w:rPr>
          <w:noProof/>
        </w:rPr>
        <w:drawing>
          <wp:inline distT="0" distB="0" distL="0" distR="0" wp14:anchorId="5A3372CF" wp14:editId="02C85E06">
            <wp:extent cx="6479540" cy="28403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2840355"/>
                    </a:xfrm>
                    <a:prstGeom prst="rect">
                      <a:avLst/>
                    </a:prstGeom>
                  </pic:spPr>
                </pic:pic>
              </a:graphicData>
            </a:graphic>
          </wp:inline>
        </w:drawing>
      </w:r>
    </w:p>
    <w:p w14:paraId="68EA0DB1" w14:textId="77777777" w:rsidR="00142A50" w:rsidRDefault="00142A50" w:rsidP="00142A50">
      <w:pPr>
        <w:ind w:left="1440"/>
      </w:pPr>
    </w:p>
    <w:p w14:paraId="761C2F77" w14:textId="77777777" w:rsidR="00142A50" w:rsidRPr="00AE7A9E" w:rsidRDefault="00142A50" w:rsidP="00142A50">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142A50" w14:paraId="0EDA6ACB"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3255E536"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2447218F"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57DF35BA"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291D050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59578D73"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08E19FF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C3FA47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609473D1"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A2C0100"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452F424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0F73FE"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統計上傳檔案之資料筆數</w:t>
            </w:r>
          </w:p>
        </w:tc>
      </w:tr>
      <w:tr w:rsidR="00142A50" w14:paraId="4BE24899"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52C234D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7F714CAE"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8979ABC" w14:textId="77777777" w:rsidR="00142A50" w:rsidRDefault="00142A50" w:rsidP="00F009C9">
            <w:pPr>
              <w:rPr>
                <w:rFonts w:ascii="標楷體" w:eastAsia="標楷體" w:hAnsi="標楷體"/>
                <w:color w:val="000000"/>
                <w:lang w:val="x-none" w:eastAsia="x-none"/>
              </w:rPr>
            </w:pPr>
            <w:proofErr w:type="spellStart"/>
            <w:r w:rsidRPr="00E16CBE">
              <w:rPr>
                <w:rFonts w:ascii="標楷體" w:eastAsia="標楷體" w:hAnsi="標楷體" w:hint="eastAsia"/>
                <w:color w:val="000000"/>
                <w:lang w:val="x-none" w:eastAsia="x-none"/>
              </w:rPr>
              <w:t>本期累計應攤銷折溢價</w:t>
            </w:r>
            <w:proofErr w:type="spellEnd"/>
          </w:p>
        </w:tc>
        <w:tc>
          <w:tcPr>
            <w:tcW w:w="3208" w:type="dxa"/>
            <w:tcBorders>
              <w:top w:val="single" w:sz="4" w:space="0" w:color="auto"/>
              <w:left w:val="single" w:sz="4" w:space="0" w:color="auto"/>
              <w:bottom w:val="single" w:sz="4" w:space="0" w:color="auto"/>
              <w:right w:val="single" w:sz="4" w:space="0" w:color="auto"/>
            </w:tcBorders>
          </w:tcPr>
          <w:p w14:paraId="2B17EAF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F9D3F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累計各筆[</w:t>
            </w:r>
            <w:r w:rsidRPr="007A28B5">
              <w:rPr>
                <w:rFonts w:ascii="標楷體" w:eastAsia="標楷體" w:hAnsi="標楷體" w:hint="eastAsia"/>
              </w:rPr>
              <w:t>本期累應攤銷折溢價</w:t>
            </w:r>
            <w:r>
              <w:rPr>
                <w:rFonts w:ascii="標楷體" w:eastAsia="標楷體" w:hAnsi="標楷體" w:hint="eastAsia"/>
              </w:rPr>
              <w:t>金額]</w:t>
            </w:r>
          </w:p>
          <w:p w14:paraId="5E8C6A99"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各筆合計後</w:t>
            </w:r>
            <w:r>
              <w:rPr>
                <w:rFonts w:ascii="標楷體" w:eastAsia="標楷體" w:hAnsi="標楷體"/>
              </w:rPr>
              <w:t>,</w:t>
            </w:r>
            <w:r>
              <w:rPr>
                <w:rFonts w:ascii="標楷體" w:eastAsia="標楷體" w:hAnsi="標楷體" w:hint="eastAsia"/>
              </w:rPr>
              <w:t>採四捨五入至整數位</w:t>
            </w:r>
          </w:p>
        </w:tc>
      </w:tr>
    </w:tbl>
    <w:p w14:paraId="2CDB9A06" w14:textId="22D69EE3" w:rsidR="00096391" w:rsidRDefault="00096391" w:rsidP="00142A50">
      <w:pPr>
        <w:ind w:left="1440"/>
      </w:pPr>
    </w:p>
    <w:p w14:paraId="1E9A3CD0" w14:textId="029824BE" w:rsidR="00096391" w:rsidRDefault="00096391" w:rsidP="00142A50">
      <w:pPr>
        <w:ind w:left="1440"/>
      </w:pPr>
    </w:p>
    <w:p w14:paraId="21C63C01" w14:textId="19CB786F" w:rsidR="00096391" w:rsidRDefault="00096391">
      <w:pPr>
        <w:widowControl/>
      </w:pPr>
      <w:r>
        <w:br w:type="page"/>
      </w:r>
    </w:p>
    <w:p w14:paraId="2DD7F2AC" w14:textId="77777777" w:rsidR="00096391" w:rsidRDefault="00096391" w:rsidP="00142A50">
      <w:pPr>
        <w:ind w:left="1440"/>
      </w:pPr>
    </w:p>
    <w:p w14:paraId="66871D34" w14:textId="31043060" w:rsidR="00AF1161" w:rsidRPr="00142A50" w:rsidRDefault="00AF1161" w:rsidP="00AF1161">
      <w:pPr>
        <w:pStyle w:val="3"/>
        <w:numPr>
          <w:ilvl w:val="2"/>
          <w:numId w:val="7"/>
        </w:numPr>
        <w:spacing w:before="0"/>
        <w:rPr>
          <w:rFonts w:ascii="標楷體" w:hAnsi="標楷體"/>
          <w:bCs/>
          <w:szCs w:val="32"/>
        </w:rPr>
      </w:pPr>
      <w:bookmarkStart w:id="123" w:name="_Toc140244530"/>
      <w:r w:rsidRPr="00202E1C">
        <w:rPr>
          <w:rFonts w:ascii="標楷體" w:hAnsi="標楷體"/>
          <w:bCs/>
          <w:szCs w:val="32"/>
          <w:highlight w:val="darkYellow"/>
        </w:rPr>
        <w:t>L</w:t>
      </w:r>
      <w:r w:rsidRPr="00202E1C">
        <w:rPr>
          <w:rFonts w:ascii="標楷體" w:hAnsi="標楷體"/>
          <w:b/>
          <w:szCs w:val="32"/>
          <w:highlight w:val="darkYellow"/>
        </w:rPr>
        <w:t>7205</w:t>
      </w:r>
      <w:r w:rsidRPr="00202E1C">
        <w:rPr>
          <w:rFonts w:ascii="標楷體" w:hAnsi="標楷體" w:hint="eastAsia"/>
          <w:b/>
          <w:szCs w:val="32"/>
          <w:highlight w:val="darkYellow"/>
        </w:rPr>
        <w:t>五類資產分類上傳轉檔作業</w:t>
      </w:r>
      <w:bookmarkEnd w:id="123"/>
    </w:p>
    <w:p w14:paraId="68784BD9" w14:textId="77777777" w:rsidR="00AF1161" w:rsidRPr="00561F94" w:rsidRDefault="00AF1161" w:rsidP="00AF1161">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AF1161" w:rsidRPr="008F20B5" w14:paraId="673729C3"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6A02BC9D" w14:textId="77777777" w:rsidR="00AF1161" w:rsidRPr="004A1C2C" w:rsidRDefault="00AF1161" w:rsidP="00C646B4">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60ACBC0" w14:textId="6A3A5113" w:rsidR="00AF1161" w:rsidRPr="008F20B5" w:rsidRDefault="00AF1161" w:rsidP="00C646B4">
            <w:pPr>
              <w:rPr>
                <w:rFonts w:ascii="標楷體" w:eastAsia="標楷體" w:hAnsi="標楷體"/>
              </w:rPr>
            </w:pPr>
            <w:r>
              <w:rPr>
                <w:rFonts w:ascii="標楷體" w:eastAsia="標楷體" w:hAnsi="標楷體" w:hint="eastAsia"/>
              </w:rPr>
              <w:t>五類資產分類</w:t>
            </w:r>
            <w:r w:rsidRPr="0063185C">
              <w:rPr>
                <w:rFonts w:ascii="標楷體" w:eastAsia="標楷體" w:hAnsi="標楷體" w:hint="eastAsia"/>
              </w:rPr>
              <w:t>上傳</w:t>
            </w:r>
            <w:r>
              <w:rPr>
                <w:rFonts w:ascii="標楷體" w:eastAsia="標楷體" w:hAnsi="標楷體" w:hint="eastAsia"/>
              </w:rPr>
              <w:t>轉檔</w:t>
            </w:r>
            <w:r w:rsidRPr="0063185C">
              <w:rPr>
                <w:rFonts w:ascii="標楷體" w:eastAsia="標楷體" w:hAnsi="標楷體" w:hint="eastAsia"/>
              </w:rPr>
              <w:t>作業</w:t>
            </w:r>
          </w:p>
        </w:tc>
      </w:tr>
      <w:tr w:rsidR="00AF1161" w:rsidRPr="008F20B5" w14:paraId="11742D9A"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4A4A13B4" w14:textId="77777777" w:rsidR="00AF1161" w:rsidRPr="004A1C2C" w:rsidRDefault="00AF1161" w:rsidP="00C646B4">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E2AF85" w14:textId="663ADF81" w:rsidR="00AF1161" w:rsidRPr="004A1C2C" w:rsidRDefault="00AF1161" w:rsidP="00C646B4">
            <w:pPr>
              <w:autoSpaceDE w:val="0"/>
              <w:autoSpaceDN w:val="0"/>
              <w:adjustRightInd w:val="0"/>
              <w:spacing w:line="0" w:lineRule="atLeast"/>
              <w:rPr>
                <w:rFonts w:ascii="標楷體" w:eastAsia="標楷體" w:hAnsi="標楷體"/>
              </w:rPr>
            </w:pPr>
            <w:r>
              <w:rPr>
                <w:rFonts w:ascii="標楷體" w:eastAsia="標楷體" w:hAnsi="標楷體" w:hint="eastAsia"/>
              </w:rPr>
              <w:t>維護五類資產分類時</w:t>
            </w:r>
          </w:p>
        </w:tc>
      </w:tr>
      <w:tr w:rsidR="00AF1161" w:rsidRPr="008F20B5" w14:paraId="2356D1EC" w14:textId="77777777" w:rsidTr="00C646B4">
        <w:trPr>
          <w:trHeight w:val="773"/>
        </w:trPr>
        <w:tc>
          <w:tcPr>
            <w:tcW w:w="1548" w:type="dxa"/>
            <w:tcBorders>
              <w:top w:val="single" w:sz="8" w:space="0" w:color="000000"/>
              <w:bottom w:val="single" w:sz="8" w:space="0" w:color="000000"/>
              <w:right w:val="single" w:sz="8" w:space="0" w:color="000000"/>
            </w:tcBorders>
            <w:shd w:val="clear" w:color="auto" w:fill="F3F3F3"/>
          </w:tcPr>
          <w:p w14:paraId="31062DD6" w14:textId="77777777" w:rsidR="00AF1161" w:rsidRPr="004A1C2C" w:rsidRDefault="00AF1161" w:rsidP="00C646B4">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51929C2" w14:textId="2D445B66" w:rsidR="00AF1161" w:rsidRPr="004037BD" w:rsidRDefault="00AF1161" w:rsidP="00C646B4">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w:t>
            </w:r>
            <w:r w:rsidRPr="00BC48BD">
              <w:rPr>
                <w:rFonts w:ascii="標楷體" w:eastAsia="標楷體" w:hAnsi="標楷體" w:hint="eastAsia"/>
                <w:lang w:eastAsia="zh-HK"/>
              </w:rPr>
              <w:t>作業流程. 34號公報/IFRS9</w:t>
            </w:r>
            <w:r w:rsidRPr="00BC48BD">
              <w:rPr>
                <w:rFonts w:ascii="標楷體" w:eastAsia="標楷體" w:hAnsi="標楷體" w:hint="eastAsia"/>
              </w:rPr>
              <w:t>」</w:t>
            </w:r>
            <w:r w:rsidRPr="004037BD">
              <w:rPr>
                <w:rFonts w:ascii="標楷體" w:eastAsia="標楷體" w:hAnsi="標楷體" w:hint="eastAsia"/>
              </w:rPr>
              <w:t>流程</w:t>
            </w:r>
          </w:p>
          <w:p w14:paraId="2C005202" w14:textId="17463390" w:rsidR="00AF1161" w:rsidRPr="00A313C0" w:rsidRDefault="00AF1161" w:rsidP="00314846">
            <w:pPr>
              <w:ind w:left="269" w:hangingChars="112" w:hanging="269"/>
              <w:rPr>
                <w:rFonts w:ascii="標楷體" w:eastAsia="標楷體" w:hAnsi="標楷體"/>
              </w:rPr>
            </w:pPr>
            <w:r w:rsidRPr="00AF1161">
              <w:rPr>
                <w:rFonts w:ascii="標楷體" w:eastAsia="標楷體" w:hAnsi="標楷體" w:hint="eastAsia"/>
              </w:rPr>
              <w:t>2.</w:t>
            </w:r>
            <w:r>
              <w:rPr>
                <w:rFonts w:ascii="標楷體" w:eastAsia="標楷體" w:hAnsi="標楷體" w:hint="eastAsia"/>
              </w:rPr>
              <w:t>月報批次跑完後</w:t>
            </w:r>
            <w:r w:rsidR="00DE50EA">
              <w:rPr>
                <w:rFonts w:ascii="標楷體" w:eastAsia="標楷體" w:hAnsi="標楷體" w:hint="eastAsia"/>
              </w:rPr>
              <w:t>下載</w:t>
            </w:r>
            <w:r>
              <w:rPr>
                <w:rFonts w:ascii="標楷體" w:eastAsia="標楷體" w:hAnsi="標楷體" w:hint="eastAsia"/>
              </w:rPr>
              <w:t>L</w:t>
            </w:r>
            <w:r>
              <w:rPr>
                <w:rFonts w:ascii="標楷體" w:eastAsia="標楷體" w:hAnsi="標楷體"/>
              </w:rPr>
              <w:t>M051</w:t>
            </w:r>
            <w:r>
              <w:rPr>
                <w:rFonts w:ascii="標楷體" w:eastAsia="標楷體" w:hAnsi="標楷體" w:hint="eastAsia"/>
              </w:rPr>
              <w:t>報表</w:t>
            </w:r>
            <w:r w:rsidR="00DE50EA">
              <w:rPr>
                <w:rFonts w:ascii="標楷體" w:eastAsia="標楷體" w:hAnsi="標楷體" w:hint="eastAsia"/>
              </w:rPr>
              <w:t>核對</w:t>
            </w:r>
            <w:r w:rsidR="00314846">
              <w:rPr>
                <w:rFonts w:ascii="標楷體" w:eastAsia="標楷體" w:hAnsi="標楷體" w:hint="eastAsia"/>
              </w:rPr>
              <w:t>，若須調整</w:t>
            </w:r>
            <w:r>
              <w:rPr>
                <w:rFonts w:ascii="標楷體" w:eastAsia="標楷體" w:hAnsi="標楷體" w:hint="eastAsia"/>
              </w:rPr>
              <w:t>五類資產分類</w:t>
            </w:r>
            <w:r w:rsidR="00314846">
              <w:rPr>
                <w:rFonts w:ascii="標楷體" w:eastAsia="標楷體" w:hAnsi="標楷體" w:hint="eastAsia"/>
              </w:rPr>
              <w:t>資料，</w:t>
            </w:r>
            <w:r w:rsidR="009519DB">
              <w:rPr>
                <w:rFonts w:ascii="標楷體" w:eastAsia="標楷體" w:hAnsi="標楷體" w:hint="eastAsia"/>
              </w:rPr>
              <w:t>在連線環境</w:t>
            </w:r>
            <w:r>
              <w:rPr>
                <w:rFonts w:ascii="標楷體" w:eastAsia="標楷體" w:hAnsi="標楷體" w:hint="eastAsia"/>
              </w:rPr>
              <w:t>上傳檔案</w:t>
            </w:r>
            <w:r w:rsidRPr="00AF1161">
              <w:rPr>
                <w:rFonts w:ascii="標楷體" w:eastAsia="標楷體" w:hAnsi="標楷體" w:hint="eastAsia"/>
              </w:rPr>
              <w:t>維護</w:t>
            </w:r>
            <w:r w:rsidR="0034394D" w:rsidRPr="0034394D">
              <w:rPr>
                <w:rFonts w:ascii="標楷體" w:eastAsia="標楷體" w:hAnsi="標楷體" w:hint="eastAsia"/>
                <w:highlight w:val="yellow"/>
              </w:rPr>
              <w:t>月報環境</w:t>
            </w:r>
            <w:r w:rsidRPr="00AF1161">
              <w:rPr>
                <w:rFonts w:ascii="標楷體" w:eastAsia="標楷體" w:hAnsi="標楷體" w:hint="eastAsia"/>
              </w:rPr>
              <w:t>[資產五分類代號(</w:t>
            </w:r>
            <w:proofErr w:type="spellStart"/>
            <w:r w:rsidRPr="00AF1161">
              <w:rPr>
                <w:rFonts w:ascii="標楷體" w:eastAsia="標楷體" w:hAnsi="標楷體"/>
              </w:rPr>
              <w:t>MonthlyFacBal</w:t>
            </w:r>
            <w:r>
              <w:rPr>
                <w:rFonts w:ascii="標楷體" w:eastAsia="標楷體" w:hAnsi="標楷體" w:hint="eastAsia"/>
              </w:rPr>
              <w:t>.</w:t>
            </w:r>
            <w:r w:rsidRPr="00AF1161">
              <w:rPr>
                <w:rFonts w:ascii="標楷體" w:eastAsia="標楷體" w:hAnsi="標楷體"/>
              </w:rPr>
              <w:t>AssetClass</w:t>
            </w:r>
            <w:proofErr w:type="spellEnd"/>
            <w:r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Ifrs9FacData</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Ias34Ap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LoanIfrs9Ap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，並重新產製L</w:t>
            </w:r>
            <w:r w:rsidR="00314846">
              <w:rPr>
                <w:rFonts w:ascii="標楷體" w:eastAsia="標楷體" w:hAnsi="標楷體"/>
              </w:rPr>
              <w:t>M051</w:t>
            </w:r>
            <w:r w:rsidR="00314846">
              <w:rPr>
                <w:rFonts w:ascii="標楷體" w:eastAsia="標楷體" w:hAnsi="標楷體" w:hint="eastAsia"/>
              </w:rPr>
              <w:t>報表</w:t>
            </w:r>
            <w:r w:rsidR="009519DB">
              <w:rPr>
                <w:rFonts w:ascii="標楷體" w:eastAsia="標楷體" w:hAnsi="標楷體" w:hint="eastAsia"/>
              </w:rPr>
              <w:t>供下載</w:t>
            </w:r>
            <w:r w:rsidR="00BF652F">
              <w:rPr>
                <w:rFonts w:ascii="標楷體" w:eastAsia="標楷體" w:hAnsi="標楷體" w:hint="eastAsia"/>
              </w:rPr>
              <w:t>，切換到月報環境</w:t>
            </w:r>
            <w:r w:rsidR="009519DB">
              <w:rPr>
                <w:rFonts w:ascii="標楷體" w:eastAsia="標楷體" w:hAnsi="標楷體" w:hint="eastAsia"/>
              </w:rPr>
              <w:t>產製3</w:t>
            </w:r>
            <w:r w:rsidR="009519DB">
              <w:rPr>
                <w:rFonts w:ascii="標楷體" w:eastAsia="標楷體" w:hAnsi="標楷體"/>
              </w:rPr>
              <w:t>4</w:t>
            </w:r>
            <w:r w:rsidR="009519DB">
              <w:rPr>
                <w:rFonts w:ascii="標楷體" w:eastAsia="標楷體" w:hAnsi="標楷體" w:hint="eastAsia"/>
              </w:rPr>
              <w:t>號公報與I</w:t>
            </w:r>
            <w:r w:rsidR="009519DB">
              <w:rPr>
                <w:rFonts w:ascii="標楷體" w:eastAsia="標楷體" w:hAnsi="標楷體"/>
              </w:rPr>
              <w:t>FRS9</w:t>
            </w:r>
            <w:r w:rsidR="00BF652F">
              <w:rPr>
                <w:rFonts w:ascii="標楷體" w:eastAsia="標楷體" w:hAnsi="標楷體" w:hint="eastAsia"/>
              </w:rPr>
              <w:t>媒體檔</w:t>
            </w:r>
          </w:p>
        </w:tc>
      </w:tr>
      <w:tr w:rsidR="00AF1161" w:rsidRPr="008F20B5" w14:paraId="41681380" w14:textId="77777777" w:rsidTr="00C646B4">
        <w:trPr>
          <w:trHeight w:val="321"/>
        </w:trPr>
        <w:tc>
          <w:tcPr>
            <w:tcW w:w="1548" w:type="dxa"/>
            <w:tcBorders>
              <w:top w:val="single" w:sz="8" w:space="0" w:color="000000"/>
              <w:bottom w:val="single" w:sz="8" w:space="0" w:color="000000"/>
              <w:right w:val="single" w:sz="8" w:space="0" w:color="000000"/>
            </w:tcBorders>
            <w:shd w:val="clear" w:color="auto" w:fill="F3F3F3"/>
          </w:tcPr>
          <w:p w14:paraId="54C0113E" w14:textId="77777777" w:rsidR="00AF1161" w:rsidRPr="004A1C2C" w:rsidRDefault="00AF1161" w:rsidP="00C646B4">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7624E70" w14:textId="77777777" w:rsidR="00AF1161" w:rsidRPr="004A1C2C" w:rsidRDefault="00AF1161" w:rsidP="00C646B4">
            <w:pPr>
              <w:rPr>
                <w:rFonts w:ascii="標楷體" w:eastAsia="標楷體" w:hAnsi="標楷體"/>
              </w:rPr>
            </w:pPr>
          </w:p>
        </w:tc>
      </w:tr>
      <w:tr w:rsidR="00AF1161" w:rsidRPr="008F20B5" w14:paraId="25F4573C" w14:textId="77777777" w:rsidTr="00C646B4">
        <w:trPr>
          <w:trHeight w:val="1311"/>
        </w:trPr>
        <w:tc>
          <w:tcPr>
            <w:tcW w:w="1548" w:type="dxa"/>
            <w:tcBorders>
              <w:top w:val="single" w:sz="8" w:space="0" w:color="000000"/>
              <w:bottom w:val="single" w:sz="8" w:space="0" w:color="000000"/>
              <w:right w:val="single" w:sz="8" w:space="0" w:color="000000"/>
            </w:tcBorders>
            <w:shd w:val="clear" w:color="auto" w:fill="F3F3F3"/>
          </w:tcPr>
          <w:p w14:paraId="50C0F628" w14:textId="77777777" w:rsidR="00AF1161" w:rsidRPr="004A1C2C" w:rsidRDefault="00AF1161" w:rsidP="00C646B4">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15B04283" w14:textId="77777777" w:rsidR="00AF1161" w:rsidRPr="004A1C2C" w:rsidRDefault="00AF1161" w:rsidP="00C646B4">
            <w:pPr>
              <w:rPr>
                <w:rFonts w:ascii="標楷體" w:eastAsia="標楷體" w:hAnsi="標楷體"/>
              </w:rPr>
            </w:pPr>
          </w:p>
        </w:tc>
      </w:tr>
      <w:tr w:rsidR="00AF1161" w:rsidRPr="008F20B5" w14:paraId="50393508"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29C362C1" w14:textId="77777777" w:rsidR="00AF1161" w:rsidRPr="004A1C2C" w:rsidRDefault="00AF1161" w:rsidP="00C646B4">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7B0444E" w14:textId="77777777" w:rsidR="00AF1161" w:rsidRPr="004A1C2C" w:rsidRDefault="00AF1161" w:rsidP="00C646B4">
            <w:pPr>
              <w:rPr>
                <w:rFonts w:ascii="標楷體" w:eastAsia="標楷體" w:hAnsi="標楷體"/>
              </w:rPr>
            </w:pPr>
          </w:p>
        </w:tc>
      </w:tr>
      <w:tr w:rsidR="00AF1161" w:rsidRPr="008F20B5" w14:paraId="128D896C" w14:textId="77777777" w:rsidTr="00C646B4">
        <w:trPr>
          <w:trHeight w:val="358"/>
        </w:trPr>
        <w:tc>
          <w:tcPr>
            <w:tcW w:w="1548" w:type="dxa"/>
            <w:tcBorders>
              <w:top w:val="single" w:sz="8" w:space="0" w:color="000000"/>
              <w:bottom w:val="single" w:sz="8" w:space="0" w:color="000000"/>
              <w:right w:val="single" w:sz="8" w:space="0" w:color="000000"/>
            </w:tcBorders>
            <w:shd w:val="clear" w:color="auto" w:fill="F3F3F3"/>
          </w:tcPr>
          <w:p w14:paraId="3DB465CC" w14:textId="77777777" w:rsidR="00AF1161" w:rsidRPr="004A1C2C" w:rsidRDefault="00AF1161" w:rsidP="00C646B4">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89761BD" w14:textId="77777777" w:rsidR="00AF1161" w:rsidRPr="001D3B0E" w:rsidRDefault="00AF1161" w:rsidP="00314846">
            <w:pPr>
              <w:ind w:left="269" w:hangingChars="112" w:hanging="269"/>
              <w:rPr>
                <w:rFonts w:ascii="標楷體" w:eastAsia="標楷體" w:hAnsi="標楷體"/>
              </w:rPr>
            </w:pPr>
          </w:p>
        </w:tc>
      </w:tr>
      <w:tr w:rsidR="00AF1161" w:rsidRPr="008F20B5" w14:paraId="1ED9C17B"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5ADDAE14" w14:textId="77777777" w:rsidR="00AF1161" w:rsidRPr="004A1C2C" w:rsidRDefault="00AF1161" w:rsidP="00C646B4">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056C17CD" w14:textId="77777777" w:rsidR="00AF1161" w:rsidRPr="004A1C2C" w:rsidRDefault="00AF1161" w:rsidP="00C646B4">
            <w:pPr>
              <w:rPr>
                <w:rFonts w:ascii="標楷體" w:eastAsia="標楷體" w:hAnsi="標楷體"/>
              </w:rPr>
            </w:pPr>
          </w:p>
        </w:tc>
      </w:tr>
    </w:tbl>
    <w:p w14:paraId="22E05364" w14:textId="77777777" w:rsidR="00AF1161" w:rsidRPr="0068704E" w:rsidRDefault="00AF1161" w:rsidP="00AF1161">
      <w:pPr>
        <w:ind w:left="1440"/>
      </w:pPr>
    </w:p>
    <w:p w14:paraId="12EBF6A7" w14:textId="77777777" w:rsidR="00AF1161" w:rsidRPr="00AB764C" w:rsidRDefault="00AF1161" w:rsidP="00AF1161">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AF1161" w:rsidRPr="0022279A" w14:paraId="08112635" w14:textId="77777777" w:rsidTr="00C646B4">
        <w:tc>
          <w:tcPr>
            <w:tcW w:w="851" w:type="dxa"/>
            <w:shd w:val="clear" w:color="auto" w:fill="D9D9D9" w:themeFill="background1" w:themeFillShade="D9"/>
          </w:tcPr>
          <w:p w14:paraId="0162178C"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B2E1626"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1483CD"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說明</w:t>
            </w:r>
          </w:p>
        </w:tc>
      </w:tr>
      <w:tr w:rsidR="00AF1161" w:rsidRPr="0022279A" w14:paraId="5CE34F3C" w14:textId="77777777" w:rsidTr="00C646B4">
        <w:tc>
          <w:tcPr>
            <w:tcW w:w="851" w:type="dxa"/>
          </w:tcPr>
          <w:p w14:paraId="14F3691B"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rPr>
              <w:t>1</w:t>
            </w:r>
          </w:p>
        </w:tc>
        <w:tc>
          <w:tcPr>
            <w:tcW w:w="3118" w:type="dxa"/>
          </w:tcPr>
          <w:p w14:paraId="5913E239" w14:textId="66EE7812" w:rsidR="00AF1161" w:rsidRPr="0022279A" w:rsidRDefault="00AF1161" w:rsidP="00C646B4">
            <w:pPr>
              <w:rPr>
                <w:rFonts w:ascii="標楷體" w:eastAsia="標楷體" w:hAnsi="標楷體"/>
              </w:rPr>
            </w:pPr>
            <w:proofErr w:type="spellStart"/>
            <w:r w:rsidRPr="00AF1161">
              <w:rPr>
                <w:rFonts w:ascii="標楷體" w:eastAsia="標楷體" w:hAnsi="標楷體"/>
              </w:rPr>
              <w:t>MonthlyFacBal</w:t>
            </w:r>
            <w:proofErr w:type="spellEnd"/>
          </w:p>
        </w:tc>
        <w:tc>
          <w:tcPr>
            <w:tcW w:w="4110" w:type="dxa"/>
          </w:tcPr>
          <w:p w14:paraId="6ADA89BF" w14:textId="4314B0FB" w:rsidR="00AF1161" w:rsidRPr="0022279A" w:rsidRDefault="005D421A" w:rsidP="00C646B4">
            <w:pPr>
              <w:rPr>
                <w:rFonts w:ascii="標楷體" w:eastAsia="標楷體" w:hAnsi="標楷體"/>
              </w:rPr>
            </w:pPr>
            <w:r w:rsidRPr="005D421A">
              <w:rPr>
                <w:rFonts w:ascii="標楷體" w:eastAsia="標楷體" w:hAnsi="標楷體" w:hint="eastAsia"/>
              </w:rPr>
              <w:t>額度月報工作檔</w:t>
            </w:r>
          </w:p>
        </w:tc>
      </w:tr>
      <w:tr w:rsidR="00314846" w:rsidRPr="0022279A" w14:paraId="158EA7AD" w14:textId="77777777" w:rsidTr="00C646B4">
        <w:tc>
          <w:tcPr>
            <w:tcW w:w="851" w:type="dxa"/>
          </w:tcPr>
          <w:p w14:paraId="08C4D377" w14:textId="289504CF" w:rsidR="00314846" w:rsidRPr="0022279A" w:rsidRDefault="00314846" w:rsidP="00C646B4">
            <w:pPr>
              <w:jc w:val="center"/>
              <w:rPr>
                <w:rFonts w:ascii="標楷體" w:eastAsia="標楷體" w:hAnsi="標楷體"/>
              </w:rPr>
            </w:pPr>
            <w:r>
              <w:rPr>
                <w:rFonts w:ascii="標楷體" w:eastAsia="標楷體" w:hAnsi="標楷體" w:hint="eastAsia"/>
              </w:rPr>
              <w:t>2</w:t>
            </w:r>
          </w:p>
        </w:tc>
        <w:tc>
          <w:tcPr>
            <w:tcW w:w="3118" w:type="dxa"/>
          </w:tcPr>
          <w:p w14:paraId="01F12705" w14:textId="0CE1E542" w:rsidR="00314846" w:rsidRPr="00AF1161" w:rsidRDefault="00314846" w:rsidP="00C646B4">
            <w:pPr>
              <w:rPr>
                <w:rFonts w:ascii="標楷體" w:eastAsia="標楷體" w:hAnsi="標楷體"/>
              </w:rPr>
            </w:pPr>
            <w:r w:rsidRPr="00314846">
              <w:rPr>
                <w:rFonts w:ascii="標楷體" w:eastAsia="標楷體" w:hAnsi="標楷體"/>
              </w:rPr>
              <w:t>Ifrs9FacData</w:t>
            </w:r>
          </w:p>
        </w:tc>
        <w:tc>
          <w:tcPr>
            <w:tcW w:w="4110" w:type="dxa"/>
          </w:tcPr>
          <w:p w14:paraId="1B72936E" w14:textId="2A6E4CEF" w:rsidR="00314846" w:rsidRPr="005D421A" w:rsidRDefault="00DE50EA" w:rsidP="00C646B4">
            <w:pPr>
              <w:rPr>
                <w:rFonts w:ascii="標楷體" w:eastAsia="標楷體" w:hAnsi="標楷體"/>
              </w:rPr>
            </w:pPr>
            <w:r w:rsidRPr="00DE50EA">
              <w:rPr>
                <w:rFonts w:ascii="標楷體" w:eastAsia="標楷體" w:hAnsi="標楷體" w:hint="eastAsia"/>
              </w:rPr>
              <w:t>IFRS9額度資料檔</w:t>
            </w:r>
          </w:p>
        </w:tc>
      </w:tr>
      <w:tr w:rsidR="00314846" w:rsidRPr="0022279A" w14:paraId="0054512B" w14:textId="77777777" w:rsidTr="00C646B4">
        <w:tc>
          <w:tcPr>
            <w:tcW w:w="851" w:type="dxa"/>
          </w:tcPr>
          <w:p w14:paraId="1DF0E7C3" w14:textId="7953277D" w:rsidR="00314846" w:rsidRPr="0022279A" w:rsidRDefault="00314846" w:rsidP="00C646B4">
            <w:pPr>
              <w:jc w:val="center"/>
              <w:rPr>
                <w:rFonts w:ascii="標楷體" w:eastAsia="標楷體" w:hAnsi="標楷體"/>
              </w:rPr>
            </w:pPr>
            <w:r>
              <w:rPr>
                <w:rFonts w:ascii="標楷體" w:eastAsia="標楷體" w:hAnsi="標楷體" w:hint="eastAsia"/>
              </w:rPr>
              <w:t>3</w:t>
            </w:r>
          </w:p>
        </w:tc>
        <w:tc>
          <w:tcPr>
            <w:tcW w:w="3118" w:type="dxa"/>
          </w:tcPr>
          <w:p w14:paraId="3DF7E1CE" w14:textId="37E9FE80" w:rsidR="00314846" w:rsidRPr="00AF1161" w:rsidRDefault="00314846" w:rsidP="00C646B4">
            <w:pPr>
              <w:rPr>
                <w:rFonts w:ascii="標楷體" w:eastAsia="標楷體" w:hAnsi="標楷體"/>
              </w:rPr>
            </w:pPr>
            <w:r w:rsidRPr="00314846">
              <w:rPr>
                <w:rFonts w:ascii="標楷體" w:eastAsia="標楷體" w:hAnsi="標楷體"/>
              </w:rPr>
              <w:t>as34Ap</w:t>
            </w:r>
          </w:p>
        </w:tc>
        <w:tc>
          <w:tcPr>
            <w:tcW w:w="4110" w:type="dxa"/>
          </w:tcPr>
          <w:p w14:paraId="699E7DFD" w14:textId="5458141A" w:rsidR="00314846" w:rsidRPr="005D421A" w:rsidRDefault="00DE50EA" w:rsidP="00C646B4">
            <w:pPr>
              <w:rPr>
                <w:rFonts w:ascii="標楷體" w:eastAsia="標楷體" w:hAnsi="標楷體"/>
              </w:rPr>
            </w:pPr>
            <w:r w:rsidRPr="00DE50EA">
              <w:rPr>
                <w:rFonts w:ascii="標楷體" w:eastAsia="標楷體" w:hAnsi="標楷體" w:hint="eastAsia"/>
              </w:rPr>
              <w:t>IAS34欄位清單A檔</w:t>
            </w:r>
          </w:p>
        </w:tc>
      </w:tr>
      <w:tr w:rsidR="00314846" w:rsidRPr="0022279A" w14:paraId="1A272F77" w14:textId="77777777" w:rsidTr="00C646B4">
        <w:tc>
          <w:tcPr>
            <w:tcW w:w="851" w:type="dxa"/>
          </w:tcPr>
          <w:p w14:paraId="7DACCCCE" w14:textId="0AB607C6" w:rsidR="00314846" w:rsidRPr="0022279A" w:rsidRDefault="00314846" w:rsidP="00C646B4">
            <w:pPr>
              <w:jc w:val="center"/>
              <w:rPr>
                <w:rFonts w:ascii="標楷體" w:eastAsia="標楷體" w:hAnsi="標楷體"/>
              </w:rPr>
            </w:pPr>
            <w:r>
              <w:rPr>
                <w:rFonts w:ascii="標楷體" w:eastAsia="標楷體" w:hAnsi="標楷體" w:hint="eastAsia"/>
              </w:rPr>
              <w:t>4</w:t>
            </w:r>
          </w:p>
        </w:tc>
        <w:tc>
          <w:tcPr>
            <w:tcW w:w="3118" w:type="dxa"/>
          </w:tcPr>
          <w:p w14:paraId="6939EC0D" w14:textId="72DE3C0F" w:rsidR="00314846" w:rsidRPr="00AF1161" w:rsidRDefault="00314846" w:rsidP="00C646B4">
            <w:pPr>
              <w:rPr>
                <w:rFonts w:ascii="標楷體" w:eastAsia="標楷體" w:hAnsi="標楷體"/>
              </w:rPr>
            </w:pPr>
            <w:r w:rsidRPr="00314846">
              <w:rPr>
                <w:rFonts w:ascii="標楷體" w:eastAsia="標楷體" w:hAnsi="標楷體"/>
              </w:rPr>
              <w:t>LoanIfrs9Ap</w:t>
            </w:r>
          </w:p>
        </w:tc>
        <w:tc>
          <w:tcPr>
            <w:tcW w:w="4110" w:type="dxa"/>
          </w:tcPr>
          <w:p w14:paraId="6E219A3E" w14:textId="6B3E078B" w:rsidR="00314846" w:rsidRPr="005D421A" w:rsidRDefault="00DE50EA" w:rsidP="00C646B4">
            <w:pPr>
              <w:rPr>
                <w:rFonts w:ascii="標楷體" w:eastAsia="標楷體" w:hAnsi="標楷體"/>
              </w:rPr>
            </w:pPr>
            <w:r w:rsidRPr="00DE50EA">
              <w:rPr>
                <w:rFonts w:ascii="標楷體" w:eastAsia="標楷體" w:hAnsi="標楷體" w:hint="eastAsia"/>
              </w:rPr>
              <w:t>IFRS9欄位清單1</w:t>
            </w:r>
          </w:p>
        </w:tc>
      </w:tr>
    </w:tbl>
    <w:p w14:paraId="17638B8A" w14:textId="77777777" w:rsidR="00AF1161" w:rsidRDefault="00AF1161" w:rsidP="00AF1161">
      <w:pPr>
        <w:ind w:left="1440"/>
      </w:pPr>
    </w:p>
    <w:p w14:paraId="60ECDF55" w14:textId="77777777" w:rsidR="00AF1161" w:rsidRPr="00723606" w:rsidRDefault="00AF1161" w:rsidP="00AF1161">
      <w:pPr>
        <w:pStyle w:val="a"/>
        <w:tabs>
          <w:tab w:val="clear" w:pos="1559"/>
        </w:tabs>
        <w:spacing w:before="0"/>
        <w:ind w:left="1614" w:hanging="480"/>
      </w:pPr>
      <w:r w:rsidRPr="00723606">
        <w:t>UI</w:t>
      </w:r>
      <w:r w:rsidRPr="00723606">
        <w:rPr>
          <w:rFonts w:hint="eastAsia"/>
        </w:rPr>
        <w:t>畫面</w:t>
      </w:r>
    </w:p>
    <w:p w14:paraId="7A40B48A" w14:textId="5810AA9A" w:rsidR="00AF1161" w:rsidRDefault="005D421A" w:rsidP="00AF1161">
      <w:r w:rsidRPr="005D421A">
        <w:rPr>
          <w:noProof/>
        </w:rPr>
        <w:drawing>
          <wp:inline distT="0" distB="0" distL="0" distR="0" wp14:anchorId="1D131ED2" wp14:editId="6EC3C99F">
            <wp:extent cx="6479540" cy="19240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1924050"/>
                    </a:xfrm>
                    <a:prstGeom prst="rect">
                      <a:avLst/>
                    </a:prstGeom>
                  </pic:spPr>
                </pic:pic>
              </a:graphicData>
            </a:graphic>
          </wp:inline>
        </w:drawing>
      </w:r>
    </w:p>
    <w:p w14:paraId="1F5B0B38" w14:textId="77777777" w:rsidR="00AF1161" w:rsidRDefault="00AF1161" w:rsidP="00AF1161">
      <w:pPr>
        <w:ind w:left="1440"/>
      </w:pPr>
    </w:p>
    <w:p w14:paraId="02CA2B34" w14:textId="77777777" w:rsidR="00AF1161" w:rsidRDefault="00AF1161" w:rsidP="00AF1161">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AF1161" w:rsidRPr="00F5236F" w14:paraId="3816BACF" w14:textId="77777777" w:rsidTr="00C646B4">
        <w:tc>
          <w:tcPr>
            <w:tcW w:w="848" w:type="dxa"/>
            <w:shd w:val="clear" w:color="auto" w:fill="D9D9D9" w:themeFill="background1" w:themeFillShade="D9"/>
          </w:tcPr>
          <w:p w14:paraId="20E824C9" w14:textId="77777777" w:rsidR="00AF1161" w:rsidRPr="00F5236F" w:rsidRDefault="00AF1161" w:rsidP="00C646B4">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4D80406"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E1F0BDB"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功能說明</w:t>
            </w:r>
          </w:p>
        </w:tc>
      </w:tr>
      <w:tr w:rsidR="00AF1161" w:rsidRPr="00F5236F" w14:paraId="0AB66600" w14:textId="77777777" w:rsidTr="00C646B4">
        <w:tc>
          <w:tcPr>
            <w:tcW w:w="848" w:type="dxa"/>
          </w:tcPr>
          <w:p w14:paraId="5B09608D" w14:textId="77777777" w:rsidR="00AF1161" w:rsidRPr="00744DD4" w:rsidRDefault="00AF1161" w:rsidP="00C646B4">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1C9FAC2" w14:textId="77777777" w:rsidR="00AF1161" w:rsidRPr="00744DD4" w:rsidRDefault="00AF1161" w:rsidP="00C646B4">
            <w:pPr>
              <w:rPr>
                <w:rFonts w:ascii="標楷體" w:eastAsia="標楷體" w:hAnsi="標楷體"/>
                <w:lang w:eastAsia="zh-HK"/>
              </w:rPr>
            </w:pPr>
            <w:r>
              <w:rPr>
                <w:rFonts w:ascii="標楷體" w:eastAsia="標楷體" w:hAnsi="標楷體" w:hint="eastAsia"/>
                <w:lang w:eastAsia="zh-HK"/>
              </w:rPr>
              <w:t>執行</w:t>
            </w:r>
          </w:p>
        </w:tc>
        <w:tc>
          <w:tcPr>
            <w:tcW w:w="7246" w:type="dxa"/>
          </w:tcPr>
          <w:p w14:paraId="0CA5AFC8" w14:textId="77777777" w:rsidR="00AF1161" w:rsidRDefault="00AF1161" w:rsidP="00C646B4">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4B555430" w14:textId="77777777" w:rsidR="00AF1161"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38B88AF" w14:textId="36C1AFF7" w:rsidR="00AF1161" w:rsidRDefault="00AF1161" w:rsidP="00C646B4">
            <w:pPr>
              <w:ind w:left="269" w:hangingChars="112" w:hanging="269"/>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w:t>
            </w:r>
            <w:r w:rsidR="005D421A">
              <w:rPr>
                <w:rFonts w:ascii="標楷體" w:eastAsia="標楷體" w:hAnsi="標楷體"/>
              </w:rPr>
              <w:t>5</w:t>
            </w:r>
            <w:r>
              <w:rPr>
                <w:rFonts w:ascii="標楷體" w:eastAsia="標楷體" w:hAnsi="標楷體" w:hint="eastAsia"/>
              </w:rPr>
              <w:t>(檔名))</w:t>
            </w:r>
            <w:r w:rsidRPr="00F07699">
              <w:rPr>
                <w:rFonts w:ascii="標楷體" w:eastAsia="標楷體" w:hAnsi="標楷體" w:hint="eastAsia"/>
              </w:rPr>
              <w:t>"</w:t>
            </w:r>
          </w:p>
          <w:p w14:paraId="3B0773D9" w14:textId="77777777" w:rsidR="00AF1161" w:rsidRPr="00161815" w:rsidRDefault="00AF1161" w:rsidP="00C646B4">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6BA3EB6F" w14:textId="34C33164" w:rsidR="00C646B4"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F4AA245" w14:textId="0C175E66" w:rsidR="00C646B4" w:rsidRDefault="00C646B4" w:rsidP="00C646B4">
            <w:pPr>
              <w:snapToGrid w:val="0"/>
              <w:ind w:left="238" w:hangingChars="99" w:hanging="238"/>
              <w:rPr>
                <w:rFonts w:ascii="標楷體" w:eastAsia="標楷體" w:hAnsi="標楷體"/>
                <w:shd w:val="pct15" w:color="auto" w:fill="FFFFFF"/>
              </w:rPr>
            </w:pPr>
            <w:r>
              <w:rPr>
                <w:rFonts w:ascii="標楷體" w:eastAsia="標楷體" w:hAnsi="標楷體" w:hint="eastAsia"/>
              </w:rPr>
              <w:t>4</w:t>
            </w:r>
            <w:r>
              <w:rPr>
                <w:rFonts w:ascii="標楷體" w:eastAsia="標楷體" w:hAnsi="標楷體"/>
                <w:lang w:eastAsia="zh-HK"/>
              </w:rPr>
              <w:t>.</w:t>
            </w:r>
            <w:r w:rsidRPr="00C646B4">
              <w:rPr>
                <w:rFonts w:ascii="標楷體" w:eastAsia="標楷體" w:hAnsi="標楷體" w:hint="eastAsia"/>
              </w:rPr>
              <w:t>允許上傳的檔案包含CVS、XLSX、XLS副檔名格式，檔案資料以 ","</w:t>
            </w:r>
            <w:r w:rsidRPr="00C646B4">
              <w:rPr>
                <w:rFonts w:ascii="標楷體" w:eastAsia="標楷體" w:hAnsi="標楷體"/>
              </w:rPr>
              <w:t xml:space="preserve"> </w:t>
            </w:r>
            <w:r w:rsidRPr="00C646B4">
              <w:rPr>
                <w:rFonts w:ascii="標楷體" w:eastAsia="標楷體" w:hAnsi="標楷體" w:hint="eastAsia"/>
              </w:rPr>
              <w:t>區分出各欄位，維護[資產五分類代號(</w:t>
            </w:r>
            <w:proofErr w:type="spellStart"/>
            <w:r w:rsidRPr="00C646B4">
              <w:rPr>
                <w:rFonts w:ascii="標楷體" w:eastAsia="標楷體" w:hAnsi="標楷體"/>
              </w:rPr>
              <w:t>MonthlyFacBal</w:t>
            </w:r>
            <w:r w:rsidRPr="00C646B4">
              <w:rPr>
                <w:rFonts w:ascii="標楷體" w:eastAsia="標楷體" w:hAnsi="標楷體" w:hint="eastAsia"/>
              </w:rPr>
              <w:t>.</w:t>
            </w:r>
            <w:r w:rsidRPr="00C646B4">
              <w:rPr>
                <w:rFonts w:ascii="標楷體" w:eastAsia="標楷體" w:hAnsi="標楷體"/>
              </w:rPr>
              <w:t>AssetClass</w:t>
            </w:r>
            <w:proofErr w:type="spellEnd"/>
            <w:r w:rsidRPr="00C646B4">
              <w:rPr>
                <w:rFonts w:ascii="標楷體" w:eastAsia="標楷體" w:hAnsi="標楷體" w:hint="eastAsia"/>
              </w:rPr>
              <w:t>)]、[資產五分類代號(</w:t>
            </w:r>
            <w:r w:rsidRPr="00C646B4">
              <w:rPr>
                <w:rFonts w:ascii="標楷體" w:eastAsia="標楷體" w:hAnsi="標楷體"/>
              </w:rPr>
              <w:t>Ifrs9FacData</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Ias34Ap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LoanIfrs9Ap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)]，記錄成功失敗筆數並重新產製L</w:t>
            </w:r>
            <w:r w:rsidRPr="00C646B4">
              <w:rPr>
                <w:rFonts w:ascii="標楷體" w:eastAsia="標楷體" w:hAnsi="標楷體"/>
              </w:rPr>
              <w:t>M051</w:t>
            </w:r>
            <w:r w:rsidRPr="00C646B4">
              <w:rPr>
                <w:rFonts w:ascii="標楷體" w:eastAsia="標楷體" w:hAnsi="標楷體" w:hint="eastAsia"/>
              </w:rPr>
              <w:t>報表</w:t>
            </w:r>
          </w:p>
          <w:p w14:paraId="3D9EA896" w14:textId="1D893F3E" w:rsidR="00AF1161" w:rsidRPr="00C646B4" w:rsidRDefault="00C646B4" w:rsidP="00C646B4">
            <w:pPr>
              <w:snapToGrid w:val="0"/>
              <w:ind w:left="238" w:hangingChars="99" w:hanging="238"/>
              <w:rPr>
                <w:rFonts w:ascii="標楷體" w:eastAsia="標楷體" w:hAnsi="標楷體"/>
                <w:lang w:eastAsia="zh-HK"/>
              </w:rPr>
            </w:pPr>
            <w:r>
              <w:rPr>
                <w:rFonts w:ascii="標楷體" w:eastAsia="標楷體" w:hAnsi="標楷體" w:hint="eastAsia"/>
              </w:rPr>
              <w:t>5</w:t>
            </w:r>
            <w:r>
              <w:rPr>
                <w:rFonts w:ascii="標楷體" w:eastAsia="標楷體" w:hAnsi="標楷體"/>
                <w:lang w:eastAsia="zh-HK"/>
              </w:rPr>
              <w:t>.</w:t>
            </w:r>
            <w:r w:rsidRPr="00C646B4">
              <w:rPr>
                <w:rFonts w:ascii="標楷體" w:eastAsia="標楷體" w:hAnsi="標楷體" w:hint="eastAsia"/>
              </w:rPr>
              <w:t>交易完成後切換到月報環境，執行L</w:t>
            </w:r>
            <w:r w:rsidRPr="00C646B4">
              <w:rPr>
                <w:rFonts w:ascii="標楷體" w:eastAsia="標楷體" w:hAnsi="標楷體"/>
              </w:rPr>
              <w:t>7901</w:t>
            </w:r>
            <w:r w:rsidRPr="00C646B4">
              <w:rPr>
                <w:rFonts w:ascii="標楷體" w:eastAsia="標楷體" w:hAnsi="標楷體" w:hint="eastAsia"/>
              </w:rPr>
              <w:t>與L7902產製媒體檔</w:t>
            </w:r>
            <w:r>
              <w:rPr>
                <w:rFonts w:ascii="標楷體" w:eastAsia="標楷體" w:hAnsi="標楷體" w:hint="eastAsia"/>
              </w:rPr>
              <w:t xml:space="preserve"> </w:t>
            </w:r>
          </w:p>
        </w:tc>
      </w:tr>
      <w:tr w:rsidR="00AF1161" w:rsidRPr="00F5236F" w14:paraId="428869C5" w14:textId="77777777" w:rsidTr="00C646B4">
        <w:tc>
          <w:tcPr>
            <w:tcW w:w="848" w:type="dxa"/>
          </w:tcPr>
          <w:p w14:paraId="1273C9DF"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2</w:t>
            </w:r>
          </w:p>
        </w:tc>
        <w:tc>
          <w:tcPr>
            <w:tcW w:w="2112" w:type="dxa"/>
          </w:tcPr>
          <w:p w14:paraId="7F142881"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4362DB6B"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AF1161" w:rsidRPr="00F5236F" w14:paraId="3AA0312C" w14:textId="77777777" w:rsidTr="00C646B4">
        <w:tc>
          <w:tcPr>
            <w:tcW w:w="848" w:type="dxa"/>
          </w:tcPr>
          <w:p w14:paraId="064E7280"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3</w:t>
            </w:r>
          </w:p>
        </w:tc>
        <w:tc>
          <w:tcPr>
            <w:tcW w:w="2112" w:type="dxa"/>
          </w:tcPr>
          <w:p w14:paraId="0A8B5A5E"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F166EAA"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E8B2E6A" w14:textId="77777777" w:rsidR="00AF1161" w:rsidRDefault="00AF1161" w:rsidP="00AF1161">
      <w:pPr>
        <w:ind w:left="1440"/>
      </w:pPr>
    </w:p>
    <w:p w14:paraId="2C8072A6" w14:textId="77777777" w:rsidR="00AF1161" w:rsidRPr="00583AF3" w:rsidRDefault="00AF1161" w:rsidP="00AF1161">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AF1161" w:rsidRPr="00362205" w14:paraId="57563906" w14:textId="77777777" w:rsidTr="00C646B4">
        <w:trPr>
          <w:trHeight w:val="388"/>
          <w:jc w:val="center"/>
        </w:trPr>
        <w:tc>
          <w:tcPr>
            <w:tcW w:w="554" w:type="dxa"/>
            <w:vMerge w:val="restart"/>
            <w:shd w:val="clear" w:color="auto" w:fill="D9D9D9" w:themeFill="background1" w:themeFillShade="D9"/>
          </w:tcPr>
          <w:p w14:paraId="56BB117C"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619AB150" w14:textId="77777777" w:rsidR="00AF1161" w:rsidRPr="00362205" w:rsidRDefault="00AF1161" w:rsidP="00C646B4">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06914027" w14:textId="77777777" w:rsidR="00AF1161" w:rsidRPr="00362205" w:rsidRDefault="00AF1161" w:rsidP="00C646B4">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0D56D5D6"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68C9B958" w14:textId="77777777" w:rsidTr="00C646B4">
        <w:trPr>
          <w:trHeight w:val="244"/>
          <w:jc w:val="center"/>
        </w:trPr>
        <w:tc>
          <w:tcPr>
            <w:tcW w:w="554" w:type="dxa"/>
            <w:vMerge/>
            <w:shd w:val="clear" w:color="auto" w:fill="D9D9D9" w:themeFill="background1" w:themeFillShade="D9"/>
          </w:tcPr>
          <w:p w14:paraId="21D6838F" w14:textId="77777777" w:rsidR="00AF1161" w:rsidRPr="00362205" w:rsidRDefault="00AF1161" w:rsidP="00C646B4">
            <w:pPr>
              <w:rPr>
                <w:rFonts w:ascii="標楷體" w:eastAsia="標楷體" w:hAnsi="標楷體"/>
              </w:rPr>
            </w:pPr>
          </w:p>
        </w:tc>
        <w:tc>
          <w:tcPr>
            <w:tcW w:w="1428" w:type="dxa"/>
            <w:vMerge/>
            <w:shd w:val="clear" w:color="auto" w:fill="D9D9D9" w:themeFill="background1" w:themeFillShade="D9"/>
          </w:tcPr>
          <w:p w14:paraId="3D81B966" w14:textId="77777777" w:rsidR="00AF1161" w:rsidRPr="00362205" w:rsidRDefault="00AF1161" w:rsidP="00C646B4">
            <w:pPr>
              <w:rPr>
                <w:rFonts w:ascii="標楷體" w:eastAsia="標楷體" w:hAnsi="標楷體"/>
              </w:rPr>
            </w:pPr>
          </w:p>
        </w:tc>
        <w:tc>
          <w:tcPr>
            <w:tcW w:w="1296" w:type="dxa"/>
            <w:shd w:val="clear" w:color="auto" w:fill="D9D9D9" w:themeFill="background1" w:themeFillShade="D9"/>
          </w:tcPr>
          <w:p w14:paraId="34B25D97" w14:textId="77777777" w:rsidR="00AF1161" w:rsidRPr="00362205" w:rsidRDefault="00AF1161" w:rsidP="00C646B4">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9BD3409" w14:textId="77777777" w:rsidR="00AF1161" w:rsidRPr="00362205" w:rsidRDefault="00AF1161" w:rsidP="00C646B4">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2A82105E" w14:textId="77777777" w:rsidR="00AF1161" w:rsidRPr="00362205" w:rsidRDefault="00AF1161" w:rsidP="00C646B4">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5ABAAA7B" w14:textId="77777777" w:rsidR="00AF1161" w:rsidRPr="00362205" w:rsidRDefault="00AF1161" w:rsidP="00C646B4">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462B23B3" w14:textId="77777777" w:rsidR="00AF1161" w:rsidRPr="00362205" w:rsidRDefault="00AF1161" w:rsidP="00C646B4">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00055CE7" w14:textId="77777777" w:rsidR="00AF1161" w:rsidRPr="00362205" w:rsidRDefault="00AF1161" w:rsidP="00C646B4">
            <w:pPr>
              <w:rPr>
                <w:rFonts w:ascii="標楷體" w:eastAsia="標楷體" w:hAnsi="標楷體"/>
              </w:rPr>
            </w:pPr>
          </w:p>
        </w:tc>
      </w:tr>
      <w:tr w:rsidR="005D421A" w:rsidRPr="00362205" w14:paraId="7E6DEC4B" w14:textId="77777777" w:rsidTr="00C646B4">
        <w:trPr>
          <w:trHeight w:val="244"/>
          <w:jc w:val="center"/>
        </w:trPr>
        <w:tc>
          <w:tcPr>
            <w:tcW w:w="554" w:type="dxa"/>
          </w:tcPr>
          <w:p w14:paraId="1DD8645A" w14:textId="77777777" w:rsidR="005D421A" w:rsidRPr="00362205" w:rsidRDefault="005D421A" w:rsidP="005D421A">
            <w:pPr>
              <w:rPr>
                <w:rFonts w:ascii="標楷體" w:eastAsia="標楷體" w:hAnsi="標楷體"/>
              </w:rPr>
            </w:pPr>
            <w:r w:rsidRPr="00362205">
              <w:rPr>
                <w:rFonts w:ascii="標楷體" w:eastAsia="標楷體" w:hAnsi="標楷體" w:hint="eastAsia"/>
              </w:rPr>
              <w:t>1.</w:t>
            </w:r>
          </w:p>
        </w:tc>
        <w:tc>
          <w:tcPr>
            <w:tcW w:w="1428" w:type="dxa"/>
          </w:tcPr>
          <w:p w14:paraId="118E89F2" w14:textId="77777777" w:rsidR="005D421A" w:rsidRPr="00362205" w:rsidRDefault="005D421A" w:rsidP="005D421A">
            <w:pPr>
              <w:rPr>
                <w:rFonts w:ascii="標楷體" w:eastAsia="標楷體" w:hAnsi="標楷體"/>
              </w:rPr>
            </w:pPr>
            <w:r w:rsidRPr="00E66926">
              <w:rPr>
                <w:rFonts w:ascii="標楷體" w:eastAsia="標楷體" w:hAnsi="標楷體" w:hint="eastAsia"/>
              </w:rPr>
              <w:t>年</w:t>
            </w:r>
          </w:p>
        </w:tc>
        <w:tc>
          <w:tcPr>
            <w:tcW w:w="1296" w:type="dxa"/>
          </w:tcPr>
          <w:p w14:paraId="244EB3B3" w14:textId="77777777" w:rsidR="005D421A" w:rsidRPr="00362205" w:rsidRDefault="005D421A" w:rsidP="005D421A">
            <w:pPr>
              <w:rPr>
                <w:rFonts w:ascii="標楷體" w:eastAsia="標楷體" w:hAnsi="標楷體"/>
              </w:rPr>
            </w:pPr>
            <w:r>
              <w:rPr>
                <w:rFonts w:ascii="標楷體" w:eastAsia="標楷體" w:hAnsi="標楷體" w:hint="eastAsia"/>
              </w:rPr>
              <w:t>3</w:t>
            </w:r>
          </w:p>
        </w:tc>
        <w:tc>
          <w:tcPr>
            <w:tcW w:w="1233" w:type="dxa"/>
          </w:tcPr>
          <w:p w14:paraId="7A50A900" w14:textId="73175267" w:rsidR="005D421A" w:rsidRPr="00362205" w:rsidRDefault="005D421A" w:rsidP="005D421A">
            <w:pPr>
              <w:rPr>
                <w:rFonts w:ascii="標楷體" w:eastAsia="標楷體" w:hAnsi="標楷體"/>
              </w:rPr>
            </w:pPr>
            <w:r>
              <w:rPr>
                <w:rFonts w:ascii="標楷體" w:eastAsia="標楷體" w:hAnsi="標楷體" w:hint="eastAsia"/>
              </w:rPr>
              <w:t>會計日年</w:t>
            </w:r>
          </w:p>
        </w:tc>
        <w:tc>
          <w:tcPr>
            <w:tcW w:w="1154" w:type="dxa"/>
          </w:tcPr>
          <w:p w14:paraId="03705014" w14:textId="77777777" w:rsidR="005D421A" w:rsidRPr="00362205" w:rsidRDefault="005D421A" w:rsidP="005D421A">
            <w:pPr>
              <w:rPr>
                <w:rFonts w:ascii="標楷體" w:eastAsia="標楷體" w:hAnsi="標楷體"/>
              </w:rPr>
            </w:pPr>
          </w:p>
        </w:tc>
        <w:tc>
          <w:tcPr>
            <w:tcW w:w="537" w:type="dxa"/>
          </w:tcPr>
          <w:p w14:paraId="06BCB21C" w14:textId="6C684190" w:rsidR="005D421A" w:rsidRPr="00362205" w:rsidRDefault="005D421A" w:rsidP="005D421A">
            <w:pPr>
              <w:rPr>
                <w:rFonts w:ascii="標楷體" w:eastAsia="標楷體" w:hAnsi="標楷體"/>
              </w:rPr>
            </w:pPr>
            <w:r>
              <w:rPr>
                <w:rFonts w:ascii="標楷體" w:eastAsia="標楷體" w:hAnsi="標楷體" w:hint="eastAsia"/>
              </w:rPr>
              <w:t>V</w:t>
            </w:r>
          </w:p>
        </w:tc>
        <w:tc>
          <w:tcPr>
            <w:tcW w:w="576" w:type="dxa"/>
          </w:tcPr>
          <w:p w14:paraId="1009A169" w14:textId="2B44605D" w:rsidR="005D421A" w:rsidRPr="00362205"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5C81E653" w14:textId="7DA1DAB2" w:rsidR="005D421A" w:rsidRPr="00AC51F6" w:rsidRDefault="005D421A" w:rsidP="005D421A">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5D421A" w:rsidRPr="00362205" w14:paraId="3726BD76" w14:textId="77777777" w:rsidTr="00C646B4">
        <w:trPr>
          <w:trHeight w:val="244"/>
          <w:jc w:val="center"/>
        </w:trPr>
        <w:tc>
          <w:tcPr>
            <w:tcW w:w="554" w:type="dxa"/>
          </w:tcPr>
          <w:p w14:paraId="5A0EF9E6" w14:textId="77777777" w:rsidR="005D421A" w:rsidRPr="00362205" w:rsidRDefault="005D421A" w:rsidP="005D421A">
            <w:pPr>
              <w:rPr>
                <w:rFonts w:ascii="標楷體" w:eastAsia="標楷體" w:hAnsi="標楷體"/>
              </w:rPr>
            </w:pPr>
          </w:p>
        </w:tc>
        <w:tc>
          <w:tcPr>
            <w:tcW w:w="1428" w:type="dxa"/>
          </w:tcPr>
          <w:p w14:paraId="0B95C1C0" w14:textId="77777777" w:rsidR="005D421A" w:rsidRPr="00E66926" w:rsidRDefault="005D421A" w:rsidP="005D421A">
            <w:pPr>
              <w:rPr>
                <w:rFonts w:ascii="標楷體" w:eastAsia="標楷體" w:hAnsi="標楷體"/>
              </w:rPr>
            </w:pPr>
            <w:r w:rsidRPr="00E66926">
              <w:rPr>
                <w:rFonts w:ascii="標楷體" w:eastAsia="標楷體" w:hAnsi="標楷體" w:hint="eastAsia"/>
              </w:rPr>
              <w:t>月份</w:t>
            </w:r>
          </w:p>
        </w:tc>
        <w:tc>
          <w:tcPr>
            <w:tcW w:w="1296" w:type="dxa"/>
          </w:tcPr>
          <w:p w14:paraId="0B36AA63" w14:textId="77777777" w:rsidR="005D421A" w:rsidRDefault="005D421A" w:rsidP="005D421A">
            <w:pPr>
              <w:rPr>
                <w:rFonts w:ascii="標楷體" w:eastAsia="標楷體" w:hAnsi="標楷體"/>
              </w:rPr>
            </w:pPr>
            <w:r>
              <w:rPr>
                <w:rFonts w:ascii="標楷體" w:eastAsia="標楷體" w:hAnsi="標楷體" w:hint="eastAsia"/>
              </w:rPr>
              <w:t>2</w:t>
            </w:r>
          </w:p>
        </w:tc>
        <w:tc>
          <w:tcPr>
            <w:tcW w:w="1233" w:type="dxa"/>
          </w:tcPr>
          <w:p w14:paraId="4B333DF4" w14:textId="22FAC9D9" w:rsidR="005D421A" w:rsidRDefault="005D421A" w:rsidP="005D421A">
            <w:pPr>
              <w:rPr>
                <w:rFonts w:ascii="標楷體" w:eastAsia="標楷體" w:hAnsi="標楷體"/>
              </w:rPr>
            </w:pPr>
            <w:r>
              <w:rPr>
                <w:rFonts w:ascii="標楷體" w:eastAsia="標楷體" w:hAnsi="標楷體" w:hint="eastAsia"/>
              </w:rPr>
              <w:t>會計日</w:t>
            </w:r>
            <w:r w:rsidRPr="00FA41CC">
              <w:rPr>
                <w:rFonts w:ascii="標楷體" w:eastAsia="標楷體" w:hAnsi="標楷體" w:hint="eastAsia"/>
              </w:rPr>
              <w:t>上</w:t>
            </w:r>
            <w:r>
              <w:rPr>
                <w:rFonts w:ascii="標楷體" w:eastAsia="標楷體" w:hAnsi="標楷體" w:hint="eastAsia"/>
              </w:rPr>
              <w:t>月/本月</w:t>
            </w:r>
          </w:p>
        </w:tc>
        <w:tc>
          <w:tcPr>
            <w:tcW w:w="1154" w:type="dxa"/>
          </w:tcPr>
          <w:p w14:paraId="07DC9701" w14:textId="77777777" w:rsidR="005D421A" w:rsidRPr="00362205" w:rsidRDefault="005D421A" w:rsidP="005D421A">
            <w:pPr>
              <w:rPr>
                <w:rFonts w:ascii="標楷體" w:eastAsia="標楷體" w:hAnsi="標楷體"/>
              </w:rPr>
            </w:pPr>
          </w:p>
        </w:tc>
        <w:tc>
          <w:tcPr>
            <w:tcW w:w="537" w:type="dxa"/>
          </w:tcPr>
          <w:p w14:paraId="3499C147" w14:textId="4719DABD" w:rsidR="005D421A" w:rsidRDefault="005D421A" w:rsidP="005D421A">
            <w:pPr>
              <w:rPr>
                <w:rFonts w:ascii="標楷體" w:eastAsia="標楷體" w:hAnsi="標楷體"/>
              </w:rPr>
            </w:pPr>
            <w:r>
              <w:rPr>
                <w:rFonts w:ascii="標楷體" w:eastAsia="標楷體" w:hAnsi="標楷體" w:hint="eastAsia"/>
              </w:rPr>
              <w:t>V</w:t>
            </w:r>
          </w:p>
        </w:tc>
        <w:tc>
          <w:tcPr>
            <w:tcW w:w="576" w:type="dxa"/>
          </w:tcPr>
          <w:p w14:paraId="09989850" w14:textId="25F1F9A1" w:rsidR="005D421A"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28FA77C5" w14:textId="77777777" w:rsidR="005D421A" w:rsidRDefault="005D421A" w:rsidP="005D421A">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3E17EE88" w14:textId="2BD18FFE" w:rsidR="005D421A" w:rsidRPr="0064350B" w:rsidRDefault="005D421A" w:rsidP="005D421A">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AF1161" w:rsidRPr="00362205" w14:paraId="7E2879ED" w14:textId="77777777" w:rsidTr="00C646B4">
        <w:trPr>
          <w:trHeight w:val="244"/>
          <w:jc w:val="center"/>
        </w:trPr>
        <w:tc>
          <w:tcPr>
            <w:tcW w:w="554" w:type="dxa"/>
          </w:tcPr>
          <w:p w14:paraId="643F1A7A" w14:textId="77777777" w:rsidR="00AF1161" w:rsidRPr="00362205" w:rsidRDefault="00AF1161" w:rsidP="00C646B4">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63E7A684" w14:textId="77777777" w:rsidR="00AF1161" w:rsidRPr="00362205" w:rsidRDefault="00AF1161" w:rsidP="00C646B4">
            <w:pPr>
              <w:rPr>
                <w:rFonts w:ascii="標楷體" w:eastAsia="標楷體" w:hAnsi="標楷體"/>
              </w:rPr>
            </w:pPr>
            <w:r w:rsidRPr="005E7DC3">
              <w:rPr>
                <w:rFonts w:ascii="標楷體" w:eastAsia="標楷體" w:hAnsi="標楷體" w:hint="eastAsia"/>
              </w:rPr>
              <w:t>選擇檔案</w:t>
            </w:r>
          </w:p>
        </w:tc>
        <w:tc>
          <w:tcPr>
            <w:tcW w:w="1296" w:type="dxa"/>
          </w:tcPr>
          <w:p w14:paraId="48EBFAE2" w14:textId="77777777" w:rsidR="00AF1161" w:rsidRPr="00362205" w:rsidRDefault="00AF1161" w:rsidP="00C646B4">
            <w:pPr>
              <w:rPr>
                <w:rFonts w:ascii="標楷體" w:eastAsia="標楷體" w:hAnsi="標楷體"/>
              </w:rPr>
            </w:pPr>
            <w:r>
              <w:rPr>
                <w:rFonts w:ascii="標楷體" w:eastAsia="標楷體" w:hAnsi="標楷體" w:hint="eastAsia"/>
              </w:rPr>
              <w:t>按鈕</w:t>
            </w:r>
          </w:p>
        </w:tc>
        <w:tc>
          <w:tcPr>
            <w:tcW w:w="1233" w:type="dxa"/>
          </w:tcPr>
          <w:p w14:paraId="20047D48" w14:textId="77777777" w:rsidR="00AF1161" w:rsidRPr="00362205" w:rsidRDefault="00AF1161" w:rsidP="00C646B4">
            <w:pPr>
              <w:rPr>
                <w:rFonts w:ascii="標楷體" w:eastAsia="標楷體" w:hAnsi="標楷體"/>
              </w:rPr>
            </w:pPr>
          </w:p>
        </w:tc>
        <w:tc>
          <w:tcPr>
            <w:tcW w:w="1154" w:type="dxa"/>
          </w:tcPr>
          <w:p w14:paraId="6746EA14" w14:textId="77777777" w:rsidR="00AF1161" w:rsidRPr="00362205" w:rsidRDefault="00AF1161" w:rsidP="00C646B4">
            <w:pPr>
              <w:rPr>
                <w:rFonts w:ascii="標楷體" w:eastAsia="標楷體" w:hAnsi="標楷體"/>
              </w:rPr>
            </w:pPr>
          </w:p>
        </w:tc>
        <w:tc>
          <w:tcPr>
            <w:tcW w:w="537" w:type="dxa"/>
          </w:tcPr>
          <w:p w14:paraId="268EE094" w14:textId="77777777" w:rsidR="00AF1161" w:rsidRPr="00362205" w:rsidRDefault="00AF1161" w:rsidP="00C646B4">
            <w:pPr>
              <w:rPr>
                <w:rFonts w:ascii="標楷體" w:eastAsia="標楷體" w:hAnsi="標楷體"/>
              </w:rPr>
            </w:pPr>
            <w:r>
              <w:rPr>
                <w:rFonts w:ascii="標楷體" w:eastAsia="標楷體" w:hAnsi="標楷體" w:hint="eastAsia"/>
              </w:rPr>
              <w:t>V</w:t>
            </w:r>
          </w:p>
        </w:tc>
        <w:tc>
          <w:tcPr>
            <w:tcW w:w="576" w:type="dxa"/>
          </w:tcPr>
          <w:p w14:paraId="524A430A" w14:textId="77777777" w:rsidR="00AF1161" w:rsidRPr="00362205" w:rsidRDefault="00AF1161" w:rsidP="00C646B4">
            <w:pPr>
              <w:jc w:val="center"/>
              <w:rPr>
                <w:rFonts w:ascii="標楷體" w:eastAsia="標楷體" w:hAnsi="標楷體"/>
              </w:rPr>
            </w:pPr>
            <w:r>
              <w:rPr>
                <w:rFonts w:ascii="標楷體" w:eastAsia="標楷體" w:hAnsi="標楷體" w:hint="eastAsia"/>
              </w:rPr>
              <w:t>W</w:t>
            </w:r>
          </w:p>
        </w:tc>
        <w:tc>
          <w:tcPr>
            <w:tcW w:w="3423" w:type="dxa"/>
          </w:tcPr>
          <w:p w14:paraId="05FAB618" w14:textId="77777777" w:rsidR="00AF1161" w:rsidRPr="00C00D65" w:rsidRDefault="00AF1161" w:rsidP="00C646B4">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71DA76AD" w14:textId="77777777" w:rsidR="00AF1161" w:rsidRDefault="00AF1161" w:rsidP="00AF1161">
      <w:pPr>
        <w:ind w:left="1440"/>
      </w:pPr>
    </w:p>
    <w:p w14:paraId="6507B52B" w14:textId="3D6E3A8D" w:rsidR="00AF1161" w:rsidRPr="00583AF3" w:rsidRDefault="00AF1161" w:rsidP="00AF1161">
      <w:pPr>
        <w:pStyle w:val="a"/>
        <w:spacing w:before="0"/>
      </w:pPr>
      <w:r>
        <w:rPr>
          <w:rFonts w:hint="eastAsia"/>
        </w:rPr>
        <w:t>上傳檔案資料欄位</w:t>
      </w:r>
      <w:r w:rsidRPr="009258FB">
        <w:t>說明</w:t>
      </w:r>
      <w:r w:rsidR="00C646B4">
        <w:rPr>
          <w:rFonts w:hint="eastAsia"/>
        </w:rPr>
        <w:t>(CSV</w:t>
      </w:r>
      <w:r w:rsidR="000D3A4A">
        <w:rPr>
          <w:rFonts w:hint="eastAsia"/>
        </w:rPr>
        <w:t>格式</w:t>
      </w:r>
      <w:r w:rsidR="00C646B4">
        <w:rPr>
          <w:rFonts w:hint="eastAsia"/>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AF1161" w:rsidRPr="00362205" w14:paraId="3D0FD683" w14:textId="77777777" w:rsidTr="00C646B4">
        <w:trPr>
          <w:trHeight w:val="758"/>
          <w:jc w:val="center"/>
        </w:trPr>
        <w:tc>
          <w:tcPr>
            <w:tcW w:w="554" w:type="dxa"/>
            <w:shd w:val="clear" w:color="auto" w:fill="D9D9D9" w:themeFill="background1" w:themeFillShade="D9"/>
          </w:tcPr>
          <w:p w14:paraId="73BE293B"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6140AAE0" w14:textId="77777777" w:rsidR="00AF1161" w:rsidRPr="00362205" w:rsidRDefault="00AF1161" w:rsidP="00C646B4">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08E849B1" w14:textId="77777777" w:rsidR="00AF1161" w:rsidRPr="00362205" w:rsidRDefault="00AF1161" w:rsidP="00C646B4">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525FB782"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10B48AB3" w14:textId="77777777" w:rsidTr="00C646B4">
        <w:trPr>
          <w:trHeight w:val="244"/>
          <w:jc w:val="center"/>
        </w:trPr>
        <w:tc>
          <w:tcPr>
            <w:tcW w:w="554" w:type="dxa"/>
          </w:tcPr>
          <w:p w14:paraId="23A522BA" w14:textId="77777777" w:rsidR="00AF1161" w:rsidRPr="00362205" w:rsidRDefault="00AF1161" w:rsidP="00C646B4">
            <w:pPr>
              <w:rPr>
                <w:rFonts w:ascii="標楷體" w:eastAsia="標楷體" w:hAnsi="標楷體"/>
              </w:rPr>
            </w:pPr>
            <w:r>
              <w:rPr>
                <w:rFonts w:ascii="標楷體" w:eastAsia="標楷體" w:hAnsi="標楷體" w:hint="eastAsia"/>
              </w:rPr>
              <w:t>1</w:t>
            </w:r>
          </w:p>
        </w:tc>
        <w:tc>
          <w:tcPr>
            <w:tcW w:w="3410" w:type="dxa"/>
          </w:tcPr>
          <w:p w14:paraId="113209D2" w14:textId="77777777" w:rsidR="00AF1161" w:rsidRPr="00E66926" w:rsidRDefault="00AF1161" w:rsidP="00C646B4">
            <w:pPr>
              <w:rPr>
                <w:rFonts w:ascii="標楷體" w:eastAsia="標楷體" w:hAnsi="標楷體"/>
              </w:rPr>
            </w:pPr>
            <w:r w:rsidRPr="00DA56CD">
              <w:rPr>
                <w:rFonts w:ascii="標楷體" w:eastAsia="標楷體" w:hAnsi="標楷體" w:hint="eastAsia"/>
              </w:rPr>
              <w:t>年月份</w:t>
            </w:r>
          </w:p>
        </w:tc>
        <w:tc>
          <w:tcPr>
            <w:tcW w:w="1560" w:type="dxa"/>
          </w:tcPr>
          <w:p w14:paraId="47AF855F" w14:textId="77777777" w:rsidR="00AF1161" w:rsidRDefault="00AF1161" w:rsidP="00C646B4">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339C5D50" w14:textId="3871363E" w:rsidR="00AF1161" w:rsidRPr="00AC51F6" w:rsidRDefault="00202E1C" w:rsidP="00C646B4">
            <w:pPr>
              <w:ind w:left="235" w:hangingChars="98" w:hanging="235"/>
              <w:rPr>
                <w:rFonts w:ascii="標楷體" w:eastAsia="標楷體" w:hAnsi="標楷體"/>
              </w:rPr>
            </w:pPr>
            <w:proofErr w:type="spellStart"/>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YearMonth</w:t>
            </w:r>
            <w:proofErr w:type="spellEnd"/>
            <w:r w:rsidR="00096391">
              <w:rPr>
                <w:rFonts w:ascii="標楷體" w:eastAsia="標楷體" w:hAnsi="標楷體" w:hint="eastAsia"/>
              </w:rPr>
              <w:t>(西元年月)</w:t>
            </w:r>
          </w:p>
        </w:tc>
      </w:tr>
      <w:tr w:rsidR="00AF1161" w:rsidRPr="00362205" w14:paraId="23847F1F"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939B730" w14:textId="77777777" w:rsidR="00AF1161" w:rsidRPr="00362205" w:rsidRDefault="00AF1161" w:rsidP="00C646B4">
            <w:pPr>
              <w:rPr>
                <w:rFonts w:ascii="標楷體" w:eastAsia="標楷體" w:hAnsi="標楷體"/>
              </w:rPr>
            </w:pPr>
            <w:r>
              <w:rPr>
                <w:rFonts w:ascii="標楷體" w:eastAsia="標楷體" w:hAnsi="標楷體"/>
              </w:rPr>
              <w:lastRenderedPageBreak/>
              <w:t>2</w:t>
            </w:r>
          </w:p>
        </w:tc>
        <w:tc>
          <w:tcPr>
            <w:tcW w:w="3410" w:type="dxa"/>
            <w:tcBorders>
              <w:top w:val="single" w:sz="4" w:space="0" w:color="auto"/>
              <w:left w:val="single" w:sz="4" w:space="0" w:color="auto"/>
              <w:bottom w:val="single" w:sz="4" w:space="0" w:color="auto"/>
              <w:right w:val="single" w:sz="4" w:space="0" w:color="auto"/>
            </w:tcBorders>
          </w:tcPr>
          <w:p w14:paraId="36359530" w14:textId="77777777" w:rsidR="00AF1161" w:rsidRPr="00362205" w:rsidRDefault="00AF1161" w:rsidP="00C646B4">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40A929E1" w14:textId="29696DBF" w:rsidR="00AF1161" w:rsidRPr="00362205" w:rsidRDefault="00AF1161" w:rsidP="00C646B4">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(7)</w:t>
            </w:r>
          </w:p>
        </w:tc>
        <w:tc>
          <w:tcPr>
            <w:tcW w:w="4677" w:type="dxa"/>
            <w:tcBorders>
              <w:top w:val="single" w:sz="4" w:space="0" w:color="auto"/>
              <w:left w:val="single" w:sz="4" w:space="0" w:color="auto"/>
              <w:bottom w:val="single" w:sz="4" w:space="0" w:color="auto"/>
              <w:right w:val="single" w:sz="4" w:space="0" w:color="auto"/>
            </w:tcBorders>
          </w:tcPr>
          <w:p w14:paraId="34B8759B" w14:textId="036F3A46" w:rsidR="00AF1161" w:rsidRPr="00AC51F6" w:rsidRDefault="00202E1C" w:rsidP="00C646B4">
            <w:pPr>
              <w:ind w:left="235" w:hangingChars="98" w:hanging="235"/>
              <w:rPr>
                <w:rFonts w:ascii="標楷體" w:eastAsia="標楷體" w:hAnsi="標楷體"/>
              </w:rPr>
            </w:pPr>
            <w:proofErr w:type="spellStart"/>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CustNo</w:t>
            </w:r>
            <w:proofErr w:type="spellEnd"/>
          </w:p>
        </w:tc>
      </w:tr>
      <w:tr w:rsidR="005D421A" w:rsidRPr="00362205" w14:paraId="7D0ADA6E"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D0D8A80" w14:textId="77777777" w:rsidR="005D421A" w:rsidRDefault="005D421A" w:rsidP="005D421A">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B8719DA" w14:textId="68CB2FD9" w:rsidR="005D421A" w:rsidRPr="00DA56CD" w:rsidRDefault="005D421A" w:rsidP="005D421A">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8F7B9BC" w14:textId="045D13DB"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(3)</w:t>
            </w:r>
          </w:p>
        </w:tc>
        <w:tc>
          <w:tcPr>
            <w:tcW w:w="4677" w:type="dxa"/>
            <w:tcBorders>
              <w:top w:val="single" w:sz="4" w:space="0" w:color="auto"/>
              <w:left w:val="single" w:sz="4" w:space="0" w:color="auto"/>
              <w:bottom w:val="single" w:sz="4" w:space="0" w:color="auto"/>
              <w:right w:val="single" w:sz="4" w:space="0" w:color="auto"/>
            </w:tcBorders>
          </w:tcPr>
          <w:p w14:paraId="229D0663" w14:textId="14DAD306" w:rsidR="005D421A" w:rsidRPr="00055F7D" w:rsidRDefault="00202E1C" w:rsidP="005D421A">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roofErr w:type="spellEnd"/>
          </w:p>
        </w:tc>
      </w:tr>
      <w:tr w:rsidR="005D421A" w:rsidRPr="00362205" w14:paraId="74A52220"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6A9F54" w14:textId="77777777" w:rsidR="005D421A" w:rsidRPr="00362205" w:rsidRDefault="005D421A" w:rsidP="005D421A">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296F2C9D" w14:textId="458FE34A" w:rsidR="005D421A" w:rsidRPr="00E66926" w:rsidRDefault="005D421A" w:rsidP="005D421A">
            <w:pPr>
              <w:rPr>
                <w:rFonts w:ascii="標楷體" w:eastAsia="標楷體" w:hAnsi="標楷體"/>
              </w:rPr>
            </w:pPr>
            <w:r>
              <w:rPr>
                <w:rFonts w:ascii="標楷體" w:eastAsia="標楷體" w:hAnsi="標楷體" w:hint="eastAsia"/>
              </w:rPr>
              <w:t>五類資產分類</w:t>
            </w:r>
          </w:p>
        </w:tc>
        <w:tc>
          <w:tcPr>
            <w:tcW w:w="1560" w:type="dxa"/>
            <w:tcBorders>
              <w:top w:val="single" w:sz="4" w:space="0" w:color="auto"/>
              <w:left w:val="single" w:sz="4" w:space="0" w:color="auto"/>
              <w:bottom w:val="single" w:sz="4" w:space="0" w:color="auto"/>
              <w:right w:val="single" w:sz="4" w:space="0" w:color="auto"/>
            </w:tcBorders>
          </w:tcPr>
          <w:p w14:paraId="290F475F" w14:textId="27E63916"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(1)</w:t>
            </w:r>
          </w:p>
        </w:tc>
        <w:tc>
          <w:tcPr>
            <w:tcW w:w="4677" w:type="dxa"/>
            <w:tcBorders>
              <w:top w:val="single" w:sz="4" w:space="0" w:color="auto"/>
              <w:left w:val="single" w:sz="4" w:space="0" w:color="auto"/>
              <w:bottom w:val="single" w:sz="4" w:space="0" w:color="auto"/>
              <w:right w:val="single" w:sz="4" w:space="0" w:color="auto"/>
            </w:tcBorders>
          </w:tcPr>
          <w:p w14:paraId="4A31D42A" w14:textId="56ABFE70" w:rsidR="005D421A" w:rsidRPr="00AC51F6" w:rsidRDefault="00202E1C" w:rsidP="005D421A">
            <w:pPr>
              <w:ind w:left="235" w:hangingChars="98" w:hanging="235"/>
              <w:rPr>
                <w:rFonts w:ascii="標楷體" w:eastAsia="標楷體" w:hAnsi="標楷體"/>
              </w:rPr>
            </w:pPr>
            <w:proofErr w:type="spellStart"/>
            <w:r w:rsidRPr="00AF1161">
              <w:rPr>
                <w:rFonts w:ascii="標楷體" w:eastAsia="標楷體" w:hAnsi="標楷體"/>
              </w:rPr>
              <w:t>MonthlyFacBal</w:t>
            </w:r>
            <w:r w:rsidR="005D421A">
              <w:rPr>
                <w:rFonts w:ascii="標楷體" w:eastAsia="標楷體" w:hAnsi="標楷體" w:hint="eastAsia"/>
              </w:rPr>
              <w:t>.</w:t>
            </w:r>
            <w:r w:rsidRPr="00202E1C">
              <w:rPr>
                <w:rFonts w:ascii="標楷體" w:eastAsia="標楷體" w:hAnsi="標楷體"/>
              </w:rPr>
              <w:t>AssetClass</w:t>
            </w:r>
            <w:proofErr w:type="spellEnd"/>
          </w:p>
        </w:tc>
      </w:tr>
    </w:tbl>
    <w:p w14:paraId="1D77F7C6" w14:textId="24DD00EE" w:rsidR="00AF1161" w:rsidRPr="0081487B" w:rsidRDefault="00AF1161" w:rsidP="00AF1161">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r w:rsidR="004A637F">
        <w:rPr>
          <w:rFonts w:ascii="標楷體" w:eastAsia="標楷體" w:hAnsi="標楷體" w:hint="eastAsia"/>
        </w:rPr>
        <w:t>,可只上傳需修改之戶號資料</w:t>
      </w:r>
    </w:p>
    <w:p w14:paraId="7EDC2670" w14:textId="55E4702D" w:rsidR="00C646B4" w:rsidRPr="00D61303" w:rsidRDefault="00C646B4" w:rsidP="00C646B4">
      <w:pPr>
        <w:pStyle w:val="a"/>
        <w:spacing w:before="0"/>
        <w:rPr>
          <w:highlight w:val="darkCyan"/>
        </w:rPr>
      </w:pPr>
      <w:r w:rsidRPr="00D61303">
        <w:rPr>
          <w:rFonts w:hint="eastAsia"/>
          <w:highlight w:val="darkCyan"/>
        </w:rPr>
        <w:t>上傳檔案資料欄位</w:t>
      </w:r>
      <w:r w:rsidRPr="00D61303">
        <w:rPr>
          <w:highlight w:val="darkCyan"/>
        </w:rPr>
        <w:t>說明</w:t>
      </w:r>
      <w:r w:rsidRPr="00D61303">
        <w:rPr>
          <w:rFonts w:hint="eastAsia"/>
          <w:highlight w:val="darkCyan"/>
        </w:rPr>
        <w:t>(XLSX</w:t>
      </w:r>
      <w:r w:rsidRPr="00D61303">
        <w:rPr>
          <w:rFonts w:hint="eastAsia"/>
          <w:highlight w:val="darkCyan"/>
        </w:rPr>
        <w:t>、</w:t>
      </w:r>
      <w:r w:rsidRPr="00D61303">
        <w:rPr>
          <w:rFonts w:hint="eastAsia"/>
          <w:highlight w:val="darkCyan"/>
        </w:rPr>
        <w:t>XLS</w:t>
      </w:r>
      <w:r w:rsidRPr="00D61303">
        <w:rPr>
          <w:rFonts w:hint="eastAsia"/>
          <w:highlight w:val="darkCyan"/>
        </w:rPr>
        <w:t>格式</w:t>
      </w:r>
      <w:r w:rsidRPr="00D61303">
        <w:rPr>
          <w:rFonts w:hint="eastAsia"/>
          <w:highlight w:val="darkCyan"/>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C646B4" w:rsidRPr="00362205" w14:paraId="68DE1B64" w14:textId="77777777" w:rsidTr="00C91BBB">
        <w:trPr>
          <w:trHeight w:val="758"/>
          <w:jc w:val="center"/>
        </w:trPr>
        <w:tc>
          <w:tcPr>
            <w:tcW w:w="554" w:type="dxa"/>
            <w:shd w:val="clear" w:color="auto" w:fill="D9D9D9" w:themeFill="background1" w:themeFillShade="D9"/>
          </w:tcPr>
          <w:p w14:paraId="6196F499" w14:textId="77777777" w:rsidR="00C646B4" w:rsidRDefault="00C646B4" w:rsidP="00C646B4">
            <w:pPr>
              <w:rPr>
                <w:rFonts w:ascii="標楷體" w:eastAsia="標楷體" w:hAnsi="標楷體"/>
              </w:rPr>
            </w:pPr>
          </w:p>
          <w:p w14:paraId="5EBB84D5" w14:textId="12F87B18" w:rsidR="00832101" w:rsidRPr="00362205" w:rsidRDefault="00832101" w:rsidP="00C646B4">
            <w:pPr>
              <w:rPr>
                <w:rFonts w:ascii="標楷體" w:eastAsia="標楷體" w:hAnsi="標楷體"/>
              </w:rPr>
            </w:pPr>
          </w:p>
        </w:tc>
        <w:tc>
          <w:tcPr>
            <w:tcW w:w="3410" w:type="dxa"/>
            <w:shd w:val="clear" w:color="auto" w:fill="D9D9D9" w:themeFill="background1" w:themeFillShade="D9"/>
          </w:tcPr>
          <w:p w14:paraId="5AE3B9D1" w14:textId="77777777" w:rsidR="00C646B4" w:rsidRPr="00362205" w:rsidRDefault="00C646B4" w:rsidP="00C646B4">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6D5C69FB" w14:textId="77777777" w:rsidR="00C646B4" w:rsidRPr="00362205" w:rsidRDefault="00C646B4" w:rsidP="00C646B4">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0D5AA0F9" w14:textId="77777777" w:rsidR="00C646B4" w:rsidRPr="00362205" w:rsidRDefault="00C646B4" w:rsidP="00C646B4">
            <w:pPr>
              <w:rPr>
                <w:rFonts w:ascii="標楷體" w:eastAsia="標楷體" w:hAnsi="標楷體"/>
              </w:rPr>
            </w:pPr>
            <w:r w:rsidRPr="00362205">
              <w:rPr>
                <w:rFonts w:ascii="標楷體" w:eastAsia="標楷體" w:hAnsi="標楷體"/>
              </w:rPr>
              <w:t>處理邏輯及注意事項</w:t>
            </w:r>
          </w:p>
        </w:tc>
      </w:tr>
      <w:tr w:rsidR="00C646B4" w:rsidRPr="00362205" w14:paraId="734EF1EE" w14:textId="77777777" w:rsidTr="00C91BBB">
        <w:trPr>
          <w:trHeight w:val="244"/>
          <w:jc w:val="center"/>
        </w:trPr>
        <w:tc>
          <w:tcPr>
            <w:tcW w:w="554" w:type="dxa"/>
          </w:tcPr>
          <w:p w14:paraId="2BCDA83E" w14:textId="77777777" w:rsidR="00C646B4" w:rsidRPr="00362205" w:rsidRDefault="00C646B4" w:rsidP="00C646B4">
            <w:pPr>
              <w:rPr>
                <w:rFonts w:ascii="標楷體" w:eastAsia="標楷體" w:hAnsi="標楷體"/>
              </w:rPr>
            </w:pPr>
            <w:r>
              <w:rPr>
                <w:rFonts w:ascii="標楷體" w:eastAsia="標楷體" w:hAnsi="標楷體" w:hint="eastAsia"/>
              </w:rPr>
              <w:t>1</w:t>
            </w:r>
          </w:p>
        </w:tc>
        <w:tc>
          <w:tcPr>
            <w:tcW w:w="3410" w:type="dxa"/>
          </w:tcPr>
          <w:p w14:paraId="0BBC0EFE" w14:textId="0A96D403" w:rsidR="00C646B4" w:rsidRPr="00E66926" w:rsidRDefault="00832101" w:rsidP="00C646B4">
            <w:pPr>
              <w:rPr>
                <w:rFonts w:ascii="標楷體" w:eastAsia="標楷體" w:hAnsi="標楷體"/>
              </w:rPr>
            </w:pPr>
            <w:r>
              <w:rPr>
                <w:rFonts w:ascii="標楷體" w:eastAsia="標楷體" w:hAnsi="標楷體" w:hint="eastAsia"/>
              </w:rPr>
              <w:t>戶號額度</w:t>
            </w:r>
          </w:p>
        </w:tc>
        <w:tc>
          <w:tcPr>
            <w:tcW w:w="1843" w:type="dxa"/>
          </w:tcPr>
          <w:p w14:paraId="4897F027" w14:textId="3FEC78AB" w:rsidR="00C646B4" w:rsidRDefault="00C646B4" w:rsidP="00975A7F">
            <w:pPr>
              <w:rPr>
                <w:rFonts w:ascii="標楷體" w:eastAsia="標楷體" w:hAnsi="標楷體"/>
              </w:rPr>
            </w:pPr>
            <w:r>
              <w:rPr>
                <w:rFonts w:ascii="標楷體" w:eastAsia="標楷體" w:hAnsi="標楷體" w:hint="eastAsia"/>
              </w:rPr>
              <w:t>數字</w:t>
            </w:r>
            <w:r w:rsidR="00832101">
              <w:rPr>
                <w:rFonts w:ascii="標楷體" w:eastAsia="標楷體" w:hAnsi="標楷體" w:hint="eastAsia"/>
              </w:rPr>
              <w:t>(</w:t>
            </w:r>
            <w:r w:rsidR="00975A7F">
              <w:rPr>
                <w:rFonts w:ascii="標楷體" w:eastAsia="標楷體" w:hAnsi="標楷體" w:hint="eastAsia"/>
              </w:rPr>
              <w:t>10</w:t>
            </w:r>
            <w:r w:rsidR="00832101">
              <w:rPr>
                <w:rFonts w:ascii="標楷體" w:eastAsia="標楷體" w:hAnsi="標楷體" w:hint="eastAsia"/>
              </w:rPr>
              <w:t>)</w:t>
            </w:r>
          </w:p>
        </w:tc>
        <w:tc>
          <w:tcPr>
            <w:tcW w:w="4394" w:type="dxa"/>
          </w:tcPr>
          <w:p w14:paraId="07E4E5C2" w14:textId="55A3BF33" w:rsidR="00C646B4" w:rsidRPr="00AC51F6" w:rsidRDefault="00C646B4" w:rsidP="00832101">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w:t>
            </w:r>
            <w:r w:rsidR="00832101">
              <w:rPr>
                <w:rFonts w:ascii="標楷體" w:eastAsia="標楷體" w:hAnsi="標楷體" w:hint="eastAsia"/>
              </w:rPr>
              <w:t>Cu</w:t>
            </w:r>
            <w:r w:rsidR="00832101">
              <w:rPr>
                <w:rFonts w:ascii="標楷體" w:eastAsia="標楷體" w:hAnsi="標楷體"/>
              </w:rPr>
              <w:t>stNo</w:t>
            </w:r>
            <w:proofErr w:type="spellEnd"/>
            <w:r w:rsidR="00832101">
              <w:rPr>
                <w:rFonts w:ascii="標楷體" w:eastAsia="標楷體" w:hAnsi="標楷體" w:hint="eastAsia"/>
              </w:rPr>
              <w:t xml:space="preserve"> + </w:t>
            </w:r>
            <w:proofErr w:type="spellStart"/>
            <w:r w:rsidR="00832101" w:rsidRPr="00AF1161">
              <w:rPr>
                <w:rFonts w:ascii="標楷體" w:eastAsia="標楷體" w:hAnsi="標楷體"/>
              </w:rPr>
              <w:t>MonthlyFacBal</w:t>
            </w:r>
            <w:r w:rsidR="00832101">
              <w:rPr>
                <w:rFonts w:ascii="標楷體" w:eastAsia="標楷體" w:hAnsi="標楷體" w:hint="eastAsia"/>
              </w:rPr>
              <w:t>.Fa</w:t>
            </w:r>
            <w:r w:rsidR="00832101">
              <w:rPr>
                <w:rFonts w:ascii="標楷體" w:eastAsia="標楷體" w:hAnsi="標楷體"/>
              </w:rPr>
              <w:t>cmNo</w:t>
            </w:r>
            <w:proofErr w:type="spellEnd"/>
          </w:p>
        </w:tc>
      </w:tr>
      <w:tr w:rsidR="00C646B4" w:rsidRPr="00362205" w14:paraId="7932925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6A428FA" w14:textId="77777777" w:rsidR="00C646B4" w:rsidRPr="00362205" w:rsidRDefault="00C646B4" w:rsidP="00C646B4">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52C4DFDA" w14:textId="26E87DB7" w:rsidR="00C646B4" w:rsidRPr="00362205" w:rsidRDefault="00832101" w:rsidP="00C646B4">
            <w:pPr>
              <w:rPr>
                <w:rFonts w:ascii="標楷體" w:eastAsia="標楷體" w:hAnsi="標楷體"/>
              </w:rPr>
            </w:pPr>
            <w:r>
              <w:rPr>
                <w:rFonts w:ascii="標楷體" w:eastAsia="標楷體" w:hAnsi="標楷體" w:hint="eastAsia"/>
              </w:rPr>
              <w:t>戶號</w:t>
            </w:r>
            <w:r w:rsidR="00C646B4">
              <w:rPr>
                <w:rFonts w:ascii="標楷體" w:eastAsia="標楷體" w:hAnsi="標楷體" w:hint="eastAsia"/>
              </w:rPr>
              <w:t xml:space="preserve"> </w:t>
            </w:r>
          </w:p>
        </w:tc>
        <w:tc>
          <w:tcPr>
            <w:tcW w:w="1843" w:type="dxa"/>
            <w:tcBorders>
              <w:top w:val="single" w:sz="4" w:space="0" w:color="auto"/>
              <w:left w:val="single" w:sz="4" w:space="0" w:color="auto"/>
              <w:bottom w:val="single" w:sz="4" w:space="0" w:color="auto"/>
              <w:right w:val="single" w:sz="4" w:space="0" w:color="auto"/>
            </w:tcBorders>
          </w:tcPr>
          <w:p w14:paraId="65CC90A6" w14:textId="77777777" w:rsidR="00C646B4" w:rsidRPr="00362205" w:rsidRDefault="00C646B4" w:rsidP="00C646B4">
            <w:pPr>
              <w:rPr>
                <w:rFonts w:ascii="標楷體" w:eastAsia="標楷體" w:hAnsi="標楷體"/>
              </w:rPr>
            </w:pPr>
            <w:r>
              <w:rPr>
                <w:rFonts w:ascii="標楷體" w:eastAsia="標楷體" w:hAnsi="標楷體" w:hint="eastAsia"/>
              </w:rPr>
              <w:t>數字(7)</w:t>
            </w:r>
          </w:p>
        </w:tc>
        <w:tc>
          <w:tcPr>
            <w:tcW w:w="4394" w:type="dxa"/>
            <w:tcBorders>
              <w:top w:val="single" w:sz="4" w:space="0" w:color="auto"/>
              <w:left w:val="single" w:sz="4" w:space="0" w:color="auto"/>
              <w:bottom w:val="single" w:sz="4" w:space="0" w:color="auto"/>
              <w:right w:val="single" w:sz="4" w:space="0" w:color="auto"/>
            </w:tcBorders>
          </w:tcPr>
          <w:p w14:paraId="73D62411" w14:textId="77777777" w:rsidR="00C646B4" w:rsidRPr="00AC51F6" w:rsidRDefault="00C646B4" w:rsidP="00C646B4">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CustNo</w:t>
            </w:r>
            <w:proofErr w:type="spellEnd"/>
          </w:p>
        </w:tc>
      </w:tr>
      <w:tr w:rsidR="00C646B4" w:rsidRPr="00362205" w14:paraId="02891B82"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25F319" w14:textId="77777777" w:rsidR="00C646B4" w:rsidRDefault="00C646B4" w:rsidP="00C646B4">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5EEBBC8E" w14:textId="1F664F12" w:rsidR="00C646B4" w:rsidRPr="00DA56CD" w:rsidRDefault="00C646B4" w:rsidP="00832101">
            <w:pPr>
              <w:rPr>
                <w:rFonts w:ascii="標楷體" w:eastAsia="標楷體" w:hAnsi="標楷體"/>
              </w:rPr>
            </w:pPr>
            <w:r w:rsidRPr="00DA56CD">
              <w:rPr>
                <w:rFonts w:ascii="標楷體" w:eastAsia="標楷體" w:hAnsi="標楷體" w:hint="eastAsia"/>
              </w:rPr>
              <w:t>額度</w:t>
            </w:r>
            <w:r w:rsidR="00975A7F" w:rsidRPr="00DA56CD">
              <w:rPr>
                <w:rFonts w:ascii="標楷體" w:eastAsia="標楷體" w:hAnsi="標楷體" w:hint="eastAsia"/>
              </w:rPr>
              <w:t>編號</w:t>
            </w:r>
          </w:p>
        </w:tc>
        <w:tc>
          <w:tcPr>
            <w:tcW w:w="1843" w:type="dxa"/>
            <w:tcBorders>
              <w:top w:val="single" w:sz="4" w:space="0" w:color="auto"/>
              <w:left w:val="single" w:sz="4" w:space="0" w:color="auto"/>
              <w:bottom w:val="single" w:sz="4" w:space="0" w:color="auto"/>
              <w:right w:val="single" w:sz="4" w:space="0" w:color="auto"/>
            </w:tcBorders>
          </w:tcPr>
          <w:p w14:paraId="14AD6F73" w14:textId="77777777" w:rsidR="00C646B4" w:rsidRDefault="00C646B4" w:rsidP="00C646B4">
            <w:pPr>
              <w:rPr>
                <w:rFonts w:ascii="標楷體" w:eastAsia="標楷體" w:hAnsi="標楷體"/>
              </w:rPr>
            </w:pPr>
            <w:r>
              <w:rPr>
                <w:rFonts w:ascii="標楷體" w:eastAsia="標楷體" w:hAnsi="標楷體" w:hint="eastAsia"/>
              </w:rPr>
              <w:t>數字(3)</w:t>
            </w:r>
          </w:p>
        </w:tc>
        <w:tc>
          <w:tcPr>
            <w:tcW w:w="4394" w:type="dxa"/>
            <w:tcBorders>
              <w:top w:val="single" w:sz="4" w:space="0" w:color="auto"/>
              <w:left w:val="single" w:sz="4" w:space="0" w:color="auto"/>
              <w:bottom w:val="single" w:sz="4" w:space="0" w:color="auto"/>
              <w:right w:val="single" w:sz="4" w:space="0" w:color="auto"/>
            </w:tcBorders>
          </w:tcPr>
          <w:p w14:paraId="5C995CC7" w14:textId="77777777" w:rsidR="00C646B4" w:rsidRPr="00055F7D" w:rsidRDefault="00C646B4" w:rsidP="00C646B4">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roofErr w:type="spellEnd"/>
          </w:p>
        </w:tc>
      </w:tr>
      <w:tr w:rsidR="0024502E" w:rsidRPr="00362205" w14:paraId="2AAE5EC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BAEA34" w14:textId="43657A0B" w:rsidR="0024502E" w:rsidRDefault="0024502E" w:rsidP="0024502E">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7EB7C200" w14:textId="4105D523" w:rsidR="0024502E" w:rsidRDefault="0024502E" w:rsidP="0024502E">
            <w:pPr>
              <w:rPr>
                <w:rFonts w:ascii="標楷體" w:eastAsia="標楷體" w:hAnsi="標楷體"/>
              </w:rPr>
            </w:pPr>
            <w:r>
              <w:rPr>
                <w:rFonts w:ascii="標楷體" w:eastAsia="標楷體" w:hAnsi="標楷體" w:hint="eastAsia"/>
              </w:rPr>
              <w:t>最小值-繳息迄日</w:t>
            </w:r>
          </w:p>
        </w:tc>
        <w:tc>
          <w:tcPr>
            <w:tcW w:w="1843" w:type="dxa"/>
            <w:tcBorders>
              <w:top w:val="single" w:sz="4" w:space="0" w:color="auto"/>
              <w:left w:val="single" w:sz="4" w:space="0" w:color="auto"/>
              <w:bottom w:val="single" w:sz="4" w:space="0" w:color="auto"/>
              <w:right w:val="single" w:sz="4" w:space="0" w:color="auto"/>
            </w:tcBorders>
          </w:tcPr>
          <w:p w14:paraId="6A9A7687" w14:textId="55B35196" w:rsidR="0024502E" w:rsidRDefault="0024502E" w:rsidP="0024502E">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42C2150D" w14:textId="721CAF47" w:rsidR="0024502E" w:rsidRPr="00AF1161" w:rsidRDefault="0024502E" w:rsidP="0024502E">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w:t>
            </w:r>
            <w:r>
              <w:rPr>
                <w:rFonts w:ascii="標楷體" w:eastAsia="標楷體" w:hAnsi="標楷體"/>
              </w:rPr>
              <w:t>PrevIntDate</w:t>
            </w:r>
            <w:proofErr w:type="spellEnd"/>
            <w:r>
              <w:rPr>
                <w:rFonts w:ascii="標楷體" w:eastAsia="標楷體" w:hAnsi="標楷體"/>
              </w:rPr>
              <w:t>.</w:t>
            </w:r>
          </w:p>
        </w:tc>
      </w:tr>
      <w:tr w:rsidR="0024502E" w:rsidRPr="00362205" w14:paraId="7D9B58AF"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A84DB4E" w14:textId="2707DA28" w:rsidR="0024502E" w:rsidRDefault="0024502E" w:rsidP="0024502E">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45DE0FF5" w14:textId="1635DB17" w:rsidR="0024502E" w:rsidRDefault="0024502E" w:rsidP="0024502E">
            <w:pPr>
              <w:rPr>
                <w:rFonts w:ascii="標楷體" w:eastAsia="標楷體" w:hAnsi="標楷體"/>
              </w:rPr>
            </w:pPr>
            <w:r>
              <w:rPr>
                <w:rFonts w:ascii="標楷體" w:eastAsia="標楷體" w:hAnsi="標楷體" w:hint="eastAsia"/>
              </w:rPr>
              <w:t>最大值-到期日</w:t>
            </w:r>
          </w:p>
        </w:tc>
        <w:tc>
          <w:tcPr>
            <w:tcW w:w="1843" w:type="dxa"/>
            <w:tcBorders>
              <w:top w:val="single" w:sz="4" w:space="0" w:color="auto"/>
              <w:left w:val="single" w:sz="4" w:space="0" w:color="auto"/>
              <w:bottom w:val="single" w:sz="4" w:space="0" w:color="auto"/>
              <w:right w:val="single" w:sz="4" w:space="0" w:color="auto"/>
            </w:tcBorders>
          </w:tcPr>
          <w:p w14:paraId="731714EC" w14:textId="566A4EB5" w:rsidR="0024502E" w:rsidRDefault="0024502E" w:rsidP="0024502E">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578AA9A7" w14:textId="333E656D" w:rsidR="0024502E" w:rsidRPr="00AF1161" w:rsidRDefault="0024502E" w:rsidP="0024502E">
            <w:pPr>
              <w:ind w:left="235" w:hangingChars="98" w:hanging="235"/>
              <w:rPr>
                <w:rFonts w:ascii="標楷體" w:eastAsia="標楷體" w:hAnsi="標楷體"/>
              </w:rPr>
            </w:pPr>
            <w:proofErr w:type="spellStart"/>
            <w:r>
              <w:rPr>
                <w:rFonts w:ascii="標楷體" w:eastAsia="標楷體" w:hAnsi="標楷體" w:hint="eastAsia"/>
              </w:rPr>
              <w:t>Fa</w:t>
            </w:r>
            <w:r>
              <w:rPr>
                <w:rFonts w:ascii="標楷體" w:eastAsia="標楷體" w:hAnsi="標楷體"/>
              </w:rPr>
              <w:t>cMain.MaturityDate</w:t>
            </w:r>
            <w:proofErr w:type="spellEnd"/>
          </w:p>
        </w:tc>
      </w:tr>
      <w:tr w:rsidR="0024502E" w:rsidRPr="00362205" w14:paraId="3374C857"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3FD2C4B" w14:textId="7348ED85" w:rsidR="0024502E" w:rsidRDefault="0024502E" w:rsidP="0024502E">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7298FA82" w14:textId="76981E80" w:rsidR="0024502E" w:rsidRDefault="0024502E" w:rsidP="0024502E">
            <w:pPr>
              <w:rPr>
                <w:rFonts w:ascii="標楷體" w:eastAsia="標楷體" w:hAnsi="標楷體"/>
              </w:rPr>
            </w:pPr>
            <w:r>
              <w:rPr>
                <w:rFonts w:ascii="標楷體" w:eastAsia="標楷體" w:hAnsi="標楷體" w:hint="eastAsia"/>
              </w:rPr>
              <w:t>本金餘額</w:t>
            </w:r>
          </w:p>
        </w:tc>
        <w:tc>
          <w:tcPr>
            <w:tcW w:w="1843" w:type="dxa"/>
            <w:tcBorders>
              <w:top w:val="single" w:sz="4" w:space="0" w:color="auto"/>
              <w:left w:val="single" w:sz="4" w:space="0" w:color="auto"/>
              <w:bottom w:val="single" w:sz="4" w:space="0" w:color="auto"/>
              <w:right w:val="single" w:sz="4" w:space="0" w:color="auto"/>
            </w:tcBorders>
          </w:tcPr>
          <w:p w14:paraId="71CF2F15" w14:textId="44D714C7" w:rsidR="0024502E" w:rsidRDefault="0024502E" w:rsidP="0024502E">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344E1B29" w14:textId="0A44EEF0" w:rsidR="0024502E" w:rsidRDefault="0024502E" w:rsidP="0024502E">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.Pr</w:t>
            </w:r>
            <w:r>
              <w:rPr>
                <w:rFonts w:ascii="標楷體" w:eastAsia="標楷體" w:hAnsi="標楷體"/>
              </w:rPr>
              <w:t>inBalance</w:t>
            </w:r>
            <w:proofErr w:type="spellEnd"/>
          </w:p>
        </w:tc>
      </w:tr>
      <w:tr w:rsidR="0024502E" w:rsidRPr="00362205" w14:paraId="6AD11FC5"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E9E069" w14:textId="7BEB2039" w:rsidR="0024502E" w:rsidRDefault="0024502E" w:rsidP="0024502E">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2B52EC78" w14:textId="07C1D2E0" w:rsidR="0024502E" w:rsidRDefault="0024502E" w:rsidP="0024502E">
            <w:pPr>
              <w:rPr>
                <w:rFonts w:ascii="標楷體" w:eastAsia="標楷體" w:hAnsi="標楷體"/>
              </w:rPr>
            </w:pPr>
            <w:r>
              <w:rPr>
                <w:rFonts w:ascii="標楷體" w:eastAsia="標楷體" w:hAnsi="標楷體" w:hint="eastAsia"/>
              </w:rPr>
              <w:t>逾期數</w:t>
            </w:r>
          </w:p>
        </w:tc>
        <w:tc>
          <w:tcPr>
            <w:tcW w:w="1843" w:type="dxa"/>
            <w:tcBorders>
              <w:top w:val="single" w:sz="4" w:space="0" w:color="auto"/>
              <w:left w:val="single" w:sz="4" w:space="0" w:color="auto"/>
              <w:bottom w:val="single" w:sz="4" w:space="0" w:color="auto"/>
              <w:right w:val="single" w:sz="4" w:space="0" w:color="auto"/>
            </w:tcBorders>
          </w:tcPr>
          <w:p w14:paraId="274686A5" w14:textId="5847C18F" w:rsidR="0024502E" w:rsidRDefault="0024502E" w:rsidP="0024502E">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57A8339E" w14:textId="545A1C29" w:rsidR="0024502E" w:rsidRPr="00AF1161" w:rsidRDefault="0024502E" w:rsidP="0024502E">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.Ov</w:t>
            </w:r>
            <w:r>
              <w:rPr>
                <w:rFonts w:ascii="標楷體" w:eastAsia="標楷體" w:hAnsi="標楷體"/>
              </w:rPr>
              <w:t>duTerm</w:t>
            </w:r>
            <w:proofErr w:type="spellEnd"/>
          </w:p>
        </w:tc>
      </w:tr>
      <w:tr w:rsidR="0024502E" w:rsidRPr="00362205" w14:paraId="27AE603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977DB3" w14:textId="5E22A4E2" w:rsidR="0024502E" w:rsidRDefault="0024502E" w:rsidP="0024502E">
            <w:pPr>
              <w:rPr>
                <w:rFonts w:ascii="標楷體" w:eastAsia="標楷體" w:hAnsi="標楷體"/>
              </w:rPr>
            </w:pPr>
            <w:r>
              <w:rPr>
                <w:rFonts w:ascii="標楷體" w:eastAsia="標楷體" w:hAnsi="標楷體" w:hint="eastAsia"/>
              </w:rPr>
              <w:t>8</w:t>
            </w:r>
          </w:p>
        </w:tc>
        <w:tc>
          <w:tcPr>
            <w:tcW w:w="3410" w:type="dxa"/>
            <w:tcBorders>
              <w:top w:val="single" w:sz="4" w:space="0" w:color="auto"/>
              <w:left w:val="single" w:sz="4" w:space="0" w:color="auto"/>
              <w:bottom w:val="single" w:sz="4" w:space="0" w:color="auto"/>
              <w:right w:val="single" w:sz="4" w:space="0" w:color="auto"/>
            </w:tcBorders>
          </w:tcPr>
          <w:p w14:paraId="48BE1890" w14:textId="7AEBE28D" w:rsidR="0024502E" w:rsidRDefault="0024502E" w:rsidP="0024502E">
            <w:pPr>
              <w:rPr>
                <w:rFonts w:ascii="標楷體" w:eastAsia="標楷體" w:hAnsi="標楷體"/>
              </w:rPr>
            </w:pPr>
            <w:r>
              <w:rPr>
                <w:rFonts w:ascii="標楷體" w:eastAsia="標楷體" w:hAnsi="標楷體" w:hint="eastAsia"/>
              </w:rPr>
              <w:t>五類資產分類</w:t>
            </w:r>
          </w:p>
        </w:tc>
        <w:tc>
          <w:tcPr>
            <w:tcW w:w="1843" w:type="dxa"/>
            <w:tcBorders>
              <w:top w:val="single" w:sz="4" w:space="0" w:color="auto"/>
              <w:left w:val="single" w:sz="4" w:space="0" w:color="auto"/>
              <w:bottom w:val="single" w:sz="4" w:space="0" w:color="auto"/>
              <w:right w:val="single" w:sz="4" w:space="0" w:color="auto"/>
            </w:tcBorders>
          </w:tcPr>
          <w:p w14:paraId="3FC132AA" w14:textId="1FBD506A" w:rsidR="0024502E" w:rsidRDefault="0024502E" w:rsidP="0024502E">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71C1823D" w14:textId="2D65159E" w:rsidR="0024502E" w:rsidRPr="00AF1161" w:rsidRDefault="0024502E" w:rsidP="0024502E">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w:t>
            </w:r>
            <w:r w:rsidRPr="00202E1C">
              <w:rPr>
                <w:rFonts w:ascii="標楷體" w:eastAsia="標楷體" w:hAnsi="標楷體"/>
              </w:rPr>
              <w:t>AssetClass</w:t>
            </w:r>
            <w:proofErr w:type="spellEnd"/>
          </w:p>
        </w:tc>
      </w:tr>
      <w:tr w:rsidR="0024502E" w:rsidRPr="00362205" w14:paraId="48675E4A"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F907607" w14:textId="32284C9D" w:rsidR="0024502E" w:rsidRDefault="0024502E" w:rsidP="0024502E">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240CC91B" w14:textId="5C9E3004" w:rsidR="0024502E" w:rsidRDefault="0024502E" w:rsidP="0024502E">
            <w:pPr>
              <w:rPr>
                <w:rFonts w:ascii="標楷體" w:eastAsia="標楷體" w:hAnsi="標楷體"/>
              </w:rPr>
            </w:pPr>
            <w:r>
              <w:rPr>
                <w:rFonts w:ascii="標楷體" w:eastAsia="標楷體" w:hAnsi="標楷體" w:hint="eastAsia"/>
              </w:rPr>
              <w:t>不足額金額</w:t>
            </w:r>
          </w:p>
        </w:tc>
        <w:tc>
          <w:tcPr>
            <w:tcW w:w="1843" w:type="dxa"/>
            <w:tcBorders>
              <w:top w:val="single" w:sz="4" w:space="0" w:color="auto"/>
              <w:left w:val="single" w:sz="4" w:space="0" w:color="auto"/>
              <w:bottom w:val="single" w:sz="4" w:space="0" w:color="auto"/>
              <w:right w:val="single" w:sz="4" w:space="0" w:color="auto"/>
            </w:tcBorders>
          </w:tcPr>
          <w:p w14:paraId="198BCD21" w14:textId="59966543" w:rsidR="0024502E" w:rsidRDefault="0024502E" w:rsidP="0024502E">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234926EF" w14:textId="03CCCBC8" w:rsidR="0024502E" w:rsidRPr="00AF1161" w:rsidRDefault="0024502E" w:rsidP="0024502E">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.La</w:t>
            </w:r>
            <w:r>
              <w:rPr>
                <w:rFonts w:ascii="標楷體" w:eastAsia="標楷體" w:hAnsi="標楷體"/>
              </w:rPr>
              <w:t>wAmount</w:t>
            </w:r>
            <w:proofErr w:type="spellEnd"/>
          </w:p>
        </w:tc>
      </w:tr>
    </w:tbl>
    <w:p w14:paraId="07A5F8C5" w14:textId="4FD25E88" w:rsidR="00C646B4" w:rsidRPr="0081487B" w:rsidRDefault="00C646B4" w:rsidP="00C646B4">
      <w:pPr>
        <w:ind w:left="1440"/>
        <w:rPr>
          <w:rFonts w:ascii="標楷體" w:eastAsia="標楷體" w:hAnsi="標楷體"/>
        </w:rPr>
      </w:pPr>
      <w:r w:rsidRPr="0081487B">
        <w:rPr>
          <w:rFonts w:ascii="標楷體" w:eastAsia="標楷體" w:hAnsi="標楷體" w:hint="eastAsia"/>
        </w:rPr>
        <w:t>註：</w:t>
      </w:r>
      <w:r w:rsidR="00AF7AF6">
        <w:rPr>
          <w:rFonts w:ascii="標楷體" w:eastAsia="標楷體" w:hAnsi="標楷體" w:hint="eastAsia"/>
        </w:rPr>
        <w:t>維護之欄位為[</w:t>
      </w:r>
      <w:r w:rsidR="0024502E" w:rsidRPr="0024502E">
        <w:rPr>
          <w:rFonts w:ascii="標楷體" w:eastAsia="標楷體" w:hAnsi="標楷體" w:hint="eastAsia"/>
          <w:highlight w:val="yellow"/>
        </w:rPr>
        <w:t>五類資產分類</w:t>
      </w:r>
      <w:r w:rsidR="00AF7AF6">
        <w:rPr>
          <w:rFonts w:ascii="標楷體" w:eastAsia="標楷體" w:hAnsi="標楷體" w:hint="eastAsia"/>
        </w:rPr>
        <w:t>]，其餘欄位不維護。</w:t>
      </w:r>
    </w:p>
    <w:p w14:paraId="421B2E76" w14:textId="77777777" w:rsidR="00AF1161" w:rsidRPr="00E50626" w:rsidRDefault="00AF1161" w:rsidP="00AF1161">
      <w:pPr>
        <w:pStyle w:val="a"/>
        <w:spacing w:before="0"/>
      </w:pPr>
      <w:r w:rsidRPr="00E50626">
        <w:rPr>
          <w:rFonts w:hint="eastAsia"/>
        </w:rPr>
        <w:t>輸出畫面</w:t>
      </w:r>
    </w:p>
    <w:p w14:paraId="27D2393D" w14:textId="4D66C63F" w:rsidR="00AF1161" w:rsidRPr="007C1268" w:rsidRDefault="00FA462C" w:rsidP="00AF1161">
      <w:r w:rsidRPr="00FA462C">
        <w:rPr>
          <w:noProof/>
        </w:rPr>
        <w:drawing>
          <wp:inline distT="0" distB="0" distL="0" distR="0" wp14:anchorId="7AD02D8F" wp14:editId="220E8476">
            <wp:extent cx="6479540" cy="37788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778885"/>
                    </a:xfrm>
                    <a:prstGeom prst="rect">
                      <a:avLst/>
                    </a:prstGeom>
                  </pic:spPr>
                </pic:pic>
              </a:graphicData>
            </a:graphic>
          </wp:inline>
        </w:drawing>
      </w:r>
    </w:p>
    <w:p w14:paraId="46EAA0DE" w14:textId="374A5CB6" w:rsidR="00AF1161" w:rsidRPr="00E32DB1" w:rsidRDefault="00E32DB1" w:rsidP="00E32DB1">
      <w:pPr>
        <w:rPr>
          <w:rFonts w:ascii="標楷體" w:eastAsia="標楷體" w:hAnsi="標楷體"/>
        </w:rPr>
      </w:pPr>
      <w:r w:rsidRPr="00E32DB1">
        <w:rPr>
          <w:rFonts w:ascii="標楷體" w:eastAsia="標楷體" w:hAnsi="標楷體" w:hint="eastAsia"/>
          <w:highlight w:val="cyan"/>
        </w:rPr>
        <w:t>維護完成後</w:t>
      </w:r>
      <w:r>
        <w:rPr>
          <w:rFonts w:ascii="標楷體" w:eastAsia="標楷體" w:hAnsi="標楷體" w:hint="eastAsia"/>
          <w:highlight w:val="cyan"/>
        </w:rPr>
        <w:t>於通知訊息</w:t>
      </w:r>
      <w:r w:rsidRPr="00E32DB1">
        <w:rPr>
          <w:rFonts w:ascii="標楷體" w:eastAsia="標楷體" w:hAnsi="標楷體" w:hint="eastAsia"/>
          <w:highlight w:val="cyan"/>
        </w:rPr>
        <w:t>顯示</w:t>
      </w:r>
      <w:r>
        <w:rPr>
          <w:rFonts w:ascii="標楷體" w:eastAsia="標楷體" w:hAnsi="標楷體" w:hint="eastAsia"/>
          <w:highlight w:val="cyan"/>
        </w:rPr>
        <w:t>上傳筆數之</w:t>
      </w:r>
      <w:r w:rsidRPr="00E32DB1">
        <w:rPr>
          <w:rFonts w:ascii="標楷體" w:eastAsia="標楷體" w:hAnsi="標楷體" w:hint="eastAsia"/>
          <w:highlight w:val="cyan"/>
        </w:rPr>
        <w:t>成功失敗筆數</w:t>
      </w:r>
      <w:r>
        <w:rPr>
          <w:rFonts w:ascii="標楷體" w:eastAsia="標楷體" w:hAnsi="標楷體" w:hint="eastAsia"/>
          <w:highlight w:val="cyan"/>
        </w:rPr>
        <w:t>統計</w:t>
      </w:r>
    </w:p>
    <w:p w14:paraId="511EDD65" w14:textId="77777777" w:rsidR="00AF1161" w:rsidRDefault="00AF1161" w:rsidP="00AF1161">
      <w:pPr>
        <w:ind w:left="1440"/>
      </w:pPr>
    </w:p>
    <w:p w14:paraId="7A96FEA9" w14:textId="624C9275" w:rsidR="00142A50" w:rsidRDefault="00142A50">
      <w:pPr>
        <w:widowControl/>
      </w:pPr>
      <w:r>
        <w:lastRenderedPageBreak/>
        <w:br w:type="page"/>
      </w:r>
    </w:p>
    <w:p w14:paraId="0E071E3A" w14:textId="77777777" w:rsidR="00142A50" w:rsidRPr="00142A50" w:rsidRDefault="00142A50" w:rsidP="00142A50"/>
    <w:p w14:paraId="34BABE5F" w14:textId="0B30FB96" w:rsidR="00142A50" w:rsidRPr="00142A50" w:rsidRDefault="00B62664" w:rsidP="0078740E">
      <w:pPr>
        <w:pStyle w:val="3"/>
        <w:numPr>
          <w:ilvl w:val="2"/>
          <w:numId w:val="7"/>
        </w:numPr>
        <w:spacing w:before="0"/>
        <w:rPr>
          <w:rFonts w:ascii="標楷體" w:hAnsi="標楷體"/>
          <w:bCs/>
          <w:szCs w:val="32"/>
        </w:rPr>
      </w:pPr>
      <w:bookmarkStart w:id="124" w:name="_Toc140244531"/>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901</w:t>
      </w:r>
      <w:r w:rsidR="00142A50">
        <w:rPr>
          <w:rFonts w:ascii="標楷體" w:hAnsi="標楷體" w:hint="eastAsia"/>
          <w:b/>
          <w:szCs w:val="32"/>
        </w:rPr>
        <w:t>３４號公報</w:t>
      </w:r>
      <w:r w:rsidR="00142A50" w:rsidRPr="007F3E25">
        <w:rPr>
          <w:rFonts w:ascii="標楷體" w:hAnsi="標楷體" w:hint="eastAsia"/>
          <w:b/>
          <w:szCs w:val="32"/>
        </w:rPr>
        <w:t>欄位清單</w:t>
      </w:r>
      <w:r w:rsidR="00142A50" w:rsidRPr="00A43145">
        <w:rPr>
          <w:rFonts w:ascii="標楷體" w:hAnsi="標楷體" w:hint="eastAsia"/>
          <w:b/>
          <w:szCs w:val="32"/>
        </w:rPr>
        <w:t>產生作業</w:t>
      </w:r>
      <w:bookmarkEnd w:id="124"/>
    </w:p>
    <w:p w14:paraId="43F555DC"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84A7E5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5EBC246"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88B9BE" w14:textId="77777777" w:rsidR="00142A50" w:rsidRPr="008F20B5" w:rsidRDefault="00142A50" w:rsidP="00F009C9">
            <w:pPr>
              <w:rPr>
                <w:rFonts w:ascii="標楷體" w:eastAsia="標楷體" w:hAnsi="標楷體"/>
              </w:rPr>
            </w:pPr>
            <w:r>
              <w:rPr>
                <w:rFonts w:ascii="標楷體" w:eastAsia="標楷體" w:hAnsi="標楷體" w:hint="eastAsia"/>
              </w:rPr>
              <w:t>３４號公報</w:t>
            </w:r>
            <w:r w:rsidRPr="007F3E25">
              <w:rPr>
                <w:rFonts w:ascii="標楷體" w:eastAsia="標楷體" w:hAnsi="標楷體" w:hint="eastAsia"/>
              </w:rPr>
              <w:t>欄位清單</w:t>
            </w:r>
            <w:r w:rsidRPr="003C14C8">
              <w:rPr>
                <w:rFonts w:ascii="標楷體" w:eastAsia="標楷體" w:hAnsi="標楷體" w:hint="eastAsia"/>
              </w:rPr>
              <w:t>產生作業</w:t>
            </w:r>
          </w:p>
        </w:tc>
      </w:tr>
      <w:tr w:rsidR="00142A50" w:rsidRPr="008F20B5" w14:paraId="6E11C12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CDDEB62"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589BDA47"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]時</w:t>
            </w:r>
          </w:p>
        </w:tc>
      </w:tr>
      <w:tr w:rsidR="00142A50" w:rsidRPr="008F20B5" w14:paraId="3A06C5EC"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A2C4D4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09CD77C"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2C038937" w14:textId="77777777" w:rsidR="00142A50" w:rsidRDefault="00142A50"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1EB3BC4E"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LNM34AP 欄位清單</w:t>
            </w:r>
            <w:r>
              <w:rPr>
                <w:rFonts w:ascii="標楷體" w:eastAsia="標楷體" w:hAnsi="標楷體" w:hint="eastAsia"/>
              </w:rPr>
              <w:t>１</w:t>
            </w:r>
          </w:p>
          <w:p w14:paraId="704BAE1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hint="eastAsia"/>
              </w:rPr>
              <w:t>B</w:t>
            </w:r>
            <w:r w:rsidRPr="00714DC2">
              <w:rPr>
                <w:rFonts w:ascii="標楷體" w:eastAsia="標楷體" w:hAnsi="標楷體" w:hint="eastAsia"/>
              </w:rPr>
              <w:t>P 欄位清單</w:t>
            </w:r>
            <w:r>
              <w:rPr>
                <w:rFonts w:ascii="標楷體" w:eastAsia="標楷體" w:hAnsi="標楷體" w:hint="eastAsia"/>
              </w:rPr>
              <w:t>２</w:t>
            </w:r>
          </w:p>
          <w:p w14:paraId="2262733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C</w:t>
            </w:r>
            <w:r w:rsidRPr="00714DC2">
              <w:rPr>
                <w:rFonts w:ascii="標楷體" w:eastAsia="標楷體" w:hAnsi="標楷體" w:hint="eastAsia"/>
              </w:rPr>
              <w:t>P 欄位清單</w:t>
            </w:r>
            <w:r>
              <w:rPr>
                <w:rFonts w:ascii="標楷體" w:eastAsia="標楷體" w:hAnsi="標楷體" w:hint="eastAsia"/>
              </w:rPr>
              <w:t>３</w:t>
            </w:r>
          </w:p>
          <w:p w14:paraId="35EAA3C7"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D</w:t>
            </w:r>
            <w:r w:rsidRPr="00714DC2">
              <w:rPr>
                <w:rFonts w:ascii="標楷體" w:eastAsia="標楷體" w:hAnsi="標楷體" w:hint="eastAsia"/>
              </w:rPr>
              <w:t>P 欄位清單</w:t>
            </w:r>
            <w:r>
              <w:rPr>
                <w:rFonts w:ascii="標楷體" w:eastAsia="標楷體" w:hAnsi="標楷體" w:hint="eastAsia"/>
              </w:rPr>
              <w:t>４</w:t>
            </w:r>
          </w:p>
          <w:p w14:paraId="0599D5E0"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E</w:t>
            </w:r>
            <w:r w:rsidRPr="00714DC2">
              <w:rPr>
                <w:rFonts w:ascii="標楷體" w:eastAsia="標楷體" w:hAnsi="標楷體" w:hint="eastAsia"/>
              </w:rPr>
              <w:t>P 欄位清單</w:t>
            </w:r>
            <w:r>
              <w:rPr>
                <w:rFonts w:ascii="標楷體" w:eastAsia="標楷體" w:hAnsi="標楷體" w:hint="eastAsia"/>
              </w:rPr>
              <w:t>５</w:t>
            </w:r>
          </w:p>
          <w:p w14:paraId="79AE97E9" w14:textId="77777777" w:rsidR="00142A50" w:rsidRPr="00A313C0"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G</w:t>
            </w:r>
            <w:r w:rsidRPr="00714DC2">
              <w:rPr>
                <w:rFonts w:ascii="標楷體" w:eastAsia="標楷體" w:hAnsi="標楷體" w:hint="eastAsia"/>
              </w:rPr>
              <w:t>P 欄位清單</w:t>
            </w:r>
            <w:r>
              <w:rPr>
                <w:rFonts w:ascii="標楷體" w:eastAsia="標楷體" w:hAnsi="標楷體" w:hint="eastAsia"/>
              </w:rPr>
              <w:t>６</w:t>
            </w:r>
          </w:p>
        </w:tc>
      </w:tr>
      <w:tr w:rsidR="00142A50" w:rsidRPr="008F20B5" w14:paraId="0407F10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0E3C76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D648325" w14:textId="77777777" w:rsidR="00142A50" w:rsidRPr="004A1C2C" w:rsidRDefault="00142A50" w:rsidP="00F009C9">
            <w:pPr>
              <w:rPr>
                <w:rFonts w:ascii="標楷體" w:eastAsia="標楷體" w:hAnsi="標楷體"/>
              </w:rPr>
            </w:pPr>
          </w:p>
        </w:tc>
      </w:tr>
      <w:tr w:rsidR="00142A50" w:rsidRPr="008F20B5" w14:paraId="080E6A9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FB6FB3A"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9D0BDCE" w14:textId="77777777" w:rsidR="00142A50" w:rsidRPr="004A1C2C" w:rsidRDefault="00142A50" w:rsidP="00F009C9">
            <w:pPr>
              <w:rPr>
                <w:rFonts w:ascii="標楷體" w:eastAsia="標楷體" w:hAnsi="標楷體"/>
              </w:rPr>
            </w:pPr>
          </w:p>
        </w:tc>
      </w:tr>
      <w:tr w:rsidR="00142A50" w:rsidRPr="008F20B5" w14:paraId="60D4941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1C0C22"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B0A2FB2"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142A50" w:rsidRPr="008F20B5" w14:paraId="761D7484"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642C4D8"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A868808"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142A50" w:rsidRPr="008F20B5" w14:paraId="4B80AA9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30BF572"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CD3FC3D" w14:textId="77777777" w:rsidR="00142A50" w:rsidRPr="004A1C2C" w:rsidRDefault="00142A50" w:rsidP="00F009C9">
            <w:pPr>
              <w:rPr>
                <w:rFonts w:ascii="標楷體" w:eastAsia="標楷體" w:hAnsi="標楷體"/>
              </w:rPr>
            </w:pPr>
          </w:p>
        </w:tc>
      </w:tr>
    </w:tbl>
    <w:p w14:paraId="221D5B6B" w14:textId="77777777" w:rsidR="00142A50" w:rsidRPr="0068704E" w:rsidRDefault="00142A50" w:rsidP="00142A50">
      <w:pPr>
        <w:ind w:left="1440"/>
      </w:pPr>
    </w:p>
    <w:p w14:paraId="5B48D550"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1C30582" w14:textId="77777777" w:rsidTr="00F009C9">
        <w:tc>
          <w:tcPr>
            <w:tcW w:w="851" w:type="dxa"/>
            <w:shd w:val="clear" w:color="auto" w:fill="D9D9D9" w:themeFill="background1" w:themeFillShade="D9"/>
          </w:tcPr>
          <w:p w14:paraId="142C35C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F18EE35"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A77674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6D874A14" w14:textId="77777777" w:rsidTr="00F009C9">
        <w:tc>
          <w:tcPr>
            <w:tcW w:w="851" w:type="dxa"/>
          </w:tcPr>
          <w:p w14:paraId="41B734E7"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2C75523E" w14:textId="77777777" w:rsidR="00142A50" w:rsidRPr="0022279A" w:rsidRDefault="00142A50" w:rsidP="00F009C9">
            <w:pPr>
              <w:rPr>
                <w:rFonts w:ascii="標楷體" w:eastAsia="標楷體" w:hAnsi="標楷體"/>
              </w:rPr>
            </w:pPr>
            <w:r w:rsidRPr="00C9573D">
              <w:rPr>
                <w:rFonts w:ascii="標楷體" w:eastAsia="標楷體" w:hAnsi="標楷體"/>
              </w:rPr>
              <w:t>Ias34Ap</w:t>
            </w:r>
          </w:p>
        </w:tc>
        <w:tc>
          <w:tcPr>
            <w:tcW w:w="4110" w:type="dxa"/>
          </w:tcPr>
          <w:p w14:paraId="2BE0E393"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A檔</w:t>
            </w:r>
          </w:p>
        </w:tc>
      </w:tr>
      <w:tr w:rsidR="00142A50" w:rsidRPr="0022279A" w14:paraId="009E9457" w14:textId="77777777" w:rsidTr="00F009C9">
        <w:tc>
          <w:tcPr>
            <w:tcW w:w="851" w:type="dxa"/>
          </w:tcPr>
          <w:p w14:paraId="7A31CCA2"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63846E4B" w14:textId="77777777" w:rsidR="00142A50" w:rsidRPr="0022279A" w:rsidRDefault="00142A50" w:rsidP="00F009C9">
            <w:pPr>
              <w:rPr>
                <w:rFonts w:ascii="標楷體" w:eastAsia="標楷體" w:hAnsi="標楷體"/>
              </w:rPr>
            </w:pPr>
            <w:r w:rsidRPr="00C9573D">
              <w:rPr>
                <w:rFonts w:ascii="標楷體" w:eastAsia="標楷體" w:hAnsi="標楷體"/>
              </w:rPr>
              <w:t>Ias34Bp</w:t>
            </w:r>
          </w:p>
        </w:tc>
        <w:tc>
          <w:tcPr>
            <w:tcW w:w="4110" w:type="dxa"/>
          </w:tcPr>
          <w:p w14:paraId="6A880E6E"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B檔</w:t>
            </w:r>
          </w:p>
        </w:tc>
      </w:tr>
      <w:tr w:rsidR="00142A50" w:rsidRPr="0022279A" w14:paraId="7AC8BAE6" w14:textId="77777777" w:rsidTr="00F009C9">
        <w:tc>
          <w:tcPr>
            <w:tcW w:w="851" w:type="dxa"/>
          </w:tcPr>
          <w:p w14:paraId="5EAD832D" w14:textId="77777777" w:rsidR="00142A50" w:rsidRPr="0022279A"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18E50AE" w14:textId="77777777" w:rsidR="00142A50" w:rsidRPr="0022279A" w:rsidRDefault="00142A50" w:rsidP="00F009C9">
            <w:pPr>
              <w:rPr>
                <w:rFonts w:ascii="標楷體" w:eastAsia="標楷體" w:hAnsi="標楷體"/>
              </w:rPr>
            </w:pPr>
            <w:r w:rsidRPr="00C9573D">
              <w:rPr>
                <w:rFonts w:ascii="標楷體" w:eastAsia="標楷體" w:hAnsi="標楷體"/>
              </w:rPr>
              <w:t>Ias34Cp</w:t>
            </w:r>
          </w:p>
        </w:tc>
        <w:tc>
          <w:tcPr>
            <w:tcW w:w="4110" w:type="dxa"/>
          </w:tcPr>
          <w:p w14:paraId="0BBA07C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C檔</w:t>
            </w:r>
          </w:p>
        </w:tc>
      </w:tr>
      <w:tr w:rsidR="00142A50" w:rsidRPr="0022279A" w14:paraId="0B563CAB" w14:textId="77777777" w:rsidTr="00F009C9">
        <w:tc>
          <w:tcPr>
            <w:tcW w:w="851" w:type="dxa"/>
          </w:tcPr>
          <w:p w14:paraId="01B6FB73" w14:textId="77777777" w:rsidR="00142A50" w:rsidRPr="0022279A" w:rsidRDefault="00142A50" w:rsidP="00F009C9">
            <w:pPr>
              <w:jc w:val="center"/>
              <w:rPr>
                <w:rFonts w:ascii="標楷體" w:eastAsia="標楷體" w:hAnsi="標楷體"/>
              </w:rPr>
            </w:pPr>
            <w:r>
              <w:rPr>
                <w:rFonts w:ascii="標楷體" w:eastAsia="標楷體" w:hAnsi="標楷體" w:hint="eastAsia"/>
              </w:rPr>
              <w:t>4</w:t>
            </w:r>
          </w:p>
        </w:tc>
        <w:tc>
          <w:tcPr>
            <w:tcW w:w="3118" w:type="dxa"/>
          </w:tcPr>
          <w:p w14:paraId="63D921D9" w14:textId="77777777" w:rsidR="00142A50" w:rsidRPr="0022279A" w:rsidRDefault="00142A50" w:rsidP="00F009C9">
            <w:pPr>
              <w:rPr>
                <w:rFonts w:ascii="標楷體" w:eastAsia="標楷體" w:hAnsi="標楷體"/>
              </w:rPr>
            </w:pPr>
            <w:r w:rsidRPr="00C9573D">
              <w:rPr>
                <w:rFonts w:ascii="標楷體" w:eastAsia="標楷體" w:hAnsi="標楷體"/>
              </w:rPr>
              <w:t>Ias34Dp</w:t>
            </w:r>
          </w:p>
        </w:tc>
        <w:tc>
          <w:tcPr>
            <w:tcW w:w="4110" w:type="dxa"/>
          </w:tcPr>
          <w:p w14:paraId="1BF46F1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D檔</w:t>
            </w:r>
          </w:p>
        </w:tc>
      </w:tr>
      <w:tr w:rsidR="00142A50" w:rsidRPr="0022279A" w14:paraId="5F271A5D" w14:textId="77777777" w:rsidTr="00F009C9">
        <w:tc>
          <w:tcPr>
            <w:tcW w:w="851" w:type="dxa"/>
          </w:tcPr>
          <w:p w14:paraId="06621CE7" w14:textId="77777777" w:rsidR="00142A50" w:rsidRPr="0022279A" w:rsidRDefault="00142A50" w:rsidP="00F009C9">
            <w:pPr>
              <w:jc w:val="center"/>
              <w:rPr>
                <w:rFonts w:ascii="標楷體" w:eastAsia="標楷體" w:hAnsi="標楷體"/>
              </w:rPr>
            </w:pPr>
            <w:r>
              <w:rPr>
                <w:rFonts w:ascii="標楷體" w:eastAsia="標楷體" w:hAnsi="標楷體" w:hint="eastAsia"/>
              </w:rPr>
              <w:t>5</w:t>
            </w:r>
          </w:p>
        </w:tc>
        <w:tc>
          <w:tcPr>
            <w:tcW w:w="3118" w:type="dxa"/>
          </w:tcPr>
          <w:p w14:paraId="7CFB86E8" w14:textId="77777777" w:rsidR="00142A50" w:rsidRPr="0022279A" w:rsidRDefault="00142A50" w:rsidP="00F009C9">
            <w:pPr>
              <w:rPr>
                <w:rFonts w:ascii="標楷體" w:eastAsia="標楷體" w:hAnsi="標楷體"/>
              </w:rPr>
            </w:pPr>
            <w:r w:rsidRPr="00C9573D">
              <w:rPr>
                <w:rFonts w:ascii="標楷體" w:eastAsia="標楷體" w:hAnsi="標楷體"/>
              </w:rPr>
              <w:t>Ias34Ep</w:t>
            </w:r>
          </w:p>
        </w:tc>
        <w:tc>
          <w:tcPr>
            <w:tcW w:w="4110" w:type="dxa"/>
          </w:tcPr>
          <w:p w14:paraId="58736CF0"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E檔</w:t>
            </w:r>
          </w:p>
        </w:tc>
      </w:tr>
      <w:tr w:rsidR="00142A50" w:rsidRPr="0022279A" w14:paraId="6DAC61F6" w14:textId="77777777" w:rsidTr="00F009C9">
        <w:tc>
          <w:tcPr>
            <w:tcW w:w="851" w:type="dxa"/>
          </w:tcPr>
          <w:p w14:paraId="7A2B4031" w14:textId="77777777" w:rsidR="00142A50" w:rsidRPr="0022279A" w:rsidRDefault="00142A50" w:rsidP="00F009C9">
            <w:pPr>
              <w:jc w:val="center"/>
              <w:rPr>
                <w:rFonts w:ascii="標楷體" w:eastAsia="標楷體" w:hAnsi="標楷體"/>
              </w:rPr>
            </w:pPr>
            <w:r>
              <w:rPr>
                <w:rFonts w:ascii="標楷體" w:eastAsia="標楷體" w:hAnsi="標楷體" w:hint="eastAsia"/>
              </w:rPr>
              <w:t>6</w:t>
            </w:r>
          </w:p>
        </w:tc>
        <w:tc>
          <w:tcPr>
            <w:tcW w:w="3118" w:type="dxa"/>
          </w:tcPr>
          <w:p w14:paraId="684A92E8" w14:textId="77777777" w:rsidR="00142A50" w:rsidRPr="0022279A" w:rsidRDefault="00142A50" w:rsidP="00F009C9">
            <w:pPr>
              <w:rPr>
                <w:rFonts w:ascii="標楷體" w:eastAsia="標楷體" w:hAnsi="標楷體"/>
              </w:rPr>
            </w:pPr>
            <w:r w:rsidRPr="00C9573D">
              <w:rPr>
                <w:rFonts w:ascii="標楷體" w:eastAsia="標楷體" w:hAnsi="標楷體"/>
              </w:rPr>
              <w:t>Ias34Gp</w:t>
            </w:r>
          </w:p>
        </w:tc>
        <w:tc>
          <w:tcPr>
            <w:tcW w:w="4110" w:type="dxa"/>
          </w:tcPr>
          <w:p w14:paraId="0FF2B8E8"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G檔</w:t>
            </w:r>
          </w:p>
        </w:tc>
      </w:tr>
    </w:tbl>
    <w:p w14:paraId="093717BA" w14:textId="77777777" w:rsidR="00142A50" w:rsidRDefault="00142A50" w:rsidP="00142A50">
      <w:pPr>
        <w:ind w:left="1440"/>
      </w:pPr>
    </w:p>
    <w:p w14:paraId="2195E9B4" w14:textId="77777777" w:rsidR="00142A50" w:rsidRPr="00580C29" w:rsidRDefault="00142A50" w:rsidP="00142A50">
      <w:pPr>
        <w:pStyle w:val="a"/>
        <w:spacing w:before="0"/>
      </w:pPr>
      <w:r w:rsidRPr="00580C29">
        <w:t>UI</w:t>
      </w:r>
      <w:r w:rsidRPr="00580C29">
        <w:rPr>
          <w:rFonts w:hint="eastAsia"/>
        </w:rPr>
        <w:t>畫面</w:t>
      </w:r>
    </w:p>
    <w:p w14:paraId="0F335B89" w14:textId="53881051" w:rsidR="00142A50" w:rsidRDefault="00142A50" w:rsidP="00142A50">
      <w:r>
        <w:rPr>
          <w:noProof/>
        </w:rPr>
        <w:lastRenderedPageBreak/>
        <w:drawing>
          <wp:inline distT="0" distB="0" distL="0" distR="0" wp14:anchorId="6B3758D0" wp14:editId="455724F7">
            <wp:extent cx="6479540" cy="25019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9540" cy="2501900"/>
                    </a:xfrm>
                    <a:prstGeom prst="rect">
                      <a:avLst/>
                    </a:prstGeom>
                  </pic:spPr>
                </pic:pic>
              </a:graphicData>
            </a:graphic>
          </wp:inline>
        </w:drawing>
      </w:r>
    </w:p>
    <w:p w14:paraId="404B52A3" w14:textId="77777777" w:rsidR="00142A50" w:rsidRDefault="00142A50" w:rsidP="00142A50">
      <w:pPr>
        <w:ind w:left="1440"/>
      </w:pPr>
    </w:p>
    <w:p w14:paraId="24AE1613" w14:textId="77777777" w:rsidR="00142A50" w:rsidRPr="007646CA" w:rsidRDefault="00142A50" w:rsidP="00142A50">
      <w:pPr>
        <w:pStyle w:val="a"/>
        <w:spacing w:before="0"/>
      </w:pPr>
      <w:r w:rsidRPr="007646CA">
        <w:t>輸入畫面</w:t>
      </w:r>
      <w:r w:rsidRPr="007646CA">
        <w:rPr>
          <w:rFonts w:hint="eastAsia"/>
        </w:rPr>
        <w:t>按鈕</w:t>
      </w:r>
      <w:r w:rsidRPr="007646CA">
        <w:t>說明</w:t>
      </w:r>
    </w:p>
    <w:p w14:paraId="4591AF18"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3F4F9533" w14:textId="77777777" w:rsidTr="00F009C9">
        <w:tc>
          <w:tcPr>
            <w:tcW w:w="848" w:type="dxa"/>
            <w:shd w:val="clear" w:color="auto" w:fill="D9D9D9" w:themeFill="background1" w:themeFillShade="D9"/>
          </w:tcPr>
          <w:p w14:paraId="00F6FD8B"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E697E76"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0253ADA"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7858D79" w14:textId="77777777" w:rsidTr="00F009C9">
        <w:tc>
          <w:tcPr>
            <w:tcW w:w="848" w:type="dxa"/>
          </w:tcPr>
          <w:p w14:paraId="6B1B9925"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CCF158F"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4F7ABED4"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根據勾選項目，開始</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p>
          <w:p w14:paraId="32F7A77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1E0D2B4"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9002600"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5BE82F9" w14:textId="77777777" w:rsidR="00142A50" w:rsidRDefault="00142A50" w:rsidP="00F009C9">
            <w:pPr>
              <w:rPr>
                <w:rFonts w:ascii="標楷體" w:eastAsia="標楷體" w:hAnsi="標楷體"/>
              </w:rPr>
            </w:pPr>
            <w:r>
              <w:rPr>
                <w:rFonts w:ascii="標楷體" w:eastAsia="標楷體" w:hAnsi="標楷體" w:hint="eastAsia"/>
              </w:rPr>
              <w:t>3.依照勾選項目產生[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58B37468" w14:textId="77777777" w:rsidR="00142A50" w:rsidRPr="00162583" w:rsidRDefault="00142A50"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142A50" w:rsidRPr="00F5236F" w14:paraId="7EA1D03F" w14:textId="77777777" w:rsidTr="00F009C9">
        <w:tc>
          <w:tcPr>
            <w:tcW w:w="848" w:type="dxa"/>
          </w:tcPr>
          <w:p w14:paraId="59915709"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2</w:t>
            </w:r>
          </w:p>
        </w:tc>
        <w:tc>
          <w:tcPr>
            <w:tcW w:w="2112" w:type="dxa"/>
          </w:tcPr>
          <w:p w14:paraId="37C4ECAE"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B8A515"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3202800" w14:textId="77777777" w:rsidTr="00F009C9">
        <w:tc>
          <w:tcPr>
            <w:tcW w:w="848" w:type="dxa"/>
          </w:tcPr>
          <w:p w14:paraId="20BEF4E1"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58C5161B"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1BEDF6C2"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53AB5254" w14:textId="77777777" w:rsidR="00142A50" w:rsidRDefault="00142A50" w:rsidP="00142A50">
      <w:pPr>
        <w:ind w:left="1440"/>
      </w:pPr>
    </w:p>
    <w:p w14:paraId="6E82418C" w14:textId="77777777" w:rsidR="00142A50" w:rsidRPr="00B9686C" w:rsidRDefault="00142A50" w:rsidP="00142A50">
      <w:pPr>
        <w:pStyle w:val="a"/>
        <w:spacing w:before="0"/>
      </w:pPr>
      <w:r w:rsidRPr="00B9686C">
        <w:t>輸入畫面資料說明</w:t>
      </w:r>
    </w:p>
    <w:p w14:paraId="16197A51" w14:textId="77777777" w:rsidR="00142A50" w:rsidRDefault="00142A50" w:rsidP="00142A50">
      <w:pPr>
        <w:ind w:left="1440"/>
      </w:pPr>
    </w:p>
    <w:tbl>
      <w:tblPr>
        <w:tblW w:w="10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450"/>
        <w:gridCol w:w="992"/>
        <w:gridCol w:w="1276"/>
        <w:gridCol w:w="1315"/>
        <w:gridCol w:w="811"/>
        <w:gridCol w:w="664"/>
        <w:gridCol w:w="3426"/>
      </w:tblGrid>
      <w:tr w:rsidR="00142A50" w:rsidRPr="00456B60" w14:paraId="504568B3" w14:textId="77777777" w:rsidTr="00F009C9">
        <w:trPr>
          <w:trHeight w:val="388"/>
          <w:tblHeader/>
          <w:jc w:val="center"/>
        </w:trPr>
        <w:tc>
          <w:tcPr>
            <w:tcW w:w="530" w:type="dxa"/>
            <w:vMerge w:val="restart"/>
            <w:shd w:val="clear" w:color="auto" w:fill="D9D9D9"/>
          </w:tcPr>
          <w:p w14:paraId="6A7642F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450" w:type="dxa"/>
            <w:vMerge w:val="restart"/>
            <w:shd w:val="clear" w:color="auto" w:fill="D9D9D9"/>
          </w:tcPr>
          <w:p w14:paraId="55F44A9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7DE2733"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09286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59C76C70" w14:textId="77777777" w:rsidTr="00F009C9">
        <w:trPr>
          <w:trHeight w:val="244"/>
          <w:tblHeader/>
          <w:jc w:val="center"/>
        </w:trPr>
        <w:tc>
          <w:tcPr>
            <w:tcW w:w="530" w:type="dxa"/>
            <w:vMerge/>
            <w:shd w:val="clear" w:color="auto" w:fill="D9D9D9"/>
          </w:tcPr>
          <w:p w14:paraId="11CE6A4E" w14:textId="77777777" w:rsidR="00142A50" w:rsidRPr="00456B60" w:rsidRDefault="00142A50" w:rsidP="00F009C9">
            <w:pPr>
              <w:rPr>
                <w:rFonts w:ascii="標楷體" w:eastAsia="標楷體" w:hAnsi="標楷體"/>
              </w:rPr>
            </w:pPr>
          </w:p>
        </w:tc>
        <w:tc>
          <w:tcPr>
            <w:tcW w:w="1450" w:type="dxa"/>
            <w:vMerge/>
            <w:shd w:val="clear" w:color="auto" w:fill="D9D9D9"/>
          </w:tcPr>
          <w:p w14:paraId="36D0EC8E" w14:textId="77777777" w:rsidR="00142A50" w:rsidRPr="00456B60" w:rsidRDefault="00142A50" w:rsidP="00F009C9">
            <w:pPr>
              <w:rPr>
                <w:rFonts w:ascii="標楷體" w:eastAsia="標楷體" w:hAnsi="標楷體"/>
              </w:rPr>
            </w:pPr>
          </w:p>
        </w:tc>
        <w:tc>
          <w:tcPr>
            <w:tcW w:w="992" w:type="dxa"/>
            <w:shd w:val="clear" w:color="auto" w:fill="D9D9D9"/>
          </w:tcPr>
          <w:p w14:paraId="080FE299"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1276" w:type="dxa"/>
            <w:shd w:val="clear" w:color="auto" w:fill="D9D9D9"/>
          </w:tcPr>
          <w:p w14:paraId="6474C758"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315" w:type="dxa"/>
            <w:shd w:val="clear" w:color="auto" w:fill="D9D9D9"/>
          </w:tcPr>
          <w:p w14:paraId="6F106AE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3E254B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7CD8FC38"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B50E755" w14:textId="77777777" w:rsidR="00142A50" w:rsidRPr="00456B60" w:rsidRDefault="00142A50" w:rsidP="00F009C9">
            <w:pPr>
              <w:rPr>
                <w:rFonts w:ascii="標楷體" w:eastAsia="標楷體" w:hAnsi="標楷體"/>
              </w:rPr>
            </w:pPr>
          </w:p>
        </w:tc>
      </w:tr>
      <w:tr w:rsidR="00142A50" w:rsidRPr="00456B60" w14:paraId="069F2B83" w14:textId="77777777" w:rsidTr="00F009C9">
        <w:trPr>
          <w:trHeight w:val="244"/>
          <w:jc w:val="center"/>
        </w:trPr>
        <w:tc>
          <w:tcPr>
            <w:tcW w:w="530" w:type="dxa"/>
          </w:tcPr>
          <w:p w14:paraId="5297E63E"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450" w:type="dxa"/>
          </w:tcPr>
          <w:p w14:paraId="2868C565" w14:textId="77777777" w:rsidR="00142A50" w:rsidRPr="001343EE" w:rsidRDefault="00142A50" w:rsidP="00F009C9">
            <w:pPr>
              <w:rPr>
                <w:rFonts w:ascii="標楷體" w:eastAsia="標楷體" w:hAnsi="標楷體"/>
                <w:lang w:eastAsia="zh-HK"/>
              </w:rPr>
            </w:pPr>
            <w:r w:rsidRPr="00EC3BE5">
              <w:rPr>
                <w:rFonts w:ascii="標楷體" w:eastAsia="標楷體" w:hAnsi="標楷體" w:hint="eastAsia"/>
              </w:rPr>
              <w:t>會計日期</w:t>
            </w:r>
          </w:p>
        </w:tc>
        <w:tc>
          <w:tcPr>
            <w:tcW w:w="992" w:type="dxa"/>
          </w:tcPr>
          <w:p w14:paraId="56698A9B" w14:textId="77777777" w:rsidR="00142A50" w:rsidRPr="00456B60" w:rsidRDefault="00142A50" w:rsidP="00F009C9">
            <w:pPr>
              <w:rPr>
                <w:rFonts w:ascii="標楷體" w:eastAsia="標楷體" w:hAnsi="標楷體"/>
              </w:rPr>
            </w:pPr>
          </w:p>
        </w:tc>
        <w:tc>
          <w:tcPr>
            <w:tcW w:w="1276" w:type="dxa"/>
          </w:tcPr>
          <w:p w14:paraId="29F75120" w14:textId="77777777" w:rsidR="00142A50" w:rsidRPr="00456B60" w:rsidRDefault="00142A50" w:rsidP="00F009C9">
            <w:pPr>
              <w:rPr>
                <w:rFonts w:ascii="標楷體" w:eastAsia="標楷體" w:hAnsi="標楷體"/>
              </w:rPr>
            </w:pPr>
            <w:r>
              <w:rPr>
                <w:rFonts w:ascii="標楷體" w:eastAsia="標楷體" w:hAnsi="標楷體" w:hint="eastAsia"/>
              </w:rPr>
              <w:t>月底日會計日期</w:t>
            </w:r>
          </w:p>
        </w:tc>
        <w:tc>
          <w:tcPr>
            <w:tcW w:w="1315" w:type="dxa"/>
          </w:tcPr>
          <w:p w14:paraId="0FEFF2EC" w14:textId="77777777" w:rsidR="00142A50" w:rsidRPr="00456B60" w:rsidRDefault="00142A50" w:rsidP="00F009C9">
            <w:pPr>
              <w:rPr>
                <w:rFonts w:ascii="標楷體" w:eastAsia="標楷體" w:hAnsi="標楷體"/>
              </w:rPr>
            </w:pPr>
          </w:p>
        </w:tc>
        <w:tc>
          <w:tcPr>
            <w:tcW w:w="811" w:type="dxa"/>
          </w:tcPr>
          <w:p w14:paraId="0347075A" w14:textId="77777777" w:rsidR="00142A50" w:rsidRPr="00456B60" w:rsidRDefault="00142A50" w:rsidP="00F009C9">
            <w:pPr>
              <w:rPr>
                <w:rFonts w:ascii="標楷體" w:eastAsia="標楷體" w:hAnsi="標楷體"/>
              </w:rPr>
            </w:pPr>
          </w:p>
        </w:tc>
        <w:tc>
          <w:tcPr>
            <w:tcW w:w="664" w:type="dxa"/>
          </w:tcPr>
          <w:p w14:paraId="56F1C356"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13DFAA91" w14:textId="77777777" w:rsidR="00142A50" w:rsidRPr="00456B60" w:rsidRDefault="00142A50" w:rsidP="00F009C9">
            <w:pPr>
              <w:rPr>
                <w:rFonts w:ascii="標楷體" w:eastAsia="標楷體" w:hAnsi="標楷體"/>
              </w:rPr>
            </w:pPr>
            <w:r>
              <w:rPr>
                <w:rFonts w:ascii="標楷體" w:eastAsia="標楷體" w:hAnsi="標楷體" w:hint="eastAsia"/>
              </w:rPr>
              <w:t>自動顯示</w:t>
            </w:r>
          </w:p>
        </w:tc>
      </w:tr>
      <w:tr w:rsidR="00142A50" w:rsidRPr="00456B60" w14:paraId="19EE3BB3" w14:textId="77777777" w:rsidTr="00F009C9">
        <w:trPr>
          <w:trHeight w:val="244"/>
          <w:jc w:val="center"/>
        </w:trPr>
        <w:tc>
          <w:tcPr>
            <w:tcW w:w="530" w:type="dxa"/>
          </w:tcPr>
          <w:p w14:paraId="2354E1DC"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450" w:type="dxa"/>
          </w:tcPr>
          <w:p w14:paraId="0A698147" w14:textId="77777777" w:rsidR="00142A50" w:rsidRPr="00456B60" w:rsidRDefault="00142A50" w:rsidP="00F009C9">
            <w:r>
              <w:rPr>
                <w:rFonts w:ascii="標楷體" w:eastAsia="標楷體" w:hAnsi="標楷體" w:hint="eastAsia"/>
              </w:rPr>
              <w:t>全選</w:t>
            </w:r>
          </w:p>
        </w:tc>
        <w:tc>
          <w:tcPr>
            <w:tcW w:w="992" w:type="dxa"/>
          </w:tcPr>
          <w:p w14:paraId="0C9137CB"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1626A9" w14:textId="77777777" w:rsidR="00142A50" w:rsidRPr="00456B60" w:rsidRDefault="00142A50" w:rsidP="00F009C9">
            <w:pPr>
              <w:rPr>
                <w:rFonts w:ascii="標楷體" w:eastAsia="標楷體" w:hAnsi="標楷體"/>
              </w:rPr>
            </w:pPr>
          </w:p>
        </w:tc>
        <w:tc>
          <w:tcPr>
            <w:tcW w:w="1315" w:type="dxa"/>
          </w:tcPr>
          <w:p w14:paraId="7ED5F8E8" w14:textId="77777777" w:rsidR="00142A50" w:rsidRPr="00456B60" w:rsidRDefault="00142A50" w:rsidP="00F009C9">
            <w:pPr>
              <w:rPr>
                <w:rFonts w:ascii="標楷體" w:eastAsia="標楷體" w:hAnsi="標楷體"/>
              </w:rPr>
            </w:pPr>
          </w:p>
        </w:tc>
        <w:tc>
          <w:tcPr>
            <w:tcW w:w="811" w:type="dxa"/>
          </w:tcPr>
          <w:p w14:paraId="71BAE27A" w14:textId="77777777" w:rsidR="00142A50" w:rsidRPr="00456B60" w:rsidRDefault="00142A50" w:rsidP="00F009C9">
            <w:pPr>
              <w:rPr>
                <w:rFonts w:ascii="標楷體" w:eastAsia="標楷體" w:hAnsi="標楷體"/>
              </w:rPr>
            </w:pPr>
          </w:p>
        </w:tc>
        <w:tc>
          <w:tcPr>
            <w:tcW w:w="664" w:type="dxa"/>
          </w:tcPr>
          <w:p w14:paraId="298F487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78DB2D6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0B6AC402"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2.取消勾選時,下列各欄位清單皆會取消勾選</w:t>
            </w:r>
          </w:p>
        </w:tc>
      </w:tr>
      <w:tr w:rsidR="00142A50" w:rsidRPr="00456B60" w14:paraId="5439BE98" w14:textId="77777777" w:rsidTr="00F009C9">
        <w:trPr>
          <w:trHeight w:val="244"/>
          <w:jc w:val="center"/>
        </w:trPr>
        <w:tc>
          <w:tcPr>
            <w:tcW w:w="530" w:type="dxa"/>
          </w:tcPr>
          <w:p w14:paraId="6374F3A1"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450" w:type="dxa"/>
          </w:tcPr>
          <w:p w14:paraId="18B34AC5" w14:textId="77777777" w:rsidR="00142A50" w:rsidRPr="00456B60" w:rsidRDefault="00142A50" w:rsidP="00F009C9">
            <w:r w:rsidRPr="00946868">
              <w:rPr>
                <w:rFonts w:ascii="標楷體" w:eastAsia="標楷體" w:hAnsi="標楷體" w:hint="eastAsia"/>
              </w:rPr>
              <w:t>LNM34AP 欄位清單</w:t>
            </w:r>
            <w:r>
              <w:rPr>
                <w:rFonts w:ascii="標楷體" w:eastAsia="標楷體" w:hAnsi="標楷體" w:hint="eastAsia"/>
              </w:rPr>
              <w:t>１</w:t>
            </w:r>
          </w:p>
        </w:tc>
        <w:tc>
          <w:tcPr>
            <w:tcW w:w="992" w:type="dxa"/>
          </w:tcPr>
          <w:p w14:paraId="314834E5"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21FA0D" w14:textId="77777777" w:rsidR="00142A50" w:rsidRPr="00456B60" w:rsidRDefault="00142A50" w:rsidP="00F009C9">
            <w:pPr>
              <w:rPr>
                <w:rFonts w:ascii="標楷體" w:eastAsia="標楷體" w:hAnsi="標楷體"/>
              </w:rPr>
            </w:pPr>
          </w:p>
        </w:tc>
        <w:tc>
          <w:tcPr>
            <w:tcW w:w="1315" w:type="dxa"/>
          </w:tcPr>
          <w:p w14:paraId="44829BCA" w14:textId="77777777" w:rsidR="00142A50" w:rsidRPr="00456B60" w:rsidRDefault="00142A50" w:rsidP="00F009C9">
            <w:pPr>
              <w:rPr>
                <w:rFonts w:ascii="標楷體" w:eastAsia="標楷體" w:hAnsi="標楷體"/>
              </w:rPr>
            </w:pPr>
          </w:p>
        </w:tc>
        <w:tc>
          <w:tcPr>
            <w:tcW w:w="811" w:type="dxa"/>
          </w:tcPr>
          <w:p w14:paraId="619F70C5" w14:textId="77777777" w:rsidR="00142A50" w:rsidRPr="00456B60" w:rsidRDefault="00142A50" w:rsidP="00F009C9">
            <w:pPr>
              <w:rPr>
                <w:rFonts w:ascii="標楷體" w:eastAsia="標楷體" w:hAnsi="標楷體"/>
              </w:rPr>
            </w:pPr>
          </w:p>
        </w:tc>
        <w:tc>
          <w:tcPr>
            <w:tcW w:w="664" w:type="dxa"/>
          </w:tcPr>
          <w:p w14:paraId="3CB60DFB"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F433CE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１</w:t>
            </w:r>
          </w:p>
          <w:p w14:paraId="4184919C"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5D2D4C8" w14:textId="77777777" w:rsidR="00142A50" w:rsidRPr="005866FE" w:rsidRDefault="00142A50"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w:t>
            </w:r>
            <w:r w:rsidRPr="005866FE">
              <w:rPr>
                <w:rFonts w:ascii="標楷體" w:eastAsia="標楷體" w:hAnsi="標楷體"/>
              </w:rPr>
              <w:lastRenderedPageBreak/>
              <w:t>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LNM34AP</w:t>
            </w:r>
            <w:r>
              <w:rPr>
                <w:rFonts w:ascii="標楷體" w:eastAsia="標楷體" w:hAnsi="標楷體"/>
              </w:rPr>
              <w:t>]</w:t>
            </w:r>
          </w:p>
        </w:tc>
      </w:tr>
      <w:tr w:rsidR="00142A50" w:rsidRPr="00456B60" w14:paraId="5F903C7F" w14:textId="77777777" w:rsidTr="00F009C9">
        <w:trPr>
          <w:trHeight w:val="244"/>
          <w:jc w:val="center"/>
        </w:trPr>
        <w:tc>
          <w:tcPr>
            <w:tcW w:w="530" w:type="dxa"/>
          </w:tcPr>
          <w:p w14:paraId="4651A110"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lastRenderedPageBreak/>
              <w:t>4</w:t>
            </w:r>
          </w:p>
        </w:tc>
        <w:tc>
          <w:tcPr>
            <w:tcW w:w="1450" w:type="dxa"/>
          </w:tcPr>
          <w:p w14:paraId="449CC678" w14:textId="77777777" w:rsidR="00142A50" w:rsidRPr="00456B60" w:rsidRDefault="00142A50" w:rsidP="00F009C9">
            <w:pPr>
              <w:rPr>
                <w:rFonts w:ascii="標楷體" w:eastAsia="標楷體" w:hAnsi="標楷體"/>
                <w:color w:val="000000"/>
              </w:rPr>
            </w:pPr>
            <w:r w:rsidRPr="00946868">
              <w:rPr>
                <w:rFonts w:ascii="標楷體" w:eastAsia="標楷體" w:hAnsi="標楷體" w:hint="eastAsia"/>
              </w:rPr>
              <w:t>LNM34BP 欄位清單</w:t>
            </w:r>
            <w:r>
              <w:rPr>
                <w:rFonts w:ascii="標楷體" w:eastAsia="標楷體" w:hAnsi="標楷體" w:hint="eastAsia"/>
              </w:rPr>
              <w:t>２</w:t>
            </w:r>
          </w:p>
        </w:tc>
        <w:tc>
          <w:tcPr>
            <w:tcW w:w="992" w:type="dxa"/>
          </w:tcPr>
          <w:p w14:paraId="4D76B366"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5DCD26AC" w14:textId="77777777" w:rsidR="00142A50" w:rsidRPr="00456B60" w:rsidRDefault="00142A50" w:rsidP="00F009C9">
            <w:pPr>
              <w:rPr>
                <w:rFonts w:ascii="標楷體" w:eastAsia="標楷體" w:hAnsi="標楷體"/>
              </w:rPr>
            </w:pPr>
          </w:p>
        </w:tc>
        <w:tc>
          <w:tcPr>
            <w:tcW w:w="1315" w:type="dxa"/>
          </w:tcPr>
          <w:p w14:paraId="22516D6D" w14:textId="77777777" w:rsidR="00142A50" w:rsidRPr="00456B60" w:rsidRDefault="00142A50" w:rsidP="00F009C9">
            <w:pPr>
              <w:rPr>
                <w:rFonts w:ascii="標楷體" w:eastAsia="標楷體" w:hAnsi="標楷體"/>
              </w:rPr>
            </w:pPr>
          </w:p>
        </w:tc>
        <w:tc>
          <w:tcPr>
            <w:tcW w:w="811" w:type="dxa"/>
          </w:tcPr>
          <w:p w14:paraId="28DFB961" w14:textId="77777777" w:rsidR="00142A50" w:rsidRPr="00456B60" w:rsidRDefault="00142A50" w:rsidP="00F009C9">
            <w:pPr>
              <w:rPr>
                <w:rFonts w:ascii="標楷體" w:eastAsia="標楷體" w:hAnsi="標楷體"/>
                <w:color w:val="000000"/>
              </w:rPr>
            </w:pPr>
          </w:p>
        </w:tc>
        <w:tc>
          <w:tcPr>
            <w:tcW w:w="664" w:type="dxa"/>
          </w:tcPr>
          <w:p w14:paraId="29D77C5B"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rPr>
              <w:t>W</w:t>
            </w:r>
          </w:p>
        </w:tc>
        <w:tc>
          <w:tcPr>
            <w:tcW w:w="3426" w:type="dxa"/>
          </w:tcPr>
          <w:p w14:paraId="4ACA78CA"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２</w:t>
            </w:r>
          </w:p>
          <w:p w14:paraId="5488AD08"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A62E8F8" w14:textId="77777777" w:rsidR="00142A50" w:rsidRPr="00456B60"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B</w:t>
            </w:r>
            <w:r w:rsidRPr="006F2F20">
              <w:rPr>
                <w:rFonts w:ascii="標楷體" w:eastAsia="標楷體" w:hAnsi="標楷體"/>
              </w:rPr>
              <w:t>P</w:t>
            </w:r>
            <w:r>
              <w:rPr>
                <w:rFonts w:ascii="標楷體" w:eastAsia="標楷體" w:hAnsi="標楷體"/>
              </w:rPr>
              <w:t>]</w:t>
            </w:r>
          </w:p>
        </w:tc>
      </w:tr>
      <w:tr w:rsidR="00142A50" w:rsidRPr="00456B60" w14:paraId="623C0461" w14:textId="77777777" w:rsidTr="00F009C9">
        <w:trPr>
          <w:trHeight w:val="244"/>
          <w:jc w:val="center"/>
        </w:trPr>
        <w:tc>
          <w:tcPr>
            <w:tcW w:w="530" w:type="dxa"/>
          </w:tcPr>
          <w:p w14:paraId="3B6DBC23"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450" w:type="dxa"/>
          </w:tcPr>
          <w:p w14:paraId="7BD7690C" w14:textId="77777777" w:rsidR="00142A50" w:rsidRPr="00456B60" w:rsidRDefault="00142A50" w:rsidP="00F009C9">
            <w:pPr>
              <w:rPr>
                <w:rFonts w:ascii="標楷體" w:eastAsia="標楷體" w:hAnsi="標楷體"/>
              </w:rPr>
            </w:pPr>
            <w:r w:rsidRPr="00946868">
              <w:rPr>
                <w:rFonts w:ascii="標楷體" w:eastAsia="標楷體" w:hAnsi="標楷體" w:hint="eastAsia"/>
              </w:rPr>
              <w:t>LNM34CP 欄位清單</w:t>
            </w:r>
            <w:r>
              <w:rPr>
                <w:rFonts w:ascii="標楷體" w:eastAsia="標楷體" w:hAnsi="標楷體" w:hint="eastAsia"/>
              </w:rPr>
              <w:t>３</w:t>
            </w:r>
          </w:p>
        </w:tc>
        <w:tc>
          <w:tcPr>
            <w:tcW w:w="992" w:type="dxa"/>
          </w:tcPr>
          <w:p w14:paraId="11E5E580"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BA227F5" w14:textId="77777777" w:rsidR="00142A50" w:rsidRPr="00456B60" w:rsidRDefault="00142A50" w:rsidP="00F009C9">
            <w:pPr>
              <w:rPr>
                <w:rFonts w:ascii="標楷體" w:eastAsia="標楷體" w:hAnsi="標楷體"/>
              </w:rPr>
            </w:pPr>
          </w:p>
        </w:tc>
        <w:tc>
          <w:tcPr>
            <w:tcW w:w="1315" w:type="dxa"/>
          </w:tcPr>
          <w:p w14:paraId="56E3AE48" w14:textId="77777777" w:rsidR="00142A50" w:rsidRPr="00456B60" w:rsidRDefault="00142A50" w:rsidP="00F009C9">
            <w:pPr>
              <w:rPr>
                <w:rFonts w:ascii="標楷體" w:eastAsia="標楷體" w:hAnsi="標楷體"/>
              </w:rPr>
            </w:pPr>
          </w:p>
        </w:tc>
        <w:tc>
          <w:tcPr>
            <w:tcW w:w="811" w:type="dxa"/>
          </w:tcPr>
          <w:p w14:paraId="77A1D68C" w14:textId="77777777" w:rsidR="00142A50" w:rsidRPr="00456B60" w:rsidRDefault="00142A50" w:rsidP="00F009C9">
            <w:pPr>
              <w:rPr>
                <w:rFonts w:ascii="標楷體" w:eastAsia="標楷體" w:hAnsi="標楷體"/>
              </w:rPr>
            </w:pPr>
          </w:p>
        </w:tc>
        <w:tc>
          <w:tcPr>
            <w:tcW w:w="664" w:type="dxa"/>
          </w:tcPr>
          <w:p w14:paraId="16B0A34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173F21F"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３</w:t>
            </w:r>
          </w:p>
          <w:p w14:paraId="281C4C4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0A62DE8"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C</w:t>
            </w:r>
            <w:r w:rsidRPr="006F2F20">
              <w:rPr>
                <w:rFonts w:ascii="標楷體" w:eastAsia="標楷體" w:hAnsi="標楷體"/>
              </w:rPr>
              <w:t>P</w:t>
            </w:r>
            <w:r>
              <w:rPr>
                <w:rFonts w:ascii="標楷體" w:eastAsia="標楷體" w:hAnsi="標楷體"/>
              </w:rPr>
              <w:t>]</w:t>
            </w:r>
          </w:p>
        </w:tc>
      </w:tr>
      <w:tr w:rsidR="00142A50" w:rsidRPr="00456B60" w14:paraId="13DA0DEA" w14:textId="77777777" w:rsidTr="00F009C9">
        <w:trPr>
          <w:trHeight w:val="244"/>
          <w:jc w:val="center"/>
        </w:trPr>
        <w:tc>
          <w:tcPr>
            <w:tcW w:w="530" w:type="dxa"/>
          </w:tcPr>
          <w:p w14:paraId="3380FB0B"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450" w:type="dxa"/>
          </w:tcPr>
          <w:p w14:paraId="762BADDC" w14:textId="77777777" w:rsidR="00142A50" w:rsidRPr="00456B60" w:rsidRDefault="00142A50" w:rsidP="00F009C9">
            <w:pPr>
              <w:rPr>
                <w:rFonts w:ascii="標楷體" w:eastAsia="標楷體" w:hAnsi="標楷體"/>
              </w:rPr>
            </w:pPr>
            <w:r w:rsidRPr="00946868">
              <w:rPr>
                <w:rFonts w:ascii="標楷體" w:eastAsia="標楷體" w:hAnsi="標楷體" w:hint="eastAsia"/>
              </w:rPr>
              <w:t>LNM34DP 欄位清單</w:t>
            </w:r>
            <w:r>
              <w:rPr>
                <w:rFonts w:ascii="標楷體" w:eastAsia="標楷體" w:hAnsi="標楷體" w:hint="eastAsia"/>
              </w:rPr>
              <w:t>４</w:t>
            </w:r>
          </w:p>
        </w:tc>
        <w:tc>
          <w:tcPr>
            <w:tcW w:w="992" w:type="dxa"/>
          </w:tcPr>
          <w:p w14:paraId="04B9BB19"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644B7064" w14:textId="77777777" w:rsidR="00142A50" w:rsidRPr="00456B60" w:rsidRDefault="00142A50" w:rsidP="00F009C9">
            <w:pPr>
              <w:rPr>
                <w:rFonts w:ascii="標楷體" w:eastAsia="標楷體" w:hAnsi="標楷體"/>
              </w:rPr>
            </w:pPr>
          </w:p>
        </w:tc>
        <w:tc>
          <w:tcPr>
            <w:tcW w:w="1315" w:type="dxa"/>
          </w:tcPr>
          <w:p w14:paraId="3D23A304" w14:textId="77777777" w:rsidR="00142A50" w:rsidRPr="00456B60" w:rsidRDefault="00142A50" w:rsidP="00F009C9">
            <w:pPr>
              <w:rPr>
                <w:rFonts w:ascii="標楷體" w:eastAsia="標楷體" w:hAnsi="標楷體"/>
              </w:rPr>
            </w:pPr>
          </w:p>
        </w:tc>
        <w:tc>
          <w:tcPr>
            <w:tcW w:w="811" w:type="dxa"/>
          </w:tcPr>
          <w:p w14:paraId="1B319F81" w14:textId="77777777" w:rsidR="00142A50" w:rsidRPr="00456B60" w:rsidRDefault="00142A50" w:rsidP="00F009C9">
            <w:pPr>
              <w:rPr>
                <w:rFonts w:ascii="標楷體" w:eastAsia="標楷體" w:hAnsi="標楷體"/>
              </w:rPr>
            </w:pPr>
          </w:p>
        </w:tc>
        <w:tc>
          <w:tcPr>
            <w:tcW w:w="664" w:type="dxa"/>
          </w:tcPr>
          <w:p w14:paraId="59C0E38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57E6108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４</w:t>
            </w:r>
          </w:p>
          <w:p w14:paraId="301409D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BCB5DCC"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D</w:t>
            </w:r>
            <w:r w:rsidRPr="006F2F20">
              <w:rPr>
                <w:rFonts w:ascii="標楷體" w:eastAsia="標楷體" w:hAnsi="標楷體"/>
              </w:rPr>
              <w:t>P</w:t>
            </w:r>
            <w:r>
              <w:rPr>
                <w:rFonts w:ascii="標楷體" w:eastAsia="標楷體" w:hAnsi="標楷體"/>
              </w:rPr>
              <w:t>]</w:t>
            </w:r>
          </w:p>
        </w:tc>
      </w:tr>
      <w:tr w:rsidR="00142A50" w:rsidRPr="00456B60" w14:paraId="71D54558" w14:textId="77777777" w:rsidTr="00F009C9">
        <w:trPr>
          <w:trHeight w:val="244"/>
          <w:jc w:val="center"/>
        </w:trPr>
        <w:tc>
          <w:tcPr>
            <w:tcW w:w="530" w:type="dxa"/>
          </w:tcPr>
          <w:p w14:paraId="2F548354" w14:textId="77777777" w:rsidR="00142A50" w:rsidRDefault="00142A50" w:rsidP="00F009C9">
            <w:pPr>
              <w:rPr>
                <w:rFonts w:ascii="標楷體" w:eastAsia="標楷體" w:hAnsi="標楷體"/>
              </w:rPr>
            </w:pPr>
          </w:p>
        </w:tc>
        <w:tc>
          <w:tcPr>
            <w:tcW w:w="1450" w:type="dxa"/>
          </w:tcPr>
          <w:p w14:paraId="583F05A1" w14:textId="77777777" w:rsidR="00142A50" w:rsidRPr="00E86426" w:rsidRDefault="00142A50" w:rsidP="00F009C9">
            <w:pPr>
              <w:rPr>
                <w:rFonts w:ascii="標楷體" w:eastAsia="標楷體" w:hAnsi="標楷體"/>
                <w:color w:val="000000"/>
                <w:lang w:val="x-none" w:eastAsia="x-none"/>
              </w:rPr>
            </w:pPr>
            <w:r w:rsidRPr="00946868">
              <w:rPr>
                <w:rFonts w:ascii="標楷體" w:eastAsia="標楷體" w:hAnsi="標楷體" w:hint="eastAsia"/>
              </w:rPr>
              <w:t>LNM34EP 欄位清單</w:t>
            </w:r>
            <w:r>
              <w:rPr>
                <w:rFonts w:ascii="標楷體" w:eastAsia="標楷體" w:hAnsi="標楷體" w:hint="eastAsia"/>
              </w:rPr>
              <w:t>５</w:t>
            </w:r>
          </w:p>
        </w:tc>
        <w:tc>
          <w:tcPr>
            <w:tcW w:w="992" w:type="dxa"/>
          </w:tcPr>
          <w:p w14:paraId="04C7E2B5"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0350FED8" w14:textId="77777777" w:rsidR="00142A50" w:rsidRPr="00456B60" w:rsidRDefault="00142A50" w:rsidP="00F009C9">
            <w:pPr>
              <w:rPr>
                <w:rFonts w:ascii="標楷體" w:eastAsia="標楷體" w:hAnsi="標楷體"/>
              </w:rPr>
            </w:pPr>
          </w:p>
        </w:tc>
        <w:tc>
          <w:tcPr>
            <w:tcW w:w="1315" w:type="dxa"/>
          </w:tcPr>
          <w:p w14:paraId="554D43B6" w14:textId="77777777" w:rsidR="00142A50" w:rsidRPr="00091624" w:rsidRDefault="00142A50" w:rsidP="00F009C9">
            <w:pPr>
              <w:rPr>
                <w:rFonts w:ascii="標楷體" w:eastAsia="標楷體" w:hAnsi="標楷體"/>
              </w:rPr>
            </w:pPr>
          </w:p>
        </w:tc>
        <w:tc>
          <w:tcPr>
            <w:tcW w:w="811" w:type="dxa"/>
          </w:tcPr>
          <w:p w14:paraId="102B9382" w14:textId="77777777" w:rsidR="00142A50" w:rsidRPr="00456B60" w:rsidRDefault="00142A50" w:rsidP="00F009C9">
            <w:pPr>
              <w:rPr>
                <w:rFonts w:ascii="標楷體" w:eastAsia="標楷體" w:hAnsi="標楷體"/>
              </w:rPr>
            </w:pPr>
          </w:p>
        </w:tc>
        <w:tc>
          <w:tcPr>
            <w:tcW w:w="664" w:type="dxa"/>
          </w:tcPr>
          <w:p w14:paraId="72C6AC6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AD0E4E0"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５</w:t>
            </w:r>
          </w:p>
          <w:p w14:paraId="4AE950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73B4956C"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E</w:t>
            </w:r>
            <w:r w:rsidRPr="006F2F20">
              <w:rPr>
                <w:rFonts w:ascii="標楷體" w:eastAsia="標楷體" w:hAnsi="標楷體"/>
              </w:rPr>
              <w:t>P</w:t>
            </w:r>
            <w:r>
              <w:rPr>
                <w:rFonts w:ascii="標楷體" w:eastAsia="標楷體" w:hAnsi="標楷體"/>
              </w:rPr>
              <w:t>]</w:t>
            </w:r>
          </w:p>
        </w:tc>
      </w:tr>
      <w:tr w:rsidR="00142A50" w:rsidRPr="00456B60" w14:paraId="1C17E611" w14:textId="77777777" w:rsidTr="00F009C9">
        <w:trPr>
          <w:trHeight w:val="244"/>
          <w:jc w:val="center"/>
        </w:trPr>
        <w:tc>
          <w:tcPr>
            <w:tcW w:w="530" w:type="dxa"/>
          </w:tcPr>
          <w:p w14:paraId="1DD23D94" w14:textId="77777777" w:rsidR="00142A50" w:rsidRDefault="00142A50" w:rsidP="00F009C9">
            <w:pPr>
              <w:rPr>
                <w:rFonts w:ascii="標楷體" w:eastAsia="標楷體" w:hAnsi="標楷體"/>
              </w:rPr>
            </w:pPr>
            <w:r>
              <w:rPr>
                <w:rFonts w:ascii="標楷體" w:eastAsia="標楷體" w:hAnsi="標楷體"/>
              </w:rPr>
              <w:t>7</w:t>
            </w:r>
          </w:p>
        </w:tc>
        <w:tc>
          <w:tcPr>
            <w:tcW w:w="1450" w:type="dxa"/>
          </w:tcPr>
          <w:p w14:paraId="25910CF1" w14:textId="77777777" w:rsidR="00142A50" w:rsidRPr="00B12444" w:rsidRDefault="00142A50" w:rsidP="00F009C9">
            <w:pPr>
              <w:rPr>
                <w:rFonts w:ascii="標楷體" w:eastAsia="標楷體" w:hAnsi="標楷體"/>
                <w:color w:val="000000"/>
                <w:lang w:val="x-none" w:eastAsia="x-none"/>
              </w:rPr>
            </w:pPr>
            <w:r w:rsidRPr="00946868">
              <w:rPr>
                <w:rFonts w:ascii="標楷體" w:eastAsia="標楷體" w:hAnsi="標楷體" w:hint="eastAsia"/>
              </w:rPr>
              <w:t>LNM34GP 欄位清單</w:t>
            </w:r>
            <w:r>
              <w:rPr>
                <w:rFonts w:ascii="標楷體" w:eastAsia="標楷體" w:hAnsi="標楷體" w:hint="eastAsia"/>
              </w:rPr>
              <w:t>６</w:t>
            </w:r>
          </w:p>
        </w:tc>
        <w:tc>
          <w:tcPr>
            <w:tcW w:w="992" w:type="dxa"/>
          </w:tcPr>
          <w:p w14:paraId="48AA398A"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456E419E" w14:textId="77777777" w:rsidR="00142A50" w:rsidRPr="00456B60" w:rsidRDefault="00142A50" w:rsidP="00F009C9">
            <w:pPr>
              <w:rPr>
                <w:rFonts w:ascii="標楷體" w:eastAsia="標楷體" w:hAnsi="標楷體"/>
              </w:rPr>
            </w:pPr>
          </w:p>
        </w:tc>
        <w:tc>
          <w:tcPr>
            <w:tcW w:w="1315" w:type="dxa"/>
          </w:tcPr>
          <w:p w14:paraId="31D8261D" w14:textId="77777777" w:rsidR="00142A50" w:rsidRPr="00091624" w:rsidRDefault="00142A50" w:rsidP="00F009C9">
            <w:pPr>
              <w:rPr>
                <w:rFonts w:ascii="標楷體" w:eastAsia="標楷體" w:hAnsi="標楷體"/>
              </w:rPr>
            </w:pPr>
          </w:p>
        </w:tc>
        <w:tc>
          <w:tcPr>
            <w:tcW w:w="811" w:type="dxa"/>
          </w:tcPr>
          <w:p w14:paraId="4C3AE699" w14:textId="77777777" w:rsidR="00142A50" w:rsidRPr="00456B60" w:rsidRDefault="00142A50" w:rsidP="00F009C9">
            <w:pPr>
              <w:rPr>
                <w:rFonts w:ascii="標楷體" w:eastAsia="標楷體" w:hAnsi="標楷體"/>
              </w:rPr>
            </w:pPr>
          </w:p>
        </w:tc>
        <w:tc>
          <w:tcPr>
            <w:tcW w:w="664" w:type="dxa"/>
          </w:tcPr>
          <w:p w14:paraId="0AAD610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8706DDD"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６</w:t>
            </w:r>
          </w:p>
          <w:p w14:paraId="4C3377B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D84D623"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hint="eastAsia"/>
              </w:rPr>
              <w:t>G</w:t>
            </w:r>
            <w:r w:rsidRPr="006F2F20">
              <w:rPr>
                <w:rFonts w:ascii="標楷體" w:eastAsia="標楷體" w:hAnsi="標楷體"/>
              </w:rPr>
              <w:t>P</w:t>
            </w:r>
            <w:r>
              <w:rPr>
                <w:rFonts w:ascii="標楷體" w:eastAsia="標楷體" w:hAnsi="標楷體"/>
              </w:rPr>
              <w:t>]</w:t>
            </w:r>
          </w:p>
        </w:tc>
      </w:tr>
    </w:tbl>
    <w:p w14:paraId="5BE1DCA3" w14:textId="77777777" w:rsidR="00142A50" w:rsidRDefault="00142A50" w:rsidP="00142A50">
      <w:pPr>
        <w:ind w:left="1440"/>
      </w:pPr>
    </w:p>
    <w:p w14:paraId="02DA377B" w14:textId="77777777" w:rsidR="00142A50" w:rsidRPr="00EE604A" w:rsidRDefault="00142A50" w:rsidP="00142A50">
      <w:pPr>
        <w:pStyle w:val="a"/>
        <w:spacing w:before="0"/>
      </w:pPr>
      <w:r>
        <w:rPr>
          <w:rFonts w:hint="eastAsia"/>
        </w:rPr>
        <w:t>輸出畫面</w:t>
      </w:r>
    </w:p>
    <w:p w14:paraId="088F0A22" w14:textId="1218724F" w:rsidR="00142A50" w:rsidRPr="007C1268" w:rsidRDefault="00142A50" w:rsidP="00142A50">
      <w:r>
        <w:rPr>
          <w:noProof/>
        </w:rPr>
        <w:lastRenderedPageBreak/>
        <w:drawing>
          <wp:inline distT="0" distB="0" distL="0" distR="0" wp14:anchorId="3B31E5E2" wp14:editId="044CD3E4">
            <wp:extent cx="6479540" cy="2245995"/>
            <wp:effectExtent l="0" t="0" r="0" b="1905"/>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9540" cy="2245995"/>
                    </a:xfrm>
                    <a:prstGeom prst="rect">
                      <a:avLst/>
                    </a:prstGeom>
                  </pic:spPr>
                </pic:pic>
              </a:graphicData>
            </a:graphic>
          </wp:inline>
        </w:drawing>
      </w:r>
    </w:p>
    <w:p w14:paraId="7284606A" w14:textId="77777777" w:rsidR="00142A50" w:rsidRDefault="00142A50" w:rsidP="00142A50">
      <w:pPr>
        <w:ind w:left="1440"/>
      </w:pPr>
    </w:p>
    <w:p w14:paraId="5B73BDD4" w14:textId="77777777" w:rsidR="00142A50" w:rsidRPr="004037BD" w:rsidRDefault="00142A50" w:rsidP="00142A50">
      <w:pPr>
        <w:pStyle w:val="a"/>
        <w:spacing w:before="0"/>
      </w:pPr>
      <w:r w:rsidRPr="004037BD">
        <w:rPr>
          <w:rFonts w:hint="eastAsia"/>
        </w:rPr>
        <w:t>產生媒體檔</w:t>
      </w:r>
    </w:p>
    <w:p w14:paraId="02465E56" w14:textId="77777777" w:rsidR="00142A50" w:rsidRPr="00C447CC" w:rsidRDefault="00142A50" w:rsidP="00142A50">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LNM34AP 欄位清單１： [LNM34AP-34號公報欄位清單１]</w:t>
      </w:r>
    </w:p>
    <w:p w14:paraId="609DC76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LNM34AP.csv</w:t>
      </w:r>
    </w:p>
    <w:p w14:paraId="1FF8BE0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49ECEB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B6CF0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：每月產出34號公報欄位清單１</w:t>
      </w:r>
    </w:p>
    <w:p w14:paraId="1D52B31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[Ias34Ap(34</w:t>
      </w:r>
      <w:r w:rsidRPr="00C447CC">
        <w:rPr>
          <w:rFonts w:ascii="標楷體" w:eastAsia="標楷體" w:hAnsi="標楷體" w:hint="eastAsia"/>
        </w:rPr>
        <w:t>號公報欄位清單A檔</w:t>
      </w:r>
      <w:r w:rsidRPr="00C447CC">
        <w:rPr>
          <w:rFonts w:ascii="標楷體" w:eastAsia="標楷體" w:hAnsi="標楷體"/>
        </w:rPr>
        <w:t>)]</w:t>
      </w:r>
    </w:p>
    <w:p w14:paraId="08AE59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23A4727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76C7AEAB"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6584D0D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334D296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2F2A9023" w14:textId="77777777" w:rsidTr="00F009C9">
        <w:tc>
          <w:tcPr>
            <w:tcW w:w="457" w:type="dxa"/>
            <w:vAlign w:val="center"/>
          </w:tcPr>
          <w:p w14:paraId="323AA8C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0F69383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9DE3ED"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0E3DEE6A"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78F020E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49CFA588" w14:textId="77777777" w:rsidTr="00F009C9">
        <w:tc>
          <w:tcPr>
            <w:tcW w:w="457" w:type="dxa"/>
            <w:vAlign w:val="center"/>
          </w:tcPr>
          <w:p w14:paraId="0EE8694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051C9FF8"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36319D4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286B58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392B3651" w14:textId="77777777" w:rsidR="00142A50" w:rsidRPr="00C447CC" w:rsidRDefault="00142A50" w:rsidP="00F009C9">
            <w:pPr>
              <w:rPr>
                <w:rFonts w:ascii="標楷體" w:eastAsia="標楷體" w:hAnsi="標楷體"/>
              </w:rPr>
            </w:pPr>
            <w:r w:rsidRPr="00C447CC">
              <w:rPr>
                <w:rFonts w:ascii="標楷體" w:eastAsia="標楷體" w:hAnsi="標楷體"/>
              </w:rPr>
              <w:t>Ias34Ap.CustNo</w:t>
            </w:r>
          </w:p>
        </w:tc>
      </w:tr>
      <w:tr w:rsidR="00142A50" w:rsidRPr="00C447CC" w14:paraId="47AF470C" w14:textId="77777777" w:rsidTr="00F009C9">
        <w:tc>
          <w:tcPr>
            <w:tcW w:w="457" w:type="dxa"/>
            <w:vAlign w:val="center"/>
          </w:tcPr>
          <w:p w14:paraId="3E0E1F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3EE15449"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656B4FB5"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60DDAEC4" w14:textId="77777777" w:rsidR="00142A50" w:rsidRPr="00C447CC" w:rsidRDefault="00142A50" w:rsidP="00F009C9">
            <w:pPr>
              <w:rPr>
                <w:rFonts w:ascii="標楷體" w:eastAsia="標楷體" w:hAnsi="標楷體"/>
              </w:rPr>
            </w:pPr>
          </w:p>
        </w:tc>
        <w:tc>
          <w:tcPr>
            <w:tcW w:w="4249" w:type="dxa"/>
            <w:vAlign w:val="center"/>
          </w:tcPr>
          <w:p w14:paraId="33867124" w14:textId="77777777" w:rsidR="00142A50" w:rsidRPr="00C447CC" w:rsidRDefault="00142A50" w:rsidP="00F009C9">
            <w:pPr>
              <w:rPr>
                <w:rFonts w:ascii="標楷體" w:eastAsia="標楷體" w:hAnsi="標楷體"/>
              </w:rPr>
            </w:pPr>
            <w:r w:rsidRPr="00C447CC">
              <w:rPr>
                <w:rFonts w:ascii="標楷體" w:eastAsia="標楷體" w:hAnsi="標楷體"/>
              </w:rPr>
              <w:t>Ias34Ap.CustId</w:t>
            </w:r>
          </w:p>
        </w:tc>
      </w:tr>
      <w:tr w:rsidR="00142A50" w:rsidRPr="00C447CC" w14:paraId="0E7857FA" w14:textId="77777777" w:rsidTr="00F009C9">
        <w:tc>
          <w:tcPr>
            <w:tcW w:w="457" w:type="dxa"/>
            <w:vAlign w:val="center"/>
          </w:tcPr>
          <w:p w14:paraId="2A45707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44F7C47E"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7039F202"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7A06279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928D4CB" w14:textId="77777777" w:rsidR="00142A50" w:rsidRPr="00C447CC" w:rsidRDefault="00142A50" w:rsidP="00F009C9">
            <w:pPr>
              <w:rPr>
                <w:rFonts w:ascii="標楷體" w:eastAsia="標楷體" w:hAnsi="標楷體"/>
              </w:rPr>
            </w:pPr>
            <w:r w:rsidRPr="00C447CC">
              <w:rPr>
                <w:rFonts w:ascii="標楷體" w:eastAsia="標楷體" w:hAnsi="標楷體"/>
              </w:rPr>
              <w:t>Ias34Ap.FacmNo</w:t>
            </w:r>
          </w:p>
        </w:tc>
      </w:tr>
      <w:tr w:rsidR="00142A50" w:rsidRPr="00C447CC" w14:paraId="63DA358C" w14:textId="77777777" w:rsidTr="00F009C9">
        <w:tc>
          <w:tcPr>
            <w:tcW w:w="457" w:type="dxa"/>
            <w:vAlign w:val="center"/>
          </w:tcPr>
          <w:p w14:paraId="39D3B8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0A537CA8" w14:textId="77777777" w:rsidR="00142A50" w:rsidRPr="00C447CC" w:rsidRDefault="00142A50" w:rsidP="00F009C9">
            <w:pPr>
              <w:rPr>
                <w:rFonts w:ascii="標楷體" w:eastAsia="標楷體" w:hAnsi="標楷體"/>
              </w:rPr>
            </w:pPr>
            <w:r w:rsidRPr="00C447CC">
              <w:rPr>
                <w:rFonts w:ascii="標楷體" w:eastAsia="標楷體" w:hAnsi="標楷體" w:cs="Courier New"/>
              </w:rPr>
              <w:t>核准號碼</w:t>
            </w:r>
          </w:p>
        </w:tc>
        <w:tc>
          <w:tcPr>
            <w:tcW w:w="828" w:type="dxa"/>
            <w:vAlign w:val="center"/>
          </w:tcPr>
          <w:p w14:paraId="3FE2027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5C85430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7F686AE8" w14:textId="77777777" w:rsidR="00142A50" w:rsidRPr="00C447CC" w:rsidRDefault="00142A50" w:rsidP="00F009C9">
            <w:pPr>
              <w:rPr>
                <w:rFonts w:ascii="標楷體" w:eastAsia="標楷體" w:hAnsi="標楷體"/>
              </w:rPr>
            </w:pPr>
            <w:r w:rsidRPr="00C447CC">
              <w:rPr>
                <w:rFonts w:ascii="標楷體" w:eastAsia="標楷體" w:hAnsi="標楷體"/>
              </w:rPr>
              <w:t>Ias34Ap.ApplNo</w:t>
            </w:r>
          </w:p>
        </w:tc>
      </w:tr>
      <w:tr w:rsidR="00142A50" w:rsidRPr="00C447CC" w14:paraId="53E94A5A" w14:textId="77777777" w:rsidTr="00F009C9">
        <w:tc>
          <w:tcPr>
            <w:tcW w:w="457" w:type="dxa"/>
            <w:vAlign w:val="center"/>
          </w:tcPr>
          <w:p w14:paraId="454532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0A9CD4D1"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3D9D1817"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4EB1ECB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AD40C51" w14:textId="77777777" w:rsidR="00142A50" w:rsidRPr="00C447CC" w:rsidRDefault="00142A50" w:rsidP="00F009C9">
            <w:pPr>
              <w:rPr>
                <w:rFonts w:ascii="標楷體" w:eastAsia="標楷體" w:hAnsi="標楷體"/>
              </w:rPr>
            </w:pPr>
            <w:r w:rsidRPr="00C447CC">
              <w:rPr>
                <w:rFonts w:ascii="標楷體" w:eastAsia="標楷體" w:hAnsi="標楷體"/>
              </w:rPr>
              <w:t>Ias34Ap.BormNo</w:t>
            </w:r>
          </w:p>
        </w:tc>
      </w:tr>
      <w:tr w:rsidR="00142A50" w:rsidRPr="00C447CC" w14:paraId="6B8AA66B" w14:textId="77777777" w:rsidTr="00F009C9">
        <w:tc>
          <w:tcPr>
            <w:tcW w:w="457" w:type="dxa"/>
            <w:vAlign w:val="center"/>
          </w:tcPr>
          <w:p w14:paraId="37D6511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33F28706"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7A32C193" w14:textId="2A6662A2" w:rsidR="00142A50" w:rsidRPr="00C447CC" w:rsidRDefault="00142A50" w:rsidP="00F009C9">
            <w:pPr>
              <w:rPr>
                <w:rFonts w:ascii="標楷體" w:eastAsia="標楷體" w:hAnsi="標楷體"/>
              </w:rPr>
            </w:pPr>
            <w:r w:rsidRPr="00C447CC">
              <w:rPr>
                <w:rFonts w:ascii="標楷體" w:eastAsia="標楷體" w:hAnsi="標楷體"/>
                <w:color w:val="000000"/>
              </w:rPr>
              <w:t>11</w:t>
            </w:r>
          </w:p>
        </w:tc>
        <w:tc>
          <w:tcPr>
            <w:tcW w:w="1958" w:type="dxa"/>
            <w:vAlign w:val="center"/>
          </w:tcPr>
          <w:p w14:paraId="083920C9" w14:textId="77777777" w:rsidR="00142A50" w:rsidRPr="00C447CC" w:rsidRDefault="00142A50" w:rsidP="00F009C9">
            <w:pPr>
              <w:rPr>
                <w:rFonts w:ascii="標楷體" w:eastAsia="標楷體" w:hAnsi="標楷體"/>
              </w:rPr>
            </w:pPr>
          </w:p>
        </w:tc>
        <w:tc>
          <w:tcPr>
            <w:tcW w:w="4249" w:type="dxa"/>
            <w:vAlign w:val="center"/>
          </w:tcPr>
          <w:p w14:paraId="5956A126" w14:textId="1BEFC6E8"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6B711049" w14:textId="77777777" w:rsidR="00142A50" w:rsidRPr="00C447CC" w:rsidRDefault="00142A50" w:rsidP="00F009C9">
            <w:pPr>
              <w:rPr>
                <w:rFonts w:ascii="標楷體" w:eastAsia="標楷體" w:hAnsi="標楷體"/>
              </w:rPr>
            </w:pPr>
            <w:r w:rsidRPr="00C447CC">
              <w:rPr>
                <w:rFonts w:ascii="標楷體" w:eastAsia="標楷體" w:hAnsi="標楷體"/>
              </w:rPr>
              <w:t>Ias34Ap.AcCode</w:t>
            </w:r>
          </w:p>
        </w:tc>
      </w:tr>
      <w:tr w:rsidR="00142A50" w:rsidRPr="00C447CC" w14:paraId="59333E7A" w14:textId="77777777" w:rsidTr="00F009C9">
        <w:tc>
          <w:tcPr>
            <w:tcW w:w="457" w:type="dxa"/>
            <w:vAlign w:val="center"/>
          </w:tcPr>
          <w:p w14:paraId="411F58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6A8A4394" w14:textId="77777777" w:rsidR="00142A50" w:rsidRPr="00C447CC" w:rsidRDefault="00142A50" w:rsidP="00F009C9">
            <w:pPr>
              <w:rPr>
                <w:rFonts w:ascii="標楷體" w:eastAsia="標楷體" w:hAnsi="標楷體"/>
              </w:rPr>
            </w:pPr>
            <w:r w:rsidRPr="00C447CC">
              <w:rPr>
                <w:rFonts w:ascii="標楷體" w:eastAsia="標楷體" w:hAnsi="標楷體" w:cs="Courier New"/>
              </w:rPr>
              <w:t>戶況</w:t>
            </w:r>
          </w:p>
        </w:tc>
        <w:tc>
          <w:tcPr>
            <w:tcW w:w="828" w:type="dxa"/>
            <w:vAlign w:val="center"/>
          </w:tcPr>
          <w:p w14:paraId="554F6FE9"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6385341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82CD052" w14:textId="77777777" w:rsidR="00142A50" w:rsidRPr="00C447CC" w:rsidRDefault="00142A50" w:rsidP="00F009C9">
            <w:pPr>
              <w:rPr>
                <w:rFonts w:ascii="標楷體" w:eastAsia="標楷體" w:hAnsi="標楷體"/>
              </w:rPr>
            </w:pPr>
            <w:r w:rsidRPr="00C447CC">
              <w:rPr>
                <w:rFonts w:ascii="標楷體" w:eastAsia="標楷體" w:hAnsi="標楷體" w:hint="eastAsia"/>
              </w:rPr>
              <w:t>1=正常 2=催收</w:t>
            </w:r>
          </w:p>
          <w:p w14:paraId="3A408B78" w14:textId="77777777" w:rsidR="00142A50" w:rsidRPr="00C447CC" w:rsidRDefault="00142A50" w:rsidP="00F009C9">
            <w:pPr>
              <w:rPr>
                <w:rFonts w:ascii="標楷體" w:eastAsia="標楷體" w:hAnsi="標楷體"/>
              </w:rPr>
            </w:pPr>
            <w:r w:rsidRPr="00C447CC">
              <w:rPr>
                <w:rFonts w:ascii="標楷體" w:eastAsia="標楷體" w:hAnsi="標楷體"/>
              </w:rPr>
              <w:t>Ias34Ap.Status</w:t>
            </w:r>
          </w:p>
        </w:tc>
      </w:tr>
      <w:tr w:rsidR="00142A50" w:rsidRPr="00C447CC" w14:paraId="17C3710B" w14:textId="77777777" w:rsidTr="00F009C9">
        <w:tc>
          <w:tcPr>
            <w:tcW w:w="457" w:type="dxa"/>
            <w:vAlign w:val="center"/>
          </w:tcPr>
          <w:p w14:paraId="1DF0B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37B19910"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初貸日期</w:t>
            </w:r>
          </w:p>
        </w:tc>
        <w:tc>
          <w:tcPr>
            <w:tcW w:w="828" w:type="dxa"/>
            <w:vAlign w:val="center"/>
          </w:tcPr>
          <w:p w14:paraId="3349CE5C"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17E6734"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94A102E" w14:textId="77777777" w:rsidR="00142A50" w:rsidRPr="00C447CC" w:rsidRDefault="00142A50" w:rsidP="00F009C9">
            <w:pPr>
              <w:rPr>
                <w:rFonts w:ascii="標楷體" w:eastAsia="標楷體" w:hAnsi="標楷體"/>
              </w:rPr>
            </w:pPr>
            <w:r w:rsidRPr="00C447CC">
              <w:rPr>
                <w:rFonts w:ascii="標楷體" w:eastAsia="標楷體" w:hAnsi="標楷體" w:hint="eastAsia"/>
              </w:rPr>
              <w:t>額度初貸日</w:t>
            </w:r>
          </w:p>
          <w:p w14:paraId="095B89D5" w14:textId="77777777" w:rsidR="00142A50" w:rsidRPr="00C447CC" w:rsidRDefault="00142A50" w:rsidP="00F009C9">
            <w:pPr>
              <w:rPr>
                <w:rFonts w:ascii="標楷體" w:eastAsia="標楷體" w:hAnsi="標楷體"/>
              </w:rPr>
            </w:pPr>
            <w:r w:rsidRPr="00C447CC">
              <w:rPr>
                <w:rFonts w:ascii="標楷體" w:eastAsia="標楷體" w:hAnsi="標楷體"/>
              </w:rPr>
              <w:t>Ias34Ap.FirstDrawdownDate</w:t>
            </w:r>
          </w:p>
        </w:tc>
      </w:tr>
      <w:tr w:rsidR="00142A50" w:rsidRPr="00C447CC" w14:paraId="4214D3D1" w14:textId="77777777" w:rsidTr="00F009C9">
        <w:tc>
          <w:tcPr>
            <w:tcW w:w="457" w:type="dxa"/>
            <w:vAlign w:val="center"/>
          </w:tcPr>
          <w:p w14:paraId="3FD4837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56C46F94" w14:textId="77777777" w:rsidR="00142A50" w:rsidRPr="00C447CC" w:rsidRDefault="00142A50" w:rsidP="00F009C9">
            <w:pPr>
              <w:rPr>
                <w:rFonts w:ascii="標楷體" w:eastAsia="標楷體" w:hAnsi="標楷體"/>
              </w:rPr>
            </w:pPr>
            <w:r w:rsidRPr="00C447CC">
              <w:rPr>
                <w:rFonts w:ascii="標楷體" w:eastAsia="標楷體" w:hAnsi="標楷體" w:cs="Courier New"/>
              </w:rPr>
              <w:t>撥款日期</w:t>
            </w:r>
          </w:p>
        </w:tc>
        <w:tc>
          <w:tcPr>
            <w:tcW w:w="828" w:type="dxa"/>
            <w:vAlign w:val="center"/>
          </w:tcPr>
          <w:p w14:paraId="48F96A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37A0270"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1ABC3A49" w14:textId="77777777" w:rsidR="00142A50" w:rsidRPr="00C447CC" w:rsidRDefault="00142A50" w:rsidP="00F009C9">
            <w:pPr>
              <w:rPr>
                <w:rFonts w:ascii="標楷體" w:eastAsia="標楷體" w:hAnsi="標楷體"/>
              </w:rPr>
            </w:pPr>
            <w:r w:rsidRPr="00C447CC">
              <w:rPr>
                <w:rFonts w:ascii="標楷體" w:eastAsia="標楷體" w:hAnsi="標楷體"/>
              </w:rPr>
              <w:t>Ias34Ap.DrawdownDate</w:t>
            </w:r>
          </w:p>
        </w:tc>
      </w:tr>
      <w:tr w:rsidR="00142A50" w:rsidRPr="00C447CC" w14:paraId="0F75BBA0" w14:textId="77777777" w:rsidTr="00F009C9">
        <w:tc>
          <w:tcPr>
            <w:tcW w:w="457" w:type="dxa"/>
            <w:vAlign w:val="center"/>
          </w:tcPr>
          <w:p w14:paraId="340ED5D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382E5593"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到期日(額度)</w:t>
            </w:r>
          </w:p>
        </w:tc>
        <w:tc>
          <w:tcPr>
            <w:tcW w:w="828" w:type="dxa"/>
            <w:vAlign w:val="center"/>
          </w:tcPr>
          <w:p w14:paraId="6495B248"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5DE551BD"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17DBAD8" w14:textId="77777777" w:rsidR="00142A50" w:rsidRPr="00C447CC" w:rsidRDefault="00142A50" w:rsidP="00F009C9">
            <w:pPr>
              <w:rPr>
                <w:rFonts w:ascii="標楷體" w:eastAsia="標楷體" w:hAnsi="標楷體"/>
              </w:rPr>
            </w:pPr>
            <w:r w:rsidRPr="00C447CC">
              <w:rPr>
                <w:rFonts w:ascii="標楷體" w:eastAsia="標楷體" w:hAnsi="標楷體"/>
              </w:rPr>
              <w:t>Ias34Ap.FacLineDate</w:t>
            </w:r>
          </w:p>
        </w:tc>
      </w:tr>
      <w:tr w:rsidR="00142A50" w:rsidRPr="00C447CC" w14:paraId="35DBDBB0" w14:textId="77777777" w:rsidTr="00F009C9">
        <w:tc>
          <w:tcPr>
            <w:tcW w:w="457" w:type="dxa"/>
            <w:vAlign w:val="center"/>
          </w:tcPr>
          <w:p w14:paraId="32ABA3B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11</w:t>
            </w:r>
          </w:p>
        </w:tc>
        <w:tc>
          <w:tcPr>
            <w:tcW w:w="2395" w:type="dxa"/>
            <w:vAlign w:val="center"/>
          </w:tcPr>
          <w:p w14:paraId="7DB4A554"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到期日(撥款)</w:t>
            </w:r>
          </w:p>
        </w:tc>
        <w:tc>
          <w:tcPr>
            <w:tcW w:w="828" w:type="dxa"/>
            <w:vAlign w:val="center"/>
          </w:tcPr>
          <w:p w14:paraId="16377F6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6A1F5DDE"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0610A7A" w14:textId="77777777" w:rsidR="00142A50" w:rsidRPr="00C447CC" w:rsidRDefault="00142A50" w:rsidP="00F009C9">
            <w:pPr>
              <w:rPr>
                <w:rFonts w:ascii="標楷體" w:eastAsia="標楷體" w:hAnsi="標楷體"/>
              </w:rPr>
            </w:pPr>
            <w:r w:rsidRPr="00C447CC">
              <w:rPr>
                <w:rFonts w:ascii="標楷體" w:eastAsia="標楷體" w:hAnsi="標楷體"/>
              </w:rPr>
              <w:t>Ias34Ap.MaturityDate</w:t>
            </w:r>
          </w:p>
        </w:tc>
      </w:tr>
      <w:tr w:rsidR="00142A50" w:rsidRPr="00C447CC" w14:paraId="4D3A05A0" w14:textId="77777777" w:rsidTr="00F009C9">
        <w:tc>
          <w:tcPr>
            <w:tcW w:w="457" w:type="dxa"/>
            <w:vAlign w:val="center"/>
          </w:tcPr>
          <w:p w14:paraId="4E87C1F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4928B7BC" w14:textId="77777777" w:rsidR="00142A50" w:rsidRPr="00C447CC" w:rsidRDefault="00142A50" w:rsidP="00F009C9">
            <w:pPr>
              <w:rPr>
                <w:rFonts w:ascii="標楷體" w:eastAsia="標楷體" w:hAnsi="標楷體"/>
              </w:rPr>
            </w:pPr>
            <w:r w:rsidRPr="00C447CC">
              <w:rPr>
                <w:rFonts w:ascii="標楷體" w:eastAsia="標楷體" w:hAnsi="標楷體" w:cs="Courier New"/>
              </w:rPr>
              <w:t>核准金額</w:t>
            </w:r>
          </w:p>
        </w:tc>
        <w:tc>
          <w:tcPr>
            <w:tcW w:w="828" w:type="dxa"/>
            <w:vAlign w:val="center"/>
          </w:tcPr>
          <w:p w14:paraId="3A1D7812"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7941D0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82ABB96"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1每額度編號項下之放款帳號皆同核准額度金額</w:t>
            </w:r>
          </w:p>
          <w:p w14:paraId="0A6B30C1" w14:textId="77777777" w:rsidR="00142A50" w:rsidRPr="00C447CC" w:rsidRDefault="00142A50" w:rsidP="00F009C9">
            <w:pPr>
              <w:rPr>
                <w:rFonts w:ascii="標楷體" w:eastAsia="標楷體" w:hAnsi="標楷體"/>
              </w:rPr>
            </w:pPr>
            <w:r w:rsidRPr="00C447CC">
              <w:rPr>
                <w:rFonts w:ascii="標楷體" w:eastAsia="標楷體" w:hAnsi="標楷體"/>
              </w:rPr>
              <w:t>2.Ias34Ap.LineAmt</w:t>
            </w:r>
          </w:p>
        </w:tc>
      </w:tr>
      <w:tr w:rsidR="00142A50" w:rsidRPr="00C447CC" w14:paraId="5EDA2943" w14:textId="77777777" w:rsidTr="00F009C9">
        <w:tc>
          <w:tcPr>
            <w:tcW w:w="457" w:type="dxa"/>
            <w:vAlign w:val="center"/>
          </w:tcPr>
          <w:p w14:paraId="45F696B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00141FA" w14:textId="77777777" w:rsidR="00142A50" w:rsidRPr="00C447CC" w:rsidRDefault="00142A50" w:rsidP="00F009C9">
            <w:pPr>
              <w:rPr>
                <w:rFonts w:ascii="標楷體" w:eastAsia="標楷體" w:hAnsi="標楷體"/>
              </w:rPr>
            </w:pPr>
            <w:r w:rsidRPr="00C447CC">
              <w:rPr>
                <w:rFonts w:ascii="標楷體" w:eastAsia="標楷體" w:hAnsi="標楷體" w:cs="Courier New"/>
              </w:rPr>
              <w:t>撥款金額</w:t>
            </w:r>
          </w:p>
        </w:tc>
        <w:tc>
          <w:tcPr>
            <w:tcW w:w="828" w:type="dxa"/>
            <w:vAlign w:val="center"/>
          </w:tcPr>
          <w:p w14:paraId="6B4CD694"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DD0E5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52108564" w14:textId="77777777" w:rsidR="00142A50" w:rsidRPr="00C447CC" w:rsidRDefault="00142A50" w:rsidP="00F009C9">
            <w:pPr>
              <w:rPr>
                <w:rFonts w:ascii="標楷體" w:eastAsia="標楷體" w:hAnsi="標楷體"/>
              </w:rPr>
            </w:pPr>
            <w:r w:rsidRPr="00C447CC">
              <w:rPr>
                <w:rFonts w:ascii="標楷體" w:eastAsia="標楷體" w:hAnsi="標楷體"/>
              </w:rPr>
              <w:t>Ias34Ap.DrawdownAmt</w:t>
            </w:r>
          </w:p>
        </w:tc>
      </w:tr>
      <w:tr w:rsidR="00142A50" w:rsidRPr="00C447CC" w14:paraId="342289DD" w14:textId="77777777" w:rsidTr="00F009C9">
        <w:tc>
          <w:tcPr>
            <w:tcW w:w="457" w:type="dxa"/>
            <w:vAlign w:val="center"/>
          </w:tcPr>
          <w:p w14:paraId="726DEA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7DD0A192" w14:textId="77777777" w:rsidR="00142A50" w:rsidRPr="00C447CC" w:rsidRDefault="00142A50" w:rsidP="00F009C9">
            <w:pPr>
              <w:rPr>
                <w:rFonts w:ascii="標楷體" w:eastAsia="標楷體" w:hAnsi="標楷體"/>
              </w:rPr>
            </w:pPr>
            <w:r w:rsidRPr="00C447CC">
              <w:rPr>
                <w:rFonts w:ascii="標楷體" w:eastAsia="標楷體" w:hAnsi="標楷體" w:cs="Courier New"/>
              </w:rPr>
              <w:t>帳管費</w:t>
            </w:r>
          </w:p>
        </w:tc>
        <w:tc>
          <w:tcPr>
            <w:tcW w:w="828" w:type="dxa"/>
            <w:vAlign w:val="center"/>
          </w:tcPr>
          <w:p w14:paraId="47D35D31"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1958" w:type="dxa"/>
            <w:vAlign w:val="center"/>
          </w:tcPr>
          <w:p w14:paraId="12AB041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w:t>
            </w:r>
          </w:p>
        </w:tc>
        <w:tc>
          <w:tcPr>
            <w:tcW w:w="4249" w:type="dxa"/>
            <w:vAlign w:val="center"/>
          </w:tcPr>
          <w:p w14:paraId="45C866F4" w14:textId="77777777" w:rsidR="00142A50" w:rsidRPr="00C447CC" w:rsidRDefault="00142A50" w:rsidP="00F009C9">
            <w:pPr>
              <w:rPr>
                <w:rFonts w:ascii="標楷體" w:eastAsia="標楷體" w:hAnsi="標楷體"/>
              </w:rPr>
            </w:pPr>
            <w:r w:rsidRPr="00C447CC">
              <w:rPr>
                <w:rFonts w:ascii="標楷體" w:eastAsia="標楷體" w:hAnsi="標楷體"/>
              </w:rPr>
              <w:t>Ias34Ap.AcctFee</w:t>
            </w:r>
          </w:p>
        </w:tc>
      </w:tr>
      <w:tr w:rsidR="00142A50" w:rsidRPr="00C447CC" w14:paraId="6BC9E017" w14:textId="77777777" w:rsidTr="00F009C9">
        <w:tc>
          <w:tcPr>
            <w:tcW w:w="457" w:type="dxa"/>
            <w:vAlign w:val="center"/>
          </w:tcPr>
          <w:p w14:paraId="2C0FBA5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15</w:t>
            </w:r>
          </w:p>
        </w:tc>
        <w:tc>
          <w:tcPr>
            <w:tcW w:w="2395" w:type="dxa"/>
            <w:vAlign w:val="center"/>
          </w:tcPr>
          <w:p w14:paraId="726CEB14" w14:textId="77777777" w:rsidR="00142A50" w:rsidRPr="00C447CC" w:rsidRDefault="00142A50" w:rsidP="00F009C9">
            <w:pPr>
              <w:rPr>
                <w:rFonts w:ascii="標楷體" w:eastAsia="標楷體" w:hAnsi="標楷體"/>
              </w:rPr>
            </w:pPr>
            <w:r w:rsidRPr="00C447CC">
              <w:rPr>
                <w:rFonts w:ascii="標楷體" w:eastAsia="標楷體" w:hAnsi="標楷體" w:cs="Courier New"/>
              </w:rPr>
              <w:t>本金餘額(撥款)</w:t>
            </w:r>
          </w:p>
        </w:tc>
        <w:tc>
          <w:tcPr>
            <w:tcW w:w="828" w:type="dxa"/>
            <w:vAlign w:val="center"/>
          </w:tcPr>
          <w:p w14:paraId="57835D0B"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659555B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D06752C" w14:textId="77777777" w:rsidR="00142A50" w:rsidRPr="00C447CC" w:rsidRDefault="00142A50" w:rsidP="00F009C9">
            <w:pPr>
              <w:rPr>
                <w:rFonts w:ascii="標楷體" w:eastAsia="標楷體" w:hAnsi="標楷體"/>
              </w:rPr>
            </w:pPr>
            <w:r w:rsidRPr="00C447CC">
              <w:rPr>
                <w:rFonts w:ascii="標楷體" w:eastAsia="標楷體" w:hAnsi="標楷體"/>
              </w:rPr>
              <w:t>Ias34Ap.LoanBal</w:t>
            </w:r>
          </w:p>
        </w:tc>
      </w:tr>
      <w:tr w:rsidR="00142A50" w:rsidRPr="00C447CC" w14:paraId="6AA156F0" w14:textId="77777777" w:rsidTr="00F009C9">
        <w:tc>
          <w:tcPr>
            <w:tcW w:w="457" w:type="dxa"/>
            <w:vAlign w:val="center"/>
          </w:tcPr>
          <w:p w14:paraId="3AA6BA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16</w:t>
            </w:r>
          </w:p>
        </w:tc>
        <w:tc>
          <w:tcPr>
            <w:tcW w:w="2395" w:type="dxa"/>
            <w:vAlign w:val="center"/>
          </w:tcPr>
          <w:p w14:paraId="295392E1" w14:textId="77777777" w:rsidR="00142A50" w:rsidRPr="00C447CC" w:rsidRDefault="00142A50" w:rsidP="00F009C9">
            <w:pPr>
              <w:rPr>
                <w:rFonts w:ascii="標楷體" w:eastAsia="標楷體" w:hAnsi="標楷體"/>
              </w:rPr>
            </w:pPr>
            <w:r w:rsidRPr="00C447CC">
              <w:rPr>
                <w:rFonts w:ascii="標楷體" w:eastAsia="標楷體" w:hAnsi="標楷體" w:cs="Courier New"/>
              </w:rPr>
              <w:t>應收利息</w:t>
            </w:r>
          </w:p>
        </w:tc>
        <w:tc>
          <w:tcPr>
            <w:tcW w:w="828" w:type="dxa"/>
            <w:vAlign w:val="center"/>
          </w:tcPr>
          <w:p w14:paraId="06367F09"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3B41FB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60315FBC" w14:textId="77777777" w:rsidR="00142A50" w:rsidRPr="00C447CC" w:rsidRDefault="00142A50" w:rsidP="00F009C9">
            <w:pPr>
              <w:rPr>
                <w:rFonts w:ascii="標楷體" w:eastAsia="標楷體" w:hAnsi="標楷體"/>
              </w:rPr>
            </w:pPr>
            <w:r w:rsidRPr="00C447CC">
              <w:rPr>
                <w:rFonts w:ascii="標楷體" w:eastAsia="標楷體" w:hAnsi="標楷體" w:hint="eastAsia"/>
              </w:rPr>
              <w:t>計算至每月月底之撥款應收利息</w:t>
            </w:r>
          </w:p>
          <w:p w14:paraId="6132883C" w14:textId="77777777" w:rsidR="00142A50" w:rsidRPr="00C447CC" w:rsidRDefault="00142A50" w:rsidP="00F009C9">
            <w:pPr>
              <w:rPr>
                <w:rFonts w:ascii="標楷體" w:eastAsia="標楷體" w:hAnsi="標楷體"/>
              </w:rPr>
            </w:pPr>
            <w:r w:rsidRPr="00C447CC">
              <w:rPr>
                <w:rFonts w:ascii="標楷體" w:eastAsia="標楷體" w:hAnsi="標楷體"/>
              </w:rPr>
              <w:t>Ias34Ap.IntAmt</w:t>
            </w:r>
          </w:p>
        </w:tc>
      </w:tr>
      <w:tr w:rsidR="00142A50" w:rsidRPr="00C447CC" w14:paraId="1330DEF2" w14:textId="77777777" w:rsidTr="00F009C9">
        <w:tc>
          <w:tcPr>
            <w:tcW w:w="457" w:type="dxa"/>
            <w:vAlign w:val="center"/>
          </w:tcPr>
          <w:p w14:paraId="4A9119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17</w:t>
            </w:r>
          </w:p>
        </w:tc>
        <w:tc>
          <w:tcPr>
            <w:tcW w:w="2395" w:type="dxa"/>
            <w:vAlign w:val="center"/>
          </w:tcPr>
          <w:p w14:paraId="3B927EDA" w14:textId="77777777" w:rsidR="00142A50" w:rsidRPr="00C447CC" w:rsidRDefault="00142A50" w:rsidP="00F009C9">
            <w:pPr>
              <w:rPr>
                <w:rFonts w:ascii="標楷體" w:eastAsia="標楷體" w:hAnsi="標楷體"/>
              </w:rPr>
            </w:pPr>
            <w:r w:rsidRPr="00C447CC">
              <w:rPr>
                <w:rFonts w:ascii="標楷體" w:eastAsia="標楷體" w:hAnsi="標楷體" w:cs="Courier New"/>
              </w:rPr>
              <w:t>法拍及火險費用</w:t>
            </w:r>
          </w:p>
        </w:tc>
        <w:tc>
          <w:tcPr>
            <w:tcW w:w="828" w:type="dxa"/>
            <w:vAlign w:val="center"/>
          </w:tcPr>
          <w:p w14:paraId="7E1940D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9D97B8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49" w:type="dxa"/>
            <w:vAlign w:val="center"/>
          </w:tcPr>
          <w:p w14:paraId="1764DAF6" w14:textId="77777777" w:rsidR="00142A50" w:rsidRPr="00C447CC" w:rsidRDefault="00142A50" w:rsidP="00F009C9">
            <w:pPr>
              <w:rPr>
                <w:rFonts w:ascii="標楷體" w:eastAsia="標楷體" w:hAnsi="標楷體"/>
              </w:rPr>
            </w:pPr>
            <w:r w:rsidRPr="00C447CC">
              <w:rPr>
                <w:rFonts w:ascii="標楷體" w:eastAsia="標楷體" w:hAnsi="標楷體"/>
              </w:rPr>
              <w:t>Ias34Ap.Fee</w:t>
            </w:r>
          </w:p>
        </w:tc>
      </w:tr>
      <w:tr w:rsidR="00142A50" w:rsidRPr="00C447CC" w14:paraId="39482C74" w14:textId="77777777" w:rsidTr="00F009C9">
        <w:tc>
          <w:tcPr>
            <w:tcW w:w="457" w:type="dxa"/>
            <w:vAlign w:val="center"/>
          </w:tcPr>
          <w:p w14:paraId="54E599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18</w:t>
            </w:r>
          </w:p>
        </w:tc>
        <w:tc>
          <w:tcPr>
            <w:tcW w:w="2395" w:type="dxa"/>
            <w:vAlign w:val="center"/>
          </w:tcPr>
          <w:p w14:paraId="07441D78"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Courier New"/>
              </w:rPr>
              <w:t>利率(撥款)</w:t>
            </w:r>
          </w:p>
        </w:tc>
        <w:tc>
          <w:tcPr>
            <w:tcW w:w="828" w:type="dxa"/>
            <w:vAlign w:val="center"/>
          </w:tcPr>
          <w:p w14:paraId="5B2B45D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2623C46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4532F8E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抓取月底時適用利率</w:t>
            </w:r>
          </w:p>
          <w:p w14:paraId="4F83094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71071F49" w14:textId="77777777" w:rsidR="00142A50" w:rsidRPr="00C447CC" w:rsidRDefault="00142A50" w:rsidP="00F009C9">
            <w:pPr>
              <w:rPr>
                <w:rFonts w:ascii="標楷體" w:eastAsia="標楷體" w:hAnsi="標楷體"/>
              </w:rPr>
            </w:pPr>
            <w:r w:rsidRPr="00C447CC">
              <w:rPr>
                <w:rFonts w:ascii="標楷體" w:eastAsia="標楷體" w:hAnsi="標楷體"/>
              </w:rPr>
              <w:t>3.Ias34Ap.Rate</w:t>
            </w:r>
          </w:p>
        </w:tc>
      </w:tr>
      <w:tr w:rsidR="00142A50" w:rsidRPr="00C447CC" w14:paraId="26F31C25" w14:textId="77777777" w:rsidTr="00F009C9">
        <w:tc>
          <w:tcPr>
            <w:tcW w:w="457" w:type="dxa"/>
            <w:vAlign w:val="center"/>
          </w:tcPr>
          <w:p w14:paraId="20DE3E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19</w:t>
            </w:r>
          </w:p>
        </w:tc>
        <w:tc>
          <w:tcPr>
            <w:tcW w:w="2395" w:type="dxa"/>
            <w:vAlign w:val="center"/>
          </w:tcPr>
          <w:p w14:paraId="09135E7A" w14:textId="77777777" w:rsidR="00142A50" w:rsidRPr="00C447CC" w:rsidRDefault="00142A50" w:rsidP="00F009C9">
            <w:pPr>
              <w:rPr>
                <w:rFonts w:ascii="標楷體" w:eastAsia="標楷體" w:hAnsi="標楷體"/>
              </w:rPr>
            </w:pPr>
            <w:r w:rsidRPr="00C447CC">
              <w:rPr>
                <w:rFonts w:ascii="標楷體" w:eastAsia="標楷體" w:hAnsi="標楷體" w:cs="Courier New"/>
              </w:rPr>
              <w:t>逾期繳款天數</w:t>
            </w:r>
          </w:p>
        </w:tc>
        <w:tc>
          <w:tcPr>
            <w:tcW w:w="828" w:type="dxa"/>
            <w:vAlign w:val="center"/>
          </w:tcPr>
          <w:p w14:paraId="471C3654"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1958" w:type="dxa"/>
            <w:vAlign w:val="center"/>
          </w:tcPr>
          <w:p w14:paraId="205CFD5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49" w:type="dxa"/>
            <w:vAlign w:val="center"/>
          </w:tcPr>
          <w:p w14:paraId="2A700817" w14:textId="77777777" w:rsidR="00142A50" w:rsidRPr="00C447CC" w:rsidRDefault="00142A50" w:rsidP="00F009C9">
            <w:pPr>
              <w:rPr>
                <w:rFonts w:ascii="標楷體" w:eastAsia="標楷體" w:hAnsi="標楷體"/>
              </w:rPr>
            </w:pPr>
            <w:r w:rsidRPr="00C447CC">
              <w:rPr>
                <w:rFonts w:ascii="標楷體" w:eastAsia="標楷體" w:hAnsi="標楷體"/>
              </w:rPr>
              <w:t>Ias34Ap.OvduDays</w:t>
            </w:r>
          </w:p>
        </w:tc>
      </w:tr>
      <w:tr w:rsidR="00142A50" w:rsidRPr="00C447CC" w14:paraId="15570F32" w14:textId="77777777" w:rsidTr="00F009C9">
        <w:tc>
          <w:tcPr>
            <w:tcW w:w="457" w:type="dxa"/>
            <w:vAlign w:val="center"/>
          </w:tcPr>
          <w:p w14:paraId="578B7D5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20</w:t>
            </w:r>
          </w:p>
        </w:tc>
        <w:tc>
          <w:tcPr>
            <w:tcW w:w="2395" w:type="dxa"/>
            <w:vAlign w:val="center"/>
          </w:tcPr>
          <w:p w14:paraId="1D54AB3B" w14:textId="77777777" w:rsidR="00142A50" w:rsidRPr="00C447CC" w:rsidRDefault="00142A50" w:rsidP="00F009C9">
            <w:pPr>
              <w:rPr>
                <w:rFonts w:ascii="標楷體" w:eastAsia="標楷體" w:hAnsi="標楷體"/>
              </w:rPr>
            </w:pPr>
            <w:r w:rsidRPr="00C447CC">
              <w:rPr>
                <w:rFonts w:ascii="標楷體" w:eastAsia="標楷體" w:hAnsi="標楷體" w:cs="Courier New"/>
              </w:rPr>
              <w:t>轉催收款日期</w:t>
            </w:r>
          </w:p>
        </w:tc>
        <w:tc>
          <w:tcPr>
            <w:tcW w:w="828" w:type="dxa"/>
            <w:vAlign w:val="center"/>
          </w:tcPr>
          <w:p w14:paraId="5439BF7D"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73FC1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6A9A1A53" w14:textId="77777777" w:rsidR="00142A50" w:rsidRPr="00C447CC" w:rsidRDefault="00142A50" w:rsidP="00F009C9">
            <w:pPr>
              <w:rPr>
                <w:rFonts w:ascii="標楷體" w:eastAsia="標楷體" w:hAnsi="標楷體"/>
              </w:rPr>
            </w:pPr>
            <w:r w:rsidRPr="00C447CC">
              <w:rPr>
                <w:rFonts w:ascii="標楷體" w:eastAsia="標楷體" w:hAnsi="標楷體" w:hint="eastAsia"/>
              </w:rPr>
              <w:t>最近一次的轉催收日期</w:t>
            </w:r>
          </w:p>
          <w:p w14:paraId="34F0CF8C" w14:textId="77777777" w:rsidR="00142A50" w:rsidRPr="00C447CC" w:rsidRDefault="00142A50" w:rsidP="00F009C9">
            <w:pPr>
              <w:rPr>
                <w:rFonts w:ascii="標楷體" w:eastAsia="標楷體" w:hAnsi="標楷體"/>
              </w:rPr>
            </w:pPr>
            <w:r w:rsidRPr="00C447CC">
              <w:rPr>
                <w:rFonts w:ascii="標楷體" w:eastAsia="標楷體" w:hAnsi="標楷體"/>
              </w:rPr>
              <w:t>Ias34Ap.OvduDate</w:t>
            </w:r>
          </w:p>
        </w:tc>
      </w:tr>
      <w:tr w:rsidR="00142A50" w:rsidRPr="00C447CC" w14:paraId="4C139879" w14:textId="77777777" w:rsidTr="00F009C9">
        <w:tc>
          <w:tcPr>
            <w:tcW w:w="457" w:type="dxa"/>
            <w:vAlign w:val="center"/>
          </w:tcPr>
          <w:p w14:paraId="47EEA2C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21</w:t>
            </w:r>
          </w:p>
        </w:tc>
        <w:tc>
          <w:tcPr>
            <w:tcW w:w="2395" w:type="dxa"/>
            <w:vAlign w:val="center"/>
          </w:tcPr>
          <w:p w14:paraId="28E71C7C"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轉銷呆帳日期</w:t>
            </w:r>
          </w:p>
        </w:tc>
        <w:tc>
          <w:tcPr>
            <w:tcW w:w="828" w:type="dxa"/>
            <w:vAlign w:val="center"/>
          </w:tcPr>
          <w:p w14:paraId="453C8E5F"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F2EBDB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31AC5C"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FAE482C" w14:textId="77777777" w:rsidR="00142A50" w:rsidRPr="00C447CC" w:rsidRDefault="00142A50" w:rsidP="00F009C9">
            <w:pPr>
              <w:rPr>
                <w:rFonts w:ascii="標楷體" w:eastAsia="標楷體" w:hAnsi="標楷體"/>
              </w:rPr>
            </w:pPr>
            <w:r w:rsidRPr="00C447CC">
              <w:rPr>
                <w:rFonts w:ascii="標楷體" w:eastAsia="標楷體" w:hAnsi="標楷體"/>
              </w:rPr>
              <w:t>Ias34Ap.BadDebtDate</w:t>
            </w:r>
          </w:p>
        </w:tc>
      </w:tr>
      <w:tr w:rsidR="00142A50" w:rsidRPr="00C447CC" w14:paraId="1169C01A" w14:textId="77777777" w:rsidTr="00F009C9">
        <w:tc>
          <w:tcPr>
            <w:tcW w:w="457" w:type="dxa"/>
            <w:vAlign w:val="center"/>
          </w:tcPr>
          <w:p w14:paraId="26CD47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22</w:t>
            </w:r>
          </w:p>
        </w:tc>
        <w:tc>
          <w:tcPr>
            <w:tcW w:w="2395" w:type="dxa"/>
            <w:vAlign w:val="center"/>
          </w:tcPr>
          <w:p w14:paraId="2C42A883"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轉銷呆帳金額</w:t>
            </w:r>
          </w:p>
        </w:tc>
        <w:tc>
          <w:tcPr>
            <w:tcW w:w="828" w:type="dxa"/>
            <w:vAlign w:val="center"/>
          </w:tcPr>
          <w:p w14:paraId="14477113"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3C9A45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39B19D07"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無論轉呆次數,計算全部轉銷呆帳之金額</w:t>
            </w:r>
          </w:p>
          <w:p w14:paraId="6DE1FB11" w14:textId="77777777" w:rsidR="00142A50" w:rsidRPr="00C447CC" w:rsidRDefault="00142A50" w:rsidP="00F009C9">
            <w:pPr>
              <w:rPr>
                <w:rFonts w:ascii="標楷體" w:eastAsia="標楷體" w:hAnsi="標楷體"/>
              </w:rPr>
            </w:pPr>
            <w:r w:rsidRPr="00C447CC">
              <w:rPr>
                <w:rFonts w:ascii="標楷體" w:eastAsia="標楷體" w:hAnsi="標楷體"/>
              </w:rPr>
              <w:t>2.Ias34Ap.BadDebtAmt</w:t>
            </w:r>
          </w:p>
        </w:tc>
      </w:tr>
      <w:tr w:rsidR="00142A50" w:rsidRPr="00C447CC" w14:paraId="47B1F443" w14:textId="77777777" w:rsidTr="00F009C9">
        <w:tc>
          <w:tcPr>
            <w:tcW w:w="457" w:type="dxa"/>
            <w:vAlign w:val="center"/>
          </w:tcPr>
          <w:p w14:paraId="20FB61E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23</w:t>
            </w:r>
          </w:p>
        </w:tc>
        <w:tc>
          <w:tcPr>
            <w:tcW w:w="2395" w:type="dxa"/>
            <w:vAlign w:val="center"/>
          </w:tcPr>
          <w:p w14:paraId="66E817E3" w14:textId="77777777" w:rsidR="00142A50" w:rsidRPr="00C447CC" w:rsidRDefault="00142A50" w:rsidP="00F009C9">
            <w:pPr>
              <w:rPr>
                <w:rFonts w:ascii="標楷體" w:eastAsia="標楷體" w:hAnsi="標楷體"/>
              </w:rPr>
            </w:pPr>
            <w:r w:rsidRPr="00C447CC">
              <w:rPr>
                <w:rFonts w:ascii="標楷體" w:eastAsia="標楷體" w:hAnsi="標楷體" w:cs="Courier New"/>
              </w:rPr>
              <w:t>符合減損客觀證據之條件</w:t>
            </w:r>
          </w:p>
        </w:tc>
        <w:tc>
          <w:tcPr>
            <w:tcW w:w="828" w:type="dxa"/>
            <w:vAlign w:val="center"/>
          </w:tcPr>
          <w:p w14:paraId="70E93D0C" w14:textId="77777777" w:rsidR="00142A50" w:rsidRPr="00C447CC" w:rsidRDefault="00142A50" w:rsidP="00F009C9">
            <w:pPr>
              <w:rPr>
                <w:rFonts w:ascii="標楷體" w:eastAsia="標楷體" w:hAnsi="標楷體"/>
              </w:rPr>
            </w:pPr>
            <w:r>
              <w:rPr>
                <w:rFonts w:ascii="標楷體" w:eastAsia="標楷體" w:hAnsi="標楷體" w:hint="eastAsia"/>
              </w:rPr>
              <w:t>2</w:t>
            </w:r>
          </w:p>
        </w:tc>
        <w:tc>
          <w:tcPr>
            <w:tcW w:w="1958" w:type="dxa"/>
            <w:vAlign w:val="center"/>
          </w:tcPr>
          <w:p w14:paraId="3ED7F08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Pr>
                <w:rFonts w:ascii="標楷體" w:eastAsia="標楷體" w:hAnsi="標楷體" w:hint="eastAsia"/>
              </w:rPr>
              <w:t>9</w:t>
            </w:r>
          </w:p>
        </w:tc>
        <w:tc>
          <w:tcPr>
            <w:tcW w:w="4249" w:type="dxa"/>
            <w:vAlign w:val="center"/>
          </w:tcPr>
          <w:p w14:paraId="7D33CFA5" w14:textId="77777777" w:rsidR="00142A50" w:rsidRPr="00C447CC" w:rsidRDefault="00142A50" w:rsidP="00F009C9">
            <w:pPr>
              <w:rPr>
                <w:rFonts w:ascii="標楷體" w:eastAsia="標楷體" w:hAnsi="標楷體"/>
              </w:rPr>
            </w:pPr>
            <w:r w:rsidRPr="00C447CC">
              <w:rPr>
                <w:rFonts w:ascii="標楷體" w:eastAsia="標楷體" w:hAnsi="標楷體"/>
              </w:rPr>
              <w:t>Ias34Ap.DerCode</w:t>
            </w:r>
          </w:p>
        </w:tc>
      </w:tr>
      <w:tr w:rsidR="00142A50" w:rsidRPr="00C447CC" w14:paraId="7431B871" w14:textId="77777777" w:rsidTr="00F009C9">
        <w:tc>
          <w:tcPr>
            <w:tcW w:w="457" w:type="dxa"/>
            <w:vAlign w:val="center"/>
          </w:tcPr>
          <w:p w14:paraId="10F489F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24</w:t>
            </w:r>
          </w:p>
        </w:tc>
        <w:tc>
          <w:tcPr>
            <w:tcW w:w="2395" w:type="dxa"/>
            <w:vAlign w:val="center"/>
          </w:tcPr>
          <w:p w14:paraId="105E1B48"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初貸時約定還本寬限期</w:t>
            </w:r>
          </w:p>
        </w:tc>
        <w:tc>
          <w:tcPr>
            <w:tcW w:w="828" w:type="dxa"/>
            <w:vAlign w:val="center"/>
          </w:tcPr>
          <w:p w14:paraId="05495C5F"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A69595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66962F1B"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約定客戶得只繳息不繳本之寬限期,以月為單位,例如3年寬限期,則本欄位值為36</w:t>
            </w:r>
          </w:p>
          <w:p w14:paraId="2A9A1559"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rPr>
              <w:t>2.Ias34Ap.GracePeriod</w:t>
            </w:r>
          </w:p>
        </w:tc>
      </w:tr>
      <w:tr w:rsidR="00142A50" w:rsidRPr="00C447CC" w14:paraId="2E6837D0" w14:textId="77777777" w:rsidTr="00F009C9">
        <w:tc>
          <w:tcPr>
            <w:tcW w:w="457" w:type="dxa"/>
            <w:vAlign w:val="center"/>
          </w:tcPr>
          <w:p w14:paraId="327DC1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25</w:t>
            </w:r>
          </w:p>
        </w:tc>
        <w:tc>
          <w:tcPr>
            <w:tcW w:w="2395" w:type="dxa"/>
            <w:vAlign w:val="center"/>
          </w:tcPr>
          <w:p w14:paraId="1D6EC481" w14:textId="77777777" w:rsidR="00142A50" w:rsidRPr="00C447CC" w:rsidRDefault="00142A50" w:rsidP="00F009C9">
            <w:pPr>
              <w:rPr>
                <w:rFonts w:ascii="標楷體" w:eastAsia="標楷體" w:hAnsi="標楷體"/>
              </w:rPr>
            </w:pPr>
            <w:r w:rsidRPr="00C447CC">
              <w:rPr>
                <w:rFonts w:ascii="標楷體" w:eastAsia="標楷體" w:hAnsi="標楷體" w:cs="Courier New"/>
              </w:rPr>
              <w:t>核准利率</w:t>
            </w:r>
          </w:p>
        </w:tc>
        <w:tc>
          <w:tcPr>
            <w:tcW w:w="828" w:type="dxa"/>
            <w:vAlign w:val="center"/>
          </w:tcPr>
          <w:p w14:paraId="3D754E8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585327D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092CAB9E"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11C0829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契約是階梯式,抓取第一年的合約利率(不管加碼利率)(ex:第一年1.4%，第二年1.5%，則本欄位填入1.4%)</w:t>
            </w:r>
          </w:p>
          <w:p w14:paraId="215E0165" w14:textId="77777777" w:rsidR="00142A50" w:rsidRPr="00C447CC" w:rsidRDefault="00142A50" w:rsidP="00F009C9">
            <w:pPr>
              <w:rPr>
                <w:rFonts w:ascii="標楷體" w:eastAsia="標楷體" w:hAnsi="標楷體"/>
              </w:rPr>
            </w:pPr>
            <w:r w:rsidRPr="00C447CC">
              <w:rPr>
                <w:rFonts w:ascii="標楷體" w:eastAsia="標楷體" w:hAnsi="標楷體"/>
              </w:rPr>
              <w:t>3.Ias34Ap.ApproveRate</w:t>
            </w:r>
          </w:p>
        </w:tc>
      </w:tr>
      <w:tr w:rsidR="00142A50" w:rsidRPr="00C447CC" w14:paraId="5DC585B8" w14:textId="77777777" w:rsidTr="00F009C9">
        <w:tc>
          <w:tcPr>
            <w:tcW w:w="457" w:type="dxa"/>
            <w:vAlign w:val="center"/>
          </w:tcPr>
          <w:p w14:paraId="6F3202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26</w:t>
            </w:r>
          </w:p>
        </w:tc>
        <w:tc>
          <w:tcPr>
            <w:tcW w:w="2395" w:type="dxa"/>
            <w:vAlign w:val="center"/>
          </w:tcPr>
          <w:p w14:paraId="6C8E1DDB"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契約當時還款方式</w:t>
            </w:r>
          </w:p>
        </w:tc>
        <w:tc>
          <w:tcPr>
            <w:tcW w:w="828" w:type="dxa"/>
            <w:vAlign w:val="center"/>
          </w:tcPr>
          <w:p w14:paraId="231C4017"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DD36AA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2AE65C7"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7833B1D"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007FADBE"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3D391349" w14:textId="77777777" w:rsidR="00142A50" w:rsidRPr="00C447CC" w:rsidRDefault="00142A50" w:rsidP="00F009C9">
            <w:pPr>
              <w:rPr>
                <w:rFonts w:ascii="標楷體" w:eastAsia="標楷體" w:hAnsi="標楷體"/>
              </w:rPr>
            </w:pPr>
            <w:r w:rsidRPr="00C447CC">
              <w:rPr>
                <w:rFonts w:ascii="標楷體" w:eastAsia="標楷體" w:hAnsi="標楷體" w:hint="eastAsia"/>
              </w:rPr>
              <w:lastRenderedPageBreak/>
              <w:t>4=到期繳息還本</w:t>
            </w:r>
          </w:p>
          <w:p w14:paraId="51A5B960" w14:textId="77777777" w:rsidR="00142A50" w:rsidRPr="00C447CC" w:rsidRDefault="00142A50" w:rsidP="00F009C9">
            <w:pPr>
              <w:rPr>
                <w:rFonts w:ascii="標楷體" w:eastAsia="標楷體" w:hAnsi="標楷體"/>
              </w:rPr>
            </w:pPr>
            <w:r w:rsidRPr="00C447CC">
              <w:rPr>
                <w:rFonts w:ascii="標楷體" w:eastAsia="標楷體" w:hAnsi="標楷體"/>
              </w:rPr>
              <w:t>Ias34Ap.AmortizedCode</w:t>
            </w:r>
          </w:p>
        </w:tc>
      </w:tr>
      <w:tr w:rsidR="00142A50" w:rsidRPr="00C447CC" w14:paraId="19AC5C89" w14:textId="77777777" w:rsidTr="00F009C9">
        <w:tc>
          <w:tcPr>
            <w:tcW w:w="457" w:type="dxa"/>
            <w:vAlign w:val="center"/>
          </w:tcPr>
          <w:p w14:paraId="7DA7C89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27</w:t>
            </w:r>
          </w:p>
        </w:tc>
        <w:tc>
          <w:tcPr>
            <w:tcW w:w="2395" w:type="dxa"/>
            <w:vAlign w:val="center"/>
          </w:tcPr>
          <w:p w14:paraId="28C8615E"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契約當時利率調整方式</w:t>
            </w:r>
          </w:p>
        </w:tc>
        <w:tc>
          <w:tcPr>
            <w:tcW w:w="828" w:type="dxa"/>
            <w:vAlign w:val="center"/>
          </w:tcPr>
          <w:p w14:paraId="2A4C1251"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436765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70B26771"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07373C5C"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6D1354E2" w14:textId="77777777" w:rsidR="00142A50" w:rsidRPr="00C447CC" w:rsidRDefault="00142A50" w:rsidP="00F009C9">
            <w:pPr>
              <w:rPr>
                <w:rFonts w:ascii="標楷體" w:eastAsia="標楷體" w:hAnsi="標楷體"/>
              </w:rPr>
            </w:pPr>
            <w:r w:rsidRPr="00C447CC">
              <w:rPr>
                <w:rFonts w:ascii="標楷體" w:eastAsia="標楷體" w:hAnsi="標楷體"/>
              </w:rPr>
              <w:t>Ias34Ap.RateCode</w:t>
            </w:r>
          </w:p>
        </w:tc>
      </w:tr>
      <w:tr w:rsidR="00142A50" w:rsidRPr="00C447CC" w14:paraId="5A37FC47" w14:textId="77777777" w:rsidTr="00F009C9">
        <w:tc>
          <w:tcPr>
            <w:tcW w:w="457" w:type="dxa"/>
            <w:vAlign w:val="center"/>
          </w:tcPr>
          <w:p w14:paraId="0466C61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28</w:t>
            </w:r>
          </w:p>
        </w:tc>
        <w:tc>
          <w:tcPr>
            <w:tcW w:w="2395" w:type="dxa"/>
            <w:vAlign w:val="center"/>
          </w:tcPr>
          <w:p w14:paraId="75CB3846"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契約約定當時還本週期</w:t>
            </w:r>
          </w:p>
        </w:tc>
        <w:tc>
          <w:tcPr>
            <w:tcW w:w="828" w:type="dxa"/>
            <w:vAlign w:val="center"/>
          </w:tcPr>
          <w:p w14:paraId="103ACB4C"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3A95CB7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1FAAAE08"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若為到期還本,則填入0</w:t>
            </w:r>
          </w:p>
          <w:p w14:paraId="71E325AC"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若按月還本,則填入1</w:t>
            </w:r>
          </w:p>
          <w:p w14:paraId="32291D3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6E537A69"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138BF267"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7ADF0E64" w14:textId="77777777" w:rsidR="00142A50" w:rsidRPr="00C447CC" w:rsidRDefault="00142A50" w:rsidP="00F009C9">
            <w:pPr>
              <w:rPr>
                <w:rFonts w:ascii="標楷體" w:eastAsia="標楷體" w:hAnsi="標楷體"/>
              </w:rPr>
            </w:pPr>
            <w:r w:rsidRPr="00C447CC">
              <w:rPr>
                <w:rFonts w:ascii="標楷體" w:eastAsia="標楷體" w:hAnsi="標楷體"/>
              </w:rPr>
              <w:t>2.Ias34Ap.RepayFreq</w:t>
            </w:r>
          </w:p>
        </w:tc>
      </w:tr>
      <w:tr w:rsidR="00142A50" w:rsidRPr="00C447CC" w14:paraId="36DEE3F7" w14:textId="77777777" w:rsidTr="00F009C9">
        <w:tc>
          <w:tcPr>
            <w:tcW w:w="457" w:type="dxa"/>
            <w:vAlign w:val="center"/>
          </w:tcPr>
          <w:p w14:paraId="30D603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29</w:t>
            </w:r>
          </w:p>
        </w:tc>
        <w:tc>
          <w:tcPr>
            <w:tcW w:w="2395" w:type="dxa"/>
            <w:vAlign w:val="center"/>
          </w:tcPr>
          <w:p w14:paraId="1D5667DF"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契約約定當時繳息週期</w:t>
            </w:r>
          </w:p>
        </w:tc>
        <w:tc>
          <w:tcPr>
            <w:tcW w:w="828" w:type="dxa"/>
            <w:vAlign w:val="center"/>
          </w:tcPr>
          <w:p w14:paraId="16DB9FD2"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028EEB8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EF0C70"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若為到期繳息,則填入0</w:t>
            </w:r>
          </w:p>
          <w:p w14:paraId="50BCEF78"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若按月繳息,則填入1</w:t>
            </w:r>
          </w:p>
          <w:p w14:paraId="7B3BA3B6"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3A046425"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5582AFF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11A660DE" w14:textId="77777777" w:rsidR="00142A50" w:rsidRPr="00C447CC" w:rsidRDefault="00142A50" w:rsidP="00F009C9">
            <w:pPr>
              <w:rPr>
                <w:rFonts w:ascii="標楷體" w:eastAsia="標楷體" w:hAnsi="標楷體"/>
              </w:rPr>
            </w:pPr>
            <w:r w:rsidRPr="00C447CC">
              <w:rPr>
                <w:rFonts w:ascii="標楷體" w:eastAsia="標楷體" w:hAnsi="標楷體"/>
              </w:rPr>
              <w:t>2.Ias34Ap.PayIntFreq</w:t>
            </w:r>
          </w:p>
        </w:tc>
      </w:tr>
      <w:tr w:rsidR="00142A50" w:rsidRPr="00C447CC" w14:paraId="569EBBC6" w14:textId="77777777" w:rsidTr="00F009C9">
        <w:tc>
          <w:tcPr>
            <w:tcW w:w="457" w:type="dxa"/>
            <w:vAlign w:val="center"/>
          </w:tcPr>
          <w:p w14:paraId="1FDC40D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30</w:t>
            </w:r>
          </w:p>
        </w:tc>
        <w:tc>
          <w:tcPr>
            <w:tcW w:w="2395" w:type="dxa"/>
            <w:vAlign w:val="center"/>
          </w:tcPr>
          <w:p w14:paraId="5FB138B9"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2CD9F444"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1958" w:type="dxa"/>
            <w:vAlign w:val="center"/>
          </w:tcPr>
          <w:p w14:paraId="407C8D2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053ED5DA" w14:textId="77777777" w:rsidR="00142A50" w:rsidRPr="00C447CC" w:rsidRDefault="00142A50" w:rsidP="00F009C9">
            <w:pPr>
              <w:rPr>
                <w:rFonts w:ascii="標楷體" w:eastAsia="標楷體" w:hAnsi="標楷體"/>
              </w:rPr>
            </w:pPr>
            <w:r w:rsidRPr="00C447CC">
              <w:rPr>
                <w:rFonts w:ascii="標楷體" w:eastAsia="標楷體" w:hAnsi="標楷體"/>
              </w:rPr>
              <w:t>Ias34Ap.IndustryCode</w:t>
            </w:r>
          </w:p>
        </w:tc>
      </w:tr>
      <w:tr w:rsidR="00142A50" w:rsidRPr="00C447CC" w14:paraId="535DD6F2" w14:textId="77777777" w:rsidTr="00F009C9">
        <w:tc>
          <w:tcPr>
            <w:tcW w:w="457" w:type="dxa"/>
            <w:vAlign w:val="center"/>
          </w:tcPr>
          <w:p w14:paraId="229681E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31</w:t>
            </w:r>
          </w:p>
        </w:tc>
        <w:tc>
          <w:tcPr>
            <w:tcW w:w="2395" w:type="dxa"/>
            <w:vAlign w:val="center"/>
          </w:tcPr>
          <w:p w14:paraId="0301849C"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6C490F6A"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49E13EEF" w14:textId="77777777" w:rsidR="00142A50" w:rsidRPr="00C447CC" w:rsidRDefault="00142A50" w:rsidP="00F009C9">
            <w:pPr>
              <w:rPr>
                <w:rFonts w:ascii="標楷體" w:eastAsia="標楷體" w:hAnsi="標楷體"/>
              </w:rPr>
            </w:pPr>
          </w:p>
        </w:tc>
        <w:tc>
          <w:tcPr>
            <w:tcW w:w="4249" w:type="dxa"/>
            <w:vAlign w:val="center"/>
          </w:tcPr>
          <w:p w14:paraId="6138371B" w14:textId="77777777" w:rsidR="00142A50" w:rsidRPr="00C447CC" w:rsidRDefault="00142A50" w:rsidP="00F009C9">
            <w:pPr>
              <w:rPr>
                <w:rFonts w:ascii="標楷體" w:eastAsia="標楷體" w:hAnsi="標楷體"/>
              </w:rPr>
            </w:pPr>
            <w:r w:rsidRPr="00C447CC">
              <w:rPr>
                <w:rFonts w:ascii="標楷體" w:eastAsia="標楷體" w:hAnsi="標楷體" w:hint="eastAsia"/>
              </w:rPr>
              <w:t>對應至JCIC的類別</w:t>
            </w:r>
          </w:p>
          <w:p w14:paraId="44A6F04F" w14:textId="77777777" w:rsidR="00142A50" w:rsidRPr="00C447CC" w:rsidRDefault="00142A50" w:rsidP="00F009C9">
            <w:pPr>
              <w:rPr>
                <w:rFonts w:ascii="標楷體" w:eastAsia="標楷體" w:hAnsi="標楷體"/>
              </w:rPr>
            </w:pPr>
            <w:r w:rsidRPr="00C447CC">
              <w:rPr>
                <w:rFonts w:ascii="標楷體" w:eastAsia="標楷體" w:hAnsi="標楷體"/>
              </w:rPr>
              <w:t>Ias34Ap.ClTypeJCIC</w:t>
            </w:r>
          </w:p>
        </w:tc>
      </w:tr>
      <w:tr w:rsidR="00142A50" w:rsidRPr="00C447CC" w14:paraId="001D7864" w14:textId="77777777" w:rsidTr="00F009C9">
        <w:tc>
          <w:tcPr>
            <w:tcW w:w="457" w:type="dxa"/>
            <w:vAlign w:val="center"/>
          </w:tcPr>
          <w:p w14:paraId="520BF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32</w:t>
            </w:r>
          </w:p>
        </w:tc>
        <w:tc>
          <w:tcPr>
            <w:tcW w:w="2395" w:type="dxa"/>
            <w:vAlign w:val="center"/>
          </w:tcPr>
          <w:p w14:paraId="2F10C939"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204545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B247621" w14:textId="77777777" w:rsidR="00142A50" w:rsidRPr="00C447CC" w:rsidRDefault="00142A50" w:rsidP="00F009C9">
            <w:pPr>
              <w:rPr>
                <w:rFonts w:ascii="標楷體" w:eastAsia="標楷體" w:hAnsi="標楷體"/>
              </w:rPr>
            </w:pPr>
          </w:p>
        </w:tc>
        <w:tc>
          <w:tcPr>
            <w:tcW w:w="4249" w:type="dxa"/>
            <w:vAlign w:val="center"/>
          </w:tcPr>
          <w:p w14:paraId="70D4B8BC" w14:textId="77777777" w:rsidR="00142A50" w:rsidRPr="00C447CC" w:rsidRDefault="00142A50" w:rsidP="00F009C9">
            <w:pPr>
              <w:rPr>
                <w:rFonts w:ascii="標楷體" w:eastAsia="標楷體" w:hAnsi="標楷體" w:cs="Courier New"/>
              </w:rPr>
            </w:pPr>
            <w:r w:rsidRPr="00C447CC">
              <w:rPr>
                <w:rFonts w:ascii="標楷體" w:eastAsia="標楷體" w:hAnsi="標楷體" w:cs="Courier New" w:hint="eastAsia"/>
              </w:rPr>
              <w:t>擔保品郵遞區號</w:t>
            </w:r>
          </w:p>
          <w:p w14:paraId="2BC0021A" w14:textId="77777777" w:rsidR="00142A50" w:rsidRPr="00C447CC" w:rsidRDefault="00142A50" w:rsidP="00F009C9">
            <w:pPr>
              <w:rPr>
                <w:rFonts w:ascii="標楷體" w:eastAsia="標楷體" w:hAnsi="標楷體"/>
              </w:rPr>
            </w:pPr>
            <w:r w:rsidRPr="00C447CC">
              <w:rPr>
                <w:rFonts w:ascii="標楷體" w:eastAsia="標楷體" w:hAnsi="標楷體"/>
              </w:rPr>
              <w:t>Ias34Ap.Zip3</w:t>
            </w:r>
          </w:p>
        </w:tc>
      </w:tr>
      <w:tr w:rsidR="00142A50" w:rsidRPr="00C447CC" w14:paraId="6A563EC8" w14:textId="77777777" w:rsidTr="00F009C9">
        <w:tc>
          <w:tcPr>
            <w:tcW w:w="457" w:type="dxa"/>
            <w:vAlign w:val="center"/>
          </w:tcPr>
          <w:p w14:paraId="05A038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33</w:t>
            </w:r>
          </w:p>
        </w:tc>
        <w:tc>
          <w:tcPr>
            <w:tcW w:w="2395" w:type="dxa"/>
            <w:vAlign w:val="center"/>
          </w:tcPr>
          <w:p w14:paraId="6EADB580"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1918EDF8" w14:textId="2E3F77E4" w:rsidR="00142A50" w:rsidRPr="00C447CC" w:rsidRDefault="00B6201A" w:rsidP="00F009C9">
            <w:pPr>
              <w:rPr>
                <w:rFonts w:ascii="標楷體" w:eastAsia="標楷體" w:hAnsi="標楷體"/>
              </w:rPr>
            </w:pPr>
            <w:r w:rsidRPr="00B6201A">
              <w:rPr>
                <w:rFonts w:ascii="標楷體" w:eastAsia="標楷體" w:hAnsi="標楷體"/>
                <w:highlight w:val="cyan"/>
              </w:rPr>
              <w:t>5</w:t>
            </w:r>
          </w:p>
        </w:tc>
        <w:tc>
          <w:tcPr>
            <w:tcW w:w="1958" w:type="dxa"/>
            <w:vAlign w:val="center"/>
          </w:tcPr>
          <w:p w14:paraId="6C6DF72B" w14:textId="77777777" w:rsidR="00142A50" w:rsidRPr="00C447CC" w:rsidRDefault="00142A50" w:rsidP="00F009C9">
            <w:pPr>
              <w:rPr>
                <w:rFonts w:ascii="標楷體" w:eastAsia="標楷體" w:hAnsi="標楷體"/>
              </w:rPr>
            </w:pPr>
          </w:p>
        </w:tc>
        <w:tc>
          <w:tcPr>
            <w:tcW w:w="4249" w:type="dxa"/>
            <w:vAlign w:val="center"/>
          </w:tcPr>
          <w:p w14:paraId="51B00FAD" w14:textId="77777777" w:rsidR="00142A50" w:rsidRPr="00C447CC" w:rsidRDefault="00142A50" w:rsidP="00F009C9">
            <w:pPr>
              <w:rPr>
                <w:rFonts w:ascii="標楷體" w:eastAsia="標楷體" w:hAnsi="標楷體"/>
              </w:rPr>
            </w:pPr>
            <w:r w:rsidRPr="00C447CC">
              <w:rPr>
                <w:rFonts w:ascii="標楷體" w:eastAsia="標楷體" w:hAnsi="標楷體"/>
              </w:rPr>
              <w:t>Ias34Ap.ProdNo</w:t>
            </w:r>
          </w:p>
        </w:tc>
      </w:tr>
      <w:tr w:rsidR="00142A50" w:rsidRPr="00C447CC" w14:paraId="15437161" w14:textId="77777777" w:rsidTr="00F009C9">
        <w:tc>
          <w:tcPr>
            <w:tcW w:w="457" w:type="dxa"/>
            <w:vAlign w:val="center"/>
          </w:tcPr>
          <w:p w14:paraId="09B35D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34</w:t>
            </w:r>
          </w:p>
        </w:tc>
        <w:tc>
          <w:tcPr>
            <w:tcW w:w="2395" w:type="dxa"/>
            <w:vAlign w:val="center"/>
          </w:tcPr>
          <w:p w14:paraId="4122E8A0"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w:t>
            </w:r>
            <w:r w:rsidRPr="00C447CC">
              <w:rPr>
                <w:rFonts w:ascii="標楷體" w:eastAsia="標楷體" w:hAnsi="標楷體" w:cs="Arial"/>
              </w:rPr>
              <w:t>/</w:t>
            </w:r>
            <w:r w:rsidRPr="00C447CC">
              <w:rPr>
                <w:rFonts w:ascii="標楷體" w:eastAsia="標楷體" w:hAnsi="標楷體" w:cs="Courier New"/>
              </w:rPr>
              <w:t>個人戶</w:t>
            </w:r>
          </w:p>
        </w:tc>
        <w:tc>
          <w:tcPr>
            <w:tcW w:w="828" w:type="dxa"/>
            <w:vAlign w:val="center"/>
          </w:tcPr>
          <w:p w14:paraId="734329D3"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72A86C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425662A8"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1=企業戶、2=個人戶</w:t>
            </w:r>
          </w:p>
          <w:p w14:paraId="071394E3" w14:textId="77777777" w:rsidR="00142A50" w:rsidRPr="00C447CC" w:rsidRDefault="00142A50" w:rsidP="00F009C9">
            <w:pPr>
              <w:rPr>
                <w:rFonts w:ascii="標楷體" w:eastAsia="標楷體" w:hAnsi="標楷體"/>
              </w:rPr>
            </w:pPr>
            <w:r w:rsidRPr="00C447CC">
              <w:rPr>
                <w:rFonts w:ascii="標楷體" w:eastAsia="標楷體" w:hAnsi="標楷體"/>
              </w:rPr>
              <w:t>Ias34Ap.CustKind</w:t>
            </w:r>
          </w:p>
        </w:tc>
      </w:tr>
      <w:tr w:rsidR="00142A50" w:rsidRPr="00C447CC" w14:paraId="39E51D01" w14:textId="77777777" w:rsidTr="00F009C9">
        <w:tc>
          <w:tcPr>
            <w:tcW w:w="457" w:type="dxa"/>
            <w:vAlign w:val="center"/>
          </w:tcPr>
          <w:p w14:paraId="5761507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35</w:t>
            </w:r>
          </w:p>
        </w:tc>
        <w:tc>
          <w:tcPr>
            <w:tcW w:w="2395" w:type="dxa"/>
            <w:vAlign w:val="center"/>
          </w:tcPr>
          <w:p w14:paraId="4B587783" w14:textId="77777777" w:rsidR="00142A50" w:rsidRPr="00C447CC" w:rsidRDefault="00142A50" w:rsidP="00F009C9">
            <w:pPr>
              <w:rPr>
                <w:rFonts w:ascii="標楷體" w:eastAsia="標楷體" w:hAnsi="標楷體"/>
              </w:rPr>
            </w:pPr>
            <w:r w:rsidRPr="00C447CC">
              <w:rPr>
                <w:rFonts w:ascii="標楷體" w:eastAsia="標楷體" w:hAnsi="標楷體" w:cs="Courier New"/>
              </w:rPr>
              <w:t>五類資產分類</w:t>
            </w:r>
          </w:p>
        </w:tc>
        <w:tc>
          <w:tcPr>
            <w:tcW w:w="828" w:type="dxa"/>
            <w:vAlign w:val="center"/>
          </w:tcPr>
          <w:p w14:paraId="1BEDC2B8"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B53D66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2A55D550" w14:textId="77777777" w:rsidR="00142A50" w:rsidRPr="00C447CC" w:rsidRDefault="00142A50" w:rsidP="00F009C9">
            <w:pPr>
              <w:rPr>
                <w:rFonts w:ascii="標楷體" w:eastAsia="標楷體" w:hAnsi="標楷體"/>
              </w:rPr>
            </w:pPr>
            <w:r w:rsidRPr="00C447CC">
              <w:rPr>
                <w:rFonts w:ascii="標楷體" w:eastAsia="標楷體" w:hAnsi="標楷體"/>
              </w:rPr>
              <w:t>Ias34Ap.Asset</w:t>
            </w:r>
            <w:r w:rsidRPr="00C447CC">
              <w:rPr>
                <w:rFonts w:ascii="標楷體" w:eastAsia="標楷體" w:hAnsi="標楷體" w:hint="eastAsia"/>
              </w:rPr>
              <w:t>C</w:t>
            </w:r>
            <w:r w:rsidRPr="00C447CC">
              <w:rPr>
                <w:rFonts w:ascii="標楷體" w:eastAsia="標楷體" w:hAnsi="標楷體"/>
              </w:rPr>
              <w:t>lass</w:t>
            </w:r>
          </w:p>
        </w:tc>
      </w:tr>
      <w:tr w:rsidR="00142A50" w:rsidRPr="00C447CC" w14:paraId="05856CD6" w14:textId="77777777" w:rsidTr="00F009C9">
        <w:tc>
          <w:tcPr>
            <w:tcW w:w="457" w:type="dxa"/>
            <w:vAlign w:val="center"/>
          </w:tcPr>
          <w:p w14:paraId="259679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36</w:t>
            </w:r>
          </w:p>
        </w:tc>
        <w:tc>
          <w:tcPr>
            <w:tcW w:w="2395" w:type="dxa"/>
            <w:vAlign w:val="center"/>
          </w:tcPr>
          <w:p w14:paraId="18AD7D80"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52B4525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AC6DDD1" w14:textId="77777777" w:rsidR="00142A50" w:rsidRPr="00C447CC" w:rsidRDefault="00142A50" w:rsidP="00F009C9">
            <w:pPr>
              <w:rPr>
                <w:rFonts w:ascii="標楷體" w:eastAsia="標楷體" w:hAnsi="標楷體"/>
              </w:rPr>
            </w:pPr>
          </w:p>
        </w:tc>
        <w:tc>
          <w:tcPr>
            <w:tcW w:w="4249" w:type="dxa"/>
            <w:vAlign w:val="center"/>
          </w:tcPr>
          <w:p w14:paraId="6A388672"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作為群組分類。Ex:1=員工；2=車貸；3=房貸；4=政府優惠貸款…</w:t>
            </w:r>
            <w:proofErr w:type="spellStart"/>
            <w:r w:rsidRPr="00C447CC">
              <w:rPr>
                <w:rFonts w:ascii="標楷體" w:eastAsia="標楷體" w:hAnsi="標楷體" w:hint="eastAsia"/>
              </w:rPr>
              <w:t>etc</w:t>
            </w:r>
            <w:proofErr w:type="spellEnd"/>
          </w:p>
          <w:p w14:paraId="158AB66F"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r w:rsidRPr="00C447CC">
              <w:rPr>
                <w:rFonts w:ascii="標楷體" w:eastAsia="標楷體" w:hAnsi="標楷體"/>
              </w:rPr>
              <w:t>.Ias34Ap.Ifrs</w:t>
            </w:r>
            <w:r>
              <w:rPr>
                <w:rFonts w:ascii="標楷體" w:eastAsia="標楷體" w:hAnsi="標楷體"/>
              </w:rPr>
              <w:t>9</w:t>
            </w:r>
            <w:r w:rsidRPr="00C447CC">
              <w:rPr>
                <w:rFonts w:ascii="標楷體" w:eastAsia="標楷體" w:hAnsi="標楷體"/>
              </w:rPr>
              <w:t>ProdCode</w:t>
            </w:r>
          </w:p>
        </w:tc>
      </w:tr>
      <w:tr w:rsidR="00142A50" w:rsidRPr="00C447CC" w14:paraId="72E918E6" w14:textId="77777777" w:rsidTr="00F009C9">
        <w:tc>
          <w:tcPr>
            <w:tcW w:w="457" w:type="dxa"/>
            <w:vAlign w:val="center"/>
          </w:tcPr>
          <w:p w14:paraId="6AACFD2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37</w:t>
            </w:r>
          </w:p>
        </w:tc>
        <w:tc>
          <w:tcPr>
            <w:tcW w:w="2395" w:type="dxa"/>
            <w:vAlign w:val="center"/>
          </w:tcPr>
          <w:p w14:paraId="09795A0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原始鑑價金額</w:t>
            </w:r>
          </w:p>
        </w:tc>
        <w:tc>
          <w:tcPr>
            <w:tcW w:w="828" w:type="dxa"/>
            <w:vAlign w:val="center"/>
          </w:tcPr>
          <w:p w14:paraId="0F7E83C0"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039116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7022677D" w14:textId="77777777" w:rsidR="00142A50" w:rsidRPr="00C447CC" w:rsidRDefault="00142A50" w:rsidP="00F009C9">
            <w:pPr>
              <w:rPr>
                <w:rFonts w:ascii="標楷體" w:eastAsia="標楷體" w:hAnsi="標楷體"/>
              </w:rPr>
            </w:pPr>
            <w:r w:rsidRPr="00C447CC">
              <w:rPr>
                <w:rFonts w:ascii="標楷體" w:eastAsia="標楷體" w:hAnsi="標楷體"/>
              </w:rPr>
              <w:t>Ias34Ap.EvaAmt</w:t>
            </w:r>
          </w:p>
        </w:tc>
      </w:tr>
      <w:tr w:rsidR="00142A50" w:rsidRPr="00C447CC" w14:paraId="0DA028E3" w14:textId="77777777" w:rsidTr="00F009C9">
        <w:tc>
          <w:tcPr>
            <w:tcW w:w="457" w:type="dxa"/>
            <w:vAlign w:val="center"/>
          </w:tcPr>
          <w:p w14:paraId="736D1E5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38</w:t>
            </w:r>
          </w:p>
        </w:tc>
        <w:tc>
          <w:tcPr>
            <w:tcW w:w="2395" w:type="dxa"/>
            <w:vAlign w:val="center"/>
          </w:tcPr>
          <w:p w14:paraId="3C33153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首次應繳日</w:t>
            </w:r>
          </w:p>
        </w:tc>
        <w:tc>
          <w:tcPr>
            <w:tcW w:w="828" w:type="dxa"/>
            <w:vAlign w:val="center"/>
          </w:tcPr>
          <w:p w14:paraId="0EC22F82"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AA5551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3BEE691" w14:textId="77777777" w:rsidR="00142A50" w:rsidRPr="00C447CC" w:rsidRDefault="00142A50" w:rsidP="00F009C9">
            <w:pPr>
              <w:rPr>
                <w:rFonts w:ascii="標楷體" w:eastAsia="標楷體" w:hAnsi="標楷體"/>
              </w:rPr>
            </w:pPr>
            <w:r w:rsidRPr="00C447CC">
              <w:rPr>
                <w:rFonts w:ascii="標楷體" w:eastAsia="標楷體" w:hAnsi="標楷體"/>
              </w:rPr>
              <w:t>Ias34Ap.FirstDueDate</w:t>
            </w:r>
          </w:p>
        </w:tc>
      </w:tr>
      <w:tr w:rsidR="00142A50" w:rsidRPr="00C447CC" w14:paraId="18F97445" w14:textId="77777777" w:rsidTr="00F009C9">
        <w:tc>
          <w:tcPr>
            <w:tcW w:w="457" w:type="dxa"/>
            <w:vAlign w:val="center"/>
          </w:tcPr>
          <w:p w14:paraId="544D48A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39</w:t>
            </w:r>
          </w:p>
        </w:tc>
        <w:tc>
          <w:tcPr>
            <w:tcW w:w="2395" w:type="dxa"/>
            <w:vAlign w:val="center"/>
          </w:tcPr>
          <w:p w14:paraId="33E8433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總期數</w:t>
            </w:r>
          </w:p>
        </w:tc>
        <w:tc>
          <w:tcPr>
            <w:tcW w:w="828" w:type="dxa"/>
            <w:vAlign w:val="center"/>
          </w:tcPr>
          <w:p w14:paraId="7067A969"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3DB1AD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A11042" w14:textId="77777777" w:rsidR="00142A50" w:rsidRPr="00C447CC" w:rsidRDefault="00142A50" w:rsidP="00F009C9">
            <w:pPr>
              <w:rPr>
                <w:rFonts w:ascii="標楷體" w:eastAsia="標楷體" w:hAnsi="標楷體"/>
              </w:rPr>
            </w:pPr>
            <w:r w:rsidRPr="00C447CC">
              <w:rPr>
                <w:rFonts w:ascii="標楷體" w:eastAsia="標楷體" w:hAnsi="標楷體"/>
              </w:rPr>
              <w:t>Ias34Ap.TotalPeriod</w:t>
            </w:r>
          </w:p>
        </w:tc>
      </w:tr>
    </w:tbl>
    <w:p w14:paraId="2F43609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46DC90C3" w14:textId="77777777" w:rsidR="00142A50" w:rsidRPr="00C447CC" w:rsidRDefault="00142A50" w:rsidP="00142A50">
      <w:pPr>
        <w:rPr>
          <w:rFonts w:ascii="標楷體" w:eastAsia="標楷體" w:hAnsi="標楷體"/>
        </w:rPr>
      </w:pPr>
    </w:p>
    <w:p w14:paraId="16AA6CDF" w14:textId="77777777" w:rsidR="00142A50" w:rsidRPr="00C447CC" w:rsidRDefault="00142A50" w:rsidP="00142A50">
      <w:pPr>
        <w:rPr>
          <w:rFonts w:ascii="標楷體" w:eastAsia="標楷體" w:hAnsi="標楷體"/>
        </w:rPr>
      </w:pPr>
      <w:r w:rsidRPr="00C447CC">
        <w:rPr>
          <w:rFonts w:ascii="標楷體" w:eastAsia="標楷體" w:hAnsi="標楷體"/>
        </w:rPr>
        <w:t>2.</w:t>
      </w:r>
      <w:r w:rsidRPr="00C447CC">
        <w:rPr>
          <w:rFonts w:ascii="標楷體" w:eastAsia="標楷體" w:hAnsi="標楷體" w:hint="eastAsia"/>
        </w:rPr>
        <w:t>LNM34</w:t>
      </w:r>
      <w:r w:rsidRPr="00C447CC">
        <w:rPr>
          <w:rFonts w:ascii="標楷體" w:eastAsia="標楷體" w:hAnsi="標楷體"/>
        </w:rPr>
        <w:t>B</w:t>
      </w:r>
      <w:r w:rsidRPr="00C447CC">
        <w:rPr>
          <w:rFonts w:ascii="標楷體" w:eastAsia="標楷體" w:hAnsi="標楷體" w:hint="eastAsia"/>
        </w:rPr>
        <w:t>P 欄位清單２：[LNM34BP-34號公報欄位清單２]</w:t>
      </w:r>
    </w:p>
    <w:p w14:paraId="231F6D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LNM34BP.csv</w:t>
      </w:r>
    </w:p>
    <w:p w14:paraId="07B0BEA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28DB49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31554AF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lastRenderedPageBreak/>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：每月產出34號公報欄位清單２</w:t>
      </w:r>
    </w:p>
    <w:p w14:paraId="3028A35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[Ias34Bp(34</w:t>
      </w:r>
      <w:r w:rsidRPr="00C447CC">
        <w:rPr>
          <w:rFonts w:ascii="標楷體" w:eastAsia="標楷體" w:hAnsi="標楷體" w:hint="eastAsia"/>
        </w:rPr>
        <w:t>號公報欄位清單Ｂ檔</w:t>
      </w:r>
      <w:r w:rsidRPr="00C447CC">
        <w:rPr>
          <w:rFonts w:ascii="標楷體" w:eastAsia="標楷體" w:hAnsi="標楷體"/>
        </w:rPr>
        <w:t>)]</w:t>
      </w:r>
    </w:p>
    <w:p w14:paraId="2210203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5FB1D53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444DB85C"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74A6744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30C8370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.[利率欄位生效日(利率欄位生效日</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由小至大)</w:t>
      </w:r>
    </w:p>
    <w:p w14:paraId="0BF453B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B5F1684" w14:textId="77777777" w:rsidTr="00F009C9">
        <w:tc>
          <w:tcPr>
            <w:tcW w:w="457" w:type="dxa"/>
            <w:vAlign w:val="center"/>
          </w:tcPr>
          <w:p w14:paraId="373CB8EC"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2F8F11F9"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1EB147F0"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12218ACC"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2BD667F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64CC5753" w14:textId="77777777" w:rsidTr="00F009C9">
        <w:tc>
          <w:tcPr>
            <w:tcW w:w="457" w:type="dxa"/>
            <w:vAlign w:val="center"/>
          </w:tcPr>
          <w:p w14:paraId="69EFB11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2B6A028C"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1CF06F02"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4EDF51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6842C6AA" w14:textId="77777777" w:rsidR="00142A50" w:rsidRPr="00C447CC" w:rsidRDefault="00142A50" w:rsidP="00F009C9">
            <w:pPr>
              <w:rPr>
                <w:rFonts w:ascii="標楷體" w:eastAsia="標楷體" w:hAnsi="標楷體"/>
              </w:rPr>
            </w:pPr>
            <w:r w:rsidRPr="00C447CC">
              <w:rPr>
                <w:rFonts w:ascii="標楷體" w:eastAsia="標楷體" w:hAnsi="標楷體"/>
              </w:rPr>
              <w:t>Ias34Bp.CustNo</w:t>
            </w:r>
          </w:p>
        </w:tc>
      </w:tr>
      <w:tr w:rsidR="00142A50" w:rsidRPr="00C447CC" w14:paraId="67106CFA" w14:textId="77777777" w:rsidTr="00F009C9">
        <w:tc>
          <w:tcPr>
            <w:tcW w:w="457" w:type="dxa"/>
            <w:vAlign w:val="center"/>
          </w:tcPr>
          <w:p w14:paraId="0E3EF6C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208CF74C"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5AF7E664"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34E649D" w14:textId="77777777" w:rsidR="00142A50" w:rsidRPr="00C447CC" w:rsidRDefault="00142A50" w:rsidP="00F009C9">
            <w:pPr>
              <w:rPr>
                <w:rFonts w:ascii="標楷體" w:eastAsia="標楷體" w:hAnsi="標楷體"/>
              </w:rPr>
            </w:pPr>
          </w:p>
        </w:tc>
        <w:tc>
          <w:tcPr>
            <w:tcW w:w="4249" w:type="dxa"/>
            <w:vAlign w:val="center"/>
          </w:tcPr>
          <w:p w14:paraId="2176D685" w14:textId="77777777" w:rsidR="00142A50" w:rsidRPr="00C447CC" w:rsidRDefault="00142A50" w:rsidP="00F009C9">
            <w:pPr>
              <w:rPr>
                <w:rFonts w:ascii="標楷體" w:eastAsia="標楷體" w:hAnsi="標楷體"/>
              </w:rPr>
            </w:pPr>
            <w:r w:rsidRPr="00C447CC">
              <w:rPr>
                <w:rFonts w:ascii="標楷體" w:eastAsia="標楷體" w:hAnsi="標楷體"/>
              </w:rPr>
              <w:t>Ias34Bp.CustId</w:t>
            </w:r>
          </w:p>
        </w:tc>
      </w:tr>
      <w:tr w:rsidR="00142A50" w:rsidRPr="00C447CC" w14:paraId="3448BE75" w14:textId="77777777" w:rsidTr="00F009C9">
        <w:tc>
          <w:tcPr>
            <w:tcW w:w="457" w:type="dxa"/>
            <w:vAlign w:val="center"/>
          </w:tcPr>
          <w:p w14:paraId="7C31A9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18466F05"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611DD653"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0B4213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296C215D" w14:textId="77777777" w:rsidR="00142A50" w:rsidRPr="00C447CC" w:rsidRDefault="00142A50" w:rsidP="00F009C9">
            <w:pPr>
              <w:rPr>
                <w:rFonts w:ascii="標楷體" w:eastAsia="標楷體" w:hAnsi="標楷體"/>
              </w:rPr>
            </w:pPr>
            <w:r w:rsidRPr="00C447CC">
              <w:rPr>
                <w:rFonts w:ascii="標楷體" w:eastAsia="標楷體" w:hAnsi="標楷體"/>
              </w:rPr>
              <w:t>Ias34Bp.FacmNo</w:t>
            </w:r>
          </w:p>
        </w:tc>
      </w:tr>
      <w:tr w:rsidR="00142A50" w:rsidRPr="00C447CC" w14:paraId="1FE106ED" w14:textId="77777777" w:rsidTr="00F009C9">
        <w:tc>
          <w:tcPr>
            <w:tcW w:w="457" w:type="dxa"/>
            <w:vAlign w:val="center"/>
          </w:tcPr>
          <w:p w14:paraId="65BF67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7B018A6A"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0527F6A1"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92D24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3D1BA34" w14:textId="77777777" w:rsidR="00142A50" w:rsidRPr="00C447CC" w:rsidRDefault="00142A50" w:rsidP="00F009C9">
            <w:pPr>
              <w:rPr>
                <w:rFonts w:ascii="標楷體" w:eastAsia="標楷體" w:hAnsi="標楷體"/>
              </w:rPr>
            </w:pPr>
            <w:r w:rsidRPr="00C447CC">
              <w:rPr>
                <w:rFonts w:ascii="標楷體" w:eastAsia="標楷體" w:hAnsi="標楷體"/>
              </w:rPr>
              <w:t>Ias34Bp.BormNo</w:t>
            </w:r>
          </w:p>
        </w:tc>
      </w:tr>
      <w:tr w:rsidR="00142A50" w:rsidRPr="00C447CC" w14:paraId="7AB96DF6" w14:textId="77777777" w:rsidTr="00F009C9">
        <w:tc>
          <w:tcPr>
            <w:tcW w:w="457" w:type="dxa"/>
            <w:vAlign w:val="center"/>
          </w:tcPr>
          <w:p w14:paraId="16D388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4C19AE74" w14:textId="77777777" w:rsidR="00142A50" w:rsidRPr="00C447CC" w:rsidRDefault="00142A50" w:rsidP="00F009C9">
            <w:pPr>
              <w:rPr>
                <w:rFonts w:ascii="標楷體" w:eastAsia="標楷體" w:hAnsi="標楷體"/>
              </w:rPr>
            </w:pPr>
            <w:r w:rsidRPr="00C447CC">
              <w:rPr>
                <w:rFonts w:ascii="標楷體" w:eastAsia="標楷體" w:hAnsi="標楷體" w:hint="eastAsia"/>
              </w:rPr>
              <w:t>貸放利率</w:t>
            </w:r>
          </w:p>
        </w:tc>
        <w:tc>
          <w:tcPr>
            <w:tcW w:w="828" w:type="dxa"/>
            <w:vAlign w:val="center"/>
          </w:tcPr>
          <w:p w14:paraId="104683E4"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7C3E7CF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44C35D2" w14:textId="77777777" w:rsidR="00142A50" w:rsidRPr="00C447CC" w:rsidRDefault="00142A50" w:rsidP="00F009C9">
            <w:pPr>
              <w:rPr>
                <w:rFonts w:ascii="標楷體" w:eastAsia="標楷體" w:hAnsi="標楷體"/>
              </w:rPr>
            </w:pPr>
            <w:r w:rsidRPr="00C447CC">
              <w:rPr>
                <w:rFonts w:ascii="標楷體" w:eastAsia="標楷體" w:hAnsi="標楷體"/>
              </w:rPr>
              <w:t>Ias34Bp.LoanRate</w:t>
            </w:r>
          </w:p>
        </w:tc>
      </w:tr>
      <w:tr w:rsidR="00142A50" w:rsidRPr="00C447CC" w14:paraId="25CB1781" w14:textId="77777777" w:rsidTr="00F009C9">
        <w:tc>
          <w:tcPr>
            <w:tcW w:w="457" w:type="dxa"/>
            <w:vAlign w:val="center"/>
          </w:tcPr>
          <w:p w14:paraId="36BC6AC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755A4529" w14:textId="77777777" w:rsidR="00142A50" w:rsidRPr="00C447CC" w:rsidRDefault="00142A50" w:rsidP="00F009C9">
            <w:pPr>
              <w:rPr>
                <w:rFonts w:ascii="標楷體" w:eastAsia="標楷體" w:hAnsi="標楷體"/>
              </w:rPr>
            </w:pPr>
            <w:r w:rsidRPr="00C447CC">
              <w:rPr>
                <w:rFonts w:ascii="標楷體" w:eastAsia="標楷體" w:hAnsi="標楷體"/>
              </w:rPr>
              <w:t>利率調整方式</w:t>
            </w:r>
          </w:p>
        </w:tc>
        <w:tc>
          <w:tcPr>
            <w:tcW w:w="828" w:type="dxa"/>
            <w:vAlign w:val="center"/>
          </w:tcPr>
          <w:p w14:paraId="231C3E6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0D93408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520251B"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1D3C6C61"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32168A79" w14:textId="77777777" w:rsidR="00142A50" w:rsidRPr="00C447CC" w:rsidRDefault="00142A50" w:rsidP="00F009C9">
            <w:pPr>
              <w:rPr>
                <w:rFonts w:ascii="標楷體" w:eastAsia="標楷體" w:hAnsi="標楷體"/>
              </w:rPr>
            </w:pPr>
            <w:r w:rsidRPr="00C447CC">
              <w:rPr>
                <w:rFonts w:ascii="標楷體" w:eastAsia="標楷體" w:hAnsi="標楷體"/>
              </w:rPr>
              <w:t>Ias34Bp.RateCode</w:t>
            </w:r>
          </w:p>
        </w:tc>
      </w:tr>
      <w:tr w:rsidR="00142A50" w:rsidRPr="00C447CC" w14:paraId="7E9E5E48" w14:textId="77777777" w:rsidTr="00F009C9">
        <w:tc>
          <w:tcPr>
            <w:tcW w:w="457" w:type="dxa"/>
            <w:vAlign w:val="center"/>
          </w:tcPr>
          <w:p w14:paraId="7B5177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7F67CF3A" w14:textId="77777777" w:rsidR="00142A50" w:rsidRPr="00C447CC" w:rsidRDefault="00142A50" w:rsidP="00F009C9">
            <w:pPr>
              <w:rPr>
                <w:rFonts w:ascii="標楷體" w:eastAsia="標楷體" w:hAnsi="標楷體"/>
              </w:rPr>
            </w:pPr>
            <w:r w:rsidRPr="00C447CC">
              <w:rPr>
                <w:rFonts w:ascii="標楷體" w:eastAsia="標楷體" w:hAnsi="標楷體"/>
              </w:rPr>
              <w:t>利率欄位生效日</w:t>
            </w:r>
          </w:p>
        </w:tc>
        <w:tc>
          <w:tcPr>
            <w:tcW w:w="828" w:type="dxa"/>
            <w:vAlign w:val="center"/>
          </w:tcPr>
          <w:p w14:paraId="4C85DFA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E0EB3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3DABB07C" w14:textId="77777777" w:rsidR="00142A50" w:rsidRPr="00C447CC" w:rsidRDefault="00142A50" w:rsidP="00F009C9">
            <w:pPr>
              <w:rPr>
                <w:rFonts w:ascii="標楷體" w:eastAsia="標楷體" w:hAnsi="標楷體"/>
              </w:rPr>
            </w:pPr>
            <w:r w:rsidRPr="00C447CC">
              <w:rPr>
                <w:rFonts w:ascii="標楷體" w:eastAsia="標楷體" w:hAnsi="標楷體"/>
              </w:rPr>
              <w:t>Ias34Bp.EffectDate</w:t>
            </w:r>
          </w:p>
        </w:tc>
      </w:tr>
    </w:tbl>
    <w:p w14:paraId="1C93FD2C"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74645520" w14:textId="77777777" w:rsidR="00142A50" w:rsidRPr="00C447CC" w:rsidRDefault="00142A50" w:rsidP="00142A50">
      <w:pPr>
        <w:rPr>
          <w:rFonts w:ascii="標楷體" w:eastAsia="標楷體" w:hAnsi="標楷體"/>
        </w:rPr>
      </w:pPr>
    </w:p>
    <w:p w14:paraId="4822AC27" w14:textId="77777777" w:rsidR="00142A50" w:rsidRPr="00C447CC" w:rsidRDefault="00142A50" w:rsidP="00142A50">
      <w:pPr>
        <w:rPr>
          <w:rFonts w:ascii="標楷體" w:eastAsia="標楷體" w:hAnsi="標楷體"/>
        </w:rPr>
      </w:pPr>
      <w:r w:rsidRPr="00C447CC">
        <w:rPr>
          <w:rFonts w:ascii="標楷體" w:eastAsia="標楷體" w:hAnsi="標楷體"/>
        </w:rPr>
        <w:t>3.</w:t>
      </w:r>
      <w:r w:rsidRPr="00C447CC">
        <w:rPr>
          <w:rFonts w:ascii="標楷體" w:eastAsia="標楷體" w:hAnsi="標楷體" w:hint="eastAsia"/>
        </w:rPr>
        <w:t>LNM34</w:t>
      </w:r>
      <w:r w:rsidRPr="00C447CC">
        <w:rPr>
          <w:rFonts w:ascii="標楷體" w:eastAsia="標楷體" w:hAnsi="標楷體"/>
        </w:rPr>
        <w:t>C</w:t>
      </w:r>
      <w:r w:rsidRPr="00C447CC">
        <w:rPr>
          <w:rFonts w:ascii="標楷體" w:eastAsia="標楷體" w:hAnsi="標楷體" w:hint="eastAsia"/>
        </w:rPr>
        <w:t>P 欄位清單３：[LNM34CP-34號公報欄位清單３]</w:t>
      </w:r>
    </w:p>
    <w:p w14:paraId="753334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LNM34CP.csv</w:t>
      </w:r>
    </w:p>
    <w:p w14:paraId="485ECA0D"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777A3DD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7A3819B"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：每月產出34號公報欄位清單３</w:t>
      </w:r>
    </w:p>
    <w:p w14:paraId="46AFCDC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p(34</w:t>
      </w:r>
      <w:r w:rsidRPr="00C447CC">
        <w:rPr>
          <w:rFonts w:ascii="標楷體" w:eastAsia="標楷體" w:hAnsi="標楷體" w:hint="eastAsia"/>
        </w:rPr>
        <w:t>號公報欄位清單Ｃ檔</w:t>
      </w:r>
      <w:r w:rsidRPr="00C447CC">
        <w:rPr>
          <w:rFonts w:ascii="標楷體" w:eastAsia="標楷體" w:hAnsi="標楷體"/>
        </w:rPr>
        <w:t>)]</w:t>
      </w:r>
    </w:p>
    <w:p w14:paraId="61764D8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1288B55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21A0C1A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2F31628F"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149EC159"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生效日期</w:t>
      </w:r>
      <w:r w:rsidRPr="00C447CC">
        <w:rPr>
          <w:rFonts w:ascii="標楷體" w:eastAsia="標楷體" w:hAnsi="標楷體" w:hint="eastAsia"/>
        </w:rPr>
        <w:t>(</w:t>
      </w:r>
      <w:proofErr w:type="spellStart"/>
      <w:r w:rsidRPr="00C447CC">
        <w:rPr>
          <w:rFonts w:ascii="標楷體" w:eastAsia="標楷體" w:hAnsi="標楷體"/>
        </w:rPr>
        <w:t>EffectDate</w:t>
      </w:r>
      <w:proofErr w:type="spellEnd"/>
      <w:r w:rsidRPr="00C447CC">
        <w:rPr>
          <w:rFonts w:ascii="標楷體" w:eastAsia="標楷體" w:hAnsi="標楷體" w:hint="eastAsia"/>
        </w:rPr>
        <w:t>)](</w:t>
      </w:r>
      <w:r w:rsidRPr="00C447CC">
        <w:rPr>
          <w:rFonts w:ascii="標楷體" w:eastAsia="標楷體" w:hAnsi="標楷體"/>
        </w:rPr>
        <w:t>由小至大)</w:t>
      </w:r>
    </w:p>
    <w:p w14:paraId="296C2C0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C228D45" w14:textId="77777777" w:rsidTr="00F009C9">
        <w:tc>
          <w:tcPr>
            <w:tcW w:w="457" w:type="dxa"/>
            <w:vAlign w:val="center"/>
          </w:tcPr>
          <w:p w14:paraId="35E2DBD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5B17CCB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3B16A3D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E982A85"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EA4321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002A62B5" w14:textId="77777777" w:rsidTr="00F009C9">
        <w:tc>
          <w:tcPr>
            <w:tcW w:w="457" w:type="dxa"/>
            <w:vAlign w:val="center"/>
          </w:tcPr>
          <w:p w14:paraId="3492860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742BAA74"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4A371907"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3EC8092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B14987B" w14:textId="77777777" w:rsidR="00142A50" w:rsidRPr="00C447CC" w:rsidRDefault="00142A50" w:rsidP="00F009C9">
            <w:pPr>
              <w:rPr>
                <w:rFonts w:ascii="標楷體" w:eastAsia="標楷體" w:hAnsi="標楷體"/>
              </w:rPr>
            </w:pPr>
            <w:r w:rsidRPr="00C447CC">
              <w:rPr>
                <w:rFonts w:ascii="標楷體" w:eastAsia="標楷體" w:hAnsi="標楷體"/>
              </w:rPr>
              <w:t>Ias34Cp.CustNo</w:t>
            </w:r>
          </w:p>
        </w:tc>
      </w:tr>
      <w:tr w:rsidR="00142A50" w:rsidRPr="00C447CC" w14:paraId="684A2F10" w14:textId="77777777" w:rsidTr="00F009C9">
        <w:tc>
          <w:tcPr>
            <w:tcW w:w="457" w:type="dxa"/>
            <w:vAlign w:val="center"/>
          </w:tcPr>
          <w:p w14:paraId="751959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6897C39A"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2137CBFB"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4991846" w14:textId="77777777" w:rsidR="00142A50" w:rsidRPr="00C447CC" w:rsidRDefault="00142A50" w:rsidP="00F009C9">
            <w:pPr>
              <w:rPr>
                <w:rFonts w:ascii="標楷體" w:eastAsia="標楷體" w:hAnsi="標楷體"/>
              </w:rPr>
            </w:pPr>
          </w:p>
        </w:tc>
        <w:tc>
          <w:tcPr>
            <w:tcW w:w="4249" w:type="dxa"/>
            <w:vAlign w:val="center"/>
          </w:tcPr>
          <w:p w14:paraId="30452932" w14:textId="77777777" w:rsidR="00142A50" w:rsidRPr="00C447CC" w:rsidRDefault="00142A50" w:rsidP="00F009C9">
            <w:pPr>
              <w:rPr>
                <w:rFonts w:ascii="標楷體" w:eastAsia="標楷體" w:hAnsi="標楷體"/>
              </w:rPr>
            </w:pPr>
            <w:r w:rsidRPr="00C447CC">
              <w:rPr>
                <w:rFonts w:ascii="標楷體" w:eastAsia="標楷體" w:hAnsi="標楷體"/>
              </w:rPr>
              <w:t>Ias34Cp.CustId</w:t>
            </w:r>
          </w:p>
        </w:tc>
      </w:tr>
      <w:tr w:rsidR="00142A50" w:rsidRPr="00C447CC" w14:paraId="1370E3C8" w14:textId="77777777" w:rsidTr="00F009C9">
        <w:tc>
          <w:tcPr>
            <w:tcW w:w="457" w:type="dxa"/>
            <w:vAlign w:val="center"/>
          </w:tcPr>
          <w:p w14:paraId="00FC791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0BE3FFE"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4DA9EEE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B3F146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DFF3A6B" w14:textId="77777777" w:rsidR="00142A50" w:rsidRPr="00C447CC" w:rsidRDefault="00142A50" w:rsidP="00F009C9">
            <w:pPr>
              <w:rPr>
                <w:rFonts w:ascii="標楷體" w:eastAsia="標楷體" w:hAnsi="標楷體"/>
              </w:rPr>
            </w:pPr>
            <w:r w:rsidRPr="00C447CC">
              <w:rPr>
                <w:rFonts w:ascii="標楷體" w:eastAsia="標楷體" w:hAnsi="標楷體"/>
              </w:rPr>
              <w:t>Ias34Cp.FacmNo</w:t>
            </w:r>
          </w:p>
        </w:tc>
      </w:tr>
      <w:tr w:rsidR="00142A50" w:rsidRPr="00C447CC" w14:paraId="5E377B50" w14:textId="77777777" w:rsidTr="00F009C9">
        <w:tc>
          <w:tcPr>
            <w:tcW w:w="457" w:type="dxa"/>
            <w:vAlign w:val="center"/>
          </w:tcPr>
          <w:p w14:paraId="6CDF190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4</w:t>
            </w:r>
          </w:p>
        </w:tc>
        <w:tc>
          <w:tcPr>
            <w:tcW w:w="2395" w:type="dxa"/>
            <w:vAlign w:val="center"/>
          </w:tcPr>
          <w:p w14:paraId="45CF927B"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4733656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19C60FC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E578288"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p.BormNo</w:t>
            </w:r>
          </w:p>
        </w:tc>
      </w:tr>
      <w:tr w:rsidR="00142A50" w:rsidRPr="00C447CC" w14:paraId="219AC211" w14:textId="77777777" w:rsidTr="00F009C9">
        <w:tc>
          <w:tcPr>
            <w:tcW w:w="457" w:type="dxa"/>
            <w:vAlign w:val="center"/>
          </w:tcPr>
          <w:p w14:paraId="1182991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5A379F7B" w14:textId="77777777" w:rsidR="00142A50" w:rsidRPr="00C447CC" w:rsidRDefault="00142A50" w:rsidP="00F009C9">
            <w:pPr>
              <w:rPr>
                <w:rFonts w:ascii="標楷體" w:eastAsia="標楷體" w:hAnsi="標楷體"/>
              </w:rPr>
            </w:pPr>
            <w:r w:rsidRPr="00C447CC">
              <w:rPr>
                <w:rFonts w:ascii="標楷體" w:eastAsia="標楷體" w:hAnsi="標楷體"/>
              </w:rPr>
              <w:t>約定還款方式</w:t>
            </w:r>
          </w:p>
        </w:tc>
        <w:tc>
          <w:tcPr>
            <w:tcW w:w="828" w:type="dxa"/>
            <w:vAlign w:val="center"/>
          </w:tcPr>
          <w:p w14:paraId="22EE1E4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240B850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8FAEFC0"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DCC77E8"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2820F359"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13245EBF"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75538ED0"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p.AmortizedCode</w:t>
            </w:r>
          </w:p>
        </w:tc>
      </w:tr>
      <w:tr w:rsidR="00142A50" w:rsidRPr="00C447CC" w14:paraId="40EC77FC" w14:textId="77777777" w:rsidTr="00F009C9">
        <w:tc>
          <w:tcPr>
            <w:tcW w:w="457" w:type="dxa"/>
            <w:vAlign w:val="center"/>
          </w:tcPr>
          <w:p w14:paraId="4913CD6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bottom"/>
          </w:tcPr>
          <w:p w14:paraId="17BCEB33" w14:textId="77777777" w:rsidR="00142A50" w:rsidRPr="00C447CC" w:rsidRDefault="00142A50" w:rsidP="00F009C9">
            <w:pPr>
              <w:rPr>
                <w:rFonts w:ascii="標楷體" w:eastAsia="標楷體" w:hAnsi="標楷體"/>
              </w:rPr>
            </w:pPr>
            <w:r w:rsidRPr="00C447CC">
              <w:rPr>
                <w:rFonts w:ascii="標楷體" w:eastAsia="標楷體" w:hAnsi="標楷體" w:hint="eastAsia"/>
              </w:rPr>
              <w:t>繳息週期</w:t>
            </w:r>
          </w:p>
        </w:tc>
        <w:tc>
          <w:tcPr>
            <w:tcW w:w="828" w:type="dxa"/>
            <w:vAlign w:val="center"/>
          </w:tcPr>
          <w:p w14:paraId="4597CF2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BF2096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5F2A7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p.PayIntFreq</w:t>
            </w:r>
          </w:p>
        </w:tc>
      </w:tr>
      <w:tr w:rsidR="00142A50" w:rsidRPr="00C447CC" w14:paraId="2A351959" w14:textId="77777777" w:rsidTr="00F009C9">
        <w:tc>
          <w:tcPr>
            <w:tcW w:w="457" w:type="dxa"/>
            <w:vAlign w:val="center"/>
          </w:tcPr>
          <w:p w14:paraId="4AC3E23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bottom"/>
          </w:tcPr>
          <w:p w14:paraId="57C9AEB2" w14:textId="77777777" w:rsidR="00142A50" w:rsidRPr="00C447CC" w:rsidRDefault="00142A50" w:rsidP="00F009C9">
            <w:pPr>
              <w:rPr>
                <w:rFonts w:ascii="標楷體" w:eastAsia="標楷體" w:hAnsi="標楷體"/>
              </w:rPr>
            </w:pPr>
            <w:r w:rsidRPr="00C447CC">
              <w:rPr>
                <w:rFonts w:ascii="標楷體" w:eastAsia="標楷體" w:hAnsi="標楷體" w:hint="eastAsia"/>
              </w:rPr>
              <w:t>還本週期</w:t>
            </w:r>
          </w:p>
        </w:tc>
        <w:tc>
          <w:tcPr>
            <w:tcW w:w="828" w:type="dxa"/>
            <w:vAlign w:val="center"/>
          </w:tcPr>
          <w:p w14:paraId="6F3FB947"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7AB3D81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607601E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p.RepayFreq</w:t>
            </w:r>
          </w:p>
        </w:tc>
      </w:tr>
      <w:tr w:rsidR="00142A50" w:rsidRPr="00C447CC" w14:paraId="4BAE0C4C" w14:textId="77777777" w:rsidTr="00F009C9">
        <w:tc>
          <w:tcPr>
            <w:tcW w:w="457" w:type="dxa"/>
            <w:vAlign w:val="center"/>
          </w:tcPr>
          <w:p w14:paraId="521A37E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bottom"/>
          </w:tcPr>
          <w:p w14:paraId="52DFB18C" w14:textId="77777777" w:rsidR="00142A50" w:rsidRPr="00C447CC" w:rsidRDefault="00142A50" w:rsidP="00F009C9">
            <w:pPr>
              <w:rPr>
                <w:rFonts w:ascii="標楷體" w:eastAsia="標楷體" w:hAnsi="標楷體"/>
              </w:rPr>
            </w:pPr>
            <w:r w:rsidRPr="00C447CC">
              <w:rPr>
                <w:rFonts w:ascii="標楷體" w:eastAsia="標楷體" w:hAnsi="標楷體"/>
              </w:rPr>
              <w:t>生效日期</w:t>
            </w:r>
          </w:p>
        </w:tc>
        <w:tc>
          <w:tcPr>
            <w:tcW w:w="828" w:type="dxa"/>
            <w:vAlign w:val="center"/>
          </w:tcPr>
          <w:p w14:paraId="6AAB21C5"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23B819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E6934E"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p.EffectDate</w:t>
            </w:r>
          </w:p>
        </w:tc>
      </w:tr>
    </w:tbl>
    <w:p w14:paraId="6F1AAE47"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6D9CBE7E" w14:textId="77777777" w:rsidR="00142A50" w:rsidRPr="00C447CC" w:rsidRDefault="00142A50" w:rsidP="00142A50">
      <w:pPr>
        <w:rPr>
          <w:rFonts w:ascii="標楷體" w:eastAsia="標楷體" w:hAnsi="標楷體"/>
        </w:rPr>
      </w:pPr>
    </w:p>
    <w:p w14:paraId="3144ECC6" w14:textId="77777777" w:rsidR="00142A50" w:rsidRPr="00C447CC" w:rsidRDefault="00142A50" w:rsidP="00142A50">
      <w:pPr>
        <w:rPr>
          <w:rFonts w:ascii="標楷體" w:eastAsia="標楷體" w:hAnsi="標楷體"/>
        </w:rPr>
      </w:pPr>
      <w:r w:rsidRPr="00C447CC">
        <w:rPr>
          <w:rFonts w:ascii="標楷體" w:eastAsia="標楷體" w:hAnsi="標楷體"/>
        </w:rPr>
        <w:t>4.</w:t>
      </w:r>
      <w:r w:rsidRPr="00C447CC">
        <w:rPr>
          <w:rFonts w:ascii="標楷體" w:eastAsia="標楷體" w:hAnsi="標楷體" w:hint="eastAsia"/>
        </w:rPr>
        <w:t>LNM34</w:t>
      </w:r>
      <w:r w:rsidRPr="00C447CC">
        <w:rPr>
          <w:rFonts w:ascii="標楷體" w:eastAsia="標楷體" w:hAnsi="標楷體"/>
        </w:rPr>
        <w:t>D</w:t>
      </w:r>
      <w:r w:rsidRPr="00C447CC">
        <w:rPr>
          <w:rFonts w:ascii="標楷體" w:eastAsia="標楷體" w:hAnsi="標楷體" w:hint="eastAsia"/>
        </w:rPr>
        <w:t>P 欄位清單４：[LNM34</w:t>
      </w:r>
      <w:r>
        <w:rPr>
          <w:rFonts w:ascii="標楷體" w:eastAsia="標楷體" w:hAnsi="標楷體"/>
        </w:rPr>
        <w:t>D</w:t>
      </w:r>
      <w:r w:rsidRPr="00C447CC">
        <w:rPr>
          <w:rFonts w:ascii="標楷體" w:eastAsia="標楷體" w:hAnsi="標楷體" w:hint="eastAsia"/>
        </w:rPr>
        <w:t>P-34號公報欄位清單４]</w:t>
      </w:r>
    </w:p>
    <w:p w14:paraId="3C3C2B4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LNM34DP.csv</w:t>
      </w:r>
    </w:p>
    <w:p w14:paraId="6B559B0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4E298A5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AAD6FB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：每月產出34號公報欄位清單４</w:t>
      </w:r>
    </w:p>
    <w:p w14:paraId="5AA2C0B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[Ias34Dp(34</w:t>
      </w:r>
      <w:r w:rsidRPr="00C447CC">
        <w:rPr>
          <w:rFonts w:ascii="標楷體" w:eastAsia="標楷體" w:hAnsi="標楷體" w:hint="eastAsia"/>
        </w:rPr>
        <w:t>號公報欄位清單Ｄ檔</w:t>
      </w:r>
      <w:r w:rsidRPr="00C447CC">
        <w:rPr>
          <w:rFonts w:ascii="標楷體" w:eastAsia="標楷體" w:hAnsi="標楷體"/>
        </w:rPr>
        <w:t>)]</w:t>
      </w:r>
    </w:p>
    <w:p w14:paraId="30C7865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7179A65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62EF9001"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1B7450F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58526B4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p w14:paraId="6CEA0C9B" w14:textId="77777777" w:rsidR="00142A50" w:rsidRPr="00C447CC" w:rsidRDefault="00142A50" w:rsidP="00142A50">
      <w:pPr>
        <w:pStyle w:val="af9"/>
        <w:ind w:leftChars="0" w:left="851"/>
        <w:rPr>
          <w:rFonts w:ascii="標楷體" w:eastAsia="標楷體" w:hAnsi="標楷體"/>
        </w:rPr>
      </w:pPr>
    </w:p>
    <w:tbl>
      <w:tblPr>
        <w:tblStyle w:val="ac"/>
        <w:tblW w:w="0" w:type="auto"/>
        <w:tblInd w:w="250" w:type="dxa"/>
        <w:tblLook w:val="04A0" w:firstRow="1" w:lastRow="0" w:firstColumn="1" w:lastColumn="0" w:noHBand="0" w:noVBand="1"/>
      </w:tblPr>
      <w:tblGrid>
        <w:gridCol w:w="457"/>
        <w:gridCol w:w="2352"/>
        <w:gridCol w:w="1090"/>
        <w:gridCol w:w="1773"/>
        <w:gridCol w:w="4215"/>
      </w:tblGrid>
      <w:tr w:rsidR="00142A50" w:rsidRPr="00C447CC" w14:paraId="04D3BDD9" w14:textId="77777777" w:rsidTr="00F009C9">
        <w:tc>
          <w:tcPr>
            <w:tcW w:w="457" w:type="dxa"/>
            <w:vAlign w:val="center"/>
          </w:tcPr>
          <w:p w14:paraId="69F28EA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52" w:type="dxa"/>
            <w:vAlign w:val="center"/>
          </w:tcPr>
          <w:p w14:paraId="19571EF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1090" w:type="dxa"/>
            <w:vAlign w:val="center"/>
          </w:tcPr>
          <w:p w14:paraId="3E4CC1F4"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773" w:type="dxa"/>
            <w:vAlign w:val="center"/>
          </w:tcPr>
          <w:p w14:paraId="21B972A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15" w:type="dxa"/>
            <w:vAlign w:val="center"/>
          </w:tcPr>
          <w:p w14:paraId="62702F4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7EA3522" w14:textId="77777777" w:rsidTr="00F009C9">
        <w:tc>
          <w:tcPr>
            <w:tcW w:w="457" w:type="dxa"/>
            <w:vAlign w:val="center"/>
          </w:tcPr>
          <w:p w14:paraId="4A26E0A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2352" w:type="dxa"/>
            <w:vAlign w:val="center"/>
          </w:tcPr>
          <w:p w14:paraId="50848689" w14:textId="77777777" w:rsidR="00142A50" w:rsidRPr="00C447CC" w:rsidRDefault="00142A50" w:rsidP="00F009C9">
            <w:pPr>
              <w:rPr>
                <w:rFonts w:ascii="標楷體" w:eastAsia="標楷體" w:hAnsi="標楷體"/>
              </w:rPr>
            </w:pPr>
            <w:r w:rsidRPr="00C447CC">
              <w:rPr>
                <w:rFonts w:ascii="標楷體" w:eastAsia="標楷體" w:hAnsi="標楷體" w:hint="eastAsia"/>
              </w:rPr>
              <w:t>戶號</w:t>
            </w:r>
          </w:p>
        </w:tc>
        <w:tc>
          <w:tcPr>
            <w:tcW w:w="1090" w:type="dxa"/>
            <w:vAlign w:val="center"/>
          </w:tcPr>
          <w:p w14:paraId="072A0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1773" w:type="dxa"/>
            <w:vAlign w:val="center"/>
          </w:tcPr>
          <w:p w14:paraId="73638851" w14:textId="77777777" w:rsidR="00142A50" w:rsidRPr="00C447CC" w:rsidRDefault="00142A50" w:rsidP="00F009C9">
            <w:pPr>
              <w:rPr>
                <w:rFonts w:ascii="標楷體" w:eastAsia="標楷體" w:hAnsi="標楷體"/>
              </w:rPr>
            </w:pPr>
            <w:r w:rsidRPr="00C447CC">
              <w:rPr>
                <w:rFonts w:ascii="標楷體" w:eastAsia="標楷體" w:hAnsi="標楷體" w:hint="eastAsia"/>
              </w:rPr>
              <w:t>9999999</w:t>
            </w:r>
          </w:p>
        </w:tc>
        <w:tc>
          <w:tcPr>
            <w:tcW w:w="4215" w:type="dxa"/>
          </w:tcPr>
          <w:p w14:paraId="4C7176DF" w14:textId="77777777" w:rsidR="00142A50" w:rsidRPr="00C447CC" w:rsidRDefault="00142A50" w:rsidP="00F009C9">
            <w:pPr>
              <w:rPr>
                <w:rFonts w:ascii="標楷體" w:eastAsia="標楷體" w:hAnsi="標楷體"/>
              </w:rPr>
            </w:pPr>
            <w:r w:rsidRPr="00C447CC">
              <w:rPr>
                <w:rFonts w:ascii="標楷體" w:eastAsia="標楷體" w:hAnsi="標楷體"/>
              </w:rPr>
              <w:t>Ias34Dp.CustNo</w:t>
            </w:r>
          </w:p>
        </w:tc>
      </w:tr>
      <w:tr w:rsidR="00142A50" w:rsidRPr="00C447CC" w14:paraId="010D9519" w14:textId="77777777" w:rsidTr="00F009C9">
        <w:tc>
          <w:tcPr>
            <w:tcW w:w="457" w:type="dxa"/>
            <w:vAlign w:val="center"/>
          </w:tcPr>
          <w:p w14:paraId="2F053750"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2352" w:type="dxa"/>
            <w:vAlign w:val="center"/>
          </w:tcPr>
          <w:p w14:paraId="7627C95B" w14:textId="77777777" w:rsidR="00142A50" w:rsidRPr="00C447CC" w:rsidRDefault="00142A50" w:rsidP="00F009C9">
            <w:pPr>
              <w:rPr>
                <w:rFonts w:ascii="標楷體" w:eastAsia="標楷體" w:hAnsi="標楷體"/>
              </w:rPr>
            </w:pPr>
            <w:r w:rsidRPr="00C447CC">
              <w:rPr>
                <w:rFonts w:ascii="標楷體" w:eastAsia="標楷體" w:hAnsi="標楷體" w:hint="eastAsia"/>
              </w:rPr>
              <w:t>借款人ID/統編</w:t>
            </w:r>
          </w:p>
        </w:tc>
        <w:tc>
          <w:tcPr>
            <w:tcW w:w="1090" w:type="dxa"/>
            <w:vAlign w:val="center"/>
          </w:tcPr>
          <w:p w14:paraId="6F64AB5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1773" w:type="dxa"/>
            <w:vAlign w:val="center"/>
          </w:tcPr>
          <w:p w14:paraId="040DBEB7" w14:textId="77777777" w:rsidR="00142A50" w:rsidRPr="00C447CC" w:rsidRDefault="00142A50" w:rsidP="00F009C9">
            <w:pPr>
              <w:rPr>
                <w:rFonts w:ascii="標楷體" w:eastAsia="標楷體" w:hAnsi="標楷體"/>
              </w:rPr>
            </w:pPr>
          </w:p>
        </w:tc>
        <w:tc>
          <w:tcPr>
            <w:tcW w:w="4215" w:type="dxa"/>
          </w:tcPr>
          <w:p w14:paraId="1E5A1613" w14:textId="77777777" w:rsidR="00142A50" w:rsidRPr="00C447CC" w:rsidRDefault="00142A50" w:rsidP="00F009C9">
            <w:pPr>
              <w:rPr>
                <w:rFonts w:ascii="標楷體" w:eastAsia="標楷體" w:hAnsi="標楷體"/>
              </w:rPr>
            </w:pPr>
            <w:r w:rsidRPr="00C447CC">
              <w:rPr>
                <w:rFonts w:ascii="標楷體" w:eastAsia="標楷體" w:hAnsi="標楷體"/>
              </w:rPr>
              <w:t>Ias34Dp.CustId</w:t>
            </w:r>
          </w:p>
        </w:tc>
      </w:tr>
      <w:tr w:rsidR="00142A50" w:rsidRPr="00C447CC" w14:paraId="6A850171" w14:textId="77777777" w:rsidTr="00F009C9">
        <w:tc>
          <w:tcPr>
            <w:tcW w:w="457" w:type="dxa"/>
            <w:vAlign w:val="center"/>
          </w:tcPr>
          <w:p w14:paraId="011D8A6C"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2352" w:type="dxa"/>
            <w:vAlign w:val="center"/>
          </w:tcPr>
          <w:p w14:paraId="6553F666" w14:textId="77777777" w:rsidR="00142A50" w:rsidRPr="00C447CC" w:rsidRDefault="00142A50" w:rsidP="00F009C9">
            <w:pPr>
              <w:rPr>
                <w:rFonts w:ascii="標楷體" w:eastAsia="標楷體" w:hAnsi="標楷體"/>
              </w:rPr>
            </w:pPr>
            <w:r w:rsidRPr="00C447CC">
              <w:rPr>
                <w:rFonts w:ascii="標楷體" w:eastAsia="標楷體" w:hAnsi="標楷體" w:hint="eastAsia"/>
              </w:rPr>
              <w:t>額度編號</w:t>
            </w:r>
          </w:p>
        </w:tc>
        <w:tc>
          <w:tcPr>
            <w:tcW w:w="1090" w:type="dxa"/>
            <w:vAlign w:val="center"/>
          </w:tcPr>
          <w:p w14:paraId="61208FF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3940C1D7"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4592249" w14:textId="77777777" w:rsidR="00142A50" w:rsidRPr="00C447CC" w:rsidRDefault="00142A50" w:rsidP="00F009C9">
            <w:pPr>
              <w:rPr>
                <w:rFonts w:ascii="標楷體" w:eastAsia="標楷體" w:hAnsi="標楷體"/>
              </w:rPr>
            </w:pPr>
            <w:r w:rsidRPr="00C447CC">
              <w:rPr>
                <w:rFonts w:ascii="標楷體" w:eastAsia="標楷體" w:hAnsi="標楷體"/>
              </w:rPr>
              <w:t>Ias34Dp.FacmNo</w:t>
            </w:r>
          </w:p>
        </w:tc>
      </w:tr>
      <w:tr w:rsidR="00142A50" w:rsidRPr="00C447CC" w14:paraId="44F1612F" w14:textId="77777777" w:rsidTr="00F009C9">
        <w:tc>
          <w:tcPr>
            <w:tcW w:w="457" w:type="dxa"/>
            <w:vAlign w:val="center"/>
          </w:tcPr>
          <w:p w14:paraId="0B952B5D"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2352" w:type="dxa"/>
            <w:vAlign w:val="center"/>
          </w:tcPr>
          <w:p w14:paraId="74AD440E" w14:textId="77777777" w:rsidR="00142A50" w:rsidRPr="00C447CC" w:rsidRDefault="00142A50" w:rsidP="00F009C9">
            <w:pPr>
              <w:rPr>
                <w:rFonts w:ascii="標楷體" w:eastAsia="標楷體" w:hAnsi="標楷體"/>
              </w:rPr>
            </w:pPr>
            <w:r w:rsidRPr="00C447CC">
              <w:rPr>
                <w:rFonts w:ascii="標楷體" w:eastAsia="標楷體" w:hAnsi="標楷體" w:hint="eastAsia"/>
              </w:rPr>
              <w:t>撥款序號</w:t>
            </w:r>
          </w:p>
        </w:tc>
        <w:tc>
          <w:tcPr>
            <w:tcW w:w="1090" w:type="dxa"/>
            <w:vAlign w:val="center"/>
          </w:tcPr>
          <w:p w14:paraId="3618D2E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715FF801"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9BA2385" w14:textId="77777777" w:rsidR="00142A50" w:rsidRPr="00C447CC" w:rsidRDefault="00142A50" w:rsidP="00F009C9">
            <w:pPr>
              <w:rPr>
                <w:rFonts w:ascii="標楷體" w:eastAsia="標楷體" w:hAnsi="標楷體"/>
              </w:rPr>
            </w:pPr>
            <w:r w:rsidRPr="00C447CC">
              <w:rPr>
                <w:rFonts w:ascii="標楷體" w:eastAsia="標楷體" w:hAnsi="標楷體"/>
              </w:rPr>
              <w:t>Ias34Dp.BormNo</w:t>
            </w:r>
          </w:p>
        </w:tc>
      </w:tr>
      <w:tr w:rsidR="00142A50" w:rsidRPr="00C447CC" w14:paraId="3FA5FA1E" w14:textId="77777777" w:rsidTr="00F009C9">
        <w:tc>
          <w:tcPr>
            <w:tcW w:w="457" w:type="dxa"/>
            <w:vAlign w:val="center"/>
          </w:tcPr>
          <w:p w14:paraId="7B2A26EE"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2352" w:type="dxa"/>
            <w:vAlign w:val="center"/>
          </w:tcPr>
          <w:p w14:paraId="1B24770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會計科目</w:t>
            </w:r>
          </w:p>
        </w:tc>
        <w:tc>
          <w:tcPr>
            <w:tcW w:w="1090" w:type="dxa"/>
            <w:vAlign w:val="center"/>
          </w:tcPr>
          <w:p w14:paraId="60F6A659" w14:textId="1BE1F671" w:rsidR="00142A50" w:rsidRPr="00C447CC" w:rsidRDefault="00142A50" w:rsidP="00F009C9">
            <w:pPr>
              <w:rPr>
                <w:rFonts w:ascii="標楷體" w:eastAsia="標楷體" w:hAnsi="標楷體"/>
              </w:rPr>
            </w:pPr>
            <w:r w:rsidRPr="00C447CC">
              <w:rPr>
                <w:rFonts w:ascii="標楷體" w:eastAsia="標楷體" w:hAnsi="標楷體"/>
              </w:rPr>
              <w:t>11</w:t>
            </w:r>
          </w:p>
        </w:tc>
        <w:tc>
          <w:tcPr>
            <w:tcW w:w="1773" w:type="dxa"/>
            <w:vAlign w:val="center"/>
          </w:tcPr>
          <w:p w14:paraId="715892A0" w14:textId="77777777" w:rsidR="00142A50" w:rsidRPr="00C447CC" w:rsidRDefault="00142A50" w:rsidP="00F009C9">
            <w:pPr>
              <w:rPr>
                <w:rFonts w:ascii="標楷體" w:eastAsia="標楷體" w:hAnsi="標楷體"/>
              </w:rPr>
            </w:pPr>
          </w:p>
        </w:tc>
        <w:tc>
          <w:tcPr>
            <w:tcW w:w="4215" w:type="dxa"/>
          </w:tcPr>
          <w:p w14:paraId="416105A6" w14:textId="43E2521F"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422279C3" w14:textId="77777777" w:rsidR="00142A50" w:rsidRPr="00C447CC" w:rsidRDefault="00142A50" w:rsidP="00F009C9">
            <w:pPr>
              <w:rPr>
                <w:rFonts w:ascii="標楷體" w:eastAsia="標楷體" w:hAnsi="標楷體"/>
              </w:rPr>
            </w:pPr>
            <w:r w:rsidRPr="00C447CC">
              <w:rPr>
                <w:rFonts w:ascii="標楷體" w:eastAsia="標楷體" w:hAnsi="標楷體"/>
              </w:rPr>
              <w:t>Ias34Dp.AcCode</w:t>
            </w:r>
          </w:p>
        </w:tc>
      </w:tr>
      <w:tr w:rsidR="00142A50" w:rsidRPr="00C447CC" w14:paraId="3B20551B" w14:textId="77777777" w:rsidTr="00F009C9">
        <w:tc>
          <w:tcPr>
            <w:tcW w:w="457" w:type="dxa"/>
            <w:vAlign w:val="center"/>
          </w:tcPr>
          <w:p w14:paraId="5D79274A"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2352" w:type="dxa"/>
            <w:vAlign w:val="center"/>
          </w:tcPr>
          <w:p w14:paraId="0BE52C4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案件狀態</w:t>
            </w:r>
          </w:p>
        </w:tc>
        <w:tc>
          <w:tcPr>
            <w:tcW w:w="1090" w:type="dxa"/>
            <w:vAlign w:val="center"/>
          </w:tcPr>
          <w:p w14:paraId="71E09D4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50FF4FF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6DAB8B2C" w14:textId="77777777" w:rsidR="00142A50" w:rsidRPr="00C447CC" w:rsidRDefault="00142A50" w:rsidP="00F009C9">
            <w:pPr>
              <w:rPr>
                <w:rFonts w:ascii="標楷體" w:eastAsia="標楷體" w:hAnsi="標楷體"/>
              </w:rPr>
            </w:pPr>
            <w:r w:rsidRPr="00C447CC">
              <w:rPr>
                <w:rFonts w:ascii="標楷體" w:eastAsia="標楷體" w:hAnsi="標楷體" w:hint="eastAsia"/>
              </w:rPr>
              <w:t>1=正常</w:t>
            </w:r>
          </w:p>
          <w:p w14:paraId="69070C05" w14:textId="77777777" w:rsidR="00142A50" w:rsidRPr="00C447CC" w:rsidRDefault="00142A50" w:rsidP="00F009C9">
            <w:pPr>
              <w:rPr>
                <w:rFonts w:ascii="標楷體" w:eastAsia="標楷體" w:hAnsi="標楷體"/>
              </w:rPr>
            </w:pPr>
            <w:r w:rsidRPr="00C447CC">
              <w:rPr>
                <w:rFonts w:ascii="標楷體" w:eastAsia="標楷體" w:hAnsi="標楷體" w:hint="eastAsia"/>
              </w:rPr>
              <w:t>2=催收</w:t>
            </w:r>
          </w:p>
          <w:p w14:paraId="4E651187" w14:textId="77777777" w:rsidR="00142A50" w:rsidRPr="00C447CC" w:rsidRDefault="00142A50" w:rsidP="00F009C9">
            <w:pPr>
              <w:rPr>
                <w:rFonts w:ascii="標楷體" w:eastAsia="標楷體" w:hAnsi="標楷體"/>
              </w:rPr>
            </w:pPr>
            <w:r w:rsidRPr="00C447CC">
              <w:rPr>
                <w:rFonts w:ascii="標楷體" w:eastAsia="標楷體" w:hAnsi="標楷體" w:hint="eastAsia"/>
              </w:rPr>
              <w:t>3=呆帳(新壽有部份轉呆的狀態，但若屬本項情形，狀態轉列為"呆帳")</w:t>
            </w:r>
            <w:r w:rsidRPr="00C447CC">
              <w:rPr>
                <w:rFonts w:ascii="標楷體" w:eastAsia="標楷體" w:hAnsi="標楷體"/>
              </w:rPr>
              <w:t xml:space="preserve"> </w:t>
            </w:r>
          </w:p>
          <w:p w14:paraId="165E4F99" w14:textId="77777777" w:rsidR="00142A50" w:rsidRPr="00C447CC" w:rsidRDefault="00142A50" w:rsidP="00F009C9">
            <w:pPr>
              <w:rPr>
                <w:rFonts w:ascii="標楷體" w:eastAsia="標楷體" w:hAnsi="標楷體"/>
              </w:rPr>
            </w:pPr>
            <w:r w:rsidRPr="00C447CC">
              <w:rPr>
                <w:rFonts w:ascii="標楷體" w:eastAsia="標楷體" w:hAnsi="標楷體"/>
              </w:rPr>
              <w:t>Ias34Dp.Status</w:t>
            </w:r>
          </w:p>
        </w:tc>
      </w:tr>
      <w:tr w:rsidR="00142A50" w:rsidRPr="00C447CC" w14:paraId="1134EFE0" w14:textId="77777777" w:rsidTr="00F009C9">
        <w:tc>
          <w:tcPr>
            <w:tcW w:w="457" w:type="dxa"/>
            <w:vAlign w:val="center"/>
          </w:tcPr>
          <w:p w14:paraId="626DD34F"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2352" w:type="dxa"/>
            <w:vAlign w:val="center"/>
          </w:tcPr>
          <w:p w14:paraId="2A506A1F"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初貸日期</w:t>
            </w:r>
          </w:p>
        </w:tc>
        <w:tc>
          <w:tcPr>
            <w:tcW w:w="1090" w:type="dxa"/>
            <w:vAlign w:val="center"/>
          </w:tcPr>
          <w:p w14:paraId="6A03FAB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5B6BF1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ECE7395" w14:textId="77777777" w:rsidR="00142A50" w:rsidRPr="00C447CC" w:rsidRDefault="00142A50" w:rsidP="00F009C9">
            <w:pPr>
              <w:rPr>
                <w:rFonts w:ascii="標楷體" w:eastAsia="標楷體" w:hAnsi="標楷體"/>
              </w:rPr>
            </w:pPr>
            <w:r w:rsidRPr="00C447CC">
              <w:rPr>
                <w:rFonts w:ascii="標楷體" w:eastAsia="標楷體" w:hAnsi="標楷體"/>
              </w:rPr>
              <w:t>Ias34Dp.FirstDrawdownDate</w:t>
            </w:r>
          </w:p>
        </w:tc>
      </w:tr>
      <w:tr w:rsidR="00142A50" w:rsidRPr="00C447CC" w14:paraId="145D69F7" w14:textId="77777777" w:rsidTr="00F009C9">
        <w:tc>
          <w:tcPr>
            <w:tcW w:w="457" w:type="dxa"/>
            <w:vAlign w:val="center"/>
          </w:tcPr>
          <w:p w14:paraId="36E328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2352" w:type="dxa"/>
            <w:vAlign w:val="center"/>
          </w:tcPr>
          <w:p w14:paraId="4397DB0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貸放日期</w:t>
            </w:r>
          </w:p>
        </w:tc>
        <w:tc>
          <w:tcPr>
            <w:tcW w:w="1090" w:type="dxa"/>
            <w:vAlign w:val="center"/>
          </w:tcPr>
          <w:p w14:paraId="33BA76A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366E014"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CAF18F5" w14:textId="77777777" w:rsidR="00142A50" w:rsidRPr="00C447CC" w:rsidRDefault="00142A50" w:rsidP="00F009C9">
            <w:pPr>
              <w:rPr>
                <w:rFonts w:ascii="標楷體" w:eastAsia="標楷體" w:hAnsi="標楷體"/>
              </w:rPr>
            </w:pPr>
            <w:r w:rsidRPr="00C447CC">
              <w:rPr>
                <w:rFonts w:ascii="標楷體" w:eastAsia="標楷體" w:hAnsi="標楷體"/>
              </w:rPr>
              <w:t>Ias34Dp.DrawdownDate</w:t>
            </w:r>
          </w:p>
        </w:tc>
      </w:tr>
      <w:tr w:rsidR="00142A50" w:rsidRPr="00C447CC" w14:paraId="3690AC84" w14:textId="77777777" w:rsidTr="00F009C9">
        <w:tc>
          <w:tcPr>
            <w:tcW w:w="457" w:type="dxa"/>
            <w:vAlign w:val="center"/>
          </w:tcPr>
          <w:p w14:paraId="5EB6DF0D"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9</w:t>
            </w:r>
          </w:p>
        </w:tc>
        <w:tc>
          <w:tcPr>
            <w:tcW w:w="2352" w:type="dxa"/>
            <w:vAlign w:val="center"/>
          </w:tcPr>
          <w:p w14:paraId="2897EA0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到期日</w:t>
            </w:r>
          </w:p>
        </w:tc>
        <w:tc>
          <w:tcPr>
            <w:tcW w:w="1090" w:type="dxa"/>
            <w:vAlign w:val="center"/>
          </w:tcPr>
          <w:p w14:paraId="66F94B5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4CBD85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1B3760FE" w14:textId="77777777" w:rsidR="00142A50" w:rsidRPr="00C447CC" w:rsidRDefault="00142A50" w:rsidP="00F009C9">
            <w:pPr>
              <w:rPr>
                <w:rFonts w:ascii="標楷體" w:eastAsia="標楷體" w:hAnsi="標楷體"/>
              </w:rPr>
            </w:pPr>
            <w:r w:rsidRPr="00C447CC">
              <w:rPr>
                <w:rFonts w:ascii="標楷體" w:eastAsia="標楷體" w:hAnsi="標楷體"/>
              </w:rPr>
              <w:t>Ias34Dp.MaturityDate</w:t>
            </w:r>
          </w:p>
        </w:tc>
      </w:tr>
      <w:tr w:rsidR="00142A50" w:rsidRPr="00C447CC" w14:paraId="647FE428" w14:textId="77777777" w:rsidTr="00F009C9">
        <w:tc>
          <w:tcPr>
            <w:tcW w:w="457" w:type="dxa"/>
            <w:vAlign w:val="center"/>
          </w:tcPr>
          <w:p w14:paraId="67371F4A"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2352" w:type="dxa"/>
            <w:vAlign w:val="center"/>
          </w:tcPr>
          <w:p w14:paraId="48B843D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核准金額(台幣)</w:t>
            </w:r>
          </w:p>
        </w:tc>
        <w:tc>
          <w:tcPr>
            <w:tcW w:w="1090" w:type="dxa"/>
            <w:vAlign w:val="center"/>
          </w:tcPr>
          <w:p w14:paraId="600F161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DCEAC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CC121CF" w14:textId="77777777" w:rsidR="00142A50" w:rsidRPr="00C447CC" w:rsidRDefault="00142A50" w:rsidP="00F009C9">
            <w:pPr>
              <w:rPr>
                <w:rFonts w:ascii="標楷體" w:eastAsia="標楷體" w:hAnsi="標楷體"/>
              </w:rPr>
            </w:pPr>
            <w:r w:rsidRPr="00C447CC">
              <w:rPr>
                <w:rFonts w:ascii="標楷體" w:eastAsia="標楷體" w:hAnsi="標楷體" w:hint="eastAsia"/>
              </w:rPr>
              <w:t>每額度編號項下之放款帳號皆同</w:t>
            </w:r>
          </w:p>
          <w:p w14:paraId="583AD811" w14:textId="77777777" w:rsidR="00142A50" w:rsidRPr="00C447CC" w:rsidRDefault="00142A50" w:rsidP="00F009C9">
            <w:pPr>
              <w:rPr>
                <w:rFonts w:ascii="標楷體" w:eastAsia="標楷體" w:hAnsi="標楷體"/>
              </w:rPr>
            </w:pPr>
            <w:r w:rsidRPr="00C447CC">
              <w:rPr>
                <w:rFonts w:ascii="標楷體" w:eastAsia="標楷體" w:hAnsi="標楷體"/>
              </w:rPr>
              <w:t>Ias34Dp.LineAmt</w:t>
            </w:r>
          </w:p>
        </w:tc>
      </w:tr>
      <w:tr w:rsidR="00142A50" w:rsidRPr="00C447CC" w14:paraId="556F632C" w14:textId="77777777" w:rsidTr="00F009C9">
        <w:tc>
          <w:tcPr>
            <w:tcW w:w="457" w:type="dxa"/>
            <w:vAlign w:val="center"/>
          </w:tcPr>
          <w:p w14:paraId="1960C686"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2352" w:type="dxa"/>
            <w:vAlign w:val="center"/>
          </w:tcPr>
          <w:p w14:paraId="30ACBD0D"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撥款金額(台幣)</w:t>
            </w:r>
          </w:p>
        </w:tc>
        <w:tc>
          <w:tcPr>
            <w:tcW w:w="1090" w:type="dxa"/>
            <w:vAlign w:val="center"/>
          </w:tcPr>
          <w:p w14:paraId="6DDD624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11128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6A40DD1C" w14:textId="77777777" w:rsidR="00142A50" w:rsidRPr="00C447CC" w:rsidRDefault="00142A50" w:rsidP="00F009C9">
            <w:pPr>
              <w:rPr>
                <w:rFonts w:ascii="標楷體" w:eastAsia="標楷體" w:hAnsi="標楷體"/>
              </w:rPr>
            </w:pPr>
            <w:r w:rsidRPr="00C447CC">
              <w:rPr>
                <w:rFonts w:ascii="標楷體" w:eastAsia="標楷體" w:hAnsi="標楷體"/>
              </w:rPr>
              <w:t>Ias34Dp.DrawdownAmt</w:t>
            </w:r>
          </w:p>
        </w:tc>
      </w:tr>
      <w:tr w:rsidR="00142A50" w:rsidRPr="00C447CC" w14:paraId="69181B2D" w14:textId="77777777" w:rsidTr="00F009C9">
        <w:tc>
          <w:tcPr>
            <w:tcW w:w="457" w:type="dxa"/>
            <w:vAlign w:val="center"/>
          </w:tcPr>
          <w:p w14:paraId="2D3C6D52" w14:textId="77777777" w:rsidR="00142A50" w:rsidRPr="00C447CC" w:rsidRDefault="00142A50" w:rsidP="00F009C9">
            <w:pPr>
              <w:rPr>
                <w:rFonts w:ascii="標楷體" w:eastAsia="標楷體" w:hAnsi="標楷體"/>
              </w:rPr>
            </w:pPr>
            <w:r w:rsidRPr="00C447CC">
              <w:rPr>
                <w:rFonts w:ascii="標楷體" w:eastAsia="標楷體" w:hAnsi="標楷體"/>
              </w:rPr>
              <w:t>12</w:t>
            </w:r>
          </w:p>
        </w:tc>
        <w:tc>
          <w:tcPr>
            <w:tcW w:w="2352" w:type="dxa"/>
            <w:vAlign w:val="center"/>
          </w:tcPr>
          <w:p w14:paraId="023AB09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本金餘額</w:t>
            </w:r>
            <w:r w:rsidRPr="00C447CC">
              <w:rPr>
                <w:rFonts w:ascii="標楷體" w:eastAsia="標楷體" w:hAnsi="標楷體" w:cs="Arial"/>
              </w:rPr>
              <w:t>(</w:t>
            </w:r>
            <w:r w:rsidRPr="00C447CC">
              <w:rPr>
                <w:rFonts w:ascii="標楷體" w:eastAsia="標楷體" w:hAnsi="標楷體" w:cs="Arial" w:hint="eastAsia"/>
              </w:rPr>
              <w:t>撥款</w:t>
            </w:r>
            <w:r w:rsidRPr="00C447CC">
              <w:rPr>
                <w:rFonts w:ascii="標楷體" w:eastAsia="標楷體" w:hAnsi="標楷體" w:cs="Arial"/>
              </w:rPr>
              <w:t>)(</w:t>
            </w:r>
            <w:r w:rsidRPr="00C447CC">
              <w:rPr>
                <w:rFonts w:ascii="標楷體" w:eastAsia="標楷體" w:hAnsi="標楷體" w:cs="Arial" w:hint="eastAsia"/>
              </w:rPr>
              <w:t>台幣</w:t>
            </w:r>
            <w:r w:rsidRPr="00C447CC">
              <w:rPr>
                <w:rFonts w:ascii="標楷體" w:eastAsia="標楷體" w:hAnsi="標楷體" w:cs="Arial"/>
              </w:rPr>
              <w:t>)</w:t>
            </w:r>
          </w:p>
        </w:tc>
        <w:tc>
          <w:tcPr>
            <w:tcW w:w="1090" w:type="dxa"/>
            <w:vAlign w:val="center"/>
          </w:tcPr>
          <w:p w14:paraId="209472F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A0BEBE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665591A" w14:textId="77777777" w:rsidR="00142A50" w:rsidRPr="00C447CC" w:rsidRDefault="00142A50" w:rsidP="00F009C9">
            <w:pPr>
              <w:rPr>
                <w:rFonts w:ascii="標楷體" w:eastAsia="標楷體" w:hAnsi="標楷體"/>
              </w:rPr>
            </w:pPr>
            <w:r w:rsidRPr="00C447CC">
              <w:rPr>
                <w:rFonts w:ascii="標楷體" w:eastAsia="標楷體" w:hAnsi="標楷體"/>
              </w:rPr>
              <w:t>Ias34Dp.LoanBal</w:t>
            </w:r>
          </w:p>
        </w:tc>
      </w:tr>
      <w:tr w:rsidR="00142A50" w:rsidRPr="00C447CC" w14:paraId="710A6195" w14:textId="77777777" w:rsidTr="00F009C9">
        <w:tc>
          <w:tcPr>
            <w:tcW w:w="457" w:type="dxa"/>
            <w:vAlign w:val="center"/>
          </w:tcPr>
          <w:p w14:paraId="5CD77A4B" w14:textId="77777777" w:rsidR="00142A50" w:rsidRPr="00C447CC" w:rsidRDefault="00142A50" w:rsidP="00F009C9">
            <w:pPr>
              <w:rPr>
                <w:rFonts w:ascii="標楷體" w:eastAsia="標楷體" w:hAnsi="標楷體"/>
              </w:rPr>
            </w:pPr>
            <w:r w:rsidRPr="00C447CC">
              <w:rPr>
                <w:rFonts w:ascii="標楷體" w:eastAsia="標楷體" w:hAnsi="標楷體"/>
              </w:rPr>
              <w:t>13</w:t>
            </w:r>
          </w:p>
        </w:tc>
        <w:tc>
          <w:tcPr>
            <w:tcW w:w="2352" w:type="dxa"/>
            <w:vAlign w:val="center"/>
          </w:tcPr>
          <w:p w14:paraId="517B6D2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應收利息(台幣)</w:t>
            </w:r>
          </w:p>
        </w:tc>
        <w:tc>
          <w:tcPr>
            <w:tcW w:w="1090" w:type="dxa"/>
            <w:vAlign w:val="center"/>
          </w:tcPr>
          <w:p w14:paraId="07167BAF"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493A33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EEA63FB" w14:textId="77777777" w:rsidR="00142A50" w:rsidRPr="00C447CC" w:rsidRDefault="00142A50" w:rsidP="00F009C9">
            <w:pPr>
              <w:rPr>
                <w:rFonts w:ascii="標楷體" w:eastAsia="標楷體" w:hAnsi="標楷體"/>
              </w:rPr>
            </w:pPr>
            <w:r w:rsidRPr="00C447CC">
              <w:rPr>
                <w:rFonts w:ascii="標楷體" w:eastAsia="標楷體" w:hAnsi="標楷體"/>
              </w:rPr>
              <w:t>Ias34Dp.IntAmt</w:t>
            </w:r>
          </w:p>
        </w:tc>
      </w:tr>
      <w:tr w:rsidR="00142A50" w:rsidRPr="00C447CC" w14:paraId="2D72E0F9" w14:textId="77777777" w:rsidTr="00F009C9">
        <w:tc>
          <w:tcPr>
            <w:tcW w:w="457" w:type="dxa"/>
            <w:vAlign w:val="center"/>
          </w:tcPr>
          <w:p w14:paraId="364E8352" w14:textId="77777777" w:rsidR="00142A50" w:rsidRPr="00C447CC" w:rsidRDefault="00142A50" w:rsidP="00F009C9">
            <w:pPr>
              <w:rPr>
                <w:rFonts w:ascii="標楷體" w:eastAsia="標楷體" w:hAnsi="標楷體"/>
              </w:rPr>
            </w:pPr>
            <w:r w:rsidRPr="00C447CC">
              <w:rPr>
                <w:rFonts w:ascii="標楷體" w:eastAsia="標楷體" w:hAnsi="標楷體"/>
              </w:rPr>
              <w:t>14</w:t>
            </w:r>
          </w:p>
        </w:tc>
        <w:tc>
          <w:tcPr>
            <w:tcW w:w="2352" w:type="dxa"/>
            <w:vAlign w:val="center"/>
          </w:tcPr>
          <w:p w14:paraId="7D10B3B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法拍及火險費用(台幣)</w:t>
            </w:r>
          </w:p>
        </w:tc>
        <w:tc>
          <w:tcPr>
            <w:tcW w:w="1090" w:type="dxa"/>
            <w:vAlign w:val="center"/>
          </w:tcPr>
          <w:p w14:paraId="04CC1010"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390E47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89A95D6" w14:textId="77777777" w:rsidR="00142A50" w:rsidRPr="00C447CC" w:rsidRDefault="00142A50" w:rsidP="00F009C9">
            <w:pPr>
              <w:rPr>
                <w:rFonts w:ascii="標楷體" w:eastAsia="標楷體" w:hAnsi="標楷體"/>
              </w:rPr>
            </w:pPr>
            <w:r w:rsidRPr="00C447CC">
              <w:rPr>
                <w:rFonts w:ascii="標楷體" w:eastAsia="標楷體" w:hAnsi="標楷體"/>
              </w:rPr>
              <w:t>Ias34Dp.Fee</w:t>
            </w:r>
          </w:p>
        </w:tc>
      </w:tr>
      <w:tr w:rsidR="00142A50" w:rsidRPr="00C447CC" w14:paraId="0A8758C7" w14:textId="77777777" w:rsidTr="00F009C9">
        <w:tc>
          <w:tcPr>
            <w:tcW w:w="457" w:type="dxa"/>
            <w:vAlign w:val="center"/>
          </w:tcPr>
          <w:p w14:paraId="2B2D8D12" w14:textId="77777777" w:rsidR="00142A50" w:rsidRPr="00C447CC" w:rsidRDefault="00142A50" w:rsidP="00F009C9">
            <w:pPr>
              <w:rPr>
                <w:rFonts w:ascii="標楷體" w:eastAsia="標楷體" w:hAnsi="標楷體"/>
              </w:rPr>
            </w:pPr>
            <w:r w:rsidRPr="00C447CC">
              <w:rPr>
                <w:rFonts w:ascii="標楷體" w:eastAsia="標楷體" w:hAnsi="標楷體"/>
              </w:rPr>
              <w:t>15</w:t>
            </w:r>
          </w:p>
        </w:tc>
        <w:tc>
          <w:tcPr>
            <w:tcW w:w="2352" w:type="dxa"/>
            <w:vAlign w:val="center"/>
          </w:tcPr>
          <w:p w14:paraId="0D89B28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逾期繳款天數</w:t>
            </w:r>
          </w:p>
        </w:tc>
        <w:tc>
          <w:tcPr>
            <w:tcW w:w="1090" w:type="dxa"/>
            <w:vAlign w:val="center"/>
          </w:tcPr>
          <w:p w14:paraId="76918C7F" w14:textId="77777777" w:rsidR="00142A50" w:rsidRPr="00C447CC" w:rsidRDefault="00142A50" w:rsidP="00F009C9">
            <w:pPr>
              <w:rPr>
                <w:rFonts w:ascii="標楷體" w:eastAsia="標楷體" w:hAnsi="標楷體"/>
              </w:rPr>
            </w:pPr>
            <w:r w:rsidRPr="00C447CC">
              <w:rPr>
                <w:rFonts w:ascii="標楷體" w:eastAsia="標楷體" w:hAnsi="標楷體" w:hint="eastAsia"/>
              </w:rPr>
              <w:t>4</w:t>
            </w:r>
          </w:p>
        </w:tc>
        <w:tc>
          <w:tcPr>
            <w:tcW w:w="1773" w:type="dxa"/>
            <w:vAlign w:val="center"/>
          </w:tcPr>
          <w:p w14:paraId="48C7E69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15" w:type="dxa"/>
          </w:tcPr>
          <w:p w14:paraId="37E5EB79" w14:textId="77777777" w:rsidR="00142A50" w:rsidRPr="00C447CC" w:rsidRDefault="00142A50" w:rsidP="00F009C9">
            <w:pPr>
              <w:rPr>
                <w:rFonts w:ascii="標楷體" w:eastAsia="標楷體" w:hAnsi="標楷體"/>
              </w:rPr>
            </w:pPr>
            <w:r w:rsidRPr="00C447CC">
              <w:rPr>
                <w:rFonts w:ascii="標楷體" w:eastAsia="標楷體" w:hAnsi="標楷體"/>
              </w:rPr>
              <w:t>Ias34Dp.OvduDays</w:t>
            </w:r>
          </w:p>
        </w:tc>
      </w:tr>
      <w:tr w:rsidR="00142A50" w:rsidRPr="00C447CC" w14:paraId="6D9C61FF" w14:textId="77777777" w:rsidTr="00F009C9">
        <w:tc>
          <w:tcPr>
            <w:tcW w:w="457" w:type="dxa"/>
            <w:vAlign w:val="center"/>
          </w:tcPr>
          <w:p w14:paraId="05657947" w14:textId="77777777" w:rsidR="00142A50" w:rsidRPr="00C447CC" w:rsidRDefault="00142A50" w:rsidP="00F009C9">
            <w:pPr>
              <w:rPr>
                <w:rFonts w:ascii="標楷體" w:eastAsia="標楷體" w:hAnsi="標楷體"/>
              </w:rPr>
            </w:pPr>
            <w:r w:rsidRPr="00C447CC">
              <w:rPr>
                <w:rFonts w:ascii="標楷體" w:eastAsia="標楷體" w:hAnsi="標楷體"/>
              </w:rPr>
              <w:t>16</w:t>
            </w:r>
          </w:p>
        </w:tc>
        <w:tc>
          <w:tcPr>
            <w:tcW w:w="2352" w:type="dxa"/>
            <w:vAlign w:val="center"/>
          </w:tcPr>
          <w:p w14:paraId="20EA48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轉催收款日期</w:t>
            </w:r>
          </w:p>
        </w:tc>
        <w:tc>
          <w:tcPr>
            <w:tcW w:w="1090" w:type="dxa"/>
            <w:vAlign w:val="center"/>
          </w:tcPr>
          <w:p w14:paraId="56D8EC1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5AE6CC4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337C563" w14:textId="77777777" w:rsidR="00142A50" w:rsidRPr="00C447CC" w:rsidRDefault="00142A50" w:rsidP="00F009C9">
            <w:pPr>
              <w:rPr>
                <w:rFonts w:ascii="標楷體" w:eastAsia="標楷體" w:hAnsi="標楷體"/>
              </w:rPr>
            </w:pPr>
            <w:r w:rsidRPr="00C447CC">
              <w:rPr>
                <w:rFonts w:ascii="標楷體" w:eastAsia="標楷體" w:hAnsi="標楷體"/>
              </w:rPr>
              <w:t>Ias34Dp.OvduDate</w:t>
            </w:r>
          </w:p>
        </w:tc>
      </w:tr>
      <w:tr w:rsidR="00142A50" w:rsidRPr="00C447CC" w14:paraId="21479026" w14:textId="77777777" w:rsidTr="00F009C9">
        <w:tc>
          <w:tcPr>
            <w:tcW w:w="457" w:type="dxa"/>
            <w:vAlign w:val="center"/>
          </w:tcPr>
          <w:p w14:paraId="23685738" w14:textId="77777777" w:rsidR="00142A50" w:rsidRPr="00C447CC" w:rsidRDefault="00142A50" w:rsidP="00F009C9">
            <w:pPr>
              <w:rPr>
                <w:rFonts w:ascii="標楷體" w:eastAsia="標楷體" w:hAnsi="標楷體"/>
              </w:rPr>
            </w:pPr>
            <w:r w:rsidRPr="00C447CC">
              <w:rPr>
                <w:rFonts w:ascii="標楷體" w:eastAsia="標楷體" w:hAnsi="標楷體"/>
              </w:rPr>
              <w:t>17</w:t>
            </w:r>
          </w:p>
        </w:tc>
        <w:tc>
          <w:tcPr>
            <w:tcW w:w="2352" w:type="dxa"/>
            <w:vAlign w:val="center"/>
          </w:tcPr>
          <w:p w14:paraId="74E6C24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轉銷呆帳日期</w:t>
            </w:r>
          </w:p>
        </w:tc>
        <w:tc>
          <w:tcPr>
            <w:tcW w:w="1090" w:type="dxa"/>
            <w:vAlign w:val="center"/>
          </w:tcPr>
          <w:p w14:paraId="53B71952"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253333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CE15379"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B4C1828" w14:textId="77777777" w:rsidR="00142A50" w:rsidRPr="00C447CC" w:rsidRDefault="00142A50" w:rsidP="00F009C9">
            <w:pPr>
              <w:rPr>
                <w:rFonts w:ascii="標楷體" w:eastAsia="標楷體" w:hAnsi="標楷體"/>
              </w:rPr>
            </w:pPr>
            <w:r w:rsidRPr="00C447CC">
              <w:rPr>
                <w:rFonts w:ascii="標楷體" w:eastAsia="標楷體" w:hAnsi="標楷體"/>
              </w:rPr>
              <w:t>Ias34Dp.BadDebtDate</w:t>
            </w:r>
          </w:p>
        </w:tc>
      </w:tr>
      <w:tr w:rsidR="00142A50" w:rsidRPr="00C447CC" w14:paraId="553A110F" w14:textId="77777777" w:rsidTr="00F009C9">
        <w:tc>
          <w:tcPr>
            <w:tcW w:w="457" w:type="dxa"/>
            <w:vAlign w:val="center"/>
          </w:tcPr>
          <w:p w14:paraId="5171BE92" w14:textId="77777777" w:rsidR="00142A50" w:rsidRPr="00C447CC" w:rsidRDefault="00142A50" w:rsidP="00F009C9">
            <w:pPr>
              <w:rPr>
                <w:rFonts w:ascii="標楷體" w:eastAsia="標楷體" w:hAnsi="標楷體"/>
              </w:rPr>
            </w:pPr>
            <w:r w:rsidRPr="00C447CC">
              <w:rPr>
                <w:rFonts w:ascii="標楷體" w:eastAsia="標楷體" w:hAnsi="標楷體"/>
              </w:rPr>
              <w:t>18</w:t>
            </w:r>
          </w:p>
        </w:tc>
        <w:tc>
          <w:tcPr>
            <w:tcW w:w="2352" w:type="dxa"/>
            <w:vAlign w:val="center"/>
          </w:tcPr>
          <w:p w14:paraId="13A8CCCB"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Arial" w:hint="eastAsia"/>
              </w:rPr>
              <w:t>轉銷呆帳金額</w:t>
            </w:r>
          </w:p>
        </w:tc>
        <w:tc>
          <w:tcPr>
            <w:tcW w:w="1090" w:type="dxa"/>
            <w:vAlign w:val="center"/>
          </w:tcPr>
          <w:p w14:paraId="4DC554D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54DF2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101983D" w14:textId="77777777" w:rsidR="00142A50" w:rsidRPr="00C447CC" w:rsidRDefault="00142A50" w:rsidP="00F009C9">
            <w:pPr>
              <w:rPr>
                <w:rFonts w:ascii="標楷體" w:eastAsia="標楷體" w:hAnsi="標楷體"/>
              </w:rPr>
            </w:pPr>
            <w:r w:rsidRPr="00C447CC">
              <w:rPr>
                <w:rFonts w:ascii="標楷體" w:eastAsia="標楷體" w:hAnsi="標楷體"/>
              </w:rPr>
              <w:t>Ias34Dp.BadDebtAmt</w:t>
            </w:r>
          </w:p>
        </w:tc>
      </w:tr>
      <w:tr w:rsidR="00142A50" w:rsidRPr="00C447CC" w14:paraId="516C4219" w14:textId="77777777" w:rsidTr="00F009C9">
        <w:tc>
          <w:tcPr>
            <w:tcW w:w="457" w:type="dxa"/>
            <w:vAlign w:val="center"/>
          </w:tcPr>
          <w:p w14:paraId="2FAD4F6E" w14:textId="77777777" w:rsidR="00142A50" w:rsidRPr="00C447CC" w:rsidRDefault="00142A50" w:rsidP="00F009C9">
            <w:pPr>
              <w:rPr>
                <w:rFonts w:ascii="標楷體" w:eastAsia="標楷體" w:hAnsi="標楷體"/>
              </w:rPr>
            </w:pPr>
            <w:r w:rsidRPr="00C447CC">
              <w:rPr>
                <w:rFonts w:ascii="標楷體" w:eastAsia="標楷體" w:hAnsi="標楷體"/>
              </w:rPr>
              <w:t>19</w:t>
            </w:r>
          </w:p>
        </w:tc>
        <w:tc>
          <w:tcPr>
            <w:tcW w:w="2352" w:type="dxa"/>
            <w:vAlign w:val="center"/>
          </w:tcPr>
          <w:p w14:paraId="26CD06C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stage3發生日期</w:t>
            </w:r>
          </w:p>
        </w:tc>
        <w:tc>
          <w:tcPr>
            <w:tcW w:w="1090" w:type="dxa"/>
            <w:vAlign w:val="center"/>
          </w:tcPr>
          <w:p w14:paraId="2289D5A3"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CD5A3C9"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4AF91A21" w14:textId="77777777" w:rsidR="00142A50" w:rsidRPr="00C447CC" w:rsidRDefault="00142A50" w:rsidP="00F009C9">
            <w:pPr>
              <w:rPr>
                <w:rFonts w:ascii="標楷體" w:eastAsia="標楷體" w:hAnsi="標楷體"/>
              </w:rPr>
            </w:pPr>
            <w:r w:rsidRPr="00C447CC">
              <w:rPr>
                <w:rFonts w:ascii="標楷體" w:eastAsia="標楷體" w:hAnsi="標楷體"/>
              </w:rPr>
              <w:t>Ias34Dp.DerDate</w:t>
            </w:r>
          </w:p>
        </w:tc>
      </w:tr>
      <w:tr w:rsidR="00142A50" w:rsidRPr="00C447CC" w14:paraId="0A8C01ED" w14:textId="77777777" w:rsidTr="00F009C9">
        <w:tc>
          <w:tcPr>
            <w:tcW w:w="457" w:type="dxa"/>
            <w:vAlign w:val="center"/>
          </w:tcPr>
          <w:p w14:paraId="41309851" w14:textId="77777777" w:rsidR="00142A50" w:rsidRPr="00C447CC" w:rsidRDefault="00142A50" w:rsidP="00F009C9">
            <w:pPr>
              <w:rPr>
                <w:rFonts w:ascii="標楷體" w:eastAsia="標楷體" w:hAnsi="標楷體"/>
              </w:rPr>
            </w:pPr>
            <w:r w:rsidRPr="00C447CC">
              <w:rPr>
                <w:rFonts w:ascii="標楷體" w:eastAsia="標楷體" w:hAnsi="標楷體"/>
              </w:rPr>
              <w:t>20</w:t>
            </w:r>
          </w:p>
        </w:tc>
        <w:tc>
          <w:tcPr>
            <w:tcW w:w="2352" w:type="dxa"/>
            <w:vAlign w:val="center"/>
          </w:tcPr>
          <w:p w14:paraId="0050301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上述發生日期前之最近一次利率</w:t>
            </w:r>
          </w:p>
        </w:tc>
        <w:tc>
          <w:tcPr>
            <w:tcW w:w="1090" w:type="dxa"/>
            <w:vAlign w:val="center"/>
          </w:tcPr>
          <w:p w14:paraId="1F51EC4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4E308D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15" w:type="dxa"/>
          </w:tcPr>
          <w:p w14:paraId="34D5D653" w14:textId="77777777" w:rsidR="00142A50" w:rsidRPr="00C447CC" w:rsidRDefault="00142A50" w:rsidP="00F009C9">
            <w:pPr>
              <w:rPr>
                <w:rFonts w:ascii="標楷體" w:eastAsia="標楷體" w:hAnsi="標楷體"/>
              </w:rPr>
            </w:pPr>
            <w:r w:rsidRPr="00C447CC">
              <w:rPr>
                <w:rFonts w:ascii="標楷體" w:eastAsia="標楷體" w:hAnsi="標楷體"/>
              </w:rPr>
              <w:t>Ias34Dp.DerRate</w:t>
            </w:r>
          </w:p>
        </w:tc>
      </w:tr>
      <w:tr w:rsidR="00142A50" w:rsidRPr="00C447CC" w14:paraId="1763638B" w14:textId="77777777" w:rsidTr="00F009C9">
        <w:tc>
          <w:tcPr>
            <w:tcW w:w="457" w:type="dxa"/>
            <w:vAlign w:val="center"/>
          </w:tcPr>
          <w:p w14:paraId="3832976C" w14:textId="77777777" w:rsidR="00142A50" w:rsidRPr="00C447CC" w:rsidRDefault="00142A50" w:rsidP="00F009C9">
            <w:pPr>
              <w:rPr>
                <w:rFonts w:ascii="標楷體" w:eastAsia="標楷體" w:hAnsi="標楷體"/>
              </w:rPr>
            </w:pPr>
            <w:r w:rsidRPr="00C447CC">
              <w:rPr>
                <w:rFonts w:ascii="標楷體" w:eastAsia="標楷體" w:hAnsi="標楷體"/>
              </w:rPr>
              <w:t>21</w:t>
            </w:r>
          </w:p>
        </w:tc>
        <w:tc>
          <w:tcPr>
            <w:tcW w:w="2352" w:type="dxa"/>
            <w:vAlign w:val="center"/>
          </w:tcPr>
          <w:p w14:paraId="07E7D82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上述發生日期時之本金餘額(台幣)</w:t>
            </w:r>
          </w:p>
        </w:tc>
        <w:tc>
          <w:tcPr>
            <w:tcW w:w="1090" w:type="dxa"/>
            <w:vAlign w:val="center"/>
          </w:tcPr>
          <w:p w14:paraId="645C732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49B9E2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B26B7BA" w14:textId="77777777" w:rsidR="00142A50" w:rsidRPr="00C447CC" w:rsidRDefault="00142A50" w:rsidP="00F009C9">
            <w:pPr>
              <w:rPr>
                <w:rFonts w:ascii="標楷體" w:eastAsia="標楷體" w:hAnsi="標楷體"/>
              </w:rPr>
            </w:pPr>
            <w:r w:rsidRPr="00C447CC">
              <w:rPr>
                <w:rFonts w:ascii="標楷體" w:eastAsia="標楷體" w:hAnsi="標楷體"/>
              </w:rPr>
              <w:t>Ias34Dp.DerLoanBal</w:t>
            </w:r>
          </w:p>
        </w:tc>
      </w:tr>
      <w:tr w:rsidR="00142A50" w:rsidRPr="00C447CC" w14:paraId="5FA197A7" w14:textId="77777777" w:rsidTr="00F009C9">
        <w:tc>
          <w:tcPr>
            <w:tcW w:w="457" w:type="dxa"/>
            <w:vAlign w:val="center"/>
          </w:tcPr>
          <w:p w14:paraId="5AEE8078" w14:textId="77777777" w:rsidR="00142A50" w:rsidRPr="00C447CC" w:rsidRDefault="00142A50" w:rsidP="00F009C9">
            <w:pPr>
              <w:rPr>
                <w:rFonts w:ascii="標楷體" w:eastAsia="標楷體" w:hAnsi="標楷體"/>
              </w:rPr>
            </w:pPr>
            <w:r w:rsidRPr="00C447CC">
              <w:rPr>
                <w:rFonts w:ascii="標楷體" w:eastAsia="標楷體" w:hAnsi="標楷體"/>
              </w:rPr>
              <w:t>22</w:t>
            </w:r>
          </w:p>
        </w:tc>
        <w:tc>
          <w:tcPr>
            <w:tcW w:w="2352" w:type="dxa"/>
            <w:vAlign w:val="center"/>
          </w:tcPr>
          <w:p w14:paraId="0AC3658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上述發生日期時之應收利息(台幣)</w:t>
            </w:r>
          </w:p>
        </w:tc>
        <w:tc>
          <w:tcPr>
            <w:tcW w:w="1090" w:type="dxa"/>
            <w:vAlign w:val="center"/>
          </w:tcPr>
          <w:p w14:paraId="051B593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539828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A50FA5E" w14:textId="77777777" w:rsidR="00142A50" w:rsidRPr="00C447CC" w:rsidRDefault="00142A50" w:rsidP="00F009C9">
            <w:pPr>
              <w:rPr>
                <w:rFonts w:ascii="標楷體" w:eastAsia="標楷體" w:hAnsi="標楷體"/>
              </w:rPr>
            </w:pPr>
            <w:r w:rsidRPr="00C447CC">
              <w:rPr>
                <w:rFonts w:ascii="標楷體" w:eastAsia="標楷體" w:hAnsi="標楷體"/>
              </w:rPr>
              <w:t>Ias34Dp.DerIntAmt</w:t>
            </w:r>
          </w:p>
        </w:tc>
      </w:tr>
      <w:tr w:rsidR="00142A50" w:rsidRPr="00C447CC" w14:paraId="2FE172B0" w14:textId="77777777" w:rsidTr="00F009C9">
        <w:tc>
          <w:tcPr>
            <w:tcW w:w="457" w:type="dxa"/>
            <w:vAlign w:val="center"/>
          </w:tcPr>
          <w:p w14:paraId="5543C1A6" w14:textId="77777777" w:rsidR="00142A50" w:rsidRPr="00C447CC" w:rsidRDefault="00142A50" w:rsidP="00F009C9">
            <w:pPr>
              <w:rPr>
                <w:rFonts w:ascii="標楷體" w:eastAsia="標楷體" w:hAnsi="標楷體"/>
              </w:rPr>
            </w:pPr>
            <w:r w:rsidRPr="00C447CC">
              <w:rPr>
                <w:rFonts w:ascii="標楷體" w:eastAsia="標楷體" w:hAnsi="標楷體"/>
              </w:rPr>
              <w:t>23</w:t>
            </w:r>
          </w:p>
        </w:tc>
        <w:tc>
          <w:tcPr>
            <w:tcW w:w="2352" w:type="dxa"/>
            <w:vAlign w:val="center"/>
          </w:tcPr>
          <w:p w14:paraId="2368F14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上述發生日期時之法拍及火險費用(台幣)</w:t>
            </w:r>
          </w:p>
        </w:tc>
        <w:tc>
          <w:tcPr>
            <w:tcW w:w="1090" w:type="dxa"/>
            <w:vAlign w:val="center"/>
          </w:tcPr>
          <w:p w14:paraId="0BFDAAF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D9525C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DD6AE16" w14:textId="77777777" w:rsidR="00142A50" w:rsidRPr="00C447CC" w:rsidRDefault="00142A50" w:rsidP="00F009C9">
            <w:pPr>
              <w:rPr>
                <w:rFonts w:ascii="標楷體" w:eastAsia="標楷體" w:hAnsi="標楷體"/>
              </w:rPr>
            </w:pPr>
            <w:r w:rsidRPr="00C447CC">
              <w:rPr>
                <w:rFonts w:ascii="標楷體" w:eastAsia="標楷體" w:hAnsi="標楷體"/>
              </w:rPr>
              <w:t>Ias34Dp.DerFee</w:t>
            </w:r>
          </w:p>
        </w:tc>
      </w:tr>
      <w:tr w:rsidR="00142A50" w:rsidRPr="00C447CC" w14:paraId="31BEF8F2" w14:textId="77777777" w:rsidTr="00F009C9">
        <w:tc>
          <w:tcPr>
            <w:tcW w:w="457" w:type="dxa"/>
            <w:vAlign w:val="center"/>
          </w:tcPr>
          <w:p w14:paraId="76F9849A" w14:textId="77777777" w:rsidR="00142A50" w:rsidRPr="00C447CC" w:rsidRDefault="00142A50" w:rsidP="00F009C9">
            <w:pPr>
              <w:rPr>
                <w:rFonts w:ascii="標楷體" w:eastAsia="標楷體" w:hAnsi="標楷體"/>
              </w:rPr>
            </w:pPr>
            <w:r w:rsidRPr="00C447CC">
              <w:rPr>
                <w:rFonts w:ascii="標楷體" w:eastAsia="標楷體" w:hAnsi="標楷體"/>
              </w:rPr>
              <w:t>24</w:t>
            </w:r>
          </w:p>
        </w:tc>
        <w:tc>
          <w:tcPr>
            <w:tcW w:w="2352" w:type="dxa"/>
            <w:vAlign w:val="center"/>
          </w:tcPr>
          <w:p w14:paraId="5D6110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stage3發生後第一年本金回收金額(台幣)</w:t>
            </w:r>
          </w:p>
        </w:tc>
        <w:tc>
          <w:tcPr>
            <w:tcW w:w="1090" w:type="dxa"/>
            <w:vAlign w:val="center"/>
          </w:tcPr>
          <w:p w14:paraId="6FCCFCC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0951E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E96EF97"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以月底資料判斷，假設發生之日期為2005.11.30，則第一年本金回收金額為 (2005.11.30本金總餘額 - 2006.11.30本金總餘額)</w:t>
            </w:r>
            <w:r w:rsidRPr="00C447CC">
              <w:rPr>
                <w:rFonts w:ascii="標楷體" w:eastAsia="標楷體" w:hAnsi="標楷體"/>
              </w:rPr>
              <w:t xml:space="preserve"> </w:t>
            </w:r>
          </w:p>
          <w:p w14:paraId="0F725F4E" w14:textId="77777777" w:rsidR="00142A50" w:rsidRPr="00C447CC" w:rsidRDefault="00142A50" w:rsidP="00F009C9">
            <w:pPr>
              <w:rPr>
                <w:rFonts w:ascii="標楷體" w:eastAsia="標楷體" w:hAnsi="標楷體"/>
              </w:rPr>
            </w:pPr>
            <w:r w:rsidRPr="00C447CC">
              <w:rPr>
                <w:rFonts w:ascii="標楷體" w:eastAsia="標楷體" w:hAnsi="標楷體"/>
              </w:rPr>
              <w:t>Ias34Dp.DerY1Amt</w:t>
            </w:r>
          </w:p>
        </w:tc>
      </w:tr>
      <w:tr w:rsidR="00142A50" w:rsidRPr="00C447CC" w14:paraId="04A4C3DD" w14:textId="77777777" w:rsidTr="00F009C9">
        <w:tc>
          <w:tcPr>
            <w:tcW w:w="457" w:type="dxa"/>
            <w:vAlign w:val="center"/>
          </w:tcPr>
          <w:p w14:paraId="06612BF1" w14:textId="77777777" w:rsidR="00142A50" w:rsidRPr="00C447CC" w:rsidRDefault="00142A50" w:rsidP="00F009C9">
            <w:pPr>
              <w:rPr>
                <w:rFonts w:ascii="標楷體" w:eastAsia="標楷體" w:hAnsi="標楷體"/>
              </w:rPr>
            </w:pPr>
            <w:r w:rsidRPr="00C447CC">
              <w:rPr>
                <w:rFonts w:ascii="標楷體" w:eastAsia="標楷體" w:hAnsi="標楷體"/>
              </w:rPr>
              <w:t>25</w:t>
            </w:r>
          </w:p>
        </w:tc>
        <w:tc>
          <w:tcPr>
            <w:tcW w:w="2352" w:type="dxa"/>
            <w:vAlign w:val="center"/>
          </w:tcPr>
          <w:p w14:paraId="58DF6FB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stage3發生後第二年本金回收金額(台幣)</w:t>
            </w:r>
          </w:p>
        </w:tc>
        <w:tc>
          <w:tcPr>
            <w:tcW w:w="1090" w:type="dxa"/>
            <w:vAlign w:val="center"/>
          </w:tcPr>
          <w:p w14:paraId="0ECE0EB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1805C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EA3A2ED"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以月底資料判斷，假設發生之日期為2005.11.30，則第二年本金回收金額為 (2006.11.30本金總餘額 - 2007.11.30本金總餘額)</w:t>
            </w:r>
            <w:r w:rsidRPr="00C447CC">
              <w:rPr>
                <w:rFonts w:ascii="標楷體" w:eastAsia="標楷體" w:hAnsi="標楷體"/>
              </w:rPr>
              <w:t xml:space="preserve"> </w:t>
            </w:r>
          </w:p>
          <w:p w14:paraId="26AE37F0" w14:textId="77777777" w:rsidR="00142A50" w:rsidRPr="00C447CC" w:rsidRDefault="00142A50" w:rsidP="00F009C9">
            <w:pPr>
              <w:rPr>
                <w:rFonts w:ascii="標楷體" w:eastAsia="標楷體" w:hAnsi="標楷體"/>
              </w:rPr>
            </w:pPr>
            <w:r w:rsidRPr="00C447CC">
              <w:rPr>
                <w:rFonts w:ascii="標楷體" w:eastAsia="標楷體" w:hAnsi="標楷體"/>
              </w:rPr>
              <w:t>Ias34Dp.DerY2Amt</w:t>
            </w:r>
          </w:p>
        </w:tc>
      </w:tr>
      <w:tr w:rsidR="00142A50" w:rsidRPr="00C447CC" w14:paraId="433E725D" w14:textId="77777777" w:rsidTr="00F009C9">
        <w:tc>
          <w:tcPr>
            <w:tcW w:w="457" w:type="dxa"/>
            <w:vAlign w:val="center"/>
          </w:tcPr>
          <w:p w14:paraId="3FFAA850" w14:textId="77777777" w:rsidR="00142A50" w:rsidRPr="00C447CC" w:rsidRDefault="00142A50" w:rsidP="00F009C9">
            <w:pPr>
              <w:rPr>
                <w:rFonts w:ascii="標楷體" w:eastAsia="標楷體" w:hAnsi="標楷體"/>
              </w:rPr>
            </w:pPr>
            <w:r w:rsidRPr="00C447CC">
              <w:rPr>
                <w:rFonts w:ascii="標楷體" w:eastAsia="標楷體" w:hAnsi="標楷體"/>
              </w:rPr>
              <w:t>26</w:t>
            </w:r>
          </w:p>
        </w:tc>
        <w:tc>
          <w:tcPr>
            <w:tcW w:w="2352" w:type="dxa"/>
            <w:vAlign w:val="center"/>
          </w:tcPr>
          <w:p w14:paraId="0E17D34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stage3發生後第三年本金回收金額(台幣)</w:t>
            </w:r>
          </w:p>
        </w:tc>
        <w:tc>
          <w:tcPr>
            <w:tcW w:w="1090" w:type="dxa"/>
            <w:vAlign w:val="center"/>
          </w:tcPr>
          <w:p w14:paraId="431189A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D9FE3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FF97EAF"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以月底資料判斷，假設發生之日期為2005.11.30，則第三年本金回收金額為 (2007.11.30本金總餘額 - 2008.11.30本金總餘額)</w:t>
            </w:r>
            <w:r w:rsidRPr="00C447CC">
              <w:rPr>
                <w:rFonts w:ascii="標楷體" w:eastAsia="標楷體" w:hAnsi="標楷體"/>
              </w:rPr>
              <w:t xml:space="preserve"> </w:t>
            </w:r>
          </w:p>
          <w:p w14:paraId="317DD418"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Ias34Dp.DerY3Amt</w:t>
            </w:r>
          </w:p>
        </w:tc>
      </w:tr>
      <w:tr w:rsidR="00142A50" w:rsidRPr="00C447CC" w14:paraId="67B83471" w14:textId="77777777" w:rsidTr="00F009C9">
        <w:tc>
          <w:tcPr>
            <w:tcW w:w="457" w:type="dxa"/>
            <w:vAlign w:val="center"/>
          </w:tcPr>
          <w:p w14:paraId="4DB624DD"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27</w:t>
            </w:r>
          </w:p>
        </w:tc>
        <w:tc>
          <w:tcPr>
            <w:tcW w:w="2352" w:type="dxa"/>
            <w:vAlign w:val="center"/>
          </w:tcPr>
          <w:p w14:paraId="5FB10C46"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stage3發生後第四年本金回收金額(台幣)</w:t>
            </w:r>
          </w:p>
        </w:tc>
        <w:tc>
          <w:tcPr>
            <w:tcW w:w="1090" w:type="dxa"/>
            <w:vAlign w:val="center"/>
          </w:tcPr>
          <w:p w14:paraId="2630B90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63785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B1418A2"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1D01C390" w14:textId="77777777" w:rsidR="00142A50" w:rsidRPr="00C447CC" w:rsidRDefault="00142A50" w:rsidP="00F009C9">
            <w:pPr>
              <w:rPr>
                <w:rFonts w:ascii="標楷體" w:eastAsia="標楷體" w:hAnsi="標楷體"/>
              </w:rPr>
            </w:pPr>
            <w:r w:rsidRPr="00C447CC">
              <w:rPr>
                <w:rFonts w:ascii="標楷體" w:eastAsia="標楷體" w:hAnsi="標楷體"/>
              </w:rPr>
              <w:t>Ias34Dp.DerY4Amt</w:t>
            </w:r>
          </w:p>
        </w:tc>
      </w:tr>
      <w:tr w:rsidR="00142A50" w:rsidRPr="00C447CC" w14:paraId="293D40C1" w14:textId="77777777" w:rsidTr="00F009C9">
        <w:tc>
          <w:tcPr>
            <w:tcW w:w="457" w:type="dxa"/>
            <w:vAlign w:val="center"/>
          </w:tcPr>
          <w:p w14:paraId="20C0B7AF" w14:textId="77777777" w:rsidR="00142A50" w:rsidRPr="00C447CC" w:rsidRDefault="00142A50" w:rsidP="00F009C9">
            <w:pPr>
              <w:rPr>
                <w:rFonts w:ascii="標楷體" w:eastAsia="標楷體" w:hAnsi="標楷體"/>
              </w:rPr>
            </w:pPr>
            <w:r w:rsidRPr="00C447CC">
              <w:rPr>
                <w:rFonts w:ascii="標楷體" w:eastAsia="標楷體" w:hAnsi="標楷體"/>
              </w:rPr>
              <w:t>28</w:t>
            </w:r>
          </w:p>
        </w:tc>
        <w:tc>
          <w:tcPr>
            <w:tcW w:w="2352" w:type="dxa"/>
            <w:vAlign w:val="center"/>
          </w:tcPr>
          <w:p w14:paraId="1C5365E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stage3發生後第五年本金回收金額(台幣)</w:t>
            </w:r>
          </w:p>
        </w:tc>
        <w:tc>
          <w:tcPr>
            <w:tcW w:w="1090" w:type="dxa"/>
            <w:vAlign w:val="center"/>
          </w:tcPr>
          <w:p w14:paraId="46783025"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BDBD94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C2A55FA"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4F31169C" w14:textId="77777777" w:rsidR="00142A50" w:rsidRPr="00C447CC" w:rsidRDefault="00142A50" w:rsidP="00F009C9">
            <w:pPr>
              <w:rPr>
                <w:rFonts w:ascii="標楷體" w:eastAsia="標楷體" w:hAnsi="標楷體"/>
              </w:rPr>
            </w:pPr>
            <w:r w:rsidRPr="00C447CC">
              <w:rPr>
                <w:rFonts w:ascii="標楷體" w:eastAsia="標楷體" w:hAnsi="標楷體"/>
              </w:rPr>
              <w:t>Ias34Dp.DerY5Amt</w:t>
            </w:r>
          </w:p>
        </w:tc>
      </w:tr>
      <w:tr w:rsidR="00142A50" w:rsidRPr="00C447CC" w14:paraId="1DA28AB2" w14:textId="77777777" w:rsidTr="00F009C9">
        <w:tc>
          <w:tcPr>
            <w:tcW w:w="457" w:type="dxa"/>
            <w:vAlign w:val="center"/>
          </w:tcPr>
          <w:p w14:paraId="2DE9FD0A" w14:textId="77777777" w:rsidR="00142A50" w:rsidRPr="00C447CC" w:rsidRDefault="00142A50" w:rsidP="00F009C9">
            <w:pPr>
              <w:rPr>
                <w:rFonts w:ascii="標楷體" w:eastAsia="標楷體" w:hAnsi="標楷體"/>
              </w:rPr>
            </w:pPr>
            <w:r w:rsidRPr="00C447CC">
              <w:rPr>
                <w:rFonts w:ascii="標楷體" w:eastAsia="標楷體" w:hAnsi="標楷體"/>
              </w:rPr>
              <w:t>29</w:t>
            </w:r>
          </w:p>
        </w:tc>
        <w:tc>
          <w:tcPr>
            <w:tcW w:w="2352" w:type="dxa"/>
            <w:vAlign w:val="center"/>
          </w:tcPr>
          <w:p w14:paraId="049D22B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stage3發生後第一年應收利息回收金額(台幣)</w:t>
            </w:r>
          </w:p>
        </w:tc>
        <w:tc>
          <w:tcPr>
            <w:tcW w:w="1090" w:type="dxa"/>
            <w:vAlign w:val="center"/>
          </w:tcPr>
          <w:p w14:paraId="1B49247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008B13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88439FE"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13B18E08" w14:textId="77777777" w:rsidR="00142A50" w:rsidRPr="00C447CC" w:rsidRDefault="00142A50" w:rsidP="00F009C9">
            <w:pPr>
              <w:rPr>
                <w:rFonts w:ascii="標楷體" w:eastAsia="標楷體" w:hAnsi="標楷體"/>
              </w:rPr>
            </w:pPr>
            <w:r w:rsidRPr="00C447CC">
              <w:rPr>
                <w:rFonts w:ascii="標楷體" w:eastAsia="標楷體" w:hAnsi="標楷體"/>
              </w:rPr>
              <w:t>Ias34Dp.DerY1Int</w:t>
            </w:r>
          </w:p>
        </w:tc>
      </w:tr>
      <w:tr w:rsidR="00142A50" w:rsidRPr="00C447CC" w14:paraId="212BEB10" w14:textId="77777777" w:rsidTr="00F009C9">
        <w:tc>
          <w:tcPr>
            <w:tcW w:w="457" w:type="dxa"/>
            <w:vAlign w:val="center"/>
          </w:tcPr>
          <w:p w14:paraId="7FAF9492" w14:textId="77777777" w:rsidR="00142A50" w:rsidRPr="00C447CC" w:rsidRDefault="00142A50" w:rsidP="00F009C9">
            <w:pPr>
              <w:rPr>
                <w:rFonts w:ascii="標楷體" w:eastAsia="標楷體" w:hAnsi="標楷體"/>
              </w:rPr>
            </w:pPr>
            <w:r w:rsidRPr="00C447CC">
              <w:rPr>
                <w:rFonts w:ascii="標楷體" w:eastAsia="標楷體" w:hAnsi="標楷體"/>
              </w:rPr>
              <w:t>30</w:t>
            </w:r>
          </w:p>
        </w:tc>
        <w:tc>
          <w:tcPr>
            <w:tcW w:w="2352" w:type="dxa"/>
            <w:vAlign w:val="center"/>
          </w:tcPr>
          <w:p w14:paraId="0DE390F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stage3發生後第二年應收利息回收金額(台幣)</w:t>
            </w:r>
          </w:p>
        </w:tc>
        <w:tc>
          <w:tcPr>
            <w:tcW w:w="1090" w:type="dxa"/>
            <w:vAlign w:val="center"/>
          </w:tcPr>
          <w:p w14:paraId="6E3C103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147F83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1108FF04" w14:textId="77777777" w:rsidR="00142A50" w:rsidRPr="00C447CC" w:rsidRDefault="00142A50" w:rsidP="00F009C9">
            <w:pPr>
              <w:rPr>
                <w:rFonts w:ascii="標楷體" w:eastAsia="標楷體" w:hAnsi="標楷體"/>
              </w:rPr>
            </w:pPr>
            <w:r w:rsidRPr="00C447CC">
              <w:rPr>
                <w:rFonts w:ascii="標楷體" w:eastAsia="標楷體" w:hAnsi="標楷體"/>
              </w:rPr>
              <w:t>Ias34Dp.DerY2Int</w:t>
            </w:r>
          </w:p>
        </w:tc>
      </w:tr>
      <w:tr w:rsidR="00142A50" w:rsidRPr="00C447CC" w14:paraId="18B6767E" w14:textId="77777777" w:rsidTr="00F009C9">
        <w:tc>
          <w:tcPr>
            <w:tcW w:w="457" w:type="dxa"/>
            <w:vAlign w:val="center"/>
          </w:tcPr>
          <w:p w14:paraId="2CE5778A" w14:textId="77777777" w:rsidR="00142A50" w:rsidRPr="00C447CC" w:rsidRDefault="00142A50" w:rsidP="00F009C9">
            <w:pPr>
              <w:rPr>
                <w:rFonts w:ascii="標楷體" w:eastAsia="標楷體" w:hAnsi="標楷體"/>
              </w:rPr>
            </w:pPr>
            <w:r w:rsidRPr="00C447CC">
              <w:rPr>
                <w:rFonts w:ascii="標楷體" w:eastAsia="標楷體" w:hAnsi="標楷體"/>
              </w:rPr>
              <w:t>31</w:t>
            </w:r>
          </w:p>
        </w:tc>
        <w:tc>
          <w:tcPr>
            <w:tcW w:w="2352" w:type="dxa"/>
            <w:vAlign w:val="center"/>
          </w:tcPr>
          <w:p w14:paraId="7A27C1D8"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stage3發生後第三年應收利息回收金額(台幣)</w:t>
            </w:r>
          </w:p>
        </w:tc>
        <w:tc>
          <w:tcPr>
            <w:tcW w:w="1090" w:type="dxa"/>
            <w:vAlign w:val="center"/>
          </w:tcPr>
          <w:p w14:paraId="62447E11"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8A5431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70BBF4A" w14:textId="77777777" w:rsidR="00142A50" w:rsidRPr="00C447CC" w:rsidRDefault="00142A50" w:rsidP="00F009C9">
            <w:pPr>
              <w:rPr>
                <w:rFonts w:ascii="標楷體" w:eastAsia="標楷體" w:hAnsi="標楷體"/>
              </w:rPr>
            </w:pPr>
            <w:r w:rsidRPr="00C447CC">
              <w:rPr>
                <w:rFonts w:ascii="標楷體" w:eastAsia="標楷體" w:hAnsi="標楷體"/>
              </w:rPr>
              <w:t>Ias34Dp.DerY3Int</w:t>
            </w:r>
          </w:p>
        </w:tc>
      </w:tr>
      <w:tr w:rsidR="00142A50" w:rsidRPr="00C447CC" w14:paraId="02C70FE4" w14:textId="77777777" w:rsidTr="00F009C9">
        <w:tc>
          <w:tcPr>
            <w:tcW w:w="457" w:type="dxa"/>
            <w:vAlign w:val="center"/>
          </w:tcPr>
          <w:p w14:paraId="2AEC75F3" w14:textId="77777777" w:rsidR="00142A50" w:rsidRPr="00C447CC" w:rsidRDefault="00142A50" w:rsidP="00F009C9">
            <w:pPr>
              <w:rPr>
                <w:rFonts w:ascii="標楷體" w:eastAsia="標楷體" w:hAnsi="標楷體"/>
              </w:rPr>
            </w:pPr>
            <w:r w:rsidRPr="00C447CC">
              <w:rPr>
                <w:rFonts w:ascii="標楷體" w:eastAsia="標楷體" w:hAnsi="標楷體"/>
              </w:rPr>
              <w:t>32</w:t>
            </w:r>
          </w:p>
        </w:tc>
        <w:tc>
          <w:tcPr>
            <w:tcW w:w="2352" w:type="dxa"/>
            <w:vAlign w:val="center"/>
          </w:tcPr>
          <w:p w14:paraId="4C75AB4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stage3發生後第四年應收利息回收金額(台幣)</w:t>
            </w:r>
          </w:p>
        </w:tc>
        <w:tc>
          <w:tcPr>
            <w:tcW w:w="1090" w:type="dxa"/>
            <w:vAlign w:val="center"/>
          </w:tcPr>
          <w:p w14:paraId="59382E3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5B50C32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45B6F3B" w14:textId="77777777" w:rsidR="00142A50" w:rsidRPr="00C447CC" w:rsidRDefault="00142A50" w:rsidP="00F009C9">
            <w:pPr>
              <w:rPr>
                <w:rFonts w:ascii="標楷體" w:eastAsia="標楷體" w:hAnsi="標楷體"/>
              </w:rPr>
            </w:pPr>
            <w:r w:rsidRPr="00C447CC">
              <w:rPr>
                <w:rFonts w:ascii="標楷體" w:eastAsia="標楷體" w:hAnsi="標楷體"/>
              </w:rPr>
              <w:t>Ias34Dp.DerY4Int</w:t>
            </w:r>
          </w:p>
        </w:tc>
      </w:tr>
      <w:tr w:rsidR="00142A50" w:rsidRPr="00C447CC" w14:paraId="1F2DD946" w14:textId="77777777" w:rsidTr="00F009C9">
        <w:tc>
          <w:tcPr>
            <w:tcW w:w="457" w:type="dxa"/>
            <w:vAlign w:val="center"/>
          </w:tcPr>
          <w:p w14:paraId="29B94F0F" w14:textId="77777777" w:rsidR="00142A50" w:rsidRPr="00C447CC" w:rsidRDefault="00142A50" w:rsidP="00F009C9">
            <w:pPr>
              <w:rPr>
                <w:rFonts w:ascii="標楷體" w:eastAsia="標楷體" w:hAnsi="標楷體"/>
              </w:rPr>
            </w:pPr>
            <w:r w:rsidRPr="00C447CC">
              <w:rPr>
                <w:rFonts w:ascii="標楷體" w:eastAsia="標楷體" w:hAnsi="標楷體"/>
              </w:rPr>
              <w:t>33</w:t>
            </w:r>
          </w:p>
        </w:tc>
        <w:tc>
          <w:tcPr>
            <w:tcW w:w="2352" w:type="dxa"/>
            <w:vAlign w:val="center"/>
          </w:tcPr>
          <w:p w14:paraId="451AB2E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stage3發生後第五年應收利息回收金額(台幣)</w:t>
            </w:r>
          </w:p>
        </w:tc>
        <w:tc>
          <w:tcPr>
            <w:tcW w:w="1090" w:type="dxa"/>
            <w:vAlign w:val="center"/>
          </w:tcPr>
          <w:p w14:paraId="2C4DA7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A1BD45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58ADD0BD" w14:textId="77777777" w:rsidR="00142A50" w:rsidRPr="00C447CC" w:rsidRDefault="00142A50" w:rsidP="00F009C9">
            <w:pPr>
              <w:rPr>
                <w:rFonts w:ascii="標楷體" w:eastAsia="標楷體" w:hAnsi="標楷體"/>
              </w:rPr>
            </w:pPr>
            <w:r w:rsidRPr="00C447CC">
              <w:rPr>
                <w:rFonts w:ascii="標楷體" w:eastAsia="標楷體" w:hAnsi="標楷體"/>
              </w:rPr>
              <w:t>Ias34Dp.DerY5Int</w:t>
            </w:r>
          </w:p>
        </w:tc>
      </w:tr>
      <w:tr w:rsidR="00142A50" w:rsidRPr="00C447CC" w14:paraId="4BA5F045" w14:textId="77777777" w:rsidTr="00F009C9">
        <w:tc>
          <w:tcPr>
            <w:tcW w:w="457" w:type="dxa"/>
            <w:vAlign w:val="center"/>
          </w:tcPr>
          <w:p w14:paraId="3CF51A83" w14:textId="77777777" w:rsidR="00142A50" w:rsidRPr="00C447CC" w:rsidRDefault="00142A50" w:rsidP="00F009C9">
            <w:pPr>
              <w:rPr>
                <w:rFonts w:ascii="標楷體" w:eastAsia="標楷體" w:hAnsi="標楷體"/>
              </w:rPr>
            </w:pPr>
            <w:r w:rsidRPr="00C447CC">
              <w:rPr>
                <w:rFonts w:ascii="標楷體" w:eastAsia="標楷體" w:hAnsi="標楷體"/>
              </w:rPr>
              <w:t>34</w:t>
            </w:r>
          </w:p>
        </w:tc>
        <w:tc>
          <w:tcPr>
            <w:tcW w:w="2352" w:type="dxa"/>
            <w:vAlign w:val="center"/>
          </w:tcPr>
          <w:p w14:paraId="2206E36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stage3發生後第一年法拍及火險費用回收金額(台幣)</w:t>
            </w:r>
          </w:p>
        </w:tc>
        <w:tc>
          <w:tcPr>
            <w:tcW w:w="1090" w:type="dxa"/>
            <w:vAlign w:val="center"/>
          </w:tcPr>
          <w:p w14:paraId="7D4E37F6"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CC5C0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985D3A8"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6E158BED" w14:textId="77777777" w:rsidR="00142A50" w:rsidRPr="00C447CC" w:rsidRDefault="00142A50" w:rsidP="00F009C9">
            <w:pPr>
              <w:rPr>
                <w:rFonts w:ascii="標楷體" w:eastAsia="標楷體" w:hAnsi="標楷體"/>
              </w:rPr>
            </w:pPr>
            <w:r w:rsidRPr="00C447CC">
              <w:rPr>
                <w:rFonts w:ascii="標楷體" w:eastAsia="標楷體" w:hAnsi="標楷體"/>
              </w:rPr>
              <w:t>Ias34Dp.DerY1Fee</w:t>
            </w:r>
          </w:p>
        </w:tc>
      </w:tr>
      <w:tr w:rsidR="00142A50" w:rsidRPr="00C447CC" w14:paraId="2E88944D" w14:textId="77777777" w:rsidTr="00F009C9">
        <w:tc>
          <w:tcPr>
            <w:tcW w:w="457" w:type="dxa"/>
            <w:vAlign w:val="center"/>
          </w:tcPr>
          <w:p w14:paraId="37FF5392" w14:textId="77777777" w:rsidR="00142A50" w:rsidRPr="00C447CC" w:rsidRDefault="00142A50" w:rsidP="00F009C9">
            <w:pPr>
              <w:rPr>
                <w:rFonts w:ascii="標楷體" w:eastAsia="標楷體" w:hAnsi="標楷體"/>
              </w:rPr>
            </w:pPr>
            <w:r w:rsidRPr="00C447CC">
              <w:rPr>
                <w:rFonts w:ascii="標楷體" w:eastAsia="標楷體" w:hAnsi="標楷體"/>
              </w:rPr>
              <w:t>35</w:t>
            </w:r>
          </w:p>
        </w:tc>
        <w:tc>
          <w:tcPr>
            <w:tcW w:w="2352" w:type="dxa"/>
            <w:vAlign w:val="center"/>
          </w:tcPr>
          <w:p w14:paraId="5935CCF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stage3發生後第二年法拍及火險費用回收金額(台幣)</w:t>
            </w:r>
          </w:p>
        </w:tc>
        <w:tc>
          <w:tcPr>
            <w:tcW w:w="1090" w:type="dxa"/>
            <w:vAlign w:val="center"/>
          </w:tcPr>
          <w:p w14:paraId="00054A7F"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66079C0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CFA046C" w14:textId="77777777" w:rsidR="00142A50" w:rsidRPr="00C447CC" w:rsidRDefault="00142A50" w:rsidP="00F009C9">
            <w:pPr>
              <w:rPr>
                <w:rFonts w:ascii="標楷體" w:eastAsia="標楷體" w:hAnsi="標楷體"/>
              </w:rPr>
            </w:pPr>
            <w:r w:rsidRPr="00C447CC">
              <w:rPr>
                <w:rFonts w:ascii="標楷體" w:eastAsia="標楷體" w:hAnsi="標楷體"/>
              </w:rPr>
              <w:t>Ias34Dp.DerY2Fee</w:t>
            </w:r>
          </w:p>
        </w:tc>
      </w:tr>
      <w:tr w:rsidR="00142A50" w:rsidRPr="00C447CC" w14:paraId="46C65EFC" w14:textId="77777777" w:rsidTr="00F009C9">
        <w:tc>
          <w:tcPr>
            <w:tcW w:w="457" w:type="dxa"/>
            <w:vAlign w:val="center"/>
          </w:tcPr>
          <w:p w14:paraId="48AE2B7C" w14:textId="77777777" w:rsidR="00142A50" w:rsidRPr="00C447CC" w:rsidRDefault="00142A50" w:rsidP="00F009C9">
            <w:pPr>
              <w:rPr>
                <w:rFonts w:ascii="標楷體" w:eastAsia="標楷體" w:hAnsi="標楷體"/>
              </w:rPr>
            </w:pPr>
            <w:r w:rsidRPr="00C447CC">
              <w:rPr>
                <w:rFonts w:ascii="標楷體" w:eastAsia="標楷體" w:hAnsi="標楷體"/>
              </w:rPr>
              <w:t>36</w:t>
            </w:r>
          </w:p>
        </w:tc>
        <w:tc>
          <w:tcPr>
            <w:tcW w:w="2352" w:type="dxa"/>
            <w:vAlign w:val="center"/>
          </w:tcPr>
          <w:p w14:paraId="5CC701E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stage3發生後第三年法拍及火險費用回收金額(台幣)</w:t>
            </w:r>
          </w:p>
        </w:tc>
        <w:tc>
          <w:tcPr>
            <w:tcW w:w="1090" w:type="dxa"/>
            <w:vAlign w:val="center"/>
          </w:tcPr>
          <w:p w14:paraId="59A0A3D4"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2B9DC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2F50B898" w14:textId="77777777" w:rsidR="00142A50" w:rsidRPr="00C447CC" w:rsidRDefault="00142A50" w:rsidP="00F009C9">
            <w:pPr>
              <w:rPr>
                <w:rFonts w:ascii="標楷體" w:eastAsia="標楷體" w:hAnsi="標楷體"/>
              </w:rPr>
            </w:pPr>
            <w:r w:rsidRPr="00C447CC">
              <w:rPr>
                <w:rFonts w:ascii="標楷體" w:eastAsia="標楷體" w:hAnsi="標楷體"/>
              </w:rPr>
              <w:t>Ias34Dp.DerY3Fee</w:t>
            </w:r>
          </w:p>
        </w:tc>
      </w:tr>
      <w:tr w:rsidR="00142A50" w:rsidRPr="00C447CC" w14:paraId="32C9113D" w14:textId="77777777" w:rsidTr="00F009C9">
        <w:tc>
          <w:tcPr>
            <w:tcW w:w="457" w:type="dxa"/>
            <w:vAlign w:val="center"/>
          </w:tcPr>
          <w:p w14:paraId="4336CA21" w14:textId="77777777" w:rsidR="00142A50" w:rsidRPr="00C447CC" w:rsidRDefault="00142A50" w:rsidP="00F009C9">
            <w:pPr>
              <w:rPr>
                <w:rFonts w:ascii="標楷體" w:eastAsia="標楷體" w:hAnsi="標楷體"/>
              </w:rPr>
            </w:pPr>
            <w:r w:rsidRPr="00C447CC">
              <w:rPr>
                <w:rFonts w:ascii="標楷體" w:eastAsia="標楷體" w:hAnsi="標楷體"/>
              </w:rPr>
              <w:t>37</w:t>
            </w:r>
          </w:p>
        </w:tc>
        <w:tc>
          <w:tcPr>
            <w:tcW w:w="2352" w:type="dxa"/>
            <w:vAlign w:val="center"/>
          </w:tcPr>
          <w:p w14:paraId="27F533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stage3發生後第四年法拍及火險費用回收金額(台幣)</w:t>
            </w:r>
          </w:p>
        </w:tc>
        <w:tc>
          <w:tcPr>
            <w:tcW w:w="1090" w:type="dxa"/>
            <w:vAlign w:val="center"/>
          </w:tcPr>
          <w:p w14:paraId="04B246C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465196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3125EBB" w14:textId="77777777" w:rsidR="00142A50" w:rsidRPr="00C447CC" w:rsidRDefault="00142A50" w:rsidP="00F009C9">
            <w:pPr>
              <w:rPr>
                <w:rFonts w:ascii="標楷體" w:eastAsia="標楷體" w:hAnsi="標楷體"/>
              </w:rPr>
            </w:pPr>
            <w:r w:rsidRPr="00C447CC">
              <w:rPr>
                <w:rFonts w:ascii="標楷體" w:eastAsia="標楷體" w:hAnsi="標楷體"/>
              </w:rPr>
              <w:t>Ias34Dp.DerY4Fee</w:t>
            </w:r>
          </w:p>
        </w:tc>
      </w:tr>
      <w:tr w:rsidR="00142A50" w:rsidRPr="00C447CC" w14:paraId="4D6A5037" w14:textId="77777777" w:rsidTr="00F009C9">
        <w:tc>
          <w:tcPr>
            <w:tcW w:w="457" w:type="dxa"/>
            <w:vAlign w:val="center"/>
          </w:tcPr>
          <w:p w14:paraId="66A71AD0" w14:textId="77777777" w:rsidR="00142A50" w:rsidRPr="00C447CC" w:rsidRDefault="00142A50" w:rsidP="00F009C9">
            <w:pPr>
              <w:rPr>
                <w:rFonts w:ascii="標楷體" w:eastAsia="標楷體" w:hAnsi="標楷體"/>
              </w:rPr>
            </w:pPr>
            <w:r w:rsidRPr="00C447CC">
              <w:rPr>
                <w:rFonts w:ascii="標楷體" w:eastAsia="標楷體" w:hAnsi="標楷體"/>
              </w:rPr>
              <w:t>38</w:t>
            </w:r>
          </w:p>
        </w:tc>
        <w:tc>
          <w:tcPr>
            <w:tcW w:w="2352" w:type="dxa"/>
            <w:vAlign w:val="center"/>
          </w:tcPr>
          <w:p w14:paraId="33BC8C9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stage3發生後第五年法拍及火險費用回收金額(台幣)</w:t>
            </w:r>
          </w:p>
        </w:tc>
        <w:tc>
          <w:tcPr>
            <w:tcW w:w="1090" w:type="dxa"/>
            <w:vAlign w:val="center"/>
          </w:tcPr>
          <w:p w14:paraId="636AF77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9A566C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965B1FE" w14:textId="77777777" w:rsidR="00142A50" w:rsidRPr="00C447CC" w:rsidRDefault="00142A50" w:rsidP="00F009C9">
            <w:pPr>
              <w:rPr>
                <w:rFonts w:ascii="標楷體" w:eastAsia="標楷體" w:hAnsi="標楷體"/>
              </w:rPr>
            </w:pPr>
            <w:r w:rsidRPr="00C447CC">
              <w:rPr>
                <w:rFonts w:ascii="標楷體" w:eastAsia="標楷體" w:hAnsi="標楷體"/>
              </w:rPr>
              <w:t>Ias34Dp.DerY5Fee</w:t>
            </w:r>
          </w:p>
        </w:tc>
      </w:tr>
      <w:tr w:rsidR="00142A50" w:rsidRPr="00C447CC" w14:paraId="17A60F08" w14:textId="77777777" w:rsidTr="00F009C9">
        <w:tc>
          <w:tcPr>
            <w:tcW w:w="457" w:type="dxa"/>
            <w:vAlign w:val="center"/>
          </w:tcPr>
          <w:p w14:paraId="02941A09" w14:textId="77777777" w:rsidR="00142A50" w:rsidRPr="00C447CC" w:rsidRDefault="00142A50" w:rsidP="00F009C9">
            <w:pPr>
              <w:rPr>
                <w:rFonts w:ascii="標楷體" w:eastAsia="標楷體" w:hAnsi="標楷體"/>
              </w:rPr>
            </w:pPr>
            <w:r w:rsidRPr="00C447CC">
              <w:rPr>
                <w:rFonts w:ascii="標楷體" w:eastAsia="標楷體" w:hAnsi="標楷體"/>
              </w:rPr>
              <w:t>39</w:t>
            </w:r>
          </w:p>
        </w:tc>
        <w:tc>
          <w:tcPr>
            <w:tcW w:w="2352" w:type="dxa"/>
            <w:vAlign w:val="center"/>
          </w:tcPr>
          <w:p w14:paraId="06B78C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授信行業別</w:t>
            </w:r>
          </w:p>
        </w:tc>
        <w:tc>
          <w:tcPr>
            <w:tcW w:w="1090" w:type="dxa"/>
            <w:vAlign w:val="center"/>
          </w:tcPr>
          <w:p w14:paraId="4A9FBEE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773" w:type="dxa"/>
            <w:vAlign w:val="center"/>
          </w:tcPr>
          <w:p w14:paraId="6D6A846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15" w:type="dxa"/>
          </w:tcPr>
          <w:p w14:paraId="2A659F89" w14:textId="77777777" w:rsidR="00142A50" w:rsidRPr="00C447CC" w:rsidRDefault="00142A50" w:rsidP="00F009C9">
            <w:pPr>
              <w:rPr>
                <w:rFonts w:ascii="標楷體" w:eastAsia="標楷體" w:hAnsi="標楷體"/>
              </w:rPr>
            </w:pPr>
            <w:r w:rsidRPr="00C447CC">
              <w:rPr>
                <w:rFonts w:ascii="標楷體" w:eastAsia="標楷體" w:hAnsi="標楷體"/>
              </w:rPr>
              <w:t>Ias34Dp.IndustryCode</w:t>
            </w:r>
          </w:p>
        </w:tc>
      </w:tr>
      <w:tr w:rsidR="00142A50" w:rsidRPr="00C447CC" w14:paraId="567F2EFF" w14:textId="77777777" w:rsidTr="00F009C9">
        <w:tc>
          <w:tcPr>
            <w:tcW w:w="457" w:type="dxa"/>
            <w:vAlign w:val="center"/>
          </w:tcPr>
          <w:p w14:paraId="589B6B97"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40</w:t>
            </w:r>
          </w:p>
        </w:tc>
        <w:tc>
          <w:tcPr>
            <w:tcW w:w="2352" w:type="dxa"/>
            <w:vAlign w:val="center"/>
          </w:tcPr>
          <w:p w14:paraId="5D7B56D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擔保品類別</w:t>
            </w:r>
          </w:p>
        </w:tc>
        <w:tc>
          <w:tcPr>
            <w:tcW w:w="1090" w:type="dxa"/>
            <w:vAlign w:val="center"/>
          </w:tcPr>
          <w:p w14:paraId="5FBF9840"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5440ABC9" w14:textId="77777777" w:rsidR="00142A50" w:rsidRPr="00C447CC" w:rsidRDefault="00142A50" w:rsidP="00F009C9">
            <w:pPr>
              <w:rPr>
                <w:rFonts w:ascii="標楷體" w:eastAsia="標楷體" w:hAnsi="標楷體"/>
              </w:rPr>
            </w:pPr>
          </w:p>
        </w:tc>
        <w:tc>
          <w:tcPr>
            <w:tcW w:w="4215" w:type="dxa"/>
          </w:tcPr>
          <w:p w14:paraId="500B245F" w14:textId="77777777" w:rsidR="00142A50" w:rsidRPr="00C447CC" w:rsidRDefault="00142A50" w:rsidP="00F009C9">
            <w:pPr>
              <w:rPr>
                <w:rFonts w:ascii="標楷體" w:eastAsia="標楷體" w:hAnsi="標楷體"/>
              </w:rPr>
            </w:pPr>
            <w:r w:rsidRPr="00C447CC">
              <w:rPr>
                <w:rFonts w:ascii="標楷體" w:eastAsia="標楷體" w:hAnsi="標楷體"/>
              </w:rPr>
              <w:t>Ias34Dp.ClTypeJCIC</w:t>
            </w:r>
          </w:p>
        </w:tc>
      </w:tr>
      <w:tr w:rsidR="00142A50" w:rsidRPr="00C447CC" w14:paraId="753C4E05" w14:textId="77777777" w:rsidTr="00F009C9">
        <w:tc>
          <w:tcPr>
            <w:tcW w:w="457" w:type="dxa"/>
            <w:vAlign w:val="center"/>
          </w:tcPr>
          <w:p w14:paraId="683AC859" w14:textId="77777777" w:rsidR="00142A50" w:rsidRPr="00C447CC" w:rsidRDefault="00142A50" w:rsidP="00F009C9">
            <w:pPr>
              <w:rPr>
                <w:rFonts w:ascii="標楷體" w:eastAsia="標楷體" w:hAnsi="標楷體"/>
              </w:rPr>
            </w:pPr>
            <w:r w:rsidRPr="00C447CC">
              <w:rPr>
                <w:rFonts w:ascii="標楷體" w:eastAsia="標楷體" w:hAnsi="標楷體"/>
              </w:rPr>
              <w:t>41</w:t>
            </w:r>
          </w:p>
        </w:tc>
        <w:tc>
          <w:tcPr>
            <w:tcW w:w="2352" w:type="dxa"/>
            <w:vAlign w:val="center"/>
          </w:tcPr>
          <w:p w14:paraId="3224E4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擔保品地區別</w:t>
            </w:r>
          </w:p>
        </w:tc>
        <w:tc>
          <w:tcPr>
            <w:tcW w:w="1090" w:type="dxa"/>
            <w:vAlign w:val="center"/>
          </w:tcPr>
          <w:p w14:paraId="4C68CB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773" w:type="dxa"/>
            <w:vAlign w:val="center"/>
          </w:tcPr>
          <w:p w14:paraId="6B64410D" w14:textId="77777777" w:rsidR="00142A50" w:rsidRPr="00C447CC" w:rsidRDefault="00142A50" w:rsidP="00F009C9">
            <w:pPr>
              <w:rPr>
                <w:rFonts w:ascii="標楷體" w:eastAsia="標楷體" w:hAnsi="標楷體"/>
              </w:rPr>
            </w:pPr>
          </w:p>
        </w:tc>
        <w:tc>
          <w:tcPr>
            <w:tcW w:w="4215" w:type="dxa"/>
          </w:tcPr>
          <w:p w14:paraId="00207687"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786FD49C" w14:textId="77777777" w:rsidR="00142A50" w:rsidRPr="00C447CC" w:rsidRDefault="00142A50" w:rsidP="00F009C9">
            <w:pPr>
              <w:rPr>
                <w:rFonts w:ascii="標楷體" w:eastAsia="標楷體" w:hAnsi="標楷體"/>
              </w:rPr>
            </w:pPr>
            <w:r w:rsidRPr="00C447CC">
              <w:rPr>
                <w:rFonts w:ascii="標楷體" w:eastAsia="標楷體" w:hAnsi="標楷體"/>
              </w:rPr>
              <w:t>Ias34Dp.Zip3</w:t>
            </w:r>
          </w:p>
        </w:tc>
      </w:tr>
      <w:tr w:rsidR="00142A50" w:rsidRPr="00C447CC" w14:paraId="48A8F86B" w14:textId="77777777" w:rsidTr="00F009C9">
        <w:tc>
          <w:tcPr>
            <w:tcW w:w="457" w:type="dxa"/>
            <w:vAlign w:val="center"/>
          </w:tcPr>
          <w:p w14:paraId="258A0CE1" w14:textId="77777777" w:rsidR="00142A50" w:rsidRPr="00C447CC" w:rsidRDefault="00142A50" w:rsidP="00F009C9">
            <w:pPr>
              <w:rPr>
                <w:rFonts w:ascii="標楷體" w:eastAsia="標楷體" w:hAnsi="標楷體"/>
              </w:rPr>
            </w:pPr>
            <w:r w:rsidRPr="00C447CC">
              <w:rPr>
                <w:rFonts w:ascii="標楷體" w:eastAsia="標楷體" w:hAnsi="標楷體"/>
              </w:rPr>
              <w:t>42</w:t>
            </w:r>
          </w:p>
        </w:tc>
        <w:tc>
          <w:tcPr>
            <w:tcW w:w="2352" w:type="dxa"/>
            <w:vAlign w:val="center"/>
          </w:tcPr>
          <w:p w14:paraId="3C1CDF5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商品利率代碼</w:t>
            </w:r>
          </w:p>
        </w:tc>
        <w:tc>
          <w:tcPr>
            <w:tcW w:w="1090" w:type="dxa"/>
            <w:vAlign w:val="center"/>
          </w:tcPr>
          <w:p w14:paraId="3AB0F103" w14:textId="25C688C8" w:rsidR="00142A50" w:rsidRPr="00C447CC" w:rsidRDefault="00B6201A" w:rsidP="00F009C9">
            <w:pPr>
              <w:rPr>
                <w:rFonts w:ascii="標楷體" w:eastAsia="標楷體" w:hAnsi="標楷體"/>
              </w:rPr>
            </w:pPr>
            <w:r w:rsidRPr="00B6201A">
              <w:rPr>
                <w:rFonts w:ascii="標楷體" w:eastAsia="標楷體" w:hAnsi="標楷體"/>
                <w:highlight w:val="cyan"/>
              </w:rPr>
              <w:t>5</w:t>
            </w:r>
          </w:p>
        </w:tc>
        <w:tc>
          <w:tcPr>
            <w:tcW w:w="1773" w:type="dxa"/>
            <w:vAlign w:val="center"/>
          </w:tcPr>
          <w:p w14:paraId="311AC2DA" w14:textId="77777777" w:rsidR="00142A50" w:rsidRPr="00C447CC" w:rsidRDefault="00142A50" w:rsidP="00F009C9">
            <w:pPr>
              <w:rPr>
                <w:rFonts w:ascii="標楷體" w:eastAsia="標楷體" w:hAnsi="標楷體"/>
              </w:rPr>
            </w:pPr>
          </w:p>
        </w:tc>
        <w:tc>
          <w:tcPr>
            <w:tcW w:w="4215" w:type="dxa"/>
          </w:tcPr>
          <w:p w14:paraId="6AB1F8F6" w14:textId="77777777" w:rsidR="00142A50" w:rsidRPr="00C447CC" w:rsidRDefault="00142A50" w:rsidP="00F009C9">
            <w:pPr>
              <w:rPr>
                <w:rFonts w:ascii="標楷體" w:eastAsia="標楷體" w:hAnsi="標楷體"/>
              </w:rPr>
            </w:pPr>
            <w:r w:rsidRPr="00C447CC">
              <w:rPr>
                <w:rFonts w:ascii="標楷體" w:eastAsia="標楷體" w:hAnsi="標楷體"/>
              </w:rPr>
              <w:t>Ias34Dp.ProdCode</w:t>
            </w:r>
          </w:p>
        </w:tc>
      </w:tr>
      <w:tr w:rsidR="00142A50" w:rsidRPr="00C447CC" w14:paraId="5E58D1C3" w14:textId="77777777" w:rsidTr="00F009C9">
        <w:tc>
          <w:tcPr>
            <w:tcW w:w="457" w:type="dxa"/>
            <w:vAlign w:val="center"/>
          </w:tcPr>
          <w:p w14:paraId="154EEECD" w14:textId="77777777" w:rsidR="00142A50" w:rsidRPr="00C447CC" w:rsidRDefault="00142A50" w:rsidP="00F009C9">
            <w:pPr>
              <w:rPr>
                <w:rFonts w:ascii="標楷體" w:eastAsia="標楷體" w:hAnsi="標楷體"/>
              </w:rPr>
            </w:pPr>
            <w:r w:rsidRPr="00C447CC">
              <w:rPr>
                <w:rFonts w:ascii="標楷體" w:eastAsia="標楷體" w:hAnsi="標楷體"/>
              </w:rPr>
              <w:t>43</w:t>
            </w:r>
          </w:p>
        </w:tc>
        <w:tc>
          <w:tcPr>
            <w:tcW w:w="2352" w:type="dxa"/>
            <w:vAlign w:val="center"/>
          </w:tcPr>
          <w:p w14:paraId="102BDE5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企業戶</w:t>
            </w:r>
            <w:r w:rsidRPr="00C447CC">
              <w:rPr>
                <w:rFonts w:ascii="標楷體" w:eastAsia="標楷體" w:hAnsi="標楷體" w:cs="Arial"/>
              </w:rPr>
              <w:t>/</w:t>
            </w:r>
            <w:r w:rsidRPr="00C447CC">
              <w:rPr>
                <w:rFonts w:ascii="標楷體" w:eastAsia="標楷體" w:hAnsi="標楷體" w:cs="Arial" w:hint="eastAsia"/>
              </w:rPr>
              <w:t>個人戶</w:t>
            </w:r>
          </w:p>
        </w:tc>
        <w:tc>
          <w:tcPr>
            <w:tcW w:w="1090" w:type="dxa"/>
            <w:vAlign w:val="center"/>
          </w:tcPr>
          <w:p w14:paraId="7DFDFF2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143280E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708873B0"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DCB093E"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312E755A" w14:textId="77777777" w:rsidR="00142A50" w:rsidRPr="00C447CC" w:rsidRDefault="00142A50" w:rsidP="00F009C9">
            <w:pPr>
              <w:rPr>
                <w:rFonts w:ascii="標楷體" w:eastAsia="標楷體" w:hAnsi="標楷體"/>
              </w:rPr>
            </w:pPr>
            <w:r w:rsidRPr="00C447CC">
              <w:rPr>
                <w:rFonts w:ascii="標楷體" w:eastAsia="標楷體" w:hAnsi="標楷體"/>
              </w:rPr>
              <w:t>Ias34Dp.CustKind</w:t>
            </w:r>
          </w:p>
        </w:tc>
      </w:tr>
      <w:tr w:rsidR="00142A50" w:rsidRPr="00C447CC" w14:paraId="328E98CF" w14:textId="77777777" w:rsidTr="00F009C9">
        <w:tc>
          <w:tcPr>
            <w:tcW w:w="457" w:type="dxa"/>
            <w:vAlign w:val="center"/>
          </w:tcPr>
          <w:p w14:paraId="10741E67" w14:textId="77777777" w:rsidR="00142A50" w:rsidRPr="00C447CC" w:rsidRDefault="00142A50" w:rsidP="00F009C9">
            <w:pPr>
              <w:rPr>
                <w:rFonts w:ascii="標楷體" w:eastAsia="標楷體" w:hAnsi="標楷體"/>
              </w:rPr>
            </w:pPr>
            <w:r w:rsidRPr="00C447CC">
              <w:rPr>
                <w:rFonts w:ascii="標楷體" w:eastAsia="標楷體" w:hAnsi="標楷體"/>
              </w:rPr>
              <w:t>44</w:t>
            </w:r>
          </w:p>
        </w:tc>
        <w:tc>
          <w:tcPr>
            <w:tcW w:w="2352" w:type="dxa"/>
            <w:vAlign w:val="center"/>
          </w:tcPr>
          <w:p w14:paraId="51BF12D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產品別</w:t>
            </w:r>
          </w:p>
        </w:tc>
        <w:tc>
          <w:tcPr>
            <w:tcW w:w="1090" w:type="dxa"/>
            <w:vAlign w:val="center"/>
          </w:tcPr>
          <w:p w14:paraId="2A4359AA"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74D39D21" w14:textId="77777777" w:rsidR="00142A50" w:rsidRPr="00C447CC" w:rsidRDefault="00142A50" w:rsidP="00F009C9">
            <w:pPr>
              <w:rPr>
                <w:rFonts w:ascii="標楷體" w:eastAsia="標楷體" w:hAnsi="標楷體"/>
              </w:rPr>
            </w:pPr>
          </w:p>
        </w:tc>
        <w:tc>
          <w:tcPr>
            <w:tcW w:w="4215" w:type="dxa"/>
          </w:tcPr>
          <w:p w14:paraId="753FFB0A" w14:textId="77777777" w:rsidR="00142A50" w:rsidRPr="00C447CC" w:rsidRDefault="00142A50" w:rsidP="00F009C9">
            <w:pPr>
              <w:rPr>
                <w:rFonts w:ascii="標楷體" w:eastAsia="標楷體" w:hAnsi="標楷體"/>
              </w:rPr>
            </w:pPr>
            <w:r w:rsidRPr="00C447CC">
              <w:rPr>
                <w:rFonts w:ascii="標楷體" w:eastAsia="標楷體" w:hAnsi="標楷體"/>
              </w:rPr>
              <w:t>Ias34Dp.Ifrs</w:t>
            </w:r>
            <w:r>
              <w:rPr>
                <w:rFonts w:ascii="標楷體" w:eastAsia="標楷體" w:hAnsi="標楷體"/>
              </w:rPr>
              <w:t>9</w:t>
            </w:r>
            <w:r w:rsidRPr="00C447CC">
              <w:rPr>
                <w:rFonts w:ascii="標楷體" w:eastAsia="標楷體" w:hAnsi="標楷體"/>
              </w:rPr>
              <w:t>ProdCode</w:t>
            </w:r>
          </w:p>
        </w:tc>
      </w:tr>
    </w:tbl>
    <w:p w14:paraId="2388FF83"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59BF14E9" w14:textId="77777777" w:rsidR="00142A50" w:rsidRPr="00C447CC" w:rsidRDefault="00142A50" w:rsidP="00142A50">
      <w:pPr>
        <w:rPr>
          <w:rFonts w:ascii="標楷體" w:eastAsia="標楷體" w:hAnsi="標楷體"/>
        </w:rPr>
      </w:pPr>
    </w:p>
    <w:p w14:paraId="1292240F" w14:textId="77777777" w:rsidR="00142A50" w:rsidRPr="00C447CC" w:rsidRDefault="00142A50" w:rsidP="00142A50">
      <w:pPr>
        <w:rPr>
          <w:rFonts w:ascii="標楷體" w:eastAsia="標楷體" w:hAnsi="標楷體"/>
        </w:rPr>
      </w:pPr>
      <w:r w:rsidRPr="00C447CC">
        <w:rPr>
          <w:rFonts w:ascii="標楷體" w:eastAsia="標楷體" w:hAnsi="標楷體" w:hint="eastAsia"/>
        </w:rPr>
        <w:t>5</w:t>
      </w:r>
      <w:r w:rsidRPr="00C447CC">
        <w:rPr>
          <w:rFonts w:ascii="標楷體" w:eastAsia="標楷體" w:hAnsi="標楷體"/>
        </w:rPr>
        <w:t>.</w:t>
      </w:r>
      <w:r w:rsidRPr="00C447CC">
        <w:rPr>
          <w:rFonts w:ascii="標楷體" w:eastAsia="標楷體" w:hAnsi="標楷體" w:hint="eastAsia"/>
        </w:rPr>
        <w:t>LNM34EP 欄位清單５：[LNM34</w:t>
      </w:r>
      <w:r w:rsidRPr="00C447CC">
        <w:rPr>
          <w:rFonts w:ascii="標楷體" w:eastAsia="標楷體" w:hAnsi="標楷體"/>
        </w:rPr>
        <w:t>E</w:t>
      </w:r>
      <w:r w:rsidRPr="00C447CC">
        <w:rPr>
          <w:rFonts w:ascii="標楷體" w:eastAsia="標楷體" w:hAnsi="標楷體" w:hint="eastAsia"/>
        </w:rPr>
        <w:t>P-34號公報欄位清單５]</w:t>
      </w:r>
    </w:p>
    <w:p w14:paraId="0B7E1F21"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w:t>
      </w:r>
      <w:r w:rsidRPr="00C447CC">
        <w:rPr>
          <w:rFonts w:ascii="標楷體" w:eastAsia="標楷體" w:hAnsi="標楷體" w:hint="eastAsia"/>
        </w:rPr>
        <w:t>E</w:t>
      </w:r>
      <w:r w:rsidRPr="00C447CC">
        <w:rPr>
          <w:rFonts w:ascii="標楷體" w:eastAsia="標楷體" w:hAnsi="標楷體"/>
        </w:rPr>
        <w:t>P.csv</w:t>
      </w:r>
    </w:p>
    <w:p w14:paraId="007CFA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558F90A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FACB7B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：每月產出34號公報欄位清５</w:t>
      </w:r>
    </w:p>
    <w:p w14:paraId="201118D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[Ias34Ep(34</w:t>
      </w:r>
      <w:r w:rsidRPr="00C447CC">
        <w:rPr>
          <w:rFonts w:ascii="標楷體" w:eastAsia="標楷體" w:hAnsi="標楷體" w:hint="eastAsia"/>
        </w:rPr>
        <w:t>號公報欄位清單Ｅ檔</w:t>
      </w:r>
      <w:r w:rsidRPr="00C447CC">
        <w:rPr>
          <w:rFonts w:ascii="標楷體" w:eastAsia="標楷體" w:hAnsi="標楷體"/>
        </w:rPr>
        <w:t>)]</w:t>
      </w:r>
    </w:p>
    <w:p w14:paraId="4AF2A1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資料時點(年月)(</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5929E06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369368ED"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502D0F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6BC5400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28AC484" w14:textId="77777777" w:rsidTr="00F009C9">
        <w:tc>
          <w:tcPr>
            <w:tcW w:w="457" w:type="dxa"/>
            <w:vAlign w:val="center"/>
          </w:tcPr>
          <w:p w14:paraId="0935809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64920D9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21698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6DA0E92"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66DEF8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9F3046A" w14:textId="77777777" w:rsidTr="00F009C9">
        <w:tc>
          <w:tcPr>
            <w:tcW w:w="457" w:type="dxa"/>
            <w:vAlign w:val="center"/>
          </w:tcPr>
          <w:p w14:paraId="30A1D7D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4BE13AED"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w:t>
            </w:r>
          </w:p>
        </w:tc>
        <w:tc>
          <w:tcPr>
            <w:tcW w:w="828" w:type="dxa"/>
            <w:vAlign w:val="center"/>
          </w:tcPr>
          <w:p w14:paraId="1A9E735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4BBA760A" w14:textId="77777777" w:rsidR="00142A50" w:rsidRPr="00C447CC" w:rsidRDefault="00142A50" w:rsidP="00F009C9">
            <w:pPr>
              <w:rPr>
                <w:rFonts w:ascii="標楷體" w:eastAsia="標楷體" w:hAnsi="標楷體"/>
              </w:rPr>
            </w:pPr>
            <w:r w:rsidRPr="00C447CC">
              <w:rPr>
                <w:rFonts w:ascii="標楷體" w:eastAsia="標楷體" w:hAnsi="標楷體"/>
              </w:rPr>
              <w:t>YYYYMM</w:t>
            </w:r>
          </w:p>
        </w:tc>
        <w:tc>
          <w:tcPr>
            <w:tcW w:w="4249" w:type="dxa"/>
            <w:vAlign w:val="center"/>
          </w:tcPr>
          <w:p w14:paraId="4B4F3D6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p.DataYM</w:t>
            </w:r>
          </w:p>
        </w:tc>
      </w:tr>
      <w:tr w:rsidR="00142A50" w:rsidRPr="00C447CC" w14:paraId="40E46E42" w14:textId="77777777" w:rsidTr="00F009C9">
        <w:tc>
          <w:tcPr>
            <w:tcW w:w="457" w:type="dxa"/>
            <w:vAlign w:val="center"/>
          </w:tcPr>
          <w:p w14:paraId="3AFD1D3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B5798FC"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0A94BDA3"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073BD1A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CE60F4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p.CustNo</w:t>
            </w:r>
          </w:p>
        </w:tc>
      </w:tr>
      <w:tr w:rsidR="00142A50" w:rsidRPr="00C447CC" w14:paraId="10D4FB2F" w14:textId="77777777" w:rsidTr="00F009C9">
        <w:tc>
          <w:tcPr>
            <w:tcW w:w="457" w:type="dxa"/>
            <w:vAlign w:val="center"/>
          </w:tcPr>
          <w:p w14:paraId="1666A98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B835C50"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借款人ID / 統編</w:t>
            </w:r>
          </w:p>
        </w:tc>
        <w:tc>
          <w:tcPr>
            <w:tcW w:w="828" w:type="dxa"/>
            <w:vAlign w:val="center"/>
          </w:tcPr>
          <w:p w14:paraId="79795DF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0</w:t>
            </w:r>
          </w:p>
        </w:tc>
        <w:tc>
          <w:tcPr>
            <w:tcW w:w="1958" w:type="dxa"/>
            <w:vAlign w:val="center"/>
          </w:tcPr>
          <w:p w14:paraId="40161AE7" w14:textId="77777777" w:rsidR="00142A50" w:rsidRPr="00C447CC" w:rsidRDefault="00142A50" w:rsidP="00F009C9">
            <w:pPr>
              <w:rPr>
                <w:rFonts w:ascii="標楷體" w:eastAsia="標楷體" w:hAnsi="標楷體"/>
              </w:rPr>
            </w:pPr>
          </w:p>
        </w:tc>
        <w:tc>
          <w:tcPr>
            <w:tcW w:w="4249" w:type="dxa"/>
            <w:vAlign w:val="center"/>
          </w:tcPr>
          <w:p w14:paraId="2B12F1DA"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p.CustId</w:t>
            </w:r>
          </w:p>
        </w:tc>
      </w:tr>
      <w:tr w:rsidR="00142A50" w:rsidRPr="00C447CC" w14:paraId="5642EBC1" w14:textId="77777777" w:rsidTr="00F009C9">
        <w:tc>
          <w:tcPr>
            <w:tcW w:w="457" w:type="dxa"/>
            <w:vAlign w:val="center"/>
          </w:tcPr>
          <w:p w14:paraId="55B4FC6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1B43324A"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額度編號(核准號碼)</w:t>
            </w:r>
          </w:p>
        </w:tc>
        <w:tc>
          <w:tcPr>
            <w:tcW w:w="828" w:type="dxa"/>
            <w:vAlign w:val="center"/>
          </w:tcPr>
          <w:p w14:paraId="7BED0F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0890F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5248D0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p.FacmNo</w:t>
            </w:r>
          </w:p>
        </w:tc>
      </w:tr>
      <w:tr w:rsidR="00142A50" w:rsidRPr="00C447CC" w14:paraId="44F18E65" w14:textId="77777777" w:rsidTr="00F009C9">
        <w:tc>
          <w:tcPr>
            <w:tcW w:w="457" w:type="dxa"/>
            <w:vAlign w:val="center"/>
          </w:tcPr>
          <w:p w14:paraId="605B3D6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74E8C27"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0B638CD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051DB6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FEDE83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p.BormNo</w:t>
            </w:r>
          </w:p>
        </w:tc>
      </w:tr>
      <w:tr w:rsidR="00142A50" w:rsidRPr="00C447CC" w14:paraId="2BE4D7D9" w14:textId="77777777" w:rsidTr="00F009C9">
        <w:tc>
          <w:tcPr>
            <w:tcW w:w="457" w:type="dxa"/>
            <w:vAlign w:val="center"/>
          </w:tcPr>
          <w:p w14:paraId="01F0966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05C7B65B"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59AB83F8" w14:textId="629B7F8C"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23F2B9CC" w14:textId="77777777" w:rsidR="00142A50" w:rsidRPr="00C447CC" w:rsidRDefault="00142A50" w:rsidP="00F009C9">
            <w:pPr>
              <w:rPr>
                <w:rFonts w:ascii="標楷體" w:eastAsia="標楷體" w:hAnsi="標楷體"/>
              </w:rPr>
            </w:pPr>
          </w:p>
        </w:tc>
        <w:tc>
          <w:tcPr>
            <w:tcW w:w="4249" w:type="dxa"/>
            <w:vAlign w:val="center"/>
          </w:tcPr>
          <w:p w14:paraId="5A8C2F4A" w14:textId="3910B01A"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4EFF1C1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p.AcCode</w:t>
            </w:r>
          </w:p>
        </w:tc>
      </w:tr>
      <w:tr w:rsidR="00142A50" w:rsidRPr="00C447CC" w14:paraId="67D0F010" w14:textId="77777777" w:rsidTr="00F009C9">
        <w:tc>
          <w:tcPr>
            <w:tcW w:w="457" w:type="dxa"/>
            <w:vAlign w:val="center"/>
          </w:tcPr>
          <w:p w14:paraId="05397C9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096DA81E" w14:textId="77777777" w:rsidR="00142A50" w:rsidRPr="00C447CC" w:rsidRDefault="00142A50" w:rsidP="00F009C9">
            <w:pPr>
              <w:rPr>
                <w:rFonts w:ascii="標楷體" w:eastAsia="標楷體" w:hAnsi="標楷體"/>
              </w:rPr>
            </w:pPr>
            <w:r w:rsidRPr="00C447CC">
              <w:rPr>
                <w:rFonts w:ascii="標楷體" w:eastAsia="標楷體" w:hAnsi="標楷體" w:cs="Courier New"/>
              </w:rPr>
              <w:t>狀態</w:t>
            </w:r>
          </w:p>
        </w:tc>
        <w:tc>
          <w:tcPr>
            <w:tcW w:w="828" w:type="dxa"/>
            <w:vAlign w:val="center"/>
          </w:tcPr>
          <w:p w14:paraId="4ED732A8"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30BF33D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3235A783" w14:textId="77777777" w:rsidR="00142A50" w:rsidRPr="00C447CC" w:rsidRDefault="00142A50" w:rsidP="00F009C9">
            <w:pPr>
              <w:rPr>
                <w:rFonts w:ascii="標楷體" w:eastAsia="標楷體" w:hAnsi="標楷體"/>
              </w:rPr>
            </w:pPr>
            <w:r w:rsidRPr="00C447CC">
              <w:rPr>
                <w:rFonts w:ascii="標楷體" w:eastAsia="標楷體" w:hAnsi="標楷體" w:hint="eastAsia"/>
              </w:rPr>
              <w:t>辨識是否為帳上客戶或為轉呆客戶。1=帳上客戶,2=轉呆客戶</w:t>
            </w:r>
          </w:p>
          <w:p w14:paraId="4F681A97"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p.Status</w:t>
            </w:r>
          </w:p>
        </w:tc>
      </w:tr>
      <w:tr w:rsidR="00142A50" w:rsidRPr="00C447CC" w14:paraId="02AA8C95" w14:textId="77777777" w:rsidTr="00F009C9">
        <w:tc>
          <w:tcPr>
            <w:tcW w:w="457" w:type="dxa"/>
            <w:vAlign w:val="center"/>
          </w:tcPr>
          <w:p w14:paraId="5596948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0CCC6BB7"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194D0434"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3AA705A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348F909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p.IndustryCode</w:t>
            </w:r>
          </w:p>
        </w:tc>
      </w:tr>
      <w:tr w:rsidR="00142A50" w:rsidRPr="00C447CC" w14:paraId="3BFD61D5" w14:textId="77777777" w:rsidTr="00F009C9">
        <w:tc>
          <w:tcPr>
            <w:tcW w:w="457" w:type="dxa"/>
            <w:vAlign w:val="center"/>
          </w:tcPr>
          <w:p w14:paraId="63DFEB8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205C3547"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0C749FF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12A736A" w14:textId="77777777" w:rsidR="00142A50" w:rsidRPr="00C447CC" w:rsidRDefault="00142A50" w:rsidP="00F009C9">
            <w:pPr>
              <w:rPr>
                <w:rFonts w:ascii="標楷體" w:eastAsia="標楷體" w:hAnsi="標楷體"/>
              </w:rPr>
            </w:pPr>
          </w:p>
        </w:tc>
        <w:tc>
          <w:tcPr>
            <w:tcW w:w="4249" w:type="dxa"/>
            <w:vAlign w:val="center"/>
          </w:tcPr>
          <w:p w14:paraId="049AA6CB"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p.ClTypeJCIC</w:t>
            </w:r>
          </w:p>
        </w:tc>
      </w:tr>
      <w:tr w:rsidR="00142A50" w:rsidRPr="00C447CC" w14:paraId="1B243C06" w14:textId="77777777" w:rsidTr="00F009C9">
        <w:tc>
          <w:tcPr>
            <w:tcW w:w="457" w:type="dxa"/>
            <w:vAlign w:val="center"/>
          </w:tcPr>
          <w:p w14:paraId="029F090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2A2A8440"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C2046E5"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3D4CA026" w14:textId="77777777" w:rsidR="00142A50" w:rsidRPr="00C447CC" w:rsidRDefault="00142A50" w:rsidP="00F009C9">
            <w:pPr>
              <w:rPr>
                <w:rFonts w:ascii="標楷體" w:eastAsia="標楷體" w:hAnsi="標楷體"/>
              </w:rPr>
            </w:pPr>
          </w:p>
        </w:tc>
        <w:tc>
          <w:tcPr>
            <w:tcW w:w="4249" w:type="dxa"/>
            <w:vAlign w:val="center"/>
          </w:tcPr>
          <w:p w14:paraId="3FA8AD4B"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450CE7C5"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p.Zip3</w:t>
            </w:r>
          </w:p>
        </w:tc>
      </w:tr>
      <w:tr w:rsidR="00142A50" w:rsidRPr="00C447CC" w14:paraId="074D8E9F" w14:textId="77777777" w:rsidTr="00F009C9">
        <w:tc>
          <w:tcPr>
            <w:tcW w:w="457" w:type="dxa"/>
            <w:vAlign w:val="center"/>
          </w:tcPr>
          <w:p w14:paraId="581F624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11</w:t>
            </w:r>
          </w:p>
        </w:tc>
        <w:tc>
          <w:tcPr>
            <w:tcW w:w="2395" w:type="dxa"/>
            <w:vAlign w:val="center"/>
          </w:tcPr>
          <w:p w14:paraId="470A5586"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727FC8B3" w14:textId="77777777" w:rsidR="00142A50" w:rsidRPr="00C447CC" w:rsidRDefault="00142A50" w:rsidP="00F009C9">
            <w:pPr>
              <w:rPr>
                <w:rFonts w:ascii="標楷體" w:eastAsia="標楷體" w:hAnsi="標楷體"/>
              </w:rPr>
            </w:pPr>
            <w:r w:rsidRPr="00C447CC">
              <w:rPr>
                <w:rFonts w:ascii="標楷體" w:eastAsia="標楷體" w:hAnsi="標楷體" w:hint="eastAsia"/>
              </w:rPr>
              <w:t>5</w:t>
            </w:r>
          </w:p>
        </w:tc>
        <w:tc>
          <w:tcPr>
            <w:tcW w:w="1958" w:type="dxa"/>
            <w:vAlign w:val="center"/>
          </w:tcPr>
          <w:p w14:paraId="2B435EC2" w14:textId="77777777" w:rsidR="00142A50" w:rsidRPr="00C447CC" w:rsidRDefault="00142A50" w:rsidP="00F009C9">
            <w:pPr>
              <w:rPr>
                <w:rFonts w:ascii="標楷體" w:eastAsia="標楷體" w:hAnsi="標楷體"/>
              </w:rPr>
            </w:pPr>
          </w:p>
        </w:tc>
        <w:tc>
          <w:tcPr>
            <w:tcW w:w="4249" w:type="dxa"/>
            <w:vAlign w:val="center"/>
          </w:tcPr>
          <w:p w14:paraId="5297095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p.ProdNo</w:t>
            </w:r>
          </w:p>
        </w:tc>
      </w:tr>
      <w:tr w:rsidR="00142A50" w:rsidRPr="00C447CC" w14:paraId="74F5852D" w14:textId="77777777" w:rsidTr="00F009C9">
        <w:tc>
          <w:tcPr>
            <w:tcW w:w="457" w:type="dxa"/>
            <w:vAlign w:val="center"/>
          </w:tcPr>
          <w:p w14:paraId="4565189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12</w:t>
            </w:r>
          </w:p>
        </w:tc>
        <w:tc>
          <w:tcPr>
            <w:tcW w:w="2395" w:type="dxa"/>
            <w:vAlign w:val="center"/>
          </w:tcPr>
          <w:p w14:paraId="526D46D9"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企業戶/個人戶</w:t>
            </w:r>
          </w:p>
        </w:tc>
        <w:tc>
          <w:tcPr>
            <w:tcW w:w="828" w:type="dxa"/>
            <w:vAlign w:val="center"/>
          </w:tcPr>
          <w:p w14:paraId="4543E58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58CA09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59D08F9F"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1229E47"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181EE9A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p.CustKind</w:t>
            </w:r>
          </w:p>
        </w:tc>
      </w:tr>
      <w:tr w:rsidR="00142A50" w:rsidRPr="00C447CC" w14:paraId="0F9930D7" w14:textId="77777777" w:rsidTr="00F009C9">
        <w:tc>
          <w:tcPr>
            <w:tcW w:w="457" w:type="dxa"/>
            <w:vAlign w:val="center"/>
          </w:tcPr>
          <w:p w14:paraId="0A02F85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EFD4E10"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資料時點是否符合減損客觀證據</w:t>
            </w:r>
          </w:p>
        </w:tc>
        <w:tc>
          <w:tcPr>
            <w:tcW w:w="828" w:type="dxa"/>
            <w:vAlign w:val="center"/>
          </w:tcPr>
          <w:p w14:paraId="46A8815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4976FC63"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/N</w:t>
            </w:r>
          </w:p>
        </w:tc>
        <w:tc>
          <w:tcPr>
            <w:tcW w:w="4249" w:type="dxa"/>
            <w:vAlign w:val="center"/>
          </w:tcPr>
          <w:p w14:paraId="74BD3F9F" w14:textId="77777777" w:rsidR="00142A50" w:rsidRPr="00C447CC" w:rsidRDefault="00142A50" w:rsidP="00F009C9">
            <w:pPr>
              <w:rPr>
                <w:rFonts w:ascii="標楷體" w:eastAsia="標楷體" w:hAnsi="標楷體"/>
              </w:rPr>
            </w:pPr>
            <w:r w:rsidRPr="00C447CC">
              <w:rPr>
                <w:rFonts w:ascii="標楷體" w:eastAsia="標楷體" w:hAnsi="標楷體" w:hint="eastAsia"/>
              </w:rPr>
              <w:t>Y=符合減損客觀證據條件</w:t>
            </w:r>
          </w:p>
          <w:p w14:paraId="1B3EB8EA" w14:textId="77777777" w:rsidR="00142A50" w:rsidRPr="00C447CC" w:rsidRDefault="00142A50" w:rsidP="00F009C9">
            <w:pPr>
              <w:rPr>
                <w:rFonts w:ascii="標楷體" w:eastAsia="標楷體" w:hAnsi="標楷體"/>
              </w:rPr>
            </w:pPr>
            <w:r w:rsidRPr="00C447CC">
              <w:rPr>
                <w:rFonts w:ascii="標楷體" w:eastAsia="標楷體" w:hAnsi="標楷體" w:hint="eastAsia"/>
              </w:rPr>
              <w:t>N=未符合減損客觀證據條件</w:t>
            </w:r>
          </w:p>
          <w:p w14:paraId="5048B01D"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p.DerFg</w:t>
            </w:r>
          </w:p>
        </w:tc>
      </w:tr>
      <w:tr w:rsidR="00142A50" w:rsidRPr="00C447CC" w14:paraId="02AB3E05" w14:textId="77777777" w:rsidTr="00F009C9">
        <w:tc>
          <w:tcPr>
            <w:tcW w:w="457" w:type="dxa"/>
            <w:vAlign w:val="center"/>
          </w:tcPr>
          <w:p w14:paraId="02F3559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4C273F25"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18AE5E9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470744A" w14:textId="77777777" w:rsidR="00142A50" w:rsidRPr="00C447CC" w:rsidRDefault="00142A50" w:rsidP="00F009C9">
            <w:pPr>
              <w:rPr>
                <w:rFonts w:ascii="標楷體" w:eastAsia="標楷體" w:hAnsi="標楷體"/>
              </w:rPr>
            </w:pPr>
          </w:p>
        </w:tc>
        <w:tc>
          <w:tcPr>
            <w:tcW w:w="4249" w:type="dxa"/>
            <w:vAlign w:val="center"/>
          </w:tcPr>
          <w:p w14:paraId="192A311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p.Ifrs</w:t>
            </w:r>
            <w:r>
              <w:rPr>
                <w:rFonts w:ascii="標楷體" w:eastAsia="標楷體" w:hAnsi="標楷體"/>
              </w:rPr>
              <w:t>9</w:t>
            </w:r>
            <w:r w:rsidRPr="00C447CC">
              <w:rPr>
                <w:rFonts w:ascii="標楷體" w:eastAsia="標楷體" w:hAnsi="標楷體"/>
              </w:rPr>
              <w:t>ProdCode</w:t>
            </w:r>
          </w:p>
        </w:tc>
      </w:tr>
    </w:tbl>
    <w:p w14:paraId="7E76EB6D"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3332BBD9" w14:textId="77777777" w:rsidR="00142A50" w:rsidRPr="00C447CC" w:rsidRDefault="00142A50" w:rsidP="00142A50">
      <w:pPr>
        <w:rPr>
          <w:rFonts w:ascii="標楷體" w:eastAsia="標楷體" w:hAnsi="標楷體"/>
        </w:rPr>
      </w:pPr>
    </w:p>
    <w:p w14:paraId="3C5D38FE" w14:textId="77777777" w:rsidR="00142A50" w:rsidRPr="00C447CC" w:rsidRDefault="00142A50" w:rsidP="00142A50">
      <w:pPr>
        <w:rPr>
          <w:rFonts w:ascii="標楷體" w:eastAsia="標楷體" w:hAnsi="標楷體"/>
        </w:rPr>
      </w:pPr>
      <w:r w:rsidRPr="00C447CC">
        <w:rPr>
          <w:rFonts w:ascii="標楷體" w:eastAsia="標楷體" w:hAnsi="標楷體" w:hint="eastAsia"/>
        </w:rPr>
        <w:t>6</w:t>
      </w:r>
      <w:r w:rsidRPr="00C447CC">
        <w:rPr>
          <w:rFonts w:ascii="標楷體" w:eastAsia="標楷體" w:hAnsi="標楷體"/>
        </w:rPr>
        <w:t>.</w:t>
      </w:r>
      <w:r w:rsidRPr="00C447CC">
        <w:rPr>
          <w:rFonts w:ascii="標楷體" w:eastAsia="標楷體" w:hAnsi="標楷體" w:hint="eastAsia"/>
        </w:rPr>
        <w:t>LNM34</w:t>
      </w:r>
      <w:r w:rsidRPr="00C447CC">
        <w:rPr>
          <w:rFonts w:ascii="標楷體" w:eastAsia="標楷體" w:hAnsi="標楷體"/>
        </w:rPr>
        <w:t>G</w:t>
      </w:r>
      <w:r w:rsidRPr="00C447CC">
        <w:rPr>
          <w:rFonts w:ascii="標楷體" w:eastAsia="標楷體" w:hAnsi="標楷體" w:hint="eastAsia"/>
        </w:rPr>
        <w:t>P 欄位清單６：[LNM34GP-34號公報欄位清單６]</w:t>
      </w:r>
    </w:p>
    <w:p w14:paraId="5F6034D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LNM34GP.csv</w:t>
      </w:r>
    </w:p>
    <w:p w14:paraId="08D85B1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6F2BA7F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8D8BA4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：每月產出34號公報欄位清單６</w:t>
      </w:r>
    </w:p>
    <w:p w14:paraId="2D6F0B2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[Ias34Gp(34</w:t>
      </w:r>
      <w:r w:rsidRPr="00C447CC">
        <w:rPr>
          <w:rFonts w:ascii="標楷體" w:eastAsia="標楷體" w:hAnsi="標楷體" w:hint="eastAsia"/>
        </w:rPr>
        <w:t>號公報欄位清單G檔</w:t>
      </w:r>
      <w:r w:rsidRPr="00C447CC">
        <w:rPr>
          <w:rFonts w:ascii="標楷體" w:eastAsia="標楷體" w:hAnsi="標楷體"/>
        </w:rPr>
        <w:t>)]</w:t>
      </w:r>
    </w:p>
    <w:p w14:paraId="180B135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7BF27B7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2078B77E"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[協議編號(</w:t>
      </w:r>
      <w:proofErr w:type="spellStart"/>
      <w:r w:rsidRPr="00C447CC">
        <w:rPr>
          <w:rFonts w:ascii="標楷體" w:eastAsia="標楷體" w:hAnsi="標楷體"/>
        </w:rPr>
        <w:t>AgreeNo</w:t>
      </w:r>
      <w:proofErr w:type="spellEnd"/>
      <w:r w:rsidRPr="00C447CC">
        <w:rPr>
          <w:rFonts w:ascii="標楷體" w:eastAsia="標楷體" w:hAnsi="標楷體" w:hint="eastAsia"/>
        </w:rPr>
        <w:t>)](</w:t>
      </w:r>
      <w:r w:rsidRPr="00C447CC">
        <w:rPr>
          <w:rFonts w:ascii="標楷體" w:eastAsia="標楷體" w:hAnsi="標楷體"/>
        </w:rPr>
        <w:t>由小至大)</w:t>
      </w:r>
    </w:p>
    <w:p w14:paraId="5224161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3</w:t>
      </w:r>
      <w:r w:rsidRPr="00C447CC">
        <w:rPr>
          <w:rFonts w:ascii="標楷體" w:eastAsia="標楷體" w:hAnsi="標楷體"/>
        </w:rPr>
        <w:t>.</w:t>
      </w:r>
      <w:r w:rsidRPr="00C447CC">
        <w:rPr>
          <w:rFonts w:ascii="標楷體" w:eastAsia="標楷體" w:hAnsi="標楷體" w:hint="eastAsia"/>
        </w:rPr>
        <w:t>[協議前後(</w:t>
      </w:r>
      <w:proofErr w:type="spellStart"/>
      <w:r w:rsidRPr="00C447CC">
        <w:rPr>
          <w:rFonts w:ascii="標楷體" w:eastAsia="標楷體" w:hAnsi="標楷體"/>
        </w:rPr>
        <w:t>AgreeFg</w:t>
      </w:r>
      <w:proofErr w:type="spellEnd"/>
      <w:r w:rsidRPr="00C447CC">
        <w:rPr>
          <w:rFonts w:ascii="標楷體" w:eastAsia="標楷體" w:hAnsi="標楷體" w:hint="eastAsia"/>
        </w:rPr>
        <w:t>)](</w:t>
      </w:r>
      <w:r w:rsidRPr="00C447CC">
        <w:rPr>
          <w:rFonts w:ascii="標楷體" w:eastAsia="標楷體" w:hAnsi="標楷體"/>
        </w:rPr>
        <w:t>由小至大)</w:t>
      </w:r>
    </w:p>
    <w:p w14:paraId="4D706E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4.</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6D58D29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5.</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0393FCA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3E516E5" w14:textId="77777777" w:rsidTr="00F009C9">
        <w:tc>
          <w:tcPr>
            <w:tcW w:w="457" w:type="dxa"/>
            <w:vAlign w:val="center"/>
          </w:tcPr>
          <w:p w14:paraId="5F50F1E1"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3F5C22B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4CABFE53"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7D48930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643EAFA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256F3109" w14:textId="77777777" w:rsidTr="00F009C9">
        <w:tc>
          <w:tcPr>
            <w:tcW w:w="457" w:type="dxa"/>
            <w:vAlign w:val="center"/>
          </w:tcPr>
          <w:p w14:paraId="16AC33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6749F715"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1B98D286"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50D115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03C5400" w14:textId="77777777" w:rsidR="00142A50" w:rsidRPr="00C447CC" w:rsidRDefault="00142A50" w:rsidP="00F009C9">
            <w:pPr>
              <w:rPr>
                <w:rFonts w:ascii="標楷體" w:eastAsia="標楷體" w:hAnsi="標楷體"/>
              </w:rPr>
            </w:pPr>
            <w:r w:rsidRPr="00C447CC">
              <w:rPr>
                <w:rFonts w:ascii="標楷體" w:eastAsia="標楷體" w:hAnsi="標楷體"/>
              </w:rPr>
              <w:t>Ias34Gp.CustNo</w:t>
            </w:r>
          </w:p>
        </w:tc>
      </w:tr>
      <w:tr w:rsidR="00142A50" w:rsidRPr="00C447CC" w14:paraId="5ACD8CB9" w14:textId="77777777" w:rsidTr="00F009C9">
        <w:tc>
          <w:tcPr>
            <w:tcW w:w="457" w:type="dxa"/>
            <w:vAlign w:val="center"/>
          </w:tcPr>
          <w:p w14:paraId="35B8E0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07AA975"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4CC396B7" w14:textId="77777777" w:rsidR="00142A50" w:rsidRPr="00C447CC" w:rsidRDefault="00142A50" w:rsidP="00F009C9">
            <w:pPr>
              <w:rPr>
                <w:rFonts w:ascii="標楷體" w:eastAsia="標楷體" w:hAnsi="標楷體"/>
              </w:rPr>
            </w:pPr>
            <w:r w:rsidRPr="00C447CC">
              <w:rPr>
                <w:rFonts w:ascii="標楷體" w:eastAsia="標楷體" w:hAnsi="標楷體" w:hint="eastAsia"/>
              </w:rPr>
              <w:t>10</w:t>
            </w:r>
          </w:p>
        </w:tc>
        <w:tc>
          <w:tcPr>
            <w:tcW w:w="1958" w:type="dxa"/>
            <w:vAlign w:val="center"/>
          </w:tcPr>
          <w:p w14:paraId="0679C094" w14:textId="77777777" w:rsidR="00142A50" w:rsidRPr="00C447CC" w:rsidRDefault="00142A50" w:rsidP="00F009C9">
            <w:pPr>
              <w:rPr>
                <w:rFonts w:ascii="標楷體" w:eastAsia="標楷體" w:hAnsi="標楷體"/>
              </w:rPr>
            </w:pPr>
          </w:p>
        </w:tc>
        <w:tc>
          <w:tcPr>
            <w:tcW w:w="4249" w:type="dxa"/>
            <w:vAlign w:val="center"/>
          </w:tcPr>
          <w:p w14:paraId="07DD95EE" w14:textId="77777777" w:rsidR="00142A50" w:rsidRPr="00C447CC" w:rsidRDefault="00142A50" w:rsidP="00F009C9">
            <w:pPr>
              <w:rPr>
                <w:rFonts w:ascii="標楷體" w:eastAsia="標楷體" w:hAnsi="標楷體"/>
              </w:rPr>
            </w:pPr>
            <w:r w:rsidRPr="00C447CC">
              <w:rPr>
                <w:rFonts w:ascii="標楷體" w:eastAsia="標楷體" w:hAnsi="標楷體"/>
              </w:rPr>
              <w:t>Ias34Gp.CustId</w:t>
            </w:r>
          </w:p>
        </w:tc>
      </w:tr>
      <w:tr w:rsidR="00142A50" w:rsidRPr="00C447CC" w14:paraId="123BF0F3" w14:textId="77777777" w:rsidTr="00F009C9">
        <w:tc>
          <w:tcPr>
            <w:tcW w:w="457" w:type="dxa"/>
            <w:vAlign w:val="center"/>
          </w:tcPr>
          <w:p w14:paraId="1A9C771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F908331" w14:textId="77777777" w:rsidR="00142A50" w:rsidRPr="00C447CC" w:rsidRDefault="00142A50" w:rsidP="00F009C9">
            <w:pPr>
              <w:rPr>
                <w:rFonts w:ascii="標楷體" w:eastAsia="標楷體" w:hAnsi="標楷體"/>
              </w:rPr>
            </w:pPr>
            <w:r w:rsidRPr="00C447CC">
              <w:rPr>
                <w:rFonts w:ascii="標楷體" w:eastAsia="標楷體" w:hAnsi="標楷體" w:cs="Courier New"/>
              </w:rPr>
              <w:t>協議編號</w:t>
            </w:r>
          </w:p>
        </w:tc>
        <w:tc>
          <w:tcPr>
            <w:tcW w:w="828" w:type="dxa"/>
            <w:vAlign w:val="center"/>
          </w:tcPr>
          <w:p w14:paraId="6605DB9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9C64C8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72CFFB" w14:textId="77777777" w:rsidR="00142A50" w:rsidRPr="00C447CC" w:rsidRDefault="00142A50" w:rsidP="00F009C9">
            <w:pPr>
              <w:rPr>
                <w:rFonts w:ascii="標楷體" w:eastAsia="標楷體" w:hAnsi="標楷體"/>
              </w:rPr>
            </w:pPr>
            <w:r w:rsidRPr="00C447CC">
              <w:rPr>
                <w:rFonts w:ascii="標楷體" w:eastAsia="標楷體" w:hAnsi="標楷體" w:hint="eastAsia"/>
              </w:rPr>
              <w:t>按協議日期順序編序號</w:t>
            </w:r>
          </w:p>
          <w:p w14:paraId="2AA18A1B" w14:textId="77777777" w:rsidR="00142A50" w:rsidRPr="00C447CC" w:rsidRDefault="00142A50" w:rsidP="00F009C9">
            <w:pPr>
              <w:rPr>
                <w:rFonts w:ascii="標楷體" w:eastAsia="標楷體" w:hAnsi="標楷體"/>
              </w:rPr>
            </w:pPr>
            <w:r w:rsidRPr="00C447CC">
              <w:rPr>
                <w:rFonts w:ascii="標楷體" w:eastAsia="標楷體" w:hAnsi="標楷體"/>
              </w:rPr>
              <w:t>Ias34Gp.AgreeNo</w:t>
            </w:r>
          </w:p>
        </w:tc>
      </w:tr>
      <w:tr w:rsidR="00142A50" w:rsidRPr="00C447CC" w14:paraId="70AB5C78" w14:textId="77777777" w:rsidTr="00F009C9">
        <w:tc>
          <w:tcPr>
            <w:tcW w:w="457" w:type="dxa"/>
            <w:vAlign w:val="center"/>
          </w:tcPr>
          <w:p w14:paraId="2097442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661EC756" w14:textId="77777777" w:rsidR="00142A50" w:rsidRPr="00C447CC" w:rsidRDefault="00142A50" w:rsidP="00F009C9">
            <w:pPr>
              <w:rPr>
                <w:rFonts w:ascii="標楷體" w:eastAsia="標楷體" w:hAnsi="標楷體"/>
              </w:rPr>
            </w:pPr>
            <w:r w:rsidRPr="00C447CC">
              <w:rPr>
                <w:rFonts w:ascii="標楷體" w:eastAsia="標楷體" w:hAnsi="標楷體" w:cs="Courier New"/>
              </w:rPr>
              <w:t>協議前後</w:t>
            </w:r>
          </w:p>
        </w:tc>
        <w:tc>
          <w:tcPr>
            <w:tcW w:w="828" w:type="dxa"/>
            <w:vAlign w:val="center"/>
          </w:tcPr>
          <w:p w14:paraId="45D224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29CB6E6B" w14:textId="77777777" w:rsidR="00142A50" w:rsidRPr="00C447CC" w:rsidRDefault="00142A50" w:rsidP="00F009C9">
            <w:pPr>
              <w:rPr>
                <w:rFonts w:ascii="標楷體" w:eastAsia="標楷體" w:hAnsi="標楷體"/>
              </w:rPr>
            </w:pPr>
          </w:p>
        </w:tc>
        <w:tc>
          <w:tcPr>
            <w:tcW w:w="4249" w:type="dxa"/>
            <w:vAlign w:val="center"/>
          </w:tcPr>
          <w:p w14:paraId="7C57C108" w14:textId="77777777" w:rsidR="00142A50" w:rsidRPr="00C447CC" w:rsidRDefault="00142A50" w:rsidP="00F009C9">
            <w:pPr>
              <w:rPr>
                <w:rFonts w:ascii="標楷體" w:eastAsia="標楷體" w:hAnsi="標楷體"/>
              </w:rPr>
            </w:pPr>
            <w:r w:rsidRPr="00C447CC">
              <w:rPr>
                <w:rFonts w:ascii="標楷體" w:eastAsia="標楷體" w:hAnsi="標楷體" w:hint="eastAsia"/>
              </w:rPr>
              <w:t>A=協議後; B=協議前</w:t>
            </w:r>
          </w:p>
          <w:p w14:paraId="4D9538A8" w14:textId="77777777" w:rsidR="00142A50" w:rsidRPr="00C447CC" w:rsidRDefault="00142A50" w:rsidP="00F009C9">
            <w:pPr>
              <w:rPr>
                <w:rFonts w:ascii="標楷體" w:eastAsia="標楷體" w:hAnsi="標楷體"/>
              </w:rPr>
            </w:pPr>
            <w:r w:rsidRPr="00C447CC">
              <w:rPr>
                <w:rFonts w:ascii="標楷體" w:eastAsia="標楷體" w:hAnsi="標楷體"/>
              </w:rPr>
              <w:t>Ias34Gp.AgreeFg</w:t>
            </w:r>
          </w:p>
        </w:tc>
      </w:tr>
      <w:tr w:rsidR="00142A50" w:rsidRPr="00C447CC" w14:paraId="563D8657" w14:textId="77777777" w:rsidTr="00F009C9">
        <w:tc>
          <w:tcPr>
            <w:tcW w:w="457" w:type="dxa"/>
            <w:vAlign w:val="center"/>
          </w:tcPr>
          <w:p w14:paraId="790766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C00709D"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27ED0749"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4B3D43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8573ABF"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額度編號</w:t>
            </w:r>
          </w:p>
          <w:p w14:paraId="15757606" w14:textId="77777777" w:rsidR="00142A50" w:rsidRPr="00C447CC" w:rsidRDefault="00142A50" w:rsidP="00F009C9">
            <w:pPr>
              <w:rPr>
                <w:rFonts w:ascii="標楷體" w:eastAsia="標楷體" w:hAnsi="標楷體"/>
              </w:rPr>
            </w:pPr>
            <w:r w:rsidRPr="00C447CC">
              <w:rPr>
                <w:rFonts w:ascii="標楷體" w:eastAsia="標楷體" w:hAnsi="標楷體"/>
              </w:rPr>
              <w:t>Ias34Gp.FacmNo</w:t>
            </w:r>
          </w:p>
        </w:tc>
      </w:tr>
      <w:tr w:rsidR="00142A50" w:rsidRPr="00C447CC" w14:paraId="18E83B1E" w14:textId="77777777" w:rsidTr="00F009C9">
        <w:tc>
          <w:tcPr>
            <w:tcW w:w="457" w:type="dxa"/>
            <w:vAlign w:val="center"/>
          </w:tcPr>
          <w:p w14:paraId="1157A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69AF9A59"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10C139A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FCC7B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29E5533"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撥款序號</w:t>
            </w:r>
          </w:p>
          <w:p w14:paraId="4F3755ED" w14:textId="77777777" w:rsidR="00142A50" w:rsidRPr="00C447CC" w:rsidRDefault="00142A50" w:rsidP="00F009C9">
            <w:pPr>
              <w:rPr>
                <w:rFonts w:ascii="標楷體" w:eastAsia="標楷體" w:hAnsi="標楷體"/>
              </w:rPr>
            </w:pPr>
            <w:r w:rsidRPr="00C447CC">
              <w:rPr>
                <w:rFonts w:ascii="標楷體" w:eastAsia="標楷體" w:hAnsi="標楷體"/>
              </w:rPr>
              <w:t>Ias34Gp.BormNo</w:t>
            </w:r>
          </w:p>
        </w:tc>
      </w:tr>
    </w:tbl>
    <w:p w14:paraId="2030B575"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07AE0EE4" w14:textId="77777777" w:rsidR="00142A50" w:rsidRPr="00D37131" w:rsidRDefault="00142A50" w:rsidP="00142A50">
      <w:pPr>
        <w:rPr>
          <w:rFonts w:ascii="標楷體" w:eastAsia="標楷體" w:hAnsi="標楷體"/>
        </w:rPr>
      </w:pPr>
    </w:p>
    <w:p w14:paraId="0415896E" w14:textId="516C7C0D" w:rsidR="00142A50" w:rsidRDefault="00142A50" w:rsidP="00142A50"/>
    <w:p w14:paraId="49DFED8B" w14:textId="4A7CE9AC" w:rsidR="00142A50" w:rsidRDefault="00142A50">
      <w:pPr>
        <w:widowControl/>
      </w:pPr>
      <w:r>
        <w:br w:type="page"/>
      </w:r>
    </w:p>
    <w:p w14:paraId="351D3956" w14:textId="77777777" w:rsidR="00142A50" w:rsidRPr="00142A50" w:rsidRDefault="00142A50" w:rsidP="00142A50"/>
    <w:p w14:paraId="00365E7B" w14:textId="119554A8" w:rsidR="00B62664" w:rsidRDefault="00B62664" w:rsidP="0078740E">
      <w:pPr>
        <w:pStyle w:val="3"/>
        <w:numPr>
          <w:ilvl w:val="2"/>
          <w:numId w:val="7"/>
        </w:numPr>
        <w:spacing w:before="0"/>
        <w:rPr>
          <w:rFonts w:ascii="標楷體" w:hAnsi="標楷體"/>
          <w:bCs/>
          <w:szCs w:val="32"/>
        </w:rPr>
      </w:pPr>
      <w:bookmarkStart w:id="125" w:name="_Toc140244532"/>
      <w:r w:rsidRPr="00EE71AB">
        <w:rPr>
          <w:rFonts w:ascii="標楷體" w:hAnsi="標楷體"/>
          <w:bCs/>
          <w:szCs w:val="32"/>
        </w:rPr>
        <w:t>L</w:t>
      </w:r>
      <w:r w:rsidR="00142A50" w:rsidRPr="00F85108">
        <w:rPr>
          <w:rFonts w:ascii="標楷體" w:hAnsi="標楷體"/>
          <w:b/>
          <w:szCs w:val="32"/>
        </w:rPr>
        <w:t>7902</w:t>
      </w:r>
      <w:r w:rsidR="00142A50" w:rsidRPr="00593C72">
        <w:rPr>
          <w:rFonts w:ascii="標楷體" w:hAnsi="標楷體" w:hint="eastAsia"/>
          <w:b/>
          <w:szCs w:val="32"/>
        </w:rPr>
        <w:t>ＩＦＲＳ９欄位清單產生作業</w:t>
      </w:r>
      <w:bookmarkEnd w:id="125"/>
    </w:p>
    <w:p w14:paraId="0397577F" w14:textId="77777777" w:rsidR="00C72DFC" w:rsidRPr="004A1C2C" w:rsidRDefault="00C72DFC" w:rsidP="00C72DFC">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C72DFC" w:rsidRPr="008F20B5" w14:paraId="192657B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0045FD4" w14:textId="77777777" w:rsidR="00C72DFC" w:rsidRPr="004A1C2C" w:rsidRDefault="00C72DFC"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DD26CD" w14:textId="77777777" w:rsidR="00C72DFC" w:rsidRPr="008F20B5" w:rsidRDefault="00C72DFC" w:rsidP="00F009C9">
            <w:pPr>
              <w:rPr>
                <w:rFonts w:ascii="標楷體" w:eastAsia="標楷體" w:hAnsi="標楷體"/>
              </w:rPr>
            </w:pPr>
            <w:r w:rsidRPr="00593C72">
              <w:rPr>
                <w:rFonts w:ascii="標楷體" w:eastAsia="標楷體" w:hAnsi="標楷體" w:hint="eastAsia"/>
              </w:rPr>
              <w:t>ＩＦＲＳ９欄位清單產生作業</w:t>
            </w:r>
          </w:p>
        </w:tc>
      </w:tr>
      <w:tr w:rsidR="00C72DFC" w:rsidRPr="008F20B5" w14:paraId="75D395FE"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EFF1D9B" w14:textId="77777777" w:rsidR="00C72DFC" w:rsidRPr="004A1C2C" w:rsidRDefault="00C72DFC"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4C1FAA42" w14:textId="77777777" w:rsidR="00C72DFC" w:rsidRPr="004A1C2C" w:rsidRDefault="00C72DFC" w:rsidP="00F009C9">
            <w:pPr>
              <w:autoSpaceDE w:val="0"/>
              <w:autoSpaceDN w:val="0"/>
              <w:adjustRightInd w:val="0"/>
              <w:spacing w:line="0" w:lineRule="atLeast"/>
              <w:rPr>
                <w:rFonts w:ascii="標楷體" w:eastAsia="標楷體" w:hAnsi="標楷體"/>
              </w:rPr>
            </w:pPr>
            <w:r>
              <w:rPr>
                <w:rFonts w:ascii="標楷體" w:eastAsia="標楷體" w:hAnsi="標楷體" w:hint="eastAsia"/>
              </w:rPr>
              <w:t xml:space="preserve">產生 </w:t>
            </w:r>
            <w:r>
              <w:rPr>
                <w:rFonts w:ascii="標楷體" w:eastAsia="標楷體" w:hAnsi="標楷體"/>
              </w:rPr>
              <w:t xml:space="preserve">IFRS9 </w:t>
            </w:r>
            <w:r w:rsidRPr="007F3E25">
              <w:rPr>
                <w:rFonts w:ascii="標楷體" w:eastAsia="標楷體" w:hAnsi="標楷體" w:hint="eastAsia"/>
              </w:rPr>
              <w:t>欄位清單</w:t>
            </w:r>
            <w:r w:rsidRPr="00D21D13">
              <w:rPr>
                <w:rFonts w:ascii="標楷體" w:eastAsia="標楷體" w:hAnsi="標楷體" w:hint="eastAsia"/>
              </w:rPr>
              <w:t>媒體檔</w:t>
            </w:r>
            <w:r>
              <w:rPr>
                <w:rFonts w:ascii="標楷體" w:eastAsia="標楷體" w:hAnsi="標楷體" w:hint="eastAsia"/>
              </w:rPr>
              <w:t>時</w:t>
            </w:r>
          </w:p>
        </w:tc>
      </w:tr>
      <w:tr w:rsidR="00C72DFC" w:rsidRPr="008F20B5" w14:paraId="4B6BD10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12E2051" w14:textId="77777777" w:rsidR="00C72DFC" w:rsidRPr="004A1C2C" w:rsidRDefault="00C72DFC"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19AA4C1" w14:textId="77777777" w:rsidR="00C72DFC" w:rsidRPr="004037BD" w:rsidRDefault="00C72DFC"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4AF7E71" w14:textId="77777777" w:rsidR="00C72DFC" w:rsidRDefault="00C72DFC"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Pr>
                <w:rFonts w:ascii="標楷體" w:eastAsia="標楷體" w:hAnsi="標楷體"/>
              </w:rPr>
              <w:t>IFRS9</w:t>
            </w:r>
            <w:r w:rsidRPr="00D21D13">
              <w:rPr>
                <w:rFonts w:ascii="標楷體" w:eastAsia="標楷體" w:hAnsi="標楷體" w:hint="eastAsia"/>
              </w:rPr>
              <w:t>欄位清單媒體檔</w:t>
            </w:r>
          </w:p>
          <w:p w14:paraId="6B92987A"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sidRPr="00714DC2">
              <w:rPr>
                <w:rFonts w:ascii="標楷體" w:eastAsia="標楷體" w:hAnsi="標楷體" w:hint="eastAsia"/>
              </w:rPr>
              <w:t>AP 欄位清單</w:t>
            </w:r>
            <w:r>
              <w:rPr>
                <w:rFonts w:ascii="標楷體" w:eastAsia="標楷體" w:hAnsi="標楷體" w:hint="eastAsia"/>
              </w:rPr>
              <w:t>１</w:t>
            </w:r>
          </w:p>
          <w:p w14:paraId="71F081F2"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9B</w:t>
            </w:r>
            <w:r w:rsidRPr="00714DC2">
              <w:rPr>
                <w:rFonts w:ascii="標楷體" w:eastAsia="標楷體" w:hAnsi="標楷體" w:hint="eastAsia"/>
              </w:rPr>
              <w:t>P 欄位清單</w:t>
            </w:r>
            <w:r>
              <w:rPr>
                <w:rFonts w:ascii="標楷體" w:eastAsia="標楷體" w:hAnsi="標楷體" w:hint="eastAsia"/>
              </w:rPr>
              <w:t>２</w:t>
            </w:r>
          </w:p>
          <w:p w14:paraId="32B6040C"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9C</w:t>
            </w:r>
            <w:r w:rsidRPr="00714DC2">
              <w:rPr>
                <w:rFonts w:ascii="標楷體" w:eastAsia="標楷體" w:hAnsi="標楷體" w:hint="eastAsia"/>
              </w:rPr>
              <w:t>P 欄位清單</w:t>
            </w:r>
            <w:r>
              <w:rPr>
                <w:rFonts w:ascii="標楷體" w:eastAsia="標楷體" w:hAnsi="標楷體" w:hint="eastAsia"/>
              </w:rPr>
              <w:t>３</w:t>
            </w:r>
          </w:p>
          <w:p w14:paraId="0BC5FFD4"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9D</w:t>
            </w:r>
            <w:r w:rsidRPr="00714DC2">
              <w:rPr>
                <w:rFonts w:ascii="標楷體" w:eastAsia="標楷體" w:hAnsi="標楷體" w:hint="eastAsia"/>
              </w:rPr>
              <w:t>P 欄位清單</w:t>
            </w:r>
            <w:r>
              <w:rPr>
                <w:rFonts w:ascii="標楷體" w:eastAsia="標楷體" w:hAnsi="標楷體" w:hint="eastAsia"/>
              </w:rPr>
              <w:t>４</w:t>
            </w:r>
          </w:p>
          <w:p w14:paraId="45F415B9"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714DC2">
              <w:rPr>
                <w:rFonts w:ascii="標楷體" w:eastAsia="標楷體" w:hAnsi="標楷體" w:hint="eastAsia"/>
              </w:rPr>
              <w:t>P 欄位清單</w:t>
            </w:r>
            <w:r>
              <w:rPr>
                <w:rFonts w:ascii="標楷體" w:eastAsia="標楷體" w:hAnsi="標楷體" w:hint="eastAsia"/>
              </w:rPr>
              <w:t>６</w:t>
            </w:r>
          </w:p>
          <w:p w14:paraId="3FF22C67"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714DC2">
              <w:rPr>
                <w:rFonts w:ascii="標楷體" w:eastAsia="標楷體" w:hAnsi="標楷體" w:hint="eastAsia"/>
              </w:rPr>
              <w:t>P 欄位清單</w:t>
            </w:r>
            <w:r>
              <w:rPr>
                <w:rFonts w:ascii="標楷體" w:eastAsia="標楷體" w:hAnsi="標楷體" w:hint="eastAsia"/>
              </w:rPr>
              <w:t>７</w:t>
            </w:r>
          </w:p>
          <w:p w14:paraId="489E4F39"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7</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9H</w:t>
            </w:r>
            <w:r w:rsidRPr="00714DC2">
              <w:rPr>
                <w:rFonts w:ascii="標楷體" w:eastAsia="標楷體" w:hAnsi="標楷體" w:hint="eastAsia"/>
              </w:rPr>
              <w:t>P 欄位清單</w:t>
            </w:r>
            <w:r>
              <w:rPr>
                <w:rFonts w:ascii="標楷體" w:eastAsia="標楷體" w:hAnsi="標楷體" w:hint="eastAsia"/>
              </w:rPr>
              <w:t>８</w:t>
            </w:r>
          </w:p>
          <w:p w14:paraId="7C521572"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8</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9I</w:t>
            </w:r>
            <w:r w:rsidRPr="00714DC2">
              <w:rPr>
                <w:rFonts w:ascii="標楷體" w:eastAsia="標楷體" w:hAnsi="標楷體" w:hint="eastAsia"/>
              </w:rPr>
              <w:t>P 欄位清單</w:t>
            </w:r>
            <w:r>
              <w:rPr>
                <w:rFonts w:ascii="標楷體" w:eastAsia="標楷體" w:hAnsi="標楷體" w:hint="eastAsia"/>
              </w:rPr>
              <w:t>９</w:t>
            </w:r>
          </w:p>
          <w:p w14:paraId="740DAB26" w14:textId="77777777" w:rsidR="00C72DFC" w:rsidRPr="00A313C0"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9</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9J</w:t>
            </w:r>
            <w:r w:rsidRPr="00714DC2">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r>
      <w:tr w:rsidR="00C72DFC" w:rsidRPr="008F20B5" w14:paraId="557E4A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23E0B7A" w14:textId="77777777" w:rsidR="00C72DFC" w:rsidRPr="004A1C2C" w:rsidRDefault="00C72DFC"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14B0151" w14:textId="77777777" w:rsidR="00C72DFC" w:rsidRPr="004A1C2C" w:rsidRDefault="00C72DFC" w:rsidP="00F009C9">
            <w:pPr>
              <w:rPr>
                <w:rFonts w:ascii="標楷體" w:eastAsia="標楷體" w:hAnsi="標楷體"/>
              </w:rPr>
            </w:pPr>
          </w:p>
        </w:tc>
      </w:tr>
      <w:tr w:rsidR="00C72DFC" w:rsidRPr="008F20B5" w14:paraId="580D50C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8FE2689" w14:textId="77777777" w:rsidR="00C72DFC" w:rsidRPr="004A1C2C" w:rsidRDefault="00C72DFC"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79193B85" w14:textId="77777777" w:rsidR="00C72DFC" w:rsidRPr="004A1C2C" w:rsidRDefault="00C72DFC" w:rsidP="00F009C9">
            <w:pPr>
              <w:rPr>
                <w:rFonts w:ascii="標楷體" w:eastAsia="標楷體" w:hAnsi="標楷體"/>
              </w:rPr>
            </w:pPr>
          </w:p>
        </w:tc>
      </w:tr>
      <w:tr w:rsidR="00C72DFC" w:rsidRPr="008F20B5" w14:paraId="0DB81E9F"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E0DF0D" w14:textId="77777777" w:rsidR="00C72DFC" w:rsidRPr="004A1C2C" w:rsidRDefault="00C72DFC"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AD9B9C1"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C72DFC" w:rsidRPr="008F20B5" w14:paraId="2E1B4CED"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6B7B76D3" w14:textId="77777777" w:rsidR="00C72DFC" w:rsidRPr="004A1C2C" w:rsidRDefault="00C72DFC"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A8A7E46"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C72DFC" w:rsidRPr="008F20B5" w14:paraId="674F60CC"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862DF8F" w14:textId="77777777" w:rsidR="00C72DFC" w:rsidRPr="004A1C2C" w:rsidRDefault="00C72DFC"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4276B62" w14:textId="77777777" w:rsidR="00C72DFC" w:rsidRPr="004A1C2C" w:rsidRDefault="00C72DFC" w:rsidP="00F009C9">
            <w:pPr>
              <w:rPr>
                <w:rFonts w:ascii="標楷體" w:eastAsia="標楷體" w:hAnsi="標楷體"/>
              </w:rPr>
            </w:pPr>
          </w:p>
        </w:tc>
      </w:tr>
    </w:tbl>
    <w:p w14:paraId="6B4155E9" w14:textId="77777777" w:rsidR="00C72DFC" w:rsidRPr="0068704E" w:rsidRDefault="00C72DFC" w:rsidP="00C72DFC">
      <w:pPr>
        <w:ind w:left="1440"/>
      </w:pPr>
    </w:p>
    <w:p w14:paraId="4489C9C0" w14:textId="77777777" w:rsidR="00C72DFC" w:rsidRPr="00AB764C" w:rsidRDefault="00C72DFC" w:rsidP="00C72DFC">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C72DFC" w:rsidRPr="0022279A" w14:paraId="0F328B79" w14:textId="77777777" w:rsidTr="00F009C9">
        <w:tc>
          <w:tcPr>
            <w:tcW w:w="851" w:type="dxa"/>
            <w:shd w:val="clear" w:color="auto" w:fill="D9D9D9" w:themeFill="background1" w:themeFillShade="D9"/>
          </w:tcPr>
          <w:p w14:paraId="750D9932"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BB1A30"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E86334"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說明</w:t>
            </w:r>
          </w:p>
        </w:tc>
      </w:tr>
      <w:tr w:rsidR="00C72DFC" w:rsidRPr="0022279A" w14:paraId="23D7205F" w14:textId="77777777" w:rsidTr="00F009C9">
        <w:tc>
          <w:tcPr>
            <w:tcW w:w="851" w:type="dxa"/>
          </w:tcPr>
          <w:p w14:paraId="211D62AC"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rPr>
              <w:t>1</w:t>
            </w:r>
          </w:p>
        </w:tc>
        <w:tc>
          <w:tcPr>
            <w:tcW w:w="3118" w:type="dxa"/>
          </w:tcPr>
          <w:p w14:paraId="7F5F1F6C"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sidRPr="00714DC2">
              <w:rPr>
                <w:rFonts w:ascii="標楷體" w:eastAsia="標楷體" w:hAnsi="標楷體"/>
              </w:rPr>
              <w:t>Ap</w:t>
            </w:r>
          </w:p>
        </w:tc>
        <w:tc>
          <w:tcPr>
            <w:tcW w:w="4110" w:type="dxa"/>
          </w:tcPr>
          <w:p w14:paraId="7F456240"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sidRPr="00C9573D">
              <w:rPr>
                <w:rFonts w:ascii="標楷體" w:eastAsia="標楷體" w:hAnsi="標楷體" w:hint="eastAsia"/>
              </w:rPr>
              <w:t>檔</w:t>
            </w:r>
          </w:p>
        </w:tc>
      </w:tr>
      <w:tr w:rsidR="00C72DFC" w:rsidRPr="0022279A" w14:paraId="5C75DA79" w14:textId="77777777" w:rsidTr="00F009C9">
        <w:tc>
          <w:tcPr>
            <w:tcW w:w="851" w:type="dxa"/>
          </w:tcPr>
          <w:p w14:paraId="0F019E61" w14:textId="77777777" w:rsidR="00C72DFC" w:rsidRPr="0022279A" w:rsidRDefault="00C72DFC" w:rsidP="00F009C9">
            <w:pPr>
              <w:jc w:val="center"/>
              <w:rPr>
                <w:rFonts w:ascii="標楷體" w:eastAsia="標楷體" w:hAnsi="標楷體"/>
              </w:rPr>
            </w:pPr>
            <w:r>
              <w:rPr>
                <w:rFonts w:ascii="標楷體" w:eastAsia="標楷體" w:hAnsi="標楷體" w:hint="eastAsia"/>
              </w:rPr>
              <w:t>2</w:t>
            </w:r>
          </w:p>
        </w:tc>
        <w:tc>
          <w:tcPr>
            <w:tcW w:w="3118" w:type="dxa"/>
          </w:tcPr>
          <w:p w14:paraId="4C2595C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B</w:t>
            </w:r>
            <w:r w:rsidRPr="00714DC2">
              <w:rPr>
                <w:rFonts w:ascii="標楷體" w:eastAsia="標楷體" w:hAnsi="標楷體"/>
              </w:rPr>
              <w:t>p</w:t>
            </w:r>
          </w:p>
        </w:tc>
        <w:tc>
          <w:tcPr>
            <w:tcW w:w="4110" w:type="dxa"/>
          </w:tcPr>
          <w:p w14:paraId="58EECE86"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2</w:t>
            </w:r>
            <w:r w:rsidRPr="00C9573D">
              <w:rPr>
                <w:rFonts w:ascii="標楷體" w:eastAsia="標楷體" w:hAnsi="標楷體" w:hint="eastAsia"/>
              </w:rPr>
              <w:t>檔</w:t>
            </w:r>
          </w:p>
        </w:tc>
      </w:tr>
      <w:tr w:rsidR="00C72DFC" w:rsidRPr="0022279A" w14:paraId="5FC1C165" w14:textId="77777777" w:rsidTr="00F009C9">
        <w:tc>
          <w:tcPr>
            <w:tcW w:w="851" w:type="dxa"/>
          </w:tcPr>
          <w:p w14:paraId="304B2E19" w14:textId="77777777" w:rsidR="00C72DFC" w:rsidRPr="0022279A" w:rsidRDefault="00C72DFC" w:rsidP="00F009C9">
            <w:pPr>
              <w:jc w:val="center"/>
              <w:rPr>
                <w:rFonts w:ascii="標楷體" w:eastAsia="標楷體" w:hAnsi="標楷體"/>
              </w:rPr>
            </w:pPr>
            <w:r>
              <w:rPr>
                <w:rFonts w:ascii="標楷體" w:eastAsia="標楷體" w:hAnsi="標楷體" w:hint="eastAsia"/>
              </w:rPr>
              <w:t>3</w:t>
            </w:r>
          </w:p>
        </w:tc>
        <w:tc>
          <w:tcPr>
            <w:tcW w:w="3118" w:type="dxa"/>
          </w:tcPr>
          <w:p w14:paraId="4F343C43"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C</w:t>
            </w:r>
            <w:r w:rsidRPr="00714DC2">
              <w:rPr>
                <w:rFonts w:ascii="標楷體" w:eastAsia="標楷體" w:hAnsi="標楷體"/>
              </w:rPr>
              <w:t>p</w:t>
            </w:r>
          </w:p>
        </w:tc>
        <w:tc>
          <w:tcPr>
            <w:tcW w:w="4110" w:type="dxa"/>
          </w:tcPr>
          <w:p w14:paraId="21F8C59C"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3</w:t>
            </w:r>
            <w:r w:rsidRPr="00C9573D">
              <w:rPr>
                <w:rFonts w:ascii="標楷體" w:eastAsia="標楷體" w:hAnsi="標楷體" w:hint="eastAsia"/>
              </w:rPr>
              <w:t>檔</w:t>
            </w:r>
          </w:p>
        </w:tc>
      </w:tr>
      <w:tr w:rsidR="00C72DFC" w:rsidRPr="0022279A" w14:paraId="417B96D5" w14:textId="77777777" w:rsidTr="00F009C9">
        <w:tc>
          <w:tcPr>
            <w:tcW w:w="851" w:type="dxa"/>
          </w:tcPr>
          <w:p w14:paraId="272523B9" w14:textId="77777777" w:rsidR="00C72DFC" w:rsidRPr="0022279A" w:rsidRDefault="00C72DFC" w:rsidP="00F009C9">
            <w:pPr>
              <w:jc w:val="center"/>
              <w:rPr>
                <w:rFonts w:ascii="標楷體" w:eastAsia="標楷體" w:hAnsi="標楷體"/>
              </w:rPr>
            </w:pPr>
            <w:r>
              <w:rPr>
                <w:rFonts w:ascii="標楷體" w:eastAsia="標楷體" w:hAnsi="標楷體" w:hint="eastAsia"/>
              </w:rPr>
              <w:t>4</w:t>
            </w:r>
          </w:p>
        </w:tc>
        <w:tc>
          <w:tcPr>
            <w:tcW w:w="3118" w:type="dxa"/>
          </w:tcPr>
          <w:p w14:paraId="56D8367D"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D</w:t>
            </w:r>
            <w:r w:rsidRPr="00714DC2">
              <w:rPr>
                <w:rFonts w:ascii="標楷體" w:eastAsia="標楷體" w:hAnsi="標楷體"/>
              </w:rPr>
              <w:t>p</w:t>
            </w:r>
          </w:p>
        </w:tc>
        <w:tc>
          <w:tcPr>
            <w:tcW w:w="4110" w:type="dxa"/>
          </w:tcPr>
          <w:p w14:paraId="3FAF41C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4</w:t>
            </w:r>
            <w:r w:rsidRPr="00C9573D">
              <w:rPr>
                <w:rFonts w:ascii="標楷體" w:eastAsia="標楷體" w:hAnsi="標楷體" w:hint="eastAsia"/>
              </w:rPr>
              <w:t>檔</w:t>
            </w:r>
          </w:p>
        </w:tc>
      </w:tr>
      <w:tr w:rsidR="00C72DFC" w:rsidRPr="0022279A" w14:paraId="6F301B1A" w14:textId="77777777" w:rsidTr="00F009C9">
        <w:tc>
          <w:tcPr>
            <w:tcW w:w="851" w:type="dxa"/>
          </w:tcPr>
          <w:p w14:paraId="3D5648EA" w14:textId="77777777" w:rsidR="00C72DFC" w:rsidRPr="0022279A" w:rsidRDefault="00C72DFC" w:rsidP="00F009C9">
            <w:pPr>
              <w:jc w:val="center"/>
              <w:rPr>
                <w:rFonts w:ascii="標楷體" w:eastAsia="標楷體" w:hAnsi="標楷體"/>
              </w:rPr>
            </w:pPr>
            <w:r>
              <w:rPr>
                <w:rFonts w:ascii="標楷體" w:eastAsia="標楷體" w:hAnsi="標楷體" w:hint="eastAsia"/>
              </w:rPr>
              <w:t>5</w:t>
            </w:r>
          </w:p>
        </w:tc>
        <w:tc>
          <w:tcPr>
            <w:tcW w:w="3118" w:type="dxa"/>
          </w:tcPr>
          <w:p w14:paraId="3238033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9F</w:t>
            </w:r>
            <w:r w:rsidRPr="00714DC2">
              <w:rPr>
                <w:rFonts w:ascii="標楷體" w:eastAsia="標楷體" w:hAnsi="標楷體"/>
              </w:rPr>
              <w:t>p</w:t>
            </w:r>
          </w:p>
        </w:tc>
        <w:tc>
          <w:tcPr>
            <w:tcW w:w="4110" w:type="dxa"/>
          </w:tcPr>
          <w:p w14:paraId="29DF1B8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6</w:t>
            </w:r>
            <w:r w:rsidRPr="00C9573D">
              <w:rPr>
                <w:rFonts w:ascii="標楷體" w:eastAsia="標楷體" w:hAnsi="標楷體" w:hint="eastAsia"/>
              </w:rPr>
              <w:t>檔</w:t>
            </w:r>
          </w:p>
        </w:tc>
      </w:tr>
      <w:tr w:rsidR="00C72DFC" w:rsidRPr="0022279A" w14:paraId="4BAFB90C" w14:textId="77777777" w:rsidTr="00F009C9">
        <w:tc>
          <w:tcPr>
            <w:tcW w:w="851" w:type="dxa"/>
          </w:tcPr>
          <w:p w14:paraId="238CA776" w14:textId="77777777" w:rsidR="00C72DFC" w:rsidRPr="0022279A" w:rsidRDefault="00C72DFC" w:rsidP="00F009C9">
            <w:pPr>
              <w:jc w:val="center"/>
              <w:rPr>
                <w:rFonts w:ascii="標楷體" w:eastAsia="標楷體" w:hAnsi="標楷體"/>
              </w:rPr>
            </w:pPr>
            <w:r>
              <w:rPr>
                <w:rFonts w:ascii="標楷體" w:eastAsia="標楷體" w:hAnsi="標楷體" w:hint="eastAsia"/>
              </w:rPr>
              <w:t>6</w:t>
            </w:r>
          </w:p>
        </w:tc>
        <w:tc>
          <w:tcPr>
            <w:tcW w:w="3118" w:type="dxa"/>
          </w:tcPr>
          <w:p w14:paraId="66012CD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9G</w:t>
            </w:r>
            <w:r w:rsidRPr="00714DC2">
              <w:rPr>
                <w:rFonts w:ascii="標楷體" w:eastAsia="標楷體" w:hAnsi="標楷體"/>
              </w:rPr>
              <w:t>p</w:t>
            </w:r>
          </w:p>
        </w:tc>
        <w:tc>
          <w:tcPr>
            <w:tcW w:w="4110" w:type="dxa"/>
          </w:tcPr>
          <w:p w14:paraId="56210453"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7</w:t>
            </w:r>
            <w:r w:rsidRPr="00C9573D">
              <w:rPr>
                <w:rFonts w:ascii="標楷體" w:eastAsia="標楷體" w:hAnsi="標楷體" w:hint="eastAsia"/>
              </w:rPr>
              <w:t>檔</w:t>
            </w:r>
          </w:p>
        </w:tc>
      </w:tr>
      <w:tr w:rsidR="00C72DFC" w:rsidRPr="0022279A" w14:paraId="798816B5" w14:textId="77777777" w:rsidTr="00F009C9">
        <w:tc>
          <w:tcPr>
            <w:tcW w:w="851" w:type="dxa"/>
          </w:tcPr>
          <w:p w14:paraId="2F5AD37B" w14:textId="77777777" w:rsidR="00C72DFC" w:rsidRPr="0022279A" w:rsidRDefault="00C72DFC" w:rsidP="00F009C9">
            <w:pPr>
              <w:jc w:val="center"/>
              <w:rPr>
                <w:rFonts w:ascii="標楷體" w:eastAsia="標楷體" w:hAnsi="標楷體"/>
              </w:rPr>
            </w:pPr>
            <w:r>
              <w:rPr>
                <w:rFonts w:ascii="標楷體" w:eastAsia="標楷體" w:hAnsi="標楷體" w:hint="eastAsia"/>
              </w:rPr>
              <w:t>7</w:t>
            </w:r>
          </w:p>
        </w:tc>
        <w:tc>
          <w:tcPr>
            <w:tcW w:w="3118" w:type="dxa"/>
          </w:tcPr>
          <w:p w14:paraId="4A6FF285"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H</w:t>
            </w:r>
            <w:r w:rsidRPr="00714DC2">
              <w:rPr>
                <w:rFonts w:ascii="標楷體" w:eastAsia="標楷體" w:hAnsi="標楷體"/>
              </w:rPr>
              <w:t>p</w:t>
            </w:r>
          </w:p>
        </w:tc>
        <w:tc>
          <w:tcPr>
            <w:tcW w:w="4110" w:type="dxa"/>
          </w:tcPr>
          <w:p w14:paraId="43B7B42E"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8</w:t>
            </w:r>
            <w:r w:rsidRPr="00C9573D">
              <w:rPr>
                <w:rFonts w:ascii="標楷體" w:eastAsia="標楷體" w:hAnsi="標楷體" w:hint="eastAsia"/>
              </w:rPr>
              <w:t>檔</w:t>
            </w:r>
          </w:p>
        </w:tc>
      </w:tr>
      <w:tr w:rsidR="00C72DFC" w:rsidRPr="0022279A" w14:paraId="573D3261" w14:textId="77777777" w:rsidTr="00F009C9">
        <w:tc>
          <w:tcPr>
            <w:tcW w:w="851" w:type="dxa"/>
          </w:tcPr>
          <w:p w14:paraId="74DC2153" w14:textId="77777777" w:rsidR="00C72DFC" w:rsidRPr="0022279A" w:rsidRDefault="00C72DFC" w:rsidP="00F009C9">
            <w:pPr>
              <w:jc w:val="center"/>
              <w:rPr>
                <w:rFonts w:ascii="標楷體" w:eastAsia="標楷體" w:hAnsi="標楷體"/>
              </w:rPr>
            </w:pPr>
            <w:r>
              <w:rPr>
                <w:rFonts w:ascii="標楷體" w:eastAsia="標楷體" w:hAnsi="標楷體" w:hint="eastAsia"/>
              </w:rPr>
              <w:t>8</w:t>
            </w:r>
          </w:p>
        </w:tc>
        <w:tc>
          <w:tcPr>
            <w:tcW w:w="3118" w:type="dxa"/>
          </w:tcPr>
          <w:p w14:paraId="3BF76BDB"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I</w:t>
            </w:r>
            <w:r w:rsidRPr="00714DC2">
              <w:rPr>
                <w:rFonts w:ascii="標楷體" w:eastAsia="標楷體" w:hAnsi="標楷體"/>
              </w:rPr>
              <w:t>p</w:t>
            </w:r>
          </w:p>
        </w:tc>
        <w:tc>
          <w:tcPr>
            <w:tcW w:w="4110" w:type="dxa"/>
          </w:tcPr>
          <w:p w14:paraId="1DF19065"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9</w:t>
            </w:r>
            <w:r w:rsidRPr="00C9573D">
              <w:rPr>
                <w:rFonts w:ascii="標楷體" w:eastAsia="標楷體" w:hAnsi="標楷體" w:hint="eastAsia"/>
              </w:rPr>
              <w:t>檔</w:t>
            </w:r>
          </w:p>
        </w:tc>
      </w:tr>
      <w:tr w:rsidR="00C72DFC" w:rsidRPr="0022279A" w14:paraId="0EE4E5F5" w14:textId="77777777" w:rsidTr="00F009C9">
        <w:tc>
          <w:tcPr>
            <w:tcW w:w="851" w:type="dxa"/>
          </w:tcPr>
          <w:p w14:paraId="61C29C36" w14:textId="77777777" w:rsidR="00C72DFC" w:rsidRPr="0022279A" w:rsidRDefault="00C72DFC" w:rsidP="00F009C9">
            <w:pPr>
              <w:jc w:val="center"/>
              <w:rPr>
                <w:rFonts w:ascii="標楷體" w:eastAsia="標楷體" w:hAnsi="標楷體"/>
              </w:rPr>
            </w:pPr>
            <w:r>
              <w:rPr>
                <w:rFonts w:ascii="標楷體" w:eastAsia="標楷體" w:hAnsi="標楷體" w:hint="eastAsia"/>
              </w:rPr>
              <w:t>9</w:t>
            </w:r>
          </w:p>
        </w:tc>
        <w:tc>
          <w:tcPr>
            <w:tcW w:w="3118" w:type="dxa"/>
          </w:tcPr>
          <w:p w14:paraId="01EFAFD1"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J</w:t>
            </w:r>
            <w:r w:rsidRPr="00714DC2">
              <w:rPr>
                <w:rFonts w:ascii="標楷體" w:eastAsia="標楷體" w:hAnsi="標楷體"/>
              </w:rPr>
              <w:t>p</w:t>
            </w:r>
          </w:p>
        </w:tc>
        <w:tc>
          <w:tcPr>
            <w:tcW w:w="4110" w:type="dxa"/>
          </w:tcPr>
          <w:p w14:paraId="6338A37D"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Pr>
                <w:rFonts w:ascii="標楷體" w:eastAsia="標楷體" w:hAnsi="標楷體"/>
              </w:rPr>
              <w:t>0</w:t>
            </w:r>
            <w:r w:rsidRPr="00C9573D">
              <w:rPr>
                <w:rFonts w:ascii="標楷體" w:eastAsia="標楷體" w:hAnsi="標楷體" w:hint="eastAsia"/>
              </w:rPr>
              <w:t>檔</w:t>
            </w:r>
          </w:p>
        </w:tc>
      </w:tr>
    </w:tbl>
    <w:p w14:paraId="7E568F90" w14:textId="77777777" w:rsidR="00C72DFC" w:rsidRDefault="00C72DFC" w:rsidP="00C72DFC">
      <w:pPr>
        <w:ind w:left="1440"/>
      </w:pPr>
    </w:p>
    <w:p w14:paraId="59CE83EB" w14:textId="77777777" w:rsidR="00C72DFC" w:rsidRPr="00580C29" w:rsidRDefault="00C72DFC" w:rsidP="00C72DFC">
      <w:pPr>
        <w:pStyle w:val="a"/>
        <w:spacing w:before="0"/>
      </w:pPr>
      <w:r w:rsidRPr="00580C29">
        <w:t>UI</w:t>
      </w:r>
      <w:r w:rsidRPr="00580C29">
        <w:rPr>
          <w:rFonts w:hint="eastAsia"/>
        </w:rPr>
        <w:t>畫面</w:t>
      </w:r>
    </w:p>
    <w:p w14:paraId="62A7AAE8" w14:textId="167950A1" w:rsidR="00C72DFC" w:rsidRDefault="00C72DFC" w:rsidP="00C72DFC">
      <w:r>
        <w:rPr>
          <w:noProof/>
        </w:rPr>
        <w:lastRenderedPageBreak/>
        <w:drawing>
          <wp:inline distT="0" distB="0" distL="0" distR="0" wp14:anchorId="31EB7836" wp14:editId="316F8E2E">
            <wp:extent cx="6479540" cy="33324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3332480"/>
                    </a:xfrm>
                    <a:prstGeom prst="rect">
                      <a:avLst/>
                    </a:prstGeom>
                  </pic:spPr>
                </pic:pic>
              </a:graphicData>
            </a:graphic>
          </wp:inline>
        </w:drawing>
      </w:r>
    </w:p>
    <w:p w14:paraId="55546CA2" w14:textId="77777777" w:rsidR="00C72DFC" w:rsidRDefault="00C72DFC" w:rsidP="00C72DFC">
      <w:pPr>
        <w:ind w:left="1440"/>
      </w:pPr>
    </w:p>
    <w:p w14:paraId="621AFBF4" w14:textId="013C8D58" w:rsidR="00C72DFC" w:rsidRDefault="00C72DFC" w:rsidP="00C72DFC">
      <w:pPr>
        <w:pStyle w:val="a"/>
        <w:spacing w:before="0"/>
      </w:pPr>
      <w:r w:rsidRPr="007646CA">
        <w:t>輸入畫面</w:t>
      </w:r>
      <w:r w:rsidRPr="007646CA">
        <w:rPr>
          <w:rFonts w:hint="eastAsia"/>
        </w:rPr>
        <w:t>按鈕</w:t>
      </w:r>
      <w:r w:rsidRPr="007646CA">
        <w:t>說明</w:t>
      </w:r>
    </w:p>
    <w:tbl>
      <w:tblPr>
        <w:tblStyle w:val="ac"/>
        <w:tblW w:w="10206" w:type="dxa"/>
        <w:tblInd w:w="-5" w:type="dxa"/>
        <w:tblLook w:val="04A0" w:firstRow="1" w:lastRow="0" w:firstColumn="1" w:lastColumn="0" w:noHBand="0" w:noVBand="1"/>
      </w:tblPr>
      <w:tblGrid>
        <w:gridCol w:w="848"/>
        <w:gridCol w:w="2112"/>
        <w:gridCol w:w="7246"/>
      </w:tblGrid>
      <w:tr w:rsidR="00C72DFC" w:rsidRPr="00F5236F" w14:paraId="7DCDF510" w14:textId="77777777" w:rsidTr="00F009C9">
        <w:tc>
          <w:tcPr>
            <w:tcW w:w="848" w:type="dxa"/>
            <w:shd w:val="clear" w:color="auto" w:fill="D9D9D9" w:themeFill="background1" w:themeFillShade="D9"/>
          </w:tcPr>
          <w:p w14:paraId="4040A611" w14:textId="77777777" w:rsidR="00C72DFC" w:rsidRPr="00F5236F" w:rsidRDefault="00C72DFC"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B2FBFA2"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1D75B14"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功能說明</w:t>
            </w:r>
          </w:p>
        </w:tc>
      </w:tr>
      <w:tr w:rsidR="00C72DFC" w:rsidRPr="00F5236F" w14:paraId="7B1B6465" w14:textId="77777777" w:rsidTr="00F009C9">
        <w:tc>
          <w:tcPr>
            <w:tcW w:w="848" w:type="dxa"/>
          </w:tcPr>
          <w:p w14:paraId="613F6F1B" w14:textId="77777777" w:rsidR="00C72DFC" w:rsidRPr="00744DD4" w:rsidRDefault="00C72DFC"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996483B" w14:textId="77777777" w:rsidR="00C72DFC" w:rsidRPr="00744DD4" w:rsidRDefault="00C72DFC"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755DEF13" w14:textId="77777777" w:rsidR="00C72DF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根據勾選項目,開始</w:t>
            </w:r>
            <w:r>
              <w:rPr>
                <w:rFonts w:ascii="標楷體" w:eastAsia="標楷體" w:hAnsi="標楷體" w:hint="eastAsia"/>
              </w:rPr>
              <w:t>產生I</w:t>
            </w:r>
            <w:r>
              <w:rPr>
                <w:rFonts w:ascii="標楷體" w:eastAsia="標楷體" w:hAnsi="標楷體"/>
              </w:rPr>
              <w:t>FRS9</w:t>
            </w:r>
            <w:r w:rsidRPr="00D21D13">
              <w:rPr>
                <w:rFonts w:ascii="標楷體" w:eastAsia="標楷體" w:hAnsi="標楷體" w:hint="eastAsia"/>
              </w:rPr>
              <w:t>欄位清單媒體檔</w:t>
            </w:r>
          </w:p>
          <w:p w14:paraId="2FA99E78" w14:textId="77777777" w:rsidR="00C72DFC" w:rsidRPr="00651325"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9313118" w14:textId="77777777" w:rsidR="00C72DFC" w:rsidRPr="00293C02" w:rsidRDefault="00C72DFC"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F3534D9" w14:textId="77777777" w:rsidR="00C72DFC" w:rsidRPr="00293C02"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739151E" w14:textId="77777777" w:rsidR="00C72DFC" w:rsidRDefault="00C72DFC" w:rsidP="00F009C9">
            <w:pPr>
              <w:rPr>
                <w:rFonts w:ascii="標楷體" w:eastAsia="標楷體" w:hAnsi="標楷體"/>
              </w:rPr>
            </w:pPr>
            <w:r>
              <w:rPr>
                <w:rFonts w:ascii="標楷體" w:eastAsia="標楷體" w:hAnsi="標楷體" w:hint="eastAsia"/>
              </w:rPr>
              <w:t>3.依照勾選項目產生[</w:t>
            </w:r>
            <w:r>
              <w:rPr>
                <w:rFonts w:ascii="標楷體" w:eastAsia="標楷體" w:hAnsi="標楷體"/>
              </w:rPr>
              <w:t>IFRS9</w:t>
            </w:r>
            <w:r w:rsidRPr="00D21D13">
              <w:rPr>
                <w:rFonts w:ascii="標楷體" w:eastAsia="標楷體" w:hAnsi="標楷體" w:hint="eastAsia"/>
              </w:rPr>
              <w:t>欄位清單媒體檔</w:t>
            </w:r>
            <w:r>
              <w:rPr>
                <w:rFonts w:ascii="標楷體" w:eastAsia="標楷體" w:hAnsi="標楷體" w:hint="eastAsia"/>
              </w:rPr>
              <w:t>]</w:t>
            </w:r>
          </w:p>
          <w:p w14:paraId="33EBE0CA" w14:textId="77777777" w:rsidR="00C72DFC" w:rsidRPr="00744DD4" w:rsidRDefault="00C72DFC"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C72DFC" w:rsidRPr="00F5236F" w14:paraId="48A9ED22" w14:textId="77777777" w:rsidTr="00F009C9">
        <w:tc>
          <w:tcPr>
            <w:tcW w:w="848" w:type="dxa"/>
          </w:tcPr>
          <w:p w14:paraId="64E76DAD"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2</w:t>
            </w:r>
          </w:p>
        </w:tc>
        <w:tc>
          <w:tcPr>
            <w:tcW w:w="2112" w:type="dxa"/>
          </w:tcPr>
          <w:p w14:paraId="1D6770C6"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245E1720"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C72DFC" w:rsidRPr="00F5236F" w14:paraId="1D9583CD" w14:textId="77777777" w:rsidTr="00F009C9">
        <w:tc>
          <w:tcPr>
            <w:tcW w:w="848" w:type="dxa"/>
          </w:tcPr>
          <w:p w14:paraId="39FB0845"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3</w:t>
            </w:r>
          </w:p>
        </w:tc>
        <w:tc>
          <w:tcPr>
            <w:tcW w:w="2112" w:type="dxa"/>
          </w:tcPr>
          <w:p w14:paraId="6E790D84"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3508619D"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0BEE190E" w14:textId="77777777" w:rsidR="00C72DFC" w:rsidRDefault="00C72DFC" w:rsidP="00C72DFC">
      <w:pPr>
        <w:ind w:left="1440"/>
      </w:pPr>
    </w:p>
    <w:p w14:paraId="71534A69" w14:textId="5451791A" w:rsidR="00C72DFC" w:rsidRPr="00583AF3" w:rsidRDefault="00C72DFC" w:rsidP="00C72DFC">
      <w:pPr>
        <w:pStyle w:val="a"/>
        <w:spacing w:before="0"/>
      </w:pPr>
      <w:r w:rsidRPr="00B9686C">
        <w:t>輸入畫面資料說明</w:t>
      </w:r>
    </w:p>
    <w:tbl>
      <w:tblPr>
        <w:tblW w:w="10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709"/>
        <w:gridCol w:w="1296"/>
        <w:gridCol w:w="1233"/>
        <w:gridCol w:w="986"/>
        <w:gridCol w:w="705"/>
        <w:gridCol w:w="576"/>
        <w:gridCol w:w="3423"/>
      </w:tblGrid>
      <w:tr w:rsidR="00C72DFC" w:rsidRPr="00362205" w14:paraId="2E3BFCDC" w14:textId="77777777" w:rsidTr="00F009C9">
        <w:trPr>
          <w:trHeight w:val="388"/>
          <w:jc w:val="center"/>
        </w:trPr>
        <w:tc>
          <w:tcPr>
            <w:tcW w:w="554" w:type="dxa"/>
            <w:vMerge w:val="restart"/>
            <w:shd w:val="clear" w:color="auto" w:fill="D9D9D9" w:themeFill="background1" w:themeFillShade="D9"/>
          </w:tcPr>
          <w:p w14:paraId="235A8E2A" w14:textId="77777777" w:rsidR="00C72DFC" w:rsidRPr="00362205" w:rsidRDefault="00C72DFC" w:rsidP="00F009C9">
            <w:pPr>
              <w:rPr>
                <w:rFonts w:ascii="標楷體" w:eastAsia="標楷體" w:hAnsi="標楷體"/>
              </w:rPr>
            </w:pPr>
            <w:r w:rsidRPr="00362205">
              <w:rPr>
                <w:rFonts w:ascii="標楷體" w:eastAsia="標楷體" w:hAnsi="標楷體"/>
              </w:rPr>
              <w:t>序號</w:t>
            </w:r>
          </w:p>
        </w:tc>
        <w:tc>
          <w:tcPr>
            <w:tcW w:w="1709" w:type="dxa"/>
            <w:vMerge w:val="restart"/>
            <w:shd w:val="clear" w:color="auto" w:fill="D9D9D9" w:themeFill="background1" w:themeFillShade="D9"/>
          </w:tcPr>
          <w:p w14:paraId="640CAA03" w14:textId="77777777" w:rsidR="00C72DFC" w:rsidRPr="00362205" w:rsidRDefault="00C72DFC"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4E31D3D" w14:textId="77777777" w:rsidR="00C72DFC" w:rsidRPr="00362205" w:rsidRDefault="00C72DFC"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27E5996F" w14:textId="77777777" w:rsidR="00C72DFC" w:rsidRPr="00362205" w:rsidRDefault="00C72DFC" w:rsidP="00F009C9">
            <w:pPr>
              <w:rPr>
                <w:rFonts w:ascii="標楷體" w:eastAsia="標楷體" w:hAnsi="標楷體"/>
              </w:rPr>
            </w:pPr>
            <w:r w:rsidRPr="00362205">
              <w:rPr>
                <w:rFonts w:ascii="標楷體" w:eastAsia="標楷體" w:hAnsi="標楷體"/>
              </w:rPr>
              <w:t>處理邏輯及注意事項</w:t>
            </w:r>
          </w:p>
        </w:tc>
      </w:tr>
      <w:tr w:rsidR="00C72DFC" w:rsidRPr="00362205" w14:paraId="48D10521" w14:textId="77777777" w:rsidTr="00F009C9">
        <w:trPr>
          <w:trHeight w:val="244"/>
          <w:jc w:val="center"/>
        </w:trPr>
        <w:tc>
          <w:tcPr>
            <w:tcW w:w="554" w:type="dxa"/>
            <w:vMerge/>
            <w:shd w:val="clear" w:color="auto" w:fill="D9D9D9" w:themeFill="background1" w:themeFillShade="D9"/>
          </w:tcPr>
          <w:p w14:paraId="4E604CFA" w14:textId="77777777" w:rsidR="00C72DFC" w:rsidRPr="00362205" w:rsidRDefault="00C72DFC" w:rsidP="00F009C9">
            <w:pPr>
              <w:rPr>
                <w:rFonts w:ascii="標楷體" w:eastAsia="標楷體" w:hAnsi="標楷體"/>
              </w:rPr>
            </w:pPr>
          </w:p>
        </w:tc>
        <w:tc>
          <w:tcPr>
            <w:tcW w:w="1709" w:type="dxa"/>
            <w:vMerge/>
            <w:shd w:val="clear" w:color="auto" w:fill="D9D9D9" w:themeFill="background1" w:themeFillShade="D9"/>
          </w:tcPr>
          <w:p w14:paraId="5F75F07B" w14:textId="77777777" w:rsidR="00C72DFC" w:rsidRPr="00362205" w:rsidRDefault="00C72DFC" w:rsidP="00F009C9">
            <w:pPr>
              <w:rPr>
                <w:rFonts w:ascii="標楷體" w:eastAsia="標楷體" w:hAnsi="標楷體"/>
              </w:rPr>
            </w:pPr>
          </w:p>
        </w:tc>
        <w:tc>
          <w:tcPr>
            <w:tcW w:w="1296" w:type="dxa"/>
            <w:shd w:val="clear" w:color="auto" w:fill="D9D9D9" w:themeFill="background1" w:themeFillShade="D9"/>
          </w:tcPr>
          <w:p w14:paraId="4A977A78" w14:textId="77777777" w:rsidR="00C72DFC" w:rsidRPr="00362205" w:rsidRDefault="00C72DFC"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0423AFE" w14:textId="77777777" w:rsidR="00C72DFC" w:rsidRPr="00362205" w:rsidRDefault="00C72DFC" w:rsidP="00F009C9">
            <w:pPr>
              <w:rPr>
                <w:rFonts w:ascii="標楷體" w:eastAsia="標楷體" w:hAnsi="標楷體"/>
              </w:rPr>
            </w:pPr>
            <w:r w:rsidRPr="00362205">
              <w:rPr>
                <w:rFonts w:ascii="標楷體" w:eastAsia="標楷體" w:hAnsi="標楷體"/>
              </w:rPr>
              <w:t>預設值</w:t>
            </w:r>
          </w:p>
        </w:tc>
        <w:tc>
          <w:tcPr>
            <w:tcW w:w="986" w:type="dxa"/>
            <w:shd w:val="clear" w:color="auto" w:fill="D9D9D9" w:themeFill="background1" w:themeFillShade="D9"/>
          </w:tcPr>
          <w:p w14:paraId="77DDDD3D" w14:textId="77777777" w:rsidR="00C72DFC" w:rsidRPr="00362205" w:rsidRDefault="00C72DFC" w:rsidP="00F009C9">
            <w:pPr>
              <w:rPr>
                <w:rFonts w:ascii="標楷體" w:eastAsia="標楷體" w:hAnsi="標楷體"/>
              </w:rPr>
            </w:pPr>
            <w:r w:rsidRPr="00362205">
              <w:rPr>
                <w:rFonts w:ascii="標楷體" w:eastAsia="標楷體" w:hAnsi="標楷體"/>
              </w:rPr>
              <w:t>選單內容</w:t>
            </w:r>
          </w:p>
        </w:tc>
        <w:tc>
          <w:tcPr>
            <w:tcW w:w="705" w:type="dxa"/>
            <w:shd w:val="clear" w:color="auto" w:fill="D9D9D9" w:themeFill="background1" w:themeFillShade="D9"/>
          </w:tcPr>
          <w:p w14:paraId="157D6B7E" w14:textId="77777777" w:rsidR="00C72DFC" w:rsidRPr="00362205" w:rsidRDefault="00C72DFC"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07917DD8" w14:textId="77777777" w:rsidR="00C72DFC" w:rsidRPr="00362205" w:rsidRDefault="00C72DFC"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3957C5E" w14:textId="77777777" w:rsidR="00C72DFC" w:rsidRPr="00362205" w:rsidRDefault="00C72DFC" w:rsidP="00F009C9">
            <w:pPr>
              <w:rPr>
                <w:rFonts w:ascii="標楷體" w:eastAsia="標楷體" w:hAnsi="標楷體"/>
              </w:rPr>
            </w:pPr>
          </w:p>
        </w:tc>
      </w:tr>
      <w:tr w:rsidR="00C72DFC" w:rsidRPr="00362205" w14:paraId="2782EF03" w14:textId="77777777" w:rsidTr="00F009C9">
        <w:trPr>
          <w:trHeight w:val="244"/>
          <w:jc w:val="center"/>
        </w:trPr>
        <w:tc>
          <w:tcPr>
            <w:tcW w:w="554" w:type="dxa"/>
          </w:tcPr>
          <w:p w14:paraId="15BE9AE2" w14:textId="77777777" w:rsidR="00C72DFC" w:rsidRPr="00362205" w:rsidRDefault="00C72DFC" w:rsidP="00F009C9">
            <w:pPr>
              <w:rPr>
                <w:rFonts w:ascii="標楷體" w:eastAsia="標楷體" w:hAnsi="標楷體"/>
              </w:rPr>
            </w:pPr>
            <w:r w:rsidRPr="00362205">
              <w:rPr>
                <w:rFonts w:ascii="標楷體" w:eastAsia="標楷體" w:hAnsi="標楷體" w:hint="eastAsia"/>
              </w:rPr>
              <w:t>1.</w:t>
            </w:r>
          </w:p>
        </w:tc>
        <w:tc>
          <w:tcPr>
            <w:tcW w:w="1709" w:type="dxa"/>
          </w:tcPr>
          <w:p w14:paraId="4C48860D" w14:textId="77777777" w:rsidR="00C72DFC" w:rsidRPr="00362205" w:rsidRDefault="00C72DFC" w:rsidP="00F009C9">
            <w:pPr>
              <w:rPr>
                <w:rFonts w:ascii="標楷體" w:eastAsia="標楷體" w:hAnsi="標楷體"/>
              </w:rPr>
            </w:pPr>
            <w:r w:rsidRPr="00EC3BE5">
              <w:rPr>
                <w:rFonts w:ascii="標楷體" w:eastAsia="標楷體" w:hAnsi="標楷體" w:hint="eastAsia"/>
              </w:rPr>
              <w:t>會計日期</w:t>
            </w:r>
          </w:p>
        </w:tc>
        <w:tc>
          <w:tcPr>
            <w:tcW w:w="1296" w:type="dxa"/>
          </w:tcPr>
          <w:p w14:paraId="154B722C" w14:textId="77777777" w:rsidR="00C72DFC" w:rsidRPr="00362205" w:rsidRDefault="00C72DFC" w:rsidP="00F009C9">
            <w:pPr>
              <w:rPr>
                <w:rFonts w:ascii="標楷體" w:eastAsia="標楷體" w:hAnsi="標楷體"/>
              </w:rPr>
            </w:pPr>
          </w:p>
        </w:tc>
        <w:tc>
          <w:tcPr>
            <w:tcW w:w="1233" w:type="dxa"/>
          </w:tcPr>
          <w:p w14:paraId="0A67C679" w14:textId="77777777" w:rsidR="00C72DFC" w:rsidRPr="00362205" w:rsidRDefault="00C72DFC" w:rsidP="00F009C9">
            <w:pPr>
              <w:rPr>
                <w:rFonts w:ascii="標楷體" w:eastAsia="標楷體" w:hAnsi="標楷體"/>
              </w:rPr>
            </w:pPr>
            <w:r>
              <w:rPr>
                <w:rFonts w:ascii="標楷體" w:eastAsia="標楷體" w:hAnsi="標楷體" w:hint="eastAsia"/>
              </w:rPr>
              <w:t>月底日會計日期</w:t>
            </w:r>
          </w:p>
        </w:tc>
        <w:tc>
          <w:tcPr>
            <w:tcW w:w="986" w:type="dxa"/>
          </w:tcPr>
          <w:p w14:paraId="4A35C42F" w14:textId="77777777" w:rsidR="00C72DFC" w:rsidRPr="00362205" w:rsidRDefault="00C72DFC" w:rsidP="00F009C9">
            <w:pPr>
              <w:rPr>
                <w:rFonts w:ascii="標楷體" w:eastAsia="標楷體" w:hAnsi="標楷體"/>
              </w:rPr>
            </w:pPr>
          </w:p>
        </w:tc>
        <w:tc>
          <w:tcPr>
            <w:tcW w:w="705" w:type="dxa"/>
          </w:tcPr>
          <w:p w14:paraId="0BB409B5" w14:textId="77777777" w:rsidR="00C72DFC" w:rsidRPr="00362205" w:rsidRDefault="00C72DFC" w:rsidP="00F009C9">
            <w:pPr>
              <w:rPr>
                <w:rFonts w:ascii="標楷體" w:eastAsia="標楷體" w:hAnsi="標楷體"/>
              </w:rPr>
            </w:pPr>
          </w:p>
        </w:tc>
        <w:tc>
          <w:tcPr>
            <w:tcW w:w="576" w:type="dxa"/>
          </w:tcPr>
          <w:p w14:paraId="14E514F0" w14:textId="77777777" w:rsidR="00C72DFC" w:rsidRPr="00362205" w:rsidRDefault="00C72DFC" w:rsidP="00F009C9">
            <w:pPr>
              <w:jc w:val="center"/>
              <w:rPr>
                <w:rFonts w:ascii="標楷體" w:eastAsia="標楷體" w:hAnsi="標楷體"/>
              </w:rPr>
            </w:pPr>
            <w:r>
              <w:rPr>
                <w:rFonts w:ascii="標楷體" w:eastAsia="標楷體" w:hAnsi="標楷體" w:hint="eastAsia"/>
              </w:rPr>
              <w:t>R</w:t>
            </w:r>
          </w:p>
        </w:tc>
        <w:tc>
          <w:tcPr>
            <w:tcW w:w="3423" w:type="dxa"/>
          </w:tcPr>
          <w:p w14:paraId="3360E6CC" w14:textId="77777777" w:rsidR="00C72DFC" w:rsidRPr="00C00D65" w:rsidRDefault="00C72DFC" w:rsidP="00F009C9">
            <w:pPr>
              <w:rPr>
                <w:rFonts w:ascii="標楷體" w:eastAsia="標楷體" w:hAnsi="標楷體"/>
              </w:rPr>
            </w:pPr>
            <w:r>
              <w:rPr>
                <w:rFonts w:ascii="標楷體" w:eastAsia="標楷體" w:hAnsi="標楷體" w:hint="eastAsia"/>
              </w:rPr>
              <w:t>自動顯示會計日期</w:t>
            </w:r>
          </w:p>
        </w:tc>
      </w:tr>
      <w:tr w:rsidR="00C72DFC" w:rsidRPr="00362205" w14:paraId="6F02F883"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51803D4" w14:textId="77777777" w:rsidR="00C72DFC" w:rsidRPr="00362205" w:rsidRDefault="00C72DFC" w:rsidP="00F009C9">
            <w:pPr>
              <w:rPr>
                <w:rFonts w:ascii="標楷體" w:eastAsia="標楷體" w:hAnsi="標楷體"/>
              </w:rPr>
            </w:pPr>
            <w:r>
              <w:rPr>
                <w:rFonts w:ascii="標楷體" w:eastAsia="標楷體" w:hAnsi="標楷體"/>
              </w:rPr>
              <w:t>2</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6557CFA1" w14:textId="77777777" w:rsidR="00C72DFC" w:rsidRPr="00362205" w:rsidRDefault="00C72DFC" w:rsidP="00F009C9">
            <w:pPr>
              <w:rPr>
                <w:rFonts w:ascii="標楷體" w:eastAsia="標楷體" w:hAnsi="標楷體"/>
              </w:rPr>
            </w:pPr>
            <w:r>
              <w:rPr>
                <w:rFonts w:ascii="標楷體" w:eastAsia="標楷體" w:hAnsi="標楷體" w:hint="eastAsia"/>
              </w:rPr>
              <w:t>全選</w:t>
            </w:r>
          </w:p>
        </w:tc>
        <w:tc>
          <w:tcPr>
            <w:tcW w:w="1296" w:type="dxa"/>
            <w:tcBorders>
              <w:top w:val="single" w:sz="4" w:space="0" w:color="auto"/>
              <w:left w:val="single" w:sz="4" w:space="0" w:color="auto"/>
              <w:bottom w:val="single" w:sz="4" w:space="0" w:color="auto"/>
              <w:right w:val="single" w:sz="4" w:space="0" w:color="auto"/>
            </w:tcBorders>
          </w:tcPr>
          <w:p w14:paraId="74C537B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4CF84F3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D03A6B4"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01F2A4C"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6A6767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3B1B3FF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1F71E24A" w14:textId="77777777" w:rsidR="00C72DFC" w:rsidRPr="00B95F3B" w:rsidRDefault="00C72DFC" w:rsidP="00F009C9">
            <w:pPr>
              <w:ind w:left="235" w:hangingChars="98" w:hanging="235"/>
              <w:rPr>
                <w:rFonts w:ascii="標楷體" w:eastAsia="標楷體" w:hAnsi="標楷體"/>
              </w:rPr>
            </w:pPr>
            <w:r>
              <w:rPr>
                <w:rFonts w:ascii="標楷體" w:eastAsia="標楷體" w:hAnsi="標楷體" w:hint="eastAsia"/>
              </w:rPr>
              <w:t>2.取消勾選時,下列各欄位清單皆會取消勾選</w:t>
            </w:r>
          </w:p>
        </w:tc>
      </w:tr>
      <w:tr w:rsidR="00C72DFC" w:rsidRPr="00362205" w14:paraId="1F66129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004AC4E"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2E5309C6"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sidRPr="00946868">
              <w:rPr>
                <w:rFonts w:ascii="標楷體" w:eastAsia="標楷體" w:hAnsi="標楷體" w:hint="eastAsia"/>
              </w:rPr>
              <w:t>AP 欄位清單</w:t>
            </w:r>
            <w:r>
              <w:rPr>
                <w:rFonts w:ascii="標楷體" w:eastAsia="標楷體" w:hAnsi="標楷體" w:hint="eastAsia"/>
              </w:rPr>
              <w:t>１</w:t>
            </w:r>
          </w:p>
        </w:tc>
        <w:tc>
          <w:tcPr>
            <w:tcW w:w="1296" w:type="dxa"/>
            <w:tcBorders>
              <w:top w:val="single" w:sz="4" w:space="0" w:color="auto"/>
              <w:left w:val="single" w:sz="4" w:space="0" w:color="auto"/>
              <w:bottom w:val="single" w:sz="4" w:space="0" w:color="auto"/>
              <w:right w:val="single" w:sz="4" w:space="0" w:color="auto"/>
            </w:tcBorders>
          </w:tcPr>
          <w:p w14:paraId="42AAB7D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2A5A79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C058C36"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BE0D62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B84443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C3B19E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1</w:t>
            </w:r>
          </w:p>
          <w:p w14:paraId="125E6873"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w:t>
            </w:r>
            <w:r>
              <w:rPr>
                <w:rFonts w:ascii="標楷體" w:eastAsia="標楷體" w:hAnsi="標楷體" w:hint="eastAsia"/>
              </w:rPr>
              <w:lastRenderedPageBreak/>
              <w:t>欄位會同步取消勾選</w:t>
            </w:r>
          </w:p>
          <w:p w14:paraId="4AD9C4F7" w14:textId="77777777" w:rsidR="00C72DFC" w:rsidRPr="00D77DE3"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hint="eastAsia"/>
              </w:rPr>
              <w:t>I</w:t>
            </w:r>
            <w:r>
              <w:rPr>
                <w:rFonts w:ascii="標楷體" w:eastAsia="標楷體" w:hAnsi="標楷體"/>
              </w:rPr>
              <w:t>DX]</w:t>
            </w:r>
          </w:p>
        </w:tc>
      </w:tr>
      <w:tr w:rsidR="00C72DFC" w:rsidRPr="00362205" w14:paraId="331205E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9E51DE7"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5B8ECF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9B</w:t>
            </w:r>
            <w:r w:rsidRPr="00946868">
              <w:rPr>
                <w:rFonts w:ascii="標楷體" w:eastAsia="標楷體" w:hAnsi="標楷體" w:hint="eastAsia"/>
              </w:rPr>
              <w:t>P 欄位清單</w:t>
            </w:r>
            <w:r>
              <w:rPr>
                <w:rFonts w:ascii="標楷體" w:eastAsia="標楷體" w:hAnsi="標楷體" w:hint="eastAsia"/>
              </w:rPr>
              <w:t>２</w:t>
            </w:r>
          </w:p>
        </w:tc>
        <w:tc>
          <w:tcPr>
            <w:tcW w:w="1296" w:type="dxa"/>
            <w:tcBorders>
              <w:top w:val="single" w:sz="4" w:space="0" w:color="auto"/>
              <w:left w:val="single" w:sz="4" w:space="0" w:color="auto"/>
              <w:bottom w:val="single" w:sz="4" w:space="0" w:color="auto"/>
              <w:right w:val="single" w:sz="4" w:space="0" w:color="auto"/>
            </w:tcBorders>
          </w:tcPr>
          <w:p w14:paraId="3268064B"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BC62C0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C9519DC"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F0DE1AA"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297214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6AE5926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2</w:t>
            </w:r>
          </w:p>
          <w:p w14:paraId="042EC7A0"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1ACF3C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43C39F57"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78F6C9"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CA059A2"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9C</w:t>
            </w:r>
            <w:r w:rsidRPr="00946868">
              <w:rPr>
                <w:rFonts w:ascii="標楷體" w:eastAsia="標楷體" w:hAnsi="標楷體" w:hint="eastAsia"/>
              </w:rPr>
              <w:t>P 欄位清單</w:t>
            </w:r>
            <w:r>
              <w:rPr>
                <w:rFonts w:ascii="標楷體" w:eastAsia="標楷體" w:hAnsi="標楷體" w:hint="eastAsia"/>
              </w:rPr>
              <w:t>３</w:t>
            </w:r>
          </w:p>
        </w:tc>
        <w:tc>
          <w:tcPr>
            <w:tcW w:w="1296" w:type="dxa"/>
            <w:tcBorders>
              <w:top w:val="single" w:sz="4" w:space="0" w:color="auto"/>
              <w:left w:val="single" w:sz="4" w:space="0" w:color="auto"/>
              <w:bottom w:val="single" w:sz="4" w:space="0" w:color="auto"/>
              <w:right w:val="single" w:sz="4" w:space="0" w:color="auto"/>
            </w:tcBorders>
          </w:tcPr>
          <w:p w14:paraId="4E9B62CF"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2A7990"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A86656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60ECDCF5"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79E59A3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785A097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3</w:t>
            </w:r>
          </w:p>
          <w:p w14:paraId="31292FC2"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419FB1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960779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C4A69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0D37F4D5"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9D</w:t>
            </w:r>
            <w:r w:rsidRPr="00946868">
              <w:rPr>
                <w:rFonts w:ascii="標楷體" w:eastAsia="標楷體" w:hAnsi="標楷體" w:hint="eastAsia"/>
              </w:rPr>
              <w:t>P 欄位清單</w:t>
            </w:r>
            <w:r>
              <w:rPr>
                <w:rFonts w:ascii="標楷體" w:eastAsia="標楷體" w:hAnsi="標楷體" w:hint="eastAsia"/>
              </w:rPr>
              <w:t>４</w:t>
            </w:r>
          </w:p>
        </w:tc>
        <w:tc>
          <w:tcPr>
            <w:tcW w:w="1296" w:type="dxa"/>
            <w:tcBorders>
              <w:top w:val="single" w:sz="4" w:space="0" w:color="auto"/>
              <w:left w:val="single" w:sz="4" w:space="0" w:color="auto"/>
              <w:bottom w:val="single" w:sz="4" w:space="0" w:color="auto"/>
              <w:right w:val="single" w:sz="4" w:space="0" w:color="auto"/>
            </w:tcBorders>
          </w:tcPr>
          <w:p w14:paraId="36B83A2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49C2C3B"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659BE8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3BEE4A5B"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FA769B0"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148E5C9B"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4</w:t>
            </w:r>
          </w:p>
          <w:p w14:paraId="34836DB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3114E34B"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7BF535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D95A76"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17042F3"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946868">
              <w:rPr>
                <w:rFonts w:ascii="標楷體" w:eastAsia="標楷體" w:hAnsi="標楷體" w:hint="eastAsia"/>
              </w:rPr>
              <w:t>P 欄位清單</w:t>
            </w:r>
            <w:r>
              <w:rPr>
                <w:rFonts w:ascii="標楷體" w:eastAsia="標楷體" w:hAnsi="標楷體" w:hint="eastAsia"/>
              </w:rPr>
              <w:t>６</w:t>
            </w:r>
          </w:p>
        </w:tc>
        <w:tc>
          <w:tcPr>
            <w:tcW w:w="1296" w:type="dxa"/>
            <w:tcBorders>
              <w:top w:val="single" w:sz="4" w:space="0" w:color="auto"/>
              <w:left w:val="single" w:sz="4" w:space="0" w:color="auto"/>
              <w:bottom w:val="single" w:sz="4" w:space="0" w:color="auto"/>
              <w:right w:val="single" w:sz="4" w:space="0" w:color="auto"/>
            </w:tcBorders>
          </w:tcPr>
          <w:p w14:paraId="3AC53533"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96C5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45353F71"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6CF9A0F"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555FA49"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E6F64E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6</w:t>
            </w:r>
          </w:p>
          <w:p w14:paraId="227F26C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3002606"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D5FEF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1ED6CC1"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4C71F66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946868">
              <w:rPr>
                <w:rFonts w:ascii="標楷體" w:eastAsia="標楷體" w:hAnsi="標楷體" w:hint="eastAsia"/>
              </w:rPr>
              <w:t>P 欄位清單</w:t>
            </w:r>
            <w:r>
              <w:rPr>
                <w:rFonts w:ascii="標楷體" w:eastAsia="標楷體" w:hAnsi="標楷體" w:hint="eastAsia"/>
              </w:rPr>
              <w:t>７</w:t>
            </w:r>
          </w:p>
        </w:tc>
        <w:tc>
          <w:tcPr>
            <w:tcW w:w="1296" w:type="dxa"/>
            <w:tcBorders>
              <w:top w:val="single" w:sz="4" w:space="0" w:color="auto"/>
              <w:left w:val="single" w:sz="4" w:space="0" w:color="auto"/>
              <w:bottom w:val="single" w:sz="4" w:space="0" w:color="auto"/>
              <w:right w:val="single" w:sz="4" w:space="0" w:color="auto"/>
            </w:tcBorders>
          </w:tcPr>
          <w:p w14:paraId="4B07133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6979864A"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7621A62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03EF8414"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6AAB46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2DD6C12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7</w:t>
            </w:r>
          </w:p>
          <w:p w14:paraId="22BD062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48A1F23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8D5648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7A36BE0"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36E4CE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H</w:t>
            </w:r>
            <w:r w:rsidRPr="00946868">
              <w:rPr>
                <w:rFonts w:ascii="標楷體" w:eastAsia="標楷體" w:hAnsi="標楷體" w:hint="eastAsia"/>
              </w:rPr>
              <w:t>P 欄位清單</w:t>
            </w:r>
            <w:r>
              <w:rPr>
                <w:rFonts w:ascii="標楷體" w:eastAsia="標楷體" w:hAnsi="標楷體" w:hint="eastAsia"/>
              </w:rPr>
              <w:t>８</w:t>
            </w:r>
          </w:p>
        </w:tc>
        <w:tc>
          <w:tcPr>
            <w:tcW w:w="1296" w:type="dxa"/>
            <w:tcBorders>
              <w:top w:val="single" w:sz="4" w:space="0" w:color="auto"/>
              <w:left w:val="single" w:sz="4" w:space="0" w:color="auto"/>
              <w:bottom w:val="single" w:sz="4" w:space="0" w:color="auto"/>
              <w:right w:val="single" w:sz="4" w:space="0" w:color="auto"/>
            </w:tcBorders>
          </w:tcPr>
          <w:p w14:paraId="09896D0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7827511E"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175FEDF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6394FE2"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FBA768D"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F62FD2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8</w:t>
            </w:r>
          </w:p>
          <w:p w14:paraId="73978E3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838099C"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12B355DE"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D7EC4D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3517917"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9I</w:t>
            </w:r>
            <w:r w:rsidRPr="00946868">
              <w:rPr>
                <w:rFonts w:ascii="標楷體" w:eastAsia="標楷體" w:hAnsi="標楷體" w:hint="eastAsia"/>
              </w:rPr>
              <w:t>P 欄位清單</w:t>
            </w:r>
            <w:r>
              <w:rPr>
                <w:rFonts w:ascii="標楷體" w:eastAsia="標楷體" w:hAnsi="標楷體" w:hint="eastAsia"/>
              </w:rPr>
              <w:t>９</w:t>
            </w:r>
          </w:p>
        </w:tc>
        <w:tc>
          <w:tcPr>
            <w:tcW w:w="1296" w:type="dxa"/>
            <w:tcBorders>
              <w:top w:val="single" w:sz="4" w:space="0" w:color="auto"/>
              <w:left w:val="single" w:sz="4" w:space="0" w:color="auto"/>
              <w:bottom w:val="single" w:sz="4" w:space="0" w:color="auto"/>
              <w:right w:val="single" w:sz="4" w:space="0" w:color="auto"/>
            </w:tcBorders>
          </w:tcPr>
          <w:p w14:paraId="579F483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14A320A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12988D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17404A3"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AE2BB35"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0734998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9</w:t>
            </w:r>
          </w:p>
          <w:p w14:paraId="07F194A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9E0734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7ED43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4F1EEC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0622CEC"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9J</w:t>
            </w:r>
            <w:r w:rsidRPr="00946868">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c>
          <w:tcPr>
            <w:tcW w:w="1296" w:type="dxa"/>
            <w:tcBorders>
              <w:top w:val="single" w:sz="4" w:space="0" w:color="auto"/>
              <w:left w:val="single" w:sz="4" w:space="0" w:color="auto"/>
              <w:bottom w:val="single" w:sz="4" w:space="0" w:color="auto"/>
              <w:right w:val="single" w:sz="4" w:space="0" w:color="auto"/>
            </w:tcBorders>
          </w:tcPr>
          <w:p w14:paraId="61623166"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0F0E03D4"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27B5937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7BE6FF9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7E8290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07A13F5"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10</w:t>
            </w:r>
          </w:p>
          <w:p w14:paraId="765C7CD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52F027A"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bl>
    <w:p w14:paraId="27A03047" w14:textId="77777777" w:rsidR="00C72DFC" w:rsidRPr="00B56858" w:rsidRDefault="00C72DFC" w:rsidP="00C72DFC">
      <w:pPr>
        <w:ind w:left="1440"/>
      </w:pPr>
    </w:p>
    <w:p w14:paraId="4768D5A8" w14:textId="77777777" w:rsidR="00C72DFC" w:rsidRPr="00EE604A" w:rsidRDefault="00C72DFC" w:rsidP="00C72DFC">
      <w:pPr>
        <w:pStyle w:val="a"/>
        <w:spacing w:before="0"/>
      </w:pPr>
      <w:r>
        <w:rPr>
          <w:rFonts w:hint="eastAsia"/>
        </w:rPr>
        <w:t>輸出畫面</w:t>
      </w:r>
    </w:p>
    <w:p w14:paraId="1BD95AE9" w14:textId="0B1A87C3" w:rsidR="00C72DFC" w:rsidRPr="007C1268" w:rsidRDefault="00C72DFC" w:rsidP="00C72DFC">
      <w:r>
        <w:rPr>
          <w:noProof/>
        </w:rPr>
        <w:lastRenderedPageBreak/>
        <w:drawing>
          <wp:inline distT="0" distB="0" distL="0" distR="0" wp14:anchorId="1FAE3708" wp14:editId="7981E9D8">
            <wp:extent cx="6479540" cy="25971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2597150"/>
                    </a:xfrm>
                    <a:prstGeom prst="rect">
                      <a:avLst/>
                    </a:prstGeom>
                  </pic:spPr>
                </pic:pic>
              </a:graphicData>
            </a:graphic>
          </wp:inline>
        </w:drawing>
      </w:r>
    </w:p>
    <w:p w14:paraId="7C815E0E" w14:textId="77777777" w:rsidR="00C72DFC" w:rsidRDefault="00C72DFC" w:rsidP="00C72DFC">
      <w:pPr>
        <w:ind w:left="1440"/>
      </w:pPr>
    </w:p>
    <w:p w14:paraId="0A022EE2" w14:textId="77777777" w:rsidR="00C72DFC" w:rsidRPr="004037BD" w:rsidRDefault="00C72DFC" w:rsidP="00C72DFC">
      <w:pPr>
        <w:pStyle w:val="a"/>
        <w:spacing w:before="0"/>
      </w:pPr>
      <w:r w:rsidRPr="004037BD">
        <w:rPr>
          <w:rFonts w:hint="eastAsia"/>
        </w:rPr>
        <w:t>產生媒體檔</w:t>
      </w:r>
    </w:p>
    <w:p w14:paraId="10CD47E1" w14:textId="77777777" w:rsidR="00C72DFC" w:rsidRDefault="00C72DFC" w:rsidP="00C72DFC">
      <w:pPr>
        <w:rPr>
          <w:rFonts w:ascii="標楷體" w:eastAsia="標楷體" w:hAnsi="標楷體"/>
        </w:rPr>
      </w:pPr>
      <w:r w:rsidRPr="00D37131">
        <w:rPr>
          <w:rFonts w:ascii="標楷體" w:eastAsia="標楷體" w:hAnsi="標楷體" w:hint="eastAsia"/>
        </w:rPr>
        <w:t>1</w:t>
      </w:r>
      <w:r w:rsidRPr="00D37131">
        <w:rPr>
          <w:rFonts w:ascii="標楷體" w:eastAsia="標楷體" w:hAnsi="標楷體"/>
        </w:rPr>
        <w:t>.</w:t>
      </w:r>
      <w:r w:rsidRPr="00946868">
        <w:rPr>
          <w:rFonts w:ascii="標楷體" w:eastAsia="標楷體" w:hAnsi="標楷體" w:hint="eastAsia"/>
        </w:rPr>
        <w:t>LNM3</w:t>
      </w:r>
      <w:r>
        <w:rPr>
          <w:rFonts w:ascii="標楷體" w:eastAsia="標楷體" w:hAnsi="標楷體" w:hint="eastAsia"/>
        </w:rPr>
        <w:t>9</w:t>
      </w:r>
      <w:r w:rsidRPr="00946868">
        <w:rPr>
          <w:rFonts w:ascii="標楷體" w:eastAsia="標楷體" w:hAnsi="標楷體" w:hint="eastAsia"/>
        </w:rPr>
        <w:t>AP 欄位清單</w:t>
      </w:r>
      <w:r>
        <w:rPr>
          <w:rFonts w:ascii="標楷體" w:eastAsia="標楷體" w:hAnsi="標楷體" w:hint="eastAsia"/>
        </w:rPr>
        <w:t>１：[</w:t>
      </w:r>
      <w:r w:rsidRPr="00FE7CD2">
        <w:rPr>
          <w:rFonts w:ascii="標楷體" w:eastAsia="標楷體" w:hAnsi="標楷體" w:hint="eastAsia"/>
        </w:rPr>
        <w:t>LNM3</w:t>
      </w:r>
      <w:r>
        <w:rPr>
          <w:rFonts w:ascii="標楷體" w:eastAsia="標楷體" w:hAnsi="標楷體" w:hint="eastAsia"/>
        </w:rPr>
        <w:t>9</w:t>
      </w:r>
      <w:r w:rsidRPr="00FE7CD2">
        <w:rPr>
          <w:rFonts w:ascii="標楷體" w:eastAsia="標楷體" w:hAnsi="標楷體" w:hint="eastAsia"/>
        </w:rPr>
        <w:t>AP-</w:t>
      </w:r>
      <w:r>
        <w:rPr>
          <w:rFonts w:ascii="標楷體" w:eastAsia="標楷體" w:hAnsi="標楷體"/>
        </w:rPr>
        <w:t>IFRS9</w:t>
      </w:r>
      <w:r w:rsidRPr="00FE7CD2">
        <w:rPr>
          <w:rFonts w:ascii="標楷體" w:eastAsia="標楷體" w:hAnsi="標楷體" w:hint="eastAsia"/>
        </w:rPr>
        <w:t>欄位清單１</w:t>
      </w:r>
      <w:r>
        <w:rPr>
          <w:rFonts w:ascii="標楷體" w:eastAsia="標楷體" w:hAnsi="標楷體" w:hint="eastAsia"/>
        </w:rPr>
        <w:t>]</w:t>
      </w:r>
    </w:p>
    <w:p w14:paraId="2E4B49EC"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LN</w:t>
      </w:r>
      <w:r w:rsidRPr="00BE0008">
        <w:rPr>
          <w:rFonts w:ascii="標楷體" w:eastAsia="標楷體" w:hAnsi="標楷體" w:hint="eastAsia"/>
        </w:rPr>
        <w:t>F</w:t>
      </w:r>
      <w:r w:rsidRPr="00BE0008">
        <w:rPr>
          <w:rFonts w:ascii="標楷體" w:eastAsia="標楷體" w:hAnsi="標楷體"/>
        </w:rPr>
        <w:t>AP.TXT</w:t>
      </w:r>
    </w:p>
    <w:p w14:paraId="195FABA4"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格式 </w:t>
      </w:r>
      <w:r w:rsidRPr="00BE0008">
        <w:rPr>
          <w:rFonts w:ascii="標楷體" w:eastAsia="標楷體" w:hAnsi="標楷體"/>
        </w:rPr>
        <w:t xml:space="preserve">     </w:t>
      </w:r>
      <w:r w:rsidRPr="00BE0008">
        <w:rPr>
          <w:rFonts w:ascii="標楷體" w:eastAsia="標楷體" w:hAnsi="標楷體" w:hint="eastAsia"/>
        </w:rPr>
        <w:t>：文字檔</w:t>
      </w:r>
    </w:p>
    <w:p w14:paraId="0648824E"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資料格式 </w:t>
      </w:r>
      <w:r w:rsidRPr="00BE0008">
        <w:rPr>
          <w:rFonts w:ascii="標楷體" w:eastAsia="標楷體" w:hAnsi="標楷體"/>
        </w:rPr>
        <w:t xml:space="preserve"> </w:t>
      </w:r>
      <w:r w:rsidRPr="00BE0008">
        <w:rPr>
          <w:rFonts w:ascii="標楷體" w:eastAsia="標楷體" w:hAnsi="標楷體" w:hint="eastAsia"/>
        </w:rPr>
        <w:t>：UTF8</w:t>
      </w:r>
    </w:p>
    <w:p w14:paraId="26BBA80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用處 </w:t>
      </w:r>
      <w:r w:rsidRPr="00BE0008">
        <w:rPr>
          <w:rFonts w:ascii="標楷體" w:eastAsia="標楷體" w:hAnsi="標楷體"/>
        </w:rPr>
        <w:t xml:space="preserve">     </w:t>
      </w:r>
      <w:r w:rsidRPr="00BE0008">
        <w:rPr>
          <w:rFonts w:ascii="標楷體" w:eastAsia="標楷體" w:hAnsi="標楷體" w:hint="eastAsia"/>
        </w:rPr>
        <w:t>：每月產出</w:t>
      </w:r>
      <w:r w:rsidRPr="00BE0008">
        <w:rPr>
          <w:rFonts w:ascii="標楷體" w:eastAsia="標楷體" w:hAnsi="標楷體"/>
        </w:rPr>
        <w:t>IFRS9</w:t>
      </w:r>
      <w:r w:rsidRPr="00BE0008">
        <w:rPr>
          <w:rFonts w:ascii="標楷體" w:eastAsia="標楷體" w:hAnsi="標楷體" w:hint="eastAsia"/>
        </w:rPr>
        <w:t>欄位清單１</w:t>
      </w:r>
    </w:p>
    <w:p w14:paraId="0828F4A6"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Ta</w:t>
      </w:r>
      <w:r w:rsidRPr="00BE0008">
        <w:rPr>
          <w:rFonts w:ascii="標楷體" w:eastAsia="標楷體" w:hAnsi="標楷體"/>
        </w:rPr>
        <w:t>ble List</w:t>
      </w:r>
      <w:r w:rsidRPr="00BE0008">
        <w:rPr>
          <w:rFonts w:ascii="標楷體" w:eastAsia="標楷體" w:hAnsi="標楷體" w:hint="eastAsia"/>
        </w:rPr>
        <w:t>：</w:t>
      </w:r>
      <w:r w:rsidRPr="00BE0008">
        <w:rPr>
          <w:rFonts w:ascii="標楷體" w:eastAsia="標楷體" w:hAnsi="標楷體"/>
        </w:rPr>
        <w:t>[</w:t>
      </w:r>
      <w:r>
        <w:rPr>
          <w:rFonts w:ascii="標楷體" w:eastAsia="標楷體" w:hAnsi="標楷體"/>
        </w:rPr>
        <w:t>LoanIfrs9Ap</w:t>
      </w:r>
      <w:r w:rsidRPr="00BE0008">
        <w:rPr>
          <w:rFonts w:ascii="標楷體" w:eastAsia="標楷體" w:hAnsi="標楷體"/>
        </w:rPr>
        <w:t>(IFRS9</w:t>
      </w:r>
      <w:r w:rsidRPr="00BE0008">
        <w:rPr>
          <w:rFonts w:ascii="標楷體" w:eastAsia="標楷體" w:hAnsi="標楷體" w:hint="eastAsia"/>
        </w:rPr>
        <w:t>欄位清單</w:t>
      </w:r>
      <w:r w:rsidRPr="00BE0008">
        <w:rPr>
          <w:rFonts w:ascii="標楷體" w:eastAsia="標楷體" w:hAnsi="標楷體"/>
        </w:rPr>
        <w:t>1)]</w:t>
      </w:r>
    </w:p>
    <w:p w14:paraId="263E4652"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篩選條件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年月份(</w:t>
      </w:r>
      <w:proofErr w:type="spellStart"/>
      <w:r w:rsidRPr="00BE0008">
        <w:rPr>
          <w:rFonts w:ascii="標楷體" w:eastAsia="標楷體" w:hAnsi="標楷體"/>
        </w:rPr>
        <w:t>DataYM</w:t>
      </w:r>
      <w:proofErr w:type="spellEnd"/>
      <w:r w:rsidRPr="00BE0008">
        <w:rPr>
          <w:rFonts w:ascii="標楷體" w:eastAsia="標楷體" w:hAnsi="標楷體"/>
        </w:rPr>
        <w:t xml:space="preserve">)] = </w:t>
      </w:r>
      <w:r w:rsidRPr="00BE0008">
        <w:rPr>
          <w:rFonts w:ascii="標楷體" w:eastAsia="標楷體" w:hAnsi="標楷體" w:hint="eastAsia"/>
        </w:rPr>
        <w:t>會計日期年月</w:t>
      </w:r>
    </w:p>
    <w:p w14:paraId="3E1C6C3D"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排序方式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1.</w:t>
      </w:r>
      <w:r w:rsidRPr="00BE0008">
        <w:rPr>
          <w:rFonts w:ascii="標楷體" w:eastAsia="標楷體" w:hAnsi="標楷體" w:hint="eastAsia"/>
        </w:rPr>
        <w:t>[</w:t>
      </w:r>
      <w:r w:rsidRPr="00BE0008">
        <w:rPr>
          <w:rFonts w:ascii="標楷體" w:eastAsia="標楷體" w:hAnsi="標楷體"/>
        </w:rPr>
        <w:t>戶號</w:t>
      </w:r>
      <w:r w:rsidRPr="00BE0008">
        <w:rPr>
          <w:rFonts w:ascii="標楷體" w:eastAsia="標楷體" w:hAnsi="標楷體" w:hint="eastAsia"/>
        </w:rPr>
        <w:t>(</w:t>
      </w:r>
      <w:proofErr w:type="spellStart"/>
      <w:r w:rsidRPr="00BE0008">
        <w:rPr>
          <w:rFonts w:ascii="標楷體" w:eastAsia="標楷體" w:hAnsi="標楷體"/>
        </w:rPr>
        <w:t>CustNo</w:t>
      </w:r>
      <w:proofErr w:type="spellEnd"/>
      <w:r w:rsidRPr="00BE0008">
        <w:rPr>
          <w:rFonts w:ascii="標楷體" w:eastAsia="標楷體" w:hAnsi="標楷體" w:hint="eastAsia"/>
        </w:rPr>
        <w:t>)](</w:t>
      </w:r>
      <w:r w:rsidRPr="00BE0008">
        <w:rPr>
          <w:rFonts w:ascii="標楷體" w:eastAsia="標楷體" w:hAnsi="標楷體"/>
        </w:rPr>
        <w:t>由小至大)</w:t>
      </w:r>
    </w:p>
    <w:p w14:paraId="63713FB1"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2.</w:t>
      </w:r>
      <w:r w:rsidRPr="00BE0008">
        <w:rPr>
          <w:rFonts w:ascii="標楷體" w:eastAsia="標楷體" w:hAnsi="標楷體" w:hint="eastAsia"/>
        </w:rPr>
        <w:t>[</w:t>
      </w:r>
      <w:r w:rsidRPr="00BE0008">
        <w:rPr>
          <w:rFonts w:ascii="標楷體" w:eastAsia="標楷體" w:hAnsi="標楷體"/>
        </w:rPr>
        <w:t>額度編號</w:t>
      </w:r>
      <w:r w:rsidRPr="00BE0008">
        <w:rPr>
          <w:rFonts w:ascii="標楷體" w:eastAsia="標楷體" w:hAnsi="標楷體" w:hint="eastAsia"/>
        </w:rPr>
        <w:t>(</w:t>
      </w:r>
      <w:proofErr w:type="spellStart"/>
      <w:r w:rsidRPr="00BE0008">
        <w:rPr>
          <w:rFonts w:ascii="標楷體" w:eastAsia="標楷體" w:hAnsi="標楷體"/>
        </w:rPr>
        <w:t>FacmNo</w:t>
      </w:r>
      <w:proofErr w:type="spellEnd"/>
      <w:r w:rsidRPr="00BE0008">
        <w:rPr>
          <w:rFonts w:ascii="標楷體" w:eastAsia="標楷體" w:hAnsi="標楷體" w:hint="eastAsia"/>
        </w:rPr>
        <w:t>)](</w:t>
      </w:r>
      <w:r w:rsidRPr="00BE0008">
        <w:rPr>
          <w:rFonts w:ascii="標楷體" w:eastAsia="標楷體" w:hAnsi="標楷體"/>
        </w:rPr>
        <w:t>由小至大)</w:t>
      </w:r>
    </w:p>
    <w:p w14:paraId="0AA559D9"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3.</w:t>
      </w:r>
      <w:r w:rsidRPr="00BE0008">
        <w:rPr>
          <w:rFonts w:ascii="標楷體" w:eastAsia="標楷體" w:hAnsi="標楷體" w:hint="eastAsia"/>
        </w:rPr>
        <w:t>[</w:t>
      </w:r>
      <w:r w:rsidRPr="00BE0008">
        <w:rPr>
          <w:rFonts w:ascii="標楷體" w:eastAsia="標楷體" w:hAnsi="標楷體"/>
        </w:rPr>
        <w:t>撥款序號</w:t>
      </w:r>
      <w:r w:rsidRPr="00BE0008">
        <w:rPr>
          <w:rFonts w:ascii="標楷體" w:eastAsia="標楷體" w:hAnsi="標楷體" w:hint="eastAsia"/>
        </w:rPr>
        <w:t>(</w:t>
      </w:r>
      <w:proofErr w:type="spellStart"/>
      <w:r w:rsidRPr="00BE0008">
        <w:rPr>
          <w:rFonts w:ascii="標楷體" w:eastAsia="標楷體" w:hAnsi="標楷體"/>
        </w:rPr>
        <w:t>BormNo</w:t>
      </w:r>
      <w:proofErr w:type="spellEnd"/>
      <w:r w:rsidRPr="00BE0008">
        <w:rPr>
          <w:rFonts w:ascii="標楷體" w:eastAsia="標楷體" w:hAnsi="標楷體" w:hint="eastAsia"/>
        </w:rPr>
        <w:t>)](</w:t>
      </w:r>
      <w:r w:rsidRPr="00BE0008">
        <w:rPr>
          <w:rFonts w:ascii="標楷體" w:eastAsia="標楷體" w:hAnsi="標楷體"/>
        </w:rPr>
        <w:t>由小至大)</w:t>
      </w:r>
    </w:p>
    <w:p w14:paraId="0474869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BE0008" w14:paraId="66C756EE" w14:textId="77777777" w:rsidTr="00F009C9">
        <w:tc>
          <w:tcPr>
            <w:tcW w:w="457" w:type="dxa"/>
            <w:vAlign w:val="center"/>
          </w:tcPr>
          <w:p w14:paraId="055B2D04" w14:textId="77777777" w:rsidR="00C72DFC" w:rsidRPr="00BE0008" w:rsidRDefault="00C72DFC" w:rsidP="00F009C9">
            <w:pPr>
              <w:rPr>
                <w:rFonts w:ascii="標楷體" w:eastAsia="標楷體" w:hAnsi="標楷體"/>
              </w:rPr>
            </w:pPr>
            <w:r w:rsidRPr="00BE0008">
              <w:rPr>
                <w:rFonts w:ascii="標楷體" w:eastAsia="標楷體" w:hAnsi="標楷體" w:hint="eastAsia"/>
                <w:b/>
                <w:bCs/>
                <w:kern w:val="0"/>
              </w:rPr>
              <w:t>序</w:t>
            </w:r>
            <w:r w:rsidRPr="00BE0008">
              <w:rPr>
                <w:rFonts w:ascii="標楷體" w:eastAsia="標楷體" w:hAnsi="標楷體"/>
                <w:b/>
                <w:bCs/>
                <w:kern w:val="0"/>
              </w:rPr>
              <w:br/>
            </w:r>
            <w:r w:rsidRPr="00BE0008">
              <w:rPr>
                <w:rFonts w:ascii="標楷體" w:eastAsia="標楷體" w:hAnsi="標楷體" w:hint="eastAsia"/>
                <w:b/>
                <w:bCs/>
                <w:kern w:val="0"/>
              </w:rPr>
              <w:t>號</w:t>
            </w:r>
          </w:p>
        </w:tc>
        <w:tc>
          <w:tcPr>
            <w:tcW w:w="2391" w:type="dxa"/>
            <w:vAlign w:val="center"/>
          </w:tcPr>
          <w:p w14:paraId="15DA98BF"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欄位</w:t>
            </w:r>
          </w:p>
        </w:tc>
        <w:tc>
          <w:tcPr>
            <w:tcW w:w="828" w:type="dxa"/>
            <w:vAlign w:val="center"/>
          </w:tcPr>
          <w:p w14:paraId="7E2283E4" w14:textId="77777777" w:rsidR="00C72DFC" w:rsidRPr="00BE0008" w:rsidRDefault="00C72DFC" w:rsidP="00F009C9">
            <w:pPr>
              <w:jc w:val="center"/>
              <w:rPr>
                <w:rFonts w:ascii="標楷體" w:eastAsia="標楷體" w:hAnsi="標楷體"/>
                <w:b/>
                <w:bCs/>
                <w:kern w:val="0"/>
              </w:rPr>
            </w:pPr>
            <w:r w:rsidRPr="00BE0008">
              <w:rPr>
                <w:rFonts w:ascii="標楷體" w:eastAsia="標楷體" w:hAnsi="標楷體" w:hint="eastAsia"/>
                <w:b/>
                <w:bCs/>
                <w:kern w:val="0"/>
              </w:rPr>
              <w:t>資料長度</w:t>
            </w:r>
          </w:p>
        </w:tc>
        <w:tc>
          <w:tcPr>
            <w:tcW w:w="1958" w:type="dxa"/>
            <w:vAlign w:val="center"/>
          </w:tcPr>
          <w:p w14:paraId="0D2ABDFD"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格式</w:t>
            </w:r>
          </w:p>
        </w:tc>
        <w:tc>
          <w:tcPr>
            <w:tcW w:w="4253" w:type="dxa"/>
            <w:vAlign w:val="center"/>
          </w:tcPr>
          <w:p w14:paraId="3BC745A3"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說明</w:t>
            </w:r>
          </w:p>
        </w:tc>
      </w:tr>
      <w:tr w:rsidR="00C72DFC" w:rsidRPr="00BE0008" w14:paraId="5DE4BF4B" w14:textId="77777777" w:rsidTr="00F009C9">
        <w:tc>
          <w:tcPr>
            <w:tcW w:w="457" w:type="dxa"/>
            <w:vAlign w:val="center"/>
          </w:tcPr>
          <w:p w14:paraId="085EC4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2391" w:type="dxa"/>
            <w:vAlign w:val="center"/>
          </w:tcPr>
          <w:p w14:paraId="36ACD182" w14:textId="77777777" w:rsidR="00C72DFC" w:rsidRPr="00BE0008" w:rsidRDefault="00C72DFC" w:rsidP="00F009C9">
            <w:pPr>
              <w:rPr>
                <w:rFonts w:ascii="標楷體" w:eastAsia="標楷體" w:hAnsi="標楷體"/>
              </w:rPr>
            </w:pPr>
            <w:r w:rsidRPr="00BE0008">
              <w:rPr>
                <w:rFonts w:ascii="標楷體" w:eastAsia="標楷體" w:hAnsi="標楷體" w:hint="eastAsia"/>
              </w:rPr>
              <w:t>戶號</w:t>
            </w:r>
          </w:p>
        </w:tc>
        <w:tc>
          <w:tcPr>
            <w:tcW w:w="828" w:type="dxa"/>
            <w:vAlign w:val="center"/>
          </w:tcPr>
          <w:p w14:paraId="1EEE30D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32D43598"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1218D65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.CustNo</w:t>
            </w:r>
          </w:p>
        </w:tc>
      </w:tr>
      <w:tr w:rsidR="00C72DFC" w:rsidRPr="00BE0008" w14:paraId="34AFF9A2" w14:textId="77777777" w:rsidTr="00F009C9">
        <w:tc>
          <w:tcPr>
            <w:tcW w:w="457" w:type="dxa"/>
            <w:vAlign w:val="center"/>
          </w:tcPr>
          <w:p w14:paraId="2B8B96B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2391" w:type="dxa"/>
            <w:vAlign w:val="center"/>
          </w:tcPr>
          <w:p w14:paraId="25217E43" w14:textId="77777777" w:rsidR="00C72DFC" w:rsidRPr="00BE0008" w:rsidRDefault="00C72DFC" w:rsidP="00F009C9">
            <w:pPr>
              <w:rPr>
                <w:rFonts w:ascii="標楷體" w:eastAsia="標楷體" w:hAnsi="標楷體"/>
              </w:rPr>
            </w:pPr>
            <w:r w:rsidRPr="00BE0008">
              <w:rPr>
                <w:rFonts w:ascii="標楷體" w:eastAsia="標楷體" w:hAnsi="標楷體" w:hint="eastAsia"/>
              </w:rPr>
              <w:t>借款人ID/統編</w:t>
            </w:r>
          </w:p>
        </w:tc>
        <w:tc>
          <w:tcPr>
            <w:tcW w:w="828" w:type="dxa"/>
            <w:vAlign w:val="center"/>
          </w:tcPr>
          <w:p w14:paraId="10F5A86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10</w:t>
            </w:r>
          </w:p>
        </w:tc>
        <w:tc>
          <w:tcPr>
            <w:tcW w:w="1958" w:type="dxa"/>
            <w:vAlign w:val="center"/>
          </w:tcPr>
          <w:p w14:paraId="3B497B7D" w14:textId="77777777" w:rsidR="00C72DFC" w:rsidRPr="00BE0008" w:rsidRDefault="00C72DFC" w:rsidP="00F009C9">
            <w:pPr>
              <w:rPr>
                <w:rFonts w:ascii="標楷體" w:eastAsia="標楷體" w:hAnsi="標楷體"/>
              </w:rPr>
            </w:pPr>
          </w:p>
        </w:tc>
        <w:tc>
          <w:tcPr>
            <w:tcW w:w="4253" w:type="dxa"/>
            <w:vAlign w:val="center"/>
          </w:tcPr>
          <w:p w14:paraId="0D13339E" w14:textId="77777777" w:rsidR="00C72DFC" w:rsidRPr="00BE0008" w:rsidRDefault="00C72DFC" w:rsidP="00F009C9">
            <w:pPr>
              <w:rPr>
                <w:rFonts w:ascii="標楷體" w:eastAsia="標楷體" w:hAnsi="標楷體"/>
              </w:rPr>
            </w:pPr>
            <w:r w:rsidRPr="00BE0008">
              <w:rPr>
                <w:rFonts w:ascii="標楷體" w:eastAsia="標楷體" w:hAnsi="標楷體" w:hint="eastAsia"/>
              </w:rPr>
              <w:t>空白</w:t>
            </w:r>
          </w:p>
        </w:tc>
      </w:tr>
      <w:tr w:rsidR="00C72DFC" w:rsidRPr="00BE0008" w14:paraId="26FC91CE" w14:textId="77777777" w:rsidTr="00F009C9">
        <w:tc>
          <w:tcPr>
            <w:tcW w:w="457" w:type="dxa"/>
            <w:vAlign w:val="center"/>
          </w:tcPr>
          <w:p w14:paraId="5E088F6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2391" w:type="dxa"/>
            <w:vAlign w:val="center"/>
          </w:tcPr>
          <w:p w14:paraId="097203D7" w14:textId="77777777" w:rsidR="00C72DFC" w:rsidRPr="00BE0008" w:rsidRDefault="00C72DFC" w:rsidP="00F009C9">
            <w:pPr>
              <w:rPr>
                <w:rFonts w:ascii="標楷體" w:eastAsia="標楷體" w:hAnsi="標楷體"/>
              </w:rPr>
            </w:pPr>
            <w:r w:rsidRPr="00BE0008">
              <w:rPr>
                <w:rFonts w:ascii="標楷體" w:eastAsia="標楷體" w:hAnsi="標楷體" w:hint="eastAsia"/>
              </w:rPr>
              <w:t>額度編號</w:t>
            </w:r>
          </w:p>
        </w:tc>
        <w:tc>
          <w:tcPr>
            <w:tcW w:w="828" w:type="dxa"/>
            <w:vAlign w:val="center"/>
          </w:tcPr>
          <w:p w14:paraId="760A030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79231F06"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536A103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.FacmNo</w:t>
            </w:r>
          </w:p>
        </w:tc>
      </w:tr>
      <w:tr w:rsidR="00C72DFC" w:rsidRPr="00BE0008" w14:paraId="4DEC9A70" w14:textId="77777777" w:rsidTr="00F009C9">
        <w:tc>
          <w:tcPr>
            <w:tcW w:w="457" w:type="dxa"/>
            <w:vAlign w:val="center"/>
          </w:tcPr>
          <w:p w14:paraId="4272496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2391" w:type="dxa"/>
            <w:vAlign w:val="center"/>
          </w:tcPr>
          <w:p w14:paraId="3577C047" w14:textId="77777777" w:rsidR="00C72DFC" w:rsidRPr="00BE0008" w:rsidRDefault="00C72DFC" w:rsidP="00F009C9">
            <w:pPr>
              <w:rPr>
                <w:rFonts w:ascii="標楷體" w:eastAsia="標楷體" w:hAnsi="標楷體"/>
              </w:rPr>
            </w:pPr>
            <w:r w:rsidRPr="00BE0008">
              <w:rPr>
                <w:rFonts w:ascii="標楷體" w:eastAsia="標楷體" w:hAnsi="標楷體" w:hint="eastAsia"/>
              </w:rPr>
              <w:t>核准號碼</w:t>
            </w:r>
          </w:p>
        </w:tc>
        <w:tc>
          <w:tcPr>
            <w:tcW w:w="828" w:type="dxa"/>
            <w:vAlign w:val="center"/>
          </w:tcPr>
          <w:p w14:paraId="4E1829E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100D438A"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67E4C1D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.ApplNo</w:t>
            </w:r>
          </w:p>
        </w:tc>
      </w:tr>
      <w:tr w:rsidR="00C72DFC" w:rsidRPr="00BE0008" w14:paraId="4F338BBE" w14:textId="77777777" w:rsidTr="00F009C9">
        <w:tc>
          <w:tcPr>
            <w:tcW w:w="457" w:type="dxa"/>
            <w:vAlign w:val="center"/>
          </w:tcPr>
          <w:p w14:paraId="08ED8B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5</w:t>
            </w:r>
          </w:p>
        </w:tc>
        <w:tc>
          <w:tcPr>
            <w:tcW w:w="2391" w:type="dxa"/>
            <w:vAlign w:val="center"/>
          </w:tcPr>
          <w:p w14:paraId="1C1D3F97" w14:textId="77777777" w:rsidR="00C72DFC" w:rsidRPr="00BE0008" w:rsidRDefault="00C72DFC" w:rsidP="00F009C9">
            <w:pPr>
              <w:rPr>
                <w:rFonts w:ascii="標楷體" w:eastAsia="標楷體" w:hAnsi="標楷體"/>
              </w:rPr>
            </w:pPr>
            <w:r w:rsidRPr="00BE0008">
              <w:rPr>
                <w:rFonts w:ascii="標楷體" w:eastAsia="標楷體" w:hAnsi="標楷體" w:hint="eastAsia"/>
              </w:rPr>
              <w:t>撥款序號</w:t>
            </w:r>
          </w:p>
        </w:tc>
        <w:tc>
          <w:tcPr>
            <w:tcW w:w="828" w:type="dxa"/>
            <w:vAlign w:val="center"/>
          </w:tcPr>
          <w:p w14:paraId="291D447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62D792EB"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032C227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.BormNo</w:t>
            </w:r>
          </w:p>
        </w:tc>
      </w:tr>
      <w:tr w:rsidR="00C72DFC" w:rsidRPr="00BE0008" w14:paraId="34CC9794" w14:textId="77777777" w:rsidTr="00F009C9">
        <w:tc>
          <w:tcPr>
            <w:tcW w:w="457" w:type="dxa"/>
            <w:vAlign w:val="center"/>
          </w:tcPr>
          <w:p w14:paraId="0784E7A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2391" w:type="dxa"/>
            <w:vAlign w:val="center"/>
          </w:tcPr>
          <w:p w14:paraId="10B86E54" w14:textId="77777777" w:rsidR="00C72DFC" w:rsidRPr="00BE0008" w:rsidRDefault="00C72DFC" w:rsidP="00F009C9">
            <w:pPr>
              <w:rPr>
                <w:rFonts w:ascii="標楷體" w:eastAsia="標楷體" w:hAnsi="標楷體"/>
              </w:rPr>
            </w:pPr>
            <w:r w:rsidRPr="00BE0008">
              <w:rPr>
                <w:rFonts w:ascii="標楷體" w:eastAsia="標楷體" w:hAnsi="標楷體" w:hint="eastAsia"/>
              </w:rPr>
              <w:t>會計科目</w:t>
            </w:r>
          </w:p>
        </w:tc>
        <w:tc>
          <w:tcPr>
            <w:tcW w:w="828" w:type="dxa"/>
            <w:vAlign w:val="center"/>
          </w:tcPr>
          <w:p w14:paraId="0E6D52E0" w14:textId="1C18ABE8" w:rsidR="00C72DFC" w:rsidRPr="00BE0008" w:rsidRDefault="00C72DFC" w:rsidP="00F009C9">
            <w:pPr>
              <w:rPr>
                <w:rFonts w:ascii="標楷體" w:eastAsia="標楷體" w:hAnsi="標楷體"/>
              </w:rPr>
            </w:pPr>
            <w:r w:rsidRPr="00BE0008">
              <w:rPr>
                <w:rFonts w:ascii="標楷體" w:eastAsia="標楷體" w:hAnsi="標楷體"/>
                <w:color w:val="000000"/>
              </w:rPr>
              <w:t>11</w:t>
            </w:r>
          </w:p>
        </w:tc>
        <w:tc>
          <w:tcPr>
            <w:tcW w:w="1958" w:type="dxa"/>
            <w:vAlign w:val="center"/>
          </w:tcPr>
          <w:p w14:paraId="1311245C" w14:textId="77777777" w:rsidR="00C72DFC" w:rsidRPr="00BE0008" w:rsidRDefault="00C72DFC" w:rsidP="00F009C9">
            <w:pPr>
              <w:rPr>
                <w:rFonts w:ascii="標楷體" w:eastAsia="標楷體" w:hAnsi="標楷體"/>
              </w:rPr>
            </w:pPr>
          </w:p>
        </w:tc>
        <w:tc>
          <w:tcPr>
            <w:tcW w:w="4253" w:type="dxa"/>
            <w:vAlign w:val="center"/>
          </w:tcPr>
          <w:p w14:paraId="5DC6DEA8" w14:textId="67C5ACD0" w:rsidR="00C72DFC" w:rsidRPr="00BE0008" w:rsidRDefault="00C72DFC" w:rsidP="00F009C9">
            <w:pPr>
              <w:rPr>
                <w:rFonts w:ascii="標楷體" w:eastAsia="標楷體" w:hAnsi="標楷體"/>
              </w:rPr>
            </w:pPr>
            <w:r w:rsidRPr="00BE0008">
              <w:rPr>
                <w:rFonts w:ascii="標楷體" w:eastAsia="標楷體" w:hAnsi="標楷體" w:hint="eastAsia"/>
              </w:rPr>
              <w:t>新會計科目為1</w:t>
            </w:r>
            <w:r w:rsidRPr="00BE0008">
              <w:rPr>
                <w:rFonts w:ascii="標楷體" w:eastAsia="標楷體" w:hAnsi="標楷體"/>
              </w:rPr>
              <w:t>1</w:t>
            </w:r>
            <w:r w:rsidRPr="00BE0008">
              <w:rPr>
                <w:rFonts w:ascii="標楷體" w:eastAsia="標楷體" w:hAnsi="標楷體" w:hint="eastAsia"/>
              </w:rPr>
              <w:t>碼</w:t>
            </w:r>
          </w:p>
          <w:p w14:paraId="3158C00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.AcCode</w:t>
            </w:r>
          </w:p>
        </w:tc>
      </w:tr>
      <w:tr w:rsidR="00C72DFC" w:rsidRPr="00BE0008" w14:paraId="401870EA" w14:textId="77777777" w:rsidTr="00F009C9">
        <w:tc>
          <w:tcPr>
            <w:tcW w:w="457" w:type="dxa"/>
            <w:vAlign w:val="center"/>
          </w:tcPr>
          <w:p w14:paraId="27DFCEF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2391" w:type="dxa"/>
            <w:vAlign w:val="center"/>
          </w:tcPr>
          <w:p w14:paraId="501407DD" w14:textId="77777777" w:rsidR="00C72DFC" w:rsidRPr="00BE0008" w:rsidRDefault="00C72DFC" w:rsidP="00F009C9">
            <w:pPr>
              <w:rPr>
                <w:rFonts w:ascii="標楷體" w:eastAsia="標楷體" w:hAnsi="標楷體"/>
              </w:rPr>
            </w:pPr>
            <w:r w:rsidRPr="00BE0008">
              <w:rPr>
                <w:rFonts w:ascii="標楷體" w:eastAsia="標楷體" w:hAnsi="標楷體" w:hint="eastAsia"/>
              </w:rPr>
              <w:t>戶況</w:t>
            </w:r>
          </w:p>
        </w:tc>
        <w:tc>
          <w:tcPr>
            <w:tcW w:w="828" w:type="dxa"/>
            <w:vAlign w:val="center"/>
          </w:tcPr>
          <w:p w14:paraId="2B7E883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303CAB8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28C4191" w14:textId="77777777" w:rsidR="00C72DFC" w:rsidRPr="00BE0008" w:rsidRDefault="00C72DFC" w:rsidP="00F009C9">
            <w:pPr>
              <w:rPr>
                <w:rFonts w:ascii="標楷體" w:eastAsia="標楷體" w:hAnsi="標楷體"/>
              </w:rPr>
            </w:pPr>
            <w:r w:rsidRPr="00BE0008">
              <w:rPr>
                <w:rFonts w:ascii="標楷體" w:eastAsia="標楷體" w:hAnsi="標楷體" w:hint="eastAsia"/>
              </w:rPr>
              <w:t>1=正常 2=催收</w:t>
            </w:r>
          </w:p>
          <w:p w14:paraId="79BC190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.Status</w:t>
            </w:r>
          </w:p>
        </w:tc>
      </w:tr>
      <w:tr w:rsidR="00C72DFC" w:rsidRPr="00BE0008" w14:paraId="37085A5D" w14:textId="77777777" w:rsidTr="00F009C9">
        <w:tc>
          <w:tcPr>
            <w:tcW w:w="457" w:type="dxa"/>
            <w:vAlign w:val="center"/>
          </w:tcPr>
          <w:p w14:paraId="04B09F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2391" w:type="dxa"/>
            <w:vAlign w:val="center"/>
          </w:tcPr>
          <w:p w14:paraId="06DDC0C0" w14:textId="77777777" w:rsidR="00C72DFC" w:rsidRPr="00BE0008" w:rsidRDefault="00C72DFC" w:rsidP="00F009C9">
            <w:pPr>
              <w:rPr>
                <w:rFonts w:ascii="標楷體" w:eastAsia="標楷體" w:hAnsi="標楷體"/>
              </w:rPr>
            </w:pPr>
            <w:r w:rsidRPr="00BE0008">
              <w:rPr>
                <w:rFonts w:ascii="標楷體" w:eastAsia="標楷體" w:hAnsi="標楷體" w:hint="eastAsia"/>
              </w:rPr>
              <w:t>初貸日期</w:t>
            </w:r>
          </w:p>
        </w:tc>
        <w:tc>
          <w:tcPr>
            <w:tcW w:w="828" w:type="dxa"/>
            <w:vAlign w:val="center"/>
          </w:tcPr>
          <w:p w14:paraId="043827B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7957960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022830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.FirstDrawdownDate</w:t>
            </w:r>
          </w:p>
        </w:tc>
      </w:tr>
      <w:tr w:rsidR="00C72DFC" w:rsidRPr="00BE0008" w14:paraId="1EB68EE8" w14:textId="77777777" w:rsidTr="00F009C9">
        <w:tc>
          <w:tcPr>
            <w:tcW w:w="457" w:type="dxa"/>
            <w:vAlign w:val="center"/>
          </w:tcPr>
          <w:p w14:paraId="567F609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9</w:t>
            </w:r>
          </w:p>
        </w:tc>
        <w:tc>
          <w:tcPr>
            <w:tcW w:w="2391" w:type="dxa"/>
            <w:vAlign w:val="center"/>
          </w:tcPr>
          <w:p w14:paraId="6FA8C97B" w14:textId="77777777" w:rsidR="00C72DFC" w:rsidRPr="00BE0008" w:rsidRDefault="00C72DFC" w:rsidP="00F009C9">
            <w:pPr>
              <w:rPr>
                <w:rFonts w:ascii="標楷體" w:eastAsia="標楷體" w:hAnsi="標楷體"/>
              </w:rPr>
            </w:pPr>
            <w:r w:rsidRPr="00BE0008">
              <w:rPr>
                <w:rFonts w:ascii="標楷體" w:eastAsia="標楷體" w:hAnsi="標楷體" w:hint="eastAsia"/>
              </w:rPr>
              <w:t>撥款日期</w:t>
            </w:r>
          </w:p>
        </w:tc>
        <w:tc>
          <w:tcPr>
            <w:tcW w:w="828" w:type="dxa"/>
            <w:vAlign w:val="center"/>
          </w:tcPr>
          <w:p w14:paraId="39466AF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5D828C86"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455E81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.DrawdownDate</w:t>
            </w:r>
          </w:p>
        </w:tc>
      </w:tr>
      <w:tr w:rsidR="00C72DFC" w:rsidRPr="00BE0008" w14:paraId="078EE8DA" w14:textId="77777777" w:rsidTr="00F009C9">
        <w:tc>
          <w:tcPr>
            <w:tcW w:w="457" w:type="dxa"/>
            <w:vAlign w:val="center"/>
          </w:tcPr>
          <w:p w14:paraId="5C95232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10</w:t>
            </w:r>
          </w:p>
        </w:tc>
        <w:tc>
          <w:tcPr>
            <w:tcW w:w="2391" w:type="dxa"/>
            <w:vAlign w:val="center"/>
          </w:tcPr>
          <w:p w14:paraId="6073B829"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到期日(額度)</w:t>
            </w:r>
          </w:p>
        </w:tc>
        <w:tc>
          <w:tcPr>
            <w:tcW w:w="828" w:type="dxa"/>
            <w:vAlign w:val="center"/>
          </w:tcPr>
          <w:p w14:paraId="526CE0E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35FDAA62"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F7E339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.FacLineDate</w:t>
            </w:r>
          </w:p>
        </w:tc>
      </w:tr>
      <w:tr w:rsidR="00C72DFC" w:rsidRPr="00BE0008" w14:paraId="3C9B6F21" w14:textId="77777777" w:rsidTr="00F009C9">
        <w:tc>
          <w:tcPr>
            <w:tcW w:w="457" w:type="dxa"/>
            <w:vAlign w:val="center"/>
          </w:tcPr>
          <w:p w14:paraId="1087AC5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11</w:t>
            </w:r>
          </w:p>
        </w:tc>
        <w:tc>
          <w:tcPr>
            <w:tcW w:w="2391" w:type="dxa"/>
            <w:vAlign w:val="center"/>
          </w:tcPr>
          <w:p w14:paraId="3FEC5C54"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到期日(撥款)</w:t>
            </w:r>
          </w:p>
        </w:tc>
        <w:tc>
          <w:tcPr>
            <w:tcW w:w="828" w:type="dxa"/>
            <w:vAlign w:val="center"/>
          </w:tcPr>
          <w:p w14:paraId="699ED5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D75AC6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66285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.MaturityDate</w:t>
            </w:r>
          </w:p>
        </w:tc>
      </w:tr>
      <w:tr w:rsidR="00C72DFC" w:rsidRPr="00BE0008" w14:paraId="77CC81AD" w14:textId="77777777" w:rsidTr="00F009C9">
        <w:tc>
          <w:tcPr>
            <w:tcW w:w="457" w:type="dxa"/>
            <w:vAlign w:val="center"/>
          </w:tcPr>
          <w:p w14:paraId="32031AE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12</w:t>
            </w:r>
          </w:p>
        </w:tc>
        <w:tc>
          <w:tcPr>
            <w:tcW w:w="2391" w:type="dxa"/>
            <w:vAlign w:val="center"/>
          </w:tcPr>
          <w:p w14:paraId="3C2D036A"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w:t>
            </w:r>
          </w:p>
        </w:tc>
        <w:tc>
          <w:tcPr>
            <w:tcW w:w="828" w:type="dxa"/>
            <w:vAlign w:val="center"/>
          </w:tcPr>
          <w:p w14:paraId="25E8C30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D8E2B3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21C0698" w14:textId="77777777" w:rsidR="00C72DFC" w:rsidRPr="00BE0008" w:rsidRDefault="00C72DFC" w:rsidP="00F009C9">
            <w:pPr>
              <w:rPr>
                <w:rFonts w:ascii="標楷體" w:eastAsia="標楷體" w:hAnsi="標楷體"/>
              </w:rPr>
            </w:pPr>
            <w:r w:rsidRPr="00BE0008">
              <w:rPr>
                <w:rFonts w:ascii="標楷體" w:eastAsia="標楷體" w:hAnsi="標楷體" w:hint="eastAsia"/>
              </w:rPr>
              <w:t>每額度編號項下之放款帳號皆同</w:t>
            </w:r>
          </w:p>
          <w:p w14:paraId="08359837" w14:textId="77777777" w:rsidR="00C72DFC" w:rsidRPr="00BE0008" w:rsidRDefault="00C72DFC" w:rsidP="00F009C9">
            <w:pPr>
              <w:rPr>
                <w:rFonts w:ascii="標楷體" w:eastAsia="標楷體" w:hAnsi="標楷體"/>
              </w:rPr>
            </w:pPr>
            <w:r w:rsidRPr="00BE0008">
              <w:rPr>
                <w:rFonts w:ascii="標楷體" w:eastAsia="標楷體" w:hAnsi="標楷體" w:hint="eastAsia"/>
              </w:rPr>
              <w:t>核准額度金額</w:t>
            </w:r>
          </w:p>
          <w:p w14:paraId="0B1D22C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w:t>
            </w:r>
          </w:p>
        </w:tc>
      </w:tr>
      <w:tr w:rsidR="00C72DFC" w:rsidRPr="00BE0008" w14:paraId="50CCD35F" w14:textId="77777777" w:rsidTr="00F009C9">
        <w:tc>
          <w:tcPr>
            <w:tcW w:w="457" w:type="dxa"/>
            <w:vAlign w:val="center"/>
          </w:tcPr>
          <w:p w14:paraId="7B97C6C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13</w:t>
            </w:r>
          </w:p>
        </w:tc>
        <w:tc>
          <w:tcPr>
            <w:tcW w:w="2391" w:type="dxa"/>
            <w:vAlign w:val="center"/>
          </w:tcPr>
          <w:p w14:paraId="08B1C00D"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w:t>
            </w:r>
          </w:p>
        </w:tc>
        <w:tc>
          <w:tcPr>
            <w:tcW w:w="828" w:type="dxa"/>
            <w:vAlign w:val="center"/>
          </w:tcPr>
          <w:p w14:paraId="26215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89FD81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732BEC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w:t>
            </w:r>
          </w:p>
        </w:tc>
      </w:tr>
      <w:tr w:rsidR="00C72DFC" w:rsidRPr="00BE0008" w14:paraId="7453825D" w14:textId="77777777" w:rsidTr="00F009C9">
        <w:tc>
          <w:tcPr>
            <w:tcW w:w="457" w:type="dxa"/>
            <w:vAlign w:val="center"/>
          </w:tcPr>
          <w:p w14:paraId="5CD5B48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14</w:t>
            </w:r>
          </w:p>
        </w:tc>
        <w:tc>
          <w:tcPr>
            <w:tcW w:w="2391" w:type="dxa"/>
            <w:vAlign w:val="center"/>
          </w:tcPr>
          <w:p w14:paraId="0D7AC6A2"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w:t>
            </w:r>
          </w:p>
        </w:tc>
        <w:tc>
          <w:tcPr>
            <w:tcW w:w="828" w:type="dxa"/>
            <w:vAlign w:val="center"/>
          </w:tcPr>
          <w:p w14:paraId="3A22DB71"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6649466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41FD5A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w:t>
            </w:r>
          </w:p>
        </w:tc>
      </w:tr>
      <w:tr w:rsidR="00C72DFC" w:rsidRPr="00BE0008" w14:paraId="28AB1B4B" w14:textId="77777777" w:rsidTr="00F009C9">
        <w:tc>
          <w:tcPr>
            <w:tcW w:w="457" w:type="dxa"/>
            <w:vAlign w:val="center"/>
          </w:tcPr>
          <w:p w14:paraId="42BD13C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15</w:t>
            </w:r>
          </w:p>
        </w:tc>
        <w:tc>
          <w:tcPr>
            <w:tcW w:w="2391" w:type="dxa"/>
            <w:vAlign w:val="center"/>
          </w:tcPr>
          <w:p w14:paraId="6AADC6EF"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w:t>
            </w:r>
          </w:p>
        </w:tc>
        <w:tc>
          <w:tcPr>
            <w:tcW w:w="828" w:type="dxa"/>
            <w:vAlign w:val="center"/>
          </w:tcPr>
          <w:p w14:paraId="27B5BDC1"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23D636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81BAC3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w:t>
            </w:r>
          </w:p>
        </w:tc>
      </w:tr>
      <w:tr w:rsidR="00C72DFC" w:rsidRPr="00BE0008" w14:paraId="7AB70C87" w14:textId="77777777" w:rsidTr="00F009C9">
        <w:tc>
          <w:tcPr>
            <w:tcW w:w="457" w:type="dxa"/>
            <w:vAlign w:val="center"/>
          </w:tcPr>
          <w:p w14:paraId="4742DE2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16</w:t>
            </w:r>
          </w:p>
        </w:tc>
        <w:tc>
          <w:tcPr>
            <w:tcW w:w="2391" w:type="dxa"/>
            <w:vAlign w:val="center"/>
          </w:tcPr>
          <w:p w14:paraId="6B509D65"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w:t>
            </w:r>
          </w:p>
        </w:tc>
        <w:tc>
          <w:tcPr>
            <w:tcW w:w="828" w:type="dxa"/>
            <w:vAlign w:val="center"/>
          </w:tcPr>
          <w:p w14:paraId="0EB328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A2667D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E6A3755" w14:textId="77777777" w:rsidR="00C72DFC" w:rsidRPr="00BE0008" w:rsidRDefault="00C72DFC" w:rsidP="00F009C9">
            <w:pPr>
              <w:rPr>
                <w:rFonts w:ascii="標楷體" w:eastAsia="標楷體" w:hAnsi="標楷體"/>
              </w:rPr>
            </w:pPr>
            <w:r w:rsidRPr="00BE0008">
              <w:rPr>
                <w:rFonts w:ascii="標楷體" w:eastAsia="標楷體" w:hAnsi="標楷體" w:hint="eastAsia"/>
              </w:rPr>
              <w:t>計算至每月月底之撥款應收利息</w:t>
            </w:r>
          </w:p>
          <w:p w14:paraId="4BD9B9B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w:t>
            </w:r>
          </w:p>
        </w:tc>
      </w:tr>
      <w:tr w:rsidR="00C72DFC" w:rsidRPr="00BE0008" w14:paraId="18885E98" w14:textId="77777777" w:rsidTr="00F009C9">
        <w:tc>
          <w:tcPr>
            <w:tcW w:w="457" w:type="dxa"/>
            <w:vAlign w:val="center"/>
          </w:tcPr>
          <w:p w14:paraId="5B688FD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17</w:t>
            </w:r>
          </w:p>
        </w:tc>
        <w:tc>
          <w:tcPr>
            <w:tcW w:w="2391" w:type="dxa"/>
            <w:vAlign w:val="center"/>
          </w:tcPr>
          <w:p w14:paraId="55628A5C"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w:t>
            </w:r>
          </w:p>
        </w:tc>
        <w:tc>
          <w:tcPr>
            <w:tcW w:w="828" w:type="dxa"/>
            <w:vAlign w:val="center"/>
          </w:tcPr>
          <w:p w14:paraId="4062DD2A"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2BCB63C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34BED89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w:t>
            </w:r>
          </w:p>
        </w:tc>
      </w:tr>
      <w:tr w:rsidR="00C72DFC" w:rsidRPr="00BE0008" w14:paraId="498019EB" w14:textId="77777777" w:rsidTr="00F009C9">
        <w:tc>
          <w:tcPr>
            <w:tcW w:w="457" w:type="dxa"/>
            <w:vAlign w:val="center"/>
          </w:tcPr>
          <w:p w14:paraId="42A1AE1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18</w:t>
            </w:r>
          </w:p>
        </w:tc>
        <w:tc>
          <w:tcPr>
            <w:tcW w:w="2391" w:type="dxa"/>
            <w:vAlign w:val="center"/>
          </w:tcPr>
          <w:p w14:paraId="4FA12730" w14:textId="77777777" w:rsidR="00C72DFC" w:rsidRPr="00BE0008" w:rsidRDefault="00C72DFC" w:rsidP="00F009C9">
            <w:pPr>
              <w:widowControl/>
              <w:rPr>
                <w:rFonts w:ascii="標楷體" w:eastAsia="標楷體" w:hAnsi="標楷體" w:cs="Courier New"/>
                <w:kern w:val="0"/>
              </w:rPr>
            </w:pPr>
            <w:r w:rsidRPr="00BE0008">
              <w:rPr>
                <w:rFonts w:ascii="標楷體" w:eastAsia="標楷體" w:hAnsi="標楷體" w:hint="eastAsia"/>
              </w:rPr>
              <w:t>利率(撥款)</w:t>
            </w:r>
          </w:p>
        </w:tc>
        <w:tc>
          <w:tcPr>
            <w:tcW w:w="828" w:type="dxa"/>
            <w:vAlign w:val="center"/>
          </w:tcPr>
          <w:p w14:paraId="74692D0F"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01F28360"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4FA6B52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w:t>
            </w:r>
          </w:p>
        </w:tc>
      </w:tr>
      <w:tr w:rsidR="00C72DFC" w:rsidRPr="00BE0008" w14:paraId="4051EE4F" w14:textId="77777777" w:rsidTr="00F009C9">
        <w:tc>
          <w:tcPr>
            <w:tcW w:w="457" w:type="dxa"/>
            <w:vAlign w:val="center"/>
          </w:tcPr>
          <w:p w14:paraId="526F362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19</w:t>
            </w:r>
          </w:p>
        </w:tc>
        <w:tc>
          <w:tcPr>
            <w:tcW w:w="2391" w:type="dxa"/>
            <w:vAlign w:val="center"/>
          </w:tcPr>
          <w:p w14:paraId="0F7DFBBF" w14:textId="77777777" w:rsidR="00C72DFC" w:rsidRPr="00BE0008" w:rsidRDefault="00C72DFC" w:rsidP="00F009C9">
            <w:pPr>
              <w:rPr>
                <w:rFonts w:ascii="標楷體" w:eastAsia="標楷體" w:hAnsi="標楷體"/>
              </w:rPr>
            </w:pPr>
            <w:r w:rsidRPr="00BE0008">
              <w:rPr>
                <w:rFonts w:ascii="標楷體" w:eastAsia="標楷體" w:hAnsi="標楷體" w:hint="eastAsia"/>
              </w:rPr>
              <w:t>逾期繳款天數</w:t>
            </w:r>
          </w:p>
        </w:tc>
        <w:tc>
          <w:tcPr>
            <w:tcW w:w="828" w:type="dxa"/>
            <w:vAlign w:val="center"/>
          </w:tcPr>
          <w:p w14:paraId="6F2F85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0D33E5D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w:t>
            </w:r>
          </w:p>
        </w:tc>
        <w:tc>
          <w:tcPr>
            <w:tcW w:w="4253" w:type="dxa"/>
            <w:vAlign w:val="center"/>
          </w:tcPr>
          <w:p w14:paraId="1B056C75" w14:textId="77777777" w:rsidR="00C72DFC" w:rsidRPr="00BE0008" w:rsidRDefault="00C72DFC" w:rsidP="00F009C9">
            <w:pPr>
              <w:rPr>
                <w:rFonts w:ascii="標楷體" w:eastAsia="標楷體" w:hAnsi="標楷體"/>
              </w:rPr>
            </w:pPr>
            <w:r w:rsidRPr="00BE0008">
              <w:rPr>
                <w:rFonts w:ascii="標楷體" w:eastAsia="標楷體" w:hAnsi="標楷體" w:hint="eastAsia"/>
              </w:rPr>
              <w:t>抓取月底日資料，並以天數表示</w:t>
            </w:r>
          </w:p>
          <w:p w14:paraId="3A1E87F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.OvduDays</w:t>
            </w:r>
          </w:p>
        </w:tc>
      </w:tr>
      <w:tr w:rsidR="00C72DFC" w:rsidRPr="00BE0008" w14:paraId="10FE3438" w14:textId="77777777" w:rsidTr="00F009C9">
        <w:tc>
          <w:tcPr>
            <w:tcW w:w="457" w:type="dxa"/>
            <w:vAlign w:val="center"/>
          </w:tcPr>
          <w:p w14:paraId="22302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20</w:t>
            </w:r>
          </w:p>
        </w:tc>
        <w:tc>
          <w:tcPr>
            <w:tcW w:w="2391" w:type="dxa"/>
            <w:vAlign w:val="center"/>
          </w:tcPr>
          <w:p w14:paraId="2CE166B1" w14:textId="77777777" w:rsidR="00C72DFC" w:rsidRPr="00BE0008" w:rsidRDefault="00C72DFC" w:rsidP="00F009C9">
            <w:pPr>
              <w:rPr>
                <w:rFonts w:ascii="標楷體" w:eastAsia="標楷體" w:hAnsi="標楷體"/>
              </w:rPr>
            </w:pPr>
            <w:r w:rsidRPr="00BE0008">
              <w:rPr>
                <w:rFonts w:ascii="標楷體" w:eastAsia="標楷體" w:hAnsi="標楷體" w:hint="eastAsia"/>
              </w:rPr>
              <w:t>轉催收款日期</w:t>
            </w:r>
          </w:p>
        </w:tc>
        <w:tc>
          <w:tcPr>
            <w:tcW w:w="828" w:type="dxa"/>
            <w:vAlign w:val="center"/>
          </w:tcPr>
          <w:p w14:paraId="5E2D713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05D0773"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BF390A8" w14:textId="77777777" w:rsidR="00C72DFC" w:rsidRPr="00BE0008" w:rsidRDefault="00C72DFC" w:rsidP="00F009C9">
            <w:pPr>
              <w:rPr>
                <w:rFonts w:ascii="標楷體" w:eastAsia="標楷體" w:hAnsi="標楷體"/>
              </w:rPr>
            </w:pPr>
            <w:r w:rsidRPr="00BE0008">
              <w:rPr>
                <w:rFonts w:ascii="標楷體" w:eastAsia="標楷體" w:hAnsi="標楷體" w:hint="eastAsia"/>
              </w:rPr>
              <w:t>最近一次的轉催收日期</w:t>
            </w:r>
          </w:p>
          <w:p w14:paraId="2A015A9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.OvduDate</w:t>
            </w:r>
          </w:p>
        </w:tc>
      </w:tr>
      <w:tr w:rsidR="00C72DFC" w:rsidRPr="00BE0008" w14:paraId="53A508B3" w14:textId="77777777" w:rsidTr="00F009C9">
        <w:tc>
          <w:tcPr>
            <w:tcW w:w="457" w:type="dxa"/>
            <w:vAlign w:val="center"/>
          </w:tcPr>
          <w:p w14:paraId="0326138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21</w:t>
            </w:r>
          </w:p>
        </w:tc>
        <w:tc>
          <w:tcPr>
            <w:tcW w:w="2391" w:type="dxa"/>
            <w:vAlign w:val="center"/>
          </w:tcPr>
          <w:p w14:paraId="66C6D018"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轉銷呆帳日期</w:t>
            </w:r>
          </w:p>
        </w:tc>
        <w:tc>
          <w:tcPr>
            <w:tcW w:w="828" w:type="dxa"/>
            <w:vAlign w:val="center"/>
          </w:tcPr>
          <w:p w14:paraId="742A043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AF04DC8"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FE4B41E" w14:textId="77777777" w:rsidR="00C72DFC" w:rsidRPr="00BE0008" w:rsidRDefault="00C72DFC" w:rsidP="00F009C9">
            <w:pPr>
              <w:rPr>
                <w:rFonts w:ascii="標楷體" w:eastAsia="標楷體" w:hAnsi="標楷體"/>
              </w:rPr>
            </w:pPr>
            <w:r w:rsidRPr="00BE0008">
              <w:rPr>
                <w:rFonts w:ascii="標楷體" w:eastAsia="標楷體" w:hAnsi="標楷體" w:hint="eastAsia"/>
              </w:rPr>
              <w:t>最早之轉銷呆帳日期</w:t>
            </w:r>
          </w:p>
          <w:p w14:paraId="43DEC1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.BadDebtDate</w:t>
            </w:r>
          </w:p>
        </w:tc>
      </w:tr>
      <w:tr w:rsidR="00C72DFC" w:rsidRPr="00BE0008" w14:paraId="311DBCBB" w14:textId="77777777" w:rsidTr="00F009C9">
        <w:tc>
          <w:tcPr>
            <w:tcW w:w="457" w:type="dxa"/>
            <w:vAlign w:val="center"/>
          </w:tcPr>
          <w:p w14:paraId="7D4BADD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22</w:t>
            </w:r>
          </w:p>
        </w:tc>
        <w:tc>
          <w:tcPr>
            <w:tcW w:w="2391" w:type="dxa"/>
            <w:vAlign w:val="center"/>
          </w:tcPr>
          <w:p w14:paraId="5B580F41"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轉銷呆帳金額</w:t>
            </w:r>
          </w:p>
        </w:tc>
        <w:tc>
          <w:tcPr>
            <w:tcW w:w="828" w:type="dxa"/>
            <w:vAlign w:val="center"/>
          </w:tcPr>
          <w:p w14:paraId="5C4E12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A35C75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C2CB9B5" w14:textId="77777777" w:rsidR="00C72DFC" w:rsidRPr="00BE0008" w:rsidRDefault="00C72DFC" w:rsidP="00F009C9">
            <w:pPr>
              <w:rPr>
                <w:rFonts w:ascii="標楷體" w:eastAsia="標楷體" w:hAnsi="標楷體"/>
              </w:rPr>
            </w:pPr>
            <w:r w:rsidRPr="00BE0008">
              <w:rPr>
                <w:rFonts w:ascii="標楷體" w:eastAsia="標楷體" w:hAnsi="標楷體" w:hint="eastAsia"/>
              </w:rPr>
              <w:t>全部轉銷呆帳之金額</w:t>
            </w:r>
          </w:p>
          <w:p w14:paraId="1ADD269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.BadDebtAmt</w:t>
            </w:r>
          </w:p>
        </w:tc>
      </w:tr>
      <w:tr w:rsidR="00C72DFC" w:rsidRPr="00BE0008" w14:paraId="6D71DE06" w14:textId="77777777" w:rsidTr="00F009C9">
        <w:tc>
          <w:tcPr>
            <w:tcW w:w="457" w:type="dxa"/>
            <w:vAlign w:val="center"/>
          </w:tcPr>
          <w:p w14:paraId="5CDE17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23</w:t>
            </w:r>
          </w:p>
        </w:tc>
        <w:tc>
          <w:tcPr>
            <w:tcW w:w="2391" w:type="dxa"/>
            <w:vAlign w:val="center"/>
          </w:tcPr>
          <w:p w14:paraId="4F485EDF" w14:textId="77777777" w:rsidR="00C72DFC" w:rsidRPr="00BE0008" w:rsidRDefault="00C72DFC" w:rsidP="00F009C9">
            <w:pPr>
              <w:rPr>
                <w:rFonts w:ascii="標楷體" w:eastAsia="標楷體" w:hAnsi="標楷體"/>
              </w:rPr>
            </w:pPr>
            <w:r w:rsidRPr="00BE0008">
              <w:rPr>
                <w:rFonts w:ascii="標楷體" w:eastAsia="標楷體" w:hAnsi="標楷體" w:hint="eastAsia"/>
              </w:rPr>
              <w:t>初貸時約定還本寬限期</w:t>
            </w:r>
          </w:p>
        </w:tc>
        <w:tc>
          <w:tcPr>
            <w:tcW w:w="828" w:type="dxa"/>
            <w:vAlign w:val="center"/>
          </w:tcPr>
          <w:p w14:paraId="266C7C5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AE9C0B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6493C48F" w14:textId="77777777" w:rsidR="00C72DFC" w:rsidRPr="00BE0008" w:rsidRDefault="00C72DFC" w:rsidP="00F009C9">
            <w:pPr>
              <w:rPr>
                <w:rFonts w:ascii="標楷體" w:eastAsia="標楷體" w:hAnsi="標楷體"/>
              </w:rPr>
            </w:pPr>
            <w:r w:rsidRPr="00BE0008">
              <w:rPr>
                <w:rFonts w:ascii="標楷體" w:eastAsia="標楷體" w:hAnsi="標楷體" w:hint="eastAsia"/>
              </w:rPr>
              <w:t>約定客戶得只繳息不繳本之寬限期。</w:t>
            </w:r>
          </w:p>
          <w:p w14:paraId="13E8A11B" w14:textId="77777777" w:rsidR="00C72DFC" w:rsidRPr="00BE0008" w:rsidRDefault="00C72DFC" w:rsidP="00F009C9">
            <w:pPr>
              <w:rPr>
                <w:rFonts w:ascii="標楷體" w:eastAsia="標楷體" w:hAnsi="標楷體"/>
              </w:rPr>
            </w:pPr>
            <w:r w:rsidRPr="00BE0008">
              <w:rPr>
                <w:rFonts w:ascii="標楷體" w:eastAsia="標楷體" w:hAnsi="標楷體" w:hint="eastAsia"/>
              </w:rPr>
              <w:t>以月為單位</w:t>
            </w:r>
          </w:p>
          <w:p w14:paraId="5E7945A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.GracePeriod</w:t>
            </w:r>
          </w:p>
        </w:tc>
      </w:tr>
      <w:tr w:rsidR="00C72DFC" w:rsidRPr="00BE0008" w14:paraId="0CE5C486" w14:textId="77777777" w:rsidTr="00F009C9">
        <w:tc>
          <w:tcPr>
            <w:tcW w:w="457" w:type="dxa"/>
            <w:vAlign w:val="center"/>
          </w:tcPr>
          <w:p w14:paraId="445F7B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24</w:t>
            </w:r>
          </w:p>
        </w:tc>
        <w:tc>
          <w:tcPr>
            <w:tcW w:w="2391" w:type="dxa"/>
            <w:vAlign w:val="center"/>
          </w:tcPr>
          <w:p w14:paraId="1E129A86" w14:textId="77777777" w:rsidR="00C72DFC" w:rsidRPr="00BE0008" w:rsidRDefault="00C72DFC" w:rsidP="00F009C9">
            <w:pPr>
              <w:rPr>
                <w:rFonts w:ascii="標楷體" w:eastAsia="標楷體" w:hAnsi="標楷體"/>
              </w:rPr>
            </w:pPr>
            <w:r w:rsidRPr="00BE0008">
              <w:rPr>
                <w:rFonts w:ascii="標楷體" w:eastAsia="標楷體" w:hAnsi="標楷體" w:hint="eastAsia"/>
              </w:rPr>
              <w:t>核准利率</w:t>
            </w:r>
          </w:p>
        </w:tc>
        <w:tc>
          <w:tcPr>
            <w:tcW w:w="828" w:type="dxa"/>
            <w:vAlign w:val="center"/>
          </w:tcPr>
          <w:p w14:paraId="4ABECE2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4F7DFA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044CAF17" w14:textId="77777777" w:rsidR="00C72DFC" w:rsidRPr="00BE0008" w:rsidRDefault="00C72DFC" w:rsidP="00F009C9">
            <w:pPr>
              <w:ind w:left="235" w:hangingChars="98" w:hanging="235"/>
              <w:rPr>
                <w:rFonts w:ascii="標楷體" w:eastAsia="標楷體" w:hAnsi="標楷體"/>
              </w:rPr>
            </w:pPr>
            <w:r>
              <w:rPr>
                <w:rFonts w:ascii="標楷體" w:eastAsia="標楷體" w:hAnsi="標楷體"/>
              </w:rPr>
              <w:t>LoanIfrs9Ap</w:t>
            </w:r>
            <w:r w:rsidRPr="00BE0008">
              <w:rPr>
                <w:rFonts w:ascii="標楷體" w:eastAsia="標楷體" w:hAnsi="標楷體"/>
              </w:rPr>
              <w:t>.ApproveRate</w:t>
            </w:r>
          </w:p>
        </w:tc>
      </w:tr>
      <w:tr w:rsidR="00C72DFC" w:rsidRPr="00BE0008" w14:paraId="1A108629" w14:textId="77777777" w:rsidTr="00F009C9">
        <w:tc>
          <w:tcPr>
            <w:tcW w:w="457" w:type="dxa"/>
            <w:vAlign w:val="center"/>
          </w:tcPr>
          <w:p w14:paraId="65B100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25</w:t>
            </w:r>
          </w:p>
        </w:tc>
        <w:tc>
          <w:tcPr>
            <w:tcW w:w="2391" w:type="dxa"/>
            <w:vAlign w:val="center"/>
          </w:tcPr>
          <w:p w14:paraId="527B740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契約當時還款方式</w:t>
            </w:r>
          </w:p>
        </w:tc>
        <w:tc>
          <w:tcPr>
            <w:tcW w:w="828" w:type="dxa"/>
            <w:vAlign w:val="center"/>
          </w:tcPr>
          <w:p w14:paraId="65201F6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C61252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55DB439A" w14:textId="77777777" w:rsidR="00C72DFC" w:rsidRPr="00BE0008" w:rsidRDefault="00C72DFC" w:rsidP="00F009C9">
            <w:pPr>
              <w:rPr>
                <w:rFonts w:ascii="標楷體" w:eastAsia="標楷體" w:hAnsi="標楷體"/>
              </w:rPr>
            </w:pPr>
            <w:r w:rsidRPr="00BE0008">
              <w:rPr>
                <w:rFonts w:ascii="標楷體" w:eastAsia="標楷體" w:hAnsi="標楷體" w:hint="eastAsia"/>
              </w:rPr>
              <w:t>1=按期繳息(到期還本)；</w:t>
            </w:r>
          </w:p>
          <w:p w14:paraId="57BD3D24" w14:textId="77777777" w:rsidR="00C72DFC" w:rsidRPr="00BE0008" w:rsidRDefault="00C72DFC" w:rsidP="00F009C9">
            <w:pPr>
              <w:rPr>
                <w:rFonts w:ascii="標楷體" w:eastAsia="標楷體" w:hAnsi="標楷體"/>
              </w:rPr>
            </w:pPr>
            <w:r w:rsidRPr="00BE0008">
              <w:rPr>
                <w:rFonts w:ascii="標楷體" w:eastAsia="標楷體" w:hAnsi="標楷體" w:hint="eastAsia"/>
              </w:rPr>
              <w:t>2=平均攤還本息；</w:t>
            </w:r>
          </w:p>
          <w:p w14:paraId="11DF71E3" w14:textId="77777777" w:rsidR="00C72DFC" w:rsidRPr="00BE0008" w:rsidRDefault="00C72DFC" w:rsidP="00F009C9">
            <w:pPr>
              <w:rPr>
                <w:rFonts w:ascii="標楷體" w:eastAsia="標楷體" w:hAnsi="標楷體"/>
              </w:rPr>
            </w:pPr>
            <w:r w:rsidRPr="00BE0008">
              <w:rPr>
                <w:rFonts w:ascii="標楷體" w:eastAsia="標楷體" w:hAnsi="標楷體" w:hint="eastAsia"/>
              </w:rPr>
              <w:t>3=平均攤還本金；</w:t>
            </w:r>
          </w:p>
          <w:p w14:paraId="4420C2D8" w14:textId="77777777" w:rsidR="00C72DFC" w:rsidRPr="00BE0008" w:rsidRDefault="00C72DFC" w:rsidP="00F009C9">
            <w:pPr>
              <w:rPr>
                <w:rFonts w:ascii="標楷體" w:eastAsia="標楷體" w:hAnsi="標楷體"/>
              </w:rPr>
            </w:pPr>
            <w:r w:rsidRPr="00BE0008">
              <w:rPr>
                <w:rFonts w:ascii="標楷體" w:eastAsia="標楷體" w:hAnsi="標楷體" w:hint="eastAsia"/>
              </w:rPr>
              <w:t>4=到期繳息還本</w:t>
            </w:r>
          </w:p>
          <w:p w14:paraId="37DFA6D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.AmortizedCode</w:t>
            </w:r>
          </w:p>
        </w:tc>
      </w:tr>
      <w:tr w:rsidR="00C72DFC" w:rsidRPr="00BE0008" w14:paraId="557F1883" w14:textId="77777777" w:rsidTr="00F009C9">
        <w:tc>
          <w:tcPr>
            <w:tcW w:w="457" w:type="dxa"/>
            <w:vAlign w:val="center"/>
          </w:tcPr>
          <w:p w14:paraId="06F796A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26</w:t>
            </w:r>
          </w:p>
        </w:tc>
        <w:tc>
          <w:tcPr>
            <w:tcW w:w="2391" w:type="dxa"/>
            <w:vAlign w:val="center"/>
          </w:tcPr>
          <w:p w14:paraId="635A801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契約當時利率調整方式</w:t>
            </w:r>
          </w:p>
        </w:tc>
        <w:tc>
          <w:tcPr>
            <w:tcW w:w="828" w:type="dxa"/>
            <w:vAlign w:val="center"/>
          </w:tcPr>
          <w:p w14:paraId="21F1F2B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9FA0F7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692FCA54" w14:textId="77777777" w:rsidR="00C72DFC" w:rsidRPr="00BE0008" w:rsidRDefault="00C72DFC" w:rsidP="00F009C9">
            <w:pPr>
              <w:rPr>
                <w:rFonts w:ascii="標楷體" w:eastAsia="標楷體" w:hAnsi="標楷體"/>
              </w:rPr>
            </w:pPr>
            <w:r w:rsidRPr="00BE0008">
              <w:rPr>
                <w:rFonts w:ascii="標楷體" w:eastAsia="標楷體" w:hAnsi="標楷體" w:hint="eastAsia"/>
              </w:rPr>
              <w:t>1=機動；2=固定；</w:t>
            </w:r>
          </w:p>
          <w:p w14:paraId="6971D5A6" w14:textId="77777777" w:rsidR="00C72DFC" w:rsidRPr="00BE0008" w:rsidRDefault="00C72DFC" w:rsidP="00F009C9">
            <w:pPr>
              <w:rPr>
                <w:rFonts w:ascii="標楷體" w:eastAsia="標楷體" w:hAnsi="標楷體"/>
              </w:rPr>
            </w:pPr>
            <w:r w:rsidRPr="00BE0008">
              <w:rPr>
                <w:rFonts w:ascii="標楷體" w:eastAsia="標楷體" w:hAnsi="標楷體" w:hint="eastAsia"/>
              </w:rPr>
              <w:t>3=固定階梯；4=浮動階梯</w:t>
            </w:r>
          </w:p>
          <w:p w14:paraId="4F1E390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.RateCode</w:t>
            </w:r>
          </w:p>
        </w:tc>
      </w:tr>
      <w:tr w:rsidR="00C72DFC" w:rsidRPr="00BE0008" w14:paraId="1EB756C3" w14:textId="77777777" w:rsidTr="00F009C9">
        <w:tc>
          <w:tcPr>
            <w:tcW w:w="457" w:type="dxa"/>
            <w:vAlign w:val="center"/>
          </w:tcPr>
          <w:p w14:paraId="07DC384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27</w:t>
            </w:r>
          </w:p>
        </w:tc>
        <w:tc>
          <w:tcPr>
            <w:tcW w:w="2391" w:type="dxa"/>
            <w:vAlign w:val="center"/>
          </w:tcPr>
          <w:p w14:paraId="2668AC3A"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契約約定當時還本週期</w:t>
            </w:r>
          </w:p>
        </w:tc>
        <w:tc>
          <w:tcPr>
            <w:tcW w:w="828" w:type="dxa"/>
            <w:vAlign w:val="center"/>
          </w:tcPr>
          <w:p w14:paraId="18A4072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67B289E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47623C7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.RepayFreq</w:t>
            </w:r>
          </w:p>
        </w:tc>
      </w:tr>
      <w:tr w:rsidR="00C72DFC" w:rsidRPr="00BE0008" w14:paraId="64F2C213" w14:textId="77777777" w:rsidTr="00F009C9">
        <w:tc>
          <w:tcPr>
            <w:tcW w:w="457" w:type="dxa"/>
            <w:vAlign w:val="center"/>
          </w:tcPr>
          <w:p w14:paraId="7A88380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28</w:t>
            </w:r>
          </w:p>
        </w:tc>
        <w:tc>
          <w:tcPr>
            <w:tcW w:w="2391" w:type="dxa"/>
            <w:vAlign w:val="center"/>
          </w:tcPr>
          <w:p w14:paraId="56DA3F6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契約約定當時繳息週期</w:t>
            </w:r>
          </w:p>
        </w:tc>
        <w:tc>
          <w:tcPr>
            <w:tcW w:w="828" w:type="dxa"/>
            <w:vAlign w:val="center"/>
          </w:tcPr>
          <w:p w14:paraId="0DC0458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24388C2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2865D03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.PayIntFreq</w:t>
            </w:r>
          </w:p>
        </w:tc>
      </w:tr>
      <w:tr w:rsidR="00C72DFC" w:rsidRPr="00BE0008" w14:paraId="747EFB7B" w14:textId="77777777" w:rsidTr="00F009C9">
        <w:tc>
          <w:tcPr>
            <w:tcW w:w="457" w:type="dxa"/>
            <w:vAlign w:val="center"/>
          </w:tcPr>
          <w:p w14:paraId="500C2DC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29</w:t>
            </w:r>
          </w:p>
        </w:tc>
        <w:tc>
          <w:tcPr>
            <w:tcW w:w="2391" w:type="dxa"/>
            <w:vAlign w:val="center"/>
          </w:tcPr>
          <w:p w14:paraId="7E4584E2" w14:textId="77777777" w:rsidR="00C72DFC" w:rsidRPr="00BE0008" w:rsidRDefault="00C72DFC" w:rsidP="00F009C9">
            <w:pPr>
              <w:rPr>
                <w:rFonts w:ascii="標楷體" w:eastAsia="標楷體" w:hAnsi="標楷體"/>
              </w:rPr>
            </w:pPr>
            <w:r w:rsidRPr="00BE0008">
              <w:rPr>
                <w:rFonts w:ascii="標楷體" w:eastAsia="標楷體" w:hAnsi="標楷體" w:hint="eastAsia"/>
              </w:rPr>
              <w:t>授信行業別</w:t>
            </w:r>
          </w:p>
        </w:tc>
        <w:tc>
          <w:tcPr>
            <w:tcW w:w="828" w:type="dxa"/>
            <w:vAlign w:val="center"/>
          </w:tcPr>
          <w:p w14:paraId="4C07BE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1958" w:type="dxa"/>
            <w:vAlign w:val="center"/>
          </w:tcPr>
          <w:p w14:paraId="6024EE3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w:t>
            </w:r>
          </w:p>
        </w:tc>
        <w:tc>
          <w:tcPr>
            <w:tcW w:w="4253" w:type="dxa"/>
            <w:vAlign w:val="center"/>
          </w:tcPr>
          <w:p w14:paraId="03D3EED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.IndustryCode</w:t>
            </w:r>
          </w:p>
        </w:tc>
      </w:tr>
      <w:tr w:rsidR="00C72DFC" w:rsidRPr="00BE0008" w14:paraId="4FB099AF" w14:textId="77777777" w:rsidTr="00F009C9">
        <w:tc>
          <w:tcPr>
            <w:tcW w:w="457" w:type="dxa"/>
            <w:vAlign w:val="center"/>
          </w:tcPr>
          <w:p w14:paraId="4682992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30</w:t>
            </w:r>
          </w:p>
        </w:tc>
        <w:tc>
          <w:tcPr>
            <w:tcW w:w="2391" w:type="dxa"/>
            <w:vAlign w:val="center"/>
          </w:tcPr>
          <w:p w14:paraId="1B3AC749"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擔保品類別</w:t>
            </w:r>
          </w:p>
        </w:tc>
        <w:tc>
          <w:tcPr>
            <w:tcW w:w="828" w:type="dxa"/>
            <w:vAlign w:val="center"/>
          </w:tcPr>
          <w:p w14:paraId="38FC0BF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3864EC43" w14:textId="77777777" w:rsidR="00C72DFC" w:rsidRPr="00BE0008" w:rsidRDefault="00C72DFC" w:rsidP="00F009C9">
            <w:pPr>
              <w:rPr>
                <w:rFonts w:ascii="標楷體" w:eastAsia="標楷體" w:hAnsi="標楷體"/>
              </w:rPr>
            </w:pPr>
          </w:p>
        </w:tc>
        <w:tc>
          <w:tcPr>
            <w:tcW w:w="4253" w:type="dxa"/>
            <w:vAlign w:val="center"/>
          </w:tcPr>
          <w:p w14:paraId="12C889C7" w14:textId="77777777" w:rsidR="00C72DFC" w:rsidRPr="00BE0008" w:rsidRDefault="00C72DFC" w:rsidP="00F009C9">
            <w:pPr>
              <w:rPr>
                <w:rFonts w:ascii="標楷體" w:eastAsia="標楷體" w:hAnsi="標楷體"/>
              </w:rPr>
            </w:pPr>
            <w:r w:rsidRPr="00BE0008">
              <w:rPr>
                <w:rFonts w:ascii="標楷體" w:eastAsia="標楷體" w:hAnsi="標楷體" w:hint="eastAsia"/>
              </w:rPr>
              <w:t>對應至JCIC的類別</w:t>
            </w:r>
          </w:p>
          <w:p w14:paraId="325A5D0D" w14:textId="77777777" w:rsidR="00C72DFC" w:rsidRPr="00BE0008" w:rsidRDefault="00C72DFC" w:rsidP="00F009C9">
            <w:pPr>
              <w:rPr>
                <w:rFonts w:ascii="標楷體" w:eastAsia="標楷體" w:hAnsi="標楷體"/>
              </w:rPr>
            </w:pPr>
            <w:r>
              <w:rPr>
                <w:rFonts w:ascii="標楷體" w:eastAsia="標楷體" w:hAnsi="標楷體"/>
              </w:rPr>
              <w:lastRenderedPageBreak/>
              <w:t>LoanIfrs9Ap</w:t>
            </w:r>
            <w:r w:rsidRPr="00BE0008">
              <w:rPr>
                <w:rFonts w:ascii="標楷體" w:eastAsia="標楷體" w:hAnsi="標楷體"/>
              </w:rPr>
              <w:t>.ClTypeJCIC</w:t>
            </w:r>
          </w:p>
        </w:tc>
      </w:tr>
      <w:tr w:rsidR="00C72DFC" w:rsidRPr="00BE0008" w14:paraId="14B1C9DF" w14:textId="77777777" w:rsidTr="00F009C9">
        <w:tc>
          <w:tcPr>
            <w:tcW w:w="457" w:type="dxa"/>
            <w:vAlign w:val="center"/>
          </w:tcPr>
          <w:p w14:paraId="45049FD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31</w:t>
            </w:r>
          </w:p>
        </w:tc>
        <w:tc>
          <w:tcPr>
            <w:tcW w:w="2391" w:type="dxa"/>
            <w:vAlign w:val="center"/>
          </w:tcPr>
          <w:p w14:paraId="5D760AEC"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擔保品地區別</w:t>
            </w:r>
          </w:p>
        </w:tc>
        <w:tc>
          <w:tcPr>
            <w:tcW w:w="828" w:type="dxa"/>
            <w:vAlign w:val="center"/>
          </w:tcPr>
          <w:p w14:paraId="148DE291" w14:textId="77777777" w:rsidR="00C72DFC" w:rsidRPr="00BE0008" w:rsidRDefault="00C72DFC" w:rsidP="00F009C9">
            <w:pPr>
              <w:rPr>
                <w:rFonts w:ascii="標楷體" w:eastAsia="標楷體" w:hAnsi="標楷體"/>
              </w:rPr>
            </w:pPr>
            <w:r w:rsidRPr="00BE0008">
              <w:rPr>
                <w:rFonts w:ascii="標楷體" w:eastAsia="標楷體" w:hAnsi="標楷體" w:hint="eastAsia"/>
              </w:rPr>
              <w:t>3</w:t>
            </w:r>
          </w:p>
        </w:tc>
        <w:tc>
          <w:tcPr>
            <w:tcW w:w="1958" w:type="dxa"/>
            <w:vAlign w:val="center"/>
          </w:tcPr>
          <w:p w14:paraId="22399E8F" w14:textId="77777777" w:rsidR="00C72DFC" w:rsidRPr="00BE0008" w:rsidRDefault="00C72DFC" w:rsidP="00F009C9">
            <w:pPr>
              <w:rPr>
                <w:rFonts w:ascii="標楷體" w:eastAsia="標楷體" w:hAnsi="標楷體"/>
              </w:rPr>
            </w:pPr>
          </w:p>
        </w:tc>
        <w:tc>
          <w:tcPr>
            <w:tcW w:w="4253" w:type="dxa"/>
            <w:vAlign w:val="center"/>
          </w:tcPr>
          <w:p w14:paraId="17848B2D" w14:textId="77777777" w:rsidR="00C72DFC" w:rsidRPr="00BE0008" w:rsidRDefault="00C72DFC" w:rsidP="00F009C9">
            <w:pPr>
              <w:rPr>
                <w:rFonts w:ascii="標楷體" w:eastAsia="標楷體" w:hAnsi="標楷體"/>
              </w:rPr>
            </w:pPr>
            <w:r w:rsidRPr="00BE0008">
              <w:rPr>
                <w:rFonts w:ascii="標楷體" w:eastAsia="標楷體" w:hAnsi="標楷體" w:hint="eastAsia"/>
              </w:rPr>
              <w:t>A=臺北市</w:t>
            </w:r>
          </w:p>
          <w:p w14:paraId="52DBEBCD" w14:textId="77777777" w:rsidR="00C72DFC" w:rsidRPr="00BE0008" w:rsidRDefault="00C72DFC" w:rsidP="00F009C9">
            <w:pPr>
              <w:rPr>
                <w:rFonts w:ascii="標楷體" w:eastAsia="標楷體" w:hAnsi="標楷體"/>
              </w:rPr>
            </w:pPr>
            <w:r w:rsidRPr="00BE0008">
              <w:rPr>
                <w:rFonts w:ascii="標楷體" w:eastAsia="標楷體" w:hAnsi="標楷體" w:hint="eastAsia"/>
              </w:rPr>
              <w:t>B=新北市</w:t>
            </w:r>
          </w:p>
          <w:p w14:paraId="59F208FD" w14:textId="77777777" w:rsidR="00C72DFC" w:rsidRPr="00BE0008" w:rsidRDefault="00C72DFC" w:rsidP="00F009C9">
            <w:pPr>
              <w:rPr>
                <w:rFonts w:ascii="標楷體" w:eastAsia="標楷體" w:hAnsi="標楷體"/>
              </w:rPr>
            </w:pPr>
            <w:r w:rsidRPr="00BE0008">
              <w:rPr>
                <w:rFonts w:ascii="標楷體" w:eastAsia="標楷體" w:hAnsi="標楷體" w:hint="eastAsia"/>
              </w:rPr>
              <w:t>C=桃園市</w:t>
            </w:r>
          </w:p>
          <w:p w14:paraId="354FB2DE" w14:textId="77777777" w:rsidR="00C72DFC" w:rsidRPr="00BE0008" w:rsidRDefault="00C72DFC" w:rsidP="00F009C9">
            <w:pPr>
              <w:rPr>
                <w:rFonts w:ascii="標楷體" w:eastAsia="標楷體" w:hAnsi="標楷體"/>
              </w:rPr>
            </w:pPr>
            <w:r w:rsidRPr="00BE0008">
              <w:rPr>
                <w:rFonts w:ascii="標楷體" w:eastAsia="標楷體" w:hAnsi="標楷體" w:hint="eastAsia"/>
              </w:rPr>
              <w:t>D=台中市</w:t>
            </w:r>
          </w:p>
          <w:p w14:paraId="4D8DCA23" w14:textId="77777777" w:rsidR="00C72DFC" w:rsidRPr="00BE0008" w:rsidRDefault="00C72DFC" w:rsidP="00F009C9">
            <w:pPr>
              <w:rPr>
                <w:rFonts w:ascii="標楷體" w:eastAsia="標楷體" w:hAnsi="標楷體"/>
              </w:rPr>
            </w:pPr>
            <w:r w:rsidRPr="00BE0008">
              <w:rPr>
                <w:rFonts w:ascii="標楷體" w:eastAsia="標楷體" w:hAnsi="標楷體" w:hint="eastAsia"/>
              </w:rPr>
              <w:t>E=台南市</w:t>
            </w:r>
          </w:p>
          <w:p w14:paraId="5390723C" w14:textId="77777777" w:rsidR="00C72DFC" w:rsidRPr="00BE0008" w:rsidRDefault="00C72DFC" w:rsidP="00F009C9">
            <w:pPr>
              <w:rPr>
                <w:rFonts w:ascii="標楷體" w:eastAsia="標楷體" w:hAnsi="標楷體"/>
              </w:rPr>
            </w:pPr>
            <w:r w:rsidRPr="00BE0008">
              <w:rPr>
                <w:rFonts w:ascii="標楷體" w:eastAsia="標楷體" w:hAnsi="標楷體" w:hint="eastAsia"/>
              </w:rPr>
              <w:t>F=高雄市</w:t>
            </w:r>
          </w:p>
          <w:p w14:paraId="677B599C" w14:textId="77777777" w:rsidR="00C72DFC" w:rsidRPr="00BE0008" w:rsidRDefault="00C72DFC" w:rsidP="00F009C9">
            <w:pPr>
              <w:rPr>
                <w:rFonts w:ascii="標楷體" w:eastAsia="標楷體" w:hAnsi="標楷體"/>
              </w:rPr>
            </w:pPr>
            <w:r w:rsidRPr="00BE0008">
              <w:rPr>
                <w:rFonts w:ascii="標楷體" w:eastAsia="標楷體" w:hAnsi="標楷體" w:hint="eastAsia"/>
              </w:rPr>
              <w:t>G=其他</w:t>
            </w:r>
          </w:p>
          <w:p w14:paraId="0229B282"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.CityCode</w:t>
            </w:r>
          </w:p>
        </w:tc>
      </w:tr>
      <w:tr w:rsidR="00C72DFC" w:rsidRPr="00BE0008" w14:paraId="779D1986" w14:textId="77777777" w:rsidTr="00F009C9">
        <w:tc>
          <w:tcPr>
            <w:tcW w:w="457" w:type="dxa"/>
            <w:vAlign w:val="center"/>
          </w:tcPr>
          <w:p w14:paraId="039A1C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32</w:t>
            </w:r>
          </w:p>
        </w:tc>
        <w:tc>
          <w:tcPr>
            <w:tcW w:w="2391" w:type="dxa"/>
            <w:vAlign w:val="center"/>
          </w:tcPr>
          <w:p w14:paraId="4A4AC6DA" w14:textId="77777777" w:rsidR="00C72DFC" w:rsidRPr="00BE0008" w:rsidRDefault="00C72DFC" w:rsidP="00F009C9">
            <w:pPr>
              <w:rPr>
                <w:rFonts w:ascii="標楷體" w:eastAsia="標楷體" w:hAnsi="標楷體"/>
              </w:rPr>
            </w:pPr>
            <w:r w:rsidRPr="00BE0008">
              <w:rPr>
                <w:rFonts w:ascii="標楷體" w:eastAsia="標楷體" w:hAnsi="標楷體" w:hint="eastAsia"/>
              </w:rPr>
              <w:t>商品利率代碼</w:t>
            </w:r>
          </w:p>
        </w:tc>
        <w:tc>
          <w:tcPr>
            <w:tcW w:w="828" w:type="dxa"/>
            <w:vAlign w:val="center"/>
          </w:tcPr>
          <w:p w14:paraId="31BB8744" w14:textId="70CCC673" w:rsidR="00C72DFC" w:rsidRPr="00BE0008" w:rsidRDefault="00B6201A" w:rsidP="00F009C9">
            <w:pPr>
              <w:rPr>
                <w:rFonts w:ascii="標楷體" w:eastAsia="標楷體" w:hAnsi="標楷體"/>
              </w:rPr>
            </w:pPr>
            <w:r w:rsidRPr="00B6201A">
              <w:rPr>
                <w:rFonts w:ascii="標楷體" w:eastAsia="標楷體" w:hAnsi="標楷體"/>
                <w:highlight w:val="cyan"/>
              </w:rPr>
              <w:t>5</w:t>
            </w:r>
          </w:p>
        </w:tc>
        <w:tc>
          <w:tcPr>
            <w:tcW w:w="1958" w:type="dxa"/>
            <w:vAlign w:val="center"/>
          </w:tcPr>
          <w:p w14:paraId="02410F07" w14:textId="77777777" w:rsidR="00C72DFC" w:rsidRPr="00BE0008" w:rsidRDefault="00C72DFC" w:rsidP="00F009C9">
            <w:pPr>
              <w:rPr>
                <w:rFonts w:ascii="標楷體" w:eastAsia="標楷體" w:hAnsi="標楷體"/>
              </w:rPr>
            </w:pPr>
          </w:p>
        </w:tc>
        <w:tc>
          <w:tcPr>
            <w:tcW w:w="4253" w:type="dxa"/>
            <w:vAlign w:val="center"/>
          </w:tcPr>
          <w:p w14:paraId="14EA326C"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.ProdNo</w:t>
            </w:r>
          </w:p>
        </w:tc>
      </w:tr>
      <w:tr w:rsidR="00C72DFC" w:rsidRPr="00BE0008" w14:paraId="5F19539A" w14:textId="77777777" w:rsidTr="00F009C9">
        <w:tc>
          <w:tcPr>
            <w:tcW w:w="457" w:type="dxa"/>
            <w:vAlign w:val="center"/>
          </w:tcPr>
          <w:p w14:paraId="60E914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33</w:t>
            </w:r>
          </w:p>
        </w:tc>
        <w:tc>
          <w:tcPr>
            <w:tcW w:w="2391" w:type="dxa"/>
            <w:vAlign w:val="center"/>
          </w:tcPr>
          <w:p w14:paraId="68CB195F" w14:textId="77777777" w:rsidR="00C72DFC" w:rsidRPr="00BE0008" w:rsidRDefault="00C72DFC" w:rsidP="00F009C9">
            <w:pPr>
              <w:rPr>
                <w:rFonts w:ascii="標楷體" w:eastAsia="標楷體" w:hAnsi="標楷體"/>
              </w:rPr>
            </w:pPr>
            <w:r w:rsidRPr="00BE0008">
              <w:rPr>
                <w:rFonts w:ascii="標楷體" w:eastAsia="標楷體" w:hAnsi="標楷體" w:hint="eastAsia"/>
              </w:rPr>
              <w:t>企業戶/個人戶</w:t>
            </w:r>
          </w:p>
        </w:tc>
        <w:tc>
          <w:tcPr>
            <w:tcW w:w="828" w:type="dxa"/>
            <w:vAlign w:val="center"/>
          </w:tcPr>
          <w:p w14:paraId="52993A4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B5CF3A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17FB58C8" w14:textId="77777777" w:rsidR="00C72DFC" w:rsidRPr="00BE0008" w:rsidRDefault="00C72DFC" w:rsidP="00F009C9">
            <w:pPr>
              <w:rPr>
                <w:rFonts w:ascii="標楷體" w:eastAsia="標楷體" w:hAnsi="標楷體"/>
              </w:rPr>
            </w:pPr>
            <w:r w:rsidRPr="00BE0008">
              <w:rPr>
                <w:rFonts w:ascii="標楷體" w:eastAsia="標楷體" w:hAnsi="標楷體" w:hint="eastAsia"/>
              </w:rPr>
              <w:t>1=企業戶、2=個人戶</w:t>
            </w:r>
          </w:p>
          <w:p w14:paraId="2089BCB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.CustKind</w:t>
            </w:r>
          </w:p>
        </w:tc>
      </w:tr>
      <w:tr w:rsidR="00C72DFC" w:rsidRPr="00BE0008" w14:paraId="2DF6B0F9" w14:textId="77777777" w:rsidTr="00F009C9">
        <w:tc>
          <w:tcPr>
            <w:tcW w:w="457" w:type="dxa"/>
            <w:vAlign w:val="center"/>
          </w:tcPr>
          <w:p w14:paraId="69A931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1AE4C2C6" w14:textId="77777777" w:rsidR="00C72DFC" w:rsidRPr="00BE0008" w:rsidRDefault="00C72DFC" w:rsidP="00F009C9">
            <w:pPr>
              <w:rPr>
                <w:rFonts w:ascii="標楷體" w:eastAsia="標楷體" w:hAnsi="標楷體"/>
              </w:rPr>
            </w:pPr>
            <w:r w:rsidRPr="00BE0008">
              <w:rPr>
                <w:rFonts w:ascii="標楷體" w:eastAsia="標楷體" w:hAnsi="標楷體" w:hint="eastAsia"/>
              </w:rPr>
              <w:t>五類資產分類</w:t>
            </w:r>
          </w:p>
        </w:tc>
        <w:tc>
          <w:tcPr>
            <w:tcW w:w="828" w:type="dxa"/>
            <w:vAlign w:val="center"/>
          </w:tcPr>
          <w:p w14:paraId="5510ED7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057399C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3EDFE23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.AssetClass</w:t>
            </w:r>
          </w:p>
        </w:tc>
      </w:tr>
      <w:tr w:rsidR="00C72DFC" w:rsidRPr="00BE0008" w14:paraId="44DF5650" w14:textId="77777777" w:rsidTr="00F009C9">
        <w:tc>
          <w:tcPr>
            <w:tcW w:w="457" w:type="dxa"/>
            <w:vAlign w:val="center"/>
          </w:tcPr>
          <w:p w14:paraId="6BF01B7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35</w:t>
            </w:r>
          </w:p>
        </w:tc>
        <w:tc>
          <w:tcPr>
            <w:tcW w:w="2391" w:type="dxa"/>
            <w:vAlign w:val="center"/>
          </w:tcPr>
          <w:p w14:paraId="755BA536" w14:textId="77777777" w:rsidR="00C72DFC" w:rsidRPr="00BE0008" w:rsidRDefault="00C72DFC" w:rsidP="00F009C9">
            <w:pPr>
              <w:rPr>
                <w:rFonts w:ascii="標楷體" w:eastAsia="標楷體" w:hAnsi="標楷體"/>
              </w:rPr>
            </w:pPr>
            <w:r w:rsidRPr="00BE0008">
              <w:rPr>
                <w:rFonts w:ascii="標楷體" w:eastAsia="標楷體" w:hAnsi="標楷體" w:hint="eastAsia"/>
              </w:rPr>
              <w:t>產品別</w:t>
            </w:r>
          </w:p>
        </w:tc>
        <w:tc>
          <w:tcPr>
            <w:tcW w:w="828" w:type="dxa"/>
            <w:vAlign w:val="center"/>
          </w:tcPr>
          <w:p w14:paraId="57DDECF2" w14:textId="77777777" w:rsidR="00C72DFC" w:rsidRPr="00BE0008" w:rsidRDefault="00C72DFC" w:rsidP="00F009C9">
            <w:pPr>
              <w:rPr>
                <w:rFonts w:ascii="標楷體" w:eastAsia="標楷體" w:hAnsi="標楷體"/>
              </w:rPr>
            </w:pPr>
            <w:r w:rsidRPr="00BE0008">
              <w:rPr>
                <w:rFonts w:ascii="標楷體" w:eastAsia="標楷體" w:hAnsi="標楷體"/>
                <w:color w:val="000000"/>
              </w:rPr>
              <w:t>2</w:t>
            </w:r>
          </w:p>
        </w:tc>
        <w:tc>
          <w:tcPr>
            <w:tcW w:w="1958" w:type="dxa"/>
            <w:vAlign w:val="center"/>
          </w:tcPr>
          <w:p w14:paraId="77D7E224" w14:textId="77777777" w:rsidR="00C72DFC" w:rsidRPr="00BE0008" w:rsidRDefault="00C72DFC" w:rsidP="00F009C9">
            <w:pPr>
              <w:rPr>
                <w:rFonts w:ascii="標楷體" w:eastAsia="標楷體" w:hAnsi="標楷體"/>
              </w:rPr>
            </w:pPr>
          </w:p>
        </w:tc>
        <w:tc>
          <w:tcPr>
            <w:tcW w:w="4253" w:type="dxa"/>
            <w:vAlign w:val="center"/>
          </w:tcPr>
          <w:p w14:paraId="300B844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.Ifrs</w:t>
            </w:r>
            <w:r>
              <w:rPr>
                <w:rFonts w:ascii="標楷體" w:eastAsia="標楷體" w:hAnsi="標楷體"/>
              </w:rPr>
              <w:t>9</w:t>
            </w:r>
            <w:r w:rsidRPr="00BE0008">
              <w:rPr>
                <w:rFonts w:ascii="標楷體" w:eastAsia="標楷體" w:hAnsi="標楷體"/>
              </w:rPr>
              <w:t>ProdCode</w:t>
            </w:r>
          </w:p>
        </w:tc>
      </w:tr>
      <w:tr w:rsidR="00C72DFC" w:rsidRPr="00BE0008" w14:paraId="1E6C9879" w14:textId="77777777" w:rsidTr="00F009C9">
        <w:tc>
          <w:tcPr>
            <w:tcW w:w="457" w:type="dxa"/>
            <w:vAlign w:val="center"/>
          </w:tcPr>
          <w:p w14:paraId="46FF1AD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36</w:t>
            </w:r>
          </w:p>
        </w:tc>
        <w:tc>
          <w:tcPr>
            <w:tcW w:w="2391" w:type="dxa"/>
            <w:vAlign w:val="center"/>
          </w:tcPr>
          <w:p w14:paraId="43B4C960" w14:textId="77777777" w:rsidR="00C72DFC" w:rsidRPr="00BE0008" w:rsidRDefault="00C72DFC" w:rsidP="00F009C9">
            <w:pPr>
              <w:rPr>
                <w:rFonts w:ascii="標楷體" w:eastAsia="標楷體" w:hAnsi="標楷體"/>
              </w:rPr>
            </w:pPr>
            <w:r w:rsidRPr="00BE0008">
              <w:rPr>
                <w:rFonts w:ascii="標楷體" w:eastAsia="標楷體" w:hAnsi="標楷體" w:hint="eastAsia"/>
              </w:rPr>
              <w:t>原始鑑價金額</w:t>
            </w:r>
          </w:p>
        </w:tc>
        <w:tc>
          <w:tcPr>
            <w:tcW w:w="828" w:type="dxa"/>
            <w:vAlign w:val="center"/>
          </w:tcPr>
          <w:p w14:paraId="099E2E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46EDC2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BFFC66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.EvaAmt</w:t>
            </w:r>
          </w:p>
        </w:tc>
      </w:tr>
      <w:tr w:rsidR="00C72DFC" w:rsidRPr="00BE0008" w14:paraId="44B654CB" w14:textId="77777777" w:rsidTr="00F009C9">
        <w:tc>
          <w:tcPr>
            <w:tcW w:w="457" w:type="dxa"/>
            <w:vAlign w:val="center"/>
          </w:tcPr>
          <w:p w14:paraId="47220F1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37</w:t>
            </w:r>
          </w:p>
        </w:tc>
        <w:tc>
          <w:tcPr>
            <w:tcW w:w="2391" w:type="dxa"/>
            <w:vAlign w:val="center"/>
          </w:tcPr>
          <w:p w14:paraId="00A96A28" w14:textId="77777777" w:rsidR="00C72DFC" w:rsidRPr="00BE0008" w:rsidRDefault="00C72DFC" w:rsidP="00F009C9">
            <w:pPr>
              <w:rPr>
                <w:rFonts w:ascii="標楷體" w:eastAsia="標楷體" w:hAnsi="標楷體"/>
              </w:rPr>
            </w:pPr>
            <w:r w:rsidRPr="00BE0008">
              <w:rPr>
                <w:rFonts w:ascii="標楷體" w:eastAsia="標楷體" w:hAnsi="標楷體" w:hint="eastAsia"/>
              </w:rPr>
              <w:t>首次應繳日</w:t>
            </w:r>
          </w:p>
        </w:tc>
        <w:tc>
          <w:tcPr>
            <w:tcW w:w="828" w:type="dxa"/>
            <w:vAlign w:val="center"/>
          </w:tcPr>
          <w:p w14:paraId="7E5A259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63621B3A" w14:textId="77777777" w:rsidR="00C72DFC" w:rsidRPr="00BE0008" w:rsidRDefault="00C72DFC" w:rsidP="00F009C9">
            <w:pPr>
              <w:rPr>
                <w:rFonts w:ascii="標楷體" w:eastAsia="標楷體" w:hAnsi="標楷體"/>
              </w:rPr>
            </w:pPr>
            <w:r w:rsidRPr="00BE0008">
              <w:rPr>
                <w:rFonts w:ascii="標楷體" w:eastAsia="標楷體" w:hAnsi="標楷體" w:hint="eastAsia"/>
              </w:rPr>
              <w:t>Y</w:t>
            </w:r>
            <w:r w:rsidRPr="00BE0008">
              <w:rPr>
                <w:rFonts w:ascii="標楷體" w:eastAsia="標楷體" w:hAnsi="標楷體"/>
              </w:rPr>
              <w:t>YYYMMDD</w:t>
            </w:r>
          </w:p>
        </w:tc>
        <w:tc>
          <w:tcPr>
            <w:tcW w:w="4253" w:type="dxa"/>
            <w:vAlign w:val="center"/>
          </w:tcPr>
          <w:p w14:paraId="45BB7CF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.FirstDueDate</w:t>
            </w:r>
          </w:p>
        </w:tc>
      </w:tr>
      <w:tr w:rsidR="00C72DFC" w:rsidRPr="00BE0008" w14:paraId="61359488" w14:textId="77777777" w:rsidTr="00F009C9">
        <w:tc>
          <w:tcPr>
            <w:tcW w:w="457" w:type="dxa"/>
            <w:vAlign w:val="center"/>
          </w:tcPr>
          <w:p w14:paraId="21DFBEA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38</w:t>
            </w:r>
          </w:p>
        </w:tc>
        <w:tc>
          <w:tcPr>
            <w:tcW w:w="2391" w:type="dxa"/>
            <w:vAlign w:val="center"/>
          </w:tcPr>
          <w:p w14:paraId="1FA1A40C" w14:textId="77777777" w:rsidR="00C72DFC" w:rsidRPr="00BE0008" w:rsidRDefault="00C72DFC" w:rsidP="00F009C9">
            <w:pPr>
              <w:rPr>
                <w:rFonts w:ascii="標楷體" w:eastAsia="標楷體" w:hAnsi="標楷體"/>
              </w:rPr>
            </w:pPr>
            <w:r w:rsidRPr="00BE0008">
              <w:rPr>
                <w:rFonts w:ascii="標楷體" w:eastAsia="標楷體" w:hAnsi="標楷體" w:hint="eastAsia"/>
              </w:rPr>
              <w:t>總期數</w:t>
            </w:r>
          </w:p>
        </w:tc>
        <w:tc>
          <w:tcPr>
            <w:tcW w:w="828" w:type="dxa"/>
            <w:vAlign w:val="center"/>
          </w:tcPr>
          <w:p w14:paraId="171F2D9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2259DE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1828684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.TotalPeriod</w:t>
            </w:r>
          </w:p>
        </w:tc>
      </w:tr>
      <w:tr w:rsidR="00C72DFC" w:rsidRPr="00BE0008" w14:paraId="7C1ED7B5" w14:textId="77777777" w:rsidTr="00F009C9">
        <w:tc>
          <w:tcPr>
            <w:tcW w:w="457" w:type="dxa"/>
            <w:vAlign w:val="center"/>
          </w:tcPr>
          <w:p w14:paraId="5F90015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329061F0"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可動用餘額(台幣)</w:t>
            </w:r>
          </w:p>
        </w:tc>
        <w:tc>
          <w:tcPr>
            <w:tcW w:w="828" w:type="dxa"/>
            <w:vAlign w:val="center"/>
          </w:tcPr>
          <w:p w14:paraId="680A0D4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4AC358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8D987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w:t>
            </w:r>
          </w:p>
        </w:tc>
      </w:tr>
      <w:tr w:rsidR="00C72DFC" w:rsidRPr="00BE0008" w14:paraId="29A0798E" w14:textId="77777777" w:rsidTr="00F009C9">
        <w:tc>
          <w:tcPr>
            <w:tcW w:w="457" w:type="dxa"/>
            <w:vAlign w:val="center"/>
          </w:tcPr>
          <w:p w14:paraId="464629B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40</w:t>
            </w:r>
          </w:p>
        </w:tc>
        <w:tc>
          <w:tcPr>
            <w:tcW w:w="2391" w:type="dxa"/>
            <w:vAlign w:val="center"/>
          </w:tcPr>
          <w:p w14:paraId="0CBB7880"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該筆額度是否可循環動用</w:t>
            </w:r>
          </w:p>
        </w:tc>
        <w:tc>
          <w:tcPr>
            <w:tcW w:w="828" w:type="dxa"/>
            <w:vAlign w:val="center"/>
          </w:tcPr>
          <w:p w14:paraId="0F0A754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F4125A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14DD50E"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41F330B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.RecycleCode</w:t>
            </w:r>
          </w:p>
        </w:tc>
      </w:tr>
      <w:tr w:rsidR="00C72DFC" w:rsidRPr="00BE0008" w14:paraId="6005EFB2" w14:textId="77777777" w:rsidTr="00F009C9">
        <w:tc>
          <w:tcPr>
            <w:tcW w:w="457" w:type="dxa"/>
            <w:vAlign w:val="center"/>
          </w:tcPr>
          <w:p w14:paraId="0C6402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41</w:t>
            </w:r>
          </w:p>
        </w:tc>
        <w:tc>
          <w:tcPr>
            <w:tcW w:w="2391" w:type="dxa"/>
            <w:vAlign w:val="center"/>
          </w:tcPr>
          <w:p w14:paraId="73BAC7ED"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該筆額度是否為不可撤銷</w:t>
            </w:r>
          </w:p>
        </w:tc>
        <w:tc>
          <w:tcPr>
            <w:tcW w:w="828" w:type="dxa"/>
            <w:vAlign w:val="center"/>
          </w:tcPr>
          <w:p w14:paraId="5F94C6C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6999DD7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4ED1E1AA"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64CB22E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.IrrevocableFlag</w:t>
            </w:r>
          </w:p>
        </w:tc>
      </w:tr>
      <w:tr w:rsidR="00C72DFC" w:rsidRPr="00BE0008" w14:paraId="0F6EFC3D" w14:textId="77777777" w:rsidTr="00F009C9">
        <w:tc>
          <w:tcPr>
            <w:tcW w:w="457" w:type="dxa"/>
            <w:vAlign w:val="center"/>
          </w:tcPr>
          <w:p w14:paraId="5EC9775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42</w:t>
            </w:r>
          </w:p>
        </w:tc>
        <w:tc>
          <w:tcPr>
            <w:tcW w:w="2391" w:type="dxa"/>
            <w:vAlign w:val="center"/>
          </w:tcPr>
          <w:p w14:paraId="71F38810"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暫收款金額(台幣)</w:t>
            </w:r>
          </w:p>
        </w:tc>
        <w:tc>
          <w:tcPr>
            <w:tcW w:w="828" w:type="dxa"/>
            <w:vAlign w:val="center"/>
          </w:tcPr>
          <w:p w14:paraId="26B7B0A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700073E5"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C6AFCB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w:t>
            </w:r>
          </w:p>
        </w:tc>
      </w:tr>
      <w:tr w:rsidR="00C72DFC" w:rsidRPr="00BE0008" w14:paraId="4EDAAA79" w14:textId="77777777" w:rsidTr="00F009C9">
        <w:tc>
          <w:tcPr>
            <w:tcW w:w="457" w:type="dxa"/>
            <w:vAlign w:val="center"/>
          </w:tcPr>
          <w:p w14:paraId="2FCF6343" w14:textId="77777777" w:rsidR="00C72DFC" w:rsidRPr="00BE0008" w:rsidRDefault="00C72DFC" w:rsidP="00F009C9">
            <w:pPr>
              <w:rPr>
                <w:rFonts w:ascii="標楷體" w:eastAsia="標楷體" w:hAnsi="標楷體"/>
              </w:rPr>
            </w:pPr>
            <w:r w:rsidRPr="00BE0008">
              <w:rPr>
                <w:rFonts w:ascii="標楷體" w:eastAsia="標楷體" w:hAnsi="標楷體" w:hint="eastAsia"/>
              </w:rPr>
              <w:t>43</w:t>
            </w:r>
          </w:p>
        </w:tc>
        <w:tc>
          <w:tcPr>
            <w:tcW w:w="2391" w:type="dxa"/>
            <w:vAlign w:val="center"/>
          </w:tcPr>
          <w:p w14:paraId="421FD689" w14:textId="77777777" w:rsidR="00C72DFC" w:rsidRPr="00BE0008" w:rsidRDefault="00C72DFC" w:rsidP="00F009C9">
            <w:pPr>
              <w:rPr>
                <w:rFonts w:ascii="標楷體" w:eastAsia="標楷體" w:hAnsi="標楷體"/>
              </w:rPr>
            </w:pPr>
            <w:r w:rsidRPr="00BE0008">
              <w:rPr>
                <w:rFonts w:ascii="標楷體" w:eastAsia="標楷體" w:hAnsi="標楷體" w:hint="eastAsia"/>
              </w:rPr>
              <w:t>記帳幣別</w:t>
            </w:r>
          </w:p>
        </w:tc>
        <w:tc>
          <w:tcPr>
            <w:tcW w:w="828" w:type="dxa"/>
            <w:vAlign w:val="center"/>
          </w:tcPr>
          <w:p w14:paraId="5A760D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7DECF4C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067706EE" w14:textId="77777777" w:rsidR="00C72DFC" w:rsidRPr="00BE0008" w:rsidRDefault="00C72DFC" w:rsidP="00F009C9">
            <w:pPr>
              <w:rPr>
                <w:rFonts w:ascii="標楷體" w:eastAsia="標楷體" w:hAnsi="標楷體"/>
              </w:rPr>
            </w:pPr>
            <w:r w:rsidRPr="00BE0008">
              <w:rPr>
                <w:rFonts w:ascii="標楷體" w:eastAsia="標楷體" w:hAnsi="標楷體" w:hint="eastAsia"/>
              </w:rPr>
              <w:t>1=台幣</w:t>
            </w:r>
          </w:p>
          <w:p w14:paraId="1F519887" w14:textId="77777777" w:rsidR="00C72DFC" w:rsidRPr="00BE0008" w:rsidRDefault="00C72DFC" w:rsidP="00F009C9">
            <w:pPr>
              <w:rPr>
                <w:rFonts w:ascii="標楷體" w:eastAsia="標楷體" w:hAnsi="標楷體"/>
              </w:rPr>
            </w:pPr>
            <w:r w:rsidRPr="00BE0008">
              <w:rPr>
                <w:rFonts w:ascii="標楷體" w:eastAsia="標楷體" w:hAnsi="標楷體" w:hint="eastAsia"/>
              </w:rPr>
              <w:t>2=美元</w:t>
            </w:r>
          </w:p>
          <w:p w14:paraId="18553223" w14:textId="77777777" w:rsidR="00C72DFC" w:rsidRPr="00BE0008" w:rsidRDefault="00C72DFC" w:rsidP="00F009C9">
            <w:pPr>
              <w:rPr>
                <w:rFonts w:ascii="標楷體" w:eastAsia="標楷體" w:hAnsi="標楷體"/>
              </w:rPr>
            </w:pPr>
            <w:r w:rsidRPr="00BE0008">
              <w:rPr>
                <w:rFonts w:ascii="標楷體" w:eastAsia="標楷體" w:hAnsi="標楷體" w:hint="eastAsia"/>
              </w:rPr>
              <w:t>3=澳幣</w:t>
            </w:r>
          </w:p>
          <w:p w14:paraId="177119F2" w14:textId="77777777" w:rsidR="00C72DFC" w:rsidRPr="00BE0008" w:rsidRDefault="00C72DFC" w:rsidP="00F009C9">
            <w:pPr>
              <w:rPr>
                <w:rFonts w:ascii="標楷體" w:eastAsia="標楷體" w:hAnsi="標楷體"/>
              </w:rPr>
            </w:pPr>
            <w:r w:rsidRPr="00BE0008">
              <w:rPr>
                <w:rFonts w:ascii="標楷體" w:eastAsia="標楷體" w:hAnsi="標楷體" w:hint="eastAsia"/>
              </w:rPr>
              <w:t>4=人民幣</w:t>
            </w:r>
          </w:p>
          <w:p w14:paraId="68FD195A" w14:textId="77777777" w:rsidR="00C72DFC" w:rsidRPr="00BE0008" w:rsidRDefault="00C72DFC" w:rsidP="00F009C9">
            <w:pPr>
              <w:rPr>
                <w:rFonts w:ascii="標楷體" w:eastAsia="標楷體" w:hAnsi="標楷體"/>
              </w:rPr>
            </w:pPr>
            <w:r w:rsidRPr="00BE0008">
              <w:rPr>
                <w:rFonts w:ascii="標楷體" w:eastAsia="標楷體" w:hAnsi="標楷體" w:hint="eastAsia"/>
              </w:rPr>
              <w:t>5=歐元</w:t>
            </w:r>
          </w:p>
          <w:p w14:paraId="50C273A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hint="eastAsia"/>
              </w:rPr>
              <w:t>.</w:t>
            </w:r>
            <w:r w:rsidRPr="00BE0008">
              <w:rPr>
                <w:rFonts w:ascii="標楷體" w:eastAsia="標楷體" w:hAnsi="標楷體"/>
              </w:rPr>
              <w:t>AcCurcd</w:t>
            </w:r>
          </w:p>
        </w:tc>
      </w:tr>
      <w:tr w:rsidR="00C72DFC" w:rsidRPr="00BE0008" w14:paraId="7B92477D" w14:textId="77777777" w:rsidTr="00F009C9">
        <w:tc>
          <w:tcPr>
            <w:tcW w:w="457" w:type="dxa"/>
            <w:vAlign w:val="center"/>
          </w:tcPr>
          <w:p w14:paraId="35CACCA2" w14:textId="77777777" w:rsidR="00C72DFC" w:rsidRPr="00BE0008" w:rsidRDefault="00C72DFC" w:rsidP="00F009C9">
            <w:pPr>
              <w:rPr>
                <w:rFonts w:ascii="標楷體" w:eastAsia="標楷體" w:hAnsi="標楷體"/>
              </w:rPr>
            </w:pPr>
            <w:r w:rsidRPr="00BE0008">
              <w:rPr>
                <w:rFonts w:ascii="標楷體" w:eastAsia="標楷體" w:hAnsi="標楷體" w:hint="eastAsia"/>
              </w:rPr>
              <w:t>44</w:t>
            </w:r>
          </w:p>
        </w:tc>
        <w:tc>
          <w:tcPr>
            <w:tcW w:w="2391" w:type="dxa"/>
            <w:vAlign w:val="center"/>
          </w:tcPr>
          <w:p w14:paraId="4019332D" w14:textId="77777777" w:rsidR="00C72DFC" w:rsidRPr="00BE0008" w:rsidRDefault="00C72DFC" w:rsidP="00F009C9">
            <w:pPr>
              <w:rPr>
                <w:rFonts w:ascii="標楷體" w:eastAsia="標楷體" w:hAnsi="標楷體"/>
              </w:rPr>
            </w:pPr>
            <w:r w:rsidRPr="00BE0008">
              <w:rPr>
                <w:rFonts w:ascii="標楷體" w:eastAsia="標楷體" w:hAnsi="標楷體" w:hint="eastAsia"/>
              </w:rPr>
              <w:t>會計帳冊</w:t>
            </w:r>
          </w:p>
        </w:tc>
        <w:tc>
          <w:tcPr>
            <w:tcW w:w="828" w:type="dxa"/>
            <w:vAlign w:val="center"/>
          </w:tcPr>
          <w:p w14:paraId="21CD14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39458B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7D1CE94D" w14:textId="77777777" w:rsidR="00C72DFC" w:rsidRPr="00BE0008" w:rsidRDefault="00C72DFC" w:rsidP="00F009C9">
            <w:pPr>
              <w:rPr>
                <w:rFonts w:ascii="標楷體" w:eastAsia="標楷體" w:hAnsi="標楷體"/>
              </w:rPr>
            </w:pPr>
            <w:r w:rsidRPr="00BE0008">
              <w:rPr>
                <w:rFonts w:ascii="標楷體" w:eastAsia="標楷體" w:hAnsi="標楷體" w:hint="eastAsia"/>
              </w:rPr>
              <w:t>1=一般</w:t>
            </w:r>
          </w:p>
          <w:p w14:paraId="592F3A57" w14:textId="77777777" w:rsidR="00C72DFC" w:rsidRPr="00BE0008" w:rsidRDefault="00C72DFC" w:rsidP="00F009C9">
            <w:pPr>
              <w:rPr>
                <w:rFonts w:ascii="標楷體" w:eastAsia="標楷體" w:hAnsi="標楷體"/>
              </w:rPr>
            </w:pPr>
            <w:r w:rsidRPr="00BE0008">
              <w:rPr>
                <w:rFonts w:ascii="標楷體" w:eastAsia="標楷體" w:hAnsi="標楷體" w:hint="eastAsia"/>
              </w:rPr>
              <w:t>2=分紅</w:t>
            </w:r>
          </w:p>
          <w:p w14:paraId="03DDEFC1" w14:textId="77777777" w:rsidR="00C72DFC" w:rsidRPr="00BE0008" w:rsidRDefault="00C72DFC" w:rsidP="00F009C9">
            <w:pPr>
              <w:rPr>
                <w:rFonts w:ascii="標楷體" w:eastAsia="標楷體" w:hAnsi="標楷體"/>
              </w:rPr>
            </w:pPr>
            <w:r w:rsidRPr="00BE0008">
              <w:rPr>
                <w:rFonts w:ascii="標楷體" w:eastAsia="標楷體" w:hAnsi="標楷體" w:hint="eastAsia"/>
              </w:rPr>
              <w:t>3=利變</w:t>
            </w:r>
          </w:p>
          <w:p w14:paraId="744371E9" w14:textId="77777777" w:rsidR="00C72DFC" w:rsidRPr="00BE0008" w:rsidRDefault="00C72DFC" w:rsidP="00F009C9">
            <w:pPr>
              <w:rPr>
                <w:rFonts w:ascii="標楷體" w:eastAsia="標楷體" w:hAnsi="標楷體"/>
              </w:rPr>
            </w:pPr>
            <w:r w:rsidRPr="00BE0008">
              <w:rPr>
                <w:rFonts w:ascii="標楷體" w:eastAsia="標楷體" w:hAnsi="標楷體"/>
              </w:rPr>
              <w:t>4=OIU</w:t>
            </w:r>
          </w:p>
          <w:p w14:paraId="5A75FDB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.AcBookCode</w:t>
            </w:r>
          </w:p>
        </w:tc>
      </w:tr>
      <w:tr w:rsidR="00C72DFC" w:rsidRPr="00BE0008" w14:paraId="3474E95D" w14:textId="77777777" w:rsidTr="00F009C9">
        <w:tc>
          <w:tcPr>
            <w:tcW w:w="457" w:type="dxa"/>
            <w:vAlign w:val="center"/>
          </w:tcPr>
          <w:p w14:paraId="35CD7E99" w14:textId="77777777" w:rsidR="00C72DFC" w:rsidRPr="00BE0008" w:rsidRDefault="00C72DFC" w:rsidP="00F009C9">
            <w:pPr>
              <w:rPr>
                <w:rFonts w:ascii="標楷體" w:eastAsia="標楷體" w:hAnsi="標楷體"/>
              </w:rPr>
            </w:pPr>
            <w:r w:rsidRPr="00BE0008">
              <w:rPr>
                <w:rFonts w:ascii="標楷體" w:eastAsia="標楷體" w:hAnsi="標楷體" w:hint="eastAsia"/>
              </w:rPr>
              <w:t>45</w:t>
            </w:r>
          </w:p>
        </w:tc>
        <w:tc>
          <w:tcPr>
            <w:tcW w:w="2391" w:type="dxa"/>
            <w:vAlign w:val="center"/>
          </w:tcPr>
          <w:p w14:paraId="277E748C" w14:textId="77777777" w:rsidR="00C72DFC" w:rsidRPr="00BE0008" w:rsidRDefault="00C72DFC" w:rsidP="00F009C9">
            <w:pPr>
              <w:rPr>
                <w:rFonts w:ascii="標楷體" w:eastAsia="標楷體" w:hAnsi="標楷體"/>
              </w:rPr>
            </w:pPr>
            <w:r w:rsidRPr="00BE0008">
              <w:rPr>
                <w:rFonts w:ascii="標楷體" w:eastAsia="標楷體" w:hAnsi="標楷體" w:hint="eastAsia"/>
              </w:rPr>
              <w:t>交易幣別</w:t>
            </w:r>
          </w:p>
        </w:tc>
        <w:tc>
          <w:tcPr>
            <w:tcW w:w="828" w:type="dxa"/>
            <w:vAlign w:val="center"/>
          </w:tcPr>
          <w:p w14:paraId="3949E4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62DCFEF8" w14:textId="77777777" w:rsidR="00C72DFC" w:rsidRPr="00BE0008" w:rsidRDefault="00C72DFC" w:rsidP="00F009C9">
            <w:pPr>
              <w:rPr>
                <w:rFonts w:ascii="標楷體" w:eastAsia="標楷體" w:hAnsi="標楷體"/>
              </w:rPr>
            </w:pPr>
          </w:p>
        </w:tc>
        <w:tc>
          <w:tcPr>
            <w:tcW w:w="4253" w:type="dxa"/>
            <w:vAlign w:val="center"/>
          </w:tcPr>
          <w:p w14:paraId="532E5B6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.CurrencyCode</w:t>
            </w:r>
          </w:p>
        </w:tc>
      </w:tr>
      <w:tr w:rsidR="00C72DFC" w:rsidRPr="00BE0008" w14:paraId="05516219" w14:textId="77777777" w:rsidTr="00F009C9">
        <w:tc>
          <w:tcPr>
            <w:tcW w:w="457" w:type="dxa"/>
            <w:vAlign w:val="center"/>
          </w:tcPr>
          <w:p w14:paraId="04296D0E" w14:textId="77777777" w:rsidR="00C72DFC" w:rsidRPr="00BE0008" w:rsidRDefault="00C72DFC" w:rsidP="00F009C9">
            <w:pPr>
              <w:rPr>
                <w:rFonts w:ascii="標楷體" w:eastAsia="標楷體" w:hAnsi="標楷體"/>
              </w:rPr>
            </w:pPr>
            <w:r w:rsidRPr="00BE0008">
              <w:rPr>
                <w:rFonts w:ascii="標楷體" w:eastAsia="標楷體" w:hAnsi="標楷體" w:hint="eastAsia"/>
              </w:rPr>
              <w:t>46</w:t>
            </w:r>
          </w:p>
        </w:tc>
        <w:tc>
          <w:tcPr>
            <w:tcW w:w="2391" w:type="dxa"/>
            <w:vAlign w:val="center"/>
          </w:tcPr>
          <w:p w14:paraId="44496483" w14:textId="77777777" w:rsidR="00C72DFC" w:rsidRPr="00BE0008" w:rsidRDefault="00C72DFC" w:rsidP="00F009C9">
            <w:pPr>
              <w:rPr>
                <w:rFonts w:ascii="標楷體" w:eastAsia="標楷體" w:hAnsi="標楷體"/>
              </w:rPr>
            </w:pPr>
            <w:r w:rsidRPr="00BE0008">
              <w:rPr>
                <w:rFonts w:ascii="標楷體" w:eastAsia="標楷體" w:hAnsi="標楷體" w:hint="eastAsia"/>
              </w:rPr>
              <w:t>報導日匯率</w:t>
            </w:r>
          </w:p>
        </w:tc>
        <w:tc>
          <w:tcPr>
            <w:tcW w:w="828" w:type="dxa"/>
            <w:vAlign w:val="center"/>
          </w:tcPr>
          <w:p w14:paraId="4EA1D8CB" w14:textId="77777777" w:rsidR="00C72DFC" w:rsidRPr="00BE0008" w:rsidRDefault="00C72DFC" w:rsidP="00F009C9">
            <w:pPr>
              <w:rPr>
                <w:rFonts w:ascii="標楷體" w:eastAsia="標楷體" w:hAnsi="標楷體"/>
              </w:rPr>
            </w:pPr>
            <w:r w:rsidRPr="00BE0008">
              <w:rPr>
                <w:rFonts w:ascii="標楷體" w:eastAsia="標楷體" w:hAnsi="標楷體" w:hint="eastAsia"/>
              </w:rPr>
              <w:t>1</w:t>
            </w:r>
            <w:r w:rsidRPr="00BE0008">
              <w:rPr>
                <w:rFonts w:ascii="標楷體" w:eastAsia="標楷體" w:hAnsi="標楷體"/>
              </w:rPr>
              <w:t>1</w:t>
            </w:r>
          </w:p>
        </w:tc>
        <w:tc>
          <w:tcPr>
            <w:tcW w:w="1958" w:type="dxa"/>
            <w:vAlign w:val="center"/>
          </w:tcPr>
          <w:p w14:paraId="3206D07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w:t>
            </w:r>
          </w:p>
        </w:tc>
        <w:tc>
          <w:tcPr>
            <w:tcW w:w="4253" w:type="dxa"/>
            <w:vAlign w:val="center"/>
          </w:tcPr>
          <w:p w14:paraId="4A78549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.ExchangeRate</w:t>
            </w:r>
          </w:p>
        </w:tc>
      </w:tr>
      <w:tr w:rsidR="00C72DFC" w:rsidRPr="00BE0008" w14:paraId="22D6C4D1" w14:textId="77777777" w:rsidTr="00F009C9">
        <w:tc>
          <w:tcPr>
            <w:tcW w:w="457" w:type="dxa"/>
            <w:vAlign w:val="center"/>
          </w:tcPr>
          <w:p w14:paraId="1E2D12A1" w14:textId="77777777" w:rsidR="00C72DFC" w:rsidRPr="00BE0008" w:rsidRDefault="00C72DFC" w:rsidP="00F009C9">
            <w:pPr>
              <w:rPr>
                <w:rFonts w:ascii="標楷體" w:eastAsia="標楷體" w:hAnsi="標楷體"/>
              </w:rPr>
            </w:pPr>
            <w:r w:rsidRPr="00BE0008">
              <w:rPr>
                <w:rFonts w:ascii="標楷體" w:eastAsia="標楷體" w:hAnsi="標楷體" w:hint="eastAsia"/>
              </w:rPr>
              <w:t>47</w:t>
            </w:r>
          </w:p>
        </w:tc>
        <w:tc>
          <w:tcPr>
            <w:tcW w:w="2391" w:type="dxa"/>
            <w:vAlign w:val="center"/>
          </w:tcPr>
          <w:p w14:paraId="42307125"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核准金額(交易幣)</w:t>
            </w:r>
          </w:p>
        </w:tc>
        <w:tc>
          <w:tcPr>
            <w:tcW w:w="828" w:type="dxa"/>
            <w:vAlign w:val="center"/>
          </w:tcPr>
          <w:p w14:paraId="57717D4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7E092D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6D3D5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.LineAmtCurr</w:t>
            </w:r>
          </w:p>
        </w:tc>
      </w:tr>
      <w:tr w:rsidR="00C72DFC" w:rsidRPr="00BE0008" w14:paraId="3EE19E45" w14:textId="77777777" w:rsidTr="00F009C9">
        <w:tc>
          <w:tcPr>
            <w:tcW w:w="457" w:type="dxa"/>
            <w:vAlign w:val="center"/>
          </w:tcPr>
          <w:p w14:paraId="24493EB9" w14:textId="77777777" w:rsidR="00C72DFC" w:rsidRPr="00BE0008" w:rsidRDefault="00C72DFC" w:rsidP="00F009C9">
            <w:pPr>
              <w:rPr>
                <w:rFonts w:ascii="標楷體" w:eastAsia="標楷體" w:hAnsi="標楷體"/>
              </w:rPr>
            </w:pPr>
            <w:r w:rsidRPr="00BE0008">
              <w:rPr>
                <w:rFonts w:ascii="標楷體" w:eastAsia="標楷體" w:hAnsi="標楷體" w:hint="eastAsia"/>
              </w:rPr>
              <w:t>48</w:t>
            </w:r>
          </w:p>
        </w:tc>
        <w:tc>
          <w:tcPr>
            <w:tcW w:w="2391" w:type="dxa"/>
            <w:vAlign w:val="center"/>
          </w:tcPr>
          <w:p w14:paraId="28F80CE9"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撥款金額(交易幣)</w:t>
            </w:r>
          </w:p>
        </w:tc>
        <w:tc>
          <w:tcPr>
            <w:tcW w:w="828" w:type="dxa"/>
            <w:vAlign w:val="center"/>
          </w:tcPr>
          <w:p w14:paraId="4F1407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4E83110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53057FD"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若交易幣為台幣與第13欄相同</w:t>
            </w:r>
          </w:p>
          <w:p w14:paraId="7AAC4BB7" w14:textId="77777777" w:rsidR="00C72DFC" w:rsidRPr="00BE0008" w:rsidRDefault="00C72DFC" w:rsidP="00F009C9">
            <w:pPr>
              <w:rPr>
                <w:rFonts w:ascii="標楷體" w:eastAsia="標楷體" w:hAnsi="標楷體"/>
              </w:rPr>
            </w:pPr>
            <w:r>
              <w:rPr>
                <w:rFonts w:ascii="標楷體" w:eastAsia="標楷體" w:hAnsi="標楷體"/>
              </w:rPr>
              <w:lastRenderedPageBreak/>
              <w:t>LoanIfrs9Ap</w:t>
            </w:r>
            <w:r w:rsidRPr="00BE0008">
              <w:rPr>
                <w:rFonts w:ascii="標楷體" w:eastAsia="標楷體" w:hAnsi="標楷體"/>
              </w:rPr>
              <w:t>.DrawdownAmtCurr</w:t>
            </w:r>
          </w:p>
        </w:tc>
      </w:tr>
      <w:tr w:rsidR="00C72DFC" w:rsidRPr="00BE0008" w14:paraId="163A0944" w14:textId="77777777" w:rsidTr="00F009C9">
        <w:tc>
          <w:tcPr>
            <w:tcW w:w="457" w:type="dxa"/>
            <w:vAlign w:val="center"/>
          </w:tcPr>
          <w:p w14:paraId="7081A165" w14:textId="77777777" w:rsidR="00C72DFC" w:rsidRPr="00BE0008" w:rsidRDefault="00C72DFC" w:rsidP="00F009C9">
            <w:pPr>
              <w:rPr>
                <w:rFonts w:ascii="標楷體" w:eastAsia="標楷體" w:hAnsi="標楷體"/>
              </w:rPr>
            </w:pPr>
            <w:r w:rsidRPr="00BE0008">
              <w:rPr>
                <w:rFonts w:ascii="標楷體" w:eastAsia="標楷體" w:hAnsi="標楷體" w:hint="eastAsia"/>
              </w:rPr>
              <w:lastRenderedPageBreak/>
              <w:t>49</w:t>
            </w:r>
          </w:p>
        </w:tc>
        <w:tc>
          <w:tcPr>
            <w:tcW w:w="2391" w:type="dxa"/>
            <w:vAlign w:val="center"/>
          </w:tcPr>
          <w:p w14:paraId="381981D9"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帳管費(交易幣)</w:t>
            </w:r>
          </w:p>
        </w:tc>
        <w:tc>
          <w:tcPr>
            <w:tcW w:w="828" w:type="dxa"/>
            <w:vAlign w:val="center"/>
          </w:tcPr>
          <w:p w14:paraId="459739DF"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55940A4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B5A758C"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若交易幣為台幣與第14欄相同</w:t>
            </w:r>
          </w:p>
          <w:p w14:paraId="485C411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.AcctFeeCurr</w:t>
            </w:r>
          </w:p>
        </w:tc>
      </w:tr>
      <w:tr w:rsidR="00C72DFC" w:rsidRPr="00BE0008" w14:paraId="24DBD799" w14:textId="77777777" w:rsidTr="00F009C9">
        <w:tc>
          <w:tcPr>
            <w:tcW w:w="457" w:type="dxa"/>
            <w:vAlign w:val="center"/>
          </w:tcPr>
          <w:p w14:paraId="4B823D7C" w14:textId="77777777" w:rsidR="00C72DFC" w:rsidRPr="00BE0008" w:rsidRDefault="00C72DFC" w:rsidP="00F009C9">
            <w:pPr>
              <w:rPr>
                <w:rFonts w:ascii="標楷體" w:eastAsia="標楷體" w:hAnsi="標楷體"/>
              </w:rPr>
            </w:pPr>
            <w:r w:rsidRPr="00BE0008">
              <w:rPr>
                <w:rFonts w:ascii="標楷體" w:eastAsia="標楷體" w:hAnsi="標楷體" w:hint="eastAsia"/>
              </w:rPr>
              <w:t>50</w:t>
            </w:r>
          </w:p>
        </w:tc>
        <w:tc>
          <w:tcPr>
            <w:tcW w:w="2391" w:type="dxa"/>
            <w:vAlign w:val="center"/>
          </w:tcPr>
          <w:p w14:paraId="5E7D9855"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本金餘額(撥款)(交易幣)</w:t>
            </w:r>
          </w:p>
        </w:tc>
        <w:tc>
          <w:tcPr>
            <w:tcW w:w="828" w:type="dxa"/>
            <w:vAlign w:val="center"/>
          </w:tcPr>
          <w:p w14:paraId="1349F0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696E073"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52D6C40"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若交易幣為台幣與第15欄相同</w:t>
            </w:r>
          </w:p>
          <w:p w14:paraId="2A9EB03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.LoanBalCurr</w:t>
            </w:r>
          </w:p>
        </w:tc>
      </w:tr>
      <w:tr w:rsidR="00C72DFC" w:rsidRPr="00BE0008" w14:paraId="166A0B9B" w14:textId="77777777" w:rsidTr="00F009C9">
        <w:tc>
          <w:tcPr>
            <w:tcW w:w="457" w:type="dxa"/>
            <w:vAlign w:val="center"/>
          </w:tcPr>
          <w:p w14:paraId="20EACE58" w14:textId="77777777" w:rsidR="00C72DFC" w:rsidRPr="00BE0008" w:rsidRDefault="00C72DFC" w:rsidP="00F009C9">
            <w:pPr>
              <w:rPr>
                <w:rFonts w:ascii="標楷體" w:eastAsia="標楷體" w:hAnsi="標楷體"/>
              </w:rPr>
            </w:pPr>
            <w:r w:rsidRPr="00BE0008">
              <w:rPr>
                <w:rFonts w:ascii="標楷體" w:eastAsia="標楷體" w:hAnsi="標楷體" w:hint="eastAsia"/>
              </w:rPr>
              <w:t>51</w:t>
            </w:r>
          </w:p>
        </w:tc>
        <w:tc>
          <w:tcPr>
            <w:tcW w:w="2391" w:type="dxa"/>
            <w:vAlign w:val="center"/>
          </w:tcPr>
          <w:p w14:paraId="6AFABD90"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應收利息(交易幣)</w:t>
            </w:r>
          </w:p>
        </w:tc>
        <w:tc>
          <w:tcPr>
            <w:tcW w:w="828" w:type="dxa"/>
            <w:vAlign w:val="center"/>
          </w:tcPr>
          <w:p w14:paraId="304734F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6C8117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45205DA"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若交易幣為台幣與第16欄相同</w:t>
            </w:r>
          </w:p>
          <w:p w14:paraId="49B741F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.IntAmtCurr</w:t>
            </w:r>
          </w:p>
        </w:tc>
      </w:tr>
      <w:tr w:rsidR="00C72DFC" w:rsidRPr="00BE0008" w14:paraId="79CFE643" w14:textId="77777777" w:rsidTr="00F009C9">
        <w:tc>
          <w:tcPr>
            <w:tcW w:w="457" w:type="dxa"/>
            <w:vAlign w:val="center"/>
          </w:tcPr>
          <w:p w14:paraId="7D4BE43D" w14:textId="77777777" w:rsidR="00C72DFC" w:rsidRPr="00BE0008" w:rsidRDefault="00C72DFC" w:rsidP="00F009C9">
            <w:pPr>
              <w:rPr>
                <w:rFonts w:ascii="標楷體" w:eastAsia="標楷體" w:hAnsi="標楷體"/>
              </w:rPr>
            </w:pPr>
            <w:r w:rsidRPr="00BE0008">
              <w:rPr>
                <w:rFonts w:ascii="標楷體" w:eastAsia="標楷體" w:hAnsi="標楷體" w:hint="eastAsia"/>
              </w:rPr>
              <w:t>52</w:t>
            </w:r>
          </w:p>
        </w:tc>
        <w:tc>
          <w:tcPr>
            <w:tcW w:w="2391" w:type="dxa"/>
            <w:vAlign w:val="center"/>
          </w:tcPr>
          <w:p w14:paraId="637FFB6F"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法拍及火險費用(交易幣)</w:t>
            </w:r>
          </w:p>
        </w:tc>
        <w:tc>
          <w:tcPr>
            <w:tcW w:w="828" w:type="dxa"/>
            <w:vAlign w:val="center"/>
          </w:tcPr>
          <w:p w14:paraId="3FDDB428"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37552C6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599595BB"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若交易幣為台幣與第17欄相同</w:t>
            </w:r>
          </w:p>
          <w:p w14:paraId="5A9DFBC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.FeeCurr</w:t>
            </w:r>
          </w:p>
        </w:tc>
      </w:tr>
      <w:tr w:rsidR="00C72DFC" w:rsidRPr="00BE0008" w14:paraId="19A927AA" w14:textId="77777777" w:rsidTr="00F009C9">
        <w:tc>
          <w:tcPr>
            <w:tcW w:w="457" w:type="dxa"/>
            <w:vAlign w:val="center"/>
          </w:tcPr>
          <w:p w14:paraId="37C19FA9" w14:textId="77777777" w:rsidR="00C72DFC" w:rsidRPr="00BE0008" w:rsidRDefault="00C72DFC" w:rsidP="00F009C9">
            <w:pPr>
              <w:rPr>
                <w:rFonts w:ascii="標楷體" w:eastAsia="標楷體" w:hAnsi="標楷體"/>
              </w:rPr>
            </w:pPr>
            <w:r w:rsidRPr="00BE0008">
              <w:rPr>
                <w:rFonts w:ascii="標楷體" w:eastAsia="標楷體" w:hAnsi="標楷體" w:hint="eastAsia"/>
              </w:rPr>
              <w:t>53</w:t>
            </w:r>
          </w:p>
        </w:tc>
        <w:tc>
          <w:tcPr>
            <w:tcW w:w="2391" w:type="dxa"/>
            <w:vAlign w:val="center"/>
          </w:tcPr>
          <w:p w14:paraId="1A16F209"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可動用餘額(交易幣)</w:t>
            </w:r>
          </w:p>
        </w:tc>
        <w:tc>
          <w:tcPr>
            <w:tcW w:w="828" w:type="dxa"/>
            <w:vAlign w:val="center"/>
          </w:tcPr>
          <w:p w14:paraId="7D4FFC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091655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64EA51B6"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若交易幣為台幣與第39欄相同</w:t>
            </w:r>
          </w:p>
          <w:p w14:paraId="0C4DA46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.AvblBalCurr</w:t>
            </w:r>
          </w:p>
        </w:tc>
      </w:tr>
      <w:tr w:rsidR="00C72DFC" w:rsidRPr="00BE0008" w14:paraId="6BDF7276" w14:textId="77777777" w:rsidTr="00F009C9">
        <w:tc>
          <w:tcPr>
            <w:tcW w:w="457" w:type="dxa"/>
            <w:vAlign w:val="center"/>
          </w:tcPr>
          <w:p w14:paraId="09635E3B" w14:textId="77777777" w:rsidR="00C72DFC" w:rsidRPr="00BE0008" w:rsidRDefault="00C72DFC" w:rsidP="00F009C9">
            <w:pPr>
              <w:rPr>
                <w:rFonts w:ascii="標楷體" w:eastAsia="標楷體" w:hAnsi="標楷體"/>
              </w:rPr>
            </w:pPr>
            <w:r w:rsidRPr="00BE0008">
              <w:rPr>
                <w:rFonts w:ascii="標楷體" w:eastAsia="標楷體" w:hAnsi="標楷體" w:hint="eastAsia"/>
              </w:rPr>
              <w:t>54</w:t>
            </w:r>
          </w:p>
        </w:tc>
        <w:tc>
          <w:tcPr>
            <w:tcW w:w="2391" w:type="dxa"/>
            <w:vAlign w:val="center"/>
          </w:tcPr>
          <w:p w14:paraId="4422BD1F"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暫收款金額(交易幣)</w:t>
            </w:r>
          </w:p>
        </w:tc>
        <w:tc>
          <w:tcPr>
            <w:tcW w:w="828" w:type="dxa"/>
            <w:vAlign w:val="center"/>
          </w:tcPr>
          <w:p w14:paraId="03BE373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359E4FF"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AB2C934"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若交易幣為台幣與第42欄相同</w:t>
            </w:r>
          </w:p>
          <w:p w14:paraId="57DD9D1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.TempAmtCurr</w:t>
            </w:r>
          </w:p>
        </w:tc>
      </w:tr>
    </w:tbl>
    <w:p w14:paraId="7636F82C" w14:textId="77777777" w:rsidR="00C72DFC" w:rsidRPr="00BE0008" w:rsidRDefault="00C72DFC" w:rsidP="00C72DFC">
      <w:pPr>
        <w:rPr>
          <w:rFonts w:ascii="標楷體" w:eastAsia="標楷體" w:hAnsi="標楷體"/>
        </w:rPr>
      </w:pPr>
      <w:r w:rsidRPr="00BE0008">
        <w:rPr>
          <w:rFonts w:ascii="標楷體" w:eastAsia="標楷體" w:hAnsi="標楷體" w:hint="eastAsia"/>
        </w:rPr>
        <w:t xml:space="preserve">※各欄位間加入 </w:t>
      </w:r>
      <w:r w:rsidRPr="00BE0008">
        <w:rPr>
          <w:rFonts w:ascii="標楷體" w:eastAsia="標楷體" w:hAnsi="標楷體"/>
        </w:rPr>
        <w:t>"</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 xml:space="preserve"> 區隔，最後一筆亦要換列</w:t>
      </w:r>
    </w:p>
    <w:p w14:paraId="35DBB1FC" w14:textId="77777777" w:rsidR="00C72DFC" w:rsidRPr="00BE0008" w:rsidRDefault="00C72DFC" w:rsidP="00C72DFC">
      <w:pPr>
        <w:rPr>
          <w:rFonts w:ascii="標楷體" w:eastAsia="標楷體" w:hAnsi="標楷體"/>
        </w:rPr>
      </w:pPr>
    </w:p>
    <w:p w14:paraId="4847F015" w14:textId="77777777" w:rsidR="00C72DFC" w:rsidRPr="00BE0008" w:rsidRDefault="00C72DFC" w:rsidP="00C72DFC">
      <w:pPr>
        <w:rPr>
          <w:rFonts w:ascii="標楷體" w:eastAsia="標楷體" w:hAnsi="標楷體"/>
        </w:rPr>
      </w:pPr>
      <w:r w:rsidRPr="00BE0008">
        <w:rPr>
          <w:rFonts w:ascii="標楷體" w:eastAsia="標楷體" w:hAnsi="標楷體" w:hint="eastAsia"/>
        </w:rPr>
        <w:t>控制檔</w:t>
      </w:r>
      <w:r>
        <w:rPr>
          <w:rFonts w:ascii="標楷體" w:eastAsia="標楷體" w:hAnsi="標楷體" w:hint="eastAsia"/>
        </w:rPr>
        <w:t>:</w:t>
      </w:r>
    </w:p>
    <w:p w14:paraId="0AD21FD0" w14:textId="77777777" w:rsidR="00C72DFC" w:rsidRPr="00AE2335"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AE2335">
        <w:rPr>
          <w:rFonts w:ascii="標楷體" w:eastAsia="標楷體" w:hAnsi="標楷體"/>
        </w:rPr>
        <w:t>LN</w:t>
      </w:r>
      <w:r w:rsidRPr="00AE2335">
        <w:rPr>
          <w:rFonts w:ascii="標楷體" w:eastAsia="標楷體" w:hAnsi="標楷體" w:hint="eastAsia"/>
        </w:rPr>
        <w:t>F</w:t>
      </w:r>
      <w:r w:rsidRPr="00AE2335">
        <w:rPr>
          <w:rFonts w:ascii="標楷體" w:eastAsia="標楷體" w:hAnsi="標楷體"/>
        </w:rPr>
        <w:t>AP.</w:t>
      </w:r>
      <w:r w:rsidRPr="00AE2335">
        <w:rPr>
          <w:rFonts w:ascii="標楷體" w:eastAsia="標楷體" w:hAnsi="標楷體" w:hint="eastAsia"/>
        </w:rPr>
        <w:t>IDX</w:t>
      </w:r>
    </w:p>
    <w:p w14:paraId="3A1B1B4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CF2F6F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FF86E9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欄位清單１之控制檔</w:t>
      </w:r>
    </w:p>
    <w:p w14:paraId="08B6838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LoanIfrs9Ap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1)]</w:t>
      </w:r>
    </w:p>
    <w:p w14:paraId="5CE167A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E524AA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607ED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5510EEB" w14:textId="77777777" w:rsidTr="00F009C9">
        <w:tc>
          <w:tcPr>
            <w:tcW w:w="457" w:type="dxa"/>
            <w:vAlign w:val="center"/>
          </w:tcPr>
          <w:p w14:paraId="39284326"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8A4D2E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3C00C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6F674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37DBC6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83FDC3A" w14:textId="77777777" w:rsidTr="00F009C9">
        <w:tc>
          <w:tcPr>
            <w:tcW w:w="457" w:type="dxa"/>
            <w:vAlign w:val="center"/>
          </w:tcPr>
          <w:p w14:paraId="11B6116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C699E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E0BD61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72104A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BC3B67"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8F3F0D4" w14:textId="77777777" w:rsidTr="00F009C9">
        <w:tc>
          <w:tcPr>
            <w:tcW w:w="457" w:type="dxa"/>
            <w:vAlign w:val="center"/>
          </w:tcPr>
          <w:p w14:paraId="64F04F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2297E3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3CDBC6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56501BB3"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5A437532"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7C8C0AA9" w14:textId="77777777" w:rsidTr="00F009C9">
        <w:tc>
          <w:tcPr>
            <w:tcW w:w="457" w:type="dxa"/>
            <w:vAlign w:val="center"/>
          </w:tcPr>
          <w:p w14:paraId="716AE3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CB634E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517E12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602646B9"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7741D12"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2381EE6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AA3CCBE" w14:textId="77777777" w:rsidR="00C72DFC" w:rsidRPr="00AE2335" w:rsidRDefault="00C72DFC" w:rsidP="00C72DFC">
      <w:pPr>
        <w:rPr>
          <w:rFonts w:ascii="標楷體" w:eastAsia="標楷體" w:hAnsi="標楷體"/>
        </w:rPr>
      </w:pPr>
    </w:p>
    <w:p w14:paraId="08F28160" w14:textId="77777777" w:rsidR="00C72DFC" w:rsidRPr="00AE2335" w:rsidRDefault="00C72DFC" w:rsidP="00C72DFC">
      <w:pPr>
        <w:rPr>
          <w:rFonts w:ascii="標楷體" w:eastAsia="標楷體" w:hAnsi="標楷體"/>
        </w:rPr>
      </w:pPr>
      <w:r w:rsidRPr="00AE2335">
        <w:rPr>
          <w:rFonts w:ascii="標楷體" w:eastAsia="標楷體" w:hAnsi="標楷體"/>
        </w:rPr>
        <w:t>2.</w:t>
      </w:r>
      <w:r w:rsidRPr="00AE2335">
        <w:rPr>
          <w:rFonts w:ascii="標楷體" w:eastAsia="標楷體" w:hAnsi="標楷體" w:hint="eastAsia"/>
        </w:rPr>
        <w:t>LNM39</w:t>
      </w:r>
      <w:r w:rsidRPr="00AE2335">
        <w:rPr>
          <w:rFonts w:ascii="標楷體" w:eastAsia="標楷體" w:hAnsi="標楷體"/>
        </w:rPr>
        <w:t>B</w:t>
      </w:r>
      <w:r w:rsidRPr="00AE2335">
        <w:rPr>
          <w:rFonts w:ascii="標楷體" w:eastAsia="標楷體" w:hAnsi="標楷體" w:hint="eastAsia"/>
        </w:rPr>
        <w:t>P 欄位清單２：[LNM39BP-</w:t>
      </w:r>
      <w:r w:rsidRPr="00AE2335">
        <w:rPr>
          <w:rFonts w:ascii="標楷體" w:eastAsia="標楷體" w:hAnsi="標楷體"/>
        </w:rPr>
        <w:t>IFRS9</w:t>
      </w:r>
      <w:r w:rsidRPr="00AE2335">
        <w:rPr>
          <w:rFonts w:ascii="標楷體" w:eastAsia="標楷體" w:hAnsi="標楷體" w:hint="eastAsia"/>
        </w:rPr>
        <w:t>欄位清單２]</w:t>
      </w:r>
    </w:p>
    <w:p w14:paraId="5A59E6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LNFBP.TXT</w:t>
      </w:r>
    </w:p>
    <w:p w14:paraId="45D9EC6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44E700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02B884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w:t>
      </w:r>
    </w:p>
    <w:p w14:paraId="0117717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7B69D1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25A9508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6B83B91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376083F8"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0CB3880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[利率欄位生效日(</w:t>
      </w:r>
      <w:proofErr w:type="spellStart"/>
      <w:r w:rsidRPr="00AE2335">
        <w:rPr>
          <w:rFonts w:ascii="標楷體" w:eastAsia="標楷體" w:hAnsi="標楷體"/>
        </w:rPr>
        <w:t>EffectDate</w:t>
      </w:r>
      <w:proofErr w:type="spellEnd"/>
      <w:r w:rsidRPr="00AE2335">
        <w:rPr>
          <w:rFonts w:ascii="標楷體" w:eastAsia="標楷體" w:hAnsi="標楷體" w:hint="eastAsia"/>
        </w:rPr>
        <w:t>)](</w:t>
      </w:r>
      <w:r w:rsidRPr="00AE2335">
        <w:rPr>
          <w:rFonts w:ascii="標楷體" w:eastAsia="標楷體" w:hAnsi="標楷體"/>
        </w:rPr>
        <w:t>由大至小)</w:t>
      </w:r>
    </w:p>
    <w:p w14:paraId="5E7735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C932B22" w14:textId="77777777" w:rsidTr="00F009C9">
        <w:tc>
          <w:tcPr>
            <w:tcW w:w="457" w:type="dxa"/>
            <w:vAlign w:val="center"/>
          </w:tcPr>
          <w:p w14:paraId="1E3C691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E98072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57F3D4"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E320BD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0FD32D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99A907F" w14:textId="77777777" w:rsidTr="00F009C9">
        <w:tc>
          <w:tcPr>
            <w:tcW w:w="457" w:type="dxa"/>
            <w:vAlign w:val="center"/>
          </w:tcPr>
          <w:p w14:paraId="24EA7B7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28F3BFA"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828" w:type="dxa"/>
            <w:vAlign w:val="center"/>
          </w:tcPr>
          <w:p w14:paraId="5BFCC50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B207EC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8AB95B1"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.CustNo</w:t>
            </w:r>
          </w:p>
        </w:tc>
      </w:tr>
      <w:tr w:rsidR="00C72DFC" w:rsidRPr="00AE2335" w14:paraId="5C28C46C" w14:textId="77777777" w:rsidTr="00F009C9">
        <w:tc>
          <w:tcPr>
            <w:tcW w:w="457" w:type="dxa"/>
            <w:vAlign w:val="center"/>
          </w:tcPr>
          <w:p w14:paraId="69A659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DBA51BA"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w:t>
            </w:r>
            <w:r w:rsidRPr="00AE2335">
              <w:rPr>
                <w:rFonts w:ascii="標楷體" w:eastAsia="標楷體" w:hAnsi="標楷體"/>
              </w:rPr>
              <w:t xml:space="preserve">ID / </w:t>
            </w:r>
            <w:r w:rsidRPr="00AE2335">
              <w:rPr>
                <w:rFonts w:ascii="標楷體" w:eastAsia="標楷體" w:hAnsi="標楷體" w:hint="eastAsia"/>
              </w:rPr>
              <w:t>統編</w:t>
            </w:r>
          </w:p>
        </w:tc>
        <w:tc>
          <w:tcPr>
            <w:tcW w:w="828" w:type="dxa"/>
            <w:vAlign w:val="center"/>
          </w:tcPr>
          <w:p w14:paraId="5FDE1ADE"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66B9AFBB" w14:textId="77777777" w:rsidR="00C72DFC" w:rsidRPr="00AE2335" w:rsidRDefault="00C72DFC" w:rsidP="00F009C9">
            <w:pPr>
              <w:rPr>
                <w:rFonts w:ascii="標楷體" w:eastAsia="標楷體" w:hAnsi="標楷體"/>
              </w:rPr>
            </w:pPr>
          </w:p>
        </w:tc>
        <w:tc>
          <w:tcPr>
            <w:tcW w:w="4253" w:type="dxa"/>
            <w:vAlign w:val="center"/>
          </w:tcPr>
          <w:p w14:paraId="7C97872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27853C4F" w14:textId="77777777" w:rsidTr="00F009C9">
        <w:tc>
          <w:tcPr>
            <w:tcW w:w="457" w:type="dxa"/>
            <w:vAlign w:val="center"/>
          </w:tcPr>
          <w:p w14:paraId="23045A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91A205C"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828" w:type="dxa"/>
            <w:vAlign w:val="center"/>
          </w:tcPr>
          <w:p w14:paraId="7A58547E"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9AE555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00CD64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.FacmNo</w:t>
            </w:r>
          </w:p>
        </w:tc>
      </w:tr>
      <w:tr w:rsidR="00C72DFC" w:rsidRPr="00AE2335" w14:paraId="2F2E3C75" w14:textId="77777777" w:rsidTr="00F009C9">
        <w:tc>
          <w:tcPr>
            <w:tcW w:w="457" w:type="dxa"/>
            <w:vAlign w:val="center"/>
          </w:tcPr>
          <w:p w14:paraId="3D67665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42CEB216"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828" w:type="dxa"/>
            <w:vAlign w:val="center"/>
          </w:tcPr>
          <w:p w14:paraId="0E92C79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FFFBE4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1337C25"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.BormNo</w:t>
            </w:r>
          </w:p>
        </w:tc>
      </w:tr>
      <w:tr w:rsidR="00C72DFC" w:rsidRPr="00AE2335" w14:paraId="2E80BFC4" w14:textId="77777777" w:rsidTr="00F009C9">
        <w:tc>
          <w:tcPr>
            <w:tcW w:w="457" w:type="dxa"/>
            <w:vAlign w:val="center"/>
          </w:tcPr>
          <w:p w14:paraId="1BD2240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7BC14FD" w14:textId="77777777" w:rsidR="00C72DFC" w:rsidRPr="00AE2335" w:rsidRDefault="00C72DFC" w:rsidP="00F009C9">
            <w:pPr>
              <w:rPr>
                <w:rFonts w:ascii="標楷體" w:eastAsia="標楷體" w:hAnsi="標楷體"/>
              </w:rPr>
            </w:pPr>
            <w:r w:rsidRPr="00AE2335">
              <w:rPr>
                <w:rFonts w:ascii="標楷體" w:eastAsia="標楷體" w:hAnsi="標楷體" w:hint="eastAsia"/>
              </w:rPr>
              <w:t>貸放利率</w:t>
            </w:r>
          </w:p>
        </w:tc>
        <w:tc>
          <w:tcPr>
            <w:tcW w:w="828" w:type="dxa"/>
            <w:vAlign w:val="center"/>
          </w:tcPr>
          <w:p w14:paraId="357E0F3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401A259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20FAAE"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w:t>
            </w:r>
          </w:p>
          <w:p w14:paraId="7A3DC37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.LoanRate</w:t>
            </w:r>
          </w:p>
        </w:tc>
      </w:tr>
      <w:tr w:rsidR="00C72DFC" w:rsidRPr="00AE2335" w14:paraId="7ABB22FE" w14:textId="77777777" w:rsidTr="00F009C9">
        <w:tc>
          <w:tcPr>
            <w:tcW w:w="457" w:type="dxa"/>
            <w:vAlign w:val="center"/>
          </w:tcPr>
          <w:p w14:paraId="1C498E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4CF47AB0" w14:textId="77777777" w:rsidR="00C72DFC" w:rsidRPr="00AE2335" w:rsidRDefault="00C72DFC" w:rsidP="00F009C9">
            <w:pPr>
              <w:rPr>
                <w:rFonts w:ascii="標楷體" w:eastAsia="標楷體" w:hAnsi="標楷體"/>
              </w:rPr>
            </w:pPr>
            <w:r w:rsidRPr="00AE2335">
              <w:rPr>
                <w:rFonts w:ascii="標楷體" w:eastAsia="標楷體" w:hAnsi="標楷體" w:hint="eastAsia"/>
              </w:rPr>
              <w:t>利率調整方式</w:t>
            </w:r>
          </w:p>
        </w:tc>
        <w:tc>
          <w:tcPr>
            <w:tcW w:w="828" w:type="dxa"/>
            <w:vAlign w:val="center"/>
          </w:tcPr>
          <w:p w14:paraId="5A138F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3B871BB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93F60FF" w14:textId="77777777" w:rsidR="00C72DFC" w:rsidRPr="00AE2335" w:rsidRDefault="00C72DFC" w:rsidP="00F009C9">
            <w:pPr>
              <w:rPr>
                <w:rFonts w:ascii="標楷體" w:eastAsia="標楷體" w:hAnsi="標楷體"/>
              </w:rPr>
            </w:pPr>
            <w:r w:rsidRPr="00AE2335">
              <w:rPr>
                <w:rFonts w:ascii="標楷體" w:eastAsia="標楷體" w:hAnsi="標楷體" w:hint="eastAsia"/>
              </w:rPr>
              <w:t>1=機動；2=固定；</w:t>
            </w:r>
          </w:p>
          <w:p w14:paraId="1F78F9D8"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3=固定階梯；4=浮動階梯；</w:t>
            </w:r>
          </w:p>
          <w:p w14:paraId="7F1599D3"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.RateCode</w:t>
            </w:r>
          </w:p>
        </w:tc>
      </w:tr>
      <w:tr w:rsidR="00C72DFC" w:rsidRPr="00AE2335" w14:paraId="12CA1D07" w14:textId="77777777" w:rsidTr="00F009C9">
        <w:tc>
          <w:tcPr>
            <w:tcW w:w="457" w:type="dxa"/>
            <w:vAlign w:val="center"/>
          </w:tcPr>
          <w:p w14:paraId="783A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3A0A13D" w14:textId="77777777" w:rsidR="00C72DFC" w:rsidRPr="00AE2335" w:rsidRDefault="00C72DFC" w:rsidP="00F009C9">
            <w:pPr>
              <w:rPr>
                <w:rFonts w:ascii="標楷體" w:eastAsia="標楷體" w:hAnsi="標楷體"/>
              </w:rPr>
            </w:pPr>
            <w:r w:rsidRPr="00AE2335">
              <w:rPr>
                <w:rFonts w:ascii="標楷體" w:eastAsia="標楷體" w:hAnsi="標楷體" w:hint="eastAsia"/>
              </w:rPr>
              <w:t>利率欄位生效日</w:t>
            </w:r>
          </w:p>
        </w:tc>
        <w:tc>
          <w:tcPr>
            <w:tcW w:w="828" w:type="dxa"/>
            <w:vAlign w:val="center"/>
          </w:tcPr>
          <w:p w14:paraId="74568CFB"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6B61B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2D904594"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.EffectDate</w:t>
            </w:r>
          </w:p>
        </w:tc>
      </w:tr>
    </w:tbl>
    <w:p w14:paraId="6EC85C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78BB520" w14:textId="77777777" w:rsidR="00C72DFC" w:rsidRPr="00AE2335" w:rsidRDefault="00C72DFC" w:rsidP="00C72DFC">
      <w:pPr>
        <w:rPr>
          <w:rFonts w:ascii="標楷體" w:eastAsia="標楷體" w:hAnsi="標楷體"/>
        </w:rPr>
      </w:pPr>
    </w:p>
    <w:p w14:paraId="65B04A97"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72A65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w:t>
      </w:r>
      <w:r w:rsidRPr="00AE2335">
        <w:rPr>
          <w:rFonts w:ascii="標楷體" w:eastAsia="標楷體" w:hAnsi="標楷體" w:hint="eastAsia"/>
        </w:rPr>
        <w:t>IDX</w:t>
      </w:r>
    </w:p>
    <w:p w14:paraId="7071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FDCA8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F38E1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欄位清單２之控制檔</w:t>
      </w:r>
    </w:p>
    <w:p w14:paraId="3432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22F9806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8C006C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9D0B0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D0F7F8F" w14:textId="77777777" w:rsidTr="00F009C9">
        <w:tc>
          <w:tcPr>
            <w:tcW w:w="457" w:type="dxa"/>
            <w:vAlign w:val="center"/>
          </w:tcPr>
          <w:p w14:paraId="360EE3E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44AF05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F3DD8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B86514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E98E9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C6D5E71" w14:textId="77777777" w:rsidTr="00F009C9">
        <w:tc>
          <w:tcPr>
            <w:tcW w:w="457" w:type="dxa"/>
            <w:vAlign w:val="center"/>
          </w:tcPr>
          <w:p w14:paraId="169D68D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FCBDC6B"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AD3C6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96BFC4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EB9E404"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10FB5AA" w14:textId="77777777" w:rsidTr="00F009C9">
        <w:tc>
          <w:tcPr>
            <w:tcW w:w="457" w:type="dxa"/>
            <w:vAlign w:val="center"/>
          </w:tcPr>
          <w:p w14:paraId="3ACD11F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836B60C"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5F2E6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22850ED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5971BBB"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061B2F7" w14:textId="77777777" w:rsidTr="00F009C9">
        <w:tc>
          <w:tcPr>
            <w:tcW w:w="457" w:type="dxa"/>
            <w:vAlign w:val="center"/>
          </w:tcPr>
          <w:p w14:paraId="02B927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435026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0AAE7D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78DF9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994E68"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0F1B76A4"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A31AF1" w14:textId="77777777" w:rsidR="00C72DFC" w:rsidRPr="00AE2335" w:rsidRDefault="00C72DFC" w:rsidP="00C72DFC">
      <w:pPr>
        <w:rPr>
          <w:rFonts w:ascii="標楷體" w:eastAsia="標楷體" w:hAnsi="標楷體"/>
        </w:rPr>
      </w:pPr>
    </w:p>
    <w:p w14:paraId="2B4D4D38" w14:textId="77777777" w:rsidR="00C72DFC" w:rsidRPr="00AE2335" w:rsidRDefault="00C72DFC" w:rsidP="00C72DFC">
      <w:pPr>
        <w:rPr>
          <w:rFonts w:ascii="標楷體" w:eastAsia="標楷體" w:hAnsi="標楷體"/>
        </w:rPr>
      </w:pPr>
      <w:r w:rsidRPr="00AE2335">
        <w:rPr>
          <w:rFonts w:ascii="標楷體" w:eastAsia="標楷體" w:hAnsi="標楷體"/>
        </w:rPr>
        <w:lastRenderedPageBreak/>
        <w:t>3.</w:t>
      </w:r>
      <w:r w:rsidRPr="00AE2335">
        <w:rPr>
          <w:rFonts w:ascii="標楷體" w:eastAsia="標楷體" w:hAnsi="標楷體" w:hint="eastAsia"/>
        </w:rPr>
        <w:t>LNM39</w:t>
      </w:r>
      <w:r w:rsidRPr="00AE2335">
        <w:rPr>
          <w:rFonts w:ascii="標楷體" w:eastAsia="標楷體" w:hAnsi="標楷體"/>
        </w:rPr>
        <w:t>C</w:t>
      </w:r>
      <w:r w:rsidRPr="00AE2335">
        <w:rPr>
          <w:rFonts w:ascii="標楷體" w:eastAsia="標楷體" w:hAnsi="標楷體" w:hint="eastAsia"/>
        </w:rPr>
        <w:t>P 欄位清單３：[LNM39CP-</w:t>
      </w:r>
      <w:r w:rsidRPr="00AE2335">
        <w:rPr>
          <w:rFonts w:ascii="標楷體" w:eastAsia="標楷體" w:hAnsi="標楷體"/>
        </w:rPr>
        <w:t>IFRS9</w:t>
      </w:r>
      <w:r w:rsidRPr="00AE2335">
        <w:rPr>
          <w:rFonts w:ascii="標楷體" w:eastAsia="標楷體" w:hAnsi="標楷體" w:hint="eastAsia"/>
        </w:rPr>
        <w:t>欄位清單３]</w:t>
      </w:r>
    </w:p>
    <w:p w14:paraId="4F9823A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LNFCP.TXT</w:t>
      </w:r>
    </w:p>
    <w:p w14:paraId="1A9B99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E5C9E5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23242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w:t>
      </w:r>
    </w:p>
    <w:p w14:paraId="7D31B1C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767D58E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1C9B3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71FBC84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633F2182"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07F570A4"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[生效日期(</w:t>
      </w:r>
      <w:proofErr w:type="spellStart"/>
      <w:r w:rsidRPr="00AE2335">
        <w:rPr>
          <w:rFonts w:ascii="標楷體" w:eastAsia="標楷體" w:hAnsi="標楷體"/>
        </w:rPr>
        <w:t>EffectDate</w:t>
      </w:r>
      <w:proofErr w:type="spellEnd"/>
      <w:r w:rsidRPr="00AE2335">
        <w:rPr>
          <w:rFonts w:ascii="標楷體" w:eastAsia="標楷體" w:hAnsi="標楷體" w:hint="eastAsia"/>
        </w:rPr>
        <w:t>)](</w:t>
      </w:r>
      <w:r w:rsidRPr="00AE2335">
        <w:rPr>
          <w:rFonts w:ascii="標楷體" w:eastAsia="標楷體" w:hAnsi="標楷體"/>
        </w:rPr>
        <w:t>由大至小)</w:t>
      </w:r>
    </w:p>
    <w:p w14:paraId="6DEEF3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CF0943A" w14:textId="77777777" w:rsidTr="00F009C9">
        <w:tc>
          <w:tcPr>
            <w:tcW w:w="457" w:type="dxa"/>
            <w:vAlign w:val="center"/>
          </w:tcPr>
          <w:p w14:paraId="02F04C9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7B7F0B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9B4400"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4D8C8D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41BE36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A0BE3A7" w14:textId="77777777" w:rsidTr="00F009C9">
        <w:tc>
          <w:tcPr>
            <w:tcW w:w="457" w:type="dxa"/>
            <w:vAlign w:val="center"/>
          </w:tcPr>
          <w:p w14:paraId="147367C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A6167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5C7DA83"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F16D1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96EC86D"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.CustNo</w:t>
            </w:r>
          </w:p>
        </w:tc>
      </w:tr>
      <w:tr w:rsidR="00C72DFC" w:rsidRPr="00AE2335" w14:paraId="0238F12D" w14:textId="77777777" w:rsidTr="00F009C9">
        <w:tc>
          <w:tcPr>
            <w:tcW w:w="457" w:type="dxa"/>
            <w:vAlign w:val="center"/>
          </w:tcPr>
          <w:p w14:paraId="252940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3A998FB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302BD59F"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CAF02B1" w14:textId="77777777" w:rsidR="00C72DFC" w:rsidRPr="00AE2335" w:rsidRDefault="00C72DFC" w:rsidP="00F009C9">
            <w:pPr>
              <w:rPr>
                <w:rFonts w:ascii="標楷體" w:eastAsia="標楷體" w:hAnsi="標楷體"/>
              </w:rPr>
            </w:pPr>
          </w:p>
        </w:tc>
        <w:tc>
          <w:tcPr>
            <w:tcW w:w="4253" w:type="dxa"/>
            <w:vAlign w:val="center"/>
          </w:tcPr>
          <w:p w14:paraId="0106F02F"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ADF466B" w14:textId="77777777" w:rsidTr="00F009C9">
        <w:tc>
          <w:tcPr>
            <w:tcW w:w="457" w:type="dxa"/>
            <w:vAlign w:val="center"/>
          </w:tcPr>
          <w:p w14:paraId="5D89045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6C79784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0B0728A3"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CAEB29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505CEE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.FacmNo</w:t>
            </w:r>
          </w:p>
        </w:tc>
      </w:tr>
      <w:tr w:rsidR="00C72DFC" w:rsidRPr="00AE2335" w14:paraId="0AAA90EE" w14:textId="77777777" w:rsidTr="00F009C9">
        <w:tc>
          <w:tcPr>
            <w:tcW w:w="457" w:type="dxa"/>
            <w:vAlign w:val="center"/>
          </w:tcPr>
          <w:p w14:paraId="329D29D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525A4AE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撥款序號</w:t>
            </w:r>
          </w:p>
        </w:tc>
        <w:tc>
          <w:tcPr>
            <w:tcW w:w="828" w:type="dxa"/>
            <w:vAlign w:val="center"/>
          </w:tcPr>
          <w:p w14:paraId="6CF89C8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9965E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FE7CCD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.BormNo</w:t>
            </w:r>
          </w:p>
        </w:tc>
      </w:tr>
      <w:tr w:rsidR="00C72DFC" w:rsidRPr="00AE2335" w14:paraId="5A4BC29D" w14:textId="77777777" w:rsidTr="00F009C9">
        <w:tc>
          <w:tcPr>
            <w:tcW w:w="457" w:type="dxa"/>
            <w:vAlign w:val="center"/>
          </w:tcPr>
          <w:p w14:paraId="4C86A3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444B37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約定還款方式</w:t>
            </w:r>
          </w:p>
        </w:tc>
        <w:tc>
          <w:tcPr>
            <w:tcW w:w="828" w:type="dxa"/>
            <w:vAlign w:val="center"/>
          </w:tcPr>
          <w:p w14:paraId="3AA50D2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8F785B6" w14:textId="77777777" w:rsidR="00C72DFC" w:rsidRPr="00AE2335" w:rsidRDefault="00C72DFC" w:rsidP="00F009C9">
            <w:pPr>
              <w:rPr>
                <w:rFonts w:ascii="標楷體" w:eastAsia="標楷體" w:hAnsi="標楷體"/>
              </w:rPr>
            </w:pPr>
          </w:p>
        </w:tc>
        <w:tc>
          <w:tcPr>
            <w:tcW w:w="4253" w:type="dxa"/>
            <w:vAlign w:val="center"/>
          </w:tcPr>
          <w:p w14:paraId="7AD17573"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5093B0EA"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4CF6EFD4"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385B644B"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252367A4"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.AmortizedCode</w:t>
            </w:r>
          </w:p>
        </w:tc>
      </w:tr>
      <w:tr w:rsidR="00C72DFC" w:rsidRPr="00AE2335" w14:paraId="49AD34DA" w14:textId="77777777" w:rsidTr="00F009C9">
        <w:tc>
          <w:tcPr>
            <w:tcW w:w="457" w:type="dxa"/>
            <w:vAlign w:val="center"/>
          </w:tcPr>
          <w:p w14:paraId="2775D8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6EF319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繳息週期</w:t>
            </w:r>
          </w:p>
        </w:tc>
        <w:tc>
          <w:tcPr>
            <w:tcW w:w="828" w:type="dxa"/>
            <w:vAlign w:val="center"/>
          </w:tcPr>
          <w:p w14:paraId="7F2DE2AE"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E5E3AC1" w14:textId="77777777" w:rsidR="00C72DFC" w:rsidRPr="00AE2335" w:rsidRDefault="00C72DFC" w:rsidP="00F009C9">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9</w:t>
            </w:r>
          </w:p>
        </w:tc>
        <w:tc>
          <w:tcPr>
            <w:tcW w:w="4253" w:type="dxa"/>
            <w:vAlign w:val="center"/>
          </w:tcPr>
          <w:p w14:paraId="2000B63D"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565BF782"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1331CA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40DF181F"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.PayIntFreq</w:t>
            </w:r>
          </w:p>
        </w:tc>
      </w:tr>
      <w:tr w:rsidR="00C72DFC" w:rsidRPr="00AE2335" w14:paraId="4845B61C" w14:textId="77777777" w:rsidTr="00F009C9">
        <w:tc>
          <w:tcPr>
            <w:tcW w:w="457" w:type="dxa"/>
            <w:vAlign w:val="center"/>
          </w:tcPr>
          <w:p w14:paraId="14D176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42A8999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還本週期</w:t>
            </w:r>
          </w:p>
        </w:tc>
        <w:tc>
          <w:tcPr>
            <w:tcW w:w="828" w:type="dxa"/>
            <w:vAlign w:val="center"/>
          </w:tcPr>
          <w:p w14:paraId="5918390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15083D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58DF38E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6960528"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445074D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5D9F6DD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.RepayFreq</w:t>
            </w:r>
          </w:p>
        </w:tc>
      </w:tr>
      <w:tr w:rsidR="00C72DFC" w:rsidRPr="00AE2335" w14:paraId="35D3D701" w14:textId="77777777" w:rsidTr="00F009C9">
        <w:tc>
          <w:tcPr>
            <w:tcW w:w="457" w:type="dxa"/>
            <w:vAlign w:val="center"/>
          </w:tcPr>
          <w:p w14:paraId="35682451"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7746109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生效日期</w:t>
            </w:r>
          </w:p>
        </w:tc>
        <w:tc>
          <w:tcPr>
            <w:tcW w:w="828" w:type="dxa"/>
            <w:vAlign w:val="center"/>
          </w:tcPr>
          <w:p w14:paraId="55F7508A"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BD9965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568BFFA" w14:textId="77777777" w:rsidR="00C72DFC" w:rsidRPr="00AE2335" w:rsidRDefault="00C72DFC" w:rsidP="00F009C9">
            <w:pPr>
              <w:rPr>
                <w:rFonts w:ascii="標楷體" w:eastAsia="標楷體" w:hAnsi="標楷體"/>
              </w:rPr>
            </w:pPr>
            <w:r w:rsidRPr="00AE2335">
              <w:rPr>
                <w:rFonts w:ascii="標楷體" w:eastAsia="標楷體" w:hAnsi="標楷體" w:hint="eastAsia"/>
              </w:rPr>
              <w:t>撥款日</w:t>
            </w:r>
          </w:p>
          <w:p w14:paraId="0E999AC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.EffectDate</w:t>
            </w:r>
          </w:p>
        </w:tc>
      </w:tr>
    </w:tbl>
    <w:p w14:paraId="1AEC0DDE"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CDCC294" w14:textId="77777777" w:rsidR="00C72DFC" w:rsidRPr="00AE2335" w:rsidRDefault="00C72DFC" w:rsidP="00C72DFC">
      <w:pPr>
        <w:rPr>
          <w:rFonts w:ascii="標楷體" w:eastAsia="標楷體" w:hAnsi="標楷體"/>
        </w:rPr>
      </w:pPr>
    </w:p>
    <w:p w14:paraId="6C21AC2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62D69F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w:t>
      </w:r>
      <w:r w:rsidRPr="00AE2335">
        <w:rPr>
          <w:rFonts w:ascii="標楷體" w:eastAsia="標楷體" w:hAnsi="標楷體" w:hint="eastAsia"/>
        </w:rPr>
        <w:t>IDX</w:t>
      </w:r>
    </w:p>
    <w:p w14:paraId="5EB5906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67218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2250EE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欄位清單３之控制檔</w:t>
      </w:r>
    </w:p>
    <w:p w14:paraId="32BA60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3301F24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CB7BD6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FE9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5B9804A" w14:textId="77777777" w:rsidTr="00F009C9">
        <w:tc>
          <w:tcPr>
            <w:tcW w:w="457" w:type="dxa"/>
            <w:vAlign w:val="center"/>
          </w:tcPr>
          <w:p w14:paraId="2212BDA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401C4D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2E885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D51B2F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24B16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2F52E31" w14:textId="77777777" w:rsidTr="00F009C9">
        <w:tc>
          <w:tcPr>
            <w:tcW w:w="457" w:type="dxa"/>
            <w:vAlign w:val="center"/>
          </w:tcPr>
          <w:p w14:paraId="487B8CD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D62A62"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124C02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9EB73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8B1401A"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533C6A0C" w14:textId="77777777" w:rsidTr="00F009C9">
        <w:tc>
          <w:tcPr>
            <w:tcW w:w="457" w:type="dxa"/>
            <w:vAlign w:val="center"/>
          </w:tcPr>
          <w:p w14:paraId="52F9D44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552B19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074C8D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B4A0D7C"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2F45A63"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720865B" w14:textId="77777777" w:rsidTr="00F009C9">
        <w:tc>
          <w:tcPr>
            <w:tcW w:w="457" w:type="dxa"/>
            <w:vAlign w:val="center"/>
          </w:tcPr>
          <w:p w14:paraId="4FBD1F4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565ED97"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2588A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9D69478"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80A886D"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5CF12D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412D4BE" w14:textId="77777777" w:rsidR="00C72DFC" w:rsidRPr="00AE2335" w:rsidRDefault="00C72DFC" w:rsidP="00C72DFC">
      <w:pPr>
        <w:rPr>
          <w:rFonts w:ascii="標楷體" w:eastAsia="標楷體" w:hAnsi="標楷體"/>
        </w:rPr>
      </w:pPr>
    </w:p>
    <w:p w14:paraId="017842A3" w14:textId="77777777" w:rsidR="00C72DFC" w:rsidRPr="00AE2335" w:rsidRDefault="00C72DFC" w:rsidP="00C72DFC">
      <w:pPr>
        <w:rPr>
          <w:rFonts w:ascii="標楷體" w:eastAsia="標楷體" w:hAnsi="標楷體"/>
        </w:rPr>
      </w:pPr>
      <w:r w:rsidRPr="00AE2335">
        <w:rPr>
          <w:rFonts w:ascii="標楷體" w:eastAsia="標楷體" w:hAnsi="標楷體"/>
        </w:rPr>
        <w:t>4.</w:t>
      </w:r>
      <w:r w:rsidRPr="00AE2335">
        <w:rPr>
          <w:rFonts w:ascii="標楷體" w:eastAsia="標楷體" w:hAnsi="標楷體" w:hint="eastAsia"/>
        </w:rPr>
        <w:t>LNM39</w:t>
      </w:r>
      <w:r w:rsidRPr="00AE2335">
        <w:rPr>
          <w:rFonts w:ascii="標楷體" w:eastAsia="標楷體" w:hAnsi="標楷體"/>
        </w:rPr>
        <w:t>D</w:t>
      </w:r>
      <w:r w:rsidRPr="00AE2335">
        <w:rPr>
          <w:rFonts w:ascii="標楷體" w:eastAsia="標楷體" w:hAnsi="標楷體" w:hint="eastAsia"/>
        </w:rPr>
        <w:t>P 欄位清單４：[LNM39</w:t>
      </w:r>
      <w:r w:rsidRPr="00AE2335">
        <w:rPr>
          <w:rFonts w:ascii="標楷體" w:eastAsia="標楷體" w:hAnsi="標楷體"/>
        </w:rPr>
        <w:t>D</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欄位清單４]</w:t>
      </w:r>
    </w:p>
    <w:p w14:paraId="7DA110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檔名      ：</w:t>
      </w:r>
      <w:r w:rsidRPr="00AE2335">
        <w:rPr>
          <w:rFonts w:ascii="標楷體" w:eastAsia="標楷體" w:hAnsi="標楷體"/>
        </w:rPr>
        <w:t>LNF</w:t>
      </w:r>
      <w:r w:rsidRPr="00AE2335">
        <w:rPr>
          <w:rFonts w:ascii="標楷體" w:eastAsia="標楷體" w:hAnsi="標楷體" w:hint="eastAsia"/>
        </w:rPr>
        <w:t>D</w:t>
      </w:r>
      <w:r w:rsidRPr="00AE2335">
        <w:rPr>
          <w:rFonts w:ascii="標楷體" w:eastAsia="標楷體" w:hAnsi="標楷體"/>
        </w:rPr>
        <w:t>P.TXT</w:t>
      </w:r>
    </w:p>
    <w:p w14:paraId="27113A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B0E0AC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4C08A7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w:t>
      </w:r>
    </w:p>
    <w:p w14:paraId="298C37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欄位清單4</w:t>
      </w:r>
      <w:r w:rsidRPr="00AE2335">
        <w:rPr>
          <w:rFonts w:ascii="標楷體" w:eastAsia="標楷體" w:hAnsi="標楷體"/>
        </w:rPr>
        <w:t>)]</w:t>
      </w:r>
    </w:p>
    <w:p w14:paraId="0349F9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篩選條件  ：</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7F785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排序方式  ：</w:t>
      </w:r>
      <w:r w:rsidRPr="00AE2335">
        <w:rPr>
          <w:rFonts w:ascii="標楷體" w:eastAsia="標楷體" w:hAnsi="標楷體"/>
        </w:rPr>
        <w:t>1.</w:t>
      </w:r>
      <w:r w:rsidRPr="00AE2335">
        <w:rPr>
          <w:rFonts w:ascii="標楷體" w:eastAsia="標楷體" w:hAnsi="標楷體" w:hint="eastAsia"/>
        </w:rPr>
        <w:t>[資料類別(</w:t>
      </w:r>
      <w:proofErr w:type="spellStart"/>
      <w:r w:rsidRPr="00AE2335">
        <w:rPr>
          <w:rFonts w:ascii="標楷體" w:eastAsia="標楷體" w:hAnsi="標楷體"/>
        </w:rPr>
        <w:t>DataFg</w:t>
      </w:r>
      <w:proofErr w:type="spellEnd"/>
      <w:r w:rsidRPr="00AE2335">
        <w:rPr>
          <w:rFonts w:ascii="標楷體" w:eastAsia="標楷體" w:hAnsi="標楷體" w:hint="eastAsia"/>
        </w:rPr>
        <w:t>)](</w:t>
      </w:r>
      <w:r w:rsidRPr="00AE2335">
        <w:rPr>
          <w:rFonts w:ascii="標楷體" w:eastAsia="標楷體" w:hAnsi="標楷體"/>
        </w:rPr>
        <w:t>由小至大)</w:t>
      </w:r>
    </w:p>
    <w:p w14:paraId="7DC9027F"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2</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2371BD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5D72FE5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1F9493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52"/>
        <w:gridCol w:w="1090"/>
        <w:gridCol w:w="1773"/>
        <w:gridCol w:w="4215"/>
      </w:tblGrid>
      <w:tr w:rsidR="00C72DFC" w:rsidRPr="00AE2335" w14:paraId="52E98EAD" w14:textId="77777777" w:rsidTr="00F009C9">
        <w:tc>
          <w:tcPr>
            <w:tcW w:w="457" w:type="dxa"/>
            <w:vAlign w:val="center"/>
          </w:tcPr>
          <w:p w14:paraId="21EA3518"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52" w:type="dxa"/>
            <w:vAlign w:val="center"/>
          </w:tcPr>
          <w:p w14:paraId="31038CA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1090" w:type="dxa"/>
            <w:vAlign w:val="center"/>
          </w:tcPr>
          <w:p w14:paraId="703869B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773" w:type="dxa"/>
            <w:vAlign w:val="center"/>
          </w:tcPr>
          <w:p w14:paraId="3F3D6DE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15" w:type="dxa"/>
            <w:vAlign w:val="center"/>
          </w:tcPr>
          <w:p w14:paraId="32ADDC4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D869525" w14:textId="77777777" w:rsidTr="00F009C9">
        <w:tc>
          <w:tcPr>
            <w:tcW w:w="457" w:type="dxa"/>
            <w:vAlign w:val="center"/>
          </w:tcPr>
          <w:p w14:paraId="651363BA"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2352" w:type="dxa"/>
            <w:vAlign w:val="center"/>
          </w:tcPr>
          <w:p w14:paraId="33E5D174"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1090" w:type="dxa"/>
            <w:vAlign w:val="center"/>
          </w:tcPr>
          <w:p w14:paraId="12A124C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1773" w:type="dxa"/>
            <w:vAlign w:val="center"/>
          </w:tcPr>
          <w:p w14:paraId="4B0CFE19"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15" w:type="dxa"/>
          </w:tcPr>
          <w:p w14:paraId="4C7CDF1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.CustNo</w:t>
            </w:r>
          </w:p>
        </w:tc>
      </w:tr>
      <w:tr w:rsidR="00C72DFC" w:rsidRPr="00AE2335" w14:paraId="07B97BFC" w14:textId="77777777" w:rsidTr="00F009C9">
        <w:tc>
          <w:tcPr>
            <w:tcW w:w="457" w:type="dxa"/>
            <w:vAlign w:val="center"/>
          </w:tcPr>
          <w:p w14:paraId="5F14A3F3"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52" w:type="dxa"/>
            <w:vAlign w:val="center"/>
          </w:tcPr>
          <w:p w14:paraId="35E296B1"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借款人ID/統編</w:t>
            </w:r>
          </w:p>
        </w:tc>
        <w:tc>
          <w:tcPr>
            <w:tcW w:w="1090" w:type="dxa"/>
            <w:vAlign w:val="center"/>
          </w:tcPr>
          <w:p w14:paraId="50BBCFF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10</w:t>
            </w:r>
          </w:p>
        </w:tc>
        <w:tc>
          <w:tcPr>
            <w:tcW w:w="1773" w:type="dxa"/>
            <w:vAlign w:val="center"/>
          </w:tcPr>
          <w:p w14:paraId="50269531" w14:textId="77777777" w:rsidR="00C72DFC" w:rsidRPr="00AE2335" w:rsidRDefault="00C72DFC" w:rsidP="00F009C9">
            <w:pPr>
              <w:rPr>
                <w:rFonts w:ascii="標楷體" w:eastAsia="標楷體" w:hAnsi="標楷體"/>
              </w:rPr>
            </w:pPr>
          </w:p>
        </w:tc>
        <w:tc>
          <w:tcPr>
            <w:tcW w:w="4215" w:type="dxa"/>
          </w:tcPr>
          <w:p w14:paraId="73365DC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.CustId</w:t>
            </w:r>
          </w:p>
        </w:tc>
      </w:tr>
      <w:tr w:rsidR="00C72DFC" w:rsidRPr="00AE2335" w14:paraId="260419B7" w14:textId="77777777" w:rsidTr="00F009C9">
        <w:tc>
          <w:tcPr>
            <w:tcW w:w="457" w:type="dxa"/>
            <w:vAlign w:val="center"/>
          </w:tcPr>
          <w:p w14:paraId="71D625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52" w:type="dxa"/>
            <w:vAlign w:val="center"/>
          </w:tcPr>
          <w:p w14:paraId="3F6686E3"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1090" w:type="dxa"/>
            <w:vAlign w:val="center"/>
          </w:tcPr>
          <w:p w14:paraId="5B51869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61A5E7D6"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34BBDC6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.FacmNo</w:t>
            </w:r>
          </w:p>
        </w:tc>
      </w:tr>
      <w:tr w:rsidR="00C72DFC" w:rsidRPr="00AE2335" w14:paraId="191DDC86" w14:textId="77777777" w:rsidTr="00F009C9">
        <w:tc>
          <w:tcPr>
            <w:tcW w:w="457" w:type="dxa"/>
            <w:vAlign w:val="center"/>
          </w:tcPr>
          <w:p w14:paraId="065B4C56"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52" w:type="dxa"/>
            <w:vAlign w:val="center"/>
          </w:tcPr>
          <w:p w14:paraId="778C4453"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1090" w:type="dxa"/>
            <w:vAlign w:val="center"/>
          </w:tcPr>
          <w:p w14:paraId="5B26101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5E456BB9"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284278B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.BormNo</w:t>
            </w:r>
          </w:p>
        </w:tc>
      </w:tr>
      <w:tr w:rsidR="00C72DFC" w:rsidRPr="00AE2335" w14:paraId="60818B0C" w14:textId="77777777" w:rsidTr="00F009C9">
        <w:tc>
          <w:tcPr>
            <w:tcW w:w="457" w:type="dxa"/>
            <w:vAlign w:val="center"/>
          </w:tcPr>
          <w:p w14:paraId="29A1C491"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52" w:type="dxa"/>
            <w:vAlign w:val="center"/>
          </w:tcPr>
          <w:p w14:paraId="3DFEB7E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會計科目</w:t>
            </w:r>
          </w:p>
        </w:tc>
        <w:tc>
          <w:tcPr>
            <w:tcW w:w="1090" w:type="dxa"/>
            <w:vAlign w:val="center"/>
          </w:tcPr>
          <w:p w14:paraId="6FE11E55" w14:textId="0D61A5D0" w:rsidR="00C72DFC" w:rsidRPr="00AE2335" w:rsidRDefault="00C72DFC" w:rsidP="00F009C9">
            <w:pPr>
              <w:rPr>
                <w:rFonts w:ascii="標楷體" w:eastAsia="標楷體" w:hAnsi="標楷體"/>
              </w:rPr>
            </w:pPr>
            <w:r w:rsidRPr="00AE2335">
              <w:rPr>
                <w:rFonts w:ascii="標楷體" w:eastAsia="標楷體" w:hAnsi="標楷體"/>
              </w:rPr>
              <w:t>11</w:t>
            </w:r>
          </w:p>
        </w:tc>
        <w:tc>
          <w:tcPr>
            <w:tcW w:w="1773" w:type="dxa"/>
            <w:vAlign w:val="center"/>
          </w:tcPr>
          <w:p w14:paraId="2A559CCA" w14:textId="77777777" w:rsidR="00C72DFC" w:rsidRPr="00AE2335" w:rsidRDefault="00C72DFC" w:rsidP="00F009C9">
            <w:pPr>
              <w:rPr>
                <w:rFonts w:ascii="標楷體" w:eastAsia="標楷體" w:hAnsi="標楷體"/>
              </w:rPr>
            </w:pPr>
          </w:p>
        </w:tc>
        <w:tc>
          <w:tcPr>
            <w:tcW w:w="4215" w:type="dxa"/>
          </w:tcPr>
          <w:p w14:paraId="330B3A6B" w14:textId="4B7B25E6" w:rsidR="00C72DFC" w:rsidRPr="00AE2335" w:rsidRDefault="00C72DFC" w:rsidP="00F009C9">
            <w:pPr>
              <w:rPr>
                <w:rFonts w:ascii="標楷體" w:eastAsia="標楷體" w:hAnsi="標楷體"/>
              </w:rPr>
            </w:pPr>
            <w:r w:rsidRPr="00AE2335">
              <w:rPr>
                <w:rFonts w:ascii="標楷體" w:eastAsia="標楷體" w:hAnsi="標楷體" w:hint="eastAsia"/>
              </w:rPr>
              <w:t>新會計科目為1</w:t>
            </w:r>
            <w:r w:rsidRPr="00AE2335">
              <w:rPr>
                <w:rFonts w:ascii="標楷體" w:eastAsia="標楷體" w:hAnsi="標楷體"/>
              </w:rPr>
              <w:t>1</w:t>
            </w:r>
            <w:r w:rsidRPr="00AE2335">
              <w:rPr>
                <w:rFonts w:ascii="標楷體" w:eastAsia="標楷體" w:hAnsi="標楷體" w:hint="eastAsia"/>
              </w:rPr>
              <w:t>碼</w:t>
            </w:r>
          </w:p>
          <w:p w14:paraId="50CCEBD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.AcCode</w:t>
            </w:r>
          </w:p>
        </w:tc>
      </w:tr>
      <w:tr w:rsidR="00C72DFC" w:rsidRPr="00AE2335" w14:paraId="55E59302" w14:textId="77777777" w:rsidTr="00F009C9">
        <w:tc>
          <w:tcPr>
            <w:tcW w:w="457" w:type="dxa"/>
            <w:vAlign w:val="center"/>
          </w:tcPr>
          <w:p w14:paraId="64C03EAC"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2352" w:type="dxa"/>
            <w:vAlign w:val="center"/>
          </w:tcPr>
          <w:p w14:paraId="3E313B3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案件狀態</w:t>
            </w:r>
          </w:p>
        </w:tc>
        <w:tc>
          <w:tcPr>
            <w:tcW w:w="1090" w:type="dxa"/>
            <w:vAlign w:val="center"/>
          </w:tcPr>
          <w:p w14:paraId="01BA0BB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5961528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05A83BCD" w14:textId="77777777" w:rsidR="00C72DFC" w:rsidRPr="00AE2335" w:rsidRDefault="00C72DFC" w:rsidP="00F009C9">
            <w:pPr>
              <w:rPr>
                <w:rFonts w:ascii="標楷體" w:eastAsia="標楷體" w:hAnsi="標楷體"/>
              </w:rPr>
            </w:pPr>
            <w:r w:rsidRPr="00AE2335">
              <w:rPr>
                <w:rFonts w:ascii="標楷體" w:eastAsia="標楷體" w:hAnsi="標楷體" w:hint="eastAsia"/>
              </w:rPr>
              <w:t>1=正常</w:t>
            </w:r>
          </w:p>
          <w:p w14:paraId="220ACC6A" w14:textId="77777777" w:rsidR="00C72DFC" w:rsidRPr="00AE2335" w:rsidRDefault="00C72DFC" w:rsidP="00F009C9">
            <w:pPr>
              <w:rPr>
                <w:rFonts w:ascii="標楷體" w:eastAsia="標楷體" w:hAnsi="標楷體"/>
              </w:rPr>
            </w:pPr>
            <w:r w:rsidRPr="00AE2335">
              <w:rPr>
                <w:rFonts w:ascii="標楷體" w:eastAsia="標楷體" w:hAnsi="標楷體" w:hint="eastAsia"/>
              </w:rPr>
              <w:t>2=催收</w:t>
            </w:r>
          </w:p>
          <w:p w14:paraId="1350C70B" w14:textId="77777777" w:rsidR="00C72DFC" w:rsidRPr="00AE2335" w:rsidRDefault="00C72DFC" w:rsidP="00F009C9">
            <w:pPr>
              <w:rPr>
                <w:rFonts w:ascii="標楷體" w:eastAsia="標楷體" w:hAnsi="標楷體"/>
              </w:rPr>
            </w:pPr>
            <w:r w:rsidRPr="00AE2335">
              <w:rPr>
                <w:rFonts w:ascii="標楷體" w:eastAsia="標楷體" w:hAnsi="標楷體" w:hint="eastAsia"/>
              </w:rPr>
              <w:t>3=呆帳(新壽有部份轉呆的狀態，但若屬本項情形，狀態轉列為"呆帳")</w:t>
            </w:r>
            <w:r w:rsidRPr="00AE2335">
              <w:rPr>
                <w:rFonts w:ascii="標楷體" w:eastAsia="標楷體" w:hAnsi="標楷體"/>
              </w:rPr>
              <w:t xml:space="preserve"> </w:t>
            </w:r>
          </w:p>
          <w:p w14:paraId="1CF09DE1" w14:textId="77777777" w:rsidR="00C72DFC" w:rsidRPr="00AE2335" w:rsidRDefault="00C72DFC" w:rsidP="00F009C9">
            <w:pPr>
              <w:rPr>
                <w:rFonts w:ascii="標楷體" w:eastAsia="標楷體" w:hAnsi="標楷體"/>
              </w:rPr>
            </w:pPr>
            <w:r>
              <w:rPr>
                <w:rFonts w:ascii="標楷體" w:eastAsia="標楷體" w:hAnsi="標楷體"/>
              </w:rPr>
              <w:lastRenderedPageBreak/>
              <w:t>LoanIfrs9Dp</w:t>
            </w:r>
            <w:r w:rsidRPr="00AE2335">
              <w:rPr>
                <w:rFonts w:ascii="標楷體" w:eastAsia="標楷體" w:hAnsi="標楷體"/>
              </w:rPr>
              <w:t>.Status</w:t>
            </w:r>
          </w:p>
        </w:tc>
      </w:tr>
      <w:tr w:rsidR="00C72DFC" w:rsidRPr="00AE2335" w14:paraId="4E463D2F" w14:textId="77777777" w:rsidTr="00F009C9">
        <w:tc>
          <w:tcPr>
            <w:tcW w:w="457" w:type="dxa"/>
            <w:vAlign w:val="center"/>
          </w:tcPr>
          <w:p w14:paraId="63459E7F"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7</w:t>
            </w:r>
          </w:p>
        </w:tc>
        <w:tc>
          <w:tcPr>
            <w:tcW w:w="2352" w:type="dxa"/>
            <w:vAlign w:val="center"/>
          </w:tcPr>
          <w:p w14:paraId="00DE682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1090" w:type="dxa"/>
            <w:vAlign w:val="center"/>
          </w:tcPr>
          <w:p w14:paraId="6F4D3C0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104154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14B0660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.FirstDrawdownDate</w:t>
            </w:r>
          </w:p>
        </w:tc>
      </w:tr>
      <w:tr w:rsidR="00C72DFC" w:rsidRPr="00AE2335" w14:paraId="6DB295BB" w14:textId="77777777" w:rsidTr="00F009C9">
        <w:tc>
          <w:tcPr>
            <w:tcW w:w="457" w:type="dxa"/>
            <w:vAlign w:val="center"/>
          </w:tcPr>
          <w:p w14:paraId="77A60CF9"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2352" w:type="dxa"/>
            <w:vAlign w:val="center"/>
          </w:tcPr>
          <w:p w14:paraId="384CAD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貸放日期</w:t>
            </w:r>
          </w:p>
        </w:tc>
        <w:tc>
          <w:tcPr>
            <w:tcW w:w="1090" w:type="dxa"/>
            <w:vAlign w:val="center"/>
          </w:tcPr>
          <w:p w14:paraId="70A27FE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25119B9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F8A74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.DrawdownDate</w:t>
            </w:r>
          </w:p>
        </w:tc>
      </w:tr>
      <w:tr w:rsidR="00C72DFC" w:rsidRPr="00AE2335" w14:paraId="102D29A1" w14:textId="77777777" w:rsidTr="00F009C9">
        <w:tc>
          <w:tcPr>
            <w:tcW w:w="457" w:type="dxa"/>
            <w:vAlign w:val="center"/>
          </w:tcPr>
          <w:p w14:paraId="77271766"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2352" w:type="dxa"/>
            <w:vAlign w:val="center"/>
          </w:tcPr>
          <w:p w14:paraId="31B9969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到期日</w:t>
            </w:r>
          </w:p>
        </w:tc>
        <w:tc>
          <w:tcPr>
            <w:tcW w:w="1090" w:type="dxa"/>
            <w:vAlign w:val="center"/>
          </w:tcPr>
          <w:p w14:paraId="37D4214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00CD67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678C65E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.MaturityDate</w:t>
            </w:r>
          </w:p>
        </w:tc>
      </w:tr>
      <w:tr w:rsidR="00C72DFC" w:rsidRPr="00AE2335" w14:paraId="7FCE6026" w14:textId="77777777" w:rsidTr="00F009C9">
        <w:tc>
          <w:tcPr>
            <w:tcW w:w="457" w:type="dxa"/>
            <w:vAlign w:val="center"/>
          </w:tcPr>
          <w:p w14:paraId="2FA2C481" w14:textId="77777777" w:rsidR="00C72DFC" w:rsidRPr="00AE2335" w:rsidRDefault="00C72DFC" w:rsidP="00F009C9">
            <w:pPr>
              <w:rPr>
                <w:rFonts w:ascii="標楷體" w:eastAsia="標楷體" w:hAnsi="標楷體"/>
              </w:rPr>
            </w:pPr>
            <w:r w:rsidRPr="00AE2335">
              <w:rPr>
                <w:rFonts w:ascii="標楷體" w:eastAsia="標楷體" w:hAnsi="標楷體"/>
              </w:rPr>
              <w:t>10</w:t>
            </w:r>
          </w:p>
        </w:tc>
        <w:tc>
          <w:tcPr>
            <w:tcW w:w="2352" w:type="dxa"/>
            <w:vAlign w:val="center"/>
          </w:tcPr>
          <w:p w14:paraId="1259597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1090" w:type="dxa"/>
            <w:vAlign w:val="center"/>
          </w:tcPr>
          <w:p w14:paraId="08CAD4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8590FA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BBA402D"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w:t>
            </w:r>
          </w:p>
          <w:p w14:paraId="733CD54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.LineAmt</w:t>
            </w:r>
          </w:p>
        </w:tc>
      </w:tr>
      <w:tr w:rsidR="00C72DFC" w:rsidRPr="00AE2335" w14:paraId="3C487B9E" w14:textId="77777777" w:rsidTr="00F009C9">
        <w:tc>
          <w:tcPr>
            <w:tcW w:w="457" w:type="dxa"/>
            <w:vAlign w:val="center"/>
          </w:tcPr>
          <w:p w14:paraId="2B4B98E7" w14:textId="77777777" w:rsidR="00C72DFC" w:rsidRPr="00AE2335" w:rsidRDefault="00C72DFC" w:rsidP="00F009C9">
            <w:pPr>
              <w:rPr>
                <w:rFonts w:ascii="標楷體" w:eastAsia="標楷體" w:hAnsi="標楷體"/>
              </w:rPr>
            </w:pPr>
            <w:r w:rsidRPr="00AE2335">
              <w:rPr>
                <w:rFonts w:ascii="標楷體" w:eastAsia="標楷體" w:hAnsi="標楷體"/>
              </w:rPr>
              <w:t>11</w:t>
            </w:r>
          </w:p>
        </w:tc>
        <w:tc>
          <w:tcPr>
            <w:tcW w:w="2352" w:type="dxa"/>
            <w:vAlign w:val="center"/>
          </w:tcPr>
          <w:p w14:paraId="0E359C9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撥款金額(台幣)</w:t>
            </w:r>
          </w:p>
        </w:tc>
        <w:tc>
          <w:tcPr>
            <w:tcW w:w="1090" w:type="dxa"/>
            <w:vAlign w:val="center"/>
          </w:tcPr>
          <w:p w14:paraId="39C498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611E2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1F067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.DrawdownAmt</w:t>
            </w:r>
          </w:p>
        </w:tc>
      </w:tr>
      <w:tr w:rsidR="00C72DFC" w:rsidRPr="00AE2335" w14:paraId="7E1211C9" w14:textId="77777777" w:rsidTr="00F009C9">
        <w:tc>
          <w:tcPr>
            <w:tcW w:w="457" w:type="dxa"/>
            <w:vAlign w:val="center"/>
          </w:tcPr>
          <w:p w14:paraId="43BB3B8F" w14:textId="77777777" w:rsidR="00C72DFC" w:rsidRPr="00AE2335" w:rsidRDefault="00C72DFC" w:rsidP="00F009C9">
            <w:pPr>
              <w:rPr>
                <w:rFonts w:ascii="標楷體" w:eastAsia="標楷體" w:hAnsi="標楷體"/>
              </w:rPr>
            </w:pPr>
            <w:r w:rsidRPr="00AE2335">
              <w:rPr>
                <w:rFonts w:ascii="標楷體" w:eastAsia="標楷體" w:hAnsi="標楷體"/>
              </w:rPr>
              <w:t>12</w:t>
            </w:r>
          </w:p>
        </w:tc>
        <w:tc>
          <w:tcPr>
            <w:tcW w:w="2352" w:type="dxa"/>
            <w:vAlign w:val="center"/>
          </w:tcPr>
          <w:p w14:paraId="00E8AAA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本金餘額</w:t>
            </w:r>
            <w:r w:rsidRPr="00AE2335">
              <w:rPr>
                <w:rFonts w:ascii="標楷體" w:eastAsia="標楷體" w:hAnsi="標楷體" w:cs="Arial"/>
              </w:rPr>
              <w:t>(</w:t>
            </w:r>
            <w:r w:rsidRPr="00AE2335">
              <w:rPr>
                <w:rFonts w:ascii="標楷體" w:eastAsia="標楷體" w:hAnsi="標楷體" w:cs="Arial" w:hint="eastAsia"/>
              </w:rPr>
              <w:t>撥款</w:t>
            </w:r>
            <w:r w:rsidRPr="00AE2335">
              <w:rPr>
                <w:rFonts w:ascii="標楷體" w:eastAsia="標楷體" w:hAnsi="標楷體" w:cs="Arial"/>
              </w:rPr>
              <w:t>)(</w:t>
            </w:r>
            <w:r w:rsidRPr="00AE2335">
              <w:rPr>
                <w:rFonts w:ascii="標楷體" w:eastAsia="標楷體" w:hAnsi="標楷體" w:cs="Arial" w:hint="eastAsia"/>
              </w:rPr>
              <w:t>台幣</w:t>
            </w:r>
            <w:r w:rsidRPr="00AE2335">
              <w:rPr>
                <w:rFonts w:ascii="標楷體" w:eastAsia="標楷體" w:hAnsi="標楷體" w:cs="Arial"/>
              </w:rPr>
              <w:t>)</w:t>
            </w:r>
          </w:p>
        </w:tc>
        <w:tc>
          <w:tcPr>
            <w:tcW w:w="1090" w:type="dxa"/>
            <w:vAlign w:val="center"/>
          </w:tcPr>
          <w:p w14:paraId="78E78A0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5A6313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3B9E85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.LoanBal</w:t>
            </w:r>
          </w:p>
        </w:tc>
      </w:tr>
      <w:tr w:rsidR="00C72DFC" w:rsidRPr="00AE2335" w14:paraId="3A2B1904" w14:textId="77777777" w:rsidTr="00F009C9">
        <w:tc>
          <w:tcPr>
            <w:tcW w:w="457" w:type="dxa"/>
            <w:vAlign w:val="center"/>
          </w:tcPr>
          <w:p w14:paraId="16414C3A" w14:textId="77777777" w:rsidR="00C72DFC" w:rsidRPr="00AE2335" w:rsidRDefault="00C72DFC" w:rsidP="00F009C9">
            <w:pPr>
              <w:rPr>
                <w:rFonts w:ascii="標楷體" w:eastAsia="標楷體" w:hAnsi="標楷體"/>
              </w:rPr>
            </w:pPr>
            <w:r w:rsidRPr="00AE2335">
              <w:rPr>
                <w:rFonts w:ascii="標楷體" w:eastAsia="標楷體" w:hAnsi="標楷體"/>
              </w:rPr>
              <w:t>13</w:t>
            </w:r>
          </w:p>
        </w:tc>
        <w:tc>
          <w:tcPr>
            <w:tcW w:w="2352" w:type="dxa"/>
            <w:vAlign w:val="center"/>
          </w:tcPr>
          <w:p w14:paraId="6215F87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應收利息(台幣)</w:t>
            </w:r>
          </w:p>
        </w:tc>
        <w:tc>
          <w:tcPr>
            <w:tcW w:w="1090" w:type="dxa"/>
            <w:vAlign w:val="center"/>
          </w:tcPr>
          <w:p w14:paraId="7FE95A7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641AA9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03AC88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.IntAmt</w:t>
            </w:r>
          </w:p>
        </w:tc>
      </w:tr>
      <w:tr w:rsidR="00C72DFC" w:rsidRPr="00AE2335" w14:paraId="22B48885" w14:textId="77777777" w:rsidTr="00F009C9">
        <w:tc>
          <w:tcPr>
            <w:tcW w:w="457" w:type="dxa"/>
            <w:vAlign w:val="center"/>
          </w:tcPr>
          <w:p w14:paraId="226B769C" w14:textId="77777777" w:rsidR="00C72DFC" w:rsidRPr="00AE2335" w:rsidRDefault="00C72DFC" w:rsidP="00F009C9">
            <w:pPr>
              <w:rPr>
                <w:rFonts w:ascii="標楷體" w:eastAsia="標楷體" w:hAnsi="標楷體"/>
              </w:rPr>
            </w:pPr>
            <w:r w:rsidRPr="00AE2335">
              <w:rPr>
                <w:rFonts w:ascii="標楷體" w:eastAsia="標楷體" w:hAnsi="標楷體"/>
              </w:rPr>
              <w:t>14</w:t>
            </w:r>
          </w:p>
        </w:tc>
        <w:tc>
          <w:tcPr>
            <w:tcW w:w="2352" w:type="dxa"/>
            <w:vAlign w:val="center"/>
          </w:tcPr>
          <w:p w14:paraId="0FB2157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法拍及火險費用(台幣)</w:t>
            </w:r>
          </w:p>
        </w:tc>
        <w:tc>
          <w:tcPr>
            <w:tcW w:w="1090" w:type="dxa"/>
            <w:vAlign w:val="center"/>
          </w:tcPr>
          <w:p w14:paraId="3DED509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54388D3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88E35D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.Fee</w:t>
            </w:r>
          </w:p>
        </w:tc>
      </w:tr>
      <w:tr w:rsidR="00C72DFC" w:rsidRPr="00AE2335" w14:paraId="03F36CC1" w14:textId="77777777" w:rsidTr="00F009C9">
        <w:tc>
          <w:tcPr>
            <w:tcW w:w="457" w:type="dxa"/>
            <w:vAlign w:val="center"/>
          </w:tcPr>
          <w:p w14:paraId="02E6231F" w14:textId="77777777" w:rsidR="00C72DFC" w:rsidRPr="00AE2335" w:rsidRDefault="00C72DFC" w:rsidP="00F009C9">
            <w:pPr>
              <w:rPr>
                <w:rFonts w:ascii="標楷體" w:eastAsia="標楷體" w:hAnsi="標楷體"/>
              </w:rPr>
            </w:pPr>
            <w:r w:rsidRPr="00AE2335">
              <w:rPr>
                <w:rFonts w:ascii="標楷體" w:eastAsia="標楷體" w:hAnsi="標楷體"/>
              </w:rPr>
              <w:t>15</w:t>
            </w:r>
          </w:p>
        </w:tc>
        <w:tc>
          <w:tcPr>
            <w:tcW w:w="2352" w:type="dxa"/>
            <w:vAlign w:val="center"/>
          </w:tcPr>
          <w:p w14:paraId="51DE16B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逾期繳款天數</w:t>
            </w:r>
          </w:p>
        </w:tc>
        <w:tc>
          <w:tcPr>
            <w:tcW w:w="1090" w:type="dxa"/>
            <w:vAlign w:val="center"/>
          </w:tcPr>
          <w:p w14:paraId="5019EB4E"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1773" w:type="dxa"/>
            <w:vAlign w:val="center"/>
          </w:tcPr>
          <w:p w14:paraId="0D65001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15" w:type="dxa"/>
          </w:tcPr>
          <w:p w14:paraId="76C1CD7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.OvduDays</w:t>
            </w:r>
          </w:p>
        </w:tc>
      </w:tr>
      <w:tr w:rsidR="00C72DFC" w:rsidRPr="00AE2335" w14:paraId="6A5552C4" w14:textId="77777777" w:rsidTr="00F009C9">
        <w:tc>
          <w:tcPr>
            <w:tcW w:w="457" w:type="dxa"/>
            <w:vAlign w:val="center"/>
          </w:tcPr>
          <w:p w14:paraId="2C9FCF9A" w14:textId="77777777" w:rsidR="00C72DFC" w:rsidRPr="00AE2335" w:rsidRDefault="00C72DFC" w:rsidP="00F009C9">
            <w:pPr>
              <w:rPr>
                <w:rFonts w:ascii="標楷體" w:eastAsia="標楷體" w:hAnsi="標楷體"/>
              </w:rPr>
            </w:pPr>
            <w:r w:rsidRPr="00AE2335">
              <w:rPr>
                <w:rFonts w:ascii="標楷體" w:eastAsia="標楷體" w:hAnsi="標楷體"/>
              </w:rPr>
              <w:t>16</w:t>
            </w:r>
          </w:p>
        </w:tc>
        <w:tc>
          <w:tcPr>
            <w:tcW w:w="2352" w:type="dxa"/>
            <w:vAlign w:val="center"/>
          </w:tcPr>
          <w:p w14:paraId="09EC16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轉催收款日期</w:t>
            </w:r>
          </w:p>
        </w:tc>
        <w:tc>
          <w:tcPr>
            <w:tcW w:w="1090" w:type="dxa"/>
            <w:vAlign w:val="center"/>
          </w:tcPr>
          <w:p w14:paraId="411D42E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A9D5D1C"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209BA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.OvduDate</w:t>
            </w:r>
          </w:p>
        </w:tc>
      </w:tr>
      <w:tr w:rsidR="00C72DFC" w:rsidRPr="00AE2335" w14:paraId="6EB6E1AA" w14:textId="77777777" w:rsidTr="00F009C9">
        <w:tc>
          <w:tcPr>
            <w:tcW w:w="457" w:type="dxa"/>
            <w:vAlign w:val="center"/>
          </w:tcPr>
          <w:p w14:paraId="66551147" w14:textId="77777777" w:rsidR="00C72DFC" w:rsidRPr="00AE2335" w:rsidRDefault="00C72DFC" w:rsidP="00F009C9">
            <w:pPr>
              <w:rPr>
                <w:rFonts w:ascii="標楷體" w:eastAsia="標楷體" w:hAnsi="標楷體"/>
              </w:rPr>
            </w:pPr>
            <w:r w:rsidRPr="00AE2335">
              <w:rPr>
                <w:rFonts w:ascii="標楷體" w:eastAsia="標楷體" w:hAnsi="標楷體"/>
              </w:rPr>
              <w:t>17</w:t>
            </w:r>
          </w:p>
        </w:tc>
        <w:tc>
          <w:tcPr>
            <w:tcW w:w="2352" w:type="dxa"/>
            <w:vAlign w:val="center"/>
          </w:tcPr>
          <w:p w14:paraId="6884B61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轉銷呆帳日期</w:t>
            </w:r>
          </w:p>
        </w:tc>
        <w:tc>
          <w:tcPr>
            <w:tcW w:w="1090" w:type="dxa"/>
            <w:vAlign w:val="center"/>
          </w:tcPr>
          <w:p w14:paraId="464AA6B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EB6957"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3A350FCA" w14:textId="77777777" w:rsidR="00C72DFC" w:rsidRPr="00AE2335" w:rsidRDefault="00C72DFC" w:rsidP="00F009C9">
            <w:pPr>
              <w:rPr>
                <w:rFonts w:ascii="標楷體" w:eastAsia="標楷體" w:hAnsi="標楷體"/>
              </w:rPr>
            </w:pPr>
            <w:r w:rsidRPr="00AE2335">
              <w:rPr>
                <w:rFonts w:ascii="標楷體" w:eastAsia="標楷體" w:hAnsi="標楷體" w:hint="eastAsia"/>
              </w:rPr>
              <w:t>最早之轉銷呆帳日期</w:t>
            </w:r>
          </w:p>
          <w:p w14:paraId="20AB826A"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.BadDebtDate</w:t>
            </w:r>
          </w:p>
        </w:tc>
      </w:tr>
      <w:tr w:rsidR="00C72DFC" w:rsidRPr="00AE2335" w14:paraId="588BA523" w14:textId="77777777" w:rsidTr="00F009C9">
        <w:tc>
          <w:tcPr>
            <w:tcW w:w="457" w:type="dxa"/>
            <w:vAlign w:val="center"/>
          </w:tcPr>
          <w:p w14:paraId="78FC29B2" w14:textId="77777777" w:rsidR="00C72DFC" w:rsidRPr="00AE2335" w:rsidRDefault="00C72DFC" w:rsidP="00F009C9">
            <w:pPr>
              <w:rPr>
                <w:rFonts w:ascii="標楷體" w:eastAsia="標楷體" w:hAnsi="標楷體"/>
              </w:rPr>
            </w:pPr>
            <w:r w:rsidRPr="00AE2335">
              <w:rPr>
                <w:rFonts w:ascii="標楷體" w:eastAsia="標楷體" w:hAnsi="標楷體"/>
              </w:rPr>
              <w:t>18</w:t>
            </w:r>
          </w:p>
        </w:tc>
        <w:tc>
          <w:tcPr>
            <w:tcW w:w="2352" w:type="dxa"/>
            <w:vAlign w:val="center"/>
          </w:tcPr>
          <w:p w14:paraId="7CD88414" w14:textId="77777777" w:rsidR="00C72DFC" w:rsidRPr="00AE2335" w:rsidRDefault="00C72DFC" w:rsidP="00F009C9">
            <w:pPr>
              <w:widowControl/>
              <w:rPr>
                <w:rFonts w:ascii="標楷體" w:eastAsia="標楷體" w:hAnsi="標楷體" w:cs="Courier New"/>
                <w:kern w:val="0"/>
              </w:rPr>
            </w:pPr>
            <w:r w:rsidRPr="00AE2335">
              <w:rPr>
                <w:rFonts w:ascii="標楷體" w:eastAsia="標楷體" w:hAnsi="標楷體" w:cs="Arial" w:hint="eastAsia"/>
              </w:rPr>
              <w:t>轉銷呆帳金額</w:t>
            </w:r>
          </w:p>
        </w:tc>
        <w:tc>
          <w:tcPr>
            <w:tcW w:w="1090" w:type="dxa"/>
            <w:vAlign w:val="center"/>
          </w:tcPr>
          <w:p w14:paraId="194FDB3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798BE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29C7296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.BadDebtAmt</w:t>
            </w:r>
          </w:p>
        </w:tc>
      </w:tr>
      <w:tr w:rsidR="00C72DFC" w:rsidRPr="00AE2335" w14:paraId="6C1F04FA" w14:textId="77777777" w:rsidTr="00F009C9">
        <w:tc>
          <w:tcPr>
            <w:tcW w:w="457" w:type="dxa"/>
            <w:vAlign w:val="center"/>
          </w:tcPr>
          <w:p w14:paraId="004B1852" w14:textId="77777777" w:rsidR="00C72DFC" w:rsidRPr="00AE2335" w:rsidRDefault="00C72DFC" w:rsidP="00F009C9">
            <w:pPr>
              <w:rPr>
                <w:rFonts w:ascii="標楷體" w:eastAsia="標楷體" w:hAnsi="標楷體"/>
              </w:rPr>
            </w:pPr>
            <w:r w:rsidRPr="00AE2335">
              <w:rPr>
                <w:rFonts w:ascii="標楷體" w:eastAsia="標楷體" w:hAnsi="標楷體"/>
              </w:rPr>
              <w:t>19</w:t>
            </w:r>
          </w:p>
        </w:tc>
        <w:tc>
          <w:tcPr>
            <w:tcW w:w="2352" w:type="dxa"/>
            <w:vAlign w:val="center"/>
          </w:tcPr>
          <w:p w14:paraId="5BF0A4C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stage3發生日期</w:t>
            </w:r>
          </w:p>
        </w:tc>
        <w:tc>
          <w:tcPr>
            <w:tcW w:w="1090" w:type="dxa"/>
            <w:vAlign w:val="center"/>
          </w:tcPr>
          <w:p w14:paraId="39EE5FD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8DF21B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731CE07C" w14:textId="77777777" w:rsidR="00C72DFC" w:rsidRDefault="00C72DFC" w:rsidP="00F009C9">
            <w:pPr>
              <w:rPr>
                <w:rFonts w:ascii="標楷體" w:eastAsia="標楷體" w:hAnsi="標楷體"/>
              </w:rPr>
            </w:pPr>
            <w:r w:rsidRPr="00CB16D3">
              <w:rPr>
                <w:rFonts w:ascii="標楷體" w:eastAsia="標楷體" w:hAnsi="標楷體" w:hint="eastAsia"/>
              </w:rPr>
              <w:t>特殊減損件</w:t>
            </w:r>
            <w:r>
              <w:rPr>
                <w:rFonts w:ascii="標楷體" w:eastAsia="標楷體" w:hAnsi="標楷體" w:hint="eastAsia"/>
              </w:rPr>
              <w:t>:</w:t>
            </w:r>
            <w:r w:rsidRPr="00CB16D3">
              <w:rPr>
                <w:rFonts w:ascii="標楷體" w:eastAsia="標楷體" w:hAnsi="標楷體" w:hint="eastAsia"/>
              </w:rPr>
              <w:t>發生日期</w:t>
            </w:r>
          </w:p>
          <w:p w14:paraId="35DCFD0B" w14:textId="77777777" w:rsidR="00C72DFC" w:rsidRPr="00AE2335" w:rsidRDefault="00C72DFC" w:rsidP="00F009C9">
            <w:pPr>
              <w:rPr>
                <w:rFonts w:ascii="標楷體" w:eastAsia="標楷體" w:hAnsi="標楷體"/>
              </w:rPr>
            </w:pPr>
            <w:r w:rsidRPr="00AE2335">
              <w:rPr>
                <w:rFonts w:ascii="標楷體" w:eastAsia="標楷體" w:hAnsi="標楷體" w:hint="eastAsia"/>
              </w:rPr>
              <w:t>一般:繳息迄日+120日</w:t>
            </w:r>
          </w:p>
          <w:p w14:paraId="79E45C8B" w14:textId="77777777" w:rsidR="00C72DFC" w:rsidRPr="00AE2335" w:rsidRDefault="00C72DFC" w:rsidP="00F009C9">
            <w:pPr>
              <w:rPr>
                <w:rFonts w:ascii="標楷體" w:eastAsia="標楷體" w:hAnsi="標楷體"/>
              </w:rPr>
            </w:pPr>
            <w:r w:rsidRPr="00AE2335">
              <w:rPr>
                <w:rFonts w:ascii="標楷體" w:eastAsia="標楷體" w:hAnsi="標楷體" w:hint="eastAsia"/>
              </w:rPr>
              <w:t>協議件(商品利率代碼6</w:t>
            </w:r>
            <w:r w:rsidRPr="00AE2335">
              <w:rPr>
                <w:rFonts w:ascii="標楷體" w:eastAsia="標楷體" w:hAnsi="標楷體"/>
              </w:rPr>
              <w:t>0~62)</w:t>
            </w:r>
            <w:r w:rsidRPr="00AE2335">
              <w:rPr>
                <w:rFonts w:ascii="標楷體" w:eastAsia="標楷體" w:hAnsi="標楷體" w:hint="eastAsia"/>
              </w:rPr>
              <w:t>:MIN(撥款日期, 繳息迄日+120日)</w:t>
            </w:r>
          </w:p>
          <w:p w14:paraId="48BF40A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.DerDate</w:t>
            </w:r>
          </w:p>
        </w:tc>
      </w:tr>
      <w:tr w:rsidR="00C72DFC" w:rsidRPr="00AE2335" w14:paraId="4D544E3A" w14:textId="77777777" w:rsidTr="00F009C9">
        <w:tc>
          <w:tcPr>
            <w:tcW w:w="457" w:type="dxa"/>
            <w:vAlign w:val="center"/>
          </w:tcPr>
          <w:p w14:paraId="7D0ED644" w14:textId="77777777" w:rsidR="00C72DFC" w:rsidRPr="00AE2335" w:rsidRDefault="00C72DFC" w:rsidP="00F009C9">
            <w:pPr>
              <w:rPr>
                <w:rFonts w:ascii="標楷體" w:eastAsia="標楷體" w:hAnsi="標楷體"/>
              </w:rPr>
            </w:pPr>
            <w:r w:rsidRPr="00AE2335">
              <w:rPr>
                <w:rFonts w:ascii="標楷體" w:eastAsia="標楷體" w:hAnsi="標楷體"/>
              </w:rPr>
              <w:t>20</w:t>
            </w:r>
          </w:p>
        </w:tc>
        <w:tc>
          <w:tcPr>
            <w:tcW w:w="2352" w:type="dxa"/>
            <w:vAlign w:val="center"/>
          </w:tcPr>
          <w:p w14:paraId="3D3EDAD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上述發生日期前之最近一次利率</w:t>
            </w:r>
          </w:p>
        </w:tc>
        <w:tc>
          <w:tcPr>
            <w:tcW w:w="1090" w:type="dxa"/>
            <w:vAlign w:val="center"/>
          </w:tcPr>
          <w:p w14:paraId="2F5DAEB0"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036E34"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15" w:type="dxa"/>
          </w:tcPr>
          <w:p w14:paraId="76A799AD"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當時利率</w:t>
            </w:r>
          </w:p>
          <w:p w14:paraId="16BF8B6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.DerRate</w:t>
            </w:r>
          </w:p>
        </w:tc>
      </w:tr>
      <w:tr w:rsidR="00C72DFC" w:rsidRPr="00AE2335" w14:paraId="6F5E2537" w14:textId="77777777" w:rsidTr="00F009C9">
        <w:tc>
          <w:tcPr>
            <w:tcW w:w="457" w:type="dxa"/>
            <w:vAlign w:val="center"/>
          </w:tcPr>
          <w:p w14:paraId="3649F66A" w14:textId="77777777" w:rsidR="00C72DFC" w:rsidRPr="00AE2335" w:rsidRDefault="00C72DFC" w:rsidP="00F009C9">
            <w:pPr>
              <w:rPr>
                <w:rFonts w:ascii="標楷體" w:eastAsia="標楷體" w:hAnsi="標楷體"/>
              </w:rPr>
            </w:pPr>
            <w:r w:rsidRPr="00AE2335">
              <w:rPr>
                <w:rFonts w:ascii="標楷體" w:eastAsia="標楷體" w:hAnsi="標楷體"/>
              </w:rPr>
              <w:t>21</w:t>
            </w:r>
          </w:p>
        </w:tc>
        <w:tc>
          <w:tcPr>
            <w:tcW w:w="2352" w:type="dxa"/>
            <w:vAlign w:val="center"/>
          </w:tcPr>
          <w:p w14:paraId="4E7F173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上述發生日期時之本金餘額(台幣)</w:t>
            </w:r>
          </w:p>
        </w:tc>
        <w:tc>
          <w:tcPr>
            <w:tcW w:w="1090" w:type="dxa"/>
            <w:vAlign w:val="center"/>
          </w:tcPr>
          <w:p w14:paraId="7CA9DF6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BED925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04141EE7"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當月底餘額</w:t>
            </w:r>
          </w:p>
          <w:p w14:paraId="12F22AB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.DerLoanBal</w:t>
            </w:r>
          </w:p>
        </w:tc>
      </w:tr>
      <w:tr w:rsidR="00C72DFC" w:rsidRPr="00AE2335" w14:paraId="790DBBAF" w14:textId="77777777" w:rsidTr="00F009C9">
        <w:tc>
          <w:tcPr>
            <w:tcW w:w="457" w:type="dxa"/>
            <w:vAlign w:val="center"/>
          </w:tcPr>
          <w:p w14:paraId="09C6B4A8" w14:textId="77777777" w:rsidR="00C72DFC" w:rsidRPr="00AE2335" w:rsidRDefault="00C72DFC" w:rsidP="00F009C9">
            <w:pPr>
              <w:rPr>
                <w:rFonts w:ascii="標楷體" w:eastAsia="標楷體" w:hAnsi="標楷體"/>
              </w:rPr>
            </w:pPr>
            <w:r w:rsidRPr="00AE2335">
              <w:rPr>
                <w:rFonts w:ascii="標楷體" w:eastAsia="標楷體" w:hAnsi="標楷體"/>
              </w:rPr>
              <w:t>22</w:t>
            </w:r>
          </w:p>
        </w:tc>
        <w:tc>
          <w:tcPr>
            <w:tcW w:w="2352" w:type="dxa"/>
            <w:vAlign w:val="center"/>
          </w:tcPr>
          <w:p w14:paraId="270D464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上述發生日期時之應收利息(台幣)</w:t>
            </w:r>
          </w:p>
        </w:tc>
        <w:tc>
          <w:tcPr>
            <w:tcW w:w="1090" w:type="dxa"/>
            <w:vAlign w:val="center"/>
          </w:tcPr>
          <w:p w14:paraId="434EFD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86B3E5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542A7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.DerIntAmt</w:t>
            </w:r>
          </w:p>
        </w:tc>
      </w:tr>
      <w:tr w:rsidR="00C72DFC" w:rsidRPr="00AE2335" w14:paraId="2AEAA4D3" w14:textId="77777777" w:rsidTr="00F009C9">
        <w:tc>
          <w:tcPr>
            <w:tcW w:w="457" w:type="dxa"/>
            <w:vAlign w:val="center"/>
          </w:tcPr>
          <w:p w14:paraId="1EE61F1D" w14:textId="77777777" w:rsidR="00C72DFC" w:rsidRPr="00AE2335" w:rsidRDefault="00C72DFC" w:rsidP="00F009C9">
            <w:pPr>
              <w:rPr>
                <w:rFonts w:ascii="標楷體" w:eastAsia="標楷體" w:hAnsi="標楷體"/>
              </w:rPr>
            </w:pPr>
            <w:r w:rsidRPr="00AE2335">
              <w:rPr>
                <w:rFonts w:ascii="標楷體" w:eastAsia="標楷體" w:hAnsi="標楷體"/>
              </w:rPr>
              <w:t>23</w:t>
            </w:r>
          </w:p>
        </w:tc>
        <w:tc>
          <w:tcPr>
            <w:tcW w:w="2352" w:type="dxa"/>
            <w:vAlign w:val="center"/>
          </w:tcPr>
          <w:p w14:paraId="7D445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上述發生日期時之法拍及火險費用(台幣)</w:t>
            </w:r>
          </w:p>
        </w:tc>
        <w:tc>
          <w:tcPr>
            <w:tcW w:w="1090" w:type="dxa"/>
            <w:vAlign w:val="center"/>
          </w:tcPr>
          <w:p w14:paraId="42A8DF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3A4E94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489583B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.DerFee</w:t>
            </w:r>
          </w:p>
        </w:tc>
      </w:tr>
      <w:tr w:rsidR="00C72DFC" w:rsidRPr="00AE2335" w14:paraId="1055531E" w14:textId="77777777" w:rsidTr="00F009C9">
        <w:tc>
          <w:tcPr>
            <w:tcW w:w="457" w:type="dxa"/>
            <w:vAlign w:val="center"/>
          </w:tcPr>
          <w:p w14:paraId="06C205FA" w14:textId="77777777" w:rsidR="00C72DFC" w:rsidRPr="00AE2335" w:rsidRDefault="00C72DFC" w:rsidP="00F009C9">
            <w:pPr>
              <w:rPr>
                <w:rFonts w:ascii="標楷體" w:eastAsia="標楷體" w:hAnsi="標楷體"/>
              </w:rPr>
            </w:pPr>
            <w:r w:rsidRPr="00AE2335">
              <w:rPr>
                <w:rFonts w:ascii="標楷體" w:eastAsia="標楷體" w:hAnsi="標楷體"/>
              </w:rPr>
              <w:t>24</w:t>
            </w:r>
          </w:p>
        </w:tc>
        <w:tc>
          <w:tcPr>
            <w:tcW w:w="2352" w:type="dxa"/>
            <w:vAlign w:val="center"/>
          </w:tcPr>
          <w:p w14:paraId="5C6BFAB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stage3發生後第一年本金回收金額(台幣)</w:t>
            </w:r>
          </w:p>
        </w:tc>
        <w:tc>
          <w:tcPr>
            <w:tcW w:w="1090" w:type="dxa"/>
            <w:vAlign w:val="center"/>
          </w:tcPr>
          <w:p w14:paraId="357D655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6A4A86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5DE0277"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以月底資料判斷，假設發生之日期為2005.11.30，則第一年本金回收金額為 (2005.11.30本金總餘額 - 2006.11.30本金總餘額)</w:t>
            </w:r>
            <w:r w:rsidRPr="00AE2335">
              <w:rPr>
                <w:rFonts w:ascii="標楷體" w:eastAsia="標楷體" w:hAnsi="標楷體"/>
              </w:rPr>
              <w:t xml:space="preserve"> </w:t>
            </w:r>
          </w:p>
          <w:p w14:paraId="011150C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.DerY1Amt</w:t>
            </w:r>
          </w:p>
        </w:tc>
      </w:tr>
      <w:tr w:rsidR="00C72DFC" w:rsidRPr="00AE2335" w14:paraId="554B787D" w14:textId="77777777" w:rsidTr="00F009C9">
        <w:tc>
          <w:tcPr>
            <w:tcW w:w="457" w:type="dxa"/>
            <w:vAlign w:val="center"/>
          </w:tcPr>
          <w:p w14:paraId="3462516F" w14:textId="77777777" w:rsidR="00C72DFC" w:rsidRPr="00AE2335" w:rsidRDefault="00C72DFC" w:rsidP="00F009C9">
            <w:pPr>
              <w:rPr>
                <w:rFonts w:ascii="標楷體" w:eastAsia="標楷體" w:hAnsi="標楷體"/>
              </w:rPr>
            </w:pPr>
            <w:r w:rsidRPr="00AE2335">
              <w:rPr>
                <w:rFonts w:ascii="標楷體" w:eastAsia="標楷體" w:hAnsi="標楷體"/>
              </w:rPr>
              <w:t>25</w:t>
            </w:r>
          </w:p>
        </w:tc>
        <w:tc>
          <w:tcPr>
            <w:tcW w:w="2352" w:type="dxa"/>
            <w:vAlign w:val="center"/>
          </w:tcPr>
          <w:p w14:paraId="3ADAE2C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stage3發生後第二年本金回收金額(台</w:t>
            </w:r>
            <w:r w:rsidRPr="00AE2335">
              <w:rPr>
                <w:rFonts w:ascii="標楷體" w:eastAsia="標楷體" w:hAnsi="標楷體" w:cs="Arial" w:hint="eastAsia"/>
              </w:rPr>
              <w:lastRenderedPageBreak/>
              <w:t>幣)</w:t>
            </w:r>
          </w:p>
        </w:tc>
        <w:tc>
          <w:tcPr>
            <w:tcW w:w="1090" w:type="dxa"/>
            <w:vAlign w:val="center"/>
          </w:tcPr>
          <w:p w14:paraId="7A39FCFC"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w:t>
            </w:r>
            <w:r w:rsidRPr="00AE2335">
              <w:rPr>
                <w:rFonts w:ascii="標楷體" w:eastAsia="標楷體" w:hAnsi="標楷體"/>
              </w:rPr>
              <w:t>1</w:t>
            </w:r>
          </w:p>
        </w:tc>
        <w:tc>
          <w:tcPr>
            <w:tcW w:w="1773" w:type="dxa"/>
            <w:vAlign w:val="center"/>
          </w:tcPr>
          <w:p w14:paraId="1DAB433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E3F4005"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以月底資料判斷，假設發生之日期為2005.11.30，則第二年本金回收金額</w:t>
            </w:r>
            <w:r w:rsidRPr="00AE2335">
              <w:rPr>
                <w:rFonts w:ascii="標楷體" w:eastAsia="標楷體" w:hAnsi="標楷體" w:hint="eastAsia"/>
              </w:rPr>
              <w:lastRenderedPageBreak/>
              <w:t>為 (2006.11.30本金總餘額 - 2007.11.30本金總餘額)</w:t>
            </w:r>
            <w:r w:rsidRPr="00AE2335">
              <w:rPr>
                <w:rFonts w:ascii="標楷體" w:eastAsia="標楷體" w:hAnsi="標楷體"/>
              </w:rPr>
              <w:t xml:space="preserve"> </w:t>
            </w:r>
          </w:p>
          <w:p w14:paraId="6B87D6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.DerY2Amt</w:t>
            </w:r>
          </w:p>
        </w:tc>
      </w:tr>
      <w:tr w:rsidR="00C72DFC" w:rsidRPr="00AE2335" w14:paraId="272FF0B8" w14:textId="77777777" w:rsidTr="00F009C9">
        <w:tc>
          <w:tcPr>
            <w:tcW w:w="457" w:type="dxa"/>
            <w:vAlign w:val="center"/>
          </w:tcPr>
          <w:p w14:paraId="4B5A2BE6"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26</w:t>
            </w:r>
          </w:p>
        </w:tc>
        <w:tc>
          <w:tcPr>
            <w:tcW w:w="2352" w:type="dxa"/>
            <w:vAlign w:val="center"/>
          </w:tcPr>
          <w:p w14:paraId="5D53044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stage3發生後第三年本金回收金額(台幣)</w:t>
            </w:r>
          </w:p>
        </w:tc>
        <w:tc>
          <w:tcPr>
            <w:tcW w:w="1090" w:type="dxa"/>
            <w:vAlign w:val="center"/>
          </w:tcPr>
          <w:p w14:paraId="54D6E21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2AC7A3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DD8DB4E"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以月底資料判斷，假設發生之日期為2005.11.30，則第三年本金回收金額為 (2007.11.30本金總餘額 - 2008.11.30本金總餘額)</w:t>
            </w:r>
            <w:r w:rsidRPr="00AE2335">
              <w:rPr>
                <w:rFonts w:ascii="標楷體" w:eastAsia="標楷體" w:hAnsi="標楷體"/>
              </w:rPr>
              <w:t xml:space="preserve"> </w:t>
            </w:r>
          </w:p>
          <w:p w14:paraId="436224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.DerY3Amt</w:t>
            </w:r>
          </w:p>
        </w:tc>
      </w:tr>
      <w:tr w:rsidR="00C72DFC" w:rsidRPr="00AE2335" w14:paraId="3F39575B" w14:textId="77777777" w:rsidTr="00F009C9">
        <w:tc>
          <w:tcPr>
            <w:tcW w:w="457" w:type="dxa"/>
            <w:vAlign w:val="center"/>
          </w:tcPr>
          <w:p w14:paraId="75327B09" w14:textId="77777777" w:rsidR="00C72DFC" w:rsidRPr="00AE2335" w:rsidRDefault="00C72DFC" w:rsidP="00F009C9">
            <w:pPr>
              <w:rPr>
                <w:rFonts w:ascii="標楷體" w:eastAsia="標楷體" w:hAnsi="標楷體"/>
              </w:rPr>
            </w:pPr>
            <w:r w:rsidRPr="00AE2335">
              <w:rPr>
                <w:rFonts w:ascii="標楷體" w:eastAsia="標楷體" w:hAnsi="標楷體"/>
              </w:rPr>
              <w:t>27</w:t>
            </w:r>
          </w:p>
        </w:tc>
        <w:tc>
          <w:tcPr>
            <w:tcW w:w="2352" w:type="dxa"/>
            <w:vAlign w:val="center"/>
          </w:tcPr>
          <w:p w14:paraId="2CA7115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stage3發生後第四年本金回收金額(台幣)</w:t>
            </w:r>
          </w:p>
        </w:tc>
        <w:tc>
          <w:tcPr>
            <w:tcW w:w="1090" w:type="dxa"/>
            <w:vAlign w:val="center"/>
          </w:tcPr>
          <w:p w14:paraId="20500C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9FA37D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F3D4FC8"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7E2A7E3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.DerY4Amt</w:t>
            </w:r>
          </w:p>
        </w:tc>
      </w:tr>
      <w:tr w:rsidR="00C72DFC" w:rsidRPr="00AE2335" w14:paraId="0E0442CA" w14:textId="77777777" w:rsidTr="00F009C9">
        <w:tc>
          <w:tcPr>
            <w:tcW w:w="457" w:type="dxa"/>
            <w:vAlign w:val="center"/>
          </w:tcPr>
          <w:p w14:paraId="15D90146" w14:textId="77777777" w:rsidR="00C72DFC" w:rsidRPr="00AE2335" w:rsidRDefault="00C72DFC" w:rsidP="00F009C9">
            <w:pPr>
              <w:rPr>
                <w:rFonts w:ascii="標楷體" w:eastAsia="標楷體" w:hAnsi="標楷體"/>
              </w:rPr>
            </w:pPr>
            <w:r w:rsidRPr="00AE2335">
              <w:rPr>
                <w:rFonts w:ascii="標楷體" w:eastAsia="標楷體" w:hAnsi="標楷體"/>
              </w:rPr>
              <w:t>28</w:t>
            </w:r>
          </w:p>
        </w:tc>
        <w:tc>
          <w:tcPr>
            <w:tcW w:w="2352" w:type="dxa"/>
            <w:vAlign w:val="center"/>
          </w:tcPr>
          <w:p w14:paraId="41128B4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stage3發生後第五年本金回收金額(台幣)</w:t>
            </w:r>
          </w:p>
        </w:tc>
        <w:tc>
          <w:tcPr>
            <w:tcW w:w="1090" w:type="dxa"/>
            <w:vAlign w:val="center"/>
          </w:tcPr>
          <w:p w14:paraId="7F76337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4A1C5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7D304A2E"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409ACF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.DerY5Amt</w:t>
            </w:r>
          </w:p>
        </w:tc>
      </w:tr>
      <w:tr w:rsidR="00C72DFC" w:rsidRPr="00AE2335" w14:paraId="36D1ECAE" w14:textId="77777777" w:rsidTr="00F009C9">
        <w:tc>
          <w:tcPr>
            <w:tcW w:w="457" w:type="dxa"/>
            <w:vAlign w:val="center"/>
          </w:tcPr>
          <w:p w14:paraId="548308A9" w14:textId="77777777" w:rsidR="00C72DFC" w:rsidRPr="00AE2335" w:rsidRDefault="00C72DFC" w:rsidP="00F009C9">
            <w:pPr>
              <w:rPr>
                <w:rFonts w:ascii="標楷體" w:eastAsia="標楷體" w:hAnsi="標楷體"/>
              </w:rPr>
            </w:pPr>
            <w:r w:rsidRPr="00AE2335">
              <w:rPr>
                <w:rFonts w:ascii="標楷體" w:eastAsia="標楷體" w:hAnsi="標楷體"/>
              </w:rPr>
              <w:t>29</w:t>
            </w:r>
          </w:p>
        </w:tc>
        <w:tc>
          <w:tcPr>
            <w:tcW w:w="2352" w:type="dxa"/>
            <w:vAlign w:val="center"/>
          </w:tcPr>
          <w:p w14:paraId="41F02DF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stage3發生後第一年應收利息回收金額(台幣)</w:t>
            </w:r>
          </w:p>
        </w:tc>
        <w:tc>
          <w:tcPr>
            <w:tcW w:w="1090" w:type="dxa"/>
            <w:vAlign w:val="center"/>
          </w:tcPr>
          <w:p w14:paraId="362005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058B04E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147E8AF"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EB6687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.DerY1Int</w:t>
            </w:r>
          </w:p>
        </w:tc>
      </w:tr>
      <w:tr w:rsidR="00C72DFC" w:rsidRPr="00AE2335" w14:paraId="38C2EBB9" w14:textId="77777777" w:rsidTr="00F009C9">
        <w:tc>
          <w:tcPr>
            <w:tcW w:w="457" w:type="dxa"/>
            <w:vAlign w:val="center"/>
          </w:tcPr>
          <w:p w14:paraId="2E718E14" w14:textId="77777777" w:rsidR="00C72DFC" w:rsidRPr="00AE2335" w:rsidRDefault="00C72DFC" w:rsidP="00F009C9">
            <w:pPr>
              <w:rPr>
                <w:rFonts w:ascii="標楷體" w:eastAsia="標楷體" w:hAnsi="標楷體"/>
              </w:rPr>
            </w:pPr>
            <w:r w:rsidRPr="00AE2335">
              <w:rPr>
                <w:rFonts w:ascii="標楷體" w:eastAsia="標楷體" w:hAnsi="標楷體"/>
              </w:rPr>
              <w:t>30</w:t>
            </w:r>
          </w:p>
        </w:tc>
        <w:tc>
          <w:tcPr>
            <w:tcW w:w="2352" w:type="dxa"/>
            <w:vAlign w:val="center"/>
          </w:tcPr>
          <w:p w14:paraId="556457F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stage3發生後第二年應收利息回收金額(台幣)</w:t>
            </w:r>
          </w:p>
        </w:tc>
        <w:tc>
          <w:tcPr>
            <w:tcW w:w="1090" w:type="dxa"/>
            <w:vAlign w:val="center"/>
          </w:tcPr>
          <w:p w14:paraId="058EF8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DDE7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414B07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.DerY2Int</w:t>
            </w:r>
          </w:p>
        </w:tc>
      </w:tr>
      <w:tr w:rsidR="00C72DFC" w:rsidRPr="00AE2335" w14:paraId="2C590F04" w14:textId="77777777" w:rsidTr="00F009C9">
        <w:tc>
          <w:tcPr>
            <w:tcW w:w="457" w:type="dxa"/>
            <w:vAlign w:val="center"/>
          </w:tcPr>
          <w:p w14:paraId="28D9E2EA" w14:textId="77777777" w:rsidR="00C72DFC" w:rsidRPr="00AE2335" w:rsidRDefault="00C72DFC" w:rsidP="00F009C9">
            <w:pPr>
              <w:rPr>
                <w:rFonts w:ascii="標楷體" w:eastAsia="標楷體" w:hAnsi="標楷體"/>
              </w:rPr>
            </w:pPr>
            <w:r w:rsidRPr="00AE2335">
              <w:rPr>
                <w:rFonts w:ascii="標楷體" w:eastAsia="標楷體" w:hAnsi="標楷體"/>
              </w:rPr>
              <w:t>31</w:t>
            </w:r>
          </w:p>
        </w:tc>
        <w:tc>
          <w:tcPr>
            <w:tcW w:w="2352" w:type="dxa"/>
            <w:vAlign w:val="center"/>
          </w:tcPr>
          <w:p w14:paraId="49E2E22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stage3發生後第三年應收利息回收金額(台幣)</w:t>
            </w:r>
          </w:p>
        </w:tc>
        <w:tc>
          <w:tcPr>
            <w:tcW w:w="1090" w:type="dxa"/>
            <w:vAlign w:val="center"/>
          </w:tcPr>
          <w:p w14:paraId="200AE66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D350CE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73BCDF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.DerY3Int</w:t>
            </w:r>
          </w:p>
        </w:tc>
      </w:tr>
      <w:tr w:rsidR="00C72DFC" w:rsidRPr="00AE2335" w14:paraId="48ECE967" w14:textId="77777777" w:rsidTr="00F009C9">
        <w:tc>
          <w:tcPr>
            <w:tcW w:w="457" w:type="dxa"/>
            <w:vAlign w:val="center"/>
          </w:tcPr>
          <w:p w14:paraId="6FA1CC37" w14:textId="77777777" w:rsidR="00C72DFC" w:rsidRPr="00AE2335" w:rsidRDefault="00C72DFC" w:rsidP="00F009C9">
            <w:pPr>
              <w:rPr>
                <w:rFonts w:ascii="標楷體" w:eastAsia="標楷體" w:hAnsi="標楷體"/>
              </w:rPr>
            </w:pPr>
            <w:r w:rsidRPr="00AE2335">
              <w:rPr>
                <w:rFonts w:ascii="標楷體" w:eastAsia="標楷體" w:hAnsi="標楷體"/>
              </w:rPr>
              <w:t>32</w:t>
            </w:r>
          </w:p>
        </w:tc>
        <w:tc>
          <w:tcPr>
            <w:tcW w:w="2352" w:type="dxa"/>
            <w:vAlign w:val="center"/>
          </w:tcPr>
          <w:p w14:paraId="2D2449E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stage3發生後第四年應收利息回收金額(台幣)</w:t>
            </w:r>
          </w:p>
        </w:tc>
        <w:tc>
          <w:tcPr>
            <w:tcW w:w="1090" w:type="dxa"/>
            <w:vAlign w:val="center"/>
          </w:tcPr>
          <w:p w14:paraId="6434CAF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5B0C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F18E4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.DerY4Int</w:t>
            </w:r>
          </w:p>
        </w:tc>
      </w:tr>
      <w:tr w:rsidR="00C72DFC" w:rsidRPr="00AE2335" w14:paraId="14400BCF" w14:textId="77777777" w:rsidTr="00F009C9">
        <w:tc>
          <w:tcPr>
            <w:tcW w:w="457" w:type="dxa"/>
            <w:vAlign w:val="center"/>
          </w:tcPr>
          <w:p w14:paraId="43C2EE8F" w14:textId="77777777" w:rsidR="00C72DFC" w:rsidRPr="00AE2335" w:rsidRDefault="00C72DFC" w:rsidP="00F009C9">
            <w:pPr>
              <w:rPr>
                <w:rFonts w:ascii="標楷體" w:eastAsia="標楷體" w:hAnsi="標楷體"/>
              </w:rPr>
            </w:pPr>
            <w:r w:rsidRPr="00AE2335">
              <w:rPr>
                <w:rFonts w:ascii="標楷體" w:eastAsia="標楷體" w:hAnsi="標楷體"/>
              </w:rPr>
              <w:t>33</w:t>
            </w:r>
          </w:p>
        </w:tc>
        <w:tc>
          <w:tcPr>
            <w:tcW w:w="2352" w:type="dxa"/>
            <w:vAlign w:val="center"/>
          </w:tcPr>
          <w:p w14:paraId="2846AB2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stage3發生後第五年應收利息回收金額(台幣)</w:t>
            </w:r>
          </w:p>
        </w:tc>
        <w:tc>
          <w:tcPr>
            <w:tcW w:w="1090" w:type="dxa"/>
            <w:vAlign w:val="center"/>
          </w:tcPr>
          <w:p w14:paraId="3A2000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8B6B3B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418BE0F"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.DerY5Int</w:t>
            </w:r>
          </w:p>
        </w:tc>
      </w:tr>
      <w:tr w:rsidR="00C72DFC" w:rsidRPr="00AE2335" w14:paraId="168FCBD7" w14:textId="77777777" w:rsidTr="00F009C9">
        <w:tc>
          <w:tcPr>
            <w:tcW w:w="457" w:type="dxa"/>
            <w:vAlign w:val="center"/>
          </w:tcPr>
          <w:p w14:paraId="7811CD2D" w14:textId="77777777" w:rsidR="00C72DFC" w:rsidRPr="00AE2335" w:rsidRDefault="00C72DFC" w:rsidP="00F009C9">
            <w:pPr>
              <w:rPr>
                <w:rFonts w:ascii="標楷體" w:eastAsia="標楷體" w:hAnsi="標楷體"/>
              </w:rPr>
            </w:pPr>
            <w:r w:rsidRPr="00AE2335">
              <w:rPr>
                <w:rFonts w:ascii="標楷體" w:eastAsia="標楷體" w:hAnsi="標楷體"/>
              </w:rPr>
              <w:t>34</w:t>
            </w:r>
          </w:p>
        </w:tc>
        <w:tc>
          <w:tcPr>
            <w:tcW w:w="2352" w:type="dxa"/>
            <w:vAlign w:val="center"/>
          </w:tcPr>
          <w:p w14:paraId="5DF9346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stage3發生後第一年法拍及火險費用回收金額(台幣)</w:t>
            </w:r>
          </w:p>
        </w:tc>
        <w:tc>
          <w:tcPr>
            <w:tcW w:w="1090" w:type="dxa"/>
            <w:vAlign w:val="center"/>
          </w:tcPr>
          <w:p w14:paraId="3C5C33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2CC40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2869BABB"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B2D5E8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.DerY1Fee</w:t>
            </w:r>
          </w:p>
        </w:tc>
      </w:tr>
      <w:tr w:rsidR="00C72DFC" w:rsidRPr="00AE2335" w14:paraId="6FB99013" w14:textId="77777777" w:rsidTr="00F009C9">
        <w:tc>
          <w:tcPr>
            <w:tcW w:w="457" w:type="dxa"/>
            <w:vAlign w:val="center"/>
          </w:tcPr>
          <w:p w14:paraId="258BC183" w14:textId="77777777" w:rsidR="00C72DFC" w:rsidRPr="00AE2335" w:rsidRDefault="00C72DFC" w:rsidP="00F009C9">
            <w:pPr>
              <w:rPr>
                <w:rFonts w:ascii="標楷體" w:eastAsia="標楷體" w:hAnsi="標楷體"/>
              </w:rPr>
            </w:pPr>
            <w:r w:rsidRPr="00AE2335">
              <w:rPr>
                <w:rFonts w:ascii="標楷體" w:eastAsia="標楷體" w:hAnsi="標楷體"/>
              </w:rPr>
              <w:t>35</w:t>
            </w:r>
          </w:p>
        </w:tc>
        <w:tc>
          <w:tcPr>
            <w:tcW w:w="2352" w:type="dxa"/>
            <w:vAlign w:val="center"/>
          </w:tcPr>
          <w:p w14:paraId="7D8B80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stage3發生後第二年法拍及火險費用回收金額(台幣)</w:t>
            </w:r>
          </w:p>
        </w:tc>
        <w:tc>
          <w:tcPr>
            <w:tcW w:w="1090" w:type="dxa"/>
            <w:vAlign w:val="center"/>
          </w:tcPr>
          <w:p w14:paraId="6BC30F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532D6A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7A60D43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.DerY2Fee</w:t>
            </w:r>
          </w:p>
        </w:tc>
      </w:tr>
      <w:tr w:rsidR="00C72DFC" w:rsidRPr="00AE2335" w14:paraId="6182B0CD" w14:textId="77777777" w:rsidTr="00F009C9">
        <w:tc>
          <w:tcPr>
            <w:tcW w:w="457" w:type="dxa"/>
            <w:vAlign w:val="center"/>
          </w:tcPr>
          <w:p w14:paraId="3CD92A4E" w14:textId="77777777" w:rsidR="00C72DFC" w:rsidRPr="00AE2335" w:rsidRDefault="00C72DFC" w:rsidP="00F009C9">
            <w:pPr>
              <w:rPr>
                <w:rFonts w:ascii="標楷體" w:eastAsia="標楷體" w:hAnsi="標楷體"/>
              </w:rPr>
            </w:pPr>
            <w:r w:rsidRPr="00AE2335">
              <w:rPr>
                <w:rFonts w:ascii="標楷體" w:eastAsia="標楷體" w:hAnsi="標楷體"/>
              </w:rPr>
              <w:t>36</w:t>
            </w:r>
          </w:p>
        </w:tc>
        <w:tc>
          <w:tcPr>
            <w:tcW w:w="2352" w:type="dxa"/>
            <w:vAlign w:val="center"/>
          </w:tcPr>
          <w:p w14:paraId="7238C07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stage3發生後第三年法拍及火險費用回收金額(台幣)</w:t>
            </w:r>
          </w:p>
        </w:tc>
        <w:tc>
          <w:tcPr>
            <w:tcW w:w="1090" w:type="dxa"/>
            <w:vAlign w:val="center"/>
          </w:tcPr>
          <w:p w14:paraId="063D403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76D48E6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368409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.DerY3Fee</w:t>
            </w:r>
          </w:p>
        </w:tc>
      </w:tr>
      <w:tr w:rsidR="00C72DFC" w:rsidRPr="00AE2335" w14:paraId="4C5B1F71" w14:textId="77777777" w:rsidTr="00F009C9">
        <w:tc>
          <w:tcPr>
            <w:tcW w:w="457" w:type="dxa"/>
            <w:vAlign w:val="center"/>
          </w:tcPr>
          <w:p w14:paraId="6DC5A168"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37</w:t>
            </w:r>
          </w:p>
        </w:tc>
        <w:tc>
          <w:tcPr>
            <w:tcW w:w="2352" w:type="dxa"/>
            <w:vAlign w:val="center"/>
          </w:tcPr>
          <w:p w14:paraId="51CDF31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stage3發生後第四年法拍及火險費用回收金額(台幣)</w:t>
            </w:r>
          </w:p>
        </w:tc>
        <w:tc>
          <w:tcPr>
            <w:tcW w:w="1090" w:type="dxa"/>
            <w:vAlign w:val="center"/>
          </w:tcPr>
          <w:p w14:paraId="64F2966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49802B2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5056E0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.DerY4Fee</w:t>
            </w:r>
          </w:p>
        </w:tc>
      </w:tr>
      <w:tr w:rsidR="00C72DFC" w:rsidRPr="00AE2335" w14:paraId="5837F80E" w14:textId="77777777" w:rsidTr="00F009C9">
        <w:tc>
          <w:tcPr>
            <w:tcW w:w="457" w:type="dxa"/>
            <w:vAlign w:val="center"/>
          </w:tcPr>
          <w:p w14:paraId="5ED21986" w14:textId="77777777" w:rsidR="00C72DFC" w:rsidRPr="00AE2335" w:rsidRDefault="00C72DFC" w:rsidP="00F009C9">
            <w:pPr>
              <w:rPr>
                <w:rFonts w:ascii="標楷體" w:eastAsia="標楷體" w:hAnsi="標楷體"/>
              </w:rPr>
            </w:pPr>
            <w:r w:rsidRPr="00AE2335">
              <w:rPr>
                <w:rFonts w:ascii="標楷體" w:eastAsia="標楷體" w:hAnsi="標楷體"/>
              </w:rPr>
              <w:t>38</w:t>
            </w:r>
          </w:p>
        </w:tc>
        <w:tc>
          <w:tcPr>
            <w:tcW w:w="2352" w:type="dxa"/>
            <w:vAlign w:val="center"/>
          </w:tcPr>
          <w:p w14:paraId="3D2A23F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stage3發生後第五年法拍及火險費用回收金額(台幣)</w:t>
            </w:r>
          </w:p>
        </w:tc>
        <w:tc>
          <w:tcPr>
            <w:tcW w:w="1090" w:type="dxa"/>
            <w:vAlign w:val="center"/>
          </w:tcPr>
          <w:p w14:paraId="14B27EFE"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EBE9BF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171DD0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.DerY5Fee</w:t>
            </w:r>
          </w:p>
        </w:tc>
      </w:tr>
      <w:tr w:rsidR="00C72DFC" w:rsidRPr="00AE2335" w14:paraId="52A02774" w14:textId="77777777" w:rsidTr="00F009C9">
        <w:tc>
          <w:tcPr>
            <w:tcW w:w="457" w:type="dxa"/>
            <w:vAlign w:val="center"/>
          </w:tcPr>
          <w:p w14:paraId="76340D9F" w14:textId="77777777" w:rsidR="00C72DFC" w:rsidRPr="00AE2335" w:rsidRDefault="00C72DFC" w:rsidP="00F009C9">
            <w:pPr>
              <w:rPr>
                <w:rFonts w:ascii="標楷體" w:eastAsia="標楷體" w:hAnsi="標楷體"/>
              </w:rPr>
            </w:pPr>
            <w:r w:rsidRPr="00AE2335">
              <w:rPr>
                <w:rFonts w:ascii="標楷體" w:eastAsia="標楷體" w:hAnsi="標楷體"/>
              </w:rPr>
              <w:t>39</w:t>
            </w:r>
          </w:p>
        </w:tc>
        <w:tc>
          <w:tcPr>
            <w:tcW w:w="2352" w:type="dxa"/>
            <w:vAlign w:val="center"/>
          </w:tcPr>
          <w:p w14:paraId="45FB731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授信行業別</w:t>
            </w:r>
          </w:p>
        </w:tc>
        <w:tc>
          <w:tcPr>
            <w:tcW w:w="1090" w:type="dxa"/>
            <w:vAlign w:val="center"/>
          </w:tcPr>
          <w:p w14:paraId="5A7BFE2B"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773" w:type="dxa"/>
            <w:vAlign w:val="center"/>
          </w:tcPr>
          <w:p w14:paraId="61D2A1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w:t>
            </w:r>
          </w:p>
        </w:tc>
        <w:tc>
          <w:tcPr>
            <w:tcW w:w="4215" w:type="dxa"/>
          </w:tcPr>
          <w:p w14:paraId="6881B24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.IndustryCode</w:t>
            </w:r>
          </w:p>
        </w:tc>
      </w:tr>
      <w:tr w:rsidR="00C72DFC" w:rsidRPr="00AE2335" w14:paraId="2508F39B" w14:textId="77777777" w:rsidTr="00F009C9">
        <w:tc>
          <w:tcPr>
            <w:tcW w:w="457" w:type="dxa"/>
            <w:vAlign w:val="center"/>
          </w:tcPr>
          <w:p w14:paraId="65165DB0" w14:textId="77777777" w:rsidR="00C72DFC" w:rsidRPr="00AE2335" w:rsidRDefault="00C72DFC" w:rsidP="00F009C9">
            <w:pPr>
              <w:rPr>
                <w:rFonts w:ascii="標楷體" w:eastAsia="標楷體" w:hAnsi="標楷體"/>
              </w:rPr>
            </w:pPr>
            <w:r w:rsidRPr="00AE2335">
              <w:rPr>
                <w:rFonts w:ascii="標楷體" w:eastAsia="標楷體" w:hAnsi="標楷體"/>
              </w:rPr>
              <w:t>40</w:t>
            </w:r>
          </w:p>
        </w:tc>
        <w:tc>
          <w:tcPr>
            <w:tcW w:w="2352" w:type="dxa"/>
            <w:vAlign w:val="center"/>
          </w:tcPr>
          <w:p w14:paraId="26150CE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擔保品類別</w:t>
            </w:r>
          </w:p>
        </w:tc>
        <w:tc>
          <w:tcPr>
            <w:tcW w:w="1090" w:type="dxa"/>
            <w:vAlign w:val="center"/>
          </w:tcPr>
          <w:p w14:paraId="109C6C82"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5BFB7D5C" w14:textId="77777777" w:rsidR="00C72DFC" w:rsidRPr="00AE2335" w:rsidRDefault="00C72DFC" w:rsidP="00F009C9">
            <w:pPr>
              <w:rPr>
                <w:rFonts w:ascii="標楷體" w:eastAsia="標楷體" w:hAnsi="標楷體"/>
              </w:rPr>
            </w:pPr>
          </w:p>
        </w:tc>
        <w:tc>
          <w:tcPr>
            <w:tcW w:w="4215" w:type="dxa"/>
          </w:tcPr>
          <w:p w14:paraId="5A050CDC" w14:textId="77777777" w:rsidR="00C72DFC" w:rsidRPr="00AE2335" w:rsidRDefault="00C72DFC" w:rsidP="00F009C9">
            <w:pPr>
              <w:rPr>
                <w:rFonts w:ascii="標楷體" w:eastAsia="標楷體" w:hAnsi="標楷體"/>
              </w:rPr>
            </w:pPr>
            <w:r w:rsidRPr="00AE2335">
              <w:rPr>
                <w:rFonts w:ascii="標楷體" w:eastAsia="標楷體" w:hAnsi="標楷體" w:hint="eastAsia"/>
              </w:rPr>
              <w:t>對應至JCIC的類別</w:t>
            </w:r>
          </w:p>
          <w:p w14:paraId="0ECB36F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.ClTypeJCIC</w:t>
            </w:r>
          </w:p>
        </w:tc>
      </w:tr>
      <w:tr w:rsidR="00C72DFC" w:rsidRPr="00AE2335" w14:paraId="3596FBFF" w14:textId="77777777" w:rsidTr="00F009C9">
        <w:tc>
          <w:tcPr>
            <w:tcW w:w="457" w:type="dxa"/>
            <w:vAlign w:val="center"/>
          </w:tcPr>
          <w:p w14:paraId="63765287" w14:textId="77777777" w:rsidR="00C72DFC" w:rsidRPr="00AE2335" w:rsidRDefault="00C72DFC" w:rsidP="00F009C9">
            <w:pPr>
              <w:rPr>
                <w:rFonts w:ascii="標楷體" w:eastAsia="標楷體" w:hAnsi="標楷體"/>
              </w:rPr>
            </w:pPr>
            <w:r w:rsidRPr="00AE2335">
              <w:rPr>
                <w:rFonts w:ascii="標楷體" w:eastAsia="標楷體" w:hAnsi="標楷體"/>
              </w:rPr>
              <w:t>41</w:t>
            </w:r>
          </w:p>
        </w:tc>
        <w:tc>
          <w:tcPr>
            <w:tcW w:w="2352" w:type="dxa"/>
            <w:vAlign w:val="center"/>
          </w:tcPr>
          <w:p w14:paraId="4D4901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擔保品地區別</w:t>
            </w:r>
          </w:p>
        </w:tc>
        <w:tc>
          <w:tcPr>
            <w:tcW w:w="1090" w:type="dxa"/>
            <w:vAlign w:val="center"/>
          </w:tcPr>
          <w:p w14:paraId="04C59A4A"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773" w:type="dxa"/>
            <w:vAlign w:val="center"/>
          </w:tcPr>
          <w:p w14:paraId="2BBCAC07" w14:textId="77777777" w:rsidR="00C72DFC" w:rsidRPr="00AE2335" w:rsidRDefault="00C72DFC" w:rsidP="00F009C9">
            <w:pPr>
              <w:rPr>
                <w:rFonts w:ascii="標楷體" w:eastAsia="標楷體" w:hAnsi="標楷體"/>
              </w:rPr>
            </w:pPr>
          </w:p>
        </w:tc>
        <w:tc>
          <w:tcPr>
            <w:tcW w:w="4215" w:type="dxa"/>
          </w:tcPr>
          <w:p w14:paraId="0020434A"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0C230F1"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64DC7D32"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79BBC1C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3304D3BE"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B3BF690"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266EEAA6"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082CB13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.AreaCode</w:t>
            </w:r>
          </w:p>
        </w:tc>
      </w:tr>
      <w:tr w:rsidR="00C72DFC" w:rsidRPr="00AE2335" w14:paraId="0AD30914" w14:textId="77777777" w:rsidTr="00F009C9">
        <w:tc>
          <w:tcPr>
            <w:tcW w:w="457" w:type="dxa"/>
            <w:vAlign w:val="center"/>
          </w:tcPr>
          <w:p w14:paraId="7C4E32E2" w14:textId="77777777" w:rsidR="00C72DFC" w:rsidRPr="00AE2335" w:rsidRDefault="00C72DFC" w:rsidP="00F009C9">
            <w:pPr>
              <w:rPr>
                <w:rFonts w:ascii="標楷體" w:eastAsia="標楷體" w:hAnsi="標楷體"/>
              </w:rPr>
            </w:pPr>
            <w:r w:rsidRPr="00AE2335">
              <w:rPr>
                <w:rFonts w:ascii="標楷體" w:eastAsia="標楷體" w:hAnsi="標楷體"/>
              </w:rPr>
              <w:t>42</w:t>
            </w:r>
          </w:p>
        </w:tc>
        <w:tc>
          <w:tcPr>
            <w:tcW w:w="2352" w:type="dxa"/>
            <w:vAlign w:val="center"/>
          </w:tcPr>
          <w:p w14:paraId="5F0312B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商品利率代碼</w:t>
            </w:r>
          </w:p>
        </w:tc>
        <w:tc>
          <w:tcPr>
            <w:tcW w:w="1090" w:type="dxa"/>
            <w:vAlign w:val="center"/>
          </w:tcPr>
          <w:p w14:paraId="13F1F82F" w14:textId="2A347429" w:rsidR="00C72DFC" w:rsidRPr="00AE2335" w:rsidRDefault="00B6201A" w:rsidP="00F009C9">
            <w:pPr>
              <w:rPr>
                <w:rFonts w:ascii="標楷體" w:eastAsia="標楷體" w:hAnsi="標楷體"/>
              </w:rPr>
            </w:pPr>
            <w:r>
              <w:rPr>
                <w:rFonts w:ascii="標楷體" w:eastAsia="標楷體" w:hAnsi="標楷體"/>
                <w:highlight w:val="cyan"/>
              </w:rPr>
              <w:t>5</w:t>
            </w:r>
          </w:p>
        </w:tc>
        <w:tc>
          <w:tcPr>
            <w:tcW w:w="1773" w:type="dxa"/>
            <w:vAlign w:val="center"/>
          </w:tcPr>
          <w:p w14:paraId="44CAE6A9" w14:textId="77777777" w:rsidR="00C72DFC" w:rsidRPr="00AE2335" w:rsidRDefault="00C72DFC" w:rsidP="00F009C9">
            <w:pPr>
              <w:rPr>
                <w:rFonts w:ascii="標楷體" w:eastAsia="標楷體" w:hAnsi="標楷體"/>
              </w:rPr>
            </w:pPr>
          </w:p>
        </w:tc>
        <w:tc>
          <w:tcPr>
            <w:tcW w:w="4215" w:type="dxa"/>
          </w:tcPr>
          <w:p w14:paraId="36FFB51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.ProdCode</w:t>
            </w:r>
          </w:p>
        </w:tc>
      </w:tr>
      <w:tr w:rsidR="00C72DFC" w:rsidRPr="00AE2335" w14:paraId="07FE3B99" w14:textId="77777777" w:rsidTr="00F009C9">
        <w:tc>
          <w:tcPr>
            <w:tcW w:w="457" w:type="dxa"/>
            <w:vAlign w:val="center"/>
          </w:tcPr>
          <w:p w14:paraId="5D0FEFF3" w14:textId="77777777" w:rsidR="00C72DFC" w:rsidRPr="00AE2335" w:rsidRDefault="00C72DFC" w:rsidP="00F009C9">
            <w:pPr>
              <w:rPr>
                <w:rFonts w:ascii="標楷體" w:eastAsia="標楷體" w:hAnsi="標楷體"/>
              </w:rPr>
            </w:pPr>
            <w:r w:rsidRPr="00AE2335">
              <w:rPr>
                <w:rFonts w:ascii="標楷體" w:eastAsia="標楷體" w:hAnsi="標楷體"/>
              </w:rPr>
              <w:t>43</w:t>
            </w:r>
          </w:p>
        </w:tc>
        <w:tc>
          <w:tcPr>
            <w:tcW w:w="2352" w:type="dxa"/>
            <w:vAlign w:val="center"/>
          </w:tcPr>
          <w:p w14:paraId="4775132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w:t>
            </w:r>
            <w:r w:rsidRPr="00AE2335">
              <w:rPr>
                <w:rFonts w:ascii="標楷體" w:eastAsia="標楷體" w:hAnsi="標楷體" w:cs="Arial"/>
              </w:rPr>
              <w:t>/</w:t>
            </w:r>
            <w:r w:rsidRPr="00AE2335">
              <w:rPr>
                <w:rFonts w:ascii="標楷體" w:eastAsia="標楷體" w:hAnsi="標楷體" w:cs="Arial" w:hint="eastAsia"/>
              </w:rPr>
              <w:t>個人戶</w:t>
            </w:r>
          </w:p>
        </w:tc>
        <w:tc>
          <w:tcPr>
            <w:tcW w:w="1090" w:type="dxa"/>
            <w:vAlign w:val="center"/>
          </w:tcPr>
          <w:p w14:paraId="716C526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63A2E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7C73847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76ACA9A1"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8F489E3"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385AA1C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.CustKind</w:t>
            </w:r>
          </w:p>
        </w:tc>
      </w:tr>
      <w:tr w:rsidR="00C72DFC" w:rsidRPr="00AE2335" w14:paraId="3990E216" w14:textId="77777777" w:rsidTr="00F009C9">
        <w:tc>
          <w:tcPr>
            <w:tcW w:w="457" w:type="dxa"/>
            <w:vAlign w:val="center"/>
          </w:tcPr>
          <w:p w14:paraId="3F41154E" w14:textId="77777777" w:rsidR="00C72DFC" w:rsidRPr="00AE2335" w:rsidRDefault="00C72DFC" w:rsidP="00F009C9">
            <w:pPr>
              <w:rPr>
                <w:rFonts w:ascii="標楷體" w:eastAsia="標楷體" w:hAnsi="標楷體"/>
              </w:rPr>
            </w:pPr>
            <w:r w:rsidRPr="00AE2335">
              <w:rPr>
                <w:rFonts w:ascii="標楷體" w:eastAsia="標楷體" w:hAnsi="標楷體"/>
              </w:rPr>
              <w:t>44</w:t>
            </w:r>
          </w:p>
        </w:tc>
        <w:tc>
          <w:tcPr>
            <w:tcW w:w="2352" w:type="dxa"/>
            <w:vAlign w:val="center"/>
          </w:tcPr>
          <w:p w14:paraId="3EDB181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1090" w:type="dxa"/>
            <w:vAlign w:val="center"/>
          </w:tcPr>
          <w:p w14:paraId="76372FFF"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3E393216" w14:textId="77777777" w:rsidR="00C72DFC" w:rsidRPr="00AE2335" w:rsidRDefault="00C72DFC" w:rsidP="00F009C9">
            <w:pPr>
              <w:rPr>
                <w:rFonts w:ascii="標楷體" w:eastAsia="標楷體" w:hAnsi="標楷體"/>
              </w:rPr>
            </w:pPr>
          </w:p>
        </w:tc>
        <w:tc>
          <w:tcPr>
            <w:tcW w:w="4215" w:type="dxa"/>
          </w:tcPr>
          <w:p w14:paraId="334357E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bl>
    <w:p w14:paraId="063E284F"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99D08A9" w14:textId="77777777" w:rsidR="00C72DFC" w:rsidRPr="00AE2335" w:rsidRDefault="00C72DFC" w:rsidP="00C72DFC">
      <w:pPr>
        <w:rPr>
          <w:rFonts w:ascii="標楷體" w:eastAsia="標楷體" w:hAnsi="標楷體"/>
        </w:rPr>
      </w:pPr>
    </w:p>
    <w:p w14:paraId="38620A72"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243783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LNFDP.</w:t>
      </w:r>
      <w:r w:rsidRPr="00AE2335">
        <w:rPr>
          <w:rFonts w:ascii="標楷體" w:eastAsia="標楷體" w:hAnsi="標楷體" w:hint="eastAsia"/>
        </w:rPr>
        <w:t>IDX</w:t>
      </w:r>
    </w:p>
    <w:p w14:paraId="00ACF4B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635689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9F9A3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欄位清單４之控制檔</w:t>
      </w:r>
    </w:p>
    <w:p w14:paraId="0904168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4)]</w:t>
      </w:r>
    </w:p>
    <w:p w14:paraId="7CE0D30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80D27F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BC2CFA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F15091E" w14:textId="77777777" w:rsidTr="00F009C9">
        <w:tc>
          <w:tcPr>
            <w:tcW w:w="457" w:type="dxa"/>
            <w:vAlign w:val="center"/>
          </w:tcPr>
          <w:p w14:paraId="4BA3FD00"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D2DB4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0D765C5A"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0C1AB7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0DB7B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54C893A" w14:textId="77777777" w:rsidTr="00F009C9">
        <w:tc>
          <w:tcPr>
            <w:tcW w:w="457" w:type="dxa"/>
            <w:vAlign w:val="center"/>
          </w:tcPr>
          <w:p w14:paraId="550B91E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7E901C4"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00F5948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85078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22234B2"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F794113" w14:textId="77777777" w:rsidTr="00F009C9">
        <w:tc>
          <w:tcPr>
            <w:tcW w:w="457" w:type="dxa"/>
            <w:vAlign w:val="center"/>
          </w:tcPr>
          <w:p w14:paraId="0439339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17CE034"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4EB1F52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C16668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2674971"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5304058" w14:textId="77777777" w:rsidTr="00F009C9">
        <w:tc>
          <w:tcPr>
            <w:tcW w:w="457" w:type="dxa"/>
            <w:vAlign w:val="center"/>
          </w:tcPr>
          <w:p w14:paraId="19C26B9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52A74DA9"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75B2E3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000A2FA3"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1D2205C"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72125B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DAFDA35" w14:textId="77777777" w:rsidR="00C72DFC" w:rsidRPr="00AE2335" w:rsidRDefault="00C72DFC" w:rsidP="00C72DFC">
      <w:pPr>
        <w:rPr>
          <w:rFonts w:ascii="標楷體" w:eastAsia="標楷體" w:hAnsi="標楷體"/>
        </w:rPr>
      </w:pPr>
    </w:p>
    <w:p w14:paraId="6E52F419" w14:textId="77777777" w:rsidR="00C72DFC" w:rsidRPr="00AE2335" w:rsidRDefault="00C72DFC" w:rsidP="00C72DFC">
      <w:pPr>
        <w:rPr>
          <w:rFonts w:ascii="標楷體" w:eastAsia="標楷體" w:hAnsi="標楷體"/>
        </w:rPr>
      </w:pPr>
      <w:r w:rsidRPr="00AE2335">
        <w:rPr>
          <w:rFonts w:ascii="標楷體" w:eastAsia="標楷體" w:hAnsi="標楷體"/>
        </w:rPr>
        <w:t>5.</w:t>
      </w:r>
      <w:r w:rsidRPr="00AE2335">
        <w:rPr>
          <w:rFonts w:ascii="標楷體" w:eastAsia="標楷體" w:hAnsi="標楷體" w:hint="eastAsia"/>
        </w:rPr>
        <w:t>LNM39</w:t>
      </w:r>
      <w:r w:rsidRPr="00AE2335">
        <w:rPr>
          <w:rFonts w:ascii="標楷體" w:eastAsia="標楷體" w:hAnsi="標楷體"/>
        </w:rPr>
        <w:t>F</w:t>
      </w:r>
      <w:r w:rsidRPr="00AE2335">
        <w:rPr>
          <w:rFonts w:ascii="標楷體" w:eastAsia="標楷體" w:hAnsi="標楷體" w:hint="eastAsia"/>
        </w:rPr>
        <w:t>P 欄位清單６：[LNM39</w:t>
      </w:r>
      <w:r w:rsidRPr="00AE2335">
        <w:rPr>
          <w:rFonts w:ascii="標楷體" w:eastAsia="標楷體" w:hAnsi="標楷體"/>
        </w:rPr>
        <w:t>F</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欄位清單６]</w:t>
      </w:r>
    </w:p>
    <w:p w14:paraId="7F6B62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P.TXT</w:t>
      </w:r>
    </w:p>
    <w:p w14:paraId="55BE59F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8F14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6145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w:t>
      </w:r>
    </w:p>
    <w:p w14:paraId="154D91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[LoanIfrs</w:t>
      </w:r>
      <w:r>
        <w:rPr>
          <w:rFonts w:ascii="標楷體" w:eastAsia="標楷體" w:hAnsi="標楷體"/>
        </w:rPr>
        <w:t>9</w:t>
      </w:r>
      <w:r w:rsidRPr="00AE2335">
        <w:rPr>
          <w:rFonts w:ascii="標楷體" w:eastAsia="標楷體" w:hAnsi="標楷體"/>
        </w:rPr>
        <w:t>Fp(IFRS9</w:t>
      </w:r>
      <w:r w:rsidRPr="00AE2335">
        <w:rPr>
          <w:rFonts w:ascii="標楷體" w:eastAsia="標楷體" w:hAnsi="標楷體" w:hint="eastAsia"/>
        </w:rPr>
        <w:t>欄位清單6</w:t>
      </w:r>
      <w:r w:rsidRPr="00AE2335">
        <w:rPr>
          <w:rFonts w:ascii="標楷體" w:eastAsia="標楷體" w:hAnsi="標楷體"/>
        </w:rPr>
        <w:t>)]</w:t>
      </w:r>
    </w:p>
    <w:p w14:paraId="5BDD42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2601F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4C95386D"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[協議編號(</w:t>
      </w:r>
      <w:proofErr w:type="spellStart"/>
      <w:r w:rsidRPr="00AE2335">
        <w:rPr>
          <w:rFonts w:ascii="標楷體" w:eastAsia="標楷體" w:hAnsi="標楷體"/>
        </w:rPr>
        <w:t>AgreeNo</w:t>
      </w:r>
      <w:proofErr w:type="spellEnd"/>
      <w:r w:rsidRPr="00AE2335">
        <w:rPr>
          <w:rFonts w:ascii="標楷體" w:eastAsia="標楷體" w:hAnsi="標楷體" w:hint="eastAsia"/>
        </w:rPr>
        <w:t>)](</w:t>
      </w:r>
      <w:r w:rsidRPr="00AE2335">
        <w:rPr>
          <w:rFonts w:ascii="標楷體" w:eastAsia="標楷體" w:hAnsi="標楷體"/>
        </w:rPr>
        <w:t>由小至大)</w:t>
      </w:r>
    </w:p>
    <w:p w14:paraId="13A2989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3</w:t>
      </w:r>
      <w:r w:rsidRPr="00AE2335">
        <w:rPr>
          <w:rFonts w:ascii="標楷體" w:eastAsia="標楷體" w:hAnsi="標楷體"/>
        </w:rPr>
        <w:t>.</w:t>
      </w:r>
      <w:r w:rsidRPr="00AE2335">
        <w:rPr>
          <w:rFonts w:ascii="標楷體" w:eastAsia="標楷體" w:hAnsi="標楷體" w:hint="eastAsia"/>
        </w:rPr>
        <w:t>[協議前後(</w:t>
      </w:r>
      <w:proofErr w:type="spellStart"/>
      <w:r w:rsidRPr="00AE2335">
        <w:rPr>
          <w:rFonts w:ascii="標楷體" w:eastAsia="標楷體" w:hAnsi="標楷體"/>
        </w:rPr>
        <w:t>AgreeFg</w:t>
      </w:r>
      <w:proofErr w:type="spellEnd"/>
      <w:r w:rsidRPr="00AE2335">
        <w:rPr>
          <w:rFonts w:ascii="標楷體" w:eastAsia="標楷體" w:hAnsi="標楷體" w:hint="eastAsia"/>
        </w:rPr>
        <w:t>)](</w:t>
      </w:r>
      <w:r w:rsidRPr="00AE2335">
        <w:rPr>
          <w:rFonts w:ascii="標楷體" w:eastAsia="標楷體" w:hAnsi="標楷體"/>
        </w:rPr>
        <w:t>由小至大)</w:t>
      </w:r>
    </w:p>
    <w:p w14:paraId="5FC4E7B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1FFB4CC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06BD1F3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E52DF3C" w14:textId="77777777" w:rsidTr="00F009C9">
        <w:tc>
          <w:tcPr>
            <w:tcW w:w="457" w:type="dxa"/>
            <w:vAlign w:val="center"/>
          </w:tcPr>
          <w:p w14:paraId="206398A3"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7E371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5B7D258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6B1688FB"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5A920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FF4B872" w14:textId="77777777" w:rsidTr="00F009C9">
        <w:tc>
          <w:tcPr>
            <w:tcW w:w="457" w:type="dxa"/>
            <w:vAlign w:val="center"/>
          </w:tcPr>
          <w:p w14:paraId="3C4AC6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BA1B4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58AA1B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26A516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53C2B709"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.CustNo</w:t>
            </w:r>
          </w:p>
        </w:tc>
      </w:tr>
      <w:tr w:rsidR="00C72DFC" w:rsidRPr="00AE2335" w14:paraId="05EA5E4D" w14:textId="77777777" w:rsidTr="00F009C9">
        <w:tc>
          <w:tcPr>
            <w:tcW w:w="457" w:type="dxa"/>
            <w:vAlign w:val="center"/>
          </w:tcPr>
          <w:p w14:paraId="1A54E8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465501C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4631BE2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7D57D07A" w14:textId="77777777" w:rsidR="00C72DFC" w:rsidRPr="00AE2335" w:rsidRDefault="00C72DFC" w:rsidP="00F009C9">
            <w:pPr>
              <w:rPr>
                <w:rFonts w:ascii="標楷體" w:eastAsia="標楷體" w:hAnsi="標楷體"/>
              </w:rPr>
            </w:pPr>
          </w:p>
        </w:tc>
        <w:tc>
          <w:tcPr>
            <w:tcW w:w="4253" w:type="dxa"/>
            <w:vAlign w:val="center"/>
          </w:tcPr>
          <w:p w14:paraId="2CE5C60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83D48A3" w14:textId="77777777" w:rsidTr="00F009C9">
        <w:tc>
          <w:tcPr>
            <w:tcW w:w="457" w:type="dxa"/>
            <w:vAlign w:val="center"/>
          </w:tcPr>
          <w:p w14:paraId="0B3051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57A3C422" w14:textId="77777777" w:rsidR="00C72DFC" w:rsidRPr="00AE2335" w:rsidRDefault="00C72DFC" w:rsidP="00F009C9">
            <w:pPr>
              <w:rPr>
                <w:rFonts w:ascii="標楷體" w:eastAsia="標楷體" w:hAnsi="標楷體"/>
              </w:rPr>
            </w:pPr>
            <w:r w:rsidRPr="00AE2335">
              <w:rPr>
                <w:rFonts w:ascii="標楷體" w:eastAsia="標楷體" w:hAnsi="標楷體" w:cs="Courier New"/>
              </w:rPr>
              <w:t>協議編號</w:t>
            </w:r>
          </w:p>
        </w:tc>
        <w:tc>
          <w:tcPr>
            <w:tcW w:w="828" w:type="dxa"/>
            <w:vAlign w:val="center"/>
          </w:tcPr>
          <w:p w14:paraId="40A831F4"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0F91432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52CAA72E" w14:textId="77777777" w:rsidR="00C72DFC" w:rsidRPr="00AE2335" w:rsidRDefault="00C72DFC" w:rsidP="00F009C9">
            <w:pPr>
              <w:rPr>
                <w:rFonts w:ascii="標楷體" w:eastAsia="標楷體" w:hAnsi="標楷體"/>
              </w:rPr>
            </w:pPr>
            <w:r w:rsidRPr="00AE2335">
              <w:rPr>
                <w:rFonts w:ascii="標楷體" w:eastAsia="標楷體" w:hAnsi="標楷體" w:hint="eastAsia"/>
              </w:rPr>
              <w:t>按協議日期順序編序號</w:t>
            </w:r>
          </w:p>
          <w:p w14:paraId="437C726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.AgreeNo</w:t>
            </w:r>
          </w:p>
        </w:tc>
      </w:tr>
      <w:tr w:rsidR="00C72DFC" w:rsidRPr="00AE2335" w14:paraId="4CB3387E" w14:textId="77777777" w:rsidTr="00F009C9">
        <w:tc>
          <w:tcPr>
            <w:tcW w:w="457" w:type="dxa"/>
            <w:vAlign w:val="center"/>
          </w:tcPr>
          <w:p w14:paraId="021854A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7A756B47" w14:textId="77777777" w:rsidR="00C72DFC" w:rsidRPr="00AE2335" w:rsidRDefault="00C72DFC" w:rsidP="00F009C9">
            <w:pPr>
              <w:rPr>
                <w:rFonts w:ascii="標楷體" w:eastAsia="標楷體" w:hAnsi="標楷體"/>
              </w:rPr>
            </w:pPr>
            <w:r w:rsidRPr="00AE2335">
              <w:rPr>
                <w:rFonts w:ascii="標楷體" w:eastAsia="標楷體" w:hAnsi="標楷體" w:cs="Courier New"/>
              </w:rPr>
              <w:t>協議前後</w:t>
            </w:r>
          </w:p>
        </w:tc>
        <w:tc>
          <w:tcPr>
            <w:tcW w:w="828" w:type="dxa"/>
            <w:vAlign w:val="center"/>
          </w:tcPr>
          <w:p w14:paraId="05A17B5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F062681" w14:textId="77777777" w:rsidR="00C72DFC" w:rsidRPr="00AE2335" w:rsidRDefault="00C72DFC" w:rsidP="00F009C9">
            <w:pPr>
              <w:rPr>
                <w:rFonts w:ascii="標楷體" w:eastAsia="標楷體" w:hAnsi="標楷體"/>
              </w:rPr>
            </w:pPr>
          </w:p>
        </w:tc>
        <w:tc>
          <w:tcPr>
            <w:tcW w:w="4253" w:type="dxa"/>
            <w:vAlign w:val="center"/>
          </w:tcPr>
          <w:p w14:paraId="49FFF18A" w14:textId="77777777" w:rsidR="00C72DFC" w:rsidRPr="00AE2335" w:rsidRDefault="00C72DFC" w:rsidP="00F009C9">
            <w:pPr>
              <w:rPr>
                <w:rFonts w:ascii="標楷體" w:eastAsia="標楷體" w:hAnsi="標楷體"/>
              </w:rPr>
            </w:pPr>
            <w:r w:rsidRPr="00AE2335">
              <w:rPr>
                <w:rFonts w:ascii="標楷體" w:eastAsia="標楷體" w:hAnsi="標楷體" w:hint="eastAsia"/>
              </w:rPr>
              <w:t>A=協議後; B=協議前</w:t>
            </w:r>
          </w:p>
          <w:p w14:paraId="7AE20A5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.AgreeFg</w:t>
            </w:r>
          </w:p>
        </w:tc>
      </w:tr>
      <w:tr w:rsidR="00C72DFC" w:rsidRPr="00AE2335" w14:paraId="6941E5EE" w14:textId="77777777" w:rsidTr="00F009C9">
        <w:tc>
          <w:tcPr>
            <w:tcW w:w="457" w:type="dxa"/>
            <w:vAlign w:val="center"/>
          </w:tcPr>
          <w:p w14:paraId="128B1C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DE0AFAB"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2FC0269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79951EE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8CEAE7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額度編號</w:t>
            </w:r>
          </w:p>
          <w:p w14:paraId="5C093BA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.FacmNo</w:t>
            </w:r>
          </w:p>
        </w:tc>
      </w:tr>
      <w:tr w:rsidR="00C72DFC" w:rsidRPr="00AE2335" w14:paraId="64A3106A" w14:textId="77777777" w:rsidTr="00F009C9">
        <w:tc>
          <w:tcPr>
            <w:tcW w:w="457" w:type="dxa"/>
            <w:vAlign w:val="center"/>
          </w:tcPr>
          <w:p w14:paraId="201ED61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5A092400"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2BB6EB71"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37326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3A8C92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撥款序號</w:t>
            </w:r>
          </w:p>
          <w:p w14:paraId="4D3AD24F"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.BormNo</w:t>
            </w:r>
          </w:p>
        </w:tc>
      </w:tr>
    </w:tbl>
    <w:p w14:paraId="5EB9AC0A"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409ED4D" w14:textId="77777777" w:rsidR="00C72DFC" w:rsidRPr="00AE2335" w:rsidRDefault="00C72DFC" w:rsidP="00C72DFC">
      <w:pPr>
        <w:rPr>
          <w:rFonts w:ascii="標楷體" w:eastAsia="標楷體" w:hAnsi="標楷體"/>
        </w:rPr>
      </w:pPr>
    </w:p>
    <w:p w14:paraId="5BE16B80"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71E6071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w:t>
      </w:r>
      <w:r w:rsidRPr="00AE2335">
        <w:rPr>
          <w:rFonts w:ascii="標楷體" w:eastAsia="標楷體" w:hAnsi="標楷體" w:hint="eastAsia"/>
        </w:rPr>
        <w:t>IDX</w:t>
      </w:r>
    </w:p>
    <w:p w14:paraId="20AB8F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0AACCF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3864E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欄位清單６之控制檔</w:t>
      </w:r>
    </w:p>
    <w:p w14:paraId="326BB61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LoanIfrs9Fp</w:t>
      </w:r>
      <w:r w:rsidRPr="00AE2335">
        <w:rPr>
          <w:rFonts w:ascii="標楷體" w:eastAsia="標楷體" w:hAnsi="標楷體"/>
        </w:rPr>
        <w:t>(IFRS9</w:t>
      </w:r>
      <w:r w:rsidRPr="00AE2335">
        <w:rPr>
          <w:rFonts w:ascii="標楷體" w:eastAsia="標楷體" w:hAnsi="標楷體" w:hint="eastAsia"/>
        </w:rPr>
        <w:t>欄位清單6</w:t>
      </w:r>
      <w:r w:rsidRPr="00AE2335">
        <w:rPr>
          <w:rFonts w:ascii="標楷體" w:eastAsia="標楷體" w:hAnsi="標楷體"/>
        </w:rPr>
        <w:t>)]</w:t>
      </w:r>
    </w:p>
    <w:p w14:paraId="6936350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F9D13C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280B8E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41F0AC98" w14:textId="77777777" w:rsidTr="00F009C9">
        <w:tc>
          <w:tcPr>
            <w:tcW w:w="457" w:type="dxa"/>
            <w:vAlign w:val="center"/>
          </w:tcPr>
          <w:p w14:paraId="5E597377"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8AF7B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F1D7907"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8B8E9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8D8D85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19B7DA7" w14:textId="77777777" w:rsidTr="00F009C9">
        <w:tc>
          <w:tcPr>
            <w:tcW w:w="457" w:type="dxa"/>
            <w:vAlign w:val="center"/>
          </w:tcPr>
          <w:p w14:paraId="491A0A0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6FF7AF9"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121D606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C08F16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E216138"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31D2C80" w14:textId="77777777" w:rsidTr="00F009C9">
        <w:tc>
          <w:tcPr>
            <w:tcW w:w="457" w:type="dxa"/>
            <w:vAlign w:val="center"/>
          </w:tcPr>
          <w:p w14:paraId="7530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CFE9E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2F09922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D38D60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876DD8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125EFAF" w14:textId="77777777" w:rsidTr="00F009C9">
        <w:tc>
          <w:tcPr>
            <w:tcW w:w="457" w:type="dxa"/>
            <w:vAlign w:val="center"/>
          </w:tcPr>
          <w:p w14:paraId="41412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C8E8772"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EF0B4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78FE4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562DABD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768D63B"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EF5E1E" w14:textId="77777777" w:rsidR="00C72DFC" w:rsidRPr="00AE2335" w:rsidRDefault="00C72DFC" w:rsidP="00C72DFC">
      <w:pPr>
        <w:rPr>
          <w:rFonts w:ascii="標楷體" w:eastAsia="標楷體" w:hAnsi="標楷體"/>
        </w:rPr>
      </w:pPr>
    </w:p>
    <w:p w14:paraId="18FA5FB8" w14:textId="77777777" w:rsidR="00C72DFC" w:rsidRPr="00AE2335" w:rsidRDefault="00C72DFC" w:rsidP="00C72DFC">
      <w:pPr>
        <w:rPr>
          <w:rFonts w:ascii="標楷體" w:eastAsia="標楷體" w:hAnsi="標楷體"/>
        </w:rPr>
      </w:pPr>
      <w:r w:rsidRPr="00AE2335">
        <w:rPr>
          <w:rFonts w:ascii="標楷體" w:eastAsia="標楷體" w:hAnsi="標楷體"/>
        </w:rPr>
        <w:t>6.</w:t>
      </w:r>
      <w:r w:rsidRPr="00AE2335">
        <w:rPr>
          <w:rFonts w:ascii="標楷體" w:eastAsia="標楷體" w:hAnsi="標楷體" w:hint="eastAsia"/>
        </w:rPr>
        <w:t>LNM39</w:t>
      </w:r>
      <w:r w:rsidRPr="00AE2335">
        <w:rPr>
          <w:rFonts w:ascii="標楷體" w:eastAsia="標楷體" w:hAnsi="標楷體"/>
        </w:rPr>
        <w:t>G</w:t>
      </w:r>
      <w:r w:rsidRPr="00AE2335">
        <w:rPr>
          <w:rFonts w:ascii="標楷體" w:eastAsia="標楷體" w:hAnsi="標楷體" w:hint="eastAsia"/>
        </w:rPr>
        <w:t>P 欄位清單７：[LNM39</w:t>
      </w:r>
      <w:r w:rsidRPr="00AE2335">
        <w:rPr>
          <w:rFonts w:ascii="標楷體" w:eastAsia="標楷體" w:hAnsi="標楷體"/>
        </w:rPr>
        <w:t>G</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欄位清單７]</w:t>
      </w:r>
    </w:p>
    <w:p w14:paraId="5836DF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LNFGP.TXT</w:t>
      </w:r>
    </w:p>
    <w:p w14:paraId="4C3759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72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3D7873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w:t>
      </w:r>
    </w:p>
    <w:p w14:paraId="7E6BE2B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0BE54F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77315C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3BAA2BF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0A65D29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7F4CAA3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1A0BE79" w14:textId="77777777" w:rsidTr="00F009C9">
        <w:tc>
          <w:tcPr>
            <w:tcW w:w="457" w:type="dxa"/>
            <w:vAlign w:val="center"/>
          </w:tcPr>
          <w:p w14:paraId="3B2BFFF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208634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6D66B5F"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1F2A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926D40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0263B14F" w14:textId="77777777" w:rsidTr="00F009C9">
        <w:tc>
          <w:tcPr>
            <w:tcW w:w="457" w:type="dxa"/>
            <w:vAlign w:val="center"/>
          </w:tcPr>
          <w:p w14:paraId="1EB80F1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62689E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5F84C8B1"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414187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11FBC28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.CustNo</w:t>
            </w:r>
          </w:p>
        </w:tc>
      </w:tr>
      <w:tr w:rsidR="00C72DFC" w:rsidRPr="00AE2335" w14:paraId="49A6213E" w14:textId="77777777" w:rsidTr="00F009C9">
        <w:tc>
          <w:tcPr>
            <w:tcW w:w="457" w:type="dxa"/>
            <w:vAlign w:val="center"/>
          </w:tcPr>
          <w:p w14:paraId="4595D08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F6CD68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rPr>
              <w:t xml:space="preserve">ID / </w:t>
            </w:r>
            <w:r w:rsidRPr="00AE2335">
              <w:rPr>
                <w:rFonts w:ascii="標楷體" w:eastAsia="標楷體" w:hAnsi="標楷體" w:cs="Courier New"/>
              </w:rPr>
              <w:t>統編</w:t>
            </w:r>
          </w:p>
        </w:tc>
        <w:tc>
          <w:tcPr>
            <w:tcW w:w="828" w:type="dxa"/>
            <w:vAlign w:val="center"/>
          </w:tcPr>
          <w:p w14:paraId="2D6EFEF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6372DBC" w14:textId="77777777" w:rsidR="00C72DFC" w:rsidRPr="00AE2335" w:rsidRDefault="00C72DFC" w:rsidP="00F009C9">
            <w:pPr>
              <w:rPr>
                <w:rFonts w:ascii="標楷體" w:eastAsia="標楷體" w:hAnsi="標楷體"/>
              </w:rPr>
            </w:pPr>
          </w:p>
        </w:tc>
        <w:tc>
          <w:tcPr>
            <w:tcW w:w="4253" w:type="dxa"/>
            <w:vAlign w:val="center"/>
          </w:tcPr>
          <w:p w14:paraId="5DE23207"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2813B93" w14:textId="77777777" w:rsidTr="00F009C9">
        <w:tc>
          <w:tcPr>
            <w:tcW w:w="457" w:type="dxa"/>
            <w:vAlign w:val="center"/>
          </w:tcPr>
          <w:p w14:paraId="0556142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5250D538"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02109B2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521C66B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69DE5A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.FacmNo</w:t>
            </w:r>
          </w:p>
        </w:tc>
      </w:tr>
      <w:tr w:rsidR="00C72DFC" w:rsidRPr="00AE2335" w14:paraId="07FB40CF" w14:textId="77777777" w:rsidTr="00F009C9">
        <w:tc>
          <w:tcPr>
            <w:tcW w:w="457" w:type="dxa"/>
            <w:vAlign w:val="center"/>
          </w:tcPr>
          <w:p w14:paraId="02D73772"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576B701" w14:textId="77777777" w:rsidR="00C72DFC" w:rsidRPr="00AE2335" w:rsidRDefault="00C72DFC" w:rsidP="00F009C9">
            <w:pPr>
              <w:rPr>
                <w:rFonts w:ascii="標楷體" w:eastAsia="標楷體" w:hAnsi="標楷體"/>
              </w:rPr>
            </w:pPr>
            <w:r w:rsidRPr="002C0592">
              <w:rPr>
                <w:rFonts w:ascii="標楷體" w:eastAsia="標楷體" w:hAnsi="標楷體" w:hint="eastAsia"/>
              </w:rPr>
              <w:t>核准號碼</w:t>
            </w:r>
          </w:p>
        </w:tc>
        <w:tc>
          <w:tcPr>
            <w:tcW w:w="828" w:type="dxa"/>
            <w:vAlign w:val="center"/>
          </w:tcPr>
          <w:p w14:paraId="065769C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280A0B2"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53" w:type="dxa"/>
            <w:vAlign w:val="center"/>
          </w:tcPr>
          <w:p w14:paraId="7BA1C479"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.ApplNo</w:t>
            </w:r>
          </w:p>
        </w:tc>
      </w:tr>
      <w:tr w:rsidR="00C72DFC" w:rsidRPr="00AE2335" w14:paraId="11A8A5CE" w14:textId="77777777" w:rsidTr="00F009C9">
        <w:tc>
          <w:tcPr>
            <w:tcW w:w="457" w:type="dxa"/>
            <w:vAlign w:val="center"/>
          </w:tcPr>
          <w:p w14:paraId="4CF1F99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7A0054F7"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79C87C6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B5901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09AE74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.BormNo</w:t>
            </w:r>
          </w:p>
        </w:tc>
      </w:tr>
      <w:tr w:rsidR="00C72DFC" w:rsidRPr="00AE2335" w14:paraId="25A2D809" w14:textId="77777777" w:rsidTr="00F009C9">
        <w:tc>
          <w:tcPr>
            <w:tcW w:w="457" w:type="dxa"/>
            <w:vAlign w:val="center"/>
          </w:tcPr>
          <w:p w14:paraId="0DED9D17"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6FB039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5691011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13E311F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935F9D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w:t>
            </w:r>
            <w:r w:rsidRPr="00AE2335">
              <w:rPr>
                <w:rFonts w:ascii="標楷體" w:eastAsia="標楷體" w:hAnsi="標楷體" w:hint="eastAsia"/>
              </w:rPr>
              <w:t xml:space="preserve">企業戶 </w:t>
            </w:r>
            <w:r w:rsidRPr="00AE2335">
              <w:rPr>
                <w:rFonts w:ascii="標楷體" w:eastAsia="標楷體" w:hAnsi="標楷體"/>
              </w:rPr>
              <w:t>2=</w:t>
            </w:r>
            <w:r w:rsidRPr="00AE2335">
              <w:rPr>
                <w:rFonts w:ascii="標楷體" w:eastAsia="標楷體" w:hAnsi="標楷體" w:hint="eastAsia"/>
              </w:rPr>
              <w:t>個人戶</w:t>
            </w:r>
          </w:p>
          <w:p w14:paraId="76BD97C5"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62746064"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.CustKind</w:t>
            </w:r>
          </w:p>
        </w:tc>
      </w:tr>
      <w:tr w:rsidR="00C72DFC" w:rsidRPr="00AE2335" w14:paraId="309ADCC0" w14:textId="77777777" w:rsidTr="00F009C9">
        <w:tc>
          <w:tcPr>
            <w:tcW w:w="457" w:type="dxa"/>
            <w:vAlign w:val="center"/>
          </w:tcPr>
          <w:p w14:paraId="7346A6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87B4A3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戶況</w:t>
            </w:r>
          </w:p>
        </w:tc>
        <w:tc>
          <w:tcPr>
            <w:tcW w:w="828" w:type="dxa"/>
            <w:vAlign w:val="center"/>
          </w:tcPr>
          <w:p w14:paraId="2CDAFE2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577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tcPr>
          <w:p w14:paraId="31D79A49" w14:textId="77777777" w:rsidR="00C72DFC" w:rsidRPr="00AE2335" w:rsidRDefault="00C72DFC" w:rsidP="00F009C9">
            <w:pPr>
              <w:rPr>
                <w:rFonts w:ascii="標楷體" w:eastAsia="標楷體" w:hAnsi="標楷體"/>
              </w:rPr>
            </w:pPr>
            <w:r w:rsidRPr="00AE2335">
              <w:rPr>
                <w:rFonts w:ascii="標楷體" w:eastAsia="標楷體" w:hAnsi="標楷體" w:hint="eastAsia"/>
              </w:rPr>
              <w:t>1=正常 2=催收</w:t>
            </w:r>
          </w:p>
          <w:p w14:paraId="3746C25B" w14:textId="77777777" w:rsidR="00C72DFC" w:rsidRPr="00AE2335" w:rsidRDefault="00C72DFC" w:rsidP="00F009C9">
            <w:pPr>
              <w:rPr>
                <w:rFonts w:ascii="標楷體" w:eastAsia="標楷體" w:hAnsi="標楷體"/>
              </w:rPr>
            </w:pPr>
            <w:r>
              <w:rPr>
                <w:rFonts w:ascii="標楷體" w:eastAsia="標楷體" w:hAnsi="標楷體"/>
              </w:rPr>
              <w:lastRenderedPageBreak/>
              <w:t>LoanIfrs9Gp</w:t>
            </w:r>
            <w:r w:rsidRPr="00AE2335">
              <w:rPr>
                <w:rFonts w:ascii="標楷體" w:eastAsia="標楷體" w:hAnsi="標楷體"/>
              </w:rPr>
              <w:t>.Status</w:t>
            </w:r>
          </w:p>
        </w:tc>
      </w:tr>
      <w:tr w:rsidR="00C72DFC" w:rsidRPr="00AE2335" w14:paraId="1D7B89FC" w14:textId="77777777" w:rsidTr="00F009C9">
        <w:tc>
          <w:tcPr>
            <w:tcW w:w="457" w:type="dxa"/>
            <w:vAlign w:val="center"/>
          </w:tcPr>
          <w:p w14:paraId="4013745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lastRenderedPageBreak/>
              <w:t>8</w:t>
            </w:r>
          </w:p>
        </w:tc>
        <w:tc>
          <w:tcPr>
            <w:tcW w:w="2391" w:type="dxa"/>
            <w:vAlign w:val="center"/>
          </w:tcPr>
          <w:p w14:paraId="4563D99E" w14:textId="77777777" w:rsidR="00C72DFC" w:rsidRPr="00AE2335" w:rsidRDefault="00C72DFC" w:rsidP="00F009C9">
            <w:pPr>
              <w:rPr>
                <w:rFonts w:ascii="標楷體" w:eastAsia="標楷體" w:hAnsi="標楷體"/>
              </w:rPr>
            </w:pPr>
            <w:r w:rsidRPr="00AE2335">
              <w:rPr>
                <w:rFonts w:ascii="標楷體" w:eastAsia="標楷體" w:hAnsi="標楷體" w:hint="eastAsia"/>
              </w:rPr>
              <w:t>轉催收款日期</w:t>
            </w:r>
          </w:p>
        </w:tc>
        <w:tc>
          <w:tcPr>
            <w:tcW w:w="828" w:type="dxa"/>
            <w:vAlign w:val="center"/>
          </w:tcPr>
          <w:p w14:paraId="22A0675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EA8CEB0"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tcPr>
          <w:p w14:paraId="2D0E3997"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抓取最近一次的轉催收日期</w:t>
            </w:r>
          </w:p>
          <w:p w14:paraId="15C40EE1"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.OvduDate</w:t>
            </w:r>
          </w:p>
        </w:tc>
      </w:tr>
      <w:tr w:rsidR="00C72DFC" w:rsidRPr="00AE2335" w14:paraId="1A9BC7EC" w14:textId="77777777" w:rsidTr="00F009C9">
        <w:tc>
          <w:tcPr>
            <w:tcW w:w="457" w:type="dxa"/>
          </w:tcPr>
          <w:p w14:paraId="27693D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B6A014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原始認列時時信用評等</w:t>
            </w:r>
          </w:p>
        </w:tc>
        <w:tc>
          <w:tcPr>
            <w:tcW w:w="828" w:type="dxa"/>
            <w:vAlign w:val="center"/>
          </w:tcPr>
          <w:p w14:paraId="7CBF616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5085BC6" w14:textId="77777777" w:rsidR="00C72DFC" w:rsidRPr="00AE2335" w:rsidRDefault="00C72DFC" w:rsidP="00F009C9">
            <w:pPr>
              <w:rPr>
                <w:rFonts w:ascii="標楷體" w:eastAsia="標楷體" w:hAnsi="標楷體"/>
              </w:rPr>
            </w:pPr>
          </w:p>
        </w:tc>
        <w:tc>
          <w:tcPr>
            <w:tcW w:w="4253" w:type="dxa"/>
          </w:tcPr>
          <w:p w14:paraId="3CB58CFA"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1BEE28B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63FEDB6" w14:textId="77777777" w:rsidTr="00F009C9">
        <w:tc>
          <w:tcPr>
            <w:tcW w:w="457" w:type="dxa"/>
          </w:tcPr>
          <w:p w14:paraId="6551765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0</w:t>
            </w:r>
          </w:p>
        </w:tc>
        <w:tc>
          <w:tcPr>
            <w:tcW w:w="2391" w:type="dxa"/>
            <w:vAlign w:val="center"/>
          </w:tcPr>
          <w:p w14:paraId="0136882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原始認列時信用評等模型</w:t>
            </w:r>
          </w:p>
        </w:tc>
        <w:tc>
          <w:tcPr>
            <w:tcW w:w="828" w:type="dxa"/>
            <w:vAlign w:val="center"/>
          </w:tcPr>
          <w:p w14:paraId="24122D1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98F6B" w14:textId="77777777" w:rsidR="00C72DFC" w:rsidRPr="00AE2335" w:rsidRDefault="00C72DFC" w:rsidP="00F009C9">
            <w:pPr>
              <w:rPr>
                <w:rFonts w:ascii="標楷體" w:eastAsia="標楷體" w:hAnsi="標楷體"/>
              </w:rPr>
            </w:pPr>
          </w:p>
        </w:tc>
        <w:tc>
          <w:tcPr>
            <w:tcW w:w="4253" w:type="dxa"/>
          </w:tcPr>
          <w:p w14:paraId="4EDFF810"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013C6D7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97800E2" w14:textId="77777777" w:rsidTr="00F009C9">
        <w:tc>
          <w:tcPr>
            <w:tcW w:w="457" w:type="dxa"/>
          </w:tcPr>
          <w:p w14:paraId="5D8F082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2391" w:type="dxa"/>
            <w:vAlign w:val="center"/>
          </w:tcPr>
          <w:p w14:paraId="5339A05D" w14:textId="77777777" w:rsidR="00C72DFC" w:rsidRPr="00AE2335" w:rsidRDefault="00C72DFC" w:rsidP="00F009C9">
            <w:pPr>
              <w:rPr>
                <w:rFonts w:ascii="標楷體" w:eastAsia="標楷體" w:hAnsi="標楷體"/>
              </w:rPr>
            </w:pPr>
            <w:r w:rsidRPr="00AE2335">
              <w:rPr>
                <w:rFonts w:ascii="標楷體" w:eastAsia="標楷體" w:hAnsi="標楷體" w:hint="eastAsia"/>
              </w:rPr>
              <w:t>財務報導日時信用評等</w:t>
            </w:r>
          </w:p>
        </w:tc>
        <w:tc>
          <w:tcPr>
            <w:tcW w:w="828" w:type="dxa"/>
            <w:vAlign w:val="center"/>
          </w:tcPr>
          <w:p w14:paraId="64C9ED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31ACC9F2" w14:textId="77777777" w:rsidR="00C72DFC" w:rsidRPr="00AE2335" w:rsidRDefault="00C72DFC" w:rsidP="00F009C9">
            <w:pPr>
              <w:rPr>
                <w:rFonts w:ascii="標楷體" w:eastAsia="標楷體" w:hAnsi="標楷體"/>
              </w:rPr>
            </w:pPr>
          </w:p>
        </w:tc>
        <w:tc>
          <w:tcPr>
            <w:tcW w:w="4253" w:type="dxa"/>
          </w:tcPr>
          <w:p w14:paraId="4CCC07B4"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4A506679"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5CD1DD7E" w14:textId="77777777" w:rsidTr="00F009C9">
        <w:tc>
          <w:tcPr>
            <w:tcW w:w="457" w:type="dxa"/>
          </w:tcPr>
          <w:p w14:paraId="5BC6982B"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2</w:t>
            </w:r>
          </w:p>
        </w:tc>
        <w:tc>
          <w:tcPr>
            <w:tcW w:w="2391" w:type="dxa"/>
            <w:vAlign w:val="center"/>
          </w:tcPr>
          <w:p w14:paraId="6CC8A10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財務報導日時信用評等模型</w:t>
            </w:r>
          </w:p>
        </w:tc>
        <w:tc>
          <w:tcPr>
            <w:tcW w:w="828" w:type="dxa"/>
            <w:vAlign w:val="center"/>
          </w:tcPr>
          <w:p w14:paraId="67D784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2014569" w14:textId="77777777" w:rsidR="00C72DFC" w:rsidRPr="00AE2335" w:rsidRDefault="00C72DFC" w:rsidP="00F009C9">
            <w:pPr>
              <w:rPr>
                <w:rFonts w:ascii="標楷體" w:eastAsia="標楷體" w:hAnsi="標楷體"/>
              </w:rPr>
            </w:pPr>
          </w:p>
        </w:tc>
        <w:tc>
          <w:tcPr>
            <w:tcW w:w="4253" w:type="dxa"/>
          </w:tcPr>
          <w:p w14:paraId="15D09CDF"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7F1ED4A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3508AC5F" w14:textId="77777777" w:rsidTr="00F009C9">
        <w:tc>
          <w:tcPr>
            <w:tcW w:w="457" w:type="dxa"/>
          </w:tcPr>
          <w:p w14:paraId="7A2B134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3</w:t>
            </w:r>
          </w:p>
        </w:tc>
        <w:tc>
          <w:tcPr>
            <w:tcW w:w="2391" w:type="dxa"/>
            <w:vAlign w:val="center"/>
          </w:tcPr>
          <w:p w14:paraId="619033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逾期繳款天數</w:t>
            </w:r>
          </w:p>
        </w:tc>
        <w:tc>
          <w:tcPr>
            <w:tcW w:w="828" w:type="dxa"/>
            <w:vAlign w:val="center"/>
          </w:tcPr>
          <w:p w14:paraId="740F27D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1958" w:type="dxa"/>
            <w:vAlign w:val="center"/>
          </w:tcPr>
          <w:p w14:paraId="0479222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53" w:type="dxa"/>
            <w:vAlign w:val="center"/>
          </w:tcPr>
          <w:p w14:paraId="361FF621"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抓取月底日資料，並以天數表示</w:t>
            </w:r>
          </w:p>
          <w:p w14:paraId="0332202A"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.OvduDays</w:t>
            </w:r>
          </w:p>
        </w:tc>
      </w:tr>
      <w:tr w:rsidR="00C72DFC" w:rsidRPr="00AE2335" w14:paraId="6EB73463" w14:textId="77777777" w:rsidTr="00F009C9">
        <w:tc>
          <w:tcPr>
            <w:tcW w:w="457" w:type="dxa"/>
          </w:tcPr>
          <w:p w14:paraId="28C98C6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4</w:t>
            </w:r>
          </w:p>
        </w:tc>
        <w:tc>
          <w:tcPr>
            <w:tcW w:w="2391" w:type="dxa"/>
            <w:vAlign w:val="center"/>
          </w:tcPr>
          <w:p w14:paraId="571D5996"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債務人屬企業戶，且其歸戶下任一債務逾期90天(含)以上</w:t>
            </w:r>
          </w:p>
        </w:tc>
        <w:tc>
          <w:tcPr>
            <w:tcW w:w="828" w:type="dxa"/>
            <w:vAlign w:val="center"/>
          </w:tcPr>
          <w:p w14:paraId="1C02B2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2E85A3C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7E8B846"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15F22B00"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為IAS39減損客觀條件1</w:t>
            </w:r>
          </w:p>
          <w:p w14:paraId="0668631D" w14:textId="77777777" w:rsidR="00C72DFC" w:rsidRPr="00AE2335" w:rsidRDefault="00C72DFC" w:rsidP="00F009C9">
            <w:pPr>
              <w:rPr>
                <w:rFonts w:ascii="標楷體" w:eastAsia="標楷體" w:hAnsi="標楷體"/>
              </w:rPr>
            </w:pPr>
            <w:r w:rsidRPr="00AE2335">
              <w:rPr>
                <w:rFonts w:ascii="標楷體" w:eastAsia="標楷體" w:hAnsi="標楷體" w:hint="eastAsia"/>
              </w:rPr>
              <w:t>企業戶若「逾期繳款天數」達90天（含）以上，本欄位應註記為1</w:t>
            </w:r>
            <w:r w:rsidRPr="00AE2335">
              <w:rPr>
                <w:rFonts w:ascii="標楷體" w:eastAsia="標楷體" w:hAnsi="標楷體"/>
              </w:rPr>
              <w:t xml:space="preserve"> </w:t>
            </w:r>
          </w:p>
          <w:p w14:paraId="6DAF0748"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.Stage1</w:t>
            </w:r>
          </w:p>
        </w:tc>
      </w:tr>
      <w:tr w:rsidR="00C72DFC" w:rsidRPr="00AE2335" w14:paraId="74312E07" w14:textId="77777777" w:rsidTr="00F009C9">
        <w:tc>
          <w:tcPr>
            <w:tcW w:w="457" w:type="dxa"/>
          </w:tcPr>
          <w:p w14:paraId="0561B513"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5</w:t>
            </w:r>
          </w:p>
        </w:tc>
        <w:tc>
          <w:tcPr>
            <w:tcW w:w="2391" w:type="dxa"/>
            <w:vAlign w:val="center"/>
          </w:tcPr>
          <w:p w14:paraId="106C5E2A"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個人消費性放款逾期超逾90天(含)以上</w:t>
            </w:r>
          </w:p>
        </w:tc>
        <w:tc>
          <w:tcPr>
            <w:tcW w:w="828" w:type="dxa"/>
            <w:vAlign w:val="center"/>
          </w:tcPr>
          <w:p w14:paraId="286536F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DF9928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A77B3E9"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5D3DF48B"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為IAS39減損客觀條件2</w:t>
            </w:r>
          </w:p>
          <w:p w14:paraId="2CDB5EED" w14:textId="77777777" w:rsidR="00C72DFC" w:rsidRPr="00AE2335" w:rsidRDefault="00C72DFC" w:rsidP="00F009C9">
            <w:pPr>
              <w:rPr>
                <w:rFonts w:ascii="標楷體" w:eastAsia="標楷體" w:hAnsi="標楷體"/>
              </w:rPr>
            </w:pPr>
            <w:r w:rsidRPr="00AE2335">
              <w:rPr>
                <w:rFonts w:ascii="標楷體" w:eastAsia="標楷體" w:hAnsi="標楷體" w:hint="eastAsia"/>
              </w:rPr>
              <w:t>個人戶若「逾期繳款天數」達90天（含）以上，本欄位應註記為1</w:t>
            </w:r>
          </w:p>
          <w:p w14:paraId="76D5692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.Stage2</w:t>
            </w:r>
          </w:p>
        </w:tc>
      </w:tr>
      <w:tr w:rsidR="00C72DFC" w:rsidRPr="00AE2335" w14:paraId="4EA96817" w14:textId="77777777" w:rsidTr="00F009C9">
        <w:tc>
          <w:tcPr>
            <w:tcW w:w="457" w:type="dxa"/>
          </w:tcPr>
          <w:p w14:paraId="1DBFA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6</w:t>
            </w:r>
          </w:p>
        </w:tc>
        <w:tc>
          <w:tcPr>
            <w:tcW w:w="2391" w:type="dxa"/>
            <w:vAlign w:val="center"/>
          </w:tcPr>
          <w:p w14:paraId="5CD356D8"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債務人屬企業戶，且其歸戶任一債務已經本行轉催收款、或符合列報逾期放款條件、或本行對該債務讓步(如協議)</w:t>
            </w:r>
          </w:p>
        </w:tc>
        <w:tc>
          <w:tcPr>
            <w:tcW w:w="828" w:type="dxa"/>
            <w:vAlign w:val="center"/>
          </w:tcPr>
          <w:p w14:paraId="32B788A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602C6B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38D1B1C"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75604D3"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為IAS39減損客觀條件3</w:t>
            </w:r>
            <w:r w:rsidRPr="00AE2335">
              <w:rPr>
                <w:rFonts w:ascii="標楷體" w:eastAsia="標楷體" w:hAnsi="標楷體"/>
              </w:rPr>
              <w:t xml:space="preserve"> </w:t>
            </w:r>
          </w:p>
          <w:p w14:paraId="0A03CBAD"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.Stage3</w:t>
            </w:r>
          </w:p>
        </w:tc>
      </w:tr>
      <w:tr w:rsidR="00C72DFC" w:rsidRPr="00AE2335" w14:paraId="224DC5F9" w14:textId="77777777" w:rsidTr="00F009C9">
        <w:tc>
          <w:tcPr>
            <w:tcW w:w="457" w:type="dxa"/>
          </w:tcPr>
          <w:p w14:paraId="540B15B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7</w:t>
            </w:r>
          </w:p>
        </w:tc>
        <w:tc>
          <w:tcPr>
            <w:tcW w:w="2391" w:type="dxa"/>
            <w:vAlign w:val="center"/>
          </w:tcPr>
          <w:p w14:paraId="484C1140"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個人消費性放款已經本行轉催收、或符合列報逾期放款條件、或本行對該債務讓步(如協議)</w:t>
            </w:r>
          </w:p>
        </w:tc>
        <w:tc>
          <w:tcPr>
            <w:tcW w:w="828" w:type="dxa"/>
            <w:vAlign w:val="center"/>
          </w:tcPr>
          <w:p w14:paraId="293E97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157F4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650BCE7"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626B996C"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為IAS39減損客觀條件4</w:t>
            </w:r>
          </w:p>
          <w:p w14:paraId="54E9A437"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.Stage4</w:t>
            </w:r>
          </w:p>
        </w:tc>
      </w:tr>
      <w:tr w:rsidR="00C72DFC" w:rsidRPr="00AE2335" w14:paraId="58CD94B2" w14:textId="77777777" w:rsidTr="00F009C9">
        <w:tc>
          <w:tcPr>
            <w:tcW w:w="457" w:type="dxa"/>
          </w:tcPr>
          <w:p w14:paraId="1CB09BD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8</w:t>
            </w:r>
          </w:p>
        </w:tc>
        <w:tc>
          <w:tcPr>
            <w:tcW w:w="2391" w:type="dxa"/>
            <w:vAlign w:val="center"/>
          </w:tcPr>
          <w:p w14:paraId="3E56DA99"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債務人申請重組、破產或其他等程序，而進行該等程序可能使債務人免除或延遲償</w:t>
            </w:r>
            <w:r w:rsidRPr="00AE2335">
              <w:rPr>
                <w:rFonts w:ascii="標楷體" w:eastAsia="標楷體" w:hAnsi="標楷體" w:hint="eastAsia"/>
              </w:rPr>
              <w:lastRenderedPageBreak/>
              <w:t>還債務</w:t>
            </w:r>
          </w:p>
        </w:tc>
        <w:tc>
          <w:tcPr>
            <w:tcW w:w="828" w:type="dxa"/>
            <w:vAlign w:val="center"/>
          </w:tcPr>
          <w:p w14:paraId="250CFD7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1</w:t>
            </w:r>
          </w:p>
        </w:tc>
        <w:tc>
          <w:tcPr>
            <w:tcW w:w="1958" w:type="dxa"/>
            <w:vAlign w:val="center"/>
          </w:tcPr>
          <w:p w14:paraId="7E64AE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79774C3"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86765BD"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w:t>
            </w:r>
            <w:r w:rsidRPr="00AE2335">
              <w:rPr>
                <w:rFonts w:ascii="標楷體" w:eastAsia="標楷體" w:hAnsi="標楷體"/>
              </w:rPr>
              <w:t>5</w:t>
            </w:r>
          </w:p>
          <w:p w14:paraId="01B6B1B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.Stage5</w:t>
            </w:r>
          </w:p>
        </w:tc>
      </w:tr>
      <w:tr w:rsidR="00C72DFC" w:rsidRPr="00AE2335" w14:paraId="636D83F7" w14:textId="77777777" w:rsidTr="00F009C9">
        <w:tc>
          <w:tcPr>
            <w:tcW w:w="457" w:type="dxa"/>
          </w:tcPr>
          <w:p w14:paraId="61CE663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9</w:t>
            </w:r>
          </w:p>
        </w:tc>
        <w:tc>
          <w:tcPr>
            <w:tcW w:w="2391" w:type="dxa"/>
            <w:vAlign w:val="center"/>
          </w:tcPr>
          <w:p w14:paraId="4634AFB0" w14:textId="77777777" w:rsidR="00C72DFC" w:rsidRPr="00AE2335" w:rsidRDefault="00C72DFC" w:rsidP="00F009C9">
            <w:pPr>
              <w:rPr>
                <w:rFonts w:ascii="標楷體" w:eastAsia="標楷體" w:hAnsi="標楷體"/>
              </w:rPr>
            </w:pPr>
            <w:r w:rsidRPr="00AE2335">
              <w:rPr>
                <w:rFonts w:ascii="標楷體" w:eastAsia="標楷體" w:hAnsi="標楷體" w:hint="eastAsia"/>
              </w:rPr>
              <w:t>內部違約機率降至D評等</w:t>
            </w:r>
          </w:p>
        </w:tc>
        <w:tc>
          <w:tcPr>
            <w:tcW w:w="828" w:type="dxa"/>
            <w:vAlign w:val="center"/>
          </w:tcPr>
          <w:p w14:paraId="6E44CD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0795F93" w14:textId="77777777" w:rsidR="00C72DFC" w:rsidRPr="00AE2335" w:rsidRDefault="00C72DFC" w:rsidP="00F009C9">
            <w:pPr>
              <w:rPr>
                <w:rFonts w:ascii="標楷體" w:eastAsia="標楷體" w:hAnsi="標楷體"/>
              </w:rPr>
            </w:pPr>
          </w:p>
        </w:tc>
        <w:tc>
          <w:tcPr>
            <w:tcW w:w="4253" w:type="dxa"/>
          </w:tcPr>
          <w:p w14:paraId="2B547DDE"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bl>
    <w:p w14:paraId="7B6C7E2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C30C629" w14:textId="77777777" w:rsidR="00C72DFC" w:rsidRPr="00AE2335" w:rsidRDefault="00C72DFC" w:rsidP="00C72DFC">
      <w:pPr>
        <w:rPr>
          <w:rFonts w:ascii="標楷體" w:eastAsia="標楷體" w:hAnsi="標楷體"/>
        </w:rPr>
      </w:pPr>
    </w:p>
    <w:p w14:paraId="462ECFA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E16C2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w:t>
      </w:r>
      <w:r w:rsidRPr="00AE2335">
        <w:rPr>
          <w:rFonts w:ascii="標楷體" w:eastAsia="標楷體" w:hAnsi="標楷體" w:hint="eastAsia"/>
        </w:rPr>
        <w:t>IDX</w:t>
      </w:r>
    </w:p>
    <w:p w14:paraId="3EFEBA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D552C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579CCD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欄位清單７之控制檔</w:t>
      </w:r>
    </w:p>
    <w:p w14:paraId="3571C7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68F9AAA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D158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DDBFD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F3E56DD" w14:textId="77777777" w:rsidTr="00F009C9">
        <w:tc>
          <w:tcPr>
            <w:tcW w:w="457" w:type="dxa"/>
            <w:vAlign w:val="center"/>
          </w:tcPr>
          <w:p w14:paraId="0B89A404"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3A65F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3F0FF6B"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F83B1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A3C1D5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7F12D2C" w14:textId="77777777" w:rsidTr="00F009C9">
        <w:tc>
          <w:tcPr>
            <w:tcW w:w="457" w:type="dxa"/>
            <w:vAlign w:val="center"/>
          </w:tcPr>
          <w:p w14:paraId="459748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7C19BD1"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9837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3CD2598"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027F50F"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17496D11" w14:textId="77777777" w:rsidTr="00F009C9">
        <w:tc>
          <w:tcPr>
            <w:tcW w:w="457" w:type="dxa"/>
            <w:vAlign w:val="center"/>
          </w:tcPr>
          <w:p w14:paraId="0A5EBA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13EF4A"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ACFEC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59EDC60"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A79373F"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068A5" w14:textId="77777777" w:rsidTr="00F009C9">
        <w:tc>
          <w:tcPr>
            <w:tcW w:w="457" w:type="dxa"/>
            <w:vAlign w:val="center"/>
          </w:tcPr>
          <w:p w14:paraId="76E9DE5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0503C68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CE362D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3A537E0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0162404"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5F6B6ED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786F87B" w14:textId="77777777" w:rsidR="00C72DFC" w:rsidRPr="00AE2335" w:rsidRDefault="00C72DFC" w:rsidP="00C72DFC">
      <w:pPr>
        <w:rPr>
          <w:rFonts w:ascii="標楷體" w:eastAsia="標楷體" w:hAnsi="標楷體"/>
        </w:rPr>
      </w:pPr>
    </w:p>
    <w:p w14:paraId="4FF75522" w14:textId="77777777" w:rsidR="00C72DFC" w:rsidRPr="00AE2335" w:rsidRDefault="00C72DFC" w:rsidP="00C72DFC">
      <w:pPr>
        <w:rPr>
          <w:rFonts w:ascii="標楷體" w:eastAsia="標楷體" w:hAnsi="標楷體"/>
        </w:rPr>
      </w:pPr>
      <w:r w:rsidRPr="00AE2335">
        <w:rPr>
          <w:rFonts w:ascii="標楷體" w:eastAsia="標楷體" w:hAnsi="標楷體"/>
        </w:rPr>
        <w:t>7.</w:t>
      </w:r>
      <w:r w:rsidRPr="00AE2335">
        <w:rPr>
          <w:rFonts w:ascii="標楷體" w:eastAsia="標楷體" w:hAnsi="標楷體" w:hint="eastAsia"/>
        </w:rPr>
        <w:t>LNM39</w:t>
      </w:r>
      <w:r w:rsidRPr="00AE2335">
        <w:rPr>
          <w:rFonts w:ascii="標楷體" w:eastAsia="標楷體" w:hAnsi="標楷體"/>
        </w:rPr>
        <w:t>H</w:t>
      </w:r>
      <w:r w:rsidRPr="00AE2335">
        <w:rPr>
          <w:rFonts w:ascii="標楷體" w:eastAsia="標楷體" w:hAnsi="標楷體" w:hint="eastAsia"/>
        </w:rPr>
        <w:t>P 欄位清單８：[LNM39</w:t>
      </w:r>
      <w:r w:rsidRPr="00AE2335">
        <w:rPr>
          <w:rFonts w:ascii="標楷體" w:eastAsia="標楷體" w:hAnsi="標楷體"/>
        </w:rPr>
        <w:t>H</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欄位清單８]</w:t>
      </w:r>
    </w:p>
    <w:p w14:paraId="5E89DA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.TXT</w:t>
      </w:r>
    </w:p>
    <w:p w14:paraId="697D64B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A8D2F6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56026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349EFF4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2B43DD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7B5C6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437D176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30F89DD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6C1F531" w14:textId="77777777" w:rsidTr="00F009C9">
        <w:tc>
          <w:tcPr>
            <w:tcW w:w="457" w:type="dxa"/>
            <w:vAlign w:val="center"/>
          </w:tcPr>
          <w:p w14:paraId="4CCC3AD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1FB107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27B4944E"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5AA48B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0B40F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D7B791" w14:textId="77777777" w:rsidTr="00F009C9">
        <w:tc>
          <w:tcPr>
            <w:tcW w:w="457" w:type="dxa"/>
            <w:vAlign w:val="center"/>
          </w:tcPr>
          <w:p w14:paraId="29E80BA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14D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99588A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8A7ED9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0D53B1C6"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.CustNo</w:t>
            </w:r>
          </w:p>
        </w:tc>
      </w:tr>
      <w:tr w:rsidR="00C72DFC" w:rsidRPr="00AE2335" w14:paraId="3BF50F7B" w14:textId="77777777" w:rsidTr="00F009C9">
        <w:tc>
          <w:tcPr>
            <w:tcW w:w="457" w:type="dxa"/>
            <w:vAlign w:val="center"/>
          </w:tcPr>
          <w:p w14:paraId="14AA303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6007543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借款人ID / 統編</w:t>
            </w:r>
          </w:p>
        </w:tc>
        <w:tc>
          <w:tcPr>
            <w:tcW w:w="828" w:type="dxa"/>
            <w:vAlign w:val="center"/>
          </w:tcPr>
          <w:p w14:paraId="143787D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31634196" w14:textId="77777777" w:rsidR="00C72DFC" w:rsidRPr="00AE2335" w:rsidRDefault="00C72DFC" w:rsidP="00F009C9">
            <w:pPr>
              <w:rPr>
                <w:rFonts w:ascii="標楷體" w:eastAsia="標楷體" w:hAnsi="標楷體"/>
              </w:rPr>
            </w:pPr>
          </w:p>
        </w:tc>
        <w:tc>
          <w:tcPr>
            <w:tcW w:w="4253" w:type="dxa"/>
            <w:vAlign w:val="center"/>
          </w:tcPr>
          <w:p w14:paraId="47D7E25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013356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.CustId</w:t>
            </w:r>
          </w:p>
        </w:tc>
      </w:tr>
      <w:tr w:rsidR="00C72DFC" w:rsidRPr="00AE2335" w14:paraId="7972D251" w14:textId="77777777" w:rsidTr="00F009C9">
        <w:tc>
          <w:tcPr>
            <w:tcW w:w="457" w:type="dxa"/>
            <w:vAlign w:val="center"/>
          </w:tcPr>
          <w:p w14:paraId="435FB1B5"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4931464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額度編號</w:t>
            </w:r>
          </w:p>
        </w:tc>
        <w:tc>
          <w:tcPr>
            <w:tcW w:w="828" w:type="dxa"/>
            <w:vAlign w:val="center"/>
          </w:tcPr>
          <w:p w14:paraId="0262876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F18AA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5611BC4"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.FacmNo</w:t>
            </w:r>
          </w:p>
        </w:tc>
      </w:tr>
      <w:tr w:rsidR="00C72DFC" w:rsidRPr="00AE2335" w14:paraId="3DD449E4" w14:textId="77777777" w:rsidTr="00F009C9">
        <w:tc>
          <w:tcPr>
            <w:tcW w:w="457" w:type="dxa"/>
            <w:vAlign w:val="center"/>
          </w:tcPr>
          <w:p w14:paraId="44FB5C65"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4</w:t>
            </w:r>
          </w:p>
        </w:tc>
        <w:tc>
          <w:tcPr>
            <w:tcW w:w="2391" w:type="dxa"/>
            <w:vAlign w:val="center"/>
          </w:tcPr>
          <w:p w14:paraId="7A1468FA"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核准號碼</w:t>
            </w:r>
          </w:p>
        </w:tc>
        <w:tc>
          <w:tcPr>
            <w:tcW w:w="828" w:type="dxa"/>
            <w:vAlign w:val="center"/>
          </w:tcPr>
          <w:p w14:paraId="7C0C3A4C"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C2582F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1F678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.ApplNo</w:t>
            </w:r>
          </w:p>
        </w:tc>
      </w:tr>
      <w:tr w:rsidR="00C72DFC" w:rsidRPr="00AE2335" w14:paraId="684BECEF" w14:textId="77777777" w:rsidTr="00F009C9">
        <w:tc>
          <w:tcPr>
            <w:tcW w:w="457" w:type="dxa"/>
            <w:vAlign w:val="center"/>
          </w:tcPr>
          <w:p w14:paraId="1423761D"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2F76F88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企業戶/個人戶</w:t>
            </w:r>
          </w:p>
        </w:tc>
        <w:tc>
          <w:tcPr>
            <w:tcW w:w="828" w:type="dxa"/>
            <w:vAlign w:val="center"/>
          </w:tcPr>
          <w:p w14:paraId="0229EDAD"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D8FBF0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E9FED0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1=企業戶(含企金自然人)</w:t>
            </w:r>
          </w:p>
          <w:p w14:paraId="4853DCBC"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447F9E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.CustKind</w:t>
            </w:r>
          </w:p>
        </w:tc>
      </w:tr>
      <w:tr w:rsidR="00C72DFC" w:rsidRPr="00AE2335" w14:paraId="6FA0FCFA" w14:textId="77777777" w:rsidTr="00F009C9">
        <w:tc>
          <w:tcPr>
            <w:tcW w:w="457" w:type="dxa"/>
            <w:vAlign w:val="center"/>
          </w:tcPr>
          <w:p w14:paraId="43CD85FC"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3E99E35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核准日期</w:t>
            </w:r>
          </w:p>
        </w:tc>
        <w:tc>
          <w:tcPr>
            <w:tcW w:w="828" w:type="dxa"/>
            <w:vAlign w:val="center"/>
          </w:tcPr>
          <w:p w14:paraId="30B490A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A1E01AE"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0C332DBB"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226E1748"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47FEF68" w14:textId="77777777" w:rsidR="00C72DFC" w:rsidRPr="00AE2335" w:rsidRDefault="00C72DFC" w:rsidP="00F009C9">
            <w:pPr>
              <w:rPr>
                <w:rFonts w:ascii="標楷體" w:eastAsia="標楷體" w:hAnsi="標楷體"/>
              </w:rPr>
            </w:pPr>
            <w:r w:rsidRPr="00AE2335">
              <w:rPr>
                <w:rFonts w:ascii="標楷體" w:eastAsia="標楷體" w:hAnsi="標楷體" w:hint="eastAsia"/>
              </w:rPr>
              <w:t>3.若無上述二個日期，以空值提供</w:t>
            </w:r>
          </w:p>
          <w:p w14:paraId="6B10693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.ApproveDate</w:t>
            </w:r>
          </w:p>
        </w:tc>
      </w:tr>
      <w:tr w:rsidR="00C72DFC" w:rsidRPr="00AE2335" w14:paraId="7EFE848E" w14:textId="77777777" w:rsidTr="00F009C9">
        <w:tc>
          <w:tcPr>
            <w:tcW w:w="457" w:type="dxa"/>
            <w:vAlign w:val="center"/>
          </w:tcPr>
          <w:p w14:paraId="0E1604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7DACCCD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828" w:type="dxa"/>
            <w:vAlign w:val="center"/>
          </w:tcPr>
          <w:p w14:paraId="693BD8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F56801"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CA3B671"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0F9B0337" w14:textId="77777777" w:rsidR="00C72DFC" w:rsidRPr="00AE2335" w:rsidRDefault="00C72DFC" w:rsidP="00F009C9">
            <w:pPr>
              <w:rPr>
                <w:rFonts w:ascii="標楷體" w:eastAsia="標楷體" w:hAnsi="標楷體"/>
              </w:rPr>
            </w:pPr>
            <w:r w:rsidRPr="00AE2335">
              <w:rPr>
                <w:rFonts w:ascii="標楷體" w:eastAsia="標楷體" w:hAnsi="標楷體" w:hint="eastAsia"/>
              </w:rPr>
              <w:t>若尚未撥款，以空值列示</w:t>
            </w:r>
          </w:p>
          <w:p w14:paraId="48D7199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.FirstDrawdownDate</w:t>
            </w:r>
          </w:p>
        </w:tc>
      </w:tr>
      <w:tr w:rsidR="00C72DFC" w:rsidRPr="00AE2335" w14:paraId="58F75822" w14:textId="77777777" w:rsidTr="00F009C9">
        <w:tc>
          <w:tcPr>
            <w:tcW w:w="457" w:type="dxa"/>
            <w:vAlign w:val="center"/>
          </w:tcPr>
          <w:p w14:paraId="05304A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28AE8C7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828" w:type="dxa"/>
            <w:vAlign w:val="center"/>
          </w:tcPr>
          <w:p w14:paraId="4B4FB07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B3162A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40A36F7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w:t>
            </w:r>
          </w:p>
        </w:tc>
      </w:tr>
      <w:tr w:rsidR="00C72DFC" w:rsidRPr="00AE2335" w14:paraId="5D3D7DB1" w14:textId="77777777" w:rsidTr="00F009C9">
        <w:tc>
          <w:tcPr>
            <w:tcW w:w="457" w:type="dxa"/>
            <w:vAlign w:val="center"/>
          </w:tcPr>
          <w:p w14:paraId="23FCE3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37B156F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828" w:type="dxa"/>
            <w:vAlign w:val="center"/>
          </w:tcPr>
          <w:p w14:paraId="2962CA14"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4DEF3483" w14:textId="77777777" w:rsidR="00C72DFC" w:rsidRPr="00AE2335" w:rsidRDefault="00C72DFC" w:rsidP="00F009C9">
            <w:pPr>
              <w:rPr>
                <w:rFonts w:ascii="標楷體" w:eastAsia="標楷體" w:hAnsi="標楷體"/>
              </w:rPr>
            </w:pPr>
          </w:p>
        </w:tc>
        <w:tc>
          <w:tcPr>
            <w:tcW w:w="4253" w:type="dxa"/>
            <w:vAlign w:val="center"/>
          </w:tcPr>
          <w:p w14:paraId="6CBE57DC"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w:t>
            </w:r>
            <w:proofErr w:type="spellStart"/>
            <w:r w:rsidRPr="00AE2335">
              <w:rPr>
                <w:rFonts w:ascii="標楷體" w:eastAsia="標楷體" w:hAnsi="標楷體" w:hint="eastAsia"/>
              </w:rPr>
              <w:t>etc</w:t>
            </w:r>
            <w:proofErr w:type="spellEnd"/>
            <w:r w:rsidRPr="00AE2335">
              <w:rPr>
                <w:rFonts w:ascii="標楷體" w:eastAsia="標楷體" w:hAnsi="標楷體"/>
              </w:rPr>
              <w:t xml:space="preserve"> </w:t>
            </w:r>
            <w:r>
              <w:rPr>
                <w:rFonts w:ascii="標楷體" w:eastAsia="標楷體" w:hAnsi="標楷體"/>
              </w:rPr>
              <w:t>LoanIfrs9Hp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1F4E3E4C" w14:textId="77777777" w:rsidTr="00F009C9">
        <w:tc>
          <w:tcPr>
            <w:tcW w:w="457" w:type="dxa"/>
            <w:vAlign w:val="center"/>
          </w:tcPr>
          <w:p w14:paraId="1B0BE95D"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3304442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可動用餘額(台幣)</w:t>
            </w:r>
          </w:p>
        </w:tc>
        <w:tc>
          <w:tcPr>
            <w:tcW w:w="828" w:type="dxa"/>
            <w:vAlign w:val="center"/>
          </w:tcPr>
          <w:p w14:paraId="45B6EB2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1567007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B8AC1C2" w14:textId="77777777" w:rsidR="00C72DFC" w:rsidRPr="00AE2335" w:rsidRDefault="00C72DFC" w:rsidP="00F009C9">
            <w:pPr>
              <w:rPr>
                <w:rFonts w:ascii="標楷體" w:eastAsia="標楷體" w:hAnsi="標楷體"/>
              </w:rPr>
            </w:pPr>
            <w:r w:rsidRPr="00AE2335">
              <w:rPr>
                <w:rFonts w:ascii="標楷體" w:eastAsia="標楷體" w:hAnsi="標楷體" w:hint="eastAsia"/>
              </w:rPr>
              <w:t>1.核准額度 - 已動用額度餘額</w:t>
            </w:r>
          </w:p>
          <w:p w14:paraId="0537FD1B" w14:textId="77777777" w:rsidR="00C72DFC" w:rsidRPr="00AE2335" w:rsidRDefault="00C72DFC" w:rsidP="00F009C9">
            <w:pPr>
              <w:ind w:left="235" w:hangingChars="98" w:hanging="235"/>
              <w:rPr>
                <w:rFonts w:ascii="標楷體" w:eastAsia="標楷體" w:hAnsi="標楷體"/>
              </w:rPr>
            </w:pPr>
            <w:r w:rsidRPr="00AE2335">
              <w:rPr>
                <w:rFonts w:ascii="標楷體" w:eastAsia="標楷體" w:hAnsi="標楷體" w:hint="eastAsia"/>
              </w:rPr>
              <w:t>2.撥款日＞月底日時，撥款金額要加回可動用餘額</w:t>
            </w:r>
          </w:p>
          <w:p w14:paraId="4FF5AF2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w:t>
            </w:r>
          </w:p>
        </w:tc>
      </w:tr>
      <w:tr w:rsidR="00C72DFC" w:rsidRPr="00AE2335" w14:paraId="174AC7BD" w14:textId="77777777" w:rsidTr="00F009C9">
        <w:tc>
          <w:tcPr>
            <w:tcW w:w="457" w:type="dxa"/>
            <w:vAlign w:val="center"/>
          </w:tcPr>
          <w:p w14:paraId="17B8A122"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210A5FA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該筆額度是否可循環動用</w:t>
            </w:r>
          </w:p>
        </w:tc>
        <w:tc>
          <w:tcPr>
            <w:tcW w:w="828" w:type="dxa"/>
            <w:vAlign w:val="center"/>
          </w:tcPr>
          <w:p w14:paraId="2605773F"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3ABC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8EDD595"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0727A75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 xml:space="preserve">. </w:t>
            </w:r>
            <w:proofErr w:type="spellStart"/>
            <w:r w:rsidRPr="00AE2335">
              <w:rPr>
                <w:rFonts w:ascii="標楷體" w:eastAsia="標楷體" w:hAnsi="標楷體"/>
              </w:rPr>
              <w:t>RecycleCode</w:t>
            </w:r>
            <w:proofErr w:type="spellEnd"/>
          </w:p>
        </w:tc>
      </w:tr>
      <w:tr w:rsidR="00C72DFC" w:rsidRPr="00AE2335" w14:paraId="78B4AAAF" w14:textId="77777777" w:rsidTr="00F009C9">
        <w:tc>
          <w:tcPr>
            <w:tcW w:w="457" w:type="dxa"/>
            <w:vAlign w:val="center"/>
          </w:tcPr>
          <w:p w14:paraId="2ADD540F"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07EE98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該筆額度是否為不可徹銷</w:t>
            </w:r>
          </w:p>
        </w:tc>
        <w:tc>
          <w:tcPr>
            <w:tcW w:w="828" w:type="dxa"/>
            <w:vAlign w:val="center"/>
          </w:tcPr>
          <w:p w14:paraId="67573A17"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85C613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B0970AA"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2433F7C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.IrrevocableFlag</w:t>
            </w:r>
          </w:p>
        </w:tc>
      </w:tr>
      <w:tr w:rsidR="00C72DFC" w:rsidRPr="00AE2335" w14:paraId="5FC4CD79" w14:textId="77777777" w:rsidTr="00F009C9">
        <w:tc>
          <w:tcPr>
            <w:tcW w:w="457" w:type="dxa"/>
            <w:vAlign w:val="center"/>
          </w:tcPr>
          <w:p w14:paraId="4604FA47"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80255A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主計處行業別代碼</w:t>
            </w:r>
          </w:p>
        </w:tc>
        <w:tc>
          <w:tcPr>
            <w:tcW w:w="828" w:type="dxa"/>
            <w:vAlign w:val="center"/>
          </w:tcPr>
          <w:p w14:paraId="1C9BC12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E4EC45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w:t>
            </w:r>
          </w:p>
        </w:tc>
        <w:tc>
          <w:tcPr>
            <w:tcW w:w="4253" w:type="dxa"/>
            <w:vAlign w:val="center"/>
          </w:tcPr>
          <w:p w14:paraId="4ECE69F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.IndustryCode</w:t>
            </w:r>
          </w:p>
        </w:tc>
      </w:tr>
      <w:tr w:rsidR="00C72DFC" w:rsidRPr="00AE2335" w14:paraId="1D11A195" w14:textId="77777777" w:rsidTr="00F009C9">
        <w:tc>
          <w:tcPr>
            <w:tcW w:w="457" w:type="dxa"/>
            <w:vAlign w:val="center"/>
          </w:tcPr>
          <w:p w14:paraId="1C0B8E80"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02667B6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原始認列時時信用評等</w:t>
            </w:r>
          </w:p>
        </w:tc>
        <w:tc>
          <w:tcPr>
            <w:tcW w:w="828" w:type="dxa"/>
            <w:vAlign w:val="center"/>
          </w:tcPr>
          <w:p w14:paraId="3099BD8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5095924" w14:textId="77777777" w:rsidR="00C72DFC" w:rsidRPr="00AE2335" w:rsidRDefault="00C72DFC" w:rsidP="00F009C9">
            <w:pPr>
              <w:rPr>
                <w:rFonts w:ascii="標楷體" w:eastAsia="標楷體" w:hAnsi="標楷體"/>
              </w:rPr>
            </w:pPr>
          </w:p>
        </w:tc>
        <w:tc>
          <w:tcPr>
            <w:tcW w:w="4253" w:type="dxa"/>
            <w:vAlign w:val="center"/>
          </w:tcPr>
          <w:p w14:paraId="22AD63D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70DB0311"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.OriRating</w:t>
            </w:r>
          </w:p>
        </w:tc>
      </w:tr>
      <w:tr w:rsidR="00C72DFC" w:rsidRPr="00AE2335" w14:paraId="5C5C29AF" w14:textId="77777777" w:rsidTr="00F009C9">
        <w:tc>
          <w:tcPr>
            <w:tcW w:w="457" w:type="dxa"/>
            <w:vAlign w:val="center"/>
          </w:tcPr>
          <w:p w14:paraId="48709517"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2214638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原始認列時信用評等模型</w:t>
            </w:r>
          </w:p>
        </w:tc>
        <w:tc>
          <w:tcPr>
            <w:tcW w:w="828" w:type="dxa"/>
            <w:vAlign w:val="center"/>
          </w:tcPr>
          <w:p w14:paraId="033B19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0D4ED73D" w14:textId="77777777" w:rsidR="00C72DFC" w:rsidRPr="00AE2335" w:rsidRDefault="00C72DFC" w:rsidP="00F009C9">
            <w:pPr>
              <w:rPr>
                <w:rFonts w:ascii="標楷體" w:eastAsia="標楷體" w:hAnsi="標楷體"/>
              </w:rPr>
            </w:pPr>
          </w:p>
        </w:tc>
        <w:tc>
          <w:tcPr>
            <w:tcW w:w="4253" w:type="dxa"/>
            <w:vAlign w:val="center"/>
          </w:tcPr>
          <w:p w14:paraId="24A4036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32422E9"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.OriModel</w:t>
            </w:r>
          </w:p>
        </w:tc>
      </w:tr>
      <w:tr w:rsidR="00C72DFC" w:rsidRPr="00AE2335" w14:paraId="365F378D" w14:textId="77777777" w:rsidTr="00F009C9">
        <w:tc>
          <w:tcPr>
            <w:tcW w:w="457" w:type="dxa"/>
            <w:vAlign w:val="center"/>
          </w:tcPr>
          <w:p w14:paraId="56B80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6D4E4ED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w:t>
            </w:r>
          </w:p>
        </w:tc>
        <w:tc>
          <w:tcPr>
            <w:tcW w:w="828" w:type="dxa"/>
            <w:vAlign w:val="center"/>
          </w:tcPr>
          <w:p w14:paraId="7032BF4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E103B2" w14:textId="77777777" w:rsidR="00C72DFC" w:rsidRPr="00AE2335" w:rsidRDefault="00C72DFC" w:rsidP="00F009C9">
            <w:pPr>
              <w:rPr>
                <w:rFonts w:ascii="標楷體" w:eastAsia="標楷體" w:hAnsi="標楷體"/>
              </w:rPr>
            </w:pPr>
          </w:p>
        </w:tc>
        <w:tc>
          <w:tcPr>
            <w:tcW w:w="4253" w:type="dxa"/>
            <w:vAlign w:val="center"/>
          </w:tcPr>
          <w:p w14:paraId="0457BC1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34D6FAC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.Rating</w:t>
            </w:r>
          </w:p>
        </w:tc>
      </w:tr>
      <w:tr w:rsidR="00C72DFC" w:rsidRPr="00AE2335" w14:paraId="7A3161C7" w14:textId="77777777" w:rsidTr="00F009C9">
        <w:tc>
          <w:tcPr>
            <w:tcW w:w="457" w:type="dxa"/>
            <w:vAlign w:val="center"/>
          </w:tcPr>
          <w:p w14:paraId="7DE2E9D8"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05320A9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財務報導日時信用評等模型</w:t>
            </w:r>
          </w:p>
        </w:tc>
        <w:tc>
          <w:tcPr>
            <w:tcW w:w="828" w:type="dxa"/>
            <w:vAlign w:val="center"/>
          </w:tcPr>
          <w:p w14:paraId="6BCC235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17458BC" w14:textId="77777777" w:rsidR="00C72DFC" w:rsidRPr="00AE2335" w:rsidRDefault="00C72DFC" w:rsidP="00F009C9">
            <w:pPr>
              <w:rPr>
                <w:rFonts w:ascii="標楷體" w:eastAsia="標楷體" w:hAnsi="標楷體"/>
              </w:rPr>
            </w:pPr>
          </w:p>
        </w:tc>
        <w:tc>
          <w:tcPr>
            <w:tcW w:w="4253" w:type="dxa"/>
            <w:vAlign w:val="center"/>
          </w:tcPr>
          <w:p w14:paraId="377CEAA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E42F80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.Model</w:t>
            </w:r>
          </w:p>
        </w:tc>
      </w:tr>
      <w:tr w:rsidR="00C72DFC" w:rsidRPr="00AE2335" w14:paraId="3DE3559E" w14:textId="77777777" w:rsidTr="00F009C9">
        <w:tc>
          <w:tcPr>
            <w:tcW w:w="457" w:type="dxa"/>
            <w:vAlign w:val="center"/>
          </w:tcPr>
          <w:p w14:paraId="53811590"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1A2522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違約損失率模型</w:t>
            </w:r>
          </w:p>
        </w:tc>
        <w:tc>
          <w:tcPr>
            <w:tcW w:w="828" w:type="dxa"/>
            <w:vAlign w:val="center"/>
          </w:tcPr>
          <w:p w14:paraId="1DA2FBBC"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0A0218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A323345" w14:textId="77777777" w:rsidR="00C72DFC" w:rsidRPr="00AE2335" w:rsidRDefault="00C72DFC" w:rsidP="00F009C9">
            <w:pPr>
              <w:rPr>
                <w:rFonts w:ascii="標楷體" w:eastAsia="標楷體" w:hAnsi="標楷體"/>
              </w:rPr>
            </w:pPr>
            <w:r w:rsidRPr="00AE2335">
              <w:rPr>
                <w:rFonts w:ascii="標楷體" w:eastAsia="標楷體" w:hAnsi="標楷體" w:hint="eastAsia"/>
              </w:rPr>
              <w:t>1=土地</w:t>
            </w:r>
          </w:p>
          <w:p w14:paraId="22E5BD01" w14:textId="77777777" w:rsidR="00C72DFC" w:rsidRPr="00AE2335" w:rsidRDefault="00C72DFC" w:rsidP="00F009C9">
            <w:pPr>
              <w:rPr>
                <w:rFonts w:ascii="標楷體" w:eastAsia="標楷體" w:hAnsi="標楷體"/>
              </w:rPr>
            </w:pPr>
            <w:r w:rsidRPr="00AE2335">
              <w:rPr>
                <w:rFonts w:ascii="標楷體" w:eastAsia="標楷體" w:hAnsi="標楷體" w:hint="eastAsia"/>
              </w:rPr>
              <w:t>2=房地-台北市</w:t>
            </w:r>
          </w:p>
          <w:p w14:paraId="62908828" w14:textId="77777777" w:rsidR="00C72DFC" w:rsidRPr="00AE2335" w:rsidRDefault="00C72DFC" w:rsidP="00F009C9">
            <w:pPr>
              <w:rPr>
                <w:rFonts w:ascii="標楷體" w:eastAsia="標楷體" w:hAnsi="標楷體"/>
              </w:rPr>
            </w:pPr>
            <w:r w:rsidRPr="00AE2335">
              <w:rPr>
                <w:rFonts w:ascii="標楷體" w:eastAsia="標楷體" w:hAnsi="標楷體" w:hint="eastAsia"/>
              </w:rPr>
              <w:t>3=房地-新北市</w:t>
            </w:r>
          </w:p>
          <w:p w14:paraId="5DC45A98" w14:textId="77777777" w:rsidR="00C72DFC" w:rsidRPr="00AE2335" w:rsidRDefault="00C72DFC" w:rsidP="00F009C9">
            <w:pPr>
              <w:rPr>
                <w:rFonts w:ascii="標楷體" w:eastAsia="標楷體" w:hAnsi="標楷體"/>
              </w:rPr>
            </w:pPr>
            <w:r w:rsidRPr="00AE2335">
              <w:rPr>
                <w:rFonts w:ascii="標楷體" w:eastAsia="標楷體" w:hAnsi="標楷體" w:hint="eastAsia"/>
              </w:rPr>
              <w:t>4=房地-桃園市</w:t>
            </w:r>
          </w:p>
          <w:p w14:paraId="50D460EB" w14:textId="77777777" w:rsidR="00C72DFC" w:rsidRPr="00AE2335" w:rsidRDefault="00C72DFC" w:rsidP="00F009C9">
            <w:pPr>
              <w:rPr>
                <w:rFonts w:ascii="標楷體" w:eastAsia="標楷體" w:hAnsi="標楷體"/>
              </w:rPr>
            </w:pPr>
            <w:r w:rsidRPr="00AE2335">
              <w:rPr>
                <w:rFonts w:ascii="標楷體" w:eastAsia="標楷體" w:hAnsi="標楷體" w:hint="eastAsia"/>
              </w:rPr>
              <w:t>5=房地-台中市</w:t>
            </w:r>
          </w:p>
          <w:p w14:paraId="7E970031" w14:textId="77777777" w:rsidR="00C72DFC" w:rsidRPr="00AE2335" w:rsidRDefault="00C72DFC" w:rsidP="00F009C9">
            <w:pPr>
              <w:rPr>
                <w:rFonts w:ascii="標楷體" w:eastAsia="標楷體" w:hAnsi="標楷體"/>
              </w:rPr>
            </w:pPr>
            <w:r w:rsidRPr="00AE2335">
              <w:rPr>
                <w:rFonts w:ascii="標楷體" w:eastAsia="標楷體" w:hAnsi="標楷體" w:hint="eastAsia"/>
              </w:rPr>
              <w:t>6=房地-台南市</w:t>
            </w:r>
          </w:p>
          <w:p w14:paraId="01EF5C6E"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7=房地-高雄市</w:t>
            </w:r>
          </w:p>
          <w:p w14:paraId="56B9888E" w14:textId="77777777" w:rsidR="00C72DFC" w:rsidRPr="00AE2335" w:rsidRDefault="00C72DFC" w:rsidP="00F009C9">
            <w:pPr>
              <w:rPr>
                <w:rFonts w:ascii="標楷體" w:eastAsia="標楷體" w:hAnsi="標楷體"/>
              </w:rPr>
            </w:pPr>
            <w:r w:rsidRPr="00AE2335">
              <w:rPr>
                <w:rFonts w:ascii="標楷體" w:eastAsia="標楷體" w:hAnsi="標楷體" w:hint="eastAsia"/>
              </w:rPr>
              <w:t>8=房地-其他(基隆市、新竹縣、新竹市、苗栗縣、彰化縣、南投縣、雲林縣、嘉義縣、嘉義市、屏東縣、宜蘭縣、花蓮縣、臺東縣、金門縣、澎湖縣、連江縣、南海島、釣魚臺</w:t>
            </w:r>
          </w:p>
          <w:p w14:paraId="26B889F4" w14:textId="77777777" w:rsidR="00C72DFC" w:rsidRPr="00AE2335" w:rsidRDefault="00C72DFC" w:rsidP="00F009C9">
            <w:pPr>
              <w:rPr>
                <w:rFonts w:ascii="標楷體" w:eastAsia="標楷體" w:hAnsi="標楷體"/>
              </w:rPr>
            </w:pPr>
            <w:r w:rsidRPr="00AE2335">
              <w:rPr>
                <w:rFonts w:ascii="標楷體" w:eastAsia="標楷體" w:hAnsi="標楷體" w:hint="eastAsia"/>
              </w:rPr>
              <w:t>9=股票</w:t>
            </w:r>
          </w:p>
          <w:p w14:paraId="1091225F" w14:textId="77777777" w:rsidR="00C72DFC" w:rsidRPr="00AE2335" w:rsidRDefault="00C72DFC" w:rsidP="00F009C9">
            <w:pPr>
              <w:rPr>
                <w:rFonts w:ascii="標楷體" w:eastAsia="標楷體" w:hAnsi="標楷體"/>
              </w:rPr>
            </w:pPr>
            <w:r w:rsidRPr="00AE2335">
              <w:rPr>
                <w:rFonts w:ascii="標楷體" w:eastAsia="標楷體" w:hAnsi="標楷體" w:hint="eastAsia"/>
              </w:rPr>
              <w:t>10=機器設備</w:t>
            </w:r>
          </w:p>
          <w:p w14:paraId="2AE049FD" w14:textId="77777777" w:rsidR="00C72DFC" w:rsidRPr="00AE2335" w:rsidRDefault="00C72DFC" w:rsidP="00F009C9">
            <w:pPr>
              <w:rPr>
                <w:rFonts w:ascii="標楷體" w:eastAsia="標楷體" w:hAnsi="標楷體"/>
              </w:rPr>
            </w:pPr>
            <w:r w:rsidRPr="00AE2335">
              <w:rPr>
                <w:rFonts w:ascii="標楷體" w:eastAsia="標楷體" w:hAnsi="標楷體" w:hint="eastAsia"/>
              </w:rPr>
              <w:t>11=車子</w:t>
            </w:r>
          </w:p>
          <w:p w14:paraId="79834094" w14:textId="77777777" w:rsidR="00C72DFC" w:rsidRPr="00AE2335" w:rsidRDefault="00C72DFC" w:rsidP="00F009C9">
            <w:pPr>
              <w:rPr>
                <w:rFonts w:ascii="標楷體" w:eastAsia="標楷體" w:hAnsi="標楷體"/>
              </w:rPr>
            </w:pPr>
            <w:r w:rsidRPr="00AE2335">
              <w:rPr>
                <w:rFonts w:ascii="標楷體" w:eastAsia="標楷體" w:hAnsi="標楷體" w:hint="eastAsia"/>
              </w:rPr>
              <w:t>12=銀行保證</w:t>
            </w:r>
          </w:p>
          <w:p w14:paraId="3B516D8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.LGDModel</w:t>
            </w:r>
          </w:p>
        </w:tc>
      </w:tr>
      <w:tr w:rsidR="00C72DFC" w:rsidRPr="00AE2335" w14:paraId="45446D5E" w14:textId="77777777" w:rsidTr="00F009C9">
        <w:tc>
          <w:tcPr>
            <w:tcW w:w="457" w:type="dxa"/>
            <w:vAlign w:val="center"/>
          </w:tcPr>
          <w:p w14:paraId="5558611E"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19</w:t>
            </w:r>
          </w:p>
        </w:tc>
        <w:tc>
          <w:tcPr>
            <w:tcW w:w="2391" w:type="dxa"/>
            <w:vAlign w:val="center"/>
          </w:tcPr>
          <w:p w14:paraId="3A92AA1E"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w:t>
            </w:r>
          </w:p>
        </w:tc>
        <w:tc>
          <w:tcPr>
            <w:tcW w:w="828" w:type="dxa"/>
            <w:vAlign w:val="center"/>
          </w:tcPr>
          <w:p w14:paraId="2795222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F4C29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7E20772"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w:t>
            </w:r>
          </w:p>
        </w:tc>
      </w:tr>
      <w:tr w:rsidR="00C72DFC" w:rsidRPr="00AE2335" w14:paraId="4BE0EC55" w14:textId="77777777" w:rsidTr="00F009C9">
        <w:tc>
          <w:tcPr>
            <w:tcW w:w="457" w:type="dxa"/>
            <w:vAlign w:val="center"/>
          </w:tcPr>
          <w:p w14:paraId="6D24778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2B0A61B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核准金額(交易幣)</w:t>
            </w:r>
          </w:p>
        </w:tc>
        <w:tc>
          <w:tcPr>
            <w:tcW w:w="828" w:type="dxa"/>
            <w:vAlign w:val="center"/>
          </w:tcPr>
          <w:p w14:paraId="4853841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6FE712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A48552A"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以交易幣提供，若交易幣為台幣，此欄資訊與第8欄相同</w:t>
            </w:r>
          </w:p>
          <w:p w14:paraId="33F7FE3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.LineAmtCurr</w:t>
            </w:r>
          </w:p>
        </w:tc>
      </w:tr>
      <w:tr w:rsidR="00C72DFC" w:rsidRPr="00AE2335" w14:paraId="105B11C9" w14:textId="77777777" w:rsidTr="00F009C9">
        <w:tc>
          <w:tcPr>
            <w:tcW w:w="457" w:type="dxa"/>
            <w:vAlign w:val="center"/>
          </w:tcPr>
          <w:p w14:paraId="0ED75CF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19</w:t>
            </w:r>
          </w:p>
        </w:tc>
        <w:tc>
          <w:tcPr>
            <w:tcW w:w="2391" w:type="dxa"/>
            <w:vAlign w:val="center"/>
          </w:tcPr>
          <w:p w14:paraId="7716F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可動用餘額(交易幣)</w:t>
            </w:r>
          </w:p>
        </w:tc>
        <w:tc>
          <w:tcPr>
            <w:tcW w:w="828" w:type="dxa"/>
            <w:vAlign w:val="center"/>
          </w:tcPr>
          <w:p w14:paraId="47ED025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A80851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5F7FE035"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以交易幣提供，若交易幣為台幣，此欄資訊與第10欄相同</w:t>
            </w:r>
          </w:p>
          <w:p w14:paraId="47C94B50"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.AvblBalCurr</w:t>
            </w:r>
          </w:p>
        </w:tc>
      </w:tr>
    </w:tbl>
    <w:p w14:paraId="10C5F7B5"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5BC8A43" w14:textId="77777777" w:rsidR="00C72DFC" w:rsidRPr="00AE2335" w:rsidRDefault="00C72DFC" w:rsidP="00C72DFC">
      <w:pPr>
        <w:rPr>
          <w:rFonts w:ascii="標楷體" w:eastAsia="標楷體" w:hAnsi="標楷體"/>
        </w:rPr>
      </w:pPr>
    </w:p>
    <w:p w14:paraId="7D10E5F5"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52DB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w:t>
      </w:r>
      <w:r w:rsidRPr="00AE2335">
        <w:rPr>
          <w:rFonts w:ascii="標楷體" w:eastAsia="標楷體" w:hAnsi="標楷體" w:hint="eastAsia"/>
        </w:rPr>
        <w:t>IDX</w:t>
      </w:r>
    </w:p>
    <w:p w14:paraId="61CE80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A11934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F4D1B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r w:rsidRPr="00AE2335">
        <w:rPr>
          <w:rFonts w:ascii="標楷體" w:eastAsia="標楷體" w:hAnsi="標楷體" w:hint="eastAsia"/>
        </w:rPr>
        <w:t>之控制檔</w:t>
      </w:r>
    </w:p>
    <w:p w14:paraId="6C2813D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88D40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3DE96C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3EED5A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0742383" w14:textId="77777777" w:rsidTr="00F009C9">
        <w:tc>
          <w:tcPr>
            <w:tcW w:w="457" w:type="dxa"/>
            <w:vAlign w:val="center"/>
          </w:tcPr>
          <w:p w14:paraId="32A89E9A"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9D94D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07602F1"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A5BBE3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C9CA50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674DBE" w14:textId="77777777" w:rsidTr="00F009C9">
        <w:tc>
          <w:tcPr>
            <w:tcW w:w="457" w:type="dxa"/>
            <w:vAlign w:val="center"/>
          </w:tcPr>
          <w:p w14:paraId="528318E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A5E43B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D594E8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626529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73BDBA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3F189B7" w14:textId="77777777" w:rsidTr="00F009C9">
        <w:tc>
          <w:tcPr>
            <w:tcW w:w="457" w:type="dxa"/>
            <w:vAlign w:val="center"/>
          </w:tcPr>
          <w:p w14:paraId="3C1E60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461EBA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B9A328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591E66D"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94194A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AE86D" w14:textId="77777777" w:rsidTr="00F009C9">
        <w:tc>
          <w:tcPr>
            <w:tcW w:w="457" w:type="dxa"/>
            <w:vAlign w:val="center"/>
          </w:tcPr>
          <w:p w14:paraId="643CF54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19B007C"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6E5E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5F28689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41342A"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2338E23"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EE0CE2D" w14:textId="77777777" w:rsidR="00C72DFC" w:rsidRPr="00AE2335" w:rsidRDefault="00C72DFC" w:rsidP="00C72DFC">
      <w:pPr>
        <w:rPr>
          <w:rFonts w:ascii="標楷體" w:eastAsia="標楷體" w:hAnsi="標楷體"/>
        </w:rPr>
      </w:pPr>
    </w:p>
    <w:p w14:paraId="515258C2" w14:textId="77777777" w:rsidR="00C72DFC" w:rsidRPr="00AE2335" w:rsidRDefault="00C72DFC" w:rsidP="00C72DFC">
      <w:pPr>
        <w:rPr>
          <w:rFonts w:ascii="標楷體" w:eastAsia="標楷體" w:hAnsi="標楷體"/>
        </w:rPr>
      </w:pPr>
      <w:r w:rsidRPr="00AE2335">
        <w:rPr>
          <w:rFonts w:ascii="標楷體" w:eastAsia="標楷體" w:hAnsi="標楷體"/>
        </w:rPr>
        <w:t>8.</w:t>
      </w:r>
      <w:r w:rsidRPr="00AE2335">
        <w:rPr>
          <w:rFonts w:ascii="標楷體" w:eastAsia="標楷體" w:hAnsi="標楷體" w:hint="eastAsia"/>
        </w:rPr>
        <w:t>LNM39</w:t>
      </w:r>
      <w:r w:rsidRPr="00AE2335">
        <w:rPr>
          <w:rFonts w:ascii="標楷體" w:eastAsia="標楷體" w:hAnsi="標楷體"/>
        </w:rPr>
        <w:t>I</w:t>
      </w:r>
      <w:r w:rsidRPr="00AE2335">
        <w:rPr>
          <w:rFonts w:ascii="標楷體" w:eastAsia="標楷體" w:hAnsi="標楷體" w:hint="eastAsia"/>
        </w:rPr>
        <w:t>P 欄位清單９：[LNM39</w:t>
      </w:r>
      <w:r w:rsidRPr="00AE2335">
        <w:rPr>
          <w:rFonts w:ascii="標楷體" w:eastAsia="標楷體" w:hAnsi="標楷體"/>
        </w:rPr>
        <w:t>I</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欄位清單９]</w:t>
      </w:r>
    </w:p>
    <w:p w14:paraId="5F23DE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.TXT</w:t>
      </w:r>
    </w:p>
    <w:p w14:paraId="7E0C33D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52D48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544F8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w:t>
      </w:r>
    </w:p>
    <w:p w14:paraId="61FE37F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70B4F2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8C977B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已核撥記號</w:t>
      </w:r>
      <w:r w:rsidRPr="00AE2335">
        <w:rPr>
          <w:rFonts w:ascii="標楷體" w:eastAsia="標楷體" w:hAnsi="標楷體" w:hint="eastAsia"/>
        </w:rPr>
        <w:t>(</w:t>
      </w:r>
      <w:proofErr w:type="spellStart"/>
      <w:r w:rsidRPr="00AE2335">
        <w:rPr>
          <w:rFonts w:ascii="標楷體" w:eastAsia="標楷體" w:hAnsi="標楷體"/>
        </w:rPr>
        <w:t>DrawdownFg</w:t>
      </w:r>
      <w:proofErr w:type="spellEnd"/>
      <w:r w:rsidRPr="00AE2335">
        <w:rPr>
          <w:rFonts w:ascii="標楷體" w:eastAsia="標楷體" w:hAnsi="標楷體" w:hint="eastAsia"/>
        </w:rPr>
        <w:t>)](</w:t>
      </w:r>
      <w:r w:rsidRPr="00AE2335">
        <w:rPr>
          <w:rFonts w:ascii="標楷體" w:eastAsia="標楷體" w:hAnsi="標楷體" w:hint="eastAsia"/>
          <w:color w:val="000000"/>
        </w:rPr>
        <w:t>先顯示[</w:t>
      </w:r>
      <w:r w:rsidRPr="00AE2335">
        <w:rPr>
          <w:rFonts w:ascii="標楷體" w:eastAsia="標楷體" w:hAnsi="標楷體" w:hint="eastAsia"/>
        </w:rPr>
        <w:t>未</w:t>
      </w:r>
      <w:r w:rsidRPr="00AE2335">
        <w:rPr>
          <w:rFonts w:ascii="標楷體" w:eastAsia="標楷體" w:hAnsi="標楷體" w:hint="eastAsia"/>
          <w:color w:val="000000"/>
        </w:rPr>
        <w:t>核撥]資料，再顯示[</w:t>
      </w:r>
      <w:r w:rsidRPr="00AE2335">
        <w:rPr>
          <w:rFonts w:ascii="標楷體" w:eastAsia="標楷體" w:hAnsi="標楷體" w:hint="eastAsia"/>
        </w:rPr>
        <w:t>已</w:t>
      </w:r>
      <w:r w:rsidRPr="00AE2335">
        <w:rPr>
          <w:rFonts w:ascii="標楷體" w:eastAsia="標楷體" w:hAnsi="標楷體" w:hint="eastAsia"/>
          <w:color w:val="000000"/>
        </w:rPr>
        <w:t>核撥]</w:t>
      </w:r>
      <w:r w:rsidRPr="00AE2335">
        <w:rPr>
          <w:rFonts w:ascii="標楷體" w:eastAsia="標楷體" w:hAnsi="標楷體"/>
        </w:rPr>
        <w:t>)</w:t>
      </w:r>
    </w:p>
    <w:p w14:paraId="140385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6618B7F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5D561D1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EB653DE" w14:textId="77777777" w:rsidTr="00F009C9">
        <w:tc>
          <w:tcPr>
            <w:tcW w:w="457" w:type="dxa"/>
            <w:vAlign w:val="center"/>
          </w:tcPr>
          <w:p w14:paraId="4BA6516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68D745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BB44575"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DD960E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767A87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571BCA6" w14:textId="77777777" w:rsidTr="00F009C9">
        <w:tc>
          <w:tcPr>
            <w:tcW w:w="457" w:type="dxa"/>
            <w:vAlign w:val="center"/>
          </w:tcPr>
          <w:p w14:paraId="03BC2A7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64B4ECC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0BEC127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A8E25D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3A4EA08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.CustNo</w:t>
            </w:r>
          </w:p>
        </w:tc>
      </w:tr>
      <w:tr w:rsidR="00C72DFC" w:rsidRPr="00AE2335" w14:paraId="6A4BC06B" w14:textId="77777777" w:rsidTr="00F009C9">
        <w:tc>
          <w:tcPr>
            <w:tcW w:w="457" w:type="dxa"/>
            <w:vAlign w:val="center"/>
          </w:tcPr>
          <w:p w14:paraId="275F297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08C56E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hint="eastAsia"/>
              </w:rPr>
              <w:t>ID / 統編</w:t>
            </w:r>
          </w:p>
        </w:tc>
        <w:tc>
          <w:tcPr>
            <w:tcW w:w="828" w:type="dxa"/>
            <w:vAlign w:val="center"/>
          </w:tcPr>
          <w:p w14:paraId="1927432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1248A59C" w14:textId="77777777" w:rsidR="00C72DFC" w:rsidRPr="00AE2335" w:rsidRDefault="00C72DFC" w:rsidP="00F009C9">
            <w:pPr>
              <w:rPr>
                <w:rFonts w:ascii="標楷體" w:eastAsia="標楷體" w:hAnsi="標楷體"/>
              </w:rPr>
            </w:pPr>
          </w:p>
        </w:tc>
        <w:tc>
          <w:tcPr>
            <w:tcW w:w="4253" w:type="dxa"/>
            <w:vAlign w:val="center"/>
          </w:tcPr>
          <w:p w14:paraId="0806151C" w14:textId="77777777" w:rsidR="00C72DFC" w:rsidRPr="00AE2335" w:rsidRDefault="00C72DFC" w:rsidP="00F009C9">
            <w:pPr>
              <w:rPr>
                <w:rFonts w:ascii="標楷體" w:eastAsia="標楷體" w:hAnsi="標楷體"/>
              </w:rPr>
            </w:pPr>
            <w:r w:rsidRPr="00AE2335">
              <w:rPr>
                <w:rFonts w:ascii="標楷體" w:eastAsia="標楷體" w:hAnsi="標楷體" w:hint="eastAsia"/>
              </w:rPr>
              <w:t>產檔時顯示空白</w:t>
            </w:r>
          </w:p>
          <w:p w14:paraId="6C6498E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.CustId</w:t>
            </w:r>
          </w:p>
        </w:tc>
      </w:tr>
      <w:tr w:rsidR="00C72DFC" w:rsidRPr="00AE2335" w14:paraId="4F182A38" w14:textId="77777777" w:rsidTr="00F009C9">
        <w:tc>
          <w:tcPr>
            <w:tcW w:w="457" w:type="dxa"/>
            <w:vAlign w:val="center"/>
          </w:tcPr>
          <w:p w14:paraId="7721C0A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64E9BE0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762D202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C38AA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4DEB6D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.FacmNo</w:t>
            </w:r>
          </w:p>
        </w:tc>
      </w:tr>
      <w:tr w:rsidR="00C72DFC" w:rsidRPr="00AE2335" w14:paraId="3ADB3B1A" w14:textId="77777777" w:rsidTr="00F009C9">
        <w:tc>
          <w:tcPr>
            <w:tcW w:w="457" w:type="dxa"/>
            <w:vAlign w:val="center"/>
          </w:tcPr>
          <w:p w14:paraId="6D188C52"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61CC07C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核准號碼</w:t>
            </w:r>
          </w:p>
        </w:tc>
        <w:tc>
          <w:tcPr>
            <w:tcW w:w="828" w:type="dxa"/>
            <w:vAlign w:val="center"/>
          </w:tcPr>
          <w:p w14:paraId="6B53E71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CD4355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41027FF"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.ApplNo</w:t>
            </w:r>
          </w:p>
        </w:tc>
      </w:tr>
      <w:tr w:rsidR="00C72DFC" w:rsidRPr="00AE2335" w14:paraId="619BDE63" w14:textId="77777777" w:rsidTr="00F009C9">
        <w:tc>
          <w:tcPr>
            <w:tcW w:w="457" w:type="dxa"/>
            <w:vAlign w:val="center"/>
          </w:tcPr>
          <w:p w14:paraId="077729A4"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0185403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核准日期</w:t>
            </w:r>
          </w:p>
        </w:tc>
        <w:tc>
          <w:tcPr>
            <w:tcW w:w="828" w:type="dxa"/>
            <w:vAlign w:val="center"/>
          </w:tcPr>
          <w:p w14:paraId="6FFD23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5D59BE7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6EC59F5"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4443E279"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B5406F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.ApproveDate</w:t>
            </w:r>
          </w:p>
        </w:tc>
      </w:tr>
      <w:tr w:rsidR="00C72DFC" w:rsidRPr="00AE2335" w14:paraId="6062DDC0" w14:textId="77777777" w:rsidTr="00F009C9">
        <w:tc>
          <w:tcPr>
            <w:tcW w:w="457" w:type="dxa"/>
            <w:vAlign w:val="center"/>
          </w:tcPr>
          <w:p w14:paraId="33AF5FB2"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69F7006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初貸日期</w:t>
            </w:r>
          </w:p>
        </w:tc>
        <w:tc>
          <w:tcPr>
            <w:tcW w:w="828" w:type="dxa"/>
            <w:vAlign w:val="center"/>
          </w:tcPr>
          <w:p w14:paraId="43D89B2F"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67C6336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9AE4A96"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6E702C5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.FirstDrawdownDate</w:t>
            </w:r>
          </w:p>
        </w:tc>
      </w:tr>
      <w:tr w:rsidR="00C72DFC" w:rsidRPr="00AE2335" w14:paraId="11D5E4CC" w14:textId="77777777" w:rsidTr="00F009C9">
        <w:tc>
          <w:tcPr>
            <w:tcW w:w="457" w:type="dxa"/>
            <w:vAlign w:val="center"/>
          </w:tcPr>
          <w:p w14:paraId="4BE1F3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363CE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w:t>
            </w:r>
          </w:p>
        </w:tc>
        <w:tc>
          <w:tcPr>
            <w:tcW w:w="828" w:type="dxa"/>
            <w:vAlign w:val="center"/>
          </w:tcPr>
          <w:p w14:paraId="59A362E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C163B57"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2BEF6960"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每額度編號項下之放款帳號皆同核准額度金額</w:t>
            </w:r>
          </w:p>
          <w:p w14:paraId="1AAA499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w:t>
            </w:r>
          </w:p>
        </w:tc>
      </w:tr>
      <w:tr w:rsidR="00C72DFC" w:rsidRPr="00AE2335" w14:paraId="4D209312" w14:textId="77777777" w:rsidTr="00F009C9">
        <w:tc>
          <w:tcPr>
            <w:tcW w:w="457" w:type="dxa"/>
            <w:vAlign w:val="center"/>
          </w:tcPr>
          <w:p w14:paraId="55B72FC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6FB03AE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w:t>
            </w:r>
          </w:p>
        </w:tc>
        <w:tc>
          <w:tcPr>
            <w:tcW w:w="828" w:type="dxa"/>
            <w:vAlign w:val="center"/>
          </w:tcPr>
          <w:p w14:paraId="56CFD148"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7D9CA79F"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7DD771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w:t>
            </w:r>
          </w:p>
        </w:tc>
      </w:tr>
      <w:tr w:rsidR="00C72DFC" w:rsidRPr="00AE2335" w14:paraId="5E16170D" w14:textId="77777777" w:rsidTr="00F009C9">
        <w:tc>
          <w:tcPr>
            <w:tcW w:w="457" w:type="dxa"/>
            <w:vAlign w:val="center"/>
          </w:tcPr>
          <w:p w14:paraId="75B6E5E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49E3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w:t>
            </w:r>
          </w:p>
        </w:tc>
        <w:tc>
          <w:tcPr>
            <w:tcW w:w="828" w:type="dxa"/>
            <w:vAlign w:val="center"/>
          </w:tcPr>
          <w:p w14:paraId="4504CCDD"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64341FB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3EB26D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w:t>
            </w:r>
          </w:p>
        </w:tc>
      </w:tr>
      <w:tr w:rsidR="00C72DFC" w:rsidRPr="00AE2335" w14:paraId="56404631" w14:textId="77777777" w:rsidTr="00F009C9">
        <w:tc>
          <w:tcPr>
            <w:tcW w:w="457" w:type="dxa"/>
            <w:vAlign w:val="center"/>
          </w:tcPr>
          <w:p w14:paraId="107F2FA8"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7A54030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核准利率</w:t>
            </w:r>
          </w:p>
        </w:tc>
        <w:tc>
          <w:tcPr>
            <w:tcW w:w="828" w:type="dxa"/>
            <w:vAlign w:val="center"/>
          </w:tcPr>
          <w:p w14:paraId="04049922"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3F73576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EC46FC"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至小數點後第6位。例如，利率為2.12%，則本欄位值表示0.021200。契約是階梯式...</w:t>
            </w:r>
            <w:proofErr w:type="spellStart"/>
            <w:r w:rsidRPr="00AE2335">
              <w:rPr>
                <w:rFonts w:ascii="標楷體" w:eastAsia="標楷體" w:hAnsi="標楷體" w:hint="eastAsia"/>
              </w:rPr>
              <w:t>etc</w:t>
            </w:r>
            <w:proofErr w:type="spellEnd"/>
            <w:r w:rsidRPr="00AE2335">
              <w:rPr>
                <w:rFonts w:ascii="標楷體" w:eastAsia="標楷體" w:hAnsi="標楷體" w:hint="eastAsia"/>
              </w:rPr>
              <w:t>,抓取第一年的合約利率(不管加碼利率)(ex:第一年1.4%，第二年1.5%，則本欄位填入1.4%)</w:t>
            </w:r>
          </w:p>
          <w:p w14:paraId="716BF91A"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.ApproveRate</w:t>
            </w:r>
          </w:p>
        </w:tc>
      </w:tr>
      <w:tr w:rsidR="00C72DFC" w:rsidRPr="00AE2335" w14:paraId="4290A7AD" w14:textId="77777777" w:rsidTr="00F009C9">
        <w:tc>
          <w:tcPr>
            <w:tcW w:w="457" w:type="dxa"/>
            <w:vAlign w:val="center"/>
          </w:tcPr>
          <w:p w14:paraId="7AD1A76E"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58111AC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初貸時約定還本寬限期</w:t>
            </w:r>
          </w:p>
        </w:tc>
        <w:tc>
          <w:tcPr>
            <w:tcW w:w="828" w:type="dxa"/>
            <w:vAlign w:val="center"/>
          </w:tcPr>
          <w:p w14:paraId="233DFD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1C2FCEA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7116F1BE" w14:textId="77777777" w:rsidR="00C72DFC" w:rsidRPr="00AE2335" w:rsidRDefault="00C72DFC" w:rsidP="00F009C9">
            <w:pPr>
              <w:rPr>
                <w:rFonts w:ascii="標楷體" w:eastAsia="標楷體" w:hAnsi="標楷體"/>
              </w:rPr>
            </w:pPr>
            <w:r w:rsidRPr="00AE2335">
              <w:rPr>
                <w:rFonts w:ascii="標楷體" w:eastAsia="標楷體" w:hAnsi="標楷體" w:hint="eastAsia"/>
              </w:rPr>
              <w:t>約定客戶得只繳息不繳本之寬限期。</w:t>
            </w:r>
          </w:p>
          <w:p w14:paraId="1844FE83" w14:textId="77777777" w:rsidR="00C72DFC" w:rsidRPr="00AE2335" w:rsidRDefault="00C72DFC" w:rsidP="00F009C9">
            <w:pPr>
              <w:rPr>
                <w:rFonts w:ascii="標楷體" w:eastAsia="標楷體" w:hAnsi="標楷體"/>
              </w:rPr>
            </w:pPr>
            <w:r w:rsidRPr="00AE2335">
              <w:rPr>
                <w:rFonts w:ascii="標楷體" w:eastAsia="標楷體" w:hAnsi="標楷體" w:hint="eastAsia"/>
              </w:rPr>
              <w:t>以月為單位</w:t>
            </w:r>
          </w:p>
          <w:p w14:paraId="29E49E1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.GracePeriod</w:t>
            </w:r>
          </w:p>
        </w:tc>
      </w:tr>
      <w:tr w:rsidR="00C72DFC" w:rsidRPr="00AE2335" w14:paraId="305CE0D6" w14:textId="77777777" w:rsidTr="00F009C9">
        <w:tc>
          <w:tcPr>
            <w:tcW w:w="457" w:type="dxa"/>
            <w:vAlign w:val="center"/>
          </w:tcPr>
          <w:p w14:paraId="427D65D9"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5FB913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契約當時還款方式</w:t>
            </w:r>
          </w:p>
        </w:tc>
        <w:tc>
          <w:tcPr>
            <w:tcW w:w="828" w:type="dxa"/>
            <w:vAlign w:val="center"/>
          </w:tcPr>
          <w:p w14:paraId="5A1C6556"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0E6874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8370315"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會計日當時契約當時還款方式</w:t>
            </w:r>
          </w:p>
          <w:p w14:paraId="517E29B9"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1=按期繳息(到期還本)；</w:t>
            </w:r>
          </w:p>
          <w:p w14:paraId="70138A07"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38A316FE"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63B5F034"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55CCE43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.AmortizedCode</w:t>
            </w:r>
          </w:p>
        </w:tc>
      </w:tr>
      <w:tr w:rsidR="00C72DFC" w:rsidRPr="00AE2335" w14:paraId="0681A705" w14:textId="77777777" w:rsidTr="00F009C9">
        <w:tc>
          <w:tcPr>
            <w:tcW w:w="457" w:type="dxa"/>
            <w:vAlign w:val="center"/>
          </w:tcPr>
          <w:p w14:paraId="762A4210"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13</w:t>
            </w:r>
          </w:p>
        </w:tc>
        <w:tc>
          <w:tcPr>
            <w:tcW w:w="2391" w:type="dxa"/>
            <w:vAlign w:val="center"/>
          </w:tcPr>
          <w:p w14:paraId="4E35553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契約當時利率調整方式</w:t>
            </w:r>
          </w:p>
        </w:tc>
        <w:tc>
          <w:tcPr>
            <w:tcW w:w="828" w:type="dxa"/>
            <w:vAlign w:val="center"/>
          </w:tcPr>
          <w:p w14:paraId="6F135DD2"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550333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6E08884"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會計日當時契約當時利率調整方式</w:t>
            </w:r>
          </w:p>
          <w:p w14:paraId="1EE238C6" w14:textId="77777777" w:rsidR="00C72DFC" w:rsidRPr="00AE2335" w:rsidRDefault="00C72DFC" w:rsidP="00F009C9">
            <w:pPr>
              <w:rPr>
                <w:rFonts w:ascii="標楷體" w:eastAsia="標楷體" w:hAnsi="標楷體"/>
              </w:rPr>
            </w:pPr>
            <w:r w:rsidRPr="00AE2335">
              <w:rPr>
                <w:rFonts w:ascii="標楷體" w:eastAsia="標楷體" w:hAnsi="標楷體" w:hint="eastAsia"/>
              </w:rPr>
              <w:t>1=機動；</w:t>
            </w:r>
          </w:p>
          <w:p w14:paraId="67A8D17A" w14:textId="77777777" w:rsidR="00C72DFC" w:rsidRPr="00AE2335" w:rsidRDefault="00C72DFC" w:rsidP="00F009C9">
            <w:pPr>
              <w:rPr>
                <w:rFonts w:ascii="標楷體" w:eastAsia="標楷體" w:hAnsi="標楷體"/>
              </w:rPr>
            </w:pPr>
            <w:r w:rsidRPr="00AE2335">
              <w:rPr>
                <w:rFonts w:ascii="標楷體" w:eastAsia="標楷體" w:hAnsi="標楷體" w:hint="eastAsia"/>
              </w:rPr>
              <w:t>2=固定；</w:t>
            </w:r>
          </w:p>
          <w:p w14:paraId="52793572"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w:t>
            </w:r>
          </w:p>
          <w:p w14:paraId="0F04477C" w14:textId="77777777" w:rsidR="00C72DFC" w:rsidRPr="00AE2335" w:rsidRDefault="00C72DFC" w:rsidP="00F009C9">
            <w:pPr>
              <w:rPr>
                <w:rFonts w:ascii="標楷體" w:eastAsia="標楷體" w:hAnsi="標楷體"/>
              </w:rPr>
            </w:pPr>
            <w:r w:rsidRPr="00AE2335">
              <w:rPr>
                <w:rFonts w:ascii="標楷體" w:eastAsia="標楷體" w:hAnsi="標楷體" w:hint="eastAsia"/>
              </w:rPr>
              <w:t>4=浮動階梯</w:t>
            </w:r>
          </w:p>
          <w:p w14:paraId="32371732"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.RateCode</w:t>
            </w:r>
          </w:p>
        </w:tc>
      </w:tr>
      <w:tr w:rsidR="00C72DFC" w:rsidRPr="00AE2335" w14:paraId="5856688B" w14:textId="77777777" w:rsidTr="00F009C9">
        <w:tc>
          <w:tcPr>
            <w:tcW w:w="457" w:type="dxa"/>
            <w:vAlign w:val="center"/>
          </w:tcPr>
          <w:p w14:paraId="36F113BA"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598EA72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契約約定當時還本週期</w:t>
            </w:r>
          </w:p>
        </w:tc>
        <w:tc>
          <w:tcPr>
            <w:tcW w:w="828" w:type="dxa"/>
            <w:vAlign w:val="center"/>
          </w:tcPr>
          <w:p w14:paraId="50AF622D"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3563E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EA797E6"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E7B3AC9"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88AD789"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717B642E"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25BF2882"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3181B7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.RepayFreq</w:t>
            </w:r>
          </w:p>
        </w:tc>
      </w:tr>
      <w:tr w:rsidR="00C72DFC" w:rsidRPr="00AE2335" w14:paraId="1E7828C6" w14:textId="77777777" w:rsidTr="00F009C9">
        <w:tc>
          <w:tcPr>
            <w:tcW w:w="457" w:type="dxa"/>
            <w:vAlign w:val="center"/>
          </w:tcPr>
          <w:p w14:paraId="05F58BC5"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37FFAD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契約約定當時繳息週期</w:t>
            </w:r>
          </w:p>
        </w:tc>
        <w:tc>
          <w:tcPr>
            <w:tcW w:w="828" w:type="dxa"/>
            <w:vAlign w:val="center"/>
          </w:tcPr>
          <w:p w14:paraId="66C04120"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88F55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DC7207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4B3469F0"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34D102B1"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5161065C"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123DCAE5"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679D74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.PayIntFreq</w:t>
            </w:r>
          </w:p>
        </w:tc>
      </w:tr>
      <w:tr w:rsidR="00C72DFC" w:rsidRPr="00AE2335" w14:paraId="145F9755" w14:textId="77777777" w:rsidTr="00F009C9">
        <w:tc>
          <w:tcPr>
            <w:tcW w:w="457" w:type="dxa"/>
            <w:vAlign w:val="center"/>
          </w:tcPr>
          <w:p w14:paraId="02C108A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427699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授信行業別</w:t>
            </w:r>
          </w:p>
        </w:tc>
        <w:tc>
          <w:tcPr>
            <w:tcW w:w="828" w:type="dxa"/>
            <w:vAlign w:val="center"/>
          </w:tcPr>
          <w:p w14:paraId="5AD9ACFC"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958" w:type="dxa"/>
            <w:vAlign w:val="center"/>
          </w:tcPr>
          <w:p w14:paraId="6BCE31A9" w14:textId="77777777" w:rsidR="00C72DFC" w:rsidRPr="00AE2335" w:rsidRDefault="00C72DFC" w:rsidP="00F009C9">
            <w:pPr>
              <w:rPr>
                <w:rFonts w:ascii="標楷體" w:eastAsia="標楷體" w:hAnsi="標楷體"/>
              </w:rPr>
            </w:pPr>
          </w:p>
        </w:tc>
        <w:tc>
          <w:tcPr>
            <w:tcW w:w="4253" w:type="dxa"/>
            <w:vAlign w:val="center"/>
          </w:tcPr>
          <w:p w14:paraId="605412BC"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.IndustryCode</w:t>
            </w:r>
          </w:p>
        </w:tc>
      </w:tr>
      <w:tr w:rsidR="00C72DFC" w:rsidRPr="00AE2335" w14:paraId="55A2A5E5" w14:textId="77777777" w:rsidTr="00F009C9">
        <w:tc>
          <w:tcPr>
            <w:tcW w:w="457" w:type="dxa"/>
            <w:vAlign w:val="center"/>
          </w:tcPr>
          <w:p w14:paraId="323D53F9"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75CB44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擔保品類別</w:t>
            </w:r>
          </w:p>
        </w:tc>
        <w:tc>
          <w:tcPr>
            <w:tcW w:w="828" w:type="dxa"/>
            <w:vAlign w:val="center"/>
          </w:tcPr>
          <w:p w14:paraId="121D77C1"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0F87D3B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8D1306C" w14:textId="77777777" w:rsidR="00C72DFC" w:rsidRPr="00AE2335" w:rsidRDefault="00C72DFC" w:rsidP="00F009C9">
            <w:pPr>
              <w:rPr>
                <w:rFonts w:ascii="標楷體" w:eastAsia="標楷體" w:hAnsi="標楷體"/>
              </w:rPr>
            </w:pPr>
            <w:r w:rsidRPr="00AE2335">
              <w:rPr>
                <w:rFonts w:ascii="標楷體" w:eastAsia="標楷體" w:hAnsi="標楷體" w:hint="eastAsia"/>
              </w:rPr>
              <w:t>以對應至JCIC的類別</w:t>
            </w:r>
          </w:p>
          <w:p w14:paraId="3C3B9A7E"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.ClTypeJCIC</w:t>
            </w:r>
          </w:p>
        </w:tc>
      </w:tr>
      <w:tr w:rsidR="00C72DFC" w:rsidRPr="00AE2335" w14:paraId="7AD78AFC" w14:textId="77777777" w:rsidTr="00F009C9">
        <w:tc>
          <w:tcPr>
            <w:tcW w:w="457" w:type="dxa"/>
            <w:vAlign w:val="center"/>
          </w:tcPr>
          <w:p w14:paraId="5BC31F0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678A2B6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擔保品地區別</w:t>
            </w:r>
          </w:p>
        </w:tc>
        <w:tc>
          <w:tcPr>
            <w:tcW w:w="828" w:type="dxa"/>
            <w:vAlign w:val="center"/>
          </w:tcPr>
          <w:p w14:paraId="3AB002C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0D678FDF" w14:textId="77777777" w:rsidR="00C72DFC" w:rsidRPr="00AE2335" w:rsidRDefault="00C72DFC" w:rsidP="00F009C9">
            <w:pPr>
              <w:rPr>
                <w:rFonts w:ascii="標楷體" w:eastAsia="標楷體" w:hAnsi="標楷體"/>
              </w:rPr>
            </w:pPr>
          </w:p>
        </w:tc>
        <w:tc>
          <w:tcPr>
            <w:tcW w:w="4253" w:type="dxa"/>
            <w:vAlign w:val="center"/>
          </w:tcPr>
          <w:p w14:paraId="59070FFD"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EFD3CAA"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540D4B34"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1D0AF71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48B4ED3D"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FFE217D"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33579A91"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42D1849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.CityCode</w:t>
            </w:r>
          </w:p>
        </w:tc>
      </w:tr>
      <w:tr w:rsidR="00C72DFC" w:rsidRPr="00AE2335" w14:paraId="4AAC399A" w14:textId="77777777" w:rsidTr="00F009C9">
        <w:tc>
          <w:tcPr>
            <w:tcW w:w="457" w:type="dxa"/>
            <w:vAlign w:val="center"/>
          </w:tcPr>
          <w:p w14:paraId="39FBDD5C"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19</w:t>
            </w:r>
          </w:p>
        </w:tc>
        <w:tc>
          <w:tcPr>
            <w:tcW w:w="2391" w:type="dxa"/>
            <w:vAlign w:val="center"/>
          </w:tcPr>
          <w:p w14:paraId="0E67D6F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商品利率代碼</w:t>
            </w:r>
          </w:p>
        </w:tc>
        <w:tc>
          <w:tcPr>
            <w:tcW w:w="828" w:type="dxa"/>
            <w:vAlign w:val="center"/>
          </w:tcPr>
          <w:p w14:paraId="40AF3CBE" w14:textId="1E8C4640" w:rsidR="00C72DFC" w:rsidRPr="00AE2335" w:rsidRDefault="00B6201A" w:rsidP="00F009C9">
            <w:pPr>
              <w:rPr>
                <w:rFonts w:ascii="標楷體" w:eastAsia="標楷體" w:hAnsi="標楷體"/>
              </w:rPr>
            </w:pPr>
            <w:r>
              <w:rPr>
                <w:rFonts w:ascii="標楷體" w:eastAsia="標楷體" w:hAnsi="標楷體"/>
                <w:highlight w:val="cyan"/>
              </w:rPr>
              <w:t>5</w:t>
            </w:r>
          </w:p>
        </w:tc>
        <w:tc>
          <w:tcPr>
            <w:tcW w:w="1958" w:type="dxa"/>
            <w:vAlign w:val="center"/>
          </w:tcPr>
          <w:p w14:paraId="1DBA0B89" w14:textId="77777777" w:rsidR="00C72DFC" w:rsidRPr="00AE2335" w:rsidRDefault="00C72DFC" w:rsidP="00F009C9">
            <w:pPr>
              <w:rPr>
                <w:rFonts w:ascii="標楷體" w:eastAsia="標楷體" w:hAnsi="標楷體"/>
              </w:rPr>
            </w:pPr>
          </w:p>
        </w:tc>
        <w:tc>
          <w:tcPr>
            <w:tcW w:w="4253" w:type="dxa"/>
            <w:vAlign w:val="center"/>
          </w:tcPr>
          <w:p w14:paraId="05593754"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.ProdNo</w:t>
            </w:r>
          </w:p>
        </w:tc>
      </w:tr>
      <w:tr w:rsidR="00C72DFC" w:rsidRPr="00AE2335" w14:paraId="661B6C6F" w14:textId="77777777" w:rsidTr="00F009C9">
        <w:tc>
          <w:tcPr>
            <w:tcW w:w="457" w:type="dxa"/>
            <w:vAlign w:val="center"/>
          </w:tcPr>
          <w:p w14:paraId="4C2AA99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20</w:t>
            </w:r>
          </w:p>
        </w:tc>
        <w:tc>
          <w:tcPr>
            <w:tcW w:w="2391" w:type="dxa"/>
            <w:vAlign w:val="center"/>
          </w:tcPr>
          <w:p w14:paraId="1BB95E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317B65BE"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FAF3F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76EA25F"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1A580D93"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3F0D8BEE"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05BE06E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.CustKind</w:t>
            </w:r>
          </w:p>
        </w:tc>
      </w:tr>
      <w:tr w:rsidR="00C72DFC" w:rsidRPr="00AE2335" w14:paraId="6783E625" w14:textId="77777777" w:rsidTr="00F009C9">
        <w:tc>
          <w:tcPr>
            <w:tcW w:w="457" w:type="dxa"/>
            <w:vAlign w:val="center"/>
          </w:tcPr>
          <w:p w14:paraId="451BD81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21</w:t>
            </w:r>
          </w:p>
        </w:tc>
        <w:tc>
          <w:tcPr>
            <w:tcW w:w="2391" w:type="dxa"/>
            <w:vAlign w:val="center"/>
          </w:tcPr>
          <w:p w14:paraId="583D7D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產品別</w:t>
            </w:r>
          </w:p>
        </w:tc>
        <w:tc>
          <w:tcPr>
            <w:tcW w:w="828" w:type="dxa"/>
            <w:vAlign w:val="center"/>
          </w:tcPr>
          <w:p w14:paraId="4A115D4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7341ACD" w14:textId="77777777" w:rsidR="00C72DFC" w:rsidRPr="00AE2335" w:rsidRDefault="00C72DFC" w:rsidP="00F009C9">
            <w:pPr>
              <w:rPr>
                <w:rFonts w:ascii="標楷體" w:eastAsia="標楷體" w:hAnsi="標楷體"/>
              </w:rPr>
            </w:pPr>
          </w:p>
        </w:tc>
        <w:tc>
          <w:tcPr>
            <w:tcW w:w="4253" w:type="dxa"/>
            <w:vAlign w:val="center"/>
          </w:tcPr>
          <w:p w14:paraId="44F4F22E"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w:t>
            </w:r>
            <w:proofErr w:type="spellStart"/>
            <w:r w:rsidRPr="00AE2335">
              <w:rPr>
                <w:rFonts w:ascii="標楷體" w:eastAsia="標楷體" w:hAnsi="標楷體" w:hint="eastAsia"/>
              </w:rPr>
              <w:t>etc</w:t>
            </w:r>
            <w:proofErr w:type="spellEnd"/>
          </w:p>
          <w:p w14:paraId="03FBA209"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2FC79F89" w14:textId="77777777" w:rsidTr="00F009C9">
        <w:tc>
          <w:tcPr>
            <w:tcW w:w="457" w:type="dxa"/>
            <w:vAlign w:val="center"/>
          </w:tcPr>
          <w:p w14:paraId="4A2100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22</w:t>
            </w:r>
          </w:p>
        </w:tc>
        <w:tc>
          <w:tcPr>
            <w:tcW w:w="2391" w:type="dxa"/>
            <w:vAlign w:val="center"/>
          </w:tcPr>
          <w:p w14:paraId="6F0D6CB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原始鑑價金額</w:t>
            </w:r>
          </w:p>
        </w:tc>
        <w:tc>
          <w:tcPr>
            <w:tcW w:w="828" w:type="dxa"/>
            <w:vAlign w:val="center"/>
          </w:tcPr>
          <w:p w14:paraId="711073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1</w:t>
            </w:r>
          </w:p>
        </w:tc>
        <w:tc>
          <w:tcPr>
            <w:tcW w:w="1958" w:type="dxa"/>
            <w:vAlign w:val="center"/>
          </w:tcPr>
          <w:p w14:paraId="1F33CEA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18CC0A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.EvaAmt</w:t>
            </w:r>
          </w:p>
        </w:tc>
      </w:tr>
      <w:tr w:rsidR="00C72DFC" w:rsidRPr="00AE2335" w14:paraId="3280DCB2" w14:textId="77777777" w:rsidTr="00F009C9">
        <w:tc>
          <w:tcPr>
            <w:tcW w:w="457" w:type="dxa"/>
            <w:vAlign w:val="center"/>
          </w:tcPr>
          <w:p w14:paraId="18400E9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23</w:t>
            </w:r>
          </w:p>
        </w:tc>
        <w:tc>
          <w:tcPr>
            <w:tcW w:w="2391" w:type="dxa"/>
            <w:vAlign w:val="center"/>
          </w:tcPr>
          <w:p w14:paraId="6C7C2C5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可動用餘額(台幣)</w:t>
            </w:r>
          </w:p>
        </w:tc>
        <w:tc>
          <w:tcPr>
            <w:tcW w:w="828" w:type="dxa"/>
            <w:vAlign w:val="center"/>
          </w:tcPr>
          <w:p w14:paraId="72BEDB80" w14:textId="77777777" w:rsidR="00C72DFC" w:rsidRPr="00AE2335" w:rsidRDefault="00C72DFC" w:rsidP="00F009C9">
            <w:pPr>
              <w:rPr>
                <w:rFonts w:ascii="標楷體" w:eastAsia="標楷體" w:hAnsi="標楷體"/>
              </w:rPr>
            </w:pPr>
            <w:r w:rsidRPr="00AE2335">
              <w:rPr>
                <w:rFonts w:ascii="標楷體" w:eastAsia="標楷體" w:hAnsi="標楷體"/>
                <w:color w:val="000000"/>
              </w:rPr>
              <w:t>11</w:t>
            </w:r>
          </w:p>
        </w:tc>
        <w:tc>
          <w:tcPr>
            <w:tcW w:w="1958" w:type="dxa"/>
            <w:vAlign w:val="center"/>
          </w:tcPr>
          <w:p w14:paraId="1EF7B71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0387F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.AvblBal</w:t>
            </w:r>
          </w:p>
        </w:tc>
      </w:tr>
      <w:tr w:rsidR="00C72DFC" w:rsidRPr="00AE2335" w14:paraId="2C465166" w14:textId="77777777" w:rsidTr="00F009C9">
        <w:tc>
          <w:tcPr>
            <w:tcW w:w="457" w:type="dxa"/>
            <w:vAlign w:val="center"/>
          </w:tcPr>
          <w:p w14:paraId="149F6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24</w:t>
            </w:r>
          </w:p>
        </w:tc>
        <w:tc>
          <w:tcPr>
            <w:tcW w:w="2391" w:type="dxa"/>
            <w:vAlign w:val="center"/>
          </w:tcPr>
          <w:p w14:paraId="426BE2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該筆額度是否可循環動用</w:t>
            </w:r>
          </w:p>
        </w:tc>
        <w:tc>
          <w:tcPr>
            <w:tcW w:w="828" w:type="dxa"/>
            <w:vAlign w:val="center"/>
          </w:tcPr>
          <w:p w14:paraId="3FD89C3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73EF0423"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4253" w:type="dxa"/>
            <w:vAlign w:val="center"/>
          </w:tcPr>
          <w:p w14:paraId="337E9818"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1A9DA16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.RecycleCode</w:t>
            </w:r>
          </w:p>
        </w:tc>
      </w:tr>
      <w:tr w:rsidR="00C72DFC" w:rsidRPr="00AE2335" w14:paraId="338D2D06" w14:textId="77777777" w:rsidTr="00F009C9">
        <w:tc>
          <w:tcPr>
            <w:tcW w:w="457" w:type="dxa"/>
            <w:vAlign w:val="center"/>
          </w:tcPr>
          <w:p w14:paraId="20AD937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25</w:t>
            </w:r>
          </w:p>
        </w:tc>
        <w:tc>
          <w:tcPr>
            <w:tcW w:w="2391" w:type="dxa"/>
            <w:vAlign w:val="center"/>
          </w:tcPr>
          <w:p w14:paraId="3E000FA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該筆額度是否為不可撤銷</w:t>
            </w:r>
          </w:p>
        </w:tc>
        <w:tc>
          <w:tcPr>
            <w:tcW w:w="828" w:type="dxa"/>
            <w:vAlign w:val="center"/>
          </w:tcPr>
          <w:p w14:paraId="236573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0609FCC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8344D5E"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1988E3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.IrrevocableFlag</w:t>
            </w:r>
          </w:p>
        </w:tc>
      </w:tr>
      <w:tr w:rsidR="00C72DFC" w:rsidRPr="00AE2335" w14:paraId="33EB63E1" w14:textId="77777777" w:rsidTr="00F009C9">
        <w:tc>
          <w:tcPr>
            <w:tcW w:w="457" w:type="dxa"/>
            <w:vAlign w:val="center"/>
          </w:tcPr>
          <w:p w14:paraId="4A0512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26</w:t>
            </w:r>
          </w:p>
        </w:tc>
        <w:tc>
          <w:tcPr>
            <w:tcW w:w="2391" w:type="dxa"/>
            <w:vAlign w:val="center"/>
          </w:tcPr>
          <w:p w14:paraId="3FA391B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合約期限</w:t>
            </w:r>
          </w:p>
        </w:tc>
        <w:tc>
          <w:tcPr>
            <w:tcW w:w="828" w:type="dxa"/>
            <w:vAlign w:val="center"/>
          </w:tcPr>
          <w:p w14:paraId="011AE65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0025F1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w:t>
            </w:r>
          </w:p>
        </w:tc>
        <w:tc>
          <w:tcPr>
            <w:tcW w:w="4253" w:type="dxa"/>
            <w:vAlign w:val="center"/>
          </w:tcPr>
          <w:p w14:paraId="76058DAD" w14:textId="77777777" w:rsidR="00C72DFC" w:rsidRPr="00AE2335" w:rsidRDefault="00C72DFC" w:rsidP="00F009C9">
            <w:pPr>
              <w:rPr>
                <w:rFonts w:ascii="標楷體" w:eastAsia="標楷體" w:hAnsi="標楷體"/>
              </w:rPr>
            </w:pPr>
            <w:r w:rsidRPr="00AE2335">
              <w:rPr>
                <w:rFonts w:ascii="標楷體" w:eastAsia="標楷體" w:hAnsi="標楷體" w:hint="eastAsia"/>
              </w:rPr>
              <w:t>[額度首撥日]~[到期日]轉成幾年幾月幾天，前補</w:t>
            </w:r>
            <w:r w:rsidRPr="00AE2335">
              <w:rPr>
                <w:rFonts w:ascii="標楷體" w:eastAsia="標楷體" w:hAnsi="標楷體"/>
              </w:rPr>
              <w:t>“</w:t>
            </w:r>
            <w:r w:rsidRPr="00AE2335">
              <w:rPr>
                <w:rFonts w:ascii="標楷體" w:eastAsia="標楷體" w:hAnsi="標楷體" w:hint="eastAsia"/>
              </w:rPr>
              <w:t>00</w:t>
            </w:r>
            <w:r w:rsidRPr="00AE2335">
              <w:rPr>
                <w:rFonts w:ascii="標楷體" w:eastAsia="標楷體" w:hAnsi="標楷體"/>
              </w:rPr>
              <w:t>”</w:t>
            </w:r>
          </w:p>
          <w:p w14:paraId="4E191946"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.LoanTerm</w:t>
            </w:r>
          </w:p>
        </w:tc>
      </w:tr>
      <w:tr w:rsidR="00C72DFC" w:rsidRPr="00AE2335" w14:paraId="688D99D5" w14:textId="77777777" w:rsidTr="00F009C9">
        <w:tc>
          <w:tcPr>
            <w:tcW w:w="457" w:type="dxa"/>
            <w:vAlign w:val="center"/>
          </w:tcPr>
          <w:p w14:paraId="686373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27</w:t>
            </w:r>
          </w:p>
        </w:tc>
        <w:tc>
          <w:tcPr>
            <w:tcW w:w="2391" w:type="dxa"/>
            <w:vAlign w:val="center"/>
          </w:tcPr>
          <w:p w14:paraId="4A482C4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備忘分錄會計科目</w:t>
            </w:r>
          </w:p>
        </w:tc>
        <w:tc>
          <w:tcPr>
            <w:tcW w:w="828" w:type="dxa"/>
            <w:vAlign w:val="center"/>
          </w:tcPr>
          <w:p w14:paraId="4DD82A3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8D93CB3" w14:textId="77777777" w:rsidR="00C72DFC" w:rsidRPr="00AE2335" w:rsidRDefault="00C72DFC" w:rsidP="00F009C9">
            <w:pPr>
              <w:rPr>
                <w:rFonts w:ascii="標楷體" w:eastAsia="標楷體" w:hAnsi="標楷體"/>
              </w:rPr>
            </w:pPr>
          </w:p>
        </w:tc>
        <w:tc>
          <w:tcPr>
            <w:tcW w:w="4253" w:type="dxa"/>
            <w:vAlign w:val="center"/>
          </w:tcPr>
          <w:p w14:paraId="43FD9D45" w14:textId="77777777" w:rsidR="00C72DFC" w:rsidRDefault="00C72DFC" w:rsidP="00F009C9">
            <w:pPr>
              <w:rPr>
                <w:rFonts w:ascii="標楷體" w:eastAsia="標楷體" w:hAnsi="標楷體"/>
              </w:rPr>
            </w:pPr>
            <w:r w:rsidRPr="000B550E">
              <w:rPr>
                <w:rFonts w:ascii="標楷體" w:eastAsia="標楷體" w:hAnsi="標楷體" w:hint="eastAsia"/>
              </w:rPr>
              <w:t>該筆額度是否為不可撤銷</w:t>
            </w:r>
            <w:r>
              <w:rPr>
                <w:rFonts w:ascii="標楷體" w:eastAsia="標楷體" w:hAnsi="標楷體" w:hint="eastAsia"/>
              </w:rPr>
              <w:t>=1時為</w:t>
            </w:r>
            <w:r w:rsidR="009378F7" w:rsidRPr="009378F7">
              <w:rPr>
                <w:rFonts w:ascii="標楷體" w:eastAsia="標楷體" w:hAnsi="標楷體"/>
                <w:highlight w:val="yellow"/>
              </w:rPr>
              <w:t>90800000000</w:t>
            </w:r>
            <w:r>
              <w:rPr>
                <w:rFonts w:ascii="標楷體" w:eastAsia="標楷體" w:hAnsi="標楷體"/>
              </w:rPr>
              <w:t>;</w:t>
            </w:r>
            <w:r>
              <w:rPr>
                <w:rFonts w:ascii="標楷體" w:eastAsia="標楷體" w:hAnsi="標楷體" w:hint="eastAsia"/>
              </w:rPr>
              <w:t>其他則為</w:t>
            </w:r>
            <w:r w:rsidR="009378F7" w:rsidRPr="009378F7">
              <w:rPr>
                <w:rFonts w:ascii="標楷體" w:eastAsia="標楷體" w:hAnsi="標楷體"/>
                <w:highlight w:val="yellow"/>
              </w:rPr>
              <w:t>90900000000</w:t>
            </w:r>
          </w:p>
          <w:p w14:paraId="40FA975D" w14:textId="0ABBEDA9" w:rsidR="009378F7" w:rsidRPr="00AE2335" w:rsidRDefault="009378F7" w:rsidP="00F009C9">
            <w:pPr>
              <w:rPr>
                <w:rFonts w:ascii="標楷體" w:eastAsia="標楷體" w:hAnsi="標楷體"/>
              </w:rPr>
            </w:pPr>
            <w:r w:rsidRPr="009378F7">
              <w:rPr>
                <w:rFonts w:ascii="標楷體" w:eastAsia="標楷體" w:hAnsi="標楷體"/>
                <w:highlight w:val="yellow"/>
              </w:rPr>
              <w:t>LoanIfrs9Ip.AcCode</w:t>
            </w:r>
          </w:p>
        </w:tc>
      </w:tr>
      <w:tr w:rsidR="00C72DFC" w:rsidRPr="00AE2335" w14:paraId="5A8AC9AD" w14:textId="77777777" w:rsidTr="00F009C9">
        <w:tc>
          <w:tcPr>
            <w:tcW w:w="457" w:type="dxa"/>
            <w:vAlign w:val="center"/>
          </w:tcPr>
          <w:p w14:paraId="1B53726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28</w:t>
            </w:r>
          </w:p>
        </w:tc>
        <w:tc>
          <w:tcPr>
            <w:tcW w:w="2391" w:type="dxa"/>
            <w:vAlign w:val="center"/>
          </w:tcPr>
          <w:p w14:paraId="6B595E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記帳幣別</w:t>
            </w:r>
          </w:p>
        </w:tc>
        <w:tc>
          <w:tcPr>
            <w:tcW w:w="828" w:type="dxa"/>
            <w:vAlign w:val="center"/>
          </w:tcPr>
          <w:p w14:paraId="5E8155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22BAF03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89D3A99" w14:textId="77777777" w:rsidR="00C72DFC" w:rsidRPr="00AE2335" w:rsidRDefault="00C72DFC" w:rsidP="00F009C9">
            <w:pPr>
              <w:rPr>
                <w:rFonts w:ascii="標楷體" w:eastAsia="標楷體" w:hAnsi="標楷體"/>
              </w:rPr>
            </w:pPr>
            <w:r w:rsidRPr="00AE2335">
              <w:rPr>
                <w:rFonts w:ascii="標楷體" w:eastAsia="標楷體" w:hAnsi="標楷體" w:hint="eastAsia"/>
              </w:rPr>
              <w:t>1=台幣 2=美元 3=澳幣 4=人民幣 5=歐元</w:t>
            </w:r>
          </w:p>
          <w:p w14:paraId="42DE05A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.AcCurcd</w:t>
            </w:r>
          </w:p>
        </w:tc>
      </w:tr>
      <w:tr w:rsidR="00C72DFC" w:rsidRPr="00AE2335" w14:paraId="46B8EB10" w14:textId="77777777" w:rsidTr="00F009C9">
        <w:tc>
          <w:tcPr>
            <w:tcW w:w="457" w:type="dxa"/>
            <w:vAlign w:val="center"/>
          </w:tcPr>
          <w:p w14:paraId="1967EA0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29</w:t>
            </w:r>
          </w:p>
        </w:tc>
        <w:tc>
          <w:tcPr>
            <w:tcW w:w="2391" w:type="dxa"/>
            <w:vAlign w:val="center"/>
          </w:tcPr>
          <w:p w14:paraId="428A1C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會計帳冊</w:t>
            </w:r>
          </w:p>
        </w:tc>
        <w:tc>
          <w:tcPr>
            <w:tcW w:w="828" w:type="dxa"/>
            <w:vAlign w:val="center"/>
          </w:tcPr>
          <w:p w14:paraId="4769EFC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4620982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B7A21D4" w14:textId="77777777" w:rsidR="00C72DFC" w:rsidRPr="00AE2335" w:rsidRDefault="00C72DFC" w:rsidP="00F009C9">
            <w:pPr>
              <w:rPr>
                <w:rFonts w:ascii="標楷體" w:eastAsia="標楷體" w:hAnsi="標楷體"/>
              </w:rPr>
            </w:pPr>
            <w:r w:rsidRPr="00AE2335">
              <w:rPr>
                <w:rFonts w:ascii="標楷體" w:eastAsia="標楷體" w:hAnsi="標楷體" w:hint="eastAsia"/>
              </w:rPr>
              <w:t>1=一般 2=分紅 3=利變 4=OIU</w:t>
            </w:r>
          </w:p>
          <w:p w14:paraId="4770A00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.AcBookCode</w:t>
            </w:r>
          </w:p>
        </w:tc>
      </w:tr>
      <w:tr w:rsidR="00C72DFC" w:rsidRPr="00AE2335" w14:paraId="32E282C2" w14:textId="77777777" w:rsidTr="00F009C9">
        <w:tc>
          <w:tcPr>
            <w:tcW w:w="457" w:type="dxa"/>
            <w:vAlign w:val="center"/>
          </w:tcPr>
          <w:p w14:paraId="3F1EA4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30</w:t>
            </w:r>
          </w:p>
        </w:tc>
        <w:tc>
          <w:tcPr>
            <w:tcW w:w="2391" w:type="dxa"/>
            <w:vAlign w:val="center"/>
          </w:tcPr>
          <w:p w14:paraId="159C542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交易幣別</w:t>
            </w:r>
          </w:p>
        </w:tc>
        <w:tc>
          <w:tcPr>
            <w:tcW w:w="828" w:type="dxa"/>
            <w:vAlign w:val="center"/>
          </w:tcPr>
          <w:p w14:paraId="2954165C"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A8CE2" w14:textId="77777777" w:rsidR="00C72DFC" w:rsidRPr="00AE2335" w:rsidRDefault="00C72DFC" w:rsidP="00F009C9">
            <w:pPr>
              <w:rPr>
                <w:rFonts w:ascii="標楷體" w:eastAsia="標楷體" w:hAnsi="標楷體"/>
              </w:rPr>
            </w:pPr>
          </w:p>
        </w:tc>
        <w:tc>
          <w:tcPr>
            <w:tcW w:w="4253" w:type="dxa"/>
            <w:vAlign w:val="center"/>
          </w:tcPr>
          <w:p w14:paraId="562B7C30"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NTD</w:t>
            </w:r>
            <w:r w:rsidRPr="00AE2335">
              <w:rPr>
                <w:rFonts w:ascii="標楷體" w:eastAsia="標楷體" w:hAnsi="標楷體"/>
              </w:rPr>
              <w:t>’</w:t>
            </w:r>
          </w:p>
          <w:p w14:paraId="5D481F3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.CurrencyCode</w:t>
            </w:r>
          </w:p>
        </w:tc>
      </w:tr>
      <w:tr w:rsidR="00C72DFC" w:rsidRPr="00AE2335" w14:paraId="332E5698" w14:textId="77777777" w:rsidTr="00F009C9">
        <w:tc>
          <w:tcPr>
            <w:tcW w:w="457" w:type="dxa"/>
            <w:vAlign w:val="center"/>
          </w:tcPr>
          <w:p w14:paraId="36BF17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31</w:t>
            </w:r>
          </w:p>
        </w:tc>
        <w:tc>
          <w:tcPr>
            <w:tcW w:w="2391" w:type="dxa"/>
            <w:vAlign w:val="center"/>
          </w:tcPr>
          <w:p w14:paraId="5BE35D7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報導日匯率</w:t>
            </w:r>
          </w:p>
        </w:tc>
        <w:tc>
          <w:tcPr>
            <w:tcW w:w="828" w:type="dxa"/>
            <w:vAlign w:val="center"/>
          </w:tcPr>
          <w:p w14:paraId="3C860DC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DCB59D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w:t>
            </w:r>
          </w:p>
        </w:tc>
        <w:tc>
          <w:tcPr>
            <w:tcW w:w="4253" w:type="dxa"/>
            <w:vAlign w:val="center"/>
          </w:tcPr>
          <w:p w14:paraId="7D418E8C"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1</w:t>
            </w:r>
            <w:r w:rsidRPr="00AE2335">
              <w:rPr>
                <w:rFonts w:ascii="標楷體" w:eastAsia="標楷體" w:hAnsi="標楷體"/>
              </w:rPr>
              <w:t>’</w:t>
            </w:r>
          </w:p>
          <w:p w14:paraId="5706992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.ExchangeRate</w:t>
            </w:r>
          </w:p>
        </w:tc>
      </w:tr>
      <w:tr w:rsidR="00C72DFC" w:rsidRPr="00AE2335" w14:paraId="2467DE52" w14:textId="77777777" w:rsidTr="00F009C9">
        <w:tc>
          <w:tcPr>
            <w:tcW w:w="457" w:type="dxa"/>
            <w:vAlign w:val="center"/>
          </w:tcPr>
          <w:p w14:paraId="13BCCE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32</w:t>
            </w:r>
          </w:p>
        </w:tc>
        <w:tc>
          <w:tcPr>
            <w:tcW w:w="2391" w:type="dxa"/>
            <w:vAlign w:val="center"/>
          </w:tcPr>
          <w:p w14:paraId="4D4AD0B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核准金額(交易幣)</w:t>
            </w:r>
          </w:p>
        </w:tc>
        <w:tc>
          <w:tcPr>
            <w:tcW w:w="828" w:type="dxa"/>
            <w:vAlign w:val="center"/>
          </w:tcPr>
          <w:p w14:paraId="4A3558D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B9D1214"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53CB8665" w14:textId="77777777" w:rsidR="00C72DFC" w:rsidRPr="00AE2335" w:rsidRDefault="00C72DFC" w:rsidP="00F009C9">
            <w:pPr>
              <w:rPr>
                <w:rFonts w:ascii="標楷體" w:eastAsia="標楷體" w:hAnsi="標楷體"/>
              </w:rPr>
            </w:pPr>
            <w:r w:rsidRPr="00AE2335">
              <w:rPr>
                <w:rFonts w:ascii="標楷體" w:eastAsia="標楷體" w:hAnsi="標楷體" w:hint="eastAsia"/>
              </w:rPr>
              <w:t>與[核准金額]相同</w:t>
            </w:r>
          </w:p>
          <w:p w14:paraId="41EFB7B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.LineAmtCurr</w:t>
            </w:r>
          </w:p>
        </w:tc>
      </w:tr>
      <w:tr w:rsidR="00C72DFC" w:rsidRPr="00AE2335" w14:paraId="1ECDC060" w14:textId="77777777" w:rsidTr="00F009C9">
        <w:tc>
          <w:tcPr>
            <w:tcW w:w="457" w:type="dxa"/>
            <w:vAlign w:val="center"/>
          </w:tcPr>
          <w:p w14:paraId="3FC8A66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33</w:t>
            </w:r>
          </w:p>
        </w:tc>
        <w:tc>
          <w:tcPr>
            <w:tcW w:w="2391" w:type="dxa"/>
            <w:vAlign w:val="center"/>
          </w:tcPr>
          <w:p w14:paraId="0FA4F3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帳管費(交易幣)</w:t>
            </w:r>
          </w:p>
        </w:tc>
        <w:tc>
          <w:tcPr>
            <w:tcW w:w="828" w:type="dxa"/>
            <w:vAlign w:val="center"/>
          </w:tcPr>
          <w:p w14:paraId="462F50AC"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2036B472"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6DB54AB5" w14:textId="77777777" w:rsidR="00C72DFC" w:rsidRPr="00AE2335" w:rsidRDefault="00C72DFC" w:rsidP="00F009C9">
            <w:pPr>
              <w:rPr>
                <w:rFonts w:ascii="標楷體" w:eastAsia="標楷體" w:hAnsi="標楷體"/>
              </w:rPr>
            </w:pPr>
            <w:r w:rsidRPr="00AE2335">
              <w:rPr>
                <w:rFonts w:ascii="標楷體" w:eastAsia="標楷體" w:hAnsi="標楷體" w:hint="eastAsia"/>
              </w:rPr>
              <w:t>與[帳管費]相同</w:t>
            </w:r>
          </w:p>
          <w:p w14:paraId="5F00050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.AcctFeeCurr</w:t>
            </w:r>
          </w:p>
        </w:tc>
      </w:tr>
      <w:tr w:rsidR="00C72DFC" w:rsidRPr="00AE2335" w14:paraId="5D09CF0D" w14:textId="77777777" w:rsidTr="00F009C9">
        <w:tc>
          <w:tcPr>
            <w:tcW w:w="457" w:type="dxa"/>
            <w:vAlign w:val="center"/>
          </w:tcPr>
          <w:p w14:paraId="5659EC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34</w:t>
            </w:r>
          </w:p>
        </w:tc>
        <w:tc>
          <w:tcPr>
            <w:tcW w:w="2391" w:type="dxa"/>
            <w:vAlign w:val="center"/>
          </w:tcPr>
          <w:p w14:paraId="52DC85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法拍及火險費用(交易幣)</w:t>
            </w:r>
          </w:p>
        </w:tc>
        <w:tc>
          <w:tcPr>
            <w:tcW w:w="828" w:type="dxa"/>
            <w:vAlign w:val="center"/>
          </w:tcPr>
          <w:p w14:paraId="7101F8D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3B4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6B060F94" w14:textId="77777777" w:rsidR="00C72DFC" w:rsidRPr="00AE2335" w:rsidRDefault="00C72DFC" w:rsidP="00F009C9">
            <w:pPr>
              <w:rPr>
                <w:rFonts w:ascii="標楷體" w:eastAsia="標楷體" w:hAnsi="標楷體"/>
              </w:rPr>
            </w:pPr>
            <w:r w:rsidRPr="00AE2335">
              <w:rPr>
                <w:rFonts w:ascii="標楷體" w:eastAsia="標楷體" w:hAnsi="標楷體" w:hint="eastAsia"/>
              </w:rPr>
              <w:t>與[法拍及火險費用]相同</w:t>
            </w:r>
          </w:p>
          <w:p w14:paraId="6290834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.FeeCurr</w:t>
            </w:r>
          </w:p>
        </w:tc>
      </w:tr>
    </w:tbl>
    <w:p w14:paraId="5C591AC2"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1647A0A" w14:textId="77777777" w:rsidR="00C72DFC" w:rsidRPr="00AE2335" w:rsidRDefault="00C72DFC" w:rsidP="00C72DFC">
      <w:pPr>
        <w:rPr>
          <w:rFonts w:ascii="標楷體" w:eastAsia="標楷體" w:hAnsi="標楷體"/>
        </w:rPr>
      </w:pPr>
    </w:p>
    <w:p w14:paraId="66AAAB3F" w14:textId="77777777" w:rsidR="00C72DFC" w:rsidRPr="00AE2335" w:rsidRDefault="00C72DFC" w:rsidP="00C72DFC">
      <w:pPr>
        <w:rPr>
          <w:rFonts w:ascii="標楷體" w:eastAsia="標楷體" w:hAnsi="標楷體"/>
        </w:rPr>
      </w:pPr>
      <w:r w:rsidRPr="00AE2335">
        <w:rPr>
          <w:rFonts w:ascii="標楷體" w:eastAsia="標楷體" w:hAnsi="標楷體" w:hint="eastAsia"/>
        </w:rPr>
        <w:lastRenderedPageBreak/>
        <w:t>控制檔</w:t>
      </w:r>
      <w:r>
        <w:rPr>
          <w:rFonts w:ascii="標楷體" w:eastAsia="標楷體" w:hAnsi="標楷體" w:hint="eastAsia"/>
        </w:rPr>
        <w:t>:</w:t>
      </w:r>
    </w:p>
    <w:p w14:paraId="3C78730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w:t>
      </w:r>
      <w:r w:rsidRPr="00AE2335">
        <w:rPr>
          <w:rFonts w:ascii="標楷體" w:eastAsia="標楷體" w:hAnsi="標楷體" w:hint="eastAsia"/>
        </w:rPr>
        <w:t>IDX</w:t>
      </w:r>
    </w:p>
    <w:p w14:paraId="73E1463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244F2C5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C65757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欄位清單9之控制檔</w:t>
      </w:r>
    </w:p>
    <w:p w14:paraId="2B57A7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5CB5407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3077DEC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1A9D98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A8EC451" w14:textId="77777777" w:rsidTr="00F009C9">
        <w:tc>
          <w:tcPr>
            <w:tcW w:w="457" w:type="dxa"/>
            <w:vAlign w:val="center"/>
          </w:tcPr>
          <w:p w14:paraId="6C09C43C"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DBA2F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AC10B6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01E5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2F84C2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399276C3" w14:textId="77777777" w:rsidTr="00F009C9">
        <w:tc>
          <w:tcPr>
            <w:tcW w:w="457" w:type="dxa"/>
            <w:vAlign w:val="center"/>
          </w:tcPr>
          <w:p w14:paraId="020E48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78F467CC"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33F01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333546F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DF0CA6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7A310AA" w14:textId="77777777" w:rsidTr="00F009C9">
        <w:tc>
          <w:tcPr>
            <w:tcW w:w="457" w:type="dxa"/>
            <w:vAlign w:val="center"/>
          </w:tcPr>
          <w:p w14:paraId="42E2F56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7ED2CB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00DA0A9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7D59B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C5CF00"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849AB29" w14:textId="77777777" w:rsidTr="00F009C9">
        <w:tc>
          <w:tcPr>
            <w:tcW w:w="457" w:type="dxa"/>
            <w:vAlign w:val="center"/>
          </w:tcPr>
          <w:p w14:paraId="15C2FF2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4C4751A"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2FCD6E2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7707331E"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6A40F02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D381711"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BD9B27B" w14:textId="77777777" w:rsidR="00C72DFC" w:rsidRPr="00AE2335" w:rsidRDefault="00C72DFC" w:rsidP="00C72DFC">
      <w:pPr>
        <w:rPr>
          <w:rFonts w:ascii="標楷體" w:eastAsia="標楷體" w:hAnsi="標楷體"/>
        </w:rPr>
      </w:pPr>
    </w:p>
    <w:p w14:paraId="39A0E137" w14:textId="77777777" w:rsidR="00C72DFC" w:rsidRPr="00AE2335" w:rsidRDefault="00C72DFC" w:rsidP="00C72DFC">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LNM39</w:t>
      </w:r>
      <w:r w:rsidRPr="00AE2335">
        <w:rPr>
          <w:rFonts w:ascii="標楷體" w:eastAsia="標楷體" w:hAnsi="標楷體"/>
        </w:rPr>
        <w:t>J</w:t>
      </w:r>
      <w:r w:rsidRPr="00AE2335">
        <w:rPr>
          <w:rFonts w:ascii="標楷體" w:eastAsia="標楷體" w:hAnsi="標楷體" w:hint="eastAsia"/>
        </w:rPr>
        <w:t>P 欄位清單10：[LNM39</w:t>
      </w:r>
      <w:r w:rsidRPr="00AE2335">
        <w:rPr>
          <w:rFonts w:ascii="標楷體" w:eastAsia="標楷體" w:hAnsi="標楷體"/>
        </w:rPr>
        <w:t>J</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欄位清單10]</w:t>
      </w:r>
    </w:p>
    <w:p w14:paraId="6BECCE3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.TXT</w:t>
      </w:r>
    </w:p>
    <w:p w14:paraId="76B0595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6660498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6F1A1A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w:t>
      </w:r>
    </w:p>
    <w:p w14:paraId="4ED4375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3E5B3DF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D6462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發生時會計日期年月</w:t>
      </w:r>
      <w:r w:rsidRPr="00AE2335">
        <w:rPr>
          <w:rFonts w:ascii="標楷體" w:eastAsia="標楷體" w:hAnsi="標楷體" w:hint="eastAsia"/>
        </w:rPr>
        <w:t>(</w:t>
      </w:r>
      <w:proofErr w:type="spellStart"/>
      <w:r w:rsidRPr="00AE2335">
        <w:rPr>
          <w:rFonts w:ascii="標楷體" w:eastAsia="標楷體" w:hAnsi="標楷體"/>
        </w:rPr>
        <w:t>AcDateYM</w:t>
      </w:r>
      <w:proofErr w:type="spellEnd"/>
      <w:r w:rsidRPr="00AE2335">
        <w:rPr>
          <w:rFonts w:ascii="標楷體" w:eastAsia="標楷體" w:hAnsi="標楷體" w:hint="eastAsia"/>
        </w:rPr>
        <w:t>)](</w:t>
      </w:r>
      <w:r w:rsidRPr="00AE2335">
        <w:rPr>
          <w:rFonts w:ascii="標楷體" w:eastAsia="標楷體" w:hAnsi="標楷體"/>
        </w:rPr>
        <w:t>由小至大)</w:t>
      </w:r>
    </w:p>
    <w:p w14:paraId="1F145C9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6B309180"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NewFacmNo</w:t>
      </w:r>
      <w:proofErr w:type="spellEnd"/>
      <w:r w:rsidRPr="00AE2335">
        <w:rPr>
          <w:rFonts w:ascii="標楷體" w:eastAsia="標楷體" w:hAnsi="標楷體" w:hint="eastAsia"/>
        </w:rPr>
        <w:t>)](</w:t>
      </w:r>
      <w:r w:rsidRPr="00AE2335">
        <w:rPr>
          <w:rFonts w:ascii="標楷體" w:eastAsia="標楷體" w:hAnsi="標楷體"/>
        </w:rPr>
        <w:t>由小至大)</w:t>
      </w:r>
    </w:p>
    <w:p w14:paraId="414ABF61"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NewBormNo</w:t>
      </w:r>
      <w:proofErr w:type="spellEnd"/>
      <w:r w:rsidRPr="00AE2335">
        <w:rPr>
          <w:rFonts w:ascii="標楷體" w:eastAsia="標楷體" w:hAnsi="標楷體" w:hint="eastAsia"/>
        </w:rPr>
        <w:t>)](</w:t>
      </w:r>
      <w:r w:rsidRPr="00AE2335">
        <w:rPr>
          <w:rFonts w:ascii="標楷體" w:eastAsia="標楷體" w:hAnsi="標楷體"/>
        </w:rPr>
        <w:t>由小至大)</w:t>
      </w:r>
    </w:p>
    <w:p w14:paraId="6B9CCB0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[舊</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OldFacmNo</w:t>
      </w:r>
      <w:proofErr w:type="spellEnd"/>
      <w:r w:rsidRPr="00AE2335">
        <w:rPr>
          <w:rFonts w:ascii="標楷體" w:eastAsia="標楷體" w:hAnsi="標楷體" w:hint="eastAsia"/>
        </w:rPr>
        <w:t>)](</w:t>
      </w:r>
      <w:r w:rsidRPr="00AE2335">
        <w:rPr>
          <w:rFonts w:ascii="標楷體" w:eastAsia="標楷體" w:hAnsi="標楷體"/>
        </w:rPr>
        <w:t>由小至大)</w:t>
      </w:r>
    </w:p>
    <w:p w14:paraId="7925766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6.</w:t>
      </w:r>
      <w:r w:rsidRPr="00AE2335">
        <w:rPr>
          <w:rFonts w:ascii="標楷體" w:eastAsia="標楷體" w:hAnsi="標楷體" w:hint="eastAsia"/>
        </w:rPr>
        <w:t>[舊</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OldBormNo</w:t>
      </w:r>
      <w:proofErr w:type="spellEnd"/>
      <w:r w:rsidRPr="00AE2335">
        <w:rPr>
          <w:rFonts w:ascii="標楷體" w:eastAsia="標楷體" w:hAnsi="標楷體" w:hint="eastAsia"/>
        </w:rPr>
        <w:t>)](</w:t>
      </w:r>
      <w:r w:rsidRPr="00AE2335">
        <w:rPr>
          <w:rFonts w:ascii="標楷體" w:eastAsia="標楷體" w:hAnsi="標楷體"/>
        </w:rPr>
        <w:t>由小至大)</w:t>
      </w:r>
    </w:p>
    <w:p w14:paraId="2D3C235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0F3A2BC" w14:textId="77777777" w:rsidTr="00F009C9">
        <w:tc>
          <w:tcPr>
            <w:tcW w:w="457" w:type="dxa"/>
            <w:vAlign w:val="center"/>
          </w:tcPr>
          <w:p w14:paraId="7725677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0FE773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D31AF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26223A6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27B91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FFDBB8C" w14:textId="77777777" w:rsidTr="00F009C9">
        <w:tc>
          <w:tcPr>
            <w:tcW w:w="457" w:type="dxa"/>
            <w:vAlign w:val="center"/>
          </w:tcPr>
          <w:p w14:paraId="0DB6CC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8DBD1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發生時會計日期年月</w:t>
            </w:r>
          </w:p>
        </w:tc>
        <w:tc>
          <w:tcPr>
            <w:tcW w:w="828" w:type="dxa"/>
            <w:vAlign w:val="center"/>
          </w:tcPr>
          <w:p w14:paraId="640AA790"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1958" w:type="dxa"/>
            <w:vAlign w:val="center"/>
          </w:tcPr>
          <w:p w14:paraId="07CB1FF9"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w:t>
            </w:r>
          </w:p>
        </w:tc>
        <w:tc>
          <w:tcPr>
            <w:tcW w:w="4253" w:type="dxa"/>
            <w:vAlign w:val="center"/>
          </w:tcPr>
          <w:p w14:paraId="16965313"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.AcDateYM</w:t>
            </w:r>
          </w:p>
        </w:tc>
      </w:tr>
      <w:tr w:rsidR="00C72DFC" w:rsidRPr="00AE2335" w14:paraId="40DC7751" w14:textId="77777777" w:rsidTr="00F009C9">
        <w:tc>
          <w:tcPr>
            <w:tcW w:w="457" w:type="dxa"/>
            <w:vAlign w:val="center"/>
          </w:tcPr>
          <w:p w14:paraId="6410B3D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CF171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6B6AA98"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8BB7B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2B719E8E"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.CustNo</w:t>
            </w:r>
          </w:p>
        </w:tc>
      </w:tr>
      <w:tr w:rsidR="00C72DFC" w:rsidRPr="00AE2335" w14:paraId="089870AF" w14:textId="77777777" w:rsidTr="00F009C9">
        <w:tc>
          <w:tcPr>
            <w:tcW w:w="457" w:type="dxa"/>
            <w:vAlign w:val="center"/>
          </w:tcPr>
          <w:p w14:paraId="64DA2E13"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21266BF7" w14:textId="77777777" w:rsidR="00C72DFC" w:rsidRPr="00AE2335" w:rsidRDefault="00C72DFC" w:rsidP="00F009C9">
            <w:pPr>
              <w:rPr>
                <w:rFonts w:ascii="標楷體" w:eastAsia="標楷體" w:hAnsi="標楷體"/>
              </w:rPr>
            </w:pPr>
            <w:r w:rsidRPr="00AE2335">
              <w:rPr>
                <w:rFonts w:ascii="標楷體" w:eastAsia="標楷體" w:hAnsi="標楷體" w:cs="Courier New" w:hint="eastAsia"/>
              </w:rPr>
              <w:t>新</w:t>
            </w:r>
            <w:r w:rsidRPr="00AE2335">
              <w:rPr>
                <w:rFonts w:ascii="標楷體" w:eastAsia="標楷體" w:hAnsi="標楷體" w:cs="Courier New"/>
              </w:rPr>
              <w:t>額度編號</w:t>
            </w:r>
          </w:p>
        </w:tc>
        <w:tc>
          <w:tcPr>
            <w:tcW w:w="828" w:type="dxa"/>
            <w:vAlign w:val="center"/>
          </w:tcPr>
          <w:p w14:paraId="5A08AD22"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6D95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82D3008"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.NewFacmNo</w:t>
            </w:r>
          </w:p>
        </w:tc>
      </w:tr>
      <w:tr w:rsidR="00C72DFC" w:rsidRPr="00AE2335" w14:paraId="03408E09" w14:textId="77777777" w:rsidTr="00F009C9">
        <w:tc>
          <w:tcPr>
            <w:tcW w:w="457" w:type="dxa"/>
            <w:vAlign w:val="center"/>
          </w:tcPr>
          <w:p w14:paraId="5B27B1E1"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CDFE972" w14:textId="77777777" w:rsidR="00C72DFC" w:rsidRPr="00AE2335" w:rsidRDefault="00C72DFC" w:rsidP="00F009C9">
            <w:pPr>
              <w:rPr>
                <w:rFonts w:ascii="標楷體" w:eastAsia="標楷體" w:hAnsi="標楷體"/>
              </w:rPr>
            </w:pPr>
            <w:r w:rsidRPr="00AE2335">
              <w:rPr>
                <w:rFonts w:ascii="標楷體" w:eastAsia="標楷體" w:hAnsi="標楷體" w:hint="eastAsia"/>
              </w:rPr>
              <w:t>新撥款序號</w:t>
            </w:r>
          </w:p>
        </w:tc>
        <w:tc>
          <w:tcPr>
            <w:tcW w:w="828" w:type="dxa"/>
            <w:vAlign w:val="center"/>
          </w:tcPr>
          <w:p w14:paraId="550B72A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33B8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EA5A1E5"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.NewBormNo</w:t>
            </w:r>
          </w:p>
        </w:tc>
      </w:tr>
      <w:tr w:rsidR="00C72DFC" w:rsidRPr="00AE2335" w14:paraId="5135A9AE" w14:textId="77777777" w:rsidTr="00F009C9">
        <w:tc>
          <w:tcPr>
            <w:tcW w:w="457" w:type="dxa"/>
            <w:vAlign w:val="center"/>
          </w:tcPr>
          <w:p w14:paraId="5E9599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2C2CDB19" w14:textId="77777777" w:rsidR="00C72DFC" w:rsidRPr="00AE2335" w:rsidRDefault="00C72DFC" w:rsidP="00F009C9">
            <w:pPr>
              <w:rPr>
                <w:rFonts w:ascii="標楷體" w:eastAsia="標楷體" w:hAnsi="標楷體"/>
              </w:rPr>
            </w:pPr>
            <w:r w:rsidRPr="00AE2335">
              <w:rPr>
                <w:rFonts w:ascii="標楷體" w:eastAsia="標楷體" w:hAnsi="標楷體" w:hint="eastAsia"/>
              </w:rPr>
              <w:t>舊額度編號</w:t>
            </w:r>
          </w:p>
        </w:tc>
        <w:tc>
          <w:tcPr>
            <w:tcW w:w="828" w:type="dxa"/>
            <w:vAlign w:val="center"/>
          </w:tcPr>
          <w:p w14:paraId="4FDE246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2740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34E1B04F"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dFacmNo</w:t>
            </w:r>
          </w:p>
        </w:tc>
      </w:tr>
      <w:tr w:rsidR="00C72DFC" w:rsidRPr="00AE2335" w14:paraId="34156891" w14:textId="77777777" w:rsidTr="00F009C9">
        <w:tc>
          <w:tcPr>
            <w:tcW w:w="457" w:type="dxa"/>
            <w:vAlign w:val="center"/>
          </w:tcPr>
          <w:p w14:paraId="12BB5008"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lastRenderedPageBreak/>
              <w:t>6</w:t>
            </w:r>
          </w:p>
        </w:tc>
        <w:tc>
          <w:tcPr>
            <w:tcW w:w="2391" w:type="dxa"/>
            <w:vAlign w:val="center"/>
          </w:tcPr>
          <w:p w14:paraId="36F9F1E3" w14:textId="77777777" w:rsidR="00C72DFC" w:rsidRPr="00AE2335" w:rsidRDefault="00C72DFC" w:rsidP="00F009C9">
            <w:pPr>
              <w:rPr>
                <w:rFonts w:ascii="標楷體" w:eastAsia="標楷體" w:hAnsi="標楷體"/>
              </w:rPr>
            </w:pPr>
            <w:r w:rsidRPr="00AE2335">
              <w:rPr>
                <w:rFonts w:ascii="標楷體" w:eastAsia="標楷體" w:hAnsi="標楷體" w:hint="eastAsia"/>
              </w:rPr>
              <w:t>舊撥款序號</w:t>
            </w:r>
          </w:p>
        </w:tc>
        <w:tc>
          <w:tcPr>
            <w:tcW w:w="828" w:type="dxa"/>
            <w:vAlign w:val="center"/>
          </w:tcPr>
          <w:p w14:paraId="2DC1670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6F9A886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66ECF5A"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dBormNo</w:t>
            </w:r>
          </w:p>
        </w:tc>
      </w:tr>
    </w:tbl>
    <w:p w14:paraId="345957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278AE8C" w14:textId="77777777" w:rsidR="00C72DFC" w:rsidRPr="00AE2335" w:rsidRDefault="00C72DFC" w:rsidP="00C72DFC">
      <w:pPr>
        <w:rPr>
          <w:rFonts w:ascii="標楷體" w:eastAsia="標楷體" w:hAnsi="標楷體"/>
        </w:rPr>
      </w:pPr>
    </w:p>
    <w:p w14:paraId="4ACD1A0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96D8C3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w:t>
      </w:r>
      <w:r w:rsidRPr="00AE2335">
        <w:rPr>
          <w:rFonts w:ascii="標楷體" w:eastAsia="標楷體" w:hAnsi="標楷體" w:hint="eastAsia"/>
        </w:rPr>
        <w:t>IDX</w:t>
      </w:r>
    </w:p>
    <w:p w14:paraId="3AA7E6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62F82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77B4867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欄位清單10之控制檔</w:t>
      </w:r>
    </w:p>
    <w:p w14:paraId="6397E48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5527637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31FA43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FEAF5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64077CE" w14:textId="77777777" w:rsidTr="00F009C9">
        <w:tc>
          <w:tcPr>
            <w:tcW w:w="457" w:type="dxa"/>
            <w:vAlign w:val="center"/>
          </w:tcPr>
          <w:p w14:paraId="03D6E3B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5EBB4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E87192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FDD630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B2C1C2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F758032" w14:textId="77777777" w:rsidTr="00F009C9">
        <w:tc>
          <w:tcPr>
            <w:tcW w:w="457" w:type="dxa"/>
            <w:vAlign w:val="center"/>
          </w:tcPr>
          <w:p w14:paraId="0240F4C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FC2395"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3EDCD1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4E0F00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0464F0C6"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8AC93F1" w14:textId="77777777" w:rsidTr="00F009C9">
        <w:tc>
          <w:tcPr>
            <w:tcW w:w="457" w:type="dxa"/>
            <w:vAlign w:val="center"/>
          </w:tcPr>
          <w:p w14:paraId="49C3D4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8C3F5B9"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0B6AF7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B7672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A1DEA27"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2D4AFA56" w14:textId="77777777" w:rsidTr="00F009C9">
        <w:tc>
          <w:tcPr>
            <w:tcW w:w="457" w:type="dxa"/>
            <w:vAlign w:val="center"/>
          </w:tcPr>
          <w:p w14:paraId="5FB439C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01853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03E38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E18006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09D436E7"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3072747C" w14:textId="77777777" w:rsidR="00C72DFC"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02742C2" w14:textId="1CD22F58" w:rsidR="005E1E4A" w:rsidRDefault="005E1E4A" w:rsidP="00945D52">
      <w:pPr>
        <w:pStyle w:val="42"/>
        <w:spacing w:after="72"/>
        <w:ind w:leftChars="0" w:left="0"/>
        <w:rPr>
          <w:rFonts w:ascii="標楷體" w:hAnsi="標楷體"/>
        </w:rPr>
      </w:pPr>
    </w:p>
    <w:p w14:paraId="466EF791" w14:textId="77777777" w:rsidR="005E1E4A" w:rsidRDefault="005E1E4A">
      <w:pPr>
        <w:widowControl/>
        <w:rPr>
          <w:rFonts w:ascii="標楷體" w:eastAsia="標楷體" w:hAnsi="標楷體" w:cs="標楷體"/>
          <w:kern w:val="0"/>
          <w:szCs w:val="28"/>
        </w:rPr>
      </w:pPr>
      <w:r>
        <w:rPr>
          <w:rFonts w:ascii="標楷體" w:hAnsi="標楷體"/>
        </w:rPr>
        <w:br w:type="page"/>
      </w:r>
    </w:p>
    <w:p w14:paraId="5E58DB22" w14:textId="7901AEBB" w:rsidR="005E1E4A" w:rsidRPr="0060314D" w:rsidRDefault="005E1E4A" w:rsidP="005E1E4A">
      <w:pPr>
        <w:pStyle w:val="3"/>
        <w:numPr>
          <w:ilvl w:val="2"/>
          <w:numId w:val="7"/>
        </w:numPr>
        <w:spacing w:before="0"/>
        <w:rPr>
          <w:rFonts w:ascii="標楷體" w:hAnsi="標楷體"/>
          <w:bCs/>
          <w:szCs w:val="32"/>
        </w:rPr>
      </w:pPr>
      <w:bookmarkStart w:id="126" w:name="_Toc140244533"/>
      <w:r w:rsidRPr="0060314D">
        <w:rPr>
          <w:rFonts w:ascii="標楷體" w:hAnsi="標楷體"/>
          <w:bCs/>
          <w:szCs w:val="32"/>
        </w:rPr>
        <w:lastRenderedPageBreak/>
        <w:t>L</w:t>
      </w:r>
      <w:r w:rsidRPr="0060314D">
        <w:rPr>
          <w:rFonts w:ascii="標楷體" w:hAnsi="標楷體"/>
          <w:b/>
          <w:szCs w:val="32"/>
        </w:rPr>
        <w:t>720</w:t>
      </w:r>
      <w:r w:rsidRPr="0060314D">
        <w:rPr>
          <w:rFonts w:ascii="標楷體" w:hAnsi="標楷體" w:hint="eastAsia"/>
          <w:b/>
          <w:szCs w:val="32"/>
        </w:rPr>
        <w:t>6利關人名單檔上傳</w:t>
      </w:r>
      <w:bookmarkEnd w:id="126"/>
    </w:p>
    <w:p w14:paraId="11DB9367" w14:textId="77777777" w:rsidR="005E1E4A" w:rsidRPr="00561F94" w:rsidRDefault="005E1E4A" w:rsidP="005E1E4A">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5E1E4A" w:rsidRPr="008F20B5" w14:paraId="15382AD5" w14:textId="77777777" w:rsidTr="00B65E01">
        <w:trPr>
          <w:trHeight w:val="277"/>
        </w:trPr>
        <w:tc>
          <w:tcPr>
            <w:tcW w:w="1548" w:type="dxa"/>
            <w:tcBorders>
              <w:top w:val="single" w:sz="8" w:space="0" w:color="000000"/>
              <w:bottom w:val="single" w:sz="8" w:space="0" w:color="000000"/>
              <w:right w:val="single" w:sz="8" w:space="0" w:color="000000"/>
            </w:tcBorders>
            <w:shd w:val="clear" w:color="auto" w:fill="F3F3F3"/>
          </w:tcPr>
          <w:p w14:paraId="2FB2870C" w14:textId="77777777" w:rsidR="005E1E4A" w:rsidRPr="004A1C2C" w:rsidRDefault="005E1E4A" w:rsidP="00B65E01">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EF3ACC6" w14:textId="1D05A2B0" w:rsidR="005E1E4A" w:rsidRPr="008F20B5" w:rsidRDefault="005E1E4A" w:rsidP="00B65E01">
            <w:pPr>
              <w:rPr>
                <w:rFonts w:ascii="標楷體" w:eastAsia="標楷體" w:hAnsi="標楷體"/>
              </w:rPr>
            </w:pPr>
            <w:r>
              <w:rPr>
                <w:rFonts w:ascii="標楷體" w:eastAsia="標楷體" w:hAnsi="標楷體" w:hint="eastAsia"/>
              </w:rPr>
              <w:t>利關人名單檔上傳</w:t>
            </w:r>
          </w:p>
        </w:tc>
      </w:tr>
      <w:tr w:rsidR="005E1E4A" w:rsidRPr="008F20B5" w14:paraId="30A84575" w14:textId="77777777" w:rsidTr="00B65E01">
        <w:trPr>
          <w:trHeight w:val="277"/>
        </w:trPr>
        <w:tc>
          <w:tcPr>
            <w:tcW w:w="1548" w:type="dxa"/>
            <w:tcBorders>
              <w:top w:val="single" w:sz="8" w:space="0" w:color="000000"/>
              <w:bottom w:val="single" w:sz="8" w:space="0" w:color="000000"/>
              <w:right w:val="single" w:sz="8" w:space="0" w:color="000000"/>
            </w:tcBorders>
            <w:shd w:val="clear" w:color="auto" w:fill="F3F3F3"/>
          </w:tcPr>
          <w:p w14:paraId="26CFED72" w14:textId="77777777" w:rsidR="005E1E4A" w:rsidRPr="004A1C2C" w:rsidRDefault="005E1E4A" w:rsidP="00B65E01">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1D4ED82" w14:textId="40EF6C1D" w:rsidR="005E1E4A" w:rsidRPr="004A1C2C" w:rsidRDefault="005E1E4A" w:rsidP="00B65E01">
            <w:pPr>
              <w:autoSpaceDE w:val="0"/>
              <w:autoSpaceDN w:val="0"/>
              <w:adjustRightInd w:val="0"/>
              <w:spacing w:line="0" w:lineRule="atLeast"/>
              <w:rPr>
                <w:rFonts w:ascii="標楷體" w:eastAsia="標楷體" w:hAnsi="標楷體"/>
              </w:rPr>
            </w:pPr>
            <w:r>
              <w:rPr>
                <w:rFonts w:ascii="標楷體" w:eastAsia="標楷體" w:hAnsi="標楷體" w:hint="eastAsia"/>
              </w:rPr>
              <w:t>維護利關人相關資料時</w:t>
            </w:r>
          </w:p>
        </w:tc>
      </w:tr>
      <w:tr w:rsidR="005E1E4A" w:rsidRPr="008F20B5" w14:paraId="78370794" w14:textId="77777777" w:rsidTr="00B65E01">
        <w:trPr>
          <w:trHeight w:val="773"/>
        </w:trPr>
        <w:tc>
          <w:tcPr>
            <w:tcW w:w="1548" w:type="dxa"/>
            <w:tcBorders>
              <w:top w:val="single" w:sz="8" w:space="0" w:color="000000"/>
              <w:bottom w:val="single" w:sz="8" w:space="0" w:color="000000"/>
              <w:right w:val="single" w:sz="8" w:space="0" w:color="000000"/>
            </w:tcBorders>
            <w:shd w:val="clear" w:color="auto" w:fill="F3F3F3"/>
          </w:tcPr>
          <w:p w14:paraId="427D59F1" w14:textId="77777777" w:rsidR="005E1E4A" w:rsidRPr="004A1C2C" w:rsidRDefault="005E1E4A" w:rsidP="00B65E01">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303041" w14:textId="3E195818" w:rsidR="005E1E4A" w:rsidRDefault="005E1E4A" w:rsidP="00B65E01">
            <w:pPr>
              <w:ind w:left="269" w:hangingChars="112" w:hanging="269"/>
              <w:rPr>
                <w:rFonts w:ascii="標楷體" w:eastAsia="標楷體" w:hAnsi="標楷體"/>
              </w:rPr>
            </w:pPr>
            <w:r>
              <w:rPr>
                <w:rFonts w:ascii="標楷體" w:eastAsia="標楷體" w:hAnsi="標楷體" w:hint="eastAsia"/>
              </w:rPr>
              <w:t>1</w:t>
            </w:r>
            <w:r w:rsidRPr="00AF1161">
              <w:rPr>
                <w:rFonts w:ascii="標楷體" w:eastAsia="標楷體" w:hAnsi="標楷體" w:hint="eastAsia"/>
              </w:rPr>
              <w:t>.</w:t>
            </w:r>
            <w:r>
              <w:rPr>
                <w:rFonts w:ascii="標楷體" w:eastAsia="標楷體" w:hAnsi="標楷體" w:hint="eastAsia"/>
              </w:rPr>
              <w:t>選擇上傳檔案相應名稱後，維護利關人檔資料</w:t>
            </w:r>
            <w:r w:rsidR="00CB27F8">
              <w:rPr>
                <w:rFonts w:ascii="標楷體" w:eastAsia="標楷體" w:hAnsi="標楷體" w:hint="eastAsia"/>
              </w:rPr>
              <w:t>。</w:t>
            </w:r>
          </w:p>
          <w:p w14:paraId="79DE46C0" w14:textId="32B1A8B3" w:rsidR="005E1E4A" w:rsidRDefault="005E1E4A" w:rsidP="00B65E01">
            <w:pPr>
              <w:ind w:left="269" w:hangingChars="112" w:hanging="269"/>
              <w:rPr>
                <w:rFonts w:ascii="標楷體" w:eastAsia="標楷體" w:hAnsi="標楷體"/>
              </w:rPr>
            </w:pPr>
            <w:r w:rsidRPr="00A313C0">
              <w:rPr>
                <w:rFonts w:ascii="標楷體" w:eastAsia="標楷體" w:hAnsi="標楷體"/>
              </w:rPr>
              <w:t xml:space="preserve"> </w:t>
            </w:r>
            <w:r>
              <w:rPr>
                <w:rFonts w:ascii="標楷體" w:eastAsia="標楷體" w:hAnsi="標楷體" w:hint="eastAsia"/>
              </w:rPr>
              <w:t>人壽利關人職員名單檔[LA$RLTP]，維護人壽利關人職員名單檔[</w:t>
            </w:r>
            <w:proofErr w:type="spellStart"/>
            <w:r w:rsidRPr="005E1E4A">
              <w:rPr>
                <w:rFonts w:ascii="標楷體" w:eastAsia="標楷體" w:hAnsi="標楷體"/>
              </w:rPr>
              <w:t>StakeholdersStaff</w:t>
            </w:r>
            <w:proofErr w:type="spellEnd"/>
            <w:r>
              <w:rPr>
                <w:rFonts w:ascii="標楷體" w:eastAsia="標楷體" w:hAnsi="標楷體" w:hint="eastAsia"/>
              </w:rPr>
              <w:t>]</w:t>
            </w:r>
            <w:r>
              <w:rPr>
                <w:rFonts w:ascii="標楷體" w:eastAsia="標楷體" w:hAnsi="標楷體"/>
              </w:rPr>
              <w:t>;</w:t>
            </w:r>
          </w:p>
          <w:p w14:paraId="1587A981" w14:textId="77777777" w:rsidR="005E1E4A" w:rsidRDefault="005E1E4A" w:rsidP="00B65E01">
            <w:pPr>
              <w:ind w:left="269" w:hangingChars="112" w:hanging="269"/>
              <w:rPr>
                <w:rFonts w:ascii="標楷體" w:eastAsia="標楷體" w:hAnsi="標楷體"/>
              </w:rPr>
            </w:pPr>
            <w:r>
              <w:rPr>
                <w:rFonts w:ascii="標楷體" w:eastAsia="標楷體" w:hAnsi="標楷體" w:hint="eastAsia"/>
              </w:rPr>
              <w:t>人壽利關人負責人名單檔[T07]，維護人壽利關人負責人檔[</w:t>
            </w:r>
            <w:proofErr w:type="spellStart"/>
            <w:r w:rsidRPr="005E1E4A">
              <w:rPr>
                <w:rFonts w:ascii="標楷體" w:eastAsia="標楷體" w:hAnsi="標楷體"/>
              </w:rPr>
              <w:t>LifeRelHead</w:t>
            </w:r>
            <w:proofErr w:type="spellEnd"/>
            <w:r>
              <w:rPr>
                <w:rFonts w:ascii="標楷體" w:eastAsia="標楷體" w:hAnsi="標楷體" w:hint="eastAsia"/>
              </w:rPr>
              <w:t>];</w:t>
            </w:r>
          </w:p>
          <w:p w14:paraId="35B73184" w14:textId="77777777" w:rsidR="005E1E4A" w:rsidRDefault="005E1E4A" w:rsidP="00B65E01">
            <w:pPr>
              <w:ind w:left="269" w:hangingChars="112" w:hanging="269"/>
              <w:rPr>
                <w:rFonts w:ascii="標楷體" w:eastAsia="標楷體" w:hAnsi="標楷體"/>
              </w:rPr>
            </w:pPr>
            <w:r>
              <w:rPr>
                <w:rFonts w:ascii="標楷體" w:eastAsia="標楷體" w:hAnsi="標楷體" w:hint="eastAsia"/>
              </w:rPr>
              <w:t>人壽利關</w:t>
            </w:r>
            <w:r w:rsidR="003A3FCC">
              <w:rPr>
                <w:rFonts w:ascii="標楷體" w:eastAsia="標楷體" w:hAnsi="標楷體" w:hint="eastAsia"/>
              </w:rPr>
              <w:t>人職員名單檔[T07_2]，維護人壽利關人職員檔[</w:t>
            </w:r>
            <w:proofErr w:type="spellStart"/>
            <w:r w:rsidR="003A3FCC">
              <w:rPr>
                <w:rFonts w:ascii="標楷體" w:eastAsia="標楷體" w:hAnsi="標楷體" w:hint="eastAsia"/>
              </w:rPr>
              <w:t>L</w:t>
            </w:r>
            <w:r w:rsidR="003A3FCC">
              <w:rPr>
                <w:rFonts w:ascii="標楷體" w:eastAsia="標楷體" w:hAnsi="標楷體"/>
              </w:rPr>
              <w:t>ifeRelEmp</w:t>
            </w:r>
            <w:proofErr w:type="spellEnd"/>
            <w:r w:rsidR="003A3FCC">
              <w:rPr>
                <w:rFonts w:ascii="標楷體" w:eastAsia="標楷體" w:hAnsi="標楷體" w:hint="eastAsia"/>
              </w:rPr>
              <w:t>]</w:t>
            </w:r>
            <w:r w:rsidR="003A3FCC">
              <w:rPr>
                <w:rFonts w:ascii="標楷體" w:eastAsia="標楷體" w:hAnsi="標楷體"/>
              </w:rPr>
              <w:t>;</w:t>
            </w:r>
          </w:p>
          <w:p w14:paraId="67E5DC08" w14:textId="5570BB9F" w:rsidR="003A3FCC" w:rsidRPr="003A3FCC" w:rsidRDefault="003A3FCC" w:rsidP="00B65E01">
            <w:pPr>
              <w:ind w:left="269" w:hangingChars="112" w:hanging="269"/>
              <w:rPr>
                <w:rFonts w:ascii="標楷體" w:eastAsia="標楷體" w:hAnsi="標楷體"/>
              </w:rPr>
            </w:pPr>
            <w:r>
              <w:rPr>
                <w:rFonts w:ascii="標楷體" w:eastAsia="標楷體" w:hAnsi="標楷體" w:hint="eastAsia"/>
              </w:rPr>
              <w:t>金控利關人名單[T044]，維護金控利關人名單檔[</w:t>
            </w:r>
            <w:proofErr w:type="spellStart"/>
            <w:r w:rsidRPr="003A3FCC">
              <w:rPr>
                <w:rFonts w:ascii="標楷體" w:eastAsia="標楷體" w:hAnsi="標楷體"/>
              </w:rPr>
              <w:t>FinHoldRel</w:t>
            </w:r>
            <w:proofErr w:type="spellEnd"/>
            <w:r>
              <w:rPr>
                <w:rFonts w:ascii="標楷體" w:eastAsia="標楷體" w:hAnsi="標楷體" w:hint="eastAsia"/>
              </w:rPr>
              <w:t>]</w:t>
            </w:r>
          </w:p>
        </w:tc>
      </w:tr>
      <w:tr w:rsidR="005E1E4A" w:rsidRPr="008F20B5" w14:paraId="2808578E" w14:textId="77777777" w:rsidTr="00B65E01">
        <w:trPr>
          <w:trHeight w:val="321"/>
        </w:trPr>
        <w:tc>
          <w:tcPr>
            <w:tcW w:w="1548" w:type="dxa"/>
            <w:tcBorders>
              <w:top w:val="single" w:sz="8" w:space="0" w:color="000000"/>
              <w:bottom w:val="single" w:sz="8" w:space="0" w:color="000000"/>
              <w:right w:val="single" w:sz="8" w:space="0" w:color="000000"/>
            </w:tcBorders>
            <w:shd w:val="clear" w:color="auto" w:fill="F3F3F3"/>
          </w:tcPr>
          <w:p w14:paraId="722AAF73" w14:textId="77777777" w:rsidR="005E1E4A" w:rsidRPr="004A1C2C" w:rsidRDefault="005E1E4A" w:rsidP="00B65E01">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A99C430" w14:textId="77777777" w:rsidR="005E1E4A" w:rsidRPr="004A1C2C" w:rsidRDefault="005E1E4A" w:rsidP="00B65E01">
            <w:pPr>
              <w:rPr>
                <w:rFonts w:ascii="標楷體" w:eastAsia="標楷體" w:hAnsi="標楷體"/>
              </w:rPr>
            </w:pPr>
          </w:p>
        </w:tc>
      </w:tr>
      <w:tr w:rsidR="005E1E4A" w:rsidRPr="008F20B5" w14:paraId="37E071AF" w14:textId="77777777" w:rsidTr="00B65E01">
        <w:trPr>
          <w:trHeight w:val="1311"/>
        </w:trPr>
        <w:tc>
          <w:tcPr>
            <w:tcW w:w="1548" w:type="dxa"/>
            <w:tcBorders>
              <w:top w:val="single" w:sz="8" w:space="0" w:color="000000"/>
              <w:bottom w:val="single" w:sz="8" w:space="0" w:color="000000"/>
              <w:right w:val="single" w:sz="8" w:space="0" w:color="000000"/>
            </w:tcBorders>
            <w:shd w:val="clear" w:color="auto" w:fill="F3F3F3"/>
          </w:tcPr>
          <w:p w14:paraId="6313AE90" w14:textId="77777777" w:rsidR="005E1E4A" w:rsidRPr="004A1C2C" w:rsidRDefault="005E1E4A" w:rsidP="00B65E01">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51CAB33" w14:textId="77777777" w:rsidR="005E1E4A" w:rsidRPr="004A1C2C" w:rsidRDefault="005E1E4A" w:rsidP="00B65E01">
            <w:pPr>
              <w:rPr>
                <w:rFonts w:ascii="標楷體" w:eastAsia="標楷體" w:hAnsi="標楷體"/>
              </w:rPr>
            </w:pPr>
          </w:p>
        </w:tc>
      </w:tr>
      <w:tr w:rsidR="005E1E4A" w:rsidRPr="008F20B5" w14:paraId="0231183A" w14:textId="77777777" w:rsidTr="00B65E01">
        <w:trPr>
          <w:trHeight w:val="278"/>
        </w:trPr>
        <w:tc>
          <w:tcPr>
            <w:tcW w:w="1548" w:type="dxa"/>
            <w:tcBorders>
              <w:top w:val="single" w:sz="8" w:space="0" w:color="000000"/>
              <w:bottom w:val="single" w:sz="8" w:space="0" w:color="000000"/>
              <w:right w:val="single" w:sz="8" w:space="0" w:color="000000"/>
            </w:tcBorders>
            <w:shd w:val="clear" w:color="auto" w:fill="F3F3F3"/>
          </w:tcPr>
          <w:p w14:paraId="38761C38" w14:textId="77777777" w:rsidR="005E1E4A" w:rsidRPr="004A1C2C" w:rsidRDefault="005E1E4A" w:rsidP="00B65E01">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6255B6C" w14:textId="59FFF893" w:rsidR="005E1E4A" w:rsidRPr="004A1C2C" w:rsidRDefault="00D458A1" w:rsidP="00B65E01">
            <w:pPr>
              <w:rPr>
                <w:rFonts w:ascii="標楷體" w:eastAsia="標楷體" w:hAnsi="標楷體"/>
              </w:rPr>
            </w:pPr>
            <w:r>
              <w:rPr>
                <w:rFonts w:ascii="標楷體" w:eastAsia="標楷體" w:hAnsi="標楷體" w:hint="eastAsia"/>
              </w:rPr>
              <w:t>此維護僅有最新一次上傳之檔案資料</w:t>
            </w:r>
          </w:p>
        </w:tc>
      </w:tr>
      <w:tr w:rsidR="005E1E4A" w:rsidRPr="008F20B5" w14:paraId="7E334360" w14:textId="77777777" w:rsidTr="00B65E01">
        <w:trPr>
          <w:trHeight w:val="358"/>
        </w:trPr>
        <w:tc>
          <w:tcPr>
            <w:tcW w:w="1548" w:type="dxa"/>
            <w:tcBorders>
              <w:top w:val="single" w:sz="8" w:space="0" w:color="000000"/>
              <w:bottom w:val="single" w:sz="8" w:space="0" w:color="000000"/>
              <w:right w:val="single" w:sz="8" w:space="0" w:color="000000"/>
            </w:tcBorders>
            <w:shd w:val="clear" w:color="auto" w:fill="F3F3F3"/>
          </w:tcPr>
          <w:p w14:paraId="307B2251" w14:textId="77777777" w:rsidR="005E1E4A" w:rsidRPr="004A1C2C" w:rsidRDefault="005E1E4A" w:rsidP="00B65E01">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EE04E92" w14:textId="77777777" w:rsidR="005E1E4A" w:rsidRPr="001D3B0E" w:rsidRDefault="005E1E4A" w:rsidP="00B65E01">
            <w:pPr>
              <w:ind w:left="269" w:hangingChars="112" w:hanging="269"/>
              <w:rPr>
                <w:rFonts w:ascii="標楷體" w:eastAsia="標楷體" w:hAnsi="標楷體"/>
              </w:rPr>
            </w:pPr>
          </w:p>
        </w:tc>
      </w:tr>
      <w:tr w:rsidR="005E1E4A" w:rsidRPr="008F20B5" w14:paraId="4503CA6C" w14:textId="77777777" w:rsidTr="00B65E01">
        <w:trPr>
          <w:trHeight w:val="278"/>
        </w:trPr>
        <w:tc>
          <w:tcPr>
            <w:tcW w:w="1548" w:type="dxa"/>
            <w:tcBorders>
              <w:top w:val="single" w:sz="8" w:space="0" w:color="000000"/>
              <w:bottom w:val="single" w:sz="8" w:space="0" w:color="000000"/>
              <w:right w:val="single" w:sz="8" w:space="0" w:color="000000"/>
            </w:tcBorders>
            <w:shd w:val="clear" w:color="auto" w:fill="F3F3F3"/>
          </w:tcPr>
          <w:p w14:paraId="0FACC253" w14:textId="77777777" w:rsidR="005E1E4A" w:rsidRPr="004A1C2C" w:rsidRDefault="005E1E4A" w:rsidP="00B65E01">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71A794C9" w14:textId="77777777" w:rsidR="005E1E4A" w:rsidRPr="004A1C2C" w:rsidRDefault="005E1E4A" w:rsidP="00B65E01">
            <w:pPr>
              <w:rPr>
                <w:rFonts w:ascii="標楷體" w:eastAsia="標楷體" w:hAnsi="標楷體"/>
              </w:rPr>
            </w:pPr>
          </w:p>
        </w:tc>
      </w:tr>
    </w:tbl>
    <w:p w14:paraId="3D795E30" w14:textId="77777777" w:rsidR="005E1E4A" w:rsidRPr="0068704E" w:rsidRDefault="005E1E4A" w:rsidP="005E1E4A">
      <w:pPr>
        <w:ind w:left="1440"/>
      </w:pPr>
    </w:p>
    <w:p w14:paraId="741F1FD1" w14:textId="77777777" w:rsidR="005E1E4A" w:rsidRPr="00AB764C" w:rsidRDefault="005E1E4A" w:rsidP="005E1E4A">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5E1E4A" w:rsidRPr="0022279A" w14:paraId="54E17F94" w14:textId="77777777" w:rsidTr="00B65E01">
        <w:tc>
          <w:tcPr>
            <w:tcW w:w="851" w:type="dxa"/>
            <w:shd w:val="clear" w:color="auto" w:fill="D9D9D9" w:themeFill="background1" w:themeFillShade="D9"/>
          </w:tcPr>
          <w:p w14:paraId="69148098" w14:textId="77777777" w:rsidR="005E1E4A" w:rsidRPr="0022279A" w:rsidRDefault="005E1E4A" w:rsidP="00B65E01">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296482B" w14:textId="77777777" w:rsidR="005E1E4A" w:rsidRPr="0022279A" w:rsidRDefault="005E1E4A" w:rsidP="00B65E01">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A5B8A9C" w14:textId="77777777" w:rsidR="005E1E4A" w:rsidRPr="0022279A" w:rsidRDefault="005E1E4A" w:rsidP="00B65E01">
            <w:pPr>
              <w:jc w:val="center"/>
              <w:rPr>
                <w:rFonts w:ascii="標楷體" w:eastAsia="標楷體" w:hAnsi="標楷體"/>
              </w:rPr>
            </w:pPr>
            <w:r w:rsidRPr="0022279A">
              <w:rPr>
                <w:rFonts w:ascii="標楷體" w:eastAsia="標楷體" w:hAnsi="標楷體" w:hint="eastAsia"/>
                <w:lang w:eastAsia="zh-HK"/>
              </w:rPr>
              <w:t>說明</w:t>
            </w:r>
          </w:p>
        </w:tc>
      </w:tr>
      <w:tr w:rsidR="005E1E4A" w:rsidRPr="0022279A" w14:paraId="50734356" w14:textId="77777777" w:rsidTr="00B65E01">
        <w:tc>
          <w:tcPr>
            <w:tcW w:w="851" w:type="dxa"/>
          </w:tcPr>
          <w:p w14:paraId="69E822BC" w14:textId="77777777" w:rsidR="005E1E4A" w:rsidRPr="0022279A" w:rsidRDefault="005E1E4A" w:rsidP="00B65E01">
            <w:pPr>
              <w:jc w:val="center"/>
              <w:rPr>
                <w:rFonts w:ascii="標楷體" w:eastAsia="標楷體" w:hAnsi="標楷體"/>
              </w:rPr>
            </w:pPr>
            <w:r w:rsidRPr="0022279A">
              <w:rPr>
                <w:rFonts w:ascii="標楷體" w:eastAsia="標楷體" w:hAnsi="標楷體" w:hint="eastAsia"/>
              </w:rPr>
              <w:t>1</w:t>
            </w:r>
          </w:p>
        </w:tc>
        <w:tc>
          <w:tcPr>
            <w:tcW w:w="3118" w:type="dxa"/>
          </w:tcPr>
          <w:p w14:paraId="09897B90" w14:textId="561E39FB" w:rsidR="005E1E4A" w:rsidRPr="0022279A" w:rsidRDefault="00CB27F8" w:rsidP="00B65E01">
            <w:pPr>
              <w:rPr>
                <w:rFonts w:ascii="標楷體" w:eastAsia="標楷體" w:hAnsi="標楷體"/>
              </w:rPr>
            </w:pPr>
            <w:proofErr w:type="spellStart"/>
            <w:r w:rsidRPr="005E1E4A">
              <w:rPr>
                <w:rFonts w:ascii="標楷體" w:eastAsia="標楷體" w:hAnsi="標楷體"/>
              </w:rPr>
              <w:t>StakeholdersStaff</w:t>
            </w:r>
            <w:proofErr w:type="spellEnd"/>
          </w:p>
        </w:tc>
        <w:tc>
          <w:tcPr>
            <w:tcW w:w="4110" w:type="dxa"/>
          </w:tcPr>
          <w:p w14:paraId="7A56010D" w14:textId="1124C5C2" w:rsidR="005E1E4A" w:rsidRPr="0022279A" w:rsidRDefault="00CB27F8" w:rsidP="00B65E01">
            <w:pPr>
              <w:rPr>
                <w:rFonts w:ascii="標楷體" w:eastAsia="標楷體" w:hAnsi="標楷體"/>
              </w:rPr>
            </w:pPr>
            <w:r>
              <w:rPr>
                <w:rFonts w:ascii="標楷體" w:eastAsia="標楷體" w:hAnsi="標楷體" w:hint="eastAsia"/>
              </w:rPr>
              <w:t>人壽利關人職員名單檔</w:t>
            </w:r>
          </w:p>
        </w:tc>
      </w:tr>
      <w:tr w:rsidR="005E1E4A" w:rsidRPr="0022279A" w14:paraId="0985A425" w14:textId="77777777" w:rsidTr="00B65E01">
        <w:tc>
          <w:tcPr>
            <w:tcW w:w="851" w:type="dxa"/>
          </w:tcPr>
          <w:p w14:paraId="70EB1E92" w14:textId="77777777" w:rsidR="005E1E4A" w:rsidRPr="0022279A" w:rsidRDefault="005E1E4A" w:rsidP="00B65E01">
            <w:pPr>
              <w:jc w:val="center"/>
              <w:rPr>
                <w:rFonts w:ascii="標楷體" w:eastAsia="標楷體" w:hAnsi="標楷體"/>
              </w:rPr>
            </w:pPr>
            <w:r>
              <w:rPr>
                <w:rFonts w:ascii="標楷體" w:eastAsia="標楷體" w:hAnsi="標楷體" w:hint="eastAsia"/>
              </w:rPr>
              <w:t>2</w:t>
            </w:r>
          </w:p>
        </w:tc>
        <w:tc>
          <w:tcPr>
            <w:tcW w:w="3118" w:type="dxa"/>
          </w:tcPr>
          <w:p w14:paraId="0700A933" w14:textId="6CF3DCC1" w:rsidR="005E1E4A" w:rsidRPr="00AF1161" w:rsidRDefault="00CB27F8" w:rsidP="00B65E01">
            <w:pPr>
              <w:rPr>
                <w:rFonts w:ascii="標楷體" w:eastAsia="標楷體" w:hAnsi="標楷體"/>
              </w:rPr>
            </w:pPr>
            <w:proofErr w:type="spellStart"/>
            <w:r w:rsidRPr="005E1E4A">
              <w:rPr>
                <w:rFonts w:ascii="標楷體" w:eastAsia="標楷體" w:hAnsi="標楷體"/>
              </w:rPr>
              <w:t>LifeRelHead</w:t>
            </w:r>
            <w:proofErr w:type="spellEnd"/>
          </w:p>
        </w:tc>
        <w:tc>
          <w:tcPr>
            <w:tcW w:w="4110" w:type="dxa"/>
          </w:tcPr>
          <w:p w14:paraId="3F67BB35" w14:textId="5AFE5034" w:rsidR="005E1E4A" w:rsidRPr="005D421A" w:rsidRDefault="00CB27F8" w:rsidP="00B65E01">
            <w:pPr>
              <w:rPr>
                <w:rFonts w:ascii="標楷體" w:eastAsia="標楷體" w:hAnsi="標楷體"/>
              </w:rPr>
            </w:pPr>
            <w:r>
              <w:rPr>
                <w:rFonts w:ascii="標楷體" w:eastAsia="標楷體" w:hAnsi="標楷體" w:hint="eastAsia"/>
              </w:rPr>
              <w:t>人壽利關人負責人檔</w:t>
            </w:r>
            <w:r w:rsidRPr="005D421A">
              <w:rPr>
                <w:rFonts w:ascii="標楷體" w:eastAsia="標楷體" w:hAnsi="標楷體"/>
              </w:rPr>
              <w:t xml:space="preserve"> </w:t>
            </w:r>
          </w:p>
        </w:tc>
      </w:tr>
      <w:tr w:rsidR="005E1E4A" w:rsidRPr="0022279A" w14:paraId="2D4A652D" w14:textId="77777777" w:rsidTr="00B65E01">
        <w:tc>
          <w:tcPr>
            <w:tcW w:w="851" w:type="dxa"/>
          </w:tcPr>
          <w:p w14:paraId="66F6C248" w14:textId="77777777" w:rsidR="005E1E4A" w:rsidRPr="0022279A" w:rsidRDefault="005E1E4A" w:rsidP="00B65E01">
            <w:pPr>
              <w:jc w:val="center"/>
              <w:rPr>
                <w:rFonts w:ascii="標楷體" w:eastAsia="標楷體" w:hAnsi="標楷體"/>
              </w:rPr>
            </w:pPr>
            <w:r>
              <w:rPr>
                <w:rFonts w:ascii="標楷體" w:eastAsia="標楷體" w:hAnsi="標楷體" w:hint="eastAsia"/>
              </w:rPr>
              <w:t>3</w:t>
            </w:r>
          </w:p>
        </w:tc>
        <w:tc>
          <w:tcPr>
            <w:tcW w:w="3118" w:type="dxa"/>
          </w:tcPr>
          <w:p w14:paraId="23882FC1" w14:textId="5C752733" w:rsidR="005E1E4A" w:rsidRPr="00AF1161" w:rsidRDefault="00CB27F8" w:rsidP="00B65E01">
            <w:pPr>
              <w:rPr>
                <w:rFonts w:ascii="標楷體" w:eastAsia="標楷體" w:hAnsi="標楷體"/>
              </w:rPr>
            </w:pPr>
            <w:proofErr w:type="spellStart"/>
            <w:r>
              <w:rPr>
                <w:rFonts w:ascii="標楷體" w:eastAsia="標楷體" w:hAnsi="標楷體" w:hint="eastAsia"/>
              </w:rPr>
              <w:t>L</w:t>
            </w:r>
            <w:r>
              <w:rPr>
                <w:rFonts w:ascii="標楷體" w:eastAsia="標楷體" w:hAnsi="標楷體"/>
              </w:rPr>
              <w:t>ifeRelEmp</w:t>
            </w:r>
            <w:proofErr w:type="spellEnd"/>
          </w:p>
        </w:tc>
        <w:tc>
          <w:tcPr>
            <w:tcW w:w="4110" w:type="dxa"/>
          </w:tcPr>
          <w:p w14:paraId="3A9CD2A9" w14:textId="0192A671" w:rsidR="005E1E4A" w:rsidRPr="005D421A" w:rsidRDefault="00CB27F8" w:rsidP="00B65E01">
            <w:pPr>
              <w:rPr>
                <w:rFonts w:ascii="標楷體" w:eastAsia="標楷體" w:hAnsi="標楷體"/>
              </w:rPr>
            </w:pPr>
            <w:r>
              <w:rPr>
                <w:rFonts w:ascii="標楷體" w:eastAsia="標楷體" w:hAnsi="標楷體" w:hint="eastAsia"/>
              </w:rPr>
              <w:t xml:space="preserve">人壽利關人職員檔 </w:t>
            </w:r>
          </w:p>
        </w:tc>
      </w:tr>
      <w:tr w:rsidR="005E1E4A" w:rsidRPr="0022279A" w14:paraId="782E0AC0" w14:textId="77777777" w:rsidTr="00B65E01">
        <w:tc>
          <w:tcPr>
            <w:tcW w:w="851" w:type="dxa"/>
          </w:tcPr>
          <w:p w14:paraId="1A1849A4" w14:textId="77777777" w:rsidR="005E1E4A" w:rsidRPr="0022279A" w:rsidRDefault="005E1E4A" w:rsidP="00B65E01">
            <w:pPr>
              <w:jc w:val="center"/>
              <w:rPr>
                <w:rFonts w:ascii="標楷體" w:eastAsia="標楷體" w:hAnsi="標楷體"/>
              </w:rPr>
            </w:pPr>
            <w:r>
              <w:rPr>
                <w:rFonts w:ascii="標楷體" w:eastAsia="標楷體" w:hAnsi="標楷體" w:hint="eastAsia"/>
              </w:rPr>
              <w:t>4</w:t>
            </w:r>
          </w:p>
        </w:tc>
        <w:tc>
          <w:tcPr>
            <w:tcW w:w="3118" w:type="dxa"/>
          </w:tcPr>
          <w:p w14:paraId="30CDC756" w14:textId="0B9A8136" w:rsidR="005E1E4A" w:rsidRPr="00AF1161" w:rsidRDefault="00CB27F8" w:rsidP="00B65E01">
            <w:pPr>
              <w:rPr>
                <w:rFonts w:ascii="標楷體" w:eastAsia="標楷體" w:hAnsi="標楷體"/>
              </w:rPr>
            </w:pPr>
            <w:proofErr w:type="spellStart"/>
            <w:r w:rsidRPr="003A3FCC">
              <w:rPr>
                <w:rFonts w:ascii="標楷體" w:eastAsia="標楷體" w:hAnsi="標楷體"/>
              </w:rPr>
              <w:t>FinHoldRel</w:t>
            </w:r>
            <w:proofErr w:type="spellEnd"/>
          </w:p>
        </w:tc>
        <w:tc>
          <w:tcPr>
            <w:tcW w:w="4110" w:type="dxa"/>
          </w:tcPr>
          <w:p w14:paraId="6164EEE7" w14:textId="77E437DC" w:rsidR="005E1E4A" w:rsidRPr="005D421A" w:rsidRDefault="00CB27F8" w:rsidP="00B65E01">
            <w:pPr>
              <w:rPr>
                <w:rFonts w:ascii="標楷體" w:eastAsia="標楷體" w:hAnsi="標楷體"/>
              </w:rPr>
            </w:pPr>
            <w:r>
              <w:rPr>
                <w:rFonts w:ascii="標楷體" w:eastAsia="標楷體" w:hAnsi="標楷體" w:hint="eastAsia"/>
              </w:rPr>
              <w:t xml:space="preserve">金控利關人名單檔 </w:t>
            </w:r>
          </w:p>
        </w:tc>
      </w:tr>
    </w:tbl>
    <w:p w14:paraId="195F6B1A" w14:textId="77777777" w:rsidR="005E1E4A" w:rsidRDefault="005E1E4A" w:rsidP="005E1E4A">
      <w:pPr>
        <w:ind w:left="1440"/>
      </w:pPr>
    </w:p>
    <w:p w14:paraId="7C9C87F4" w14:textId="77777777" w:rsidR="005E1E4A" w:rsidRPr="00723606" w:rsidRDefault="005E1E4A" w:rsidP="005E1E4A">
      <w:pPr>
        <w:pStyle w:val="a"/>
        <w:tabs>
          <w:tab w:val="clear" w:pos="1559"/>
        </w:tabs>
        <w:spacing w:before="0"/>
        <w:ind w:left="1614" w:hanging="480"/>
      </w:pPr>
      <w:r w:rsidRPr="00723606">
        <w:t>UI</w:t>
      </w:r>
      <w:r w:rsidRPr="00723606">
        <w:rPr>
          <w:rFonts w:hint="eastAsia"/>
        </w:rPr>
        <w:t>畫面</w:t>
      </w:r>
    </w:p>
    <w:p w14:paraId="1C188EBC" w14:textId="6E1CD72A" w:rsidR="005E1E4A" w:rsidRDefault="00C8745B" w:rsidP="005E1E4A">
      <w:r>
        <w:rPr>
          <w:noProof/>
        </w:rPr>
        <w:drawing>
          <wp:inline distT="0" distB="0" distL="0" distR="0" wp14:anchorId="65A41B7F" wp14:editId="30D5C439">
            <wp:extent cx="6477000" cy="18161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77000" cy="1816100"/>
                    </a:xfrm>
                    <a:prstGeom prst="rect">
                      <a:avLst/>
                    </a:prstGeom>
                    <a:noFill/>
                    <a:ln>
                      <a:noFill/>
                    </a:ln>
                  </pic:spPr>
                </pic:pic>
              </a:graphicData>
            </a:graphic>
          </wp:inline>
        </w:drawing>
      </w:r>
      <w:r w:rsidRPr="00C8745B">
        <w:rPr>
          <w:noProof/>
        </w:rPr>
        <w:lastRenderedPageBreak/>
        <w:drawing>
          <wp:inline distT="0" distB="0" distL="0" distR="0" wp14:anchorId="63775E37" wp14:editId="22F834B9">
            <wp:extent cx="6479540" cy="238633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2386330"/>
                    </a:xfrm>
                    <a:prstGeom prst="rect">
                      <a:avLst/>
                    </a:prstGeom>
                  </pic:spPr>
                </pic:pic>
              </a:graphicData>
            </a:graphic>
          </wp:inline>
        </w:drawing>
      </w:r>
    </w:p>
    <w:p w14:paraId="6226FF99" w14:textId="77777777" w:rsidR="00C8745B" w:rsidRDefault="00C8745B" w:rsidP="005E1E4A">
      <w:pPr>
        <w:ind w:left="1440"/>
      </w:pPr>
    </w:p>
    <w:p w14:paraId="2C3AFE9A" w14:textId="77777777" w:rsidR="005E1E4A" w:rsidRDefault="005E1E4A" w:rsidP="005E1E4A">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5E1E4A" w:rsidRPr="00F5236F" w14:paraId="6380C574" w14:textId="77777777" w:rsidTr="00B65E01">
        <w:tc>
          <w:tcPr>
            <w:tcW w:w="848" w:type="dxa"/>
            <w:shd w:val="clear" w:color="auto" w:fill="D9D9D9" w:themeFill="background1" w:themeFillShade="D9"/>
          </w:tcPr>
          <w:p w14:paraId="6E46337B" w14:textId="77777777" w:rsidR="005E1E4A" w:rsidRPr="00F5236F" w:rsidRDefault="005E1E4A" w:rsidP="00B65E01">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631F836" w14:textId="77777777" w:rsidR="005E1E4A" w:rsidRPr="00F5236F" w:rsidRDefault="005E1E4A" w:rsidP="00B65E01">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60BF348" w14:textId="77777777" w:rsidR="005E1E4A" w:rsidRPr="00F5236F" w:rsidRDefault="005E1E4A" w:rsidP="00B65E01">
            <w:pPr>
              <w:jc w:val="center"/>
              <w:rPr>
                <w:rFonts w:ascii="標楷體" w:eastAsia="標楷體" w:hAnsi="標楷體"/>
              </w:rPr>
            </w:pPr>
            <w:r>
              <w:rPr>
                <w:rFonts w:ascii="標楷體" w:eastAsia="標楷體" w:hAnsi="標楷體" w:hint="eastAsia"/>
                <w:lang w:eastAsia="zh-HK"/>
              </w:rPr>
              <w:t>功能說明</w:t>
            </w:r>
          </w:p>
        </w:tc>
      </w:tr>
      <w:tr w:rsidR="005E1E4A" w:rsidRPr="00F5236F" w14:paraId="247E8A5A" w14:textId="77777777" w:rsidTr="00B65E01">
        <w:tc>
          <w:tcPr>
            <w:tcW w:w="848" w:type="dxa"/>
          </w:tcPr>
          <w:p w14:paraId="5E23EB19" w14:textId="77777777" w:rsidR="005E1E4A" w:rsidRPr="00744DD4" w:rsidRDefault="005E1E4A" w:rsidP="00B65E01">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2FF16DE" w14:textId="77777777" w:rsidR="005E1E4A" w:rsidRPr="00744DD4" w:rsidRDefault="005E1E4A" w:rsidP="00B65E01">
            <w:pPr>
              <w:rPr>
                <w:rFonts w:ascii="標楷體" w:eastAsia="標楷體" w:hAnsi="標楷體"/>
                <w:lang w:eastAsia="zh-HK"/>
              </w:rPr>
            </w:pPr>
            <w:r>
              <w:rPr>
                <w:rFonts w:ascii="標楷體" w:eastAsia="標楷體" w:hAnsi="標楷體" w:hint="eastAsia"/>
                <w:lang w:eastAsia="zh-HK"/>
              </w:rPr>
              <w:t>執行</w:t>
            </w:r>
          </w:p>
        </w:tc>
        <w:tc>
          <w:tcPr>
            <w:tcW w:w="7246" w:type="dxa"/>
          </w:tcPr>
          <w:p w14:paraId="2F1D14FF" w14:textId="77777777" w:rsidR="005E1E4A" w:rsidRDefault="005E1E4A" w:rsidP="00B65E01">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09BB4605" w14:textId="77777777" w:rsidR="005E1E4A" w:rsidRDefault="005E1E4A" w:rsidP="00B65E01">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079D6F3" w14:textId="113656E8" w:rsidR="005E1E4A" w:rsidRDefault="005E1E4A" w:rsidP="00B65E01">
            <w:pPr>
              <w:ind w:left="269" w:hangingChars="112" w:hanging="269"/>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w:t>
            </w:r>
            <w:r w:rsidR="003F28BD">
              <w:rPr>
                <w:rFonts w:ascii="標楷體" w:eastAsia="標楷體" w:hAnsi="標楷體" w:hint="eastAsia"/>
              </w:rPr>
              <w:t>沒有選檔案</w:t>
            </w:r>
            <w:r>
              <w:rPr>
                <w:rFonts w:ascii="標楷體" w:eastAsia="標楷體" w:hAnsi="標楷體" w:hint="eastAsia"/>
              </w:rPr>
              <w:t>)</w:t>
            </w:r>
            <w:r w:rsidRPr="00F07699">
              <w:rPr>
                <w:rFonts w:ascii="標楷體" w:eastAsia="標楷體" w:hAnsi="標楷體" w:hint="eastAsia"/>
              </w:rPr>
              <w:t>"</w:t>
            </w:r>
          </w:p>
          <w:p w14:paraId="0D381DC5" w14:textId="11873F52" w:rsidR="005E1E4A" w:rsidRPr="00161815" w:rsidRDefault="005E1E4A" w:rsidP="00B65E01">
            <w:pPr>
              <w:snapToGrid w:val="0"/>
              <w:ind w:left="238" w:hangingChars="99" w:hanging="238"/>
              <w:rPr>
                <w:rFonts w:ascii="標楷體" w:eastAsia="標楷體" w:hAnsi="標楷體"/>
              </w:rPr>
            </w:pPr>
            <w:r>
              <w:rPr>
                <w:rFonts w:ascii="標楷體" w:eastAsia="標楷體" w:hAnsi="標楷體"/>
                <w:lang w:eastAsia="zh-HK"/>
              </w:rPr>
              <w:t>3.</w:t>
            </w:r>
            <w:r w:rsidR="003F28BD">
              <w:rPr>
                <w:rFonts w:ascii="標楷體" w:eastAsia="標楷體" w:hAnsi="標楷體" w:hint="eastAsia"/>
                <w:lang w:eastAsia="zh-HK"/>
              </w:rPr>
              <w:t>若選擇上傳檔案的名稱與選擇的檔案名稱不同</w:t>
            </w:r>
            <w:r w:rsidR="003F28BD">
              <w:rPr>
                <w:rFonts w:ascii="標楷體" w:eastAsia="標楷體" w:hAnsi="標楷體" w:hint="eastAsia"/>
              </w:rPr>
              <w:t>(要有上傳檔案名稱[]中的關鍵字)</w:t>
            </w:r>
            <w:r>
              <w:rPr>
                <w:rFonts w:ascii="標楷體" w:eastAsia="標楷體" w:hAnsi="標楷體" w:hint="eastAsia"/>
              </w:rPr>
              <w:t xml:space="preserve">，否則顯示錯誤訊息 </w:t>
            </w:r>
            <w:r w:rsidRPr="00F07699">
              <w:rPr>
                <w:rFonts w:ascii="標楷體" w:eastAsia="標楷體" w:hAnsi="標楷體" w:hint="eastAsia"/>
              </w:rPr>
              <w:t>"E001</w:t>
            </w:r>
            <w:r w:rsidR="003F28BD">
              <w:rPr>
                <w:rFonts w:ascii="標楷體" w:eastAsia="標楷體" w:hAnsi="標楷體" w:hint="eastAsia"/>
              </w:rPr>
              <w:t>4檔案</w:t>
            </w:r>
            <w:r>
              <w:rPr>
                <w:rFonts w:ascii="標楷體" w:eastAsia="標楷體" w:hAnsi="標楷體" w:hint="eastAsia"/>
              </w:rPr>
              <w:t>錯誤(</w:t>
            </w:r>
            <w:r w:rsidR="003F28BD" w:rsidRPr="003F28BD">
              <w:rPr>
                <w:rFonts w:ascii="標楷體" w:eastAsia="標楷體" w:hAnsi="標楷體"/>
              </w:rPr>
              <w:t>請確認上傳選項與上傳檔案不符合</w:t>
            </w:r>
            <w:r w:rsidR="003F28BD">
              <w:rPr>
                <w:rFonts w:ascii="標楷體" w:eastAsia="標楷體" w:hAnsi="標楷體" w:hint="eastAsia"/>
              </w:rPr>
              <w:t>)</w:t>
            </w:r>
            <w:r w:rsidRPr="00F07699">
              <w:rPr>
                <w:rFonts w:ascii="標楷體" w:eastAsia="標楷體" w:hAnsi="標楷體" w:hint="eastAsia"/>
              </w:rPr>
              <w:t>"</w:t>
            </w:r>
          </w:p>
          <w:p w14:paraId="3CDABAD9" w14:textId="77777777" w:rsidR="005E1E4A" w:rsidRDefault="005E1E4A" w:rsidP="00B65E01">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D6DFBD2" w14:textId="77777777" w:rsidR="005E1E4A" w:rsidRDefault="005E1E4A" w:rsidP="00945B67">
            <w:pPr>
              <w:snapToGrid w:val="0"/>
              <w:ind w:left="238" w:hangingChars="99" w:hanging="238"/>
              <w:rPr>
                <w:rFonts w:ascii="標楷體" w:eastAsia="標楷體" w:hAnsi="標楷體"/>
              </w:rPr>
            </w:pPr>
            <w:r>
              <w:rPr>
                <w:rFonts w:ascii="標楷體" w:eastAsia="標楷體" w:hAnsi="標楷體" w:hint="eastAsia"/>
              </w:rPr>
              <w:t>4</w:t>
            </w:r>
            <w:r>
              <w:rPr>
                <w:rFonts w:ascii="標楷體" w:eastAsia="標楷體" w:hAnsi="標楷體"/>
                <w:lang w:eastAsia="zh-HK"/>
              </w:rPr>
              <w:t>.</w:t>
            </w:r>
            <w:r w:rsidRPr="00C646B4">
              <w:rPr>
                <w:rFonts w:ascii="標楷體" w:eastAsia="標楷體" w:hAnsi="標楷體" w:hint="eastAsia"/>
              </w:rPr>
              <w:t>允許上傳的檔案包含CVS、XLSX、XLS副檔名格式，檔案資料以 ","</w:t>
            </w:r>
            <w:r w:rsidRPr="00C646B4">
              <w:rPr>
                <w:rFonts w:ascii="標楷體" w:eastAsia="標楷體" w:hAnsi="標楷體"/>
              </w:rPr>
              <w:t xml:space="preserve"> </w:t>
            </w:r>
            <w:r w:rsidRPr="00C646B4">
              <w:rPr>
                <w:rFonts w:ascii="標楷體" w:eastAsia="標楷體" w:hAnsi="標楷體" w:hint="eastAsia"/>
              </w:rPr>
              <w:t>區分出各欄位，維護[</w:t>
            </w:r>
            <w:r w:rsidR="00945B67">
              <w:rPr>
                <w:rFonts w:ascii="標楷體" w:eastAsia="標楷體" w:hAnsi="標楷體" w:hint="eastAsia"/>
              </w:rPr>
              <w:t>人壽利關人職員名單檔</w:t>
            </w:r>
            <w:proofErr w:type="spellStart"/>
            <w:r w:rsidR="003F28BD" w:rsidRPr="005E1E4A">
              <w:rPr>
                <w:rFonts w:ascii="標楷體" w:eastAsia="標楷體" w:hAnsi="標楷體"/>
              </w:rPr>
              <w:t>StakeholdersStaff</w:t>
            </w:r>
            <w:proofErr w:type="spellEnd"/>
            <w:r w:rsidRPr="00C646B4">
              <w:rPr>
                <w:rFonts w:ascii="標楷體" w:eastAsia="標楷體" w:hAnsi="標楷體" w:hint="eastAsia"/>
              </w:rPr>
              <w:t>]、[</w:t>
            </w:r>
            <w:r w:rsidR="00945B67">
              <w:rPr>
                <w:rFonts w:ascii="標楷體" w:eastAsia="標楷體" w:hAnsi="標楷體" w:hint="eastAsia"/>
              </w:rPr>
              <w:t>人壽利關人負責人檔</w:t>
            </w:r>
            <w:proofErr w:type="spellStart"/>
            <w:r w:rsidR="00945B67" w:rsidRPr="005E1E4A">
              <w:rPr>
                <w:rFonts w:ascii="標楷體" w:eastAsia="標楷體" w:hAnsi="標楷體"/>
              </w:rPr>
              <w:t>LifeRelHead</w:t>
            </w:r>
            <w:proofErr w:type="spellEnd"/>
            <w:r w:rsidR="00945B67" w:rsidRPr="00C646B4">
              <w:rPr>
                <w:rFonts w:ascii="標楷體" w:eastAsia="標楷體" w:hAnsi="標楷體" w:hint="eastAsia"/>
              </w:rPr>
              <w:t xml:space="preserve"> </w:t>
            </w:r>
            <w:r w:rsidRPr="00C646B4">
              <w:rPr>
                <w:rFonts w:ascii="標楷體" w:eastAsia="標楷體" w:hAnsi="標楷體" w:hint="eastAsia"/>
              </w:rPr>
              <w:t>]、[</w:t>
            </w:r>
            <w:r w:rsidR="00945B67">
              <w:rPr>
                <w:rFonts w:ascii="標楷體" w:eastAsia="標楷體" w:hAnsi="標楷體" w:hint="eastAsia"/>
              </w:rPr>
              <w:t>人壽利關人職員檔</w:t>
            </w:r>
            <w:proofErr w:type="spellStart"/>
            <w:r w:rsidR="00945B67">
              <w:rPr>
                <w:rFonts w:ascii="標楷體" w:eastAsia="標楷體" w:hAnsi="標楷體" w:hint="eastAsia"/>
              </w:rPr>
              <w:t>L</w:t>
            </w:r>
            <w:r w:rsidR="00945B67">
              <w:rPr>
                <w:rFonts w:ascii="標楷體" w:eastAsia="標楷體" w:hAnsi="標楷體"/>
              </w:rPr>
              <w:t>ifeRelEmp</w:t>
            </w:r>
            <w:proofErr w:type="spellEnd"/>
            <w:r w:rsidRPr="00C646B4">
              <w:rPr>
                <w:rFonts w:ascii="標楷體" w:eastAsia="標楷體" w:hAnsi="標楷體" w:hint="eastAsia"/>
              </w:rPr>
              <w:t>]、[</w:t>
            </w:r>
            <w:r w:rsidR="00945B67">
              <w:rPr>
                <w:rFonts w:ascii="標楷體" w:eastAsia="標楷體" w:hAnsi="標楷體" w:hint="eastAsia"/>
              </w:rPr>
              <w:t>金控利關人名單檔</w:t>
            </w:r>
            <w:proofErr w:type="spellStart"/>
            <w:r w:rsidR="00945B67" w:rsidRPr="003A3FCC">
              <w:rPr>
                <w:rFonts w:ascii="標楷體" w:eastAsia="標楷體" w:hAnsi="標楷體"/>
              </w:rPr>
              <w:t>FinHoldRel</w:t>
            </w:r>
            <w:proofErr w:type="spellEnd"/>
            <w:r w:rsidRPr="00C646B4">
              <w:rPr>
                <w:rFonts w:ascii="標楷體" w:eastAsia="標楷體" w:hAnsi="標楷體" w:hint="eastAsia"/>
              </w:rPr>
              <w:t>]</w:t>
            </w:r>
            <w:r w:rsidR="00945B67">
              <w:rPr>
                <w:rFonts w:ascii="標楷體" w:eastAsia="標楷體" w:hAnsi="標楷體" w:hint="eastAsia"/>
              </w:rPr>
              <w:t>。</w:t>
            </w:r>
          </w:p>
          <w:p w14:paraId="41A65102" w14:textId="6FB1DB82" w:rsidR="00945B67" w:rsidRPr="00945B67" w:rsidRDefault="00945B67" w:rsidP="00945B67">
            <w:pPr>
              <w:snapToGrid w:val="0"/>
              <w:ind w:left="238" w:hangingChars="99" w:hanging="238"/>
              <w:rPr>
                <w:rFonts w:ascii="標楷體" w:eastAsia="標楷體" w:hAnsi="標楷體"/>
                <w:shd w:val="pct15" w:color="auto" w:fill="FFFFFF"/>
              </w:rPr>
            </w:pPr>
            <w:r>
              <w:rPr>
                <w:rFonts w:ascii="標楷體" w:eastAsia="標楷體" w:hAnsi="標楷體" w:hint="eastAsia"/>
                <w:shd w:val="pct15" w:color="auto" w:fill="FFFFFF"/>
              </w:rPr>
              <w:t xml:space="preserve">5. </w:t>
            </w:r>
            <w:r>
              <w:rPr>
                <w:rFonts w:ascii="標楷體" w:eastAsia="標楷體" w:hAnsi="標楷體" w:hint="eastAsia"/>
              </w:rPr>
              <w:t>交易完成後，顯示訊息成功筆數以及總筆數。</w:t>
            </w:r>
          </w:p>
        </w:tc>
      </w:tr>
      <w:tr w:rsidR="005E1E4A" w:rsidRPr="00F5236F" w14:paraId="7C62A4B0" w14:textId="77777777" w:rsidTr="00B65E01">
        <w:tc>
          <w:tcPr>
            <w:tcW w:w="848" w:type="dxa"/>
          </w:tcPr>
          <w:p w14:paraId="258E6342" w14:textId="77777777" w:rsidR="005E1E4A" w:rsidRPr="00744DD4" w:rsidRDefault="005E1E4A" w:rsidP="00B65E01">
            <w:pPr>
              <w:jc w:val="center"/>
              <w:rPr>
                <w:rFonts w:ascii="標楷體" w:eastAsia="標楷體" w:hAnsi="標楷體"/>
              </w:rPr>
            </w:pPr>
            <w:r w:rsidRPr="00744DD4">
              <w:rPr>
                <w:rFonts w:ascii="標楷體" w:eastAsia="標楷體" w:hAnsi="標楷體" w:hint="eastAsia"/>
              </w:rPr>
              <w:t>2</w:t>
            </w:r>
          </w:p>
        </w:tc>
        <w:tc>
          <w:tcPr>
            <w:tcW w:w="2112" w:type="dxa"/>
          </w:tcPr>
          <w:p w14:paraId="6282962B" w14:textId="77777777" w:rsidR="005E1E4A" w:rsidRPr="00744DD4" w:rsidRDefault="005E1E4A" w:rsidP="00B65E01">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46C7DC7E" w14:textId="77777777" w:rsidR="005E1E4A" w:rsidRPr="00744DD4" w:rsidRDefault="005E1E4A" w:rsidP="00B65E01">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5E1E4A" w:rsidRPr="00F5236F" w14:paraId="4437CB3F" w14:textId="77777777" w:rsidTr="00B65E01">
        <w:tc>
          <w:tcPr>
            <w:tcW w:w="848" w:type="dxa"/>
          </w:tcPr>
          <w:p w14:paraId="6F54E8C0" w14:textId="77777777" w:rsidR="005E1E4A" w:rsidRPr="00744DD4" w:rsidRDefault="005E1E4A" w:rsidP="00B65E01">
            <w:pPr>
              <w:jc w:val="center"/>
              <w:rPr>
                <w:rFonts w:ascii="標楷體" w:eastAsia="標楷體" w:hAnsi="標楷體"/>
              </w:rPr>
            </w:pPr>
            <w:r w:rsidRPr="00744DD4">
              <w:rPr>
                <w:rFonts w:ascii="標楷體" w:eastAsia="標楷體" w:hAnsi="標楷體" w:hint="eastAsia"/>
              </w:rPr>
              <w:t>3</w:t>
            </w:r>
          </w:p>
        </w:tc>
        <w:tc>
          <w:tcPr>
            <w:tcW w:w="2112" w:type="dxa"/>
          </w:tcPr>
          <w:p w14:paraId="2771EE7C" w14:textId="77777777" w:rsidR="005E1E4A" w:rsidRPr="00744DD4" w:rsidRDefault="005E1E4A" w:rsidP="00B65E01">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58D6D1B4" w14:textId="77777777" w:rsidR="005E1E4A" w:rsidRPr="00744DD4" w:rsidRDefault="005E1E4A" w:rsidP="00B65E01">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B7CF619" w14:textId="77777777" w:rsidR="005E1E4A" w:rsidRDefault="005E1E4A" w:rsidP="005E1E4A">
      <w:pPr>
        <w:ind w:left="1440"/>
      </w:pPr>
    </w:p>
    <w:p w14:paraId="73F9D81F" w14:textId="77777777" w:rsidR="005E1E4A" w:rsidRPr="00583AF3" w:rsidRDefault="005E1E4A" w:rsidP="005E1E4A">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5E1E4A" w:rsidRPr="00362205" w14:paraId="54A1C325" w14:textId="77777777" w:rsidTr="00B65E01">
        <w:trPr>
          <w:trHeight w:val="388"/>
          <w:jc w:val="center"/>
        </w:trPr>
        <w:tc>
          <w:tcPr>
            <w:tcW w:w="554" w:type="dxa"/>
            <w:vMerge w:val="restart"/>
            <w:shd w:val="clear" w:color="auto" w:fill="D9D9D9" w:themeFill="background1" w:themeFillShade="D9"/>
          </w:tcPr>
          <w:p w14:paraId="52E5228F" w14:textId="77777777" w:rsidR="005E1E4A" w:rsidRPr="00362205" w:rsidRDefault="005E1E4A" w:rsidP="00B65E01">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3B6BA72F" w14:textId="77777777" w:rsidR="005E1E4A" w:rsidRPr="00362205" w:rsidRDefault="005E1E4A" w:rsidP="00B65E01">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BF98ABF" w14:textId="77777777" w:rsidR="005E1E4A" w:rsidRPr="00362205" w:rsidRDefault="005E1E4A" w:rsidP="00B65E01">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F4C7E9B" w14:textId="77777777" w:rsidR="005E1E4A" w:rsidRPr="00362205" w:rsidRDefault="005E1E4A" w:rsidP="00B65E01">
            <w:pPr>
              <w:rPr>
                <w:rFonts w:ascii="標楷體" w:eastAsia="標楷體" w:hAnsi="標楷體"/>
              </w:rPr>
            </w:pPr>
            <w:r w:rsidRPr="00362205">
              <w:rPr>
                <w:rFonts w:ascii="標楷體" w:eastAsia="標楷體" w:hAnsi="標楷體"/>
              </w:rPr>
              <w:t>處理邏輯及注意事項</w:t>
            </w:r>
          </w:p>
        </w:tc>
      </w:tr>
      <w:tr w:rsidR="005E1E4A" w:rsidRPr="00362205" w14:paraId="0C3B1327" w14:textId="77777777" w:rsidTr="00B65E01">
        <w:trPr>
          <w:trHeight w:val="244"/>
          <w:jc w:val="center"/>
        </w:trPr>
        <w:tc>
          <w:tcPr>
            <w:tcW w:w="554" w:type="dxa"/>
            <w:vMerge/>
            <w:shd w:val="clear" w:color="auto" w:fill="D9D9D9" w:themeFill="background1" w:themeFillShade="D9"/>
          </w:tcPr>
          <w:p w14:paraId="5CC83D2E" w14:textId="77777777" w:rsidR="005E1E4A" w:rsidRPr="00362205" w:rsidRDefault="005E1E4A" w:rsidP="00B65E01">
            <w:pPr>
              <w:rPr>
                <w:rFonts w:ascii="標楷體" w:eastAsia="標楷體" w:hAnsi="標楷體"/>
              </w:rPr>
            </w:pPr>
          </w:p>
        </w:tc>
        <w:tc>
          <w:tcPr>
            <w:tcW w:w="1428" w:type="dxa"/>
            <w:vMerge/>
            <w:shd w:val="clear" w:color="auto" w:fill="D9D9D9" w:themeFill="background1" w:themeFillShade="D9"/>
          </w:tcPr>
          <w:p w14:paraId="08DFE648" w14:textId="77777777" w:rsidR="005E1E4A" w:rsidRPr="00362205" w:rsidRDefault="005E1E4A" w:rsidP="00B65E01">
            <w:pPr>
              <w:rPr>
                <w:rFonts w:ascii="標楷體" w:eastAsia="標楷體" w:hAnsi="標楷體"/>
              </w:rPr>
            </w:pPr>
          </w:p>
        </w:tc>
        <w:tc>
          <w:tcPr>
            <w:tcW w:w="1296" w:type="dxa"/>
            <w:shd w:val="clear" w:color="auto" w:fill="D9D9D9" w:themeFill="background1" w:themeFillShade="D9"/>
          </w:tcPr>
          <w:p w14:paraId="10920019" w14:textId="77777777" w:rsidR="005E1E4A" w:rsidRPr="00362205" w:rsidRDefault="005E1E4A" w:rsidP="00B65E01">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4C1A6B70" w14:textId="77777777" w:rsidR="005E1E4A" w:rsidRPr="00362205" w:rsidRDefault="005E1E4A" w:rsidP="00B65E01">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2C9895E9" w14:textId="77777777" w:rsidR="005E1E4A" w:rsidRPr="00362205" w:rsidRDefault="005E1E4A" w:rsidP="00B65E01">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4BBC689" w14:textId="77777777" w:rsidR="005E1E4A" w:rsidRPr="00362205" w:rsidRDefault="005E1E4A" w:rsidP="00B65E01">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62BC6D21" w14:textId="77777777" w:rsidR="005E1E4A" w:rsidRPr="00362205" w:rsidRDefault="005E1E4A" w:rsidP="00B65E01">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1B37276" w14:textId="77777777" w:rsidR="005E1E4A" w:rsidRPr="00362205" w:rsidRDefault="005E1E4A" w:rsidP="00B65E01">
            <w:pPr>
              <w:rPr>
                <w:rFonts w:ascii="標楷體" w:eastAsia="標楷體" w:hAnsi="標楷體"/>
              </w:rPr>
            </w:pPr>
          </w:p>
        </w:tc>
      </w:tr>
      <w:tr w:rsidR="005E1E4A" w:rsidRPr="00362205" w14:paraId="104E28E9" w14:textId="77777777" w:rsidTr="00B65E01">
        <w:trPr>
          <w:trHeight w:val="244"/>
          <w:jc w:val="center"/>
        </w:trPr>
        <w:tc>
          <w:tcPr>
            <w:tcW w:w="554" w:type="dxa"/>
          </w:tcPr>
          <w:p w14:paraId="515A836D" w14:textId="77777777" w:rsidR="005E1E4A" w:rsidRPr="00362205" w:rsidRDefault="005E1E4A" w:rsidP="00B65E01">
            <w:pPr>
              <w:rPr>
                <w:rFonts w:ascii="標楷體" w:eastAsia="標楷體" w:hAnsi="標楷體"/>
              </w:rPr>
            </w:pPr>
            <w:r w:rsidRPr="00362205">
              <w:rPr>
                <w:rFonts w:ascii="標楷體" w:eastAsia="標楷體" w:hAnsi="標楷體" w:hint="eastAsia"/>
              </w:rPr>
              <w:t>1.</w:t>
            </w:r>
          </w:p>
        </w:tc>
        <w:tc>
          <w:tcPr>
            <w:tcW w:w="1428" w:type="dxa"/>
          </w:tcPr>
          <w:p w14:paraId="1870D8A6" w14:textId="09F1D5E9" w:rsidR="005E1E4A" w:rsidRPr="00362205" w:rsidRDefault="00D458A1" w:rsidP="00B65E01">
            <w:pPr>
              <w:rPr>
                <w:rFonts w:ascii="標楷體" w:eastAsia="標楷體" w:hAnsi="標楷體"/>
              </w:rPr>
            </w:pPr>
            <w:r>
              <w:rPr>
                <w:rFonts w:ascii="標楷體" w:eastAsia="標楷體" w:hAnsi="標楷體" w:hint="eastAsia"/>
              </w:rPr>
              <w:t>上傳檔案</w:t>
            </w:r>
          </w:p>
        </w:tc>
        <w:tc>
          <w:tcPr>
            <w:tcW w:w="1296" w:type="dxa"/>
          </w:tcPr>
          <w:p w14:paraId="3C3408EF" w14:textId="1F993882" w:rsidR="005E1E4A" w:rsidRPr="00362205" w:rsidRDefault="004F4FA3" w:rsidP="00B65E01">
            <w:pPr>
              <w:rPr>
                <w:rFonts w:ascii="標楷體" w:eastAsia="標楷體" w:hAnsi="標楷體"/>
              </w:rPr>
            </w:pPr>
            <w:r>
              <w:rPr>
                <w:rFonts w:ascii="標楷體" w:eastAsia="標楷體" w:hAnsi="標楷體" w:hint="eastAsia"/>
              </w:rPr>
              <w:t>1</w:t>
            </w:r>
          </w:p>
        </w:tc>
        <w:tc>
          <w:tcPr>
            <w:tcW w:w="1233" w:type="dxa"/>
          </w:tcPr>
          <w:p w14:paraId="33478E3E" w14:textId="026E775B" w:rsidR="005E1E4A" w:rsidRPr="00362205" w:rsidRDefault="005E1E4A" w:rsidP="00B65E01">
            <w:pPr>
              <w:rPr>
                <w:rFonts w:ascii="標楷體" w:eastAsia="標楷體" w:hAnsi="標楷體"/>
              </w:rPr>
            </w:pPr>
          </w:p>
        </w:tc>
        <w:tc>
          <w:tcPr>
            <w:tcW w:w="1154" w:type="dxa"/>
          </w:tcPr>
          <w:p w14:paraId="5B28BD0F" w14:textId="00BDB941" w:rsidR="005E1E4A" w:rsidRPr="00362205" w:rsidRDefault="00C52AAD" w:rsidP="00B65E01">
            <w:pPr>
              <w:rPr>
                <w:rFonts w:ascii="標楷體" w:eastAsia="標楷體" w:hAnsi="標楷體"/>
              </w:rPr>
            </w:pPr>
            <w:r>
              <w:rPr>
                <w:rFonts w:ascii="標楷體" w:eastAsia="標楷體" w:hAnsi="標楷體" w:hint="eastAsia"/>
              </w:rPr>
              <w:t>依選單</w:t>
            </w:r>
          </w:p>
        </w:tc>
        <w:tc>
          <w:tcPr>
            <w:tcW w:w="537" w:type="dxa"/>
          </w:tcPr>
          <w:p w14:paraId="44E9CECD" w14:textId="77777777" w:rsidR="005E1E4A" w:rsidRPr="00362205" w:rsidRDefault="005E1E4A" w:rsidP="00B65E01">
            <w:pPr>
              <w:rPr>
                <w:rFonts w:ascii="標楷體" w:eastAsia="標楷體" w:hAnsi="標楷體"/>
              </w:rPr>
            </w:pPr>
            <w:r>
              <w:rPr>
                <w:rFonts w:ascii="標楷體" w:eastAsia="標楷體" w:hAnsi="標楷體" w:hint="eastAsia"/>
              </w:rPr>
              <w:t>V</w:t>
            </w:r>
          </w:p>
        </w:tc>
        <w:tc>
          <w:tcPr>
            <w:tcW w:w="576" w:type="dxa"/>
          </w:tcPr>
          <w:p w14:paraId="58AF6CF5" w14:textId="77777777" w:rsidR="005E1E4A" w:rsidRPr="00362205" w:rsidRDefault="005E1E4A" w:rsidP="00B65E01">
            <w:pPr>
              <w:jc w:val="center"/>
              <w:rPr>
                <w:rFonts w:ascii="標楷體" w:eastAsia="標楷體" w:hAnsi="標楷體"/>
              </w:rPr>
            </w:pPr>
            <w:r>
              <w:rPr>
                <w:rFonts w:ascii="標楷體" w:eastAsia="標楷體" w:hAnsi="標楷體" w:hint="eastAsia"/>
              </w:rPr>
              <w:t>W</w:t>
            </w:r>
          </w:p>
        </w:tc>
        <w:tc>
          <w:tcPr>
            <w:tcW w:w="3423" w:type="dxa"/>
          </w:tcPr>
          <w:p w14:paraId="325A467A" w14:textId="0EE3F0E9" w:rsidR="00C52AAD" w:rsidRDefault="00C52AAD" w:rsidP="00B65E01">
            <w:pPr>
              <w:ind w:left="235" w:hangingChars="98" w:hanging="235"/>
              <w:rPr>
                <w:rFonts w:ascii="標楷體" w:eastAsia="標楷體" w:hAnsi="標楷體"/>
              </w:rPr>
            </w:pPr>
            <w:r>
              <w:rPr>
                <w:rFonts w:ascii="標楷體" w:eastAsia="標楷體" w:hAnsi="標楷體" w:hint="eastAsia"/>
              </w:rPr>
              <w:t>0人壽利關人職員名單[LA$RLTP]</w:t>
            </w:r>
          </w:p>
          <w:p w14:paraId="4CFBA23C" w14:textId="77777777" w:rsidR="005E1E4A" w:rsidRDefault="00C52AAD" w:rsidP="00B65E01">
            <w:pPr>
              <w:ind w:left="235" w:hangingChars="98" w:hanging="235"/>
              <w:rPr>
                <w:rFonts w:ascii="標楷體" w:eastAsia="標楷體" w:hAnsi="標楷體"/>
              </w:rPr>
            </w:pPr>
            <w:r>
              <w:rPr>
                <w:rFonts w:ascii="標楷體" w:eastAsia="標楷體" w:hAnsi="標楷體" w:hint="eastAsia"/>
              </w:rPr>
              <w:t>1人壽利關人負責人名單[T07]</w:t>
            </w:r>
          </w:p>
          <w:p w14:paraId="52BB8A43" w14:textId="77777777" w:rsidR="00C52AAD" w:rsidRDefault="00C52AAD" w:rsidP="00B65E01">
            <w:pPr>
              <w:ind w:left="235" w:hangingChars="98" w:hanging="235"/>
              <w:rPr>
                <w:rFonts w:ascii="標楷體" w:eastAsia="標楷體" w:hAnsi="標楷體"/>
              </w:rPr>
            </w:pPr>
            <w:r>
              <w:rPr>
                <w:rFonts w:ascii="標楷體" w:eastAsia="標楷體" w:hAnsi="標楷體" w:hint="eastAsia"/>
              </w:rPr>
              <w:t>2人壽利關人職員名單[T07_2]</w:t>
            </w:r>
          </w:p>
          <w:p w14:paraId="5CF3CEB7" w14:textId="41D36C84" w:rsidR="00C52AAD" w:rsidRPr="00C52AAD" w:rsidRDefault="00C52AAD" w:rsidP="00B65E01">
            <w:pPr>
              <w:ind w:left="235" w:hangingChars="98" w:hanging="235"/>
              <w:rPr>
                <w:rFonts w:ascii="標楷體" w:eastAsia="標楷體" w:hAnsi="標楷體"/>
              </w:rPr>
            </w:pPr>
            <w:r>
              <w:rPr>
                <w:rFonts w:ascii="標楷體" w:eastAsia="標楷體" w:hAnsi="標楷體" w:hint="eastAsia"/>
              </w:rPr>
              <w:t>3金控利關人名單檔[T044]</w:t>
            </w:r>
          </w:p>
        </w:tc>
      </w:tr>
      <w:tr w:rsidR="005E1E4A" w:rsidRPr="00362205" w14:paraId="393EBBE7" w14:textId="77777777" w:rsidTr="00B65E01">
        <w:trPr>
          <w:trHeight w:val="244"/>
          <w:jc w:val="center"/>
        </w:trPr>
        <w:tc>
          <w:tcPr>
            <w:tcW w:w="554" w:type="dxa"/>
          </w:tcPr>
          <w:p w14:paraId="13853E82" w14:textId="77777777" w:rsidR="005E1E4A" w:rsidRPr="00362205" w:rsidRDefault="005E1E4A" w:rsidP="00B65E01">
            <w:pPr>
              <w:rPr>
                <w:rFonts w:ascii="標楷體" w:eastAsia="標楷體" w:hAnsi="標楷體"/>
              </w:rPr>
            </w:pPr>
            <w:r>
              <w:rPr>
                <w:rFonts w:ascii="標楷體" w:eastAsia="標楷體" w:hAnsi="標楷體" w:hint="eastAsia"/>
              </w:rPr>
              <w:lastRenderedPageBreak/>
              <w:t>2</w:t>
            </w:r>
            <w:r>
              <w:rPr>
                <w:rFonts w:ascii="標楷體" w:eastAsia="標楷體" w:hAnsi="標楷體"/>
              </w:rPr>
              <w:t>.</w:t>
            </w:r>
          </w:p>
        </w:tc>
        <w:tc>
          <w:tcPr>
            <w:tcW w:w="1428" w:type="dxa"/>
          </w:tcPr>
          <w:p w14:paraId="79BBAF01" w14:textId="77777777" w:rsidR="005E1E4A" w:rsidRPr="00362205" w:rsidRDefault="005E1E4A" w:rsidP="00B65E01">
            <w:pPr>
              <w:rPr>
                <w:rFonts w:ascii="標楷體" w:eastAsia="標楷體" w:hAnsi="標楷體"/>
              </w:rPr>
            </w:pPr>
            <w:r w:rsidRPr="005E7DC3">
              <w:rPr>
                <w:rFonts w:ascii="標楷體" w:eastAsia="標楷體" w:hAnsi="標楷體" w:hint="eastAsia"/>
              </w:rPr>
              <w:t>選擇檔案</w:t>
            </w:r>
          </w:p>
        </w:tc>
        <w:tc>
          <w:tcPr>
            <w:tcW w:w="1296" w:type="dxa"/>
          </w:tcPr>
          <w:p w14:paraId="3035B8E4" w14:textId="77777777" w:rsidR="005E1E4A" w:rsidRPr="00362205" w:rsidRDefault="005E1E4A" w:rsidP="00B65E01">
            <w:pPr>
              <w:rPr>
                <w:rFonts w:ascii="標楷體" w:eastAsia="標楷體" w:hAnsi="標楷體"/>
              </w:rPr>
            </w:pPr>
            <w:r>
              <w:rPr>
                <w:rFonts w:ascii="標楷體" w:eastAsia="標楷體" w:hAnsi="標楷體" w:hint="eastAsia"/>
              </w:rPr>
              <w:t>按鈕</w:t>
            </w:r>
          </w:p>
        </w:tc>
        <w:tc>
          <w:tcPr>
            <w:tcW w:w="1233" w:type="dxa"/>
          </w:tcPr>
          <w:p w14:paraId="1802E2AA" w14:textId="77777777" w:rsidR="005E1E4A" w:rsidRPr="00362205" w:rsidRDefault="005E1E4A" w:rsidP="00B65E01">
            <w:pPr>
              <w:rPr>
                <w:rFonts w:ascii="標楷體" w:eastAsia="標楷體" w:hAnsi="標楷體"/>
              </w:rPr>
            </w:pPr>
          </w:p>
        </w:tc>
        <w:tc>
          <w:tcPr>
            <w:tcW w:w="1154" w:type="dxa"/>
          </w:tcPr>
          <w:p w14:paraId="41BE5372" w14:textId="77777777" w:rsidR="005E1E4A" w:rsidRPr="00362205" w:rsidRDefault="005E1E4A" w:rsidP="00B65E01">
            <w:pPr>
              <w:rPr>
                <w:rFonts w:ascii="標楷體" w:eastAsia="標楷體" w:hAnsi="標楷體"/>
              </w:rPr>
            </w:pPr>
          </w:p>
        </w:tc>
        <w:tc>
          <w:tcPr>
            <w:tcW w:w="537" w:type="dxa"/>
          </w:tcPr>
          <w:p w14:paraId="3D942564" w14:textId="77777777" w:rsidR="005E1E4A" w:rsidRPr="00362205" w:rsidRDefault="005E1E4A" w:rsidP="00B65E01">
            <w:pPr>
              <w:rPr>
                <w:rFonts w:ascii="標楷體" w:eastAsia="標楷體" w:hAnsi="標楷體"/>
              </w:rPr>
            </w:pPr>
            <w:r>
              <w:rPr>
                <w:rFonts w:ascii="標楷體" w:eastAsia="標楷體" w:hAnsi="標楷體" w:hint="eastAsia"/>
              </w:rPr>
              <w:t>V</w:t>
            </w:r>
          </w:p>
        </w:tc>
        <w:tc>
          <w:tcPr>
            <w:tcW w:w="576" w:type="dxa"/>
          </w:tcPr>
          <w:p w14:paraId="776B3329" w14:textId="77777777" w:rsidR="005E1E4A" w:rsidRPr="00362205" w:rsidRDefault="005E1E4A" w:rsidP="00B65E01">
            <w:pPr>
              <w:jc w:val="center"/>
              <w:rPr>
                <w:rFonts w:ascii="標楷體" w:eastAsia="標楷體" w:hAnsi="標楷體"/>
              </w:rPr>
            </w:pPr>
            <w:r>
              <w:rPr>
                <w:rFonts w:ascii="標楷體" w:eastAsia="標楷體" w:hAnsi="標楷體" w:hint="eastAsia"/>
              </w:rPr>
              <w:t>W</w:t>
            </w:r>
          </w:p>
        </w:tc>
        <w:tc>
          <w:tcPr>
            <w:tcW w:w="3423" w:type="dxa"/>
          </w:tcPr>
          <w:p w14:paraId="669690D2" w14:textId="77777777" w:rsidR="005E1E4A" w:rsidRPr="00C00D65" w:rsidRDefault="005E1E4A" w:rsidP="00B65E01">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36BB712C" w14:textId="77777777" w:rsidR="005E1E4A" w:rsidRDefault="005E1E4A" w:rsidP="005E1E4A">
      <w:pPr>
        <w:ind w:left="1440"/>
      </w:pPr>
    </w:p>
    <w:p w14:paraId="4FF1802C" w14:textId="490FC93D" w:rsidR="005E1E4A" w:rsidRDefault="005E1E4A" w:rsidP="005E1E4A">
      <w:pPr>
        <w:pStyle w:val="a"/>
        <w:spacing w:before="0"/>
      </w:pPr>
      <w:r>
        <w:rPr>
          <w:rFonts w:hint="eastAsia"/>
        </w:rPr>
        <w:t>上傳檔案資料欄位</w:t>
      </w:r>
      <w:r w:rsidRPr="009258FB">
        <w:t>說明</w:t>
      </w:r>
      <w:r>
        <w:rPr>
          <w:rFonts w:hint="eastAsia"/>
        </w:rPr>
        <w:t>(</w:t>
      </w:r>
      <w:r w:rsidR="00C56D4D">
        <w:rPr>
          <w:rFonts w:hint="eastAsia"/>
        </w:rPr>
        <w:t>XLSX</w:t>
      </w:r>
      <w:r w:rsidR="00C56D4D">
        <w:rPr>
          <w:rFonts w:hint="eastAsia"/>
        </w:rPr>
        <w:t>、</w:t>
      </w:r>
      <w:r w:rsidR="00C56D4D">
        <w:rPr>
          <w:rFonts w:hint="eastAsia"/>
        </w:rPr>
        <w:t>XLS</w:t>
      </w:r>
      <w:r w:rsidR="00C56D4D">
        <w:rPr>
          <w:rFonts w:hint="eastAsia"/>
        </w:rPr>
        <w:t>、</w:t>
      </w:r>
      <w:r>
        <w:rPr>
          <w:rFonts w:hint="eastAsia"/>
        </w:rPr>
        <w:t>CSV</w:t>
      </w:r>
      <w:r>
        <w:rPr>
          <w:rFonts w:hint="eastAsia"/>
        </w:rPr>
        <w:t>格式</w:t>
      </w:r>
      <w:r>
        <w:rPr>
          <w:rFonts w:hint="eastAsia"/>
        </w:rPr>
        <w:t>)</w:t>
      </w:r>
    </w:p>
    <w:p w14:paraId="759A2234" w14:textId="2C1FBE68" w:rsidR="00C56D4D" w:rsidRPr="00C56D4D" w:rsidRDefault="00C56D4D" w:rsidP="00C56D4D">
      <w:pPr>
        <w:rPr>
          <w:rFonts w:ascii="標楷體" w:eastAsia="標楷體" w:hAnsi="標楷體"/>
          <w:b/>
          <w:bCs/>
        </w:rPr>
      </w:pPr>
      <w:r w:rsidRPr="00C56D4D">
        <w:rPr>
          <w:rFonts w:ascii="標楷體" w:eastAsia="標楷體" w:hAnsi="標楷體" w:hint="eastAsia"/>
          <w:b/>
          <w:bCs/>
        </w:rPr>
        <w:t>人壽利關人職員名單[LA$RLTP]</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5E1E4A" w:rsidRPr="00362205" w14:paraId="04F2708E" w14:textId="77777777" w:rsidTr="00B65E01">
        <w:trPr>
          <w:trHeight w:val="758"/>
          <w:jc w:val="center"/>
        </w:trPr>
        <w:tc>
          <w:tcPr>
            <w:tcW w:w="554" w:type="dxa"/>
            <w:shd w:val="clear" w:color="auto" w:fill="D9D9D9" w:themeFill="background1" w:themeFillShade="D9"/>
          </w:tcPr>
          <w:p w14:paraId="7ECEF3FE" w14:textId="77777777" w:rsidR="005E1E4A" w:rsidRPr="00362205" w:rsidRDefault="005E1E4A" w:rsidP="00B65E01">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64735992" w14:textId="77777777" w:rsidR="005E1E4A" w:rsidRPr="00362205" w:rsidRDefault="005E1E4A" w:rsidP="00B65E01">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38403172" w14:textId="77777777" w:rsidR="005E1E4A" w:rsidRPr="00362205" w:rsidRDefault="005E1E4A" w:rsidP="00B65E01">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11B5C27A" w14:textId="77777777" w:rsidR="005E1E4A" w:rsidRPr="00362205" w:rsidRDefault="005E1E4A" w:rsidP="00B65E01">
            <w:pPr>
              <w:rPr>
                <w:rFonts w:ascii="標楷體" w:eastAsia="標楷體" w:hAnsi="標楷體"/>
              </w:rPr>
            </w:pPr>
            <w:r w:rsidRPr="00362205">
              <w:rPr>
                <w:rFonts w:ascii="標楷體" w:eastAsia="標楷體" w:hAnsi="標楷體"/>
              </w:rPr>
              <w:t>處理邏輯及注意事項</w:t>
            </w:r>
          </w:p>
        </w:tc>
      </w:tr>
      <w:tr w:rsidR="005E1E4A" w:rsidRPr="00362205" w14:paraId="110C4728" w14:textId="77777777" w:rsidTr="00B65E01">
        <w:trPr>
          <w:trHeight w:val="244"/>
          <w:jc w:val="center"/>
        </w:trPr>
        <w:tc>
          <w:tcPr>
            <w:tcW w:w="554" w:type="dxa"/>
          </w:tcPr>
          <w:p w14:paraId="63D4ADD5" w14:textId="77777777" w:rsidR="005E1E4A" w:rsidRPr="00362205" w:rsidRDefault="005E1E4A" w:rsidP="00B65E01">
            <w:pPr>
              <w:rPr>
                <w:rFonts w:ascii="標楷體" w:eastAsia="標楷體" w:hAnsi="標楷體"/>
              </w:rPr>
            </w:pPr>
            <w:r>
              <w:rPr>
                <w:rFonts w:ascii="標楷體" w:eastAsia="標楷體" w:hAnsi="標楷體" w:hint="eastAsia"/>
              </w:rPr>
              <w:t>1</w:t>
            </w:r>
          </w:p>
        </w:tc>
        <w:tc>
          <w:tcPr>
            <w:tcW w:w="3410" w:type="dxa"/>
          </w:tcPr>
          <w:p w14:paraId="711DB1B2" w14:textId="4B3599C9" w:rsidR="005E1E4A" w:rsidRPr="00E66926" w:rsidRDefault="00C56D4D" w:rsidP="00B65E01">
            <w:pPr>
              <w:rPr>
                <w:rFonts w:ascii="標楷體" w:eastAsia="標楷體" w:hAnsi="標楷體"/>
              </w:rPr>
            </w:pPr>
            <w:r>
              <w:rPr>
                <w:rFonts w:ascii="標楷體" w:eastAsia="標楷體" w:hAnsi="標楷體" w:hint="eastAsia"/>
              </w:rPr>
              <w:t>關係人代號</w:t>
            </w:r>
          </w:p>
        </w:tc>
        <w:tc>
          <w:tcPr>
            <w:tcW w:w="1560" w:type="dxa"/>
          </w:tcPr>
          <w:p w14:paraId="1B36FA65" w14:textId="77777777" w:rsidR="005E1E4A" w:rsidRDefault="005E1E4A" w:rsidP="00B65E01">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30AA91" w14:textId="490C8F1A" w:rsidR="005E1E4A" w:rsidRPr="00AC51F6" w:rsidRDefault="00C56D4D" w:rsidP="00B65E01">
            <w:pPr>
              <w:ind w:left="235" w:hangingChars="98" w:hanging="235"/>
              <w:rPr>
                <w:rFonts w:ascii="標楷體" w:eastAsia="標楷體" w:hAnsi="標楷體"/>
              </w:rPr>
            </w:pPr>
            <w:proofErr w:type="spellStart"/>
            <w:r w:rsidRPr="00C56D4D">
              <w:rPr>
                <w:rFonts w:ascii="標楷體" w:eastAsia="標楷體" w:hAnsi="標楷體"/>
              </w:rPr>
              <w:t>StakeholdersStaff</w:t>
            </w:r>
            <w:r w:rsidR="005E1E4A">
              <w:rPr>
                <w:rFonts w:ascii="標楷體" w:eastAsia="標楷體" w:hAnsi="標楷體" w:hint="eastAsia"/>
              </w:rPr>
              <w:t>.</w:t>
            </w:r>
            <w:r>
              <w:rPr>
                <w:rFonts w:ascii="標楷體" w:eastAsia="標楷體" w:hAnsi="標楷體" w:hint="eastAsia"/>
              </w:rPr>
              <w:t>St</w:t>
            </w:r>
            <w:r>
              <w:rPr>
                <w:rFonts w:ascii="標楷體" w:eastAsia="標楷體" w:hAnsi="標楷體"/>
              </w:rPr>
              <w:t>affId</w:t>
            </w:r>
            <w:proofErr w:type="spellEnd"/>
          </w:p>
        </w:tc>
      </w:tr>
      <w:tr w:rsidR="005E1E4A" w:rsidRPr="00362205" w14:paraId="0D256964"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F129224" w14:textId="77777777" w:rsidR="005E1E4A" w:rsidRPr="00362205" w:rsidRDefault="005E1E4A" w:rsidP="00B65E01">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267D22EE" w14:textId="6DFE6F43" w:rsidR="005E1E4A" w:rsidRPr="00362205" w:rsidRDefault="005E1E4A" w:rsidP="00B65E01">
            <w:pPr>
              <w:rPr>
                <w:rFonts w:ascii="標楷體" w:eastAsia="標楷體" w:hAnsi="標楷體"/>
              </w:rPr>
            </w:pPr>
            <w:r w:rsidRPr="00DA56CD">
              <w:rPr>
                <w:rFonts w:ascii="標楷體" w:eastAsia="標楷體" w:hAnsi="標楷體" w:hint="eastAsia"/>
              </w:rPr>
              <w:t>戶</w:t>
            </w:r>
            <w:r w:rsidR="00C56D4D">
              <w:rPr>
                <w:rFonts w:ascii="標楷體" w:eastAsia="標楷體" w:hAnsi="標楷體" w:hint="eastAsia"/>
              </w:rPr>
              <w:t>關係人名稱</w:t>
            </w:r>
          </w:p>
        </w:tc>
        <w:tc>
          <w:tcPr>
            <w:tcW w:w="1560" w:type="dxa"/>
            <w:tcBorders>
              <w:top w:val="single" w:sz="4" w:space="0" w:color="auto"/>
              <w:left w:val="single" w:sz="4" w:space="0" w:color="auto"/>
              <w:bottom w:val="single" w:sz="4" w:space="0" w:color="auto"/>
              <w:right w:val="single" w:sz="4" w:space="0" w:color="auto"/>
            </w:tcBorders>
          </w:tcPr>
          <w:p w14:paraId="29B1D29D" w14:textId="77777777" w:rsidR="005E1E4A" w:rsidRPr="00362205" w:rsidRDefault="005E1E4A" w:rsidP="00B65E01">
            <w:pPr>
              <w:rPr>
                <w:rFonts w:ascii="標楷體" w:eastAsia="標楷體" w:hAnsi="標楷體"/>
              </w:rPr>
            </w:pPr>
            <w:r>
              <w:rPr>
                <w:rFonts w:ascii="標楷體" w:eastAsia="標楷體" w:hAnsi="標楷體" w:hint="eastAsia"/>
              </w:rPr>
              <w:t>數字(7)</w:t>
            </w:r>
          </w:p>
        </w:tc>
        <w:tc>
          <w:tcPr>
            <w:tcW w:w="4677" w:type="dxa"/>
            <w:tcBorders>
              <w:top w:val="single" w:sz="4" w:space="0" w:color="auto"/>
              <w:left w:val="single" w:sz="4" w:space="0" w:color="auto"/>
              <w:bottom w:val="single" w:sz="4" w:space="0" w:color="auto"/>
              <w:right w:val="single" w:sz="4" w:space="0" w:color="auto"/>
            </w:tcBorders>
          </w:tcPr>
          <w:p w14:paraId="25E995D2" w14:textId="77777777" w:rsidR="005E1E4A" w:rsidRPr="00AC51F6" w:rsidRDefault="005E1E4A" w:rsidP="00B65E01">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CustNo</w:t>
            </w:r>
            <w:proofErr w:type="spellEnd"/>
          </w:p>
        </w:tc>
      </w:tr>
      <w:tr w:rsidR="005E1E4A" w:rsidRPr="00362205" w14:paraId="555A369C"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F48DB78" w14:textId="77777777" w:rsidR="005E1E4A" w:rsidRDefault="005E1E4A" w:rsidP="00B65E01">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591888FF" w14:textId="7FFC50D0" w:rsidR="005E1E4A" w:rsidRPr="00DA56CD" w:rsidRDefault="00C56D4D" w:rsidP="00B65E01">
            <w:pPr>
              <w:rPr>
                <w:rFonts w:ascii="標楷體" w:eastAsia="標楷體" w:hAnsi="標楷體"/>
              </w:rPr>
            </w:pPr>
            <w:r>
              <w:rPr>
                <w:rFonts w:ascii="標楷體" w:eastAsia="標楷體" w:hAnsi="標楷體" w:hint="eastAsia"/>
              </w:rPr>
              <w:t>放款金額</w:t>
            </w:r>
          </w:p>
        </w:tc>
        <w:tc>
          <w:tcPr>
            <w:tcW w:w="1560" w:type="dxa"/>
            <w:tcBorders>
              <w:top w:val="single" w:sz="4" w:space="0" w:color="auto"/>
              <w:left w:val="single" w:sz="4" w:space="0" w:color="auto"/>
              <w:bottom w:val="single" w:sz="4" w:space="0" w:color="auto"/>
              <w:right w:val="single" w:sz="4" w:space="0" w:color="auto"/>
            </w:tcBorders>
          </w:tcPr>
          <w:p w14:paraId="1D4C88F6" w14:textId="77777777" w:rsidR="005E1E4A" w:rsidRDefault="005E1E4A" w:rsidP="00B65E01">
            <w:pPr>
              <w:rPr>
                <w:rFonts w:ascii="標楷體" w:eastAsia="標楷體" w:hAnsi="標楷體"/>
              </w:rPr>
            </w:pPr>
            <w:r>
              <w:rPr>
                <w:rFonts w:ascii="標楷體" w:eastAsia="標楷體" w:hAnsi="標楷體" w:hint="eastAsia"/>
              </w:rPr>
              <w:t>數字(3)</w:t>
            </w:r>
          </w:p>
        </w:tc>
        <w:tc>
          <w:tcPr>
            <w:tcW w:w="4677" w:type="dxa"/>
            <w:tcBorders>
              <w:top w:val="single" w:sz="4" w:space="0" w:color="auto"/>
              <w:left w:val="single" w:sz="4" w:space="0" w:color="auto"/>
              <w:bottom w:val="single" w:sz="4" w:space="0" w:color="auto"/>
              <w:right w:val="single" w:sz="4" w:space="0" w:color="auto"/>
            </w:tcBorders>
          </w:tcPr>
          <w:p w14:paraId="1C2F158B" w14:textId="77777777" w:rsidR="005E1E4A" w:rsidRPr="00055F7D" w:rsidRDefault="005E1E4A" w:rsidP="00B65E01">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roofErr w:type="spellEnd"/>
          </w:p>
        </w:tc>
      </w:tr>
    </w:tbl>
    <w:p w14:paraId="603B3FDC" w14:textId="64FE0FB9" w:rsidR="005E1E4A" w:rsidRPr="00C56D4D" w:rsidRDefault="00C56D4D" w:rsidP="00C56D4D">
      <w:pPr>
        <w:rPr>
          <w:rFonts w:ascii="標楷體" w:eastAsia="標楷體" w:hAnsi="標楷體"/>
          <w:b/>
          <w:bCs/>
        </w:rPr>
      </w:pPr>
      <w:r w:rsidRPr="00C56D4D">
        <w:rPr>
          <w:rFonts w:ascii="標楷體" w:eastAsia="標楷體" w:hAnsi="標楷體" w:hint="eastAsia"/>
          <w:b/>
          <w:bCs/>
        </w:rPr>
        <w:t>人壽利關人</w:t>
      </w:r>
      <w:r>
        <w:rPr>
          <w:rFonts w:ascii="標楷體" w:eastAsia="標楷體" w:hAnsi="標楷體" w:hint="eastAsia"/>
          <w:b/>
          <w:bCs/>
        </w:rPr>
        <w:t>負責人檔</w:t>
      </w:r>
      <w:r w:rsidRPr="00C56D4D">
        <w:rPr>
          <w:rFonts w:ascii="標楷體" w:eastAsia="標楷體" w:hAnsi="標楷體" w:hint="eastAsia"/>
          <w:b/>
          <w:bCs/>
        </w:rPr>
        <w:t>[</w:t>
      </w:r>
      <w:r>
        <w:rPr>
          <w:rFonts w:ascii="標楷體" w:eastAsia="標楷體" w:hAnsi="標楷體"/>
          <w:b/>
          <w:bCs/>
        </w:rPr>
        <w:t>T07</w:t>
      </w:r>
      <w:r w:rsidRPr="00C56D4D">
        <w:rPr>
          <w:rFonts w:ascii="標楷體" w:eastAsia="標楷體" w:hAnsi="標楷體" w:hint="eastAsia"/>
          <w:b/>
          <w:bCs/>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5E1E4A" w:rsidRPr="00362205" w14:paraId="0DE9B309" w14:textId="77777777" w:rsidTr="00B65E01">
        <w:trPr>
          <w:trHeight w:val="758"/>
          <w:jc w:val="center"/>
        </w:trPr>
        <w:tc>
          <w:tcPr>
            <w:tcW w:w="554" w:type="dxa"/>
            <w:shd w:val="clear" w:color="auto" w:fill="D9D9D9" w:themeFill="background1" w:themeFillShade="D9"/>
          </w:tcPr>
          <w:p w14:paraId="5C0DB7AF" w14:textId="77777777" w:rsidR="005E1E4A" w:rsidRDefault="005E1E4A" w:rsidP="00B65E01">
            <w:pPr>
              <w:rPr>
                <w:rFonts w:ascii="標楷體" w:eastAsia="標楷體" w:hAnsi="標楷體"/>
              </w:rPr>
            </w:pPr>
          </w:p>
          <w:p w14:paraId="154C8979" w14:textId="77777777" w:rsidR="005E1E4A" w:rsidRPr="00362205" w:rsidRDefault="005E1E4A" w:rsidP="00B65E01">
            <w:pPr>
              <w:rPr>
                <w:rFonts w:ascii="標楷體" w:eastAsia="標楷體" w:hAnsi="標楷體"/>
              </w:rPr>
            </w:pPr>
          </w:p>
        </w:tc>
        <w:tc>
          <w:tcPr>
            <w:tcW w:w="3410" w:type="dxa"/>
            <w:shd w:val="clear" w:color="auto" w:fill="D9D9D9" w:themeFill="background1" w:themeFillShade="D9"/>
          </w:tcPr>
          <w:p w14:paraId="344292B7" w14:textId="77777777" w:rsidR="005E1E4A" w:rsidRPr="00362205" w:rsidRDefault="005E1E4A" w:rsidP="00B65E01">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79035350" w14:textId="77777777" w:rsidR="005E1E4A" w:rsidRPr="00362205" w:rsidRDefault="005E1E4A" w:rsidP="00B65E01">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0FA0264B" w14:textId="77777777" w:rsidR="005E1E4A" w:rsidRPr="00362205" w:rsidRDefault="005E1E4A" w:rsidP="00B65E01">
            <w:pPr>
              <w:rPr>
                <w:rFonts w:ascii="標楷體" w:eastAsia="標楷體" w:hAnsi="標楷體"/>
              </w:rPr>
            </w:pPr>
            <w:r w:rsidRPr="00362205">
              <w:rPr>
                <w:rFonts w:ascii="標楷體" w:eastAsia="標楷體" w:hAnsi="標楷體"/>
              </w:rPr>
              <w:t>處理邏輯及注意事項</w:t>
            </w:r>
          </w:p>
        </w:tc>
      </w:tr>
      <w:tr w:rsidR="006115A3" w:rsidRPr="00362205" w14:paraId="633E9CDE" w14:textId="77777777" w:rsidTr="007E7229">
        <w:trPr>
          <w:trHeight w:val="244"/>
          <w:jc w:val="center"/>
        </w:trPr>
        <w:tc>
          <w:tcPr>
            <w:tcW w:w="554" w:type="dxa"/>
          </w:tcPr>
          <w:p w14:paraId="5986250D" w14:textId="77777777" w:rsidR="006115A3" w:rsidRPr="00362205" w:rsidRDefault="006115A3" w:rsidP="006115A3">
            <w:pPr>
              <w:rPr>
                <w:rFonts w:ascii="標楷體" w:eastAsia="標楷體" w:hAnsi="標楷體"/>
              </w:rPr>
            </w:pPr>
            <w:r>
              <w:rPr>
                <w:rFonts w:ascii="標楷體" w:eastAsia="標楷體" w:hAnsi="標楷體" w:hint="eastAsia"/>
              </w:rPr>
              <w:t>1</w:t>
            </w:r>
          </w:p>
        </w:tc>
        <w:tc>
          <w:tcPr>
            <w:tcW w:w="3410" w:type="dxa"/>
            <w:tcBorders>
              <w:top w:val="single" w:sz="4" w:space="0" w:color="auto"/>
              <w:left w:val="single" w:sz="4" w:space="0" w:color="auto"/>
              <w:bottom w:val="single" w:sz="4" w:space="0" w:color="auto"/>
              <w:right w:val="single" w:sz="4" w:space="0" w:color="auto"/>
            </w:tcBorders>
            <w:shd w:val="clear" w:color="auto" w:fill="auto"/>
            <w:vAlign w:val="center"/>
          </w:tcPr>
          <w:p w14:paraId="0A485A30" w14:textId="6219913B" w:rsidR="006115A3" w:rsidRPr="00E66926" w:rsidRDefault="006115A3" w:rsidP="006115A3">
            <w:pPr>
              <w:rPr>
                <w:rFonts w:ascii="標楷體" w:eastAsia="標楷體" w:hAnsi="標楷體"/>
              </w:rPr>
            </w:pPr>
            <w:r>
              <w:rPr>
                <w:rFonts w:ascii="標楷體" w:eastAsia="標楷體" w:hAnsi="標楷體" w:hint="eastAsia"/>
                <w:color w:val="000000"/>
              </w:rPr>
              <w:t>與本公司關之關係</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14B89D96" w14:textId="6315556B"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982352C" w14:textId="776E5136" w:rsidR="006115A3" w:rsidRPr="00AC51F6" w:rsidRDefault="006115A3" w:rsidP="006115A3">
            <w:pPr>
              <w:ind w:left="235" w:hangingChars="98" w:hanging="235"/>
              <w:rPr>
                <w:rFonts w:ascii="標楷體" w:eastAsia="標楷體" w:hAnsi="標楷體"/>
              </w:rPr>
            </w:pPr>
            <w:proofErr w:type="spellStart"/>
            <w:r w:rsidRPr="006115A3">
              <w:rPr>
                <w:rFonts w:ascii="標楷體" w:eastAsia="標楷體" w:hAnsi="標楷體"/>
                <w:color w:val="000000"/>
              </w:rPr>
              <w:t>LifeRelHead</w:t>
            </w:r>
            <w:r>
              <w:rPr>
                <w:rFonts w:ascii="標楷體" w:eastAsia="標楷體" w:hAnsi="標楷體" w:hint="eastAsia"/>
                <w:color w:val="000000"/>
              </w:rPr>
              <w:t>.RelWithCompany</w:t>
            </w:r>
            <w:proofErr w:type="spellEnd"/>
          </w:p>
        </w:tc>
      </w:tr>
      <w:tr w:rsidR="006115A3" w:rsidRPr="00362205" w14:paraId="0B19E2C3"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14E037" w14:textId="77777777" w:rsidR="006115A3" w:rsidRPr="00362205" w:rsidRDefault="006115A3" w:rsidP="006115A3">
            <w:pPr>
              <w:rPr>
                <w:rFonts w:ascii="標楷體" w:eastAsia="標楷體" w:hAnsi="標楷體"/>
              </w:rPr>
            </w:pPr>
            <w:r>
              <w:rPr>
                <w:rFonts w:ascii="標楷體" w:eastAsia="標楷體" w:hAnsi="標楷體"/>
              </w:rPr>
              <w:t>2</w:t>
            </w:r>
          </w:p>
        </w:tc>
        <w:tc>
          <w:tcPr>
            <w:tcW w:w="3410" w:type="dxa"/>
            <w:tcBorders>
              <w:top w:val="nil"/>
              <w:left w:val="single" w:sz="4" w:space="0" w:color="auto"/>
              <w:bottom w:val="single" w:sz="4" w:space="0" w:color="auto"/>
              <w:right w:val="single" w:sz="4" w:space="0" w:color="auto"/>
            </w:tcBorders>
            <w:shd w:val="clear" w:color="auto" w:fill="auto"/>
            <w:vAlign w:val="center"/>
          </w:tcPr>
          <w:p w14:paraId="5FEA8993" w14:textId="09E56B9D" w:rsidR="006115A3" w:rsidRPr="00362205" w:rsidRDefault="006115A3" w:rsidP="006115A3">
            <w:pPr>
              <w:rPr>
                <w:rFonts w:ascii="標楷體" w:eastAsia="標楷體" w:hAnsi="標楷體"/>
              </w:rPr>
            </w:pPr>
            <w:r>
              <w:rPr>
                <w:rFonts w:ascii="標楷體" w:eastAsia="標楷體" w:hAnsi="標楷體" w:hint="eastAsia"/>
                <w:color w:val="000000"/>
              </w:rPr>
              <w:t>負責人身分證/統一編號</w:t>
            </w:r>
          </w:p>
        </w:tc>
        <w:tc>
          <w:tcPr>
            <w:tcW w:w="1843" w:type="dxa"/>
            <w:tcBorders>
              <w:top w:val="nil"/>
              <w:left w:val="single" w:sz="4" w:space="0" w:color="auto"/>
              <w:bottom w:val="single" w:sz="4" w:space="0" w:color="auto"/>
              <w:right w:val="single" w:sz="4" w:space="0" w:color="auto"/>
            </w:tcBorders>
            <w:shd w:val="clear" w:color="auto" w:fill="auto"/>
            <w:vAlign w:val="center"/>
          </w:tcPr>
          <w:p w14:paraId="43ACC650" w14:textId="447AD026" w:rsidR="006115A3" w:rsidRPr="00362205"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5640B2D8" w14:textId="363CECD9" w:rsidR="006115A3" w:rsidRPr="00AC51F6" w:rsidRDefault="006115A3" w:rsidP="006115A3">
            <w:pPr>
              <w:ind w:left="235" w:hangingChars="98" w:hanging="235"/>
              <w:rPr>
                <w:rFonts w:ascii="標楷體" w:eastAsia="標楷體" w:hAnsi="標楷體"/>
              </w:rPr>
            </w:pPr>
            <w:proofErr w:type="spellStart"/>
            <w:r w:rsidRPr="006115A3">
              <w:rPr>
                <w:rFonts w:ascii="標楷體" w:eastAsia="標楷體" w:hAnsi="標楷體"/>
                <w:color w:val="000000"/>
              </w:rPr>
              <w:t>LifeRelHead</w:t>
            </w:r>
            <w:r>
              <w:rPr>
                <w:rFonts w:ascii="標楷體" w:eastAsia="標楷體" w:hAnsi="標楷體" w:hint="eastAsia"/>
                <w:color w:val="000000"/>
              </w:rPr>
              <w:t>.HeadId</w:t>
            </w:r>
            <w:proofErr w:type="spellEnd"/>
          </w:p>
        </w:tc>
      </w:tr>
      <w:tr w:rsidR="006115A3" w:rsidRPr="00362205" w14:paraId="27E27779"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B1D0198" w14:textId="77777777" w:rsidR="006115A3" w:rsidRDefault="006115A3" w:rsidP="006115A3">
            <w:pPr>
              <w:rPr>
                <w:rFonts w:ascii="標楷體" w:eastAsia="標楷體" w:hAnsi="標楷體"/>
              </w:rPr>
            </w:pPr>
            <w:r>
              <w:rPr>
                <w:rFonts w:ascii="標楷體" w:eastAsia="標楷體" w:hAnsi="標楷體" w:hint="eastAsia"/>
              </w:rPr>
              <w:t>3</w:t>
            </w:r>
          </w:p>
        </w:tc>
        <w:tc>
          <w:tcPr>
            <w:tcW w:w="3410" w:type="dxa"/>
            <w:tcBorders>
              <w:top w:val="nil"/>
              <w:left w:val="single" w:sz="4" w:space="0" w:color="auto"/>
              <w:bottom w:val="single" w:sz="4" w:space="0" w:color="auto"/>
              <w:right w:val="single" w:sz="4" w:space="0" w:color="auto"/>
            </w:tcBorders>
            <w:shd w:val="clear" w:color="auto" w:fill="auto"/>
            <w:vAlign w:val="center"/>
          </w:tcPr>
          <w:p w14:paraId="22D30B3F" w14:textId="415E2C78" w:rsidR="006115A3" w:rsidRPr="00DA56CD" w:rsidRDefault="006115A3" w:rsidP="006115A3">
            <w:pPr>
              <w:rPr>
                <w:rFonts w:ascii="標楷體" w:eastAsia="標楷體" w:hAnsi="標楷體"/>
              </w:rPr>
            </w:pPr>
            <w:r>
              <w:rPr>
                <w:rFonts w:ascii="標楷體" w:eastAsia="標楷體" w:hAnsi="標楷體" w:hint="eastAsia"/>
                <w:color w:val="000000"/>
              </w:rPr>
              <w:t>負責人名稱</w:t>
            </w:r>
          </w:p>
        </w:tc>
        <w:tc>
          <w:tcPr>
            <w:tcW w:w="1843" w:type="dxa"/>
            <w:tcBorders>
              <w:top w:val="nil"/>
              <w:left w:val="single" w:sz="4" w:space="0" w:color="auto"/>
              <w:bottom w:val="single" w:sz="4" w:space="0" w:color="auto"/>
              <w:right w:val="single" w:sz="4" w:space="0" w:color="auto"/>
            </w:tcBorders>
            <w:shd w:val="clear" w:color="auto" w:fill="auto"/>
            <w:vAlign w:val="center"/>
          </w:tcPr>
          <w:p w14:paraId="15634070" w14:textId="36901952"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1BABC648" w14:textId="6B2DD13B" w:rsidR="006115A3" w:rsidRPr="00055F7D" w:rsidRDefault="006115A3" w:rsidP="006115A3">
            <w:pPr>
              <w:ind w:left="235" w:hangingChars="98" w:hanging="235"/>
              <w:rPr>
                <w:rFonts w:ascii="標楷體" w:eastAsia="標楷體" w:hAnsi="標楷體"/>
              </w:rPr>
            </w:pPr>
            <w:proofErr w:type="spellStart"/>
            <w:r w:rsidRPr="006115A3">
              <w:rPr>
                <w:rFonts w:ascii="標楷體" w:eastAsia="標楷體" w:hAnsi="標楷體"/>
                <w:color w:val="000000"/>
              </w:rPr>
              <w:t>LifeRelHead</w:t>
            </w:r>
            <w:r>
              <w:rPr>
                <w:rFonts w:ascii="標楷體" w:eastAsia="標楷體" w:hAnsi="標楷體" w:hint="eastAsia"/>
                <w:color w:val="000000"/>
              </w:rPr>
              <w:t>.HeadName</w:t>
            </w:r>
            <w:proofErr w:type="spellEnd"/>
          </w:p>
        </w:tc>
      </w:tr>
      <w:tr w:rsidR="006115A3" w:rsidRPr="00362205" w14:paraId="0A3DDD34"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60E2317" w14:textId="77777777" w:rsidR="006115A3" w:rsidRDefault="006115A3" w:rsidP="006115A3">
            <w:pPr>
              <w:rPr>
                <w:rFonts w:ascii="標楷體" w:eastAsia="標楷體" w:hAnsi="標楷體"/>
              </w:rPr>
            </w:pPr>
            <w:r>
              <w:rPr>
                <w:rFonts w:ascii="標楷體" w:eastAsia="標楷體" w:hAnsi="標楷體" w:hint="eastAsia"/>
              </w:rPr>
              <w:t>4</w:t>
            </w:r>
          </w:p>
        </w:tc>
        <w:tc>
          <w:tcPr>
            <w:tcW w:w="3410" w:type="dxa"/>
            <w:tcBorders>
              <w:top w:val="nil"/>
              <w:left w:val="single" w:sz="4" w:space="0" w:color="auto"/>
              <w:bottom w:val="single" w:sz="4" w:space="0" w:color="auto"/>
              <w:right w:val="single" w:sz="4" w:space="0" w:color="auto"/>
            </w:tcBorders>
            <w:shd w:val="clear" w:color="auto" w:fill="auto"/>
            <w:vAlign w:val="center"/>
          </w:tcPr>
          <w:p w14:paraId="576503CB" w14:textId="54DCC78B" w:rsidR="006115A3" w:rsidRDefault="006115A3" w:rsidP="006115A3">
            <w:pPr>
              <w:rPr>
                <w:rFonts w:ascii="標楷體" w:eastAsia="標楷體" w:hAnsi="標楷體"/>
              </w:rPr>
            </w:pPr>
            <w:r>
              <w:rPr>
                <w:rFonts w:ascii="標楷體" w:eastAsia="標楷體" w:hAnsi="標楷體" w:hint="eastAsia"/>
                <w:color w:val="000000"/>
              </w:rPr>
              <w:t>關係人職稱</w:t>
            </w:r>
          </w:p>
        </w:tc>
        <w:tc>
          <w:tcPr>
            <w:tcW w:w="1843" w:type="dxa"/>
            <w:tcBorders>
              <w:top w:val="nil"/>
              <w:left w:val="single" w:sz="4" w:space="0" w:color="auto"/>
              <w:bottom w:val="single" w:sz="4" w:space="0" w:color="auto"/>
              <w:right w:val="single" w:sz="4" w:space="0" w:color="auto"/>
            </w:tcBorders>
            <w:shd w:val="clear" w:color="auto" w:fill="auto"/>
            <w:vAlign w:val="center"/>
          </w:tcPr>
          <w:p w14:paraId="594F65CD" w14:textId="51283E9F"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56014842" w14:textId="672FABDD" w:rsidR="006115A3" w:rsidRPr="00AF1161" w:rsidRDefault="006115A3" w:rsidP="006115A3">
            <w:pPr>
              <w:ind w:left="235" w:hangingChars="98" w:hanging="235"/>
              <w:rPr>
                <w:rFonts w:ascii="標楷體" w:eastAsia="標楷體" w:hAnsi="標楷體"/>
              </w:rPr>
            </w:pPr>
            <w:proofErr w:type="spellStart"/>
            <w:r w:rsidRPr="006115A3">
              <w:rPr>
                <w:rFonts w:ascii="標楷體" w:eastAsia="標楷體" w:hAnsi="標楷體"/>
                <w:color w:val="000000"/>
              </w:rPr>
              <w:t>LifeRelHead</w:t>
            </w:r>
            <w:r>
              <w:rPr>
                <w:rFonts w:ascii="標楷體" w:eastAsia="標楷體" w:hAnsi="標楷體" w:hint="eastAsia"/>
                <w:color w:val="000000"/>
              </w:rPr>
              <w:t>.HeadTitle</w:t>
            </w:r>
            <w:proofErr w:type="spellEnd"/>
          </w:p>
        </w:tc>
      </w:tr>
      <w:tr w:rsidR="006115A3" w:rsidRPr="00362205" w14:paraId="0FFF9D8D"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25BC379" w14:textId="77777777" w:rsidR="006115A3" w:rsidRDefault="006115A3" w:rsidP="006115A3">
            <w:pPr>
              <w:rPr>
                <w:rFonts w:ascii="標楷體" w:eastAsia="標楷體" w:hAnsi="標楷體"/>
              </w:rPr>
            </w:pPr>
            <w:r>
              <w:rPr>
                <w:rFonts w:ascii="標楷體" w:eastAsia="標楷體" w:hAnsi="標楷體" w:hint="eastAsia"/>
              </w:rPr>
              <w:t>5</w:t>
            </w:r>
          </w:p>
        </w:tc>
        <w:tc>
          <w:tcPr>
            <w:tcW w:w="3410" w:type="dxa"/>
            <w:tcBorders>
              <w:top w:val="nil"/>
              <w:left w:val="single" w:sz="4" w:space="0" w:color="auto"/>
              <w:bottom w:val="single" w:sz="4" w:space="0" w:color="auto"/>
              <w:right w:val="single" w:sz="4" w:space="0" w:color="auto"/>
            </w:tcBorders>
            <w:shd w:val="clear" w:color="auto" w:fill="auto"/>
            <w:vAlign w:val="center"/>
          </w:tcPr>
          <w:p w14:paraId="1566B98C" w14:textId="34DFF211" w:rsidR="006115A3" w:rsidRDefault="006115A3" w:rsidP="006115A3">
            <w:pPr>
              <w:rPr>
                <w:rFonts w:ascii="標楷體" w:eastAsia="標楷體" w:hAnsi="標楷體"/>
              </w:rPr>
            </w:pPr>
            <w:r>
              <w:rPr>
                <w:rFonts w:ascii="標楷體" w:eastAsia="標楷體" w:hAnsi="標楷體" w:hint="eastAsia"/>
                <w:color w:val="000000"/>
              </w:rPr>
              <w:t>負責人關係人身分證/統一編號</w:t>
            </w:r>
          </w:p>
        </w:tc>
        <w:tc>
          <w:tcPr>
            <w:tcW w:w="1843" w:type="dxa"/>
            <w:tcBorders>
              <w:top w:val="nil"/>
              <w:left w:val="single" w:sz="4" w:space="0" w:color="auto"/>
              <w:bottom w:val="single" w:sz="4" w:space="0" w:color="auto"/>
              <w:right w:val="single" w:sz="4" w:space="0" w:color="auto"/>
            </w:tcBorders>
            <w:shd w:val="clear" w:color="auto" w:fill="auto"/>
            <w:vAlign w:val="center"/>
          </w:tcPr>
          <w:p w14:paraId="20E8F95E" w14:textId="0FF73FD1"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24B35CE6" w14:textId="4A980401" w:rsidR="006115A3" w:rsidRPr="00AF1161" w:rsidRDefault="006115A3" w:rsidP="006115A3">
            <w:pPr>
              <w:ind w:left="235" w:hangingChars="98" w:hanging="235"/>
              <w:rPr>
                <w:rFonts w:ascii="標楷體" w:eastAsia="標楷體" w:hAnsi="標楷體"/>
              </w:rPr>
            </w:pPr>
            <w:proofErr w:type="spellStart"/>
            <w:r w:rsidRPr="006115A3">
              <w:rPr>
                <w:rFonts w:ascii="標楷體" w:eastAsia="標楷體" w:hAnsi="標楷體"/>
                <w:color w:val="000000"/>
              </w:rPr>
              <w:t>LifeRelHead</w:t>
            </w:r>
            <w:r>
              <w:rPr>
                <w:rFonts w:ascii="標楷體" w:eastAsia="標楷體" w:hAnsi="標楷體" w:hint="eastAsia"/>
                <w:color w:val="000000"/>
              </w:rPr>
              <w:t>.RelId</w:t>
            </w:r>
            <w:proofErr w:type="spellEnd"/>
          </w:p>
        </w:tc>
      </w:tr>
      <w:tr w:rsidR="006115A3" w:rsidRPr="00362205" w14:paraId="2A156446"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C4BF453" w14:textId="77777777" w:rsidR="006115A3" w:rsidRDefault="006115A3" w:rsidP="006115A3">
            <w:pPr>
              <w:rPr>
                <w:rFonts w:ascii="標楷體" w:eastAsia="標楷體" w:hAnsi="標楷體"/>
              </w:rPr>
            </w:pPr>
            <w:r>
              <w:rPr>
                <w:rFonts w:ascii="標楷體" w:eastAsia="標楷體" w:hAnsi="標楷體" w:hint="eastAsia"/>
              </w:rPr>
              <w:t>6</w:t>
            </w:r>
          </w:p>
        </w:tc>
        <w:tc>
          <w:tcPr>
            <w:tcW w:w="3410" w:type="dxa"/>
            <w:tcBorders>
              <w:top w:val="nil"/>
              <w:left w:val="single" w:sz="4" w:space="0" w:color="auto"/>
              <w:bottom w:val="single" w:sz="4" w:space="0" w:color="auto"/>
              <w:right w:val="single" w:sz="4" w:space="0" w:color="auto"/>
            </w:tcBorders>
            <w:shd w:val="clear" w:color="auto" w:fill="auto"/>
            <w:vAlign w:val="center"/>
          </w:tcPr>
          <w:p w14:paraId="68E906A4" w14:textId="0E565676" w:rsidR="006115A3" w:rsidRDefault="006115A3" w:rsidP="006115A3">
            <w:pPr>
              <w:rPr>
                <w:rFonts w:ascii="標楷體" w:eastAsia="標楷體" w:hAnsi="標楷體"/>
              </w:rPr>
            </w:pPr>
            <w:r>
              <w:rPr>
                <w:rFonts w:ascii="標楷體" w:eastAsia="標楷體" w:hAnsi="標楷體" w:hint="eastAsia"/>
                <w:color w:val="000000"/>
              </w:rPr>
              <w:t>關係人親屬姓名</w:t>
            </w:r>
          </w:p>
        </w:tc>
        <w:tc>
          <w:tcPr>
            <w:tcW w:w="1843" w:type="dxa"/>
            <w:tcBorders>
              <w:top w:val="nil"/>
              <w:left w:val="single" w:sz="4" w:space="0" w:color="auto"/>
              <w:bottom w:val="single" w:sz="4" w:space="0" w:color="auto"/>
              <w:right w:val="single" w:sz="4" w:space="0" w:color="auto"/>
            </w:tcBorders>
            <w:shd w:val="clear" w:color="auto" w:fill="auto"/>
            <w:vAlign w:val="center"/>
          </w:tcPr>
          <w:p w14:paraId="4EB0B066" w14:textId="1B57F78A"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6B6C0554" w14:textId="35761605" w:rsidR="006115A3" w:rsidRDefault="006115A3" w:rsidP="006115A3">
            <w:pPr>
              <w:ind w:left="235" w:hangingChars="98" w:hanging="235"/>
              <w:rPr>
                <w:rFonts w:ascii="標楷體" w:eastAsia="標楷體" w:hAnsi="標楷體"/>
              </w:rPr>
            </w:pPr>
            <w:proofErr w:type="spellStart"/>
            <w:r w:rsidRPr="006115A3">
              <w:rPr>
                <w:rFonts w:ascii="標楷體" w:eastAsia="標楷體" w:hAnsi="標楷體"/>
                <w:color w:val="000000"/>
              </w:rPr>
              <w:t>LifeRelHead</w:t>
            </w:r>
            <w:r>
              <w:rPr>
                <w:rFonts w:ascii="標楷體" w:eastAsia="標楷體" w:hAnsi="標楷體" w:hint="eastAsia"/>
                <w:color w:val="000000"/>
              </w:rPr>
              <w:t>.RelName</w:t>
            </w:r>
            <w:proofErr w:type="spellEnd"/>
          </w:p>
        </w:tc>
      </w:tr>
      <w:tr w:rsidR="006115A3" w:rsidRPr="00362205" w14:paraId="46A8EC05"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1B4958B" w14:textId="77777777" w:rsidR="006115A3" w:rsidRDefault="006115A3" w:rsidP="006115A3">
            <w:pPr>
              <w:rPr>
                <w:rFonts w:ascii="標楷體" w:eastAsia="標楷體" w:hAnsi="標楷體"/>
              </w:rPr>
            </w:pPr>
            <w:r>
              <w:rPr>
                <w:rFonts w:ascii="標楷體" w:eastAsia="標楷體" w:hAnsi="標楷體" w:hint="eastAsia"/>
              </w:rPr>
              <w:t>7</w:t>
            </w:r>
          </w:p>
        </w:tc>
        <w:tc>
          <w:tcPr>
            <w:tcW w:w="3410" w:type="dxa"/>
            <w:tcBorders>
              <w:top w:val="nil"/>
              <w:left w:val="single" w:sz="4" w:space="0" w:color="auto"/>
              <w:bottom w:val="single" w:sz="4" w:space="0" w:color="auto"/>
              <w:right w:val="single" w:sz="4" w:space="0" w:color="auto"/>
            </w:tcBorders>
            <w:shd w:val="clear" w:color="auto" w:fill="auto"/>
            <w:vAlign w:val="center"/>
          </w:tcPr>
          <w:p w14:paraId="57D9AD3E" w14:textId="213FB001" w:rsidR="006115A3" w:rsidRDefault="006115A3" w:rsidP="006115A3">
            <w:pPr>
              <w:rPr>
                <w:rFonts w:ascii="標楷體" w:eastAsia="標楷體" w:hAnsi="標楷體"/>
              </w:rPr>
            </w:pPr>
            <w:r>
              <w:rPr>
                <w:rFonts w:ascii="標楷體" w:eastAsia="標楷體" w:hAnsi="標楷體" w:hint="eastAsia"/>
                <w:color w:val="000000"/>
              </w:rPr>
              <w:t>關係人親屬親等</w:t>
            </w:r>
          </w:p>
        </w:tc>
        <w:tc>
          <w:tcPr>
            <w:tcW w:w="1843" w:type="dxa"/>
            <w:tcBorders>
              <w:top w:val="nil"/>
              <w:left w:val="single" w:sz="4" w:space="0" w:color="auto"/>
              <w:bottom w:val="single" w:sz="4" w:space="0" w:color="auto"/>
              <w:right w:val="single" w:sz="4" w:space="0" w:color="auto"/>
            </w:tcBorders>
            <w:shd w:val="clear" w:color="auto" w:fill="auto"/>
            <w:vAlign w:val="center"/>
          </w:tcPr>
          <w:p w14:paraId="54D802C2" w14:textId="18C02EF8"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7DEEA124" w14:textId="35B44435" w:rsidR="006115A3" w:rsidRPr="00AF1161" w:rsidRDefault="006115A3" w:rsidP="006115A3">
            <w:pPr>
              <w:ind w:left="235" w:hangingChars="98" w:hanging="235"/>
              <w:rPr>
                <w:rFonts w:ascii="標楷體" w:eastAsia="標楷體" w:hAnsi="標楷體"/>
              </w:rPr>
            </w:pPr>
            <w:proofErr w:type="spellStart"/>
            <w:r w:rsidRPr="006115A3">
              <w:rPr>
                <w:rFonts w:ascii="標楷體" w:eastAsia="標楷體" w:hAnsi="標楷體"/>
                <w:color w:val="000000"/>
              </w:rPr>
              <w:t>LifeRelHead</w:t>
            </w:r>
            <w:r>
              <w:rPr>
                <w:rFonts w:ascii="標楷體" w:eastAsia="標楷體" w:hAnsi="標楷體" w:hint="eastAsia"/>
                <w:color w:val="000000"/>
              </w:rPr>
              <w:t>.RelKinShip</w:t>
            </w:r>
            <w:proofErr w:type="spellEnd"/>
          </w:p>
        </w:tc>
      </w:tr>
      <w:tr w:rsidR="006115A3" w:rsidRPr="00362205" w14:paraId="2D6122DE"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9736517" w14:textId="77777777" w:rsidR="006115A3" w:rsidRDefault="006115A3" w:rsidP="006115A3">
            <w:pPr>
              <w:rPr>
                <w:rFonts w:ascii="標楷體" w:eastAsia="標楷體" w:hAnsi="標楷體"/>
              </w:rPr>
            </w:pPr>
            <w:r>
              <w:rPr>
                <w:rFonts w:ascii="標楷體" w:eastAsia="標楷體" w:hAnsi="標楷體" w:hint="eastAsia"/>
              </w:rPr>
              <w:t>8</w:t>
            </w:r>
          </w:p>
        </w:tc>
        <w:tc>
          <w:tcPr>
            <w:tcW w:w="3410" w:type="dxa"/>
            <w:tcBorders>
              <w:top w:val="nil"/>
              <w:left w:val="single" w:sz="4" w:space="0" w:color="auto"/>
              <w:bottom w:val="single" w:sz="4" w:space="0" w:color="auto"/>
              <w:right w:val="single" w:sz="4" w:space="0" w:color="auto"/>
            </w:tcBorders>
            <w:shd w:val="clear" w:color="auto" w:fill="auto"/>
            <w:vAlign w:val="center"/>
          </w:tcPr>
          <w:p w14:paraId="3AFA0510" w14:textId="234FE69D" w:rsidR="006115A3" w:rsidRDefault="006115A3" w:rsidP="006115A3">
            <w:pPr>
              <w:rPr>
                <w:rFonts w:ascii="標楷體" w:eastAsia="標楷體" w:hAnsi="標楷體"/>
              </w:rPr>
            </w:pPr>
            <w:r>
              <w:rPr>
                <w:rFonts w:ascii="標楷體" w:eastAsia="標楷體" w:hAnsi="標楷體" w:hint="eastAsia"/>
                <w:color w:val="000000"/>
              </w:rPr>
              <w:t>關係人親屬稱謂</w:t>
            </w:r>
          </w:p>
        </w:tc>
        <w:tc>
          <w:tcPr>
            <w:tcW w:w="1843" w:type="dxa"/>
            <w:tcBorders>
              <w:top w:val="nil"/>
              <w:left w:val="single" w:sz="4" w:space="0" w:color="auto"/>
              <w:bottom w:val="single" w:sz="4" w:space="0" w:color="auto"/>
              <w:right w:val="single" w:sz="4" w:space="0" w:color="auto"/>
            </w:tcBorders>
            <w:shd w:val="clear" w:color="auto" w:fill="auto"/>
            <w:vAlign w:val="center"/>
          </w:tcPr>
          <w:p w14:paraId="24A10B42" w14:textId="1FD69EA9"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5139B1A7" w14:textId="5B9EC85D" w:rsidR="006115A3" w:rsidRPr="00AF1161" w:rsidRDefault="006115A3" w:rsidP="006115A3">
            <w:pPr>
              <w:ind w:left="235" w:hangingChars="98" w:hanging="235"/>
              <w:rPr>
                <w:rFonts w:ascii="標楷體" w:eastAsia="標楷體" w:hAnsi="標楷體"/>
              </w:rPr>
            </w:pPr>
            <w:proofErr w:type="spellStart"/>
            <w:r w:rsidRPr="006115A3">
              <w:rPr>
                <w:rFonts w:ascii="標楷體" w:eastAsia="標楷體" w:hAnsi="標楷體"/>
                <w:color w:val="000000"/>
              </w:rPr>
              <w:t>LifeRelHead</w:t>
            </w:r>
            <w:r>
              <w:rPr>
                <w:rFonts w:ascii="標楷體" w:eastAsia="標楷體" w:hAnsi="標楷體" w:hint="eastAsia"/>
                <w:color w:val="000000"/>
              </w:rPr>
              <w:t>.RelTitle</w:t>
            </w:r>
            <w:proofErr w:type="spellEnd"/>
          </w:p>
        </w:tc>
      </w:tr>
      <w:tr w:rsidR="006115A3" w:rsidRPr="00362205" w14:paraId="08D38DEE"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2837844" w14:textId="77777777" w:rsidR="006115A3" w:rsidRDefault="006115A3" w:rsidP="006115A3">
            <w:pPr>
              <w:rPr>
                <w:rFonts w:ascii="標楷體" w:eastAsia="標楷體" w:hAnsi="標楷體"/>
              </w:rPr>
            </w:pPr>
            <w:r>
              <w:rPr>
                <w:rFonts w:ascii="標楷體" w:eastAsia="標楷體" w:hAnsi="標楷體" w:hint="eastAsia"/>
              </w:rPr>
              <w:t>9</w:t>
            </w:r>
          </w:p>
        </w:tc>
        <w:tc>
          <w:tcPr>
            <w:tcW w:w="3410" w:type="dxa"/>
            <w:tcBorders>
              <w:top w:val="nil"/>
              <w:left w:val="single" w:sz="4" w:space="0" w:color="auto"/>
              <w:bottom w:val="single" w:sz="4" w:space="0" w:color="auto"/>
              <w:right w:val="single" w:sz="4" w:space="0" w:color="auto"/>
            </w:tcBorders>
            <w:shd w:val="clear" w:color="auto" w:fill="auto"/>
            <w:vAlign w:val="center"/>
          </w:tcPr>
          <w:p w14:paraId="08A98579" w14:textId="4B4EDD1E" w:rsidR="006115A3" w:rsidRDefault="006115A3" w:rsidP="006115A3">
            <w:pPr>
              <w:rPr>
                <w:rFonts w:ascii="標楷體" w:eastAsia="標楷體" w:hAnsi="標楷體"/>
              </w:rPr>
            </w:pPr>
            <w:r>
              <w:rPr>
                <w:rFonts w:ascii="標楷體" w:eastAsia="標楷體" w:hAnsi="標楷體" w:hint="eastAsia"/>
                <w:color w:val="000000"/>
              </w:rPr>
              <w:t>事業負責人身分證/統一編號</w:t>
            </w:r>
          </w:p>
        </w:tc>
        <w:tc>
          <w:tcPr>
            <w:tcW w:w="1843" w:type="dxa"/>
            <w:tcBorders>
              <w:top w:val="nil"/>
              <w:left w:val="single" w:sz="4" w:space="0" w:color="auto"/>
              <w:bottom w:val="single" w:sz="4" w:space="0" w:color="auto"/>
              <w:right w:val="single" w:sz="4" w:space="0" w:color="auto"/>
            </w:tcBorders>
            <w:shd w:val="clear" w:color="auto" w:fill="auto"/>
            <w:vAlign w:val="center"/>
          </w:tcPr>
          <w:p w14:paraId="6A723259" w14:textId="07918693"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3A02646D" w14:textId="5CDEDFBE" w:rsidR="006115A3" w:rsidRPr="00AF1161" w:rsidRDefault="006115A3" w:rsidP="006115A3">
            <w:pPr>
              <w:ind w:left="235" w:hangingChars="98" w:hanging="235"/>
              <w:rPr>
                <w:rFonts w:ascii="標楷體" w:eastAsia="標楷體" w:hAnsi="標楷體"/>
              </w:rPr>
            </w:pPr>
            <w:proofErr w:type="spellStart"/>
            <w:r w:rsidRPr="006115A3">
              <w:rPr>
                <w:rFonts w:ascii="標楷體" w:eastAsia="標楷體" w:hAnsi="標楷體"/>
                <w:color w:val="000000"/>
              </w:rPr>
              <w:t>LifeRelHead</w:t>
            </w:r>
            <w:r>
              <w:rPr>
                <w:rFonts w:ascii="標楷體" w:eastAsia="標楷體" w:hAnsi="標楷體" w:hint="eastAsia"/>
                <w:color w:val="000000"/>
              </w:rPr>
              <w:t>.BusId</w:t>
            </w:r>
            <w:proofErr w:type="spellEnd"/>
          </w:p>
        </w:tc>
      </w:tr>
      <w:tr w:rsidR="006115A3" w:rsidRPr="00362205" w14:paraId="39D3A14D"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9A889C5" w14:textId="1BBDB8AE" w:rsidR="006115A3" w:rsidRDefault="006115A3" w:rsidP="006115A3">
            <w:pPr>
              <w:rPr>
                <w:rFonts w:ascii="標楷體" w:eastAsia="標楷體" w:hAnsi="標楷體"/>
              </w:rPr>
            </w:pPr>
            <w:r>
              <w:rPr>
                <w:rFonts w:ascii="標楷體" w:eastAsia="標楷體" w:hAnsi="標楷體" w:hint="eastAsia"/>
              </w:rPr>
              <w:t>10</w:t>
            </w:r>
          </w:p>
        </w:tc>
        <w:tc>
          <w:tcPr>
            <w:tcW w:w="3410" w:type="dxa"/>
            <w:tcBorders>
              <w:top w:val="nil"/>
              <w:left w:val="single" w:sz="4" w:space="0" w:color="auto"/>
              <w:bottom w:val="single" w:sz="4" w:space="0" w:color="auto"/>
              <w:right w:val="single" w:sz="4" w:space="0" w:color="auto"/>
            </w:tcBorders>
            <w:shd w:val="clear" w:color="auto" w:fill="auto"/>
            <w:vAlign w:val="center"/>
          </w:tcPr>
          <w:p w14:paraId="71B9FAE4" w14:textId="2B8597B3" w:rsidR="006115A3" w:rsidRDefault="006115A3" w:rsidP="006115A3">
            <w:pPr>
              <w:rPr>
                <w:rFonts w:ascii="標楷體" w:eastAsia="標楷體" w:hAnsi="標楷體"/>
              </w:rPr>
            </w:pPr>
            <w:r>
              <w:rPr>
                <w:rFonts w:ascii="標楷體" w:eastAsia="標楷體" w:hAnsi="標楷體" w:hint="eastAsia"/>
                <w:color w:val="000000"/>
              </w:rPr>
              <w:t>事業名稱</w:t>
            </w:r>
          </w:p>
        </w:tc>
        <w:tc>
          <w:tcPr>
            <w:tcW w:w="1843" w:type="dxa"/>
            <w:tcBorders>
              <w:top w:val="nil"/>
              <w:left w:val="single" w:sz="4" w:space="0" w:color="auto"/>
              <w:bottom w:val="single" w:sz="4" w:space="0" w:color="auto"/>
              <w:right w:val="single" w:sz="4" w:space="0" w:color="auto"/>
            </w:tcBorders>
            <w:shd w:val="clear" w:color="auto" w:fill="auto"/>
            <w:vAlign w:val="center"/>
          </w:tcPr>
          <w:p w14:paraId="06DB031A" w14:textId="74E46C52"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1B12C31B" w14:textId="08781150" w:rsidR="006115A3" w:rsidRPr="00AF1161" w:rsidRDefault="006115A3" w:rsidP="006115A3">
            <w:pPr>
              <w:ind w:left="235" w:hangingChars="98" w:hanging="235"/>
              <w:rPr>
                <w:rFonts w:ascii="標楷體" w:eastAsia="標楷體" w:hAnsi="標楷體"/>
              </w:rPr>
            </w:pPr>
            <w:proofErr w:type="spellStart"/>
            <w:r w:rsidRPr="006115A3">
              <w:rPr>
                <w:rFonts w:ascii="標楷體" w:eastAsia="標楷體" w:hAnsi="標楷體"/>
                <w:color w:val="000000"/>
              </w:rPr>
              <w:t>LifeRelHead</w:t>
            </w:r>
            <w:r>
              <w:rPr>
                <w:rFonts w:ascii="標楷體" w:eastAsia="標楷體" w:hAnsi="標楷體" w:hint="eastAsia"/>
                <w:color w:val="000000"/>
              </w:rPr>
              <w:t>.BusName</w:t>
            </w:r>
            <w:proofErr w:type="spellEnd"/>
          </w:p>
        </w:tc>
      </w:tr>
      <w:tr w:rsidR="006115A3" w:rsidRPr="00362205" w14:paraId="7916F881"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E83555" w14:textId="01D789EB" w:rsidR="006115A3" w:rsidRDefault="006115A3" w:rsidP="006115A3">
            <w:pPr>
              <w:rPr>
                <w:rFonts w:ascii="標楷體" w:eastAsia="標楷體" w:hAnsi="標楷體"/>
              </w:rPr>
            </w:pPr>
            <w:r>
              <w:rPr>
                <w:rFonts w:ascii="標楷體" w:eastAsia="標楷體" w:hAnsi="標楷體" w:hint="eastAsia"/>
              </w:rPr>
              <w:t>11</w:t>
            </w:r>
          </w:p>
        </w:tc>
        <w:tc>
          <w:tcPr>
            <w:tcW w:w="3410" w:type="dxa"/>
            <w:tcBorders>
              <w:top w:val="nil"/>
              <w:left w:val="single" w:sz="4" w:space="0" w:color="auto"/>
              <w:bottom w:val="single" w:sz="4" w:space="0" w:color="auto"/>
              <w:right w:val="single" w:sz="4" w:space="0" w:color="auto"/>
            </w:tcBorders>
            <w:shd w:val="clear" w:color="auto" w:fill="auto"/>
            <w:vAlign w:val="center"/>
          </w:tcPr>
          <w:p w14:paraId="0B52EE0D" w14:textId="3F1972A9" w:rsidR="006115A3" w:rsidRDefault="006115A3" w:rsidP="006115A3">
            <w:pPr>
              <w:rPr>
                <w:rFonts w:ascii="標楷體" w:eastAsia="標楷體" w:hAnsi="標楷體"/>
              </w:rPr>
            </w:pPr>
            <w:r>
              <w:rPr>
                <w:rFonts w:ascii="標楷體" w:eastAsia="標楷體" w:hAnsi="標楷體" w:hint="eastAsia"/>
                <w:color w:val="000000"/>
              </w:rPr>
              <w:t>事業持股比率</w:t>
            </w:r>
          </w:p>
        </w:tc>
        <w:tc>
          <w:tcPr>
            <w:tcW w:w="1843" w:type="dxa"/>
            <w:tcBorders>
              <w:top w:val="nil"/>
              <w:left w:val="single" w:sz="4" w:space="0" w:color="auto"/>
              <w:bottom w:val="single" w:sz="4" w:space="0" w:color="auto"/>
              <w:right w:val="single" w:sz="4" w:space="0" w:color="auto"/>
            </w:tcBorders>
            <w:shd w:val="clear" w:color="auto" w:fill="auto"/>
            <w:vAlign w:val="center"/>
          </w:tcPr>
          <w:p w14:paraId="0783190E" w14:textId="7A1C8B75" w:rsidR="006115A3" w:rsidRDefault="006115A3" w:rsidP="006115A3">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4B64E7A1" w14:textId="5199801E" w:rsidR="006115A3" w:rsidRPr="00AF1161" w:rsidRDefault="006115A3" w:rsidP="006115A3">
            <w:pPr>
              <w:ind w:left="235" w:hangingChars="98" w:hanging="235"/>
              <w:rPr>
                <w:rFonts w:ascii="標楷體" w:eastAsia="標楷體" w:hAnsi="標楷體"/>
              </w:rPr>
            </w:pPr>
            <w:proofErr w:type="spellStart"/>
            <w:r w:rsidRPr="006115A3">
              <w:rPr>
                <w:rFonts w:ascii="標楷體" w:eastAsia="標楷體" w:hAnsi="標楷體"/>
                <w:color w:val="000000"/>
              </w:rPr>
              <w:t>LifeRelHead</w:t>
            </w:r>
            <w:r>
              <w:rPr>
                <w:rFonts w:ascii="標楷體" w:eastAsia="標楷體" w:hAnsi="標楷體" w:hint="eastAsia"/>
                <w:color w:val="000000"/>
              </w:rPr>
              <w:t>.ShareHoldingRatio</w:t>
            </w:r>
            <w:proofErr w:type="spellEnd"/>
          </w:p>
        </w:tc>
      </w:tr>
      <w:tr w:rsidR="006115A3" w:rsidRPr="00362205" w14:paraId="33DD9288"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C8C6A25" w14:textId="72B4D70A" w:rsidR="006115A3" w:rsidRDefault="006115A3" w:rsidP="006115A3">
            <w:pPr>
              <w:rPr>
                <w:rFonts w:ascii="標楷體" w:eastAsia="標楷體" w:hAnsi="標楷體"/>
              </w:rPr>
            </w:pPr>
            <w:r>
              <w:rPr>
                <w:rFonts w:ascii="標楷體" w:eastAsia="標楷體" w:hAnsi="標楷體" w:hint="eastAsia"/>
              </w:rPr>
              <w:t>12</w:t>
            </w:r>
          </w:p>
        </w:tc>
        <w:tc>
          <w:tcPr>
            <w:tcW w:w="3410" w:type="dxa"/>
            <w:tcBorders>
              <w:top w:val="nil"/>
              <w:left w:val="single" w:sz="4" w:space="0" w:color="auto"/>
              <w:bottom w:val="single" w:sz="4" w:space="0" w:color="auto"/>
              <w:right w:val="single" w:sz="4" w:space="0" w:color="auto"/>
            </w:tcBorders>
            <w:shd w:val="clear" w:color="auto" w:fill="auto"/>
            <w:vAlign w:val="center"/>
          </w:tcPr>
          <w:p w14:paraId="51D0C4BD" w14:textId="4E50A5EB" w:rsidR="006115A3" w:rsidRDefault="006115A3" w:rsidP="006115A3">
            <w:pPr>
              <w:rPr>
                <w:rFonts w:ascii="標楷體" w:eastAsia="標楷體" w:hAnsi="標楷體"/>
              </w:rPr>
            </w:pPr>
            <w:r>
              <w:rPr>
                <w:rFonts w:ascii="標楷體" w:eastAsia="標楷體" w:hAnsi="標楷體" w:hint="eastAsia"/>
                <w:color w:val="000000"/>
              </w:rPr>
              <w:t>事業擔任職務</w:t>
            </w:r>
          </w:p>
        </w:tc>
        <w:tc>
          <w:tcPr>
            <w:tcW w:w="1843" w:type="dxa"/>
            <w:tcBorders>
              <w:top w:val="nil"/>
              <w:left w:val="single" w:sz="4" w:space="0" w:color="auto"/>
              <w:bottom w:val="single" w:sz="4" w:space="0" w:color="auto"/>
              <w:right w:val="single" w:sz="4" w:space="0" w:color="auto"/>
            </w:tcBorders>
            <w:shd w:val="clear" w:color="auto" w:fill="auto"/>
            <w:vAlign w:val="center"/>
          </w:tcPr>
          <w:p w14:paraId="51186272" w14:textId="341F0981"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2F859CD0" w14:textId="6B6BFA7B" w:rsidR="006115A3" w:rsidRPr="00AF1161" w:rsidRDefault="006115A3" w:rsidP="006115A3">
            <w:pPr>
              <w:ind w:left="235" w:hangingChars="98" w:hanging="235"/>
              <w:rPr>
                <w:rFonts w:ascii="標楷體" w:eastAsia="標楷體" w:hAnsi="標楷體"/>
              </w:rPr>
            </w:pPr>
            <w:proofErr w:type="spellStart"/>
            <w:r w:rsidRPr="006115A3">
              <w:rPr>
                <w:rFonts w:ascii="標楷體" w:eastAsia="標楷體" w:hAnsi="標楷體"/>
                <w:color w:val="000000"/>
              </w:rPr>
              <w:t>LifeRelHead</w:t>
            </w:r>
            <w:r>
              <w:rPr>
                <w:rFonts w:ascii="標楷體" w:eastAsia="標楷體" w:hAnsi="標楷體" w:hint="eastAsia"/>
                <w:color w:val="000000"/>
              </w:rPr>
              <w:t>.BusTitle</w:t>
            </w:r>
            <w:proofErr w:type="spellEnd"/>
          </w:p>
        </w:tc>
      </w:tr>
      <w:tr w:rsidR="006115A3" w:rsidRPr="00362205" w14:paraId="14698F34"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7D1BBB" w14:textId="41A44F81" w:rsidR="006115A3" w:rsidRDefault="006115A3" w:rsidP="006115A3">
            <w:pPr>
              <w:rPr>
                <w:rFonts w:ascii="標楷體" w:eastAsia="標楷體" w:hAnsi="標楷體"/>
              </w:rPr>
            </w:pPr>
            <w:r>
              <w:rPr>
                <w:rFonts w:ascii="標楷體" w:eastAsia="標楷體" w:hAnsi="標楷體" w:hint="eastAsia"/>
              </w:rPr>
              <w:t>13</w:t>
            </w:r>
          </w:p>
        </w:tc>
        <w:tc>
          <w:tcPr>
            <w:tcW w:w="3410" w:type="dxa"/>
            <w:tcBorders>
              <w:top w:val="nil"/>
              <w:left w:val="single" w:sz="4" w:space="0" w:color="auto"/>
              <w:bottom w:val="single" w:sz="4" w:space="0" w:color="auto"/>
              <w:right w:val="single" w:sz="4" w:space="0" w:color="auto"/>
            </w:tcBorders>
            <w:shd w:val="clear" w:color="auto" w:fill="auto"/>
            <w:vAlign w:val="center"/>
          </w:tcPr>
          <w:p w14:paraId="6E9D9AC4" w14:textId="06FA1120" w:rsidR="006115A3" w:rsidRDefault="006115A3" w:rsidP="006115A3">
            <w:pPr>
              <w:rPr>
                <w:rFonts w:ascii="標楷體" w:eastAsia="標楷體" w:hAnsi="標楷體"/>
              </w:rPr>
            </w:pPr>
            <w:r>
              <w:rPr>
                <w:rFonts w:ascii="標楷體" w:eastAsia="標楷體" w:hAnsi="標楷體" w:hint="eastAsia"/>
                <w:color w:val="000000"/>
              </w:rPr>
              <w:t>核貸金額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2F473622" w14:textId="25BC7966" w:rsidR="006115A3" w:rsidRDefault="006115A3" w:rsidP="006115A3">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59F4839A" w14:textId="3643428A" w:rsidR="006115A3" w:rsidRPr="00AF1161" w:rsidRDefault="006115A3" w:rsidP="006115A3">
            <w:pPr>
              <w:ind w:left="235" w:hangingChars="98" w:hanging="235"/>
              <w:rPr>
                <w:rFonts w:ascii="標楷體" w:eastAsia="標楷體" w:hAnsi="標楷體"/>
              </w:rPr>
            </w:pPr>
            <w:proofErr w:type="spellStart"/>
            <w:r w:rsidRPr="006115A3">
              <w:rPr>
                <w:rFonts w:ascii="標楷體" w:eastAsia="標楷體" w:hAnsi="標楷體"/>
                <w:color w:val="000000"/>
              </w:rPr>
              <w:t>LifeRelHead</w:t>
            </w:r>
            <w:r>
              <w:rPr>
                <w:rFonts w:ascii="標楷體" w:eastAsia="標楷體" w:hAnsi="標楷體" w:hint="eastAsia"/>
                <w:color w:val="000000"/>
              </w:rPr>
              <w:t>.LineAmt</w:t>
            </w:r>
            <w:proofErr w:type="spellEnd"/>
          </w:p>
        </w:tc>
      </w:tr>
      <w:tr w:rsidR="006115A3" w:rsidRPr="00362205" w14:paraId="056C6A05"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D21C019" w14:textId="542E8022" w:rsidR="006115A3" w:rsidRDefault="006115A3" w:rsidP="006115A3">
            <w:pPr>
              <w:rPr>
                <w:rFonts w:ascii="標楷體" w:eastAsia="標楷體" w:hAnsi="標楷體"/>
              </w:rPr>
            </w:pPr>
            <w:r>
              <w:rPr>
                <w:rFonts w:ascii="標楷體" w:eastAsia="標楷體" w:hAnsi="標楷體" w:hint="eastAsia"/>
              </w:rPr>
              <w:t>14</w:t>
            </w:r>
          </w:p>
        </w:tc>
        <w:tc>
          <w:tcPr>
            <w:tcW w:w="3410" w:type="dxa"/>
            <w:tcBorders>
              <w:top w:val="nil"/>
              <w:left w:val="single" w:sz="4" w:space="0" w:color="auto"/>
              <w:bottom w:val="single" w:sz="4" w:space="0" w:color="auto"/>
              <w:right w:val="single" w:sz="4" w:space="0" w:color="auto"/>
            </w:tcBorders>
            <w:shd w:val="clear" w:color="auto" w:fill="auto"/>
            <w:vAlign w:val="center"/>
          </w:tcPr>
          <w:p w14:paraId="52D353AD" w14:textId="426FA98E" w:rsidR="006115A3" w:rsidRDefault="006115A3" w:rsidP="006115A3">
            <w:pPr>
              <w:rPr>
                <w:rFonts w:ascii="標楷體" w:eastAsia="標楷體" w:hAnsi="標楷體"/>
              </w:rPr>
            </w:pPr>
            <w:r>
              <w:rPr>
                <w:rFonts w:ascii="標楷體" w:eastAsia="標楷體" w:hAnsi="標楷體" w:hint="eastAsia"/>
                <w:color w:val="000000"/>
              </w:rPr>
              <w:t>放款金額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103DF076" w14:textId="4A8A083C" w:rsidR="006115A3" w:rsidRDefault="006115A3" w:rsidP="006115A3">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333EA5D3" w14:textId="747A8B6A" w:rsidR="006115A3" w:rsidRPr="00AF1161" w:rsidRDefault="006115A3" w:rsidP="006115A3">
            <w:pPr>
              <w:ind w:left="235" w:hangingChars="98" w:hanging="235"/>
              <w:rPr>
                <w:rFonts w:ascii="標楷體" w:eastAsia="標楷體" w:hAnsi="標楷體"/>
              </w:rPr>
            </w:pPr>
            <w:proofErr w:type="spellStart"/>
            <w:r w:rsidRPr="006115A3">
              <w:rPr>
                <w:rFonts w:ascii="標楷體" w:eastAsia="標楷體" w:hAnsi="標楷體"/>
                <w:color w:val="000000"/>
              </w:rPr>
              <w:t>LifeRelHead</w:t>
            </w:r>
            <w:r>
              <w:rPr>
                <w:rFonts w:ascii="標楷體" w:eastAsia="標楷體" w:hAnsi="標楷體" w:hint="eastAsia"/>
                <w:color w:val="000000"/>
              </w:rPr>
              <w:t>.LoanBalance</w:t>
            </w:r>
            <w:proofErr w:type="spellEnd"/>
          </w:p>
        </w:tc>
      </w:tr>
    </w:tbl>
    <w:p w14:paraId="0CA294CD" w14:textId="33BC5ED3" w:rsidR="00CA582E" w:rsidRPr="0035699C" w:rsidRDefault="0035699C" w:rsidP="00CA582E">
      <w:pPr>
        <w:rPr>
          <w:rFonts w:ascii="標楷體" w:eastAsia="標楷體" w:hAnsi="標楷體"/>
          <w:b/>
          <w:bCs/>
        </w:rPr>
      </w:pPr>
      <w:r w:rsidRPr="0035699C">
        <w:rPr>
          <w:rFonts w:ascii="標楷體" w:eastAsia="標楷體" w:hAnsi="標楷體" w:hint="eastAsia"/>
          <w:b/>
          <w:bCs/>
        </w:rPr>
        <w:t>人壽利關人職員檔</w:t>
      </w:r>
      <w:r w:rsidR="00CA582E" w:rsidRPr="0035699C">
        <w:rPr>
          <w:rFonts w:ascii="標楷體" w:eastAsia="標楷體" w:hAnsi="標楷體" w:hint="eastAsia"/>
          <w:b/>
          <w:bCs/>
        </w:rPr>
        <w:t>[</w:t>
      </w:r>
      <w:r w:rsidR="00CA582E" w:rsidRPr="0035699C">
        <w:rPr>
          <w:rFonts w:ascii="標楷體" w:eastAsia="標楷體" w:hAnsi="標楷體"/>
          <w:b/>
          <w:bCs/>
        </w:rPr>
        <w:t>T</w:t>
      </w:r>
      <w:r>
        <w:rPr>
          <w:rFonts w:ascii="標楷體" w:eastAsia="標楷體" w:hAnsi="標楷體"/>
          <w:b/>
          <w:bCs/>
        </w:rPr>
        <w:t>07_2]</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CA582E" w:rsidRPr="00362205" w14:paraId="418FF1FF" w14:textId="77777777" w:rsidTr="00B65E01">
        <w:trPr>
          <w:trHeight w:val="758"/>
          <w:jc w:val="center"/>
        </w:trPr>
        <w:tc>
          <w:tcPr>
            <w:tcW w:w="554" w:type="dxa"/>
            <w:shd w:val="clear" w:color="auto" w:fill="D9D9D9" w:themeFill="background1" w:themeFillShade="D9"/>
          </w:tcPr>
          <w:p w14:paraId="5433465A" w14:textId="77777777" w:rsidR="00CA582E" w:rsidRDefault="00CA582E" w:rsidP="00B65E01">
            <w:pPr>
              <w:rPr>
                <w:rFonts w:ascii="標楷體" w:eastAsia="標楷體" w:hAnsi="標楷體"/>
              </w:rPr>
            </w:pPr>
          </w:p>
          <w:p w14:paraId="4E1EC848" w14:textId="77777777" w:rsidR="00CA582E" w:rsidRPr="00362205" w:rsidRDefault="00CA582E" w:rsidP="00B65E01">
            <w:pPr>
              <w:rPr>
                <w:rFonts w:ascii="標楷體" w:eastAsia="標楷體" w:hAnsi="標楷體"/>
              </w:rPr>
            </w:pPr>
          </w:p>
        </w:tc>
        <w:tc>
          <w:tcPr>
            <w:tcW w:w="3410" w:type="dxa"/>
            <w:shd w:val="clear" w:color="auto" w:fill="D9D9D9" w:themeFill="background1" w:themeFillShade="D9"/>
          </w:tcPr>
          <w:p w14:paraId="0DF646FA" w14:textId="77777777" w:rsidR="00CA582E" w:rsidRPr="00362205" w:rsidRDefault="00CA582E" w:rsidP="00B65E01">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3C0DAFF9" w14:textId="77777777" w:rsidR="00CA582E" w:rsidRPr="00362205" w:rsidRDefault="00CA582E" w:rsidP="00B65E01">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7424C469" w14:textId="77777777" w:rsidR="00CA582E" w:rsidRPr="00362205" w:rsidRDefault="00CA582E" w:rsidP="00B65E01">
            <w:pPr>
              <w:rPr>
                <w:rFonts w:ascii="標楷體" w:eastAsia="標楷體" w:hAnsi="標楷體"/>
              </w:rPr>
            </w:pPr>
            <w:r w:rsidRPr="00362205">
              <w:rPr>
                <w:rFonts w:ascii="標楷體" w:eastAsia="標楷體" w:hAnsi="標楷體"/>
              </w:rPr>
              <w:t>處理邏輯及注意事項</w:t>
            </w:r>
          </w:p>
        </w:tc>
      </w:tr>
      <w:tr w:rsidR="001F4710" w:rsidRPr="00362205" w14:paraId="79076AB5" w14:textId="77777777" w:rsidTr="00B65E01">
        <w:trPr>
          <w:trHeight w:val="244"/>
          <w:jc w:val="center"/>
        </w:trPr>
        <w:tc>
          <w:tcPr>
            <w:tcW w:w="554" w:type="dxa"/>
          </w:tcPr>
          <w:p w14:paraId="4A43953C" w14:textId="77777777" w:rsidR="001F4710" w:rsidRPr="00362205" w:rsidRDefault="001F4710" w:rsidP="001F4710">
            <w:pPr>
              <w:rPr>
                <w:rFonts w:ascii="標楷體" w:eastAsia="標楷體" w:hAnsi="標楷體"/>
              </w:rPr>
            </w:pPr>
            <w:r>
              <w:rPr>
                <w:rFonts w:ascii="標楷體" w:eastAsia="標楷體" w:hAnsi="標楷體" w:hint="eastAsia"/>
              </w:rPr>
              <w:t>1</w:t>
            </w:r>
          </w:p>
        </w:tc>
        <w:tc>
          <w:tcPr>
            <w:tcW w:w="3410" w:type="dxa"/>
            <w:tcBorders>
              <w:top w:val="single" w:sz="4" w:space="0" w:color="auto"/>
              <w:left w:val="single" w:sz="4" w:space="0" w:color="auto"/>
              <w:bottom w:val="single" w:sz="4" w:space="0" w:color="auto"/>
              <w:right w:val="single" w:sz="4" w:space="0" w:color="auto"/>
            </w:tcBorders>
            <w:shd w:val="clear" w:color="auto" w:fill="auto"/>
            <w:vAlign w:val="center"/>
          </w:tcPr>
          <w:p w14:paraId="1DC0F138" w14:textId="4D243ADC" w:rsidR="001F4710" w:rsidRPr="00E66926" w:rsidRDefault="001F4710" w:rsidP="001F4710">
            <w:pPr>
              <w:rPr>
                <w:rFonts w:ascii="標楷體" w:eastAsia="標楷體" w:hAnsi="標楷體"/>
              </w:rPr>
            </w:pPr>
            <w:r>
              <w:rPr>
                <w:rFonts w:ascii="標楷體" w:eastAsia="標楷體" w:hAnsi="標楷體" w:hint="eastAsia"/>
                <w:color w:val="000000"/>
              </w:rPr>
              <w:t>職員身分證/統一編號</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DF2C3B1" w14:textId="669D9675" w:rsidR="001F4710" w:rsidRDefault="001F4710" w:rsidP="001F4710">
            <w:pPr>
              <w:rPr>
                <w:rFonts w:ascii="標楷體" w:eastAsia="標楷體" w:hAnsi="標楷體"/>
              </w:rPr>
            </w:pPr>
            <w:r>
              <w:rPr>
                <w:rFonts w:ascii="標楷體" w:eastAsia="標楷體" w:hAnsi="標楷體" w:hint="eastAsia"/>
                <w:color w:val="000000"/>
              </w:rPr>
              <w:t>VARCHAR2</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354A28AE" w14:textId="084C860B" w:rsidR="001F4710" w:rsidRPr="00AC51F6" w:rsidRDefault="001F4710" w:rsidP="001F4710">
            <w:pPr>
              <w:ind w:left="235" w:hangingChars="98" w:hanging="235"/>
              <w:rPr>
                <w:rFonts w:ascii="標楷體" w:eastAsia="標楷體" w:hAnsi="標楷體"/>
              </w:rPr>
            </w:pPr>
            <w:proofErr w:type="spellStart"/>
            <w:r w:rsidRPr="001F4710">
              <w:rPr>
                <w:rFonts w:ascii="標楷體" w:eastAsia="標楷體" w:hAnsi="標楷體"/>
                <w:color w:val="000000"/>
              </w:rPr>
              <w:t>LifeRelEmp</w:t>
            </w:r>
            <w:r>
              <w:rPr>
                <w:rFonts w:ascii="標楷體" w:eastAsia="標楷體" w:hAnsi="標楷體"/>
                <w:color w:val="000000"/>
              </w:rPr>
              <w:t>.</w:t>
            </w:r>
            <w:r>
              <w:rPr>
                <w:rFonts w:ascii="標楷體" w:eastAsia="標楷體" w:hAnsi="標楷體" w:hint="eastAsia"/>
                <w:color w:val="000000"/>
              </w:rPr>
              <w:t>EmpId</w:t>
            </w:r>
            <w:proofErr w:type="spellEnd"/>
          </w:p>
        </w:tc>
      </w:tr>
      <w:tr w:rsidR="001F4710" w:rsidRPr="00362205" w14:paraId="37EEE3F4"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C95973E" w14:textId="77777777" w:rsidR="001F4710" w:rsidRPr="00362205" w:rsidRDefault="001F4710" w:rsidP="001F4710">
            <w:pPr>
              <w:rPr>
                <w:rFonts w:ascii="標楷體" w:eastAsia="標楷體" w:hAnsi="標楷體"/>
              </w:rPr>
            </w:pPr>
            <w:r>
              <w:rPr>
                <w:rFonts w:ascii="標楷體" w:eastAsia="標楷體" w:hAnsi="標楷體"/>
              </w:rPr>
              <w:t>2</w:t>
            </w:r>
          </w:p>
        </w:tc>
        <w:tc>
          <w:tcPr>
            <w:tcW w:w="3410" w:type="dxa"/>
            <w:tcBorders>
              <w:top w:val="nil"/>
              <w:left w:val="single" w:sz="4" w:space="0" w:color="auto"/>
              <w:bottom w:val="single" w:sz="4" w:space="0" w:color="auto"/>
              <w:right w:val="single" w:sz="4" w:space="0" w:color="auto"/>
            </w:tcBorders>
            <w:shd w:val="clear" w:color="auto" w:fill="auto"/>
            <w:vAlign w:val="center"/>
          </w:tcPr>
          <w:p w14:paraId="01D7F82C" w14:textId="01F2D8FA" w:rsidR="001F4710" w:rsidRPr="00362205" w:rsidRDefault="001F4710" w:rsidP="001F4710">
            <w:pPr>
              <w:rPr>
                <w:rFonts w:ascii="標楷體" w:eastAsia="標楷體" w:hAnsi="標楷體"/>
              </w:rPr>
            </w:pPr>
            <w:r>
              <w:rPr>
                <w:rFonts w:ascii="標楷體" w:eastAsia="標楷體" w:hAnsi="標楷體" w:hint="eastAsia"/>
                <w:color w:val="000000"/>
              </w:rPr>
              <w:t>職員名稱</w:t>
            </w:r>
          </w:p>
        </w:tc>
        <w:tc>
          <w:tcPr>
            <w:tcW w:w="1843" w:type="dxa"/>
            <w:tcBorders>
              <w:top w:val="nil"/>
              <w:left w:val="single" w:sz="4" w:space="0" w:color="auto"/>
              <w:bottom w:val="single" w:sz="4" w:space="0" w:color="auto"/>
              <w:right w:val="single" w:sz="4" w:space="0" w:color="auto"/>
            </w:tcBorders>
            <w:shd w:val="clear" w:color="auto" w:fill="auto"/>
            <w:vAlign w:val="center"/>
          </w:tcPr>
          <w:p w14:paraId="555870DF" w14:textId="46A1FF5D" w:rsidR="001F4710" w:rsidRPr="00362205" w:rsidRDefault="001F4710" w:rsidP="001F4710">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3CEF0064" w14:textId="1A6E4AB3" w:rsidR="001F4710" w:rsidRPr="00AC51F6" w:rsidRDefault="001F4710" w:rsidP="001F4710">
            <w:pPr>
              <w:ind w:left="235" w:hangingChars="98" w:hanging="235"/>
              <w:rPr>
                <w:rFonts w:ascii="標楷體" w:eastAsia="標楷體" w:hAnsi="標楷體"/>
              </w:rPr>
            </w:pPr>
            <w:proofErr w:type="spellStart"/>
            <w:r w:rsidRPr="001F4710">
              <w:rPr>
                <w:rFonts w:ascii="標楷體" w:eastAsia="標楷體" w:hAnsi="標楷體"/>
                <w:color w:val="000000"/>
              </w:rPr>
              <w:t>LifeRelEmp</w:t>
            </w:r>
            <w:r>
              <w:rPr>
                <w:rFonts w:ascii="標楷體" w:eastAsia="標楷體" w:hAnsi="標楷體"/>
                <w:color w:val="000000"/>
              </w:rPr>
              <w:t>.</w:t>
            </w:r>
            <w:r>
              <w:rPr>
                <w:rFonts w:ascii="標楷體" w:eastAsia="標楷體" w:hAnsi="標楷體" w:hint="eastAsia"/>
                <w:color w:val="000000"/>
              </w:rPr>
              <w:t>EmpName</w:t>
            </w:r>
            <w:proofErr w:type="spellEnd"/>
          </w:p>
        </w:tc>
      </w:tr>
      <w:tr w:rsidR="001F4710" w:rsidRPr="00362205" w14:paraId="1079E5AD"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2ABE97F" w14:textId="77777777" w:rsidR="001F4710" w:rsidRDefault="001F4710" w:rsidP="001F4710">
            <w:pPr>
              <w:rPr>
                <w:rFonts w:ascii="標楷體" w:eastAsia="標楷體" w:hAnsi="標楷體"/>
              </w:rPr>
            </w:pPr>
            <w:r>
              <w:rPr>
                <w:rFonts w:ascii="標楷體" w:eastAsia="標楷體" w:hAnsi="標楷體" w:hint="eastAsia"/>
              </w:rPr>
              <w:t>3</w:t>
            </w:r>
          </w:p>
        </w:tc>
        <w:tc>
          <w:tcPr>
            <w:tcW w:w="3410" w:type="dxa"/>
            <w:tcBorders>
              <w:top w:val="nil"/>
              <w:left w:val="single" w:sz="4" w:space="0" w:color="auto"/>
              <w:bottom w:val="single" w:sz="4" w:space="0" w:color="auto"/>
              <w:right w:val="single" w:sz="4" w:space="0" w:color="auto"/>
            </w:tcBorders>
            <w:shd w:val="clear" w:color="auto" w:fill="auto"/>
            <w:vAlign w:val="center"/>
          </w:tcPr>
          <w:p w14:paraId="78298F84" w14:textId="5C7A9422" w:rsidR="001F4710" w:rsidRPr="00DA56CD" w:rsidRDefault="001F4710" w:rsidP="001F4710">
            <w:pPr>
              <w:rPr>
                <w:rFonts w:ascii="標楷體" w:eastAsia="標楷體" w:hAnsi="標楷體"/>
              </w:rPr>
            </w:pPr>
            <w:r>
              <w:rPr>
                <w:rFonts w:ascii="標楷體" w:eastAsia="標楷體" w:hAnsi="標楷體" w:hint="eastAsia"/>
                <w:color w:val="000000"/>
              </w:rPr>
              <w:t>放款金額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6D73A7BF" w14:textId="4FCE6C19" w:rsidR="001F4710" w:rsidRDefault="001F4710" w:rsidP="001F4710">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08F740B4" w14:textId="2B56D555" w:rsidR="001F4710" w:rsidRPr="00055F7D" w:rsidRDefault="001F4710" w:rsidP="001F4710">
            <w:pPr>
              <w:ind w:left="235" w:hangingChars="98" w:hanging="235"/>
              <w:rPr>
                <w:rFonts w:ascii="標楷體" w:eastAsia="標楷體" w:hAnsi="標楷體"/>
              </w:rPr>
            </w:pPr>
            <w:proofErr w:type="spellStart"/>
            <w:r w:rsidRPr="001F4710">
              <w:rPr>
                <w:rFonts w:ascii="標楷體" w:eastAsia="標楷體" w:hAnsi="標楷體"/>
                <w:color w:val="000000"/>
              </w:rPr>
              <w:t>LifeRelEmp</w:t>
            </w:r>
            <w:r>
              <w:rPr>
                <w:rFonts w:ascii="標楷體" w:eastAsia="標楷體" w:hAnsi="標楷體"/>
                <w:color w:val="000000"/>
              </w:rPr>
              <w:t>.</w:t>
            </w:r>
            <w:r>
              <w:rPr>
                <w:rFonts w:ascii="標楷體" w:eastAsia="標楷體" w:hAnsi="標楷體" w:hint="eastAsia"/>
                <w:color w:val="000000"/>
              </w:rPr>
              <w:t>LoanBalance</w:t>
            </w:r>
            <w:proofErr w:type="spellEnd"/>
          </w:p>
        </w:tc>
      </w:tr>
    </w:tbl>
    <w:p w14:paraId="4B6068B5" w14:textId="0CB3304E" w:rsidR="008919EF" w:rsidRPr="0035699C" w:rsidRDefault="008919EF" w:rsidP="008919EF">
      <w:pPr>
        <w:rPr>
          <w:rFonts w:ascii="標楷體" w:eastAsia="標楷體" w:hAnsi="標楷體"/>
          <w:b/>
          <w:bCs/>
        </w:rPr>
      </w:pPr>
      <w:r w:rsidRPr="0035699C">
        <w:rPr>
          <w:rFonts w:ascii="標楷體" w:eastAsia="標楷體" w:hAnsi="標楷體" w:hint="eastAsia"/>
          <w:b/>
          <w:bCs/>
        </w:rPr>
        <w:t>人壽利關人職員檔[</w:t>
      </w:r>
      <w:r w:rsidRPr="0035699C">
        <w:rPr>
          <w:rFonts w:ascii="標楷體" w:eastAsia="標楷體" w:hAnsi="標楷體"/>
          <w:b/>
          <w:bCs/>
        </w:rPr>
        <w:t>T</w:t>
      </w:r>
      <w:r>
        <w:rPr>
          <w:rFonts w:ascii="標楷體" w:eastAsia="標楷體" w:hAnsi="標楷體"/>
          <w:b/>
          <w:bCs/>
        </w:rPr>
        <w:t>0</w:t>
      </w:r>
      <w:r>
        <w:rPr>
          <w:rFonts w:ascii="標楷體" w:eastAsia="標楷體" w:hAnsi="標楷體" w:hint="eastAsia"/>
          <w:b/>
          <w:bCs/>
        </w:rPr>
        <w:t>44</w:t>
      </w:r>
      <w:r>
        <w:rPr>
          <w:rFonts w:ascii="標楷體" w:eastAsia="標楷體" w:hAnsi="標楷體"/>
          <w:b/>
          <w:bCs/>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8919EF" w:rsidRPr="00362205" w14:paraId="6A5C455C" w14:textId="77777777" w:rsidTr="00B65E01">
        <w:trPr>
          <w:trHeight w:val="758"/>
          <w:jc w:val="center"/>
        </w:trPr>
        <w:tc>
          <w:tcPr>
            <w:tcW w:w="554" w:type="dxa"/>
            <w:shd w:val="clear" w:color="auto" w:fill="D9D9D9" w:themeFill="background1" w:themeFillShade="D9"/>
          </w:tcPr>
          <w:p w14:paraId="4C9DD380" w14:textId="77777777" w:rsidR="008919EF" w:rsidRDefault="008919EF" w:rsidP="00B65E01">
            <w:pPr>
              <w:rPr>
                <w:rFonts w:ascii="標楷體" w:eastAsia="標楷體" w:hAnsi="標楷體"/>
              </w:rPr>
            </w:pPr>
          </w:p>
          <w:p w14:paraId="5DC7B6FB" w14:textId="77777777" w:rsidR="008919EF" w:rsidRPr="00362205" w:rsidRDefault="008919EF" w:rsidP="00B65E01">
            <w:pPr>
              <w:rPr>
                <w:rFonts w:ascii="標楷體" w:eastAsia="標楷體" w:hAnsi="標楷體"/>
              </w:rPr>
            </w:pPr>
          </w:p>
        </w:tc>
        <w:tc>
          <w:tcPr>
            <w:tcW w:w="3410" w:type="dxa"/>
            <w:shd w:val="clear" w:color="auto" w:fill="D9D9D9" w:themeFill="background1" w:themeFillShade="D9"/>
          </w:tcPr>
          <w:p w14:paraId="51C3A116" w14:textId="77777777" w:rsidR="008919EF" w:rsidRPr="00362205" w:rsidRDefault="008919EF" w:rsidP="00B65E01">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5907A407" w14:textId="77777777" w:rsidR="008919EF" w:rsidRPr="00362205" w:rsidRDefault="008919EF" w:rsidP="00B65E01">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152C94FC" w14:textId="77777777" w:rsidR="008919EF" w:rsidRPr="00362205" w:rsidRDefault="008919EF" w:rsidP="00B65E01">
            <w:pPr>
              <w:rPr>
                <w:rFonts w:ascii="標楷體" w:eastAsia="標楷體" w:hAnsi="標楷體"/>
              </w:rPr>
            </w:pPr>
            <w:r w:rsidRPr="00362205">
              <w:rPr>
                <w:rFonts w:ascii="標楷體" w:eastAsia="標楷體" w:hAnsi="標楷體"/>
              </w:rPr>
              <w:t>處理邏輯及注意事項</w:t>
            </w:r>
          </w:p>
        </w:tc>
      </w:tr>
      <w:tr w:rsidR="008919EF" w:rsidRPr="00362205" w14:paraId="29917C8A" w14:textId="77777777" w:rsidTr="00B65E01">
        <w:trPr>
          <w:trHeight w:val="244"/>
          <w:jc w:val="center"/>
        </w:trPr>
        <w:tc>
          <w:tcPr>
            <w:tcW w:w="554" w:type="dxa"/>
          </w:tcPr>
          <w:p w14:paraId="70DDD500" w14:textId="77777777" w:rsidR="008919EF" w:rsidRPr="00362205" w:rsidRDefault="008919EF" w:rsidP="008919EF">
            <w:pPr>
              <w:rPr>
                <w:rFonts w:ascii="標楷體" w:eastAsia="標楷體" w:hAnsi="標楷體"/>
              </w:rPr>
            </w:pPr>
            <w:r>
              <w:rPr>
                <w:rFonts w:ascii="標楷體" w:eastAsia="標楷體" w:hAnsi="標楷體" w:hint="eastAsia"/>
              </w:rPr>
              <w:t>1</w:t>
            </w:r>
          </w:p>
        </w:tc>
        <w:tc>
          <w:tcPr>
            <w:tcW w:w="3410" w:type="dxa"/>
            <w:tcBorders>
              <w:top w:val="single" w:sz="4" w:space="0" w:color="auto"/>
              <w:left w:val="single" w:sz="4" w:space="0" w:color="auto"/>
              <w:bottom w:val="single" w:sz="4" w:space="0" w:color="auto"/>
              <w:right w:val="single" w:sz="4" w:space="0" w:color="auto"/>
            </w:tcBorders>
            <w:shd w:val="clear" w:color="auto" w:fill="auto"/>
            <w:vAlign w:val="center"/>
          </w:tcPr>
          <w:p w14:paraId="09416780" w14:textId="5F667E73" w:rsidR="008919EF" w:rsidRPr="00E66926" w:rsidRDefault="008919EF" w:rsidP="008919EF">
            <w:pPr>
              <w:rPr>
                <w:rFonts w:ascii="標楷體" w:eastAsia="標楷體" w:hAnsi="標楷體"/>
              </w:rPr>
            </w:pPr>
            <w:r>
              <w:rPr>
                <w:rFonts w:ascii="標楷體" w:eastAsia="標楷體" w:hAnsi="標楷體" w:hint="eastAsia"/>
                <w:color w:val="000000"/>
              </w:rPr>
              <w:t>所在公司</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2D2C4EC7" w14:textId="0A7BC00A" w:rsidR="008919EF" w:rsidRDefault="008919EF" w:rsidP="008919EF">
            <w:pPr>
              <w:rPr>
                <w:rFonts w:ascii="標楷體" w:eastAsia="標楷體" w:hAnsi="標楷體"/>
              </w:rPr>
            </w:pPr>
            <w:r>
              <w:rPr>
                <w:rFonts w:ascii="標楷體" w:eastAsia="標楷體" w:hAnsi="標楷體" w:hint="eastAsia"/>
                <w:color w:val="000000"/>
              </w:rPr>
              <w:t>VARCHAR2</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7D6E164" w14:textId="45A38CF4" w:rsidR="008919EF" w:rsidRPr="00AC51F6" w:rsidRDefault="008919EF" w:rsidP="008919EF">
            <w:pPr>
              <w:ind w:left="235" w:hangingChars="98" w:hanging="235"/>
              <w:rPr>
                <w:rFonts w:ascii="標楷體" w:eastAsia="標楷體" w:hAnsi="標楷體"/>
              </w:rPr>
            </w:pPr>
            <w:proofErr w:type="spellStart"/>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CompanyName</w:t>
            </w:r>
            <w:proofErr w:type="spellEnd"/>
          </w:p>
        </w:tc>
      </w:tr>
      <w:tr w:rsidR="008919EF" w:rsidRPr="00362205" w14:paraId="4AD199CF"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D639159" w14:textId="77777777" w:rsidR="008919EF" w:rsidRPr="00362205" w:rsidRDefault="008919EF" w:rsidP="008919EF">
            <w:pPr>
              <w:rPr>
                <w:rFonts w:ascii="標楷體" w:eastAsia="標楷體" w:hAnsi="標楷體"/>
              </w:rPr>
            </w:pPr>
            <w:r>
              <w:rPr>
                <w:rFonts w:ascii="標楷體" w:eastAsia="標楷體" w:hAnsi="標楷體"/>
              </w:rPr>
              <w:t>2</w:t>
            </w:r>
          </w:p>
        </w:tc>
        <w:tc>
          <w:tcPr>
            <w:tcW w:w="3410" w:type="dxa"/>
            <w:tcBorders>
              <w:top w:val="nil"/>
              <w:left w:val="single" w:sz="4" w:space="0" w:color="auto"/>
              <w:bottom w:val="single" w:sz="4" w:space="0" w:color="auto"/>
              <w:right w:val="single" w:sz="4" w:space="0" w:color="auto"/>
            </w:tcBorders>
            <w:shd w:val="clear" w:color="auto" w:fill="auto"/>
            <w:vAlign w:val="center"/>
          </w:tcPr>
          <w:p w14:paraId="7FCBEDA7" w14:textId="7A0DDADD" w:rsidR="008919EF" w:rsidRPr="00362205" w:rsidRDefault="008919EF" w:rsidP="008919EF">
            <w:pPr>
              <w:rPr>
                <w:rFonts w:ascii="標楷體" w:eastAsia="標楷體" w:hAnsi="標楷體"/>
              </w:rPr>
            </w:pPr>
            <w:r>
              <w:rPr>
                <w:rFonts w:ascii="標楷體" w:eastAsia="標楷體" w:hAnsi="標楷體" w:hint="eastAsia"/>
                <w:color w:val="000000"/>
              </w:rPr>
              <w:t>身分證/統一編號</w:t>
            </w:r>
          </w:p>
        </w:tc>
        <w:tc>
          <w:tcPr>
            <w:tcW w:w="1843" w:type="dxa"/>
            <w:tcBorders>
              <w:top w:val="nil"/>
              <w:left w:val="single" w:sz="4" w:space="0" w:color="auto"/>
              <w:bottom w:val="single" w:sz="4" w:space="0" w:color="auto"/>
              <w:right w:val="single" w:sz="4" w:space="0" w:color="auto"/>
            </w:tcBorders>
            <w:shd w:val="clear" w:color="auto" w:fill="auto"/>
            <w:vAlign w:val="center"/>
          </w:tcPr>
          <w:p w14:paraId="4D691634" w14:textId="48830564" w:rsidR="008919EF" w:rsidRPr="00362205" w:rsidRDefault="008919EF" w:rsidP="008919EF">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5385B084" w14:textId="4AE39587" w:rsidR="008919EF" w:rsidRPr="00AC51F6" w:rsidRDefault="008919EF" w:rsidP="008919EF">
            <w:pPr>
              <w:ind w:left="235" w:hangingChars="98" w:hanging="235"/>
              <w:rPr>
                <w:rFonts w:ascii="標楷體" w:eastAsia="標楷體" w:hAnsi="標楷體"/>
              </w:rPr>
            </w:pPr>
            <w:proofErr w:type="spellStart"/>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Id</w:t>
            </w:r>
            <w:proofErr w:type="spellEnd"/>
          </w:p>
        </w:tc>
      </w:tr>
      <w:tr w:rsidR="008919EF" w:rsidRPr="00362205" w14:paraId="321E0E13"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239C8FB" w14:textId="7DAFD716" w:rsidR="008919EF" w:rsidRDefault="008919EF" w:rsidP="008919EF">
            <w:pPr>
              <w:rPr>
                <w:rFonts w:ascii="標楷體" w:eastAsia="標楷體" w:hAnsi="標楷體"/>
              </w:rPr>
            </w:pPr>
            <w:r>
              <w:rPr>
                <w:rFonts w:ascii="標楷體" w:eastAsia="標楷體" w:hAnsi="標楷體" w:hint="eastAsia"/>
              </w:rPr>
              <w:t>3</w:t>
            </w:r>
          </w:p>
        </w:tc>
        <w:tc>
          <w:tcPr>
            <w:tcW w:w="3410" w:type="dxa"/>
            <w:tcBorders>
              <w:top w:val="nil"/>
              <w:left w:val="single" w:sz="4" w:space="0" w:color="auto"/>
              <w:bottom w:val="single" w:sz="4" w:space="0" w:color="auto"/>
              <w:right w:val="single" w:sz="4" w:space="0" w:color="auto"/>
            </w:tcBorders>
            <w:shd w:val="clear" w:color="auto" w:fill="auto"/>
            <w:vAlign w:val="center"/>
          </w:tcPr>
          <w:p w14:paraId="2DE0337B" w14:textId="00924F5E" w:rsidR="008919EF" w:rsidRPr="00362205" w:rsidRDefault="008919EF" w:rsidP="008919EF">
            <w:pPr>
              <w:rPr>
                <w:rFonts w:ascii="標楷體" w:eastAsia="標楷體" w:hAnsi="標楷體"/>
              </w:rPr>
            </w:pPr>
            <w:r>
              <w:rPr>
                <w:rFonts w:ascii="標楷體" w:eastAsia="標楷體" w:hAnsi="標楷體" w:hint="eastAsia"/>
                <w:color w:val="000000"/>
              </w:rPr>
              <w:t>姓名</w:t>
            </w:r>
          </w:p>
        </w:tc>
        <w:tc>
          <w:tcPr>
            <w:tcW w:w="1843" w:type="dxa"/>
            <w:tcBorders>
              <w:top w:val="nil"/>
              <w:left w:val="single" w:sz="4" w:space="0" w:color="auto"/>
              <w:bottom w:val="single" w:sz="4" w:space="0" w:color="auto"/>
              <w:right w:val="single" w:sz="4" w:space="0" w:color="auto"/>
            </w:tcBorders>
            <w:shd w:val="clear" w:color="auto" w:fill="auto"/>
            <w:vAlign w:val="center"/>
          </w:tcPr>
          <w:p w14:paraId="0D23B78D" w14:textId="6572AB49" w:rsidR="008919EF" w:rsidRPr="00362205" w:rsidRDefault="008919EF" w:rsidP="008919EF">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2E4542BD" w14:textId="08D7A103" w:rsidR="008919EF" w:rsidRPr="00AC51F6" w:rsidRDefault="008919EF" w:rsidP="008919EF">
            <w:pPr>
              <w:ind w:left="235" w:hangingChars="98" w:hanging="235"/>
              <w:rPr>
                <w:rFonts w:ascii="標楷體" w:eastAsia="標楷體" w:hAnsi="標楷體"/>
              </w:rPr>
            </w:pPr>
            <w:proofErr w:type="spellStart"/>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Name</w:t>
            </w:r>
            <w:proofErr w:type="spellEnd"/>
          </w:p>
        </w:tc>
      </w:tr>
      <w:tr w:rsidR="008919EF" w:rsidRPr="00362205" w14:paraId="2C0702F6"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5905356" w14:textId="7FF8241A" w:rsidR="008919EF" w:rsidRDefault="008919EF" w:rsidP="008919EF">
            <w:pPr>
              <w:rPr>
                <w:rFonts w:ascii="標楷體" w:eastAsia="標楷體" w:hAnsi="標楷體"/>
              </w:rPr>
            </w:pPr>
            <w:r>
              <w:rPr>
                <w:rFonts w:ascii="標楷體" w:eastAsia="標楷體" w:hAnsi="標楷體" w:hint="eastAsia"/>
              </w:rPr>
              <w:t>4</w:t>
            </w:r>
          </w:p>
        </w:tc>
        <w:tc>
          <w:tcPr>
            <w:tcW w:w="3410" w:type="dxa"/>
            <w:tcBorders>
              <w:top w:val="nil"/>
              <w:left w:val="single" w:sz="4" w:space="0" w:color="auto"/>
              <w:bottom w:val="single" w:sz="4" w:space="0" w:color="auto"/>
              <w:right w:val="single" w:sz="4" w:space="0" w:color="auto"/>
            </w:tcBorders>
            <w:shd w:val="clear" w:color="auto" w:fill="auto"/>
            <w:vAlign w:val="center"/>
          </w:tcPr>
          <w:p w14:paraId="7CD9E820" w14:textId="07FB7F07" w:rsidR="008919EF" w:rsidRPr="00362205" w:rsidRDefault="008919EF" w:rsidP="008919EF">
            <w:pPr>
              <w:rPr>
                <w:rFonts w:ascii="標楷體" w:eastAsia="標楷體" w:hAnsi="標楷體"/>
              </w:rPr>
            </w:pPr>
            <w:r>
              <w:rPr>
                <w:rFonts w:ascii="標楷體" w:eastAsia="標楷體" w:hAnsi="標楷體" w:hint="eastAsia"/>
                <w:color w:val="000000"/>
              </w:rPr>
              <w:t>職務</w:t>
            </w:r>
          </w:p>
        </w:tc>
        <w:tc>
          <w:tcPr>
            <w:tcW w:w="1843" w:type="dxa"/>
            <w:tcBorders>
              <w:top w:val="nil"/>
              <w:left w:val="single" w:sz="4" w:space="0" w:color="auto"/>
              <w:bottom w:val="single" w:sz="4" w:space="0" w:color="auto"/>
              <w:right w:val="single" w:sz="4" w:space="0" w:color="auto"/>
            </w:tcBorders>
            <w:shd w:val="clear" w:color="auto" w:fill="auto"/>
            <w:vAlign w:val="center"/>
          </w:tcPr>
          <w:p w14:paraId="4EAB0451" w14:textId="7B22072D" w:rsidR="008919EF" w:rsidRPr="00362205" w:rsidRDefault="008919EF" w:rsidP="008919EF">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11D17876" w14:textId="05A1FB1B" w:rsidR="008919EF" w:rsidRPr="00AC51F6" w:rsidRDefault="008919EF" w:rsidP="008919EF">
            <w:pPr>
              <w:ind w:left="235" w:hangingChars="98" w:hanging="235"/>
              <w:rPr>
                <w:rFonts w:ascii="標楷體" w:eastAsia="標楷體" w:hAnsi="標楷體"/>
              </w:rPr>
            </w:pPr>
            <w:proofErr w:type="spellStart"/>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BusTitle</w:t>
            </w:r>
            <w:proofErr w:type="spellEnd"/>
          </w:p>
        </w:tc>
      </w:tr>
      <w:tr w:rsidR="008919EF" w:rsidRPr="00362205" w14:paraId="30A9880B"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9CFE98C" w14:textId="4081BAEE" w:rsidR="008919EF" w:rsidRDefault="008919EF" w:rsidP="008919EF">
            <w:pPr>
              <w:rPr>
                <w:rFonts w:ascii="標楷體" w:eastAsia="標楷體" w:hAnsi="標楷體"/>
              </w:rPr>
            </w:pPr>
            <w:r>
              <w:rPr>
                <w:rFonts w:ascii="標楷體" w:eastAsia="標楷體" w:hAnsi="標楷體" w:hint="eastAsia"/>
              </w:rPr>
              <w:t>5</w:t>
            </w:r>
          </w:p>
        </w:tc>
        <w:tc>
          <w:tcPr>
            <w:tcW w:w="3410" w:type="dxa"/>
            <w:tcBorders>
              <w:top w:val="nil"/>
              <w:left w:val="single" w:sz="4" w:space="0" w:color="auto"/>
              <w:bottom w:val="single" w:sz="4" w:space="0" w:color="auto"/>
              <w:right w:val="single" w:sz="4" w:space="0" w:color="auto"/>
            </w:tcBorders>
            <w:shd w:val="clear" w:color="auto" w:fill="auto"/>
            <w:vAlign w:val="center"/>
          </w:tcPr>
          <w:p w14:paraId="783F6983" w14:textId="5644D3A9" w:rsidR="008919EF" w:rsidRPr="00362205" w:rsidRDefault="008919EF" w:rsidP="008919EF">
            <w:pPr>
              <w:rPr>
                <w:rFonts w:ascii="標楷體" w:eastAsia="標楷體" w:hAnsi="標楷體"/>
              </w:rPr>
            </w:pPr>
            <w:r>
              <w:rPr>
                <w:rFonts w:ascii="標楷體" w:eastAsia="標楷體" w:hAnsi="標楷體" w:hint="eastAsia"/>
                <w:color w:val="000000"/>
              </w:rPr>
              <w:t>核貸金額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33BFB5A2" w14:textId="637A4C9F" w:rsidR="008919EF" w:rsidRPr="00362205" w:rsidRDefault="008919EF" w:rsidP="008919EF">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5CA7E92F" w14:textId="0DF9EA68" w:rsidR="008919EF" w:rsidRPr="00AC51F6" w:rsidRDefault="008919EF" w:rsidP="008919EF">
            <w:pPr>
              <w:ind w:left="235" w:hangingChars="98" w:hanging="235"/>
              <w:rPr>
                <w:rFonts w:ascii="標楷體" w:eastAsia="標楷體" w:hAnsi="標楷體"/>
              </w:rPr>
            </w:pPr>
            <w:proofErr w:type="spellStart"/>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LineAmt</w:t>
            </w:r>
            <w:proofErr w:type="spellEnd"/>
          </w:p>
        </w:tc>
      </w:tr>
      <w:tr w:rsidR="008919EF" w:rsidRPr="00362205" w14:paraId="41841066"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C94881D" w14:textId="2DFE8110" w:rsidR="008919EF" w:rsidRDefault="008919EF" w:rsidP="008919EF">
            <w:pPr>
              <w:rPr>
                <w:rFonts w:ascii="標楷體" w:eastAsia="標楷體" w:hAnsi="標楷體"/>
              </w:rPr>
            </w:pPr>
            <w:r>
              <w:rPr>
                <w:rFonts w:ascii="標楷體" w:eastAsia="標楷體" w:hAnsi="標楷體" w:hint="eastAsia"/>
              </w:rPr>
              <w:t>6</w:t>
            </w:r>
          </w:p>
        </w:tc>
        <w:tc>
          <w:tcPr>
            <w:tcW w:w="3410" w:type="dxa"/>
            <w:tcBorders>
              <w:top w:val="nil"/>
              <w:left w:val="single" w:sz="4" w:space="0" w:color="auto"/>
              <w:bottom w:val="single" w:sz="4" w:space="0" w:color="auto"/>
              <w:right w:val="single" w:sz="4" w:space="0" w:color="auto"/>
            </w:tcBorders>
            <w:shd w:val="clear" w:color="auto" w:fill="auto"/>
            <w:vAlign w:val="center"/>
          </w:tcPr>
          <w:p w14:paraId="3936657A" w14:textId="2978CE81" w:rsidR="008919EF" w:rsidRPr="00362205" w:rsidRDefault="008919EF" w:rsidP="008919EF">
            <w:pPr>
              <w:rPr>
                <w:rFonts w:ascii="標楷體" w:eastAsia="標楷體" w:hAnsi="標楷體"/>
              </w:rPr>
            </w:pPr>
            <w:r>
              <w:rPr>
                <w:rFonts w:ascii="標楷體" w:eastAsia="標楷體" w:hAnsi="標楷體" w:hint="eastAsia"/>
                <w:color w:val="000000"/>
              </w:rPr>
              <w:t>放款金額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76DFC1D9" w14:textId="65DA5297" w:rsidR="008919EF" w:rsidRPr="00362205" w:rsidRDefault="008919EF" w:rsidP="008919EF">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011C9B72" w14:textId="43D0FC36" w:rsidR="008919EF" w:rsidRPr="00AC51F6" w:rsidRDefault="008919EF" w:rsidP="008919EF">
            <w:pPr>
              <w:ind w:left="235" w:hangingChars="98" w:hanging="235"/>
              <w:rPr>
                <w:rFonts w:ascii="標楷體" w:eastAsia="標楷體" w:hAnsi="標楷體"/>
              </w:rPr>
            </w:pPr>
            <w:proofErr w:type="spellStart"/>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LoanBalance</w:t>
            </w:r>
            <w:proofErr w:type="spellEnd"/>
          </w:p>
        </w:tc>
      </w:tr>
    </w:tbl>
    <w:p w14:paraId="60BFFE4D" w14:textId="77777777" w:rsidR="005E1E4A" w:rsidRDefault="005E1E4A">
      <w:pPr>
        <w:widowControl/>
        <w:rPr>
          <w:rFonts w:ascii="標楷體" w:eastAsia="標楷體" w:hAnsi="標楷體" w:cs="標楷體"/>
          <w:kern w:val="0"/>
          <w:szCs w:val="28"/>
        </w:rPr>
      </w:pPr>
      <w:r>
        <w:rPr>
          <w:rFonts w:ascii="標楷體" w:hAnsi="標楷體"/>
        </w:rPr>
        <w:br w:type="page"/>
      </w:r>
    </w:p>
    <w:p w14:paraId="1E146ABE" w14:textId="77777777" w:rsidR="004739DE" w:rsidRPr="004A1C2C" w:rsidRDefault="004739DE" w:rsidP="00945D52">
      <w:pPr>
        <w:pStyle w:val="42"/>
        <w:spacing w:after="72"/>
        <w:ind w:leftChars="0" w:left="0"/>
        <w:rPr>
          <w:rFonts w:ascii="標楷體" w:hAnsi="標楷體"/>
        </w:rPr>
      </w:pPr>
    </w:p>
    <w:p w14:paraId="6D38C6C5" w14:textId="2D0BB587" w:rsidR="00945D52" w:rsidRPr="004A1C2C" w:rsidRDefault="00945D52" w:rsidP="00945D52">
      <w:pPr>
        <w:pStyle w:val="3"/>
        <w:spacing w:after="240"/>
        <w:ind w:leftChars="100" w:left="240"/>
        <w:rPr>
          <w:rFonts w:ascii="標楷體" w:hAnsi="標楷體"/>
        </w:rPr>
      </w:pPr>
      <w:bookmarkStart w:id="127" w:name="_Toc90483145"/>
      <w:bookmarkStart w:id="128" w:name="_Toc90483400"/>
      <w:bookmarkStart w:id="129" w:name="_Toc90483516"/>
      <w:bookmarkStart w:id="130" w:name="_Toc90483742"/>
      <w:bookmarkStart w:id="131" w:name="_Toc90490014"/>
      <w:bookmarkStart w:id="132" w:name="_Toc140244534"/>
      <w:r w:rsidRPr="004A1C2C">
        <w:rPr>
          <w:rFonts w:ascii="標楷體" w:hAnsi="標楷體" w:hint="eastAsia"/>
        </w:rPr>
        <w:t>二、</w:t>
      </w:r>
      <w:r w:rsidR="004739DE" w:rsidRPr="008F20B5">
        <w:rPr>
          <w:rFonts w:ascii="標楷體" w:hAnsi="標楷體"/>
          <w:b/>
          <w:szCs w:val="32"/>
        </w:rPr>
        <w:t>E-LOAN</w:t>
      </w:r>
      <w:r w:rsidRPr="004A1C2C">
        <w:rPr>
          <w:rFonts w:ascii="標楷體" w:hAnsi="標楷體" w:cs="標楷體" w:hint="eastAsia"/>
        </w:rPr>
        <w:t>作業</w:t>
      </w:r>
      <w:bookmarkEnd w:id="127"/>
      <w:bookmarkEnd w:id="128"/>
      <w:bookmarkEnd w:id="129"/>
      <w:bookmarkEnd w:id="130"/>
      <w:bookmarkEnd w:id="131"/>
      <w:bookmarkEnd w:id="132"/>
    </w:p>
    <w:p w14:paraId="362E598B" w14:textId="6F185BA4" w:rsidR="00756408" w:rsidRPr="008F20B5" w:rsidRDefault="00361479" w:rsidP="0078740E">
      <w:pPr>
        <w:pStyle w:val="3"/>
        <w:numPr>
          <w:ilvl w:val="2"/>
          <w:numId w:val="7"/>
        </w:numPr>
        <w:rPr>
          <w:rFonts w:ascii="標楷體" w:hAnsi="標楷體"/>
          <w:b/>
          <w:szCs w:val="32"/>
        </w:rPr>
      </w:pPr>
      <w:bookmarkStart w:id="133" w:name="_E-LOAN上行共用區域TITA-Header欄位"/>
      <w:bookmarkStart w:id="134" w:name="_Toc22036600"/>
      <w:bookmarkStart w:id="135" w:name="_Toc90483146"/>
      <w:bookmarkStart w:id="136" w:name="_Toc90483401"/>
      <w:bookmarkStart w:id="137" w:name="_Toc90483517"/>
      <w:bookmarkStart w:id="138" w:name="_Toc90483743"/>
      <w:bookmarkStart w:id="139" w:name="_Toc90490015"/>
      <w:bookmarkStart w:id="140" w:name="_Toc140244535"/>
      <w:bookmarkEnd w:id="133"/>
      <w:r w:rsidRPr="008F20B5">
        <w:rPr>
          <w:rFonts w:ascii="標楷體" w:hAnsi="標楷體"/>
          <w:b/>
          <w:szCs w:val="32"/>
        </w:rPr>
        <w:t>E-LOAN</w:t>
      </w:r>
      <w:bookmarkStart w:id="141" w:name="_Toc22036601"/>
      <w:r w:rsidRPr="008F20B5">
        <w:rPr>
          <w:rFonts w:ascii="標楷體" w:hAnsi="標楷體" w:hint="eastAsia"/>
          <w:b/>
          <w:szCs w:val="32"/>
        </w:rPr>
        <w:t>上行</w:t>
      </w:r>
      <w:bookmarkEnd w:id="141"/>
      <w:r w:rsidRPr="008F20B5">
        <w:rPr>
          <w:rFonts w:ascii="標楷體" w:hAnsi="標楷體" w:hint="eastAsia"/>
          <w:b/>
          <w:szCs w:val="32"/>
        </w:rPr>
        <w:t>共用區域</w:t>
      </w:r>
      <w:r w:rsidRPr="008F20B5">
        <w:rPr>
          <w:rFonts w:ascii="標楷體" w:hAnsi="標楷體"/>
          <w:b/>
          <w:szCs w:val="32"/>
        </w:rPr>
        <w:t>TITA-Header欄位</w:t>
      </w:r>
      <w:bookmarkEnd w:id="134"/>
      <w:bookmarkEnd w:id="135"/>
      <w:bookmarkEnd w:id="136"/>
      <w:bookmarkEnd w:id="137"/>
      <w:bookmarkEnd w:id="138"/>
      <w:bookmarkEnd w:id="139"/>
      <w:bookmarkEnd w:id="140"/>
    </w:p>
    <w:p w14:paraId="56AC6CE8" w14:textId="1C1EE6F0" w:rsidR="00FA55E6"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Pr="008F20B5">
        <w:rPr>
          <w:rFonts w:ascii="標楷體" w:eastAsia="標楷體" w:hAnsi="標楷體" w:hint="eastAsia"/>
        </w:rPr>
        <w:t>型態</w:t>
      </w:r>
      <w:r w:rsidRPr="008F20B5">
        <w:rPr>
          <w:rFonts w:ascii="標楷體" w:eastAsia="標楷體" w:hAnsi="標楷體"/>
        </w:rPr>
        <w:t>X：字串，</w:t>
      </w:r>
      <w:r w:rsidR="00DF1560">
        <w:rPr>
          <w:rFonts w:ascii="標楷體" w:eastAsia="標楷體" w:hAnsi="標楷體" w:hint="eastAsia"/>
        </w:rPr>
        <w:t>若無欄位說明，則</w:t>
      </w:r>
      <w:r w:rsidR="00FA55E6">
        <w:rPr>
          <w:rFonts w:ascii="標楷體" w:eastAsia="標楷體" w:hAnsi="標楷體" w:hint="eastAsia"/>
        </w:rPr>
        <w:t>預設</w:t>
      </w:r>
      <w:r w:rsidR="005862C2">
        <w:rPr>
          <w:rFonts w:ascii="標楷體" w:eastAsia="標楷體" w:hAnsi="標楷體" w:hint="eastAsia"/>
        </w:rPr>
        <w:t>值為空字串</w:t>
      </w:r>
    </w:p>
    <w:p w14:paraId="207EFDB1" w14:textId="0152905B" w:rsidR="00361479" w:rsidRDefault="005862C2" w:rsidP="004A1C2C">
      <w:pPr>
        <w:pStyle w:val="af9"/>
        <w:widowControl/>
        <w:ind w:leftChars="0" w:left="840" w:firstLineChars="100" w:firstLine="240"/>
        <w:rPr>
          <w:rFonts w:ascii="標楷體" w:eastAsia="標楷體" w:hAnsi="標楷體"/>
        </w:rPr>
      </w:pPr>
      <w:r>
        <w:rPr>
          <w:rFonts w:ascii="標楷體" w:eastAsia="標楷體" w:hAnsi="標楷體" w:hint="eastAsia"/>
        </w:rPr>
        <w:t>2</w:t>
      </w:r>
      <w:r>
        <w:rPr>
          <w:rFonts w:ascii="標楷體" w:eastAsia="標楷體" w:hAnsi="標楷體"/>
        </w:rPr>
        <w:t>.</w:t>
      </w:r>
      <w:r w:rsidRPr="008F20B5">
        <w:rPr>
          <w:rFonts w:ascii="標楷體" w:eastAsia="標楷體" w:hAnsi="標楷體" w:hint="eastAsia"/>
        </w:rPr>
        <w:t>型態</w:t>
      </w:r>
      <w:r w:rsidR="00361479" w:rsidRPr="008F20B5">
        <w:rPr>
          <w:rFonts w:ascii="標楷體" w:eastAsia="標楷體" w:hAnsi="標楷體"/>
        </w:rPr>
        <w:t>9：</w:t>
      </w:r>
      <w:r w:rsidRPr="008F20B5">
        <w:rPr>
          <w:rFonts w:ascii="標楷體" w:eastAsia="標楷體" w:hAnsi="標楷體" w:hint="eastAsia"/>
          <w:lang w:eastAsia="zh-HK"/>
        </w:rPr>
        <w:t>數字</w:t>
      </w:r>
      <w:r>
        <w:rPr>
          <w:rFonts w:ascii="標楷體" w:eastAsia="標楷體" w:hAnsi="標楷體" w:hint="eastAsia"/>
          <w:lang w:eastAsia="zh-HK"/>
        </w:rPr>
        <w:t>，</w:t>
      </w:r>
      <w:r w:rsidR="00DF1560">
        <w:rPr>
          <w:rFonts w:ascii="標楷體" w:eastAsia="標楷體" w:hAnsi="標楷體" w:hint="eastAsia"/>
        </w:rPr>
        <w:t>若無欄位說明，則預設</w:t>
      </w:r>
      <w:r>
        <w:rPr>
          <w:rFonts w:ascii="標楷體" w:eastAsia="標楷體" w:hAnsi="標楷體" w:hint="eastAsia"/>
        </w:rPr>
        <w:t>值為0</w:t>
      </w:r>
    </w:p>
    <w:p w14:paraId="035E7982" w14:textId="7A0C7E2F" w:rsidR="005862C2" w:rsidRDefault="005862C2" w:rsidP="004A1C2C">
      <w:pPr>
        <w:pStyle w:val="af9"/>
        <w:widowControl/>
        <w:ind w:leftChars="0" w:left="840" w:firstLineChars="100" w:firstLine="240"/>
        <w:rPr>
          <w:rFonts w:ascii="標楷體" w:eastAsia="標楷體" w:hAnsi="標楷體"/>
          <w:b/>
        </w:rPr>
      </w:pPr>
      <w:r>
        <w:rPr>
          <w:rFonts w:ascii="標楷體" w:eastAsia="標楷體" w:hAnsi="標楷體" w:hint="eastAsia"/>
        </w:rPr>
        <w:t>3</w:t>
      </w:r>
      <w:r>
        <w:rPr>
          <w:rFonts w:ascii="標楷體" w:eastAsia="標楷體" w:hAnsi="標楷體"/>
        </w:rPr>
        <w:t>.</w:t>
      </w:r>
      <w:r>
        <w:rPr>
          <w:rFonts w:ascii="標楷體" w:eastAsia="標楷體" w:hAnsi="標楷體" w:hint="eastAsia"/>
        </w:rPr>
        <w:t>日期</w:t>
      </w:r>
      <w:r w:rsidRPr="00614F5B">
        <w:rPr>
          <w:rFonts w:ascii="標楷體" w:eastAsia="標楷體" w:hAnsi="標楷體" w:hint="eastAsia"/>
        </w:rPr>
        <w:t>欄</w:t>
      </w:r>
      <w:r w:rsidRPr="008F20B5">
        <w:rPr>
          <w:rFonts w:ascii="標楷體" w:eastAsia="標楷體" w:hAnsi="標楷體"/>
        </w:rPr>
        <w:t>：</w:t>
      </w:r>
      <w:r>
        <w:rPr>
          <w:rFonts w:ascii="標楷體" w:eastAsia="標楷體" w:hAnsi="標楷體" w:hint="eastAsia"/>
        </w:rPr>
        <w:t xml:space="preserve"> YYYMM:民國年，</w:t>
      </w:r>
      <w:proofErr w:type="spellStart"/>
      <w:r w:rsidRPr="004A1C2C">
        <w:rPr>
          <w:rFonts w:ascii="標楷體" w:eastAsia="標楷體" w:hAnsi="標楷體"/>
          <w:color w:val="000000" w:themeColor="text1"/>
        </w:rPr>
        <w:t>Yyyymmdd</w:t>
      </w:r>
      <w:proofErr w:type="spellEnd"/>
      <w:r>
        <w:rPr>
          <w:rFonts w:ascii="標楷體" w:eastAsia="標楷體" w:hAnsi="標楷體" w:hint="eastAsia"/>
          <w:color w:val="000000" w:themeColor="text1"/>
        </w:rPr>
        <w:t>:</w:t>
      </w:r>
      <w:r>
        <w:rPr>
          <w:rFonts w:ascii="標楷體" w:eastAsia="標楷體" w:hAnsi="標楷體" w:hint="eastAsia"/>
        </w:rPr>
        <w:t>西元年(</w:t>
      </w:r>
      <w:r w:rsidRPr="00614F5B">
        <w:rPr>
          <w:rFonts w:ascii="標楷體" w:eastAsia="標楷體" w:hAnsi="標楷體" w:hint="eastAsia"/>
        </w:rPr>
        <w:t>欄位說明</w:t>
      </w:r>
      <w:r w:rsidR="004C258A">
        <w:rPr>
          <w:rFonts w:ascii="標楷體" w:eastAsia="標楷體" w:hAnsi="標楷體" w:hint="eastAsia"/>
        </w:rPr>
        <w:t>內</w:t>
      </w:r>
      <w:r w:rsidRPr="00614F5B">
        <w:rPr>
          <w:rFonts w:ascii="標楷體" w:eastAsia="標楷體" w:hAnsi="標楷體" w:hint="eastAsia"/>
        </w:rPr>
        <w:t>會標示</w:t>
      </w:r>
      <w:r w:rsidR="004C258A">
        <w:rPr>
          <w:rFonts w:ascii="標楷體" w:eastAsia="標楷體" w:hAnsi="標楷體" w:hint="eastAsia"/>
        </w:rPr>
        <w:t>該欄為</w:t>
      </w:r>
      <w:r>
        <w:rPr>
          <w:rFonts w:ascii="標楷體" w:eastAsia="標楷體" w:hAnsi="標楷體" w:hint="eastAsia"/>
        </w:rPr>
        <w:t>西元年</w:t>
      </w:r>
      <w:r>
        <w:rPr>
          <w:rFonts w:ascii="標楷體" w:eastAsia="標楷體" w:hAnsi="標楷體" w:hint="eastAsia"/>
          <w:b/>
        </w:rPr>
        <w:t>)</w:t>
      </w:r>
      <w:r w:rsidR="007C5613">
        <w:rPr>
          <w:rFonts w:ascii="標楷體" w:eastAsia="標楷體" w:hAnsi="標楷體" w:hint="eastAsia"/>
          <w:b/>
        </w:rPr>
        <w:t>，</w:t>
      </w:r>
    </w:p>
    <w:p w14:paraId="4C51D94B" w14:textId="4FDD65AE" w:rsidR="007C5613" w:rsidRPr="007C5613" w:rsidRDefault="007C5613" w:rsidP="004A1C2C">
      <w:pPr>
        <w:pStyle w:val="af9"/>
        <w:widowControl/>
        <w:ind w:leftChars="0" w:left="840" w:firstLineChars="100" w:firstLine="240"/>
        <w:rPr>
          <w:rFonts w:ascii="標楷體" w:eastAsia="標楷體" w:hAnsi="標楷體"/>
        </w:rPr>
      </w:pPr>
      <w:r>
        <w:rPr>
          <w:rFonts w:ascii="標楷體" w:eastAsia="標楷體" w:hAnsi="標楷體" w:hint="eastAsia"/>
          <w:b/>
        </w:rPr>
        <w:t xml:space="preserve">           其</w:t>
      </w:r>
      <w:r>
        <w:rPr>
          <w:rFonts w:ascii="標楷體" w:eastAsia="標楷體" w:hAnsi="標楷體" w:hint="eastAsia"/>
        </w:rPr>
        <w:t>預設值</w:t>
      </w:r>
      <w:r>
        <w:rPr>
          <w:rFonts w:ascii="標楷體" w:eastAsia="標楷體" w:hAnsi="標楷體" w:hint="eastAsia"/>
          <w:b/>
        </w:rPr>
        <w:t>依</w:t>
      </w:r>
      <w:r w:rsidRPr="008F20B5">
        <w:rPr>
          <w:rFonts w:ascii="標楷體" w:eastAsia="標楷體" w:hAnsi="標楷體" w:hint="eastAsia"/>
        </w:rPr>
        <w:t>型態</w:t>
      </w:r>
      <w:r>
        <w:rPr>
          <w:rFonts w:ascii="標楷體" w:eastAsia="標楷體" w:hAnsi="標楷體" w:hint="eastAsia"/>
        </w:rPr>
        <w:t>為X</w:t>
      </w:r>
      <w:r>
        <w:rPr>
          <w:rFonts w:ascii="標楷體" w:eastAsia="標楷體" w:hAnsi="標楷體"/>
        </w:rPr>
        <w:t>:</w:t>
      </w:r>
      <w:r>
        <w:rPr>
          <w:rFonts w:ascii="標楷體" w:eastAsia="標楷體" w:hAnsi="標楷體" w:hint="eastAsia"/>
        </w:rPr>
        <w:t>空字串、</w:t>
      </w:r>
      <w:r w:rsidRPr="008F20B5">
        <w:rPr>
          <w:rFonts w:ascii="標楷體" w:eastAsia="標楷體" w:hAnsi="標楷體"/>
        </w:rPr>
        <w:t>9</w:t>
      </w:r>
      <w:r>
        <w:rPr>
          <w:rFonts w:ascii="標楷體" w:eastAsia="標楷體" w:hAnsi="標楷體" w:hint="eastAsia"/>
        </w:rPr>
        <w:t>:0</w:t>
      </w:r>
    </w:p>
    <w:tbl>
      <w:tblPr>
        <w:tblW w:w="11057" w:type="dxa"/>
        <w:tblInd w:w="2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567"/>
        <w:gridCol w:w="1985"/>
        <w:gridCol w:w="2268"/>
        <w:gridCol w:w="992"/>
        <w:gridCol w:w="851"/>
        <w:gridCol w:w="851"/>
        <w:gridCol w:w="3543"/>
      </w:tblGrid>
      <w:tr w:rsidR="005862C2" w:rsidRPr="008F20B5" w14:paraId="493AA1B4" w14:textId="77777777" w:rsidTr="00614F5B">
        <w:trPr>
          <w:cantSplit/>
          <w:trHeight w:val="316"/>
          <w:tblHeader/>
        </w:trPr>
        <w:tc>
          <w:tcPr>
            <w:tcW w:w="56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2D7295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序</w:t>
            </w:r>
          </w:p>
          <w:p w14:paraId="535AF295"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號</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3192C7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英文名稱</w:t>
            </w:r>
          </w:p>
        </w:tc>
        <w:tc>
          <w:tcPr>
            <w:tcW w:w="22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57CCF354"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中文名稱</w:t>
            </w:r>
          </w:p>
        </w:tc>
        <w:tc>
          <w:tcPr>
            <w:tcW w:w="99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C9FCCA2"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710481B" w14:textId="77777777" w:rsidR="005862C2" w:rsidRPr="008F20B5" w:rsidRDefault="005862C2" w:rsidP="00C95E73">
            <w:pPr>
              <w:widowControl/>
              <w:jc w:val="center"/>
              <w:rPr>
                <w:rFonts w:ascii="標楷體" w:eastAsia="標楷體" w:hAnsi="標楷體"/>
                <w:b/>
              </w:rPr>
            </w:pP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97A4B00" w14:textId="04E883AD"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長度</w:t>
            </w:r>
          </w:p>
        </w:tc>
        <w:tc>
          <w:tcPr>
            <w:tcW w:w="354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739C2B6B" w14:textId="77777777" w:rsidR="005862C2" w:rsidRPr="008F20B5" w:rsidRDefault="005862C2" w:rsidP="00C95E73">
            <w:pPr>
              <w:spacing w:line="140" w:lineRule="atLeast"/>
              <w:ind w:rightChars="-11" w:right="-26"/>
              <w:jc w:val="center"/>
              <w:rPr>
                <w:rFonts w:ascii="標楷體" w:eastAsia="標楷體" w:hAnsi="標楷體"/>
              </w:rPr>
            </w:pPr>
            <w:r w:rsidRPr="008F20B5">
              <w:rPr>
                <w:rFonts w:ascii="標楷體" w:eastAsia="標楷體" w:hAnsi="標楷體" w:hint="eastAsia"/>
                <w:b/>
              </w:rPr>
              <w:t>欄位說明</w:t>
            </w:r>
          </w:p>
        </w:tc>
      </w:tr>
      <w:tr w:rsidR="005862C2" w:rsidRPr="008F20B5" w14:paraId="651BE08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4A08D68" w14:textId="1856F7C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w:t>
            </w:r>
          </w:p>
        </w:tc>
        <w:tc>
          <w:tcPr>
            <w:tcW w:w="1985" w:type="dxa"/>
            <w:tcBorders>
              <w:top w:val="single" w:sz="6" w:space="0" w:color="000000"/>
              <w:left w:val="single" w:sz="6" w:space="0" w:color="000000"/>
              <w:bottom w:val="single" w:sz="6" w:space="0" w:color="000000"/>
              <w:right w:val="single" w:sz="6" w:space="0" w:color="000000"/>
            </w:tcBorders>
            <w:vAlign w:val="center"/>
          </w:tcPr>
          <w:p w14:paraId="0E5D952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KINBR</w:t>
            </w:r>
          </w:p>
        </w:tc>
        <w:tc>
          <w:tcPr>
            <w:tcW w:w="2268" w:type="dxa"/>
            <w:tcBorders>
              <w:top w:val="single" w:sz="6" w:space="0" w:color="000000"/>
              <w:left w:val="single" w:sz="6" w:space="0" w:color="000000"/>
              <w:bottom w:val="single" w:sz="6" w:space="0" w:color="000000"/>
              <w:right w:val="single" w:sz="6" w:space="0" w:color="000000"/>
            </w:tcBorders>
            <w:vAlign w:val="center"/>
          </w:tcPr>
          <w:p w14:paraId="372F4F0F" w14:textId="35D799A8"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r w:rsidRPr="004A1C2C">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CF8C925"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FAAF9BC"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F4949FC" w14:textId="76AB2B59"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19A83592" w14:textId="0FA83E5E"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3F6EC8E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981879C" w14:textId="27DE937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w:t>
            </w:r>
          </w:p>
        </w:tc>
        <w:tc>
          <w:tcPr>
            <w:tcW w:w="1985" w:type="dxa"/>
            <w:tcBorders>
              <w:top w:val="single" w:sz="6" w:space="0" w:color="000000"/>
              <w:left w:val="single" w:sz="6" w:space="0" w:color="000000"/>
              <w:bottom w:val="single" w:sz="6" w:space="0" w:color="000000"/>
              <w:right w:val="single" w:sz="6" w:space="0" w:color="000000"/>
            </w:tcBorders>
            <w:vAlign w:val="center"/>
          </w:tcPr>
          <w:p w14:paraId="793C7370"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TLRNO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1F2594FD" w14:textId="6B84F750"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7FD166C7"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7F68430"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60DB54" w14:textId="7D3B5345"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61CAE2E1"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'E-LOAN'</w:t>
            </w:r>
          </w:p>
        </w:tc>
      </w:tr>
      <w:tr w:rsidR="005862C2" w:rsidRPr="008F20B5" w14:paraId="3474DD4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81D0BE0" w14:textId="0E1CF0FF"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3</w:t>
            </w:r>
          </w:p>
        </w:tc>
        <w:tc>
          <w:tcPr>
            <w:tcW w:w="1985" w:type="dxa"/>
            <w:tcBorders>
              <w:top w:val="single" w:sz="6" w:space="0" w:color="000000"/>
              <w:left w:val="single" w:sz="6" w:space="0" w:color="000000"/>
              <w:bottom w:val="single" w:sz="6" w:space="0" w:color="000000"/>
              <w:right w:val="single" w:sz="6" w:space="0" w:color="000000"/>
            </w:tcBorders>
            <w:vAlign w:val="center"/>
          </w:tcPr>
          <w:p w14:paraId="2D5D435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TXTNO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6DECB4C5" w14:textId="7142D131"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CDFDFCE" w14:textId="446D5791"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7D20F28"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399AD97" w14:textId="773A04AB"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tcPr>
          <w:p w14:paraId="59A545D5"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DE6B50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25927DD" w14:textId="31C5311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4</w:t>
            </w:r>
          </w:p>
        </w:tc>
        <w:tc>
          <w:tcPr>
            <w:tcW w:w="1985" w:type="dxa"/>
            <w:tcBorders>
              <w:top w:val="single" w:sz="6" w:space="0" w:color="000000"/>
              <w:left w:val="single" w:sz="6" w:space="0" w:color="000000"/>
              <w:bottom w:val="single" w:sz="6" w:space="0" w:color="000000"/>
              <w:right w:val="single" w:sz="6" w:space="0" w:color="000000"/>
            </w:tcBorders>
            <w:vAlign w:val="center"/>
          </w:tcPr>
          <w:p w14:paraId="315AF891"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color w:val="000000" w:themeColor="text1"/>
              </w:rPr>
              <w:t>ENTDY</w:t>
            </w:r>
          </w:p>
        </w:tc>
        <w:tc>
          <w:tcPr>
            <w:tcW w:w="2268" w:type="dxa"/>
            <w:tcBorders>
              <w:top w:val="single" w:sz="6" w:space="0" w:color="000000"/>
              <w:left w:val="single" w:sz="6" w:space="0" w:color="000000"/>
              <w:bottom w:val="single" w:sz="6" w:space="0" w:color="000000"/>
              <w:right w:val="single" w:sz="6" w:space="0" w:color="000000"/>
            </w:tcBorders>
            <w:vAlign w:val="center"/>
          </w:tcPr>
          <w:p w14:paraId="09FE9DC3"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7F6E61C" w14:textId="74F909E8"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2BFFE54"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5E6705A" w14:textId="209C2EE6"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470FEAB"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618E1A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D99E3AC" w14:textId="0C99B865"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5</w:t>
            </w:r>
          </w:p>
        </w:tc>
        <w:tc>
          <w:tcPr>
            <w:tcW w:w="1985" w:type="dxa"/>
            <w:tcBorders>
              <w:top w:val="single" w:sz="6" w:space="0" w:color="000000"/>
              <w:left w:val="single" w:sz="6" w:space="0" w:color="000000"/>
              <w:bottom w:val="single" w:sz="6" w:space="0" w:color="000000"/>
              <w:right w:val="single" w:sz="6" w:space="0" w:color="000000"/>
            </w:tcBorders>
          </w:tcPr>
          <w:p w14:paraId="33C00112" w14:textId="5B004BAE"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ORGKIN</w:t>
            </w:r>
          </w:p>
        </w:tc>
        <w:tc>
          <w:tcPr>
            <w:tcW w:w="2268" w:type="dxa"/>
            <w:tcBorders>
              <w:top w:val="single" w:sz="6" w:space="0" w:color="000000"/>
              <w:left w:val="single" w:sz="6" w:space="0" w:color="000000"/>
              <w:bottom w:val="single" w:sz="6" w:space="0" w:color="000000"/>
              <w:right w:val="single" w:sz="6" w:space="0" w:color="000000"/>
            </w:tcBorders>
            <w:vAlign w:val="center"/>
          </w:tcPr>
          <w:p w14:paraId="67F5E33B" w14:textId="32A0FAE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原交易序號－單</w:t>
            </w:r>
            <w:r w:rsidRPr="008F20B5">
              <w:rPr>
                <w:rFonts w:ascii="標楷體" w:eastAsia="標楷體" w:hAnsi="標楷體" w:hint="eastAsia"/>
                <w:color w:val="000000" w:themeColor="text1"/>
              </w:rPr>
              <w:t>位</w:t>
            </w:r>
            <w:r w:rsidRPr="008F20B5">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5F1B4A83" w14:textId="35A0BAE8"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222DF68"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5067C00" w14:textId="3A8CAF03"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4CFE1DE" w14:textId="190F6BCC"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119533A8"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C2A001B" w14:textId="2E82C7BC"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6</w:t>
            </w:r>
          </w:p>
        </w:tc>
        <w:tc>
          <w:tcPr>
            <w:tcW w:w="1985" w:type="dxa"/>
            <w:tcBorders>
              <w:top w:val="single" w:sz="6" w:space="0" w:color="000000"/>
              <w:left w:val="single" w:sz="6" w:space="0" w:color="000000"/>
              <w:bottom w:val="single" w:sz="6" w:space="0" w:color="000000"/>
              <w:right w:val="single" w:sz="6" w:space="0" w:color="000000"/>
            </w:tcBorders>
          </w:tcPr>
          <w:p w14:paraId="4252D3F7" w14:textId="3564448D"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ORGTLR</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A817E" w14:textId="1F6C78B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0866CC04" w14:textId="2590B28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72E2F82"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AAD7810" w14:textId="4EE1600A"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1BE3EA03" w14:textId="48D86FE7"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429DC75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F8867DF" w14:textId="465E960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7</w:t>
            </w:r>
          </w:p>
        </w:tc>
        <w:tc>
          <w:tcPr>
            <w:tcW w:w="1985" w:type="dxa"/>
            <w:tcBorders>
              <w:top w:val="single" w:sz="6" w:space="0" w:color="000000"/>
              <w:left w:val="single" w:sz="6" w:space="0" w:color="000000"/>
              <w:bottom w:val="single" w:sz="6" w:space="0" w:color="000000"/>
              <w:right w:val="single" w:sz="6" w:space="0" w:color="000000"/>
            </w:tcBorders>
          </w:tcPr>
          <w:p w14:paraId="5F05C175" w14:textId="62A6B61A"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7ADB919F" w14:textId="0469C125"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46E8516" w14:textId="55F5B33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D3FFE6C"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EF46E71" w14:textId="01E159D5"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723DA988" w14:textId="4225BE63"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FF0000"/>
              </w:rPr>
              <w:t>0</w:t>
            </w:r>
          </w:p>
        </w:tc>
      </w:tr>
      <w:tr w:rsidR="005862C2" w:rsidRPr="008F20B5" w14:paraId="10E8BF5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039FE98" w14:textId="10FDFF39"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8</w:t>
            </w:r>
          </w:p>
        </w:tc>
        <w:tc>
          <w:tcPr>
            <w:tcW w:w="1985" w:type="dxa"/>
            <w:tcBorders>
              <w:top w:val="single" w:sz="6" w:space="0" w:color="000000"/>
              <w:left w:val="single" w:sz="6" w:space="0" w:color="000000"/>
              <w:bottom w:val="single" w:sz="6" w:space="0" w:color="000000"/>
              <w:right w:val="single" w:sz="6" w:space="0" w:color="000000"/>
            </w:tcBorders>
            <w:vAlign w:val="center"/>
          </w:tcPr>
          <w:p w14:paraId="5BE8DF90" w14:textId="7B34DD95"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ORGDD</w:t>
            </w:r>
          </w:p>
        </w:tc>
        <w:tc>
          <w:tcPr>
            <w:tcW w:w="2268" w:type="dxa"/>
            <w:tcBorders>
              <w:top w:val="single" w:sz="6" w:space="0" w:color="000000"/>
              <w:left w:val="single" w:sz="6" w:space="0" w:color="000000"/>
              <w:bottom w:val="single" w:sz="6" w:space="0" w:color="000000"/>
              <w:right w:val="single" w:sz="6" w:space="0" w:color="000000"/>
            </w:tcBorders>
            <w:vAlign w:val="center"/>
          </w:tcPr>
          <w:p w14:paraId="0FD5890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原帳務日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DF7AD97" w14:textId="36259FF4" w:rsidR="005862C2" w:rsidRPr="004A1C2C"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411C6A"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1CB229D" w14:textId="5B1037F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18FBDA0C" w14:textId="4F60347A"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3F323D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C009923" w14:textId="3D960F8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1985" w:type="dxa"/>
            <w:tcBorders>
              <w:top w:val="single" w:sz="6" w:space="0" w:color="000000"/>
              <w:left w:val="single" w:sz="6" w:space="0" w:color="000000"/>
              <w:bottom w:val="single" w:sz="6" w:space="0" w:color="000000"/>
              <w:right w:val="single" w:sz="6" w:space="0" w:color="000000"/>
            </w:tcBorders>
            <w:vAlign w:val="center"/>
          </w:tcPr>
          <w:p w14:paraId="4DFFA03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TRMTYP</w:t>
            </w:r>
          </w:p>
        </w:tc>
        <w:tc>
          <w:tcPr>
            <w:tcW w:w="2268" w:type="dxa"/>
            <w:tcBorders>
              <w:top w:val="single" w:sz="6" w:space="0" w:color="000000"/>
              <w:left w:val="single" w:sz="6" w:space="0" w:color="000000"/>
              <w:bottom w:val="single" w:sz="6" w:space="0" w:color="000000"/>
              <w:right w:val="single" w:sz="6" w:space="0" w:color="000000"/>
            </w:tcBorders>
            <w:vAlign w:val="center"/>
          </w:tcPr>
          <w:p w14:paraId="62B2494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前置系統種類</w:t>
            </w:r>
          </w:p>
        </w:tc>
        <w:tc>
          <w:tcPr>
            <w:tcW w:w="992" w:type="dxa"/>
            <w:tcBorders>
              <w:top w:val="single" w:sz="6" w:space="0" w:color="000000"/>
              <w:left w:val="single" w:sz="6" w:space="0" w:color="000000"/>
              <w:bottom w:val="single" w:sz="6" w:space="0" w:color="000000"/>
              <w:right w:val="single" w:sz="6" w:space="0" w:color="000000"/>
            </w:tcBorders>
            <w:vAlign w:val="center"/>
          </w:tcPr>
          <w:p w14:paraId="6CB206D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28F1CF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4BCCB49" w14:textId="14EBBB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59CF6218"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w:t>
            </w:r>
          </w:p>
        </w:tc>
      </w:tr>
      <w:tr w:rsidR="005862C2" w:rsidRPr="008F20B5" w14:paraId="1939404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1B39367" w14:textId="40DE8124"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10</w:t>
            </w:r>
          </w:p>
        </w:tc>
        <w:tc>
          <w:tcPr>
            <w:tcW w:w="1985" w:type="dxa"/>
            <w:tcBorders>
              <w:top w:val="single" w:sz="6" w:space="0" w:color="000000"/>
              <w:left w:val="single" w:sz="6" w:space="0" w:color="000000"/>
              <w:bottom w:val="single" w:sz="6" w:space="0" w:color="000000"/>
              <w:right w:val="single" w:sz="6" w:space="0" w:color="000000"/>
            </w:tcBorders>
            <w:vAlign w:val="center"/>
          </w:tcPr>
          <w:p w14:paraId="012AA02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TXCD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B4EA174"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294BC3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F4AE4B2"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F04ECC2" w14:textId="375692C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5</w:t>
            </w:r>
          </w:p>
        </w:tc>
        <w:tc>
          <w:tcPr>
            <w:tcW w:w="3543" w:type="dxa"/>
            <w:tcBorders>
              <w:top w:val="single" w:sz="6" w:space="0" w:color="000000"/>
              <w:left w:val="single" w:sz="6" w:space="0" w:color="000000"/>
              <w:bottom w:val="single" w:sz="6" w:space="0" w:color="000000"/>
              <w:right w:val="single" w:sz="6" w:space="0" w:color="000000"/>
            </w:tcBorders>
            <w:vAlign w:val="center"/>
          </w:tcPr>
          <w:p w14:paraId="7466723B" w14:textId="20D233A7" w:rsidR="005862C2" w:rsidRPr="004A1C2C" w:rsidRDefault="005862C2" w:rsidP="004A1C2C">
            <w:pPr>
              <w:spacing w:line="140" w:lineRule="atLeast"/>
              <w:ind w:rightChars="46" w:right="110"/>
              <w:rPr>
                <w:rFonts w:ascii="標楷體" w:eastAsia="標楷體" w:hAnsi="標楷體"/>
                <w:color w:val="000000" w:themeColor="text1"/>
              </w:rPr>
            </w:pPr>
            <w:r w:rsidRPr="004A1C2C">
              <w:rPr>
                <w:rFonts w:ascii="標楷體" w:eastAsia="標楷體" w:hAnsi="標楷體"/>
                <w:color w:val="000000" w:themeColor="text1"/>
              </w:rPr>
              <w:t>'L7100'</w:t>
            </w:r>
            <w:r w:rsidRPr="004A1C2C">
              <w:rPr>
                <w:rFonts w:ascii="標楷體" w:eastAsia="標楷體" w:hAnsi="標楷體" w:hint="eastAsia"/>
                <w:color w:val="000000" w:themeColor="text1"/>
              </w:rPr>
              <w:t>：</w:t>
            </w:r>
            <w:r w:rsidRPr="004A1C2C">
              <w:rPr>
                <w:rFonts w:ascii="標楷體" w:eastAsia="標楷體" w:hAnsi="標楷體"/>
                <w:color w:val="000000" w:themeColor="text1"/>
              </w:rPr>
              <w:t>E-LOAN案件資料上送</w:t>
            </w:r>
          </w:p>
        </w:tc>
      </w:tr>
      <w:tr w:rsidR="005862C2" w:rsidRPr="008F20B5" w14:paraId="6362FDA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483BB3D" w14:textId="20EF53C6" w:rsidR="005862C2" w:rsidRPr="008F20B5" w:rsidRDefault="005862C2" w:rsidP="00363C89">
            <w:pPr>
              <w:spacing w:line="140" w:lineRule="atLeast"/>
              <w:jc w:val="center"/>
              <w:rPr>
                <w:rFonts w:ascii="標楷體" w:eastAsia="標楷體" w:hAnsi="標楷體"/>
              </w:rPr>
            </w:pPr>
            <w:r w:rsidRPr="008F20B5">
              <w:rPr>
                <w:rFonts w:ascii="標楷體" w:eastAsia="標楷體" w:hAnsi="標楷體"/>
              </w:rPr>
              <w:t>11</w:t>
            </w:r>
          </w:p>
        </w:tc>
        <w:tc>
          <w:tcPr>
            <w:tcW w:w="1985" w:type="dxa"/>
            <w:tcBorders>
              <w:top w:val="single" w:sz="6" w:space="0" w:color="000000"/>
              <w:left w:val="single" w:sz="6" w:space="0" w:color="000000"/>
              <w:bottom w:val="single" w:sz="6" w:space="0" w:color="000000"/>
              <w:right w:val="single" w:sz="6" w:space="0" w:color="000000"/>
            </w:tcBorders>
            <w:vAlign w:val="center"/>
          </w:tcPr>
          <w:p w14:paraId="5CB2F610" w14:textId="532E9EBB"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color w:val="000000" w:themeColor="text1"/>
              </w:rPr>
              <w:t>MRKEY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5896BB06" w14:textId="1F6C78D7"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rPr>
              <w:t>戶號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991AEA5" w14:textId="1A117401"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A33EA11"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4E5C522" w14:textId="47343DCE"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20</w:t>
            </w:r>
          </w:p>
        </w:tc>
        <w:tc>
          <w:tcPr>
            <w:tcW w:w="3543" w:type="dxa"/>
            <w:tcBorders>
              <w:top w:val="single" w:sz="6" w:space="0" w:color="000000"/>
              <w:left w:val="single" w:sz="6" w:space="0" w:color="000000"/>
              <w:bottom w:val="single" w:sz="6" w:space="0" w:color="000000"/>
              <w:right w:val="single" w:sz="6" w:space="0" w:color="000000"/>
            </w:tcBorders>
            <w:vAlign w:val="center"/>
          </w:tcPr>
          <w:p w14:paraId="0DC8975A" w14:textId="76B69321" w:rsidR="005862C2" w:rsidRPr="008F20B5" w:rsidRDefault="005862C2" w:rsidP="006F25D3">
            <w:pPr>
              <w:spacing w:line="140" w:lineRule="atLeast"/>
              <w:ind w:rightChars="46" w:right="110"/>
              <w:rPr>
                <w:rFonts w:ascii="標楷體" w:eastAsia="標楷體" w:hAnsi="標楷體"/>
                <w:color w:val="000000" w:themeColor="text1"/>
              </w:rPr>
            </w:pPr>
            <w:r w:rsidRPr="008F20B5">
              <w:rPr>
                <w:rFonts w:ascii="標楷體" w:eastAsia="標楷體" w:hAnsi="標楷體"/>
                <w:color w:val="000000" w:themeColor="text1"/>
              </w:rPr>
              <w:t>TXCD='L7100'放空白</w:t>
            </w:r>
          </w:p>
        </w:tc>
      </w:tr>
      <w:tr w:rsidR="005862C2" w:rsidRPr="008F20B5" w14:paraId="7774A8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0EF1E9C" w14:textId="55373F44" w:rsidR="005862C2" w:rsidRPr="008F20B5" w:rsidRDefault="005862C2" w:rsidP="004A1C2C">
            <w:pPr>
              <w:spacing w:line="140" w:lineRule="atLeast"/>
              <w:jc w:val="center"/>
              <w:rPr>
                <w:rFonts w:ascii="標楷體" w:eastAsia="標楷體" w:hAnsi="標楷體"/>
              </w:rPr>
            </w:pPr>
            <w:r w:rsidRPr="004A1C2C">
              <w:rPr>
                <w:rFonts w:ascii="標楷體" w:eastAsia="標楷體" w:hAnsi="標楷體"/>
              </w:rPr>
              <w:t>12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762202" w14:textId="4382EB4B" w:rsidR="005862C2" w:rsidRPr="008F20B5" w:rsidRDefault="005862C2">
            <w:pPr>
              <w:spacing w:line="140" w:lineRule="atLeast"/>
              <w:rPr>
                <w:rFonts w:ascii="標楷體" w:eastAsia="標楷體" w:hAnsi="標楷體"/>
              </w:rPr>
            </w:pPr>
            <w:r w:rsidRPr="004A1C2C">
              <w:rPr>
                <w:rFonts w:ascii="標楷體" w:eastAsia="標楷體" w:hAnsi="標楷體"/>
              </w:rPr>
              <w:t>CIFKEY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2F0390AD" w14:textId="77777777" w:rsidR="005862C2" w:rsidRPr="008F20B5" w:rsidRDefault="005862C2">
            <w:pPr>
              <w:spacing w:line="140" w:lineRule="atLeast"/>
              <w:rPr>
                <w:rFonts w:ascii="標楷體" w:eastAsia="標楷體" w:hAnsi="標楷體"/>
              </w:rPr>
            </w:pPr>
            <w:r w:rsidRPr="008F20B5">
              <w:rPr>
                <w:rFonts w:ascii="標楷體" w:eastAsia="標楷體" w:hAnsi="標楷體" w:hint="eastAsia"/>
              </w:rPr>
              <w:t>統一編號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6D2108B" w14:textId="77777777"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tcPr>
          <w:p w14:paraId="560ECA76" w14:textId="77777777" w:rsidR="005862C2" w:rsidRPr="008F20B5" w:rsidRDefault="005862C2" w:rsidP="00EE2BAC">
            <w:pPr>
              <w:spacing w:line="140" w:lineRule="atLeast"/>
              <w:jc w:val="center"/>
              <w:rPr>
                <w:rFonts w:ascii="標楷體" w:eastAsia="標楷體" w:hAnsi="標楷體"/>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3D17A37" w14:textId="74A76D08"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1</w:t>
            </w:r>
            <w:r w:rsidRPr="004A1C2C">
              <w:rPr>
                <w:rFonts w:ascii="標楷體" w:eastAsia="標楷體" w:hAnsi="標楷體"/>
              </w:rPr>
              <w:t>0</w:t>
            </w:r>
          </w:p>
        </w:tc>
        <w:tc>
          <w:tcPr>
            <w:tcW w:w="3543" w:type="dxa"/>
            <w:tcBorders>
              <w:top w:val="single" w:sz="6" w:space="0" w:color="000000"/>
              <w:left w:val="single" w:sz="6" w:space="0" w:color="000000"/>
              <w:bottom w:val="single" w:sz="6" w:space="0" w:color="000000"/>
              <w:right w:val="single" w:sz="6" w:space="0" w:color="000000"/>
            </w:tcBorders>
          </w:tcPr>
          <w:p w14:paraId="6E9F7C69" w14:textId="20C53A4A" w:rsidR="005862C2" w:rsidRPr="008F20B5" w:rsidRDefault="005862C2" w:rsidP="004A1C2C">
            <w:pPr>
              <w:spacing w:line="140" w:lineRule="atLeast"/>
              <w:rPr>
                <w:rFonts w:ascii="標楷體" w:eastAsia="標楷體" w:hAnsi="標楷體"/>
              </w:rPr>
            </w:pPr>
            <w:r w:rsidRPr="004A1C2C">
              <w:rPr>
                <w:rFonts w:ascii="標楷體" w:eastAsia="標楷體" w:hAnsi="標楷體"/>
              </w:rPr>
              <w:t>TXCD='L7100'</w:t>
            </w:r>
            <w:r w:rsidRPr="004A1C2C">
              <w:rPr>
                <w:rFonts w:ascii="標楷體" w:eastAsia="標楷體" w:hAnsi="標楷體" w:hint="eastAsia"/>
              </w:rPr>
              <w:t>放統一編號</w:t>
            </w:r>
          </w:p>
        </w:tc>
      </w:tr>
      <w:tr w:rsidR="005862C2" w:rsidRPr="008F20B5" w14:paraId="49E4992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4BEA01" w14:textId="0849832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13</w:t>
            </w:r>
          </w:p>
        </w:tc>
        <w:tc>
          <w:tcPr>
            <w:tcW w:w="1985" w:type="dxa"/>
            <w:tcBorders>
              <w:top w:val="single" w:sz="6" w:space="0" w:color="000000"/>
              <w:left w:val="single" w:sz="6" w:space="0" w:color="000000"/>
              <w:bottom w:val="single" w:sz="6" w:space="0" w:color="000000"/>
              <w:right w:val="single" w:sz="6" w:space="0" w:color="000000"/>
            </w:tcBorders>
            <w:vAlign w:val="center"/>
          </w:tcPr>
          <w:p w14:paraId="625CDD56" w14:textId="6F08A428"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CIFERR</w:t>
            </w:r>
          </w:p>
        </w:tc>
        <w:tc>
          <w:tcPr>
            <w:tcW w:w="2268" w:type="dxa"/>
            <w:tcBorders>
              <w:top w:val="single" w:sz="6" w:space="0" w:color="000000"/>
              <w:left w:val="single" w:sz="6" w:space="0" w:color="000000"/>
              <w:bottom w:val="single" w:sz="6" w:space="0" w:color="000000"/>
              <w:right w:val="single" w:sz="6" w:space="0" w:color="000000"/>
            </w:tcBorders>
            <w:vAlign w:val="center"/>
          </w:tcPr>
          <w:p w14:paraId="1FA41631" w14:textId="18E6B3CE"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統一編號錯誤註記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74F4297E" w14:textId="6F04CFAA"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EFD4123"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5E8C2DB" w14:textId="1079E2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tcPr>
          <w:p w14:paraId="5D881D9B" w14:textId="77777777" w:rsidR="005862C2" w:rsidRPr="004A1C2C" w:rsidRDefault="005862C2" w:rsidP="00EE2BAC">
            <w:pPr>
              <w:spacing w:line="140" w:lineRule="atLeast"/>
              <w:ind w:rightChars="46" w:right="110"/>
              <w:rPr>
                <w:rFonts w:ascii="標楷體" w:eastAsia="標楷體" w:hAnsi="標楷體"/>
                <w:color w:val="000000" w:themeColor="text1"/>
              </w:rPr>
            </w:pPr>
          </w:p>
        </w:tc>
      </w:tr>
      <w:tr w:rsidR="005862C2" w:rsidRPr="008F20B5" w14:paraId="4CFEB8D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162C7B0" w14:textId="4959FD0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14</w:t>
            </w:r>
          </w:p>
        </w:tc>
        <w:tc>
          <w:tcPr>
            <w:tcW w:w="1985" w:type="dxa"/>
            <w:tcBorders>
              <w:top w:val="single" w:sz="6" w:space="0" w:color="000000"/>
              <w:left w:val="single" w:sz="6" w:space="0" w:color="000000"/>
              <w:bottom w:val="single" w:sz="6" w:space="0" w:color="000000"/>
              <w:right w:val="single" w:sz="6" w:space="0" w:color="000000"/>
            </w:tcBorders>
            <w:vAlign w:val="center"/>
          </w:tcPr>
          <w:p w14:paraId="559392B6"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HCODE</w:t>
            </w:r>
          </w:p>
        </w:tc>
        <w:tc>
          <w:tcPr>
            <w:tcW w:w="2268" w:type="dxa"/>
            <w:tcBorders>
              <w:top w:val="single" w:sz="6" w:space="0" w:color="000000"/>
              <w:left w:val="single" w:sz="6" w:space="0" w:color="000000"/>
              <w:bottom w:val="single" w:sz="6" w:space="0" w:color="000000"/>
              <w:right w:val="single" w:sz="6" w:space="0" w:color="000000"/>
            </w:tcBorders>
            <w:vAlign w:val="center"/>
          </w:tcPr>
          <w:p w14:paraId="19703FE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訂正記號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0250A7C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98203A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B419133" w14:textId="44B89D9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D6C40CC"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4EC741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305C4B4" w14:textId="1C4CCEB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15</w:t>
            </w:r>
          </w:p>
        </w:tc>
        <w:tc>
          <w:tcPr>
            <w:tcW w:w="1985" w:type="dxa"/>
            <w:tcBorders>
              <w:top w:val="single" w:sz="6" w:space="0" w:color="000000"/>
              <w:left w:val="single" w:sz="6" w:space="0" w:color="000000"/>
              <w:bottom w:val="single" w:sz="6" w:space="0" w:color="000000"/>
              <w:right w:val="single" w:sz="6" w:space="0" w:color="000000"/>
            </w:tcBorders>
            <w:vAlign w:val="center"/>
          </w:tcPr>
          <w:p w14:paraId="6F581ADC"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CRDB</w:t>
            </w:r>
          </w:p>
        </w:tc>
        <w:tc>
          <w:tcPr>
            <w:tcW w:w="2268" w:type="dxa"/>
            <w:tcBorders>
              <w:top w:val="single" w:sz="6" w:space="0" w:color="000000"/>
              <w:left w:val="single" w:sz="6" w:space="0" w:color="000000"/>
              <w:bottom w:val="single" w:sz="6" w:space="0" w:color="000000"/>
              <w:right w:val="single" w:sz="6" w:space="0" w:color="000000"/>
            </w:tcBorders>
            <w:vAlign w:val="center"/>
          </w:tcPr>
          <w:p w14:paraId="220B5239"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借貸別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75E288E"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8457691"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2468CE0" w14:textId="0BD2925B"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7975D8B"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F8775C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2F5579" w14:textId="49A2D57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16</w:t>
            </w:r>
          </w:p>
        </w:tc>
        <w:tc>
          <w:tcPr>
            <w:tcW w:w="1985" w:type="dxa"/>
            <w:tcBorders>
              <w:top w:val="single" w:sz="6" w:space="0" w:color="000000"/>
              <w:left w:val="single" w:sz="6" w:space="0" w:color="000000"/>
              <w:bottom w:val="single" w:sz="6" w:space="0" w:color="000000"/>
              <w:right w:val="single" w:sz="6" w:space="0" w:color="000000"/>
            </w:tcBorders>
            <w:vAlign w:val="center"/>
          </w:tcPr>
          <w:p w14:paraId="08EEF41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HSUPCD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217478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中心</w:t>
            </w:r>
            <w:r w:rsidRPr="004A1C2C">
              <w:rPr>
                <w:rFonts w:ascii="標楷體" w:eastAsia="標楷體" w:hAnsi="標楷體"/>
                <w:color w:val="000000" w:themeColor="text1"/>
              </w:rPr>
              <w:t>AP要求端末主管授權記號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6221290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4A7194D"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D305AA5" w14:textId="0BE2536C"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3124901"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7F3057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8D6DCD0" w14:textId="33585F0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17</w:t>
            </w:r>
          </w:p>
        </w:tc>
        <w:tc>
          <w:tcPr>
            <w:tcW w:w="1985" w:type="dxa"/>
            <w:tcBorders>
              <w:top w:val="single" w:sz="6" w:space="0" w:color="000000"/>
              <w:left w:val="single" w:sz="6" w:space="0" w:color="000000"/>
              <w:bottom w:val="single" w:sz="6" w:space="0" w:color="000000"/>
              <w:right w:val="single" w:sz="6" w:space="0" w:color="000000"/>
            </w:tcBorders>
            <w:vAlign w:val="center"/>
          </w:tcPr>
          <w:p w14:paraId="65E216F0" w14:textId="6F0F96F1"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CURCD</w:t>
            </w:r>
          </w:p>
        </w:tc>
        <w:tc>
          <w:tcPr>
            <w:tcW w:w="2268" w:type="dxa"/>
            <w:tcBorders>
              <w:top w:val="single" w:sz="6" w:space="0" w:color="000000"/>
              <w:left w:val="single" w:sz="6" w:space="0" w:color="000000"/>
              <w:bottom w:val="single" w:sz="6" w:space="0" w:color="000000"/>
              <w:right w:val="single" w:sz="6" w:space="0" w:color="000000"/>
            </w:tcBorders>
            <w:vAlign w:val="center"/>
          </w:tcPr>
          <w:p w14:paraId="2D96ED4D" w14:textId="6750F7C9" w:rsidR="005862C2" w:rsidRPr="008F20B5"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幣別代碼</w:t>
            </w:r>
          </w:p>
        </w:tc>
        <w:tc>
          <w:tcPr>
            <w:tcW w:w="992" w:type="dxa"/>
            <w:tcBorders>
              <w:top w:val="single" w:sz="6" w:space="0" w:color="000000"/>
              <w:left w:val="single" w:sz="6" w:space="0" w:color="000000"/>
              <w:bottom w:val="single" w:sz="6" w:space="0" w:color="000000"/>
              <w:right w:val="single" w:sz="6" w:space="0" w:color="000000"/>
            </w:tcBorders>
            <w:vAlign w:val="center"/>
          </w:tcPr>
          <w:p w14:paraId="121A5CF8" w14:textId="5938FF70"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5269408"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6D6033" w14:textId="198241E4"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71050A8" w14:textId="1E4EE71E" w:rsidR="005862C2" w:rsidRPr="00614F5B" w:rsidRDefault="005862C2" w:rsidP="00363C89">
            <w:pPr>
              <w:spacing w:line="140" w:lineRule="atLeast"/>
              <w:ind w:rightChars="449" w:right="1078"/>
              <w:rPr>
                <w:rFonts w:ascii="標楷體" w:eastAsia="標楷體" w:hAnsi="標楷體"/>
                <w:color w:val="000000" w:themeColor="text1"/>
                <w:highlight w:val="yellow"/>
              </w:rPr>
            </w:pPr>
            <w:r w:rsidRPr="00614F5B">
              <w:rPr>
                <w:rFonts w:ascii="標楷體" w:eastAsia="標楷體" w:hAnsi="標楷體"/>
                <w:color w:val="000000" w:themeColor="text1"/>
                <w:highlight w:val="yellow"/>
              </w:rPr>
              <w:t>0</w:t>
            </w:r>
          </w:p>
        </w:tc>
      </w:tr>
      <w:tr w:rsidR="005862C2" w:rsidRPr="008F20B5" w14:paraId="098C008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BDC834" w14:textId="06E301C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18</w:t>
            </w:r>
          </w:p>
        </w:tc>
        <w:tc>
          <w:tcPr>
            <w:tcW w:w="1985" w:type="dxa"/>
            <w:tcBorders>
              <w:top w:val="single" w:sz="6" w:space="0" w:color="000000"/>
              <w:left w:val="single" w:sz="6" w:space="0" w:color="000000"/>
              <w:bottom w:val="single" w:sz="6" w:space="0" w:color="000000"/>
              <w:right w:val="single" w:sz="6" w:space="0" w:color="000000"/>
            </w:tcBorders>
            <w:vAlign w:val="center"/>
          </w:tcPr>
          <w:p w14:paraId="0DB6513B" w14:textId="4DC906B0"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CURNM</w:t>
            </w:r>
          </w:p>
        </w:tc>
        <w:tc>
          <w:tcPr>
            <w:tcW w:w="2268" w:type="dxa"/>
            <w:tcBorders>
              <w:top w:val="single" w:sz="6" w:space="0" w:color="000000"/>
              <w:left w:val="single" w:sz="6" w:space="0" w:color="000000"/>
              <w:bottom w:val="single" w:sz="6" w:space="0" w:color="000000"/>
              <w:right w:val="single" w:sz="6" w:space="0" w:color="000000"/>
            </w:tcBorders>
            <w:vAlign w:val="center"/>
          </w:tcPr>
          <w:p w14:paraId="2656EBD9"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w:t>
            </w:r>
          </w:p>
        </w:tc>
        <w:tc>
          <w:tcPr>
            <w:tcW w:w="992" w:type="dxa"/>
            <w:tcBorders>
              <w:top w:val="single" w:sz="6" w:space="0" w:color="000000"/>
              <w:left w:val="single" w:sz="6" w:space="0" w:color="000000"/>
              <w:bottom w:val="single" w:sz="6" w:space="0" w:color="000000"/>
              <w:right w:val="single" w:sz="6" w:space="0" w:color="000000"/>
            </w:tcBorders>
            <w:vAlign w:val="center"/>
          </w:tcPr>
          <w:p w14:paraId="6FA2AC23" w14:textId="34127963"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60A730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EB29F6B" w14:textId="2409C65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3</w:t>
            </w:r>
          </w:p>
        </w:tc>
        <w:tc>
          <w:tcPr>
            <w:tcW w:w="3543" w:type="dxa"/>
            <w:tcBorders>
              <w:top w:val="single" w:sz="6" w:space="0" w:color="000000"/>
              <w:left w:val="single" w:sz="6" w:space="0" w:color="000000"/>
              <w:bottom w:val="single" w:sz="6" w:space="0" w:color="000000"/>
              <w:right w:val="single" w:sz="6" w:space="0" w:color="000000"/>
            </w:tcBorders>
            <w:vAlign w:val="center"/>
          </w:tcPr>
          <w:p w14:paraId="359AAA82"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'TWD'</w:t>
            </w:r>
          </w:p>
        </w:tc>
      </w:tr>
      <w:tr w:rsidR="005862C2" w:rsidRPr="008F20B5" w14:paraId="5D9E0A7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AFC7FC6" w14:textId="5A02276D"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19</w:t>
            </w:r>
          </w:p>
        </w:tc>
        <w:tc>
          <w:tcPr>
            <w:tcW w:w="1985" w:type="dxa"/>
            <w:tcBorders>
              <w:top w:val="single" w:sz="6" w:space="0" w:color="000000"/>
              <w:left w:val="single" w:sz="6" w:space="0" w:color="000000"/>
              <w:bottom w:val="single" w:sz="6" w:space="0" w:color="000000"/>
              <w:right w:val="single" w:sz="6" w:space="0" w:color="000000"/>
            </w:tcBorders>
            <w:vAlign w:val="center"/>
          </w:tcPr>
          <w:p w14:paraId="23BEB52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TXAMT</w:t>
            </w:r>
          </w:p>
        </w:tc>
        <w:tc>
          <w:tcPr>
            <w:tcW w:w="2268" w:type="dxa"/>
            <w:tcBorders>
              <w:top w:val="single" w:sz="6" w:space="0" w:color="000000"/>
              <w:left w:val="single" w:sz="6" w:space="0" w:color="000000"/>
              <w:bottom w:val="single" w:sz="6" w:space="0" w:color="000000"/>
              <w:right w:val="single" w:sz="6" w:space="0" w:color="000000"/>
            </w:tcBorders>
            <w:vAlign w:val="center"/>
          </w:tcPr>
          <w:p w14:paraId="6637A9E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交易金額</w:t>
            </w:r>
          </w:p>
        </w:tc>
        <w:tc>
          <w:tcPr>
            <w:tcW w:w="992" w:type="dxa"/>
            <w:tcBorders>
              <w:top w:val="single" w:sz="6" w:space="0" w:color="000000"/>
              <w:left w:val="single" w:sz="6" w:space="0" w:color="000000"/>
              <w:bottom w:val="single" w:sz="6" w:space="0" w:color="000000"/>
              <w:right w:val="single" w:sz="6" w:space="0" w:color="000000"/>
            </w:tcBorders>
            <w:vAlign w:val="center"/>
          </w:tcPr>
          <w:p w14:paraId="007DC08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C70FB25"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34F20E7" w14:textId="79EBF709"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12.2</w:t>
            </w:r>
          </w:p>
        </w:tc>
        <w:tc>
          <w:tcPr>
            <w:tcW w:w="3543" w:type="dxa"/>
            <w:tcBorders>
              <w:top w:val="single" w:sz="6" w:space="0" w:color="000000"/>
              <w:left w:val="single" w:sz="6" w:space="0" w:color="000000"/>
              <w:bottom w:val="single" w:sz="6" w:space="0" w:color="000000"/>
              <w:right w:val="single" w:sz="6" w:space="0" w:color="000000"/>
            </w:tcBorders>
            <w:vAlign w:val="center"/>
          </w:tcPr>
          <w:p w14:paraId="3DAE2A6A" w14:textId="2521CCE1" w:rsidR="005862C2" w:rsidRPr="004A1C2C" w:rsidRDefault="005862C2" w:rsidP="00363C89">
            <w:pPr>
              <w:spacing w:line="140" w:lineRule="atLeast"/>
              <w:ind w:rightChars="225" w:right="540"/>
              <w:rPr>
                <w:rFonts w:ascii="標楷體" w:eastAsia="標楷體" w:hAnsi="標楷體"/>
                <w:color w:val="000000" w:themeColor="text1"/>
              </w:rPr>
            </w:pPr>
            <w:r w:rsidRPr="004A1C2C">
              <w:rPr>
                <w:rFonts w:ascii="標楷體" w:eastAsia="標楷體" w:hAnsi="標楷體"/>
                <w:color w:val="000000" w:themeColor="text1"/>
              </w:rPr>
              <w:t>'000000000000.00'</w:t>
            </w:r>
          </w:p>
        </w:tc>
      </w:tr>
      <w:tr w:rsidR="005862C2" w:rsidRPr="008F20B5" w14:paraId="2515592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05190E" w14:textId="1CBD974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20</w:t>
            </w:r>
          </w:p>
        </w:tc>
        <w:tc>
          <w:tcPr>
            <w:tcW w:w="1985" w:type="dxa"/>
            <w:tcBorders>
              <w:top w:val="single" w:sz="6" w:space="0" w:color="000000"/>
              <w:left w:val="single" w:sz="6" w:space="0" w:color="000000"/>
              <w:bottom w:val="single" w:sz="6" w:space="0" w:color="000000"/>
              <w:right w:val="single" w:sz="6" w:space="0" w:color="000000"/>
            </w:tcBorders>
            <w:vAlign w:val="center"/>
          </w:tcPr>
          <w:p w14:paraId="459EF80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EMPNOT</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E7C2F"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10F0E2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0D05C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99E2051" w14:textId="455FA36A"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224AA7D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r>
      <w:tr w:rsidR="005862C2" w:rsidRPr="008F20B5" w14:paraId="35C0E77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F098DD9" w14:textId="30603EF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21</w:t>
            </w:r>
          </w:p>
        </w:tc>
        <w:tc>
          <w:tcPr>
            <w:tcW w:w="1985" w:type="dxa"/>
            <w:tcBorders>
              <w:top w:val="single" w:sz="6" w:space="0" w:color="000000"/>
              <w:left w:val="single" w:sz="6" w:space="0" w:color="000000"/>
              <w:bottom w:val="single" w:sz="6" w:space="0" w:color="000000"/>
              <w:right w:val="single" w:sz="6" w:space="0" w:color="000000"/>
            </w:tcBorders>
            <w:vAlign w:val="center"/>
          </w:tcPr>
          <w:p w14:paraId="6C939A84"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EMPNOS</w:t>
            </w:r>
          </w:p>
        </w:tc>
        <w:tc>
          <w:tcPr>
            <w:tcW w:w="2268" w:type="dxa"/>
            <w:tcBorders>
              <w:top w:val="single" w:sz="6" w:space="0" w:color="000000"/>
              <w:left w:val="single" w:sz="6" w:space="0" w:color="000000"/>
              <w:bottom w:val="single" w:sz="6" w:space="0" w:color="000000"/>
              <w:right w:val="single" w:sz="6" w:space="0" w:color="000000"/>
            </w:tcBorders>
            <w:vAlign w:val="center"/>
          </w:tcPr>
          <w:p w14:paraId="759BAE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07856C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7CB913DB"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3A579BD" w14:textId="6BA38F30"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0E3C2E17"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r>
      <w:tr w:rsidR="005862C2" w:rsidRPr="008F20B5" w14:paraId="409983D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47BD801" w14:textId="775CD6A8"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22</w:t>
            </w:r>
          </w:p>
        </w:tc>
        <w:tc>
          <w:tcPr>
            <w:tcW w:w="1985" w:type="dxa"/>
            <w:tcBorders>
              <w:top w:val="single" w:sz="6" w:space="0" w:color="000000"/>
              <w:left w:val="single" w:sz="6" w:space="0" w:color="000000"/>
              <w:bottom w:val="single" w:sz="6" w:space="0" w:color="000000"/>
              <w:right w:val="single" w:sz="6" w:space="0" w:color="000000"/>
            </w:tcBorders>
            <w:vAlign w:val="center"/>
          </w:tcPr>
          <w:p w14:paraId="5E1A852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CALDY</w:t>
            </w:r>
          </w:p>
        </w:tc>
        <w:tc>
          <w:tcPr>
            <w:tcW w:w="2268" w:type="dxa"/>
            <w:tcBorders>
              <w:top w:val="single" w:sz="6" w:space="0" w:color="000000"/>
              <w:left w:val="single" w:sz="6" w:space="0" w:color="000000"/>
              <w:bottom w:val="single" w:sz="6" w:space="0" w:color="000000"/>
              <w:right w:val="single" w:sz="6" w:space="0" w:color="000000"/>
            </w:tcBorders>
            <w:vAlign w:val="center"/>
          </w:tcPr>
          <w:p w14:paraId="3A737E31" w14:textId="20619859"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交易日期</w:t>
            </w:r>
            <w:r w:rsidRPr="004A1C2C">
              <w:rPr>
                <w:rFonts w:ascii="標楷體" w:eastAsia="標楷體" w:hAnsi="標楷體"/>
                <w:color w:val="000000" w:themeColor="text1"/>
              </w:rPr>
              <w:t>(日曆日)</w:t>
            </w:r>
          </w:p>
        </w:tc>
        <w:tc>
          <w:tcPr>
            <w:tcW w:w="992" w:type="dxa"/>
            <w:tcBorders>
              <w:top w:val="single" w:sz="6" w:space="0" w:color="000000"/>
              <w:left w:val="single" w:sz="6" w:space="0" w:color="000000"/>
              <w:bottom w:val="single" w:sz="6" w:space="0" w:color="000000"/>
              <w:right w:val="single" w:sz="6" w:space="0" w:color="000000"/>
            </w:tcBorders>
            <w:vAlign w:val="center"/>
          </w:tcPr>
          <w:p w14:paraId="7BBCE0C9"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1BC4A2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0867B2" w14:textId="633BA1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57EE811" w14:textId="1802265D" w:rsidR="005862C2" w:rsidRPr="004A1C2C" w:rsidRDefault="005862C2" w:rsidP="00363C89">
            <w:pPr>
              <w:spacing w:line="140" w:lineRule="atLeast"/>
              <w:ind w:rightChars="449" w:right="1078"/>
              <w:rPr>
                <w:rFonts w:ascii="標楷體" w:eastAsia="標楷體" w:hAnsi="標楷體"/>
                <w:color w:val="000000" w:themeColor="text1"/>
              </w:rPr>
            </w:pPr>
            <w:proofErr w:type="spellStart"/>
            <w:r w:rsidRPr="004A1C2C">
              <w:rPr>
                <w:rFonts w:ascii="標楷體" w:eastAsia="標楷體" w:hAnsi="標楷體"/>
                <w:color w:val="000000" w:themeColor="text1"/>
              </w:rPr>
              <w:t>Yyyymmdd</w:t>
            </w:r>
            <w:proofErr w:type="spellEnd"/>
            <w:r>
              <w:rPr>
                <w:rFonts w:ascii="標楷體" w:eastAsia="標楷體" w:hAnsi="標楷體" w:hint="eastAsia"/>
                <w:color w:val="000000" w:themeColor="text1"/>
              </w:rPr>
              <w:t>(西元)</w:t>
            </w:r>
          </w:p>
        </w:tc>
      </w:tr>
      <w:tr w:rsidR="005862C2" w:rsidRPr="008F20B5" w14:paraId="25C5640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C6349EF" w14:textId="3FA3E31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23</w:t>
            </w:r>
          </w:p>
        </w:tc>
        <w:tc>
          <w:tcPr>
            <w:tcW w:w="1985" w:type="dxa"/>
            <w:tcBorders>
              <w:top w:val="single" w:sz="6" w:space="0" w:color="000000"/>
              <w:left w:val="single" w:sz="6" w:space="0" w:color="000000"/>
              <w:bottom w:val="single" w:sz="6" w:space="0" w:color="000000"/>
              <w:right w:val="single" w:sz="6" w:space="0" w:color="000000"/>
            </w:tcBorders>
            <w:vAlign w:val="center"/>
          </w:tcPr>
          <w:p w14:paraId="6818419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CALTM</w:t>
            </w:r>
          </w:p>
        </w:tc>
        <w:tc>
          <w:tcPr>
            <w:tcW w:w="2268" w:type="dxa"/>
            <w:tcBorders>
              <w:top w:val="single" w:sz="6" w:space="0" w:color="000000"/>
              <w:left w:val="single" w:sz="6" w:space="0" w:color="000000"/>
              <w:bottom w:val="single" w:sz="6" w:space="0" w:color="000000"/>
              <w:right w:val="single" w:sz="6" w:space="0" w:color="000000"/>
            </w:tcBorders>
            <w:vAlign w:val="center"/>
          </w:tcPr>
          <w:p w14:paraId="05985F8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交易時間</w:t>
            </w:r>
          </w:p>
        </w:tc>
        <w:tc>
          <w:tcPr>
            <w:tcW w:w="992" w:type="dxa"/>
            <w:tcBorders>
              <w:top w:val="single" w:sz="6" w:space="0" w:color="000000"/>
              <w:left w:val="single" w:sz="6" w:space="0" w:color="000000"/>
              <w:bottom w:val="single" w:sz="6" w:space="0" w:color="000000"/>
              <w:right w:val="single" w:sz="6" w:space="0" w:color="000000"/>
            </w:tcBorders>
            <w:vAlign w:val="center"/>
          </w:tcPr>
          <w:p w14:paraId="41955738"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5877BB41"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93FDA62" w14:textId="2F75E24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41A9AFAD" w14:textId="77777777" w:rsidR="005862C2" w:rsidRPr="004A1C2C" w:rsidRDefault="005862C2" w:rsidP="00363C89">
            <w:pPr>
              <w:spacing w:line="140" w:lineRule="atLeast"/>
              <w:ind w:rightChars="449" w:right="1078"/>
              <w:rPr>
                <w:rFonts w:ascii="標楷體" w:eastAsia="標楷體" w:hAnsi="標楷體"/>
                <w:color w:val="000000" w:themeColor="text1"/>
              </w:rPr>
            </w:pPr>
            <w:proofErr w:type="spellStart"/>
            <w:r w:rsidRPr="004A1C2C">
              <w:rPr>
                <w:rFonts w:ascii="標楷體" w:eastAsia="標楷體" w:hAnsi="標楷體"/>
                <w:color w:val="000000" w:themeColor="text1"/>
              </w:rPr>
              <w:t>hhmmssss</w:t>
            </w:r>
            <w:proofErr w:type="spellEnd"/>
          </w:p>
        </w:tc>
      </w:tr>
      <w:tr w:rsidR="005862C2" w:rsidRPr="008F20B5" w14:paraId="5EDF707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09B34C4" w14:textId="0D4ADC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24</w:t>
            </w:r>
          </w:p>
        </w:tc>
        <w:tc>
          <w:tcPr>
            <w:tcW w:w="1985" w:type="dxa"/>
            <w:tcBorders>
              <w:top w:val="single" w:sz="6" w:space="0" w:color="000000"/>
              <w:left w:val="single" w:sz="6" w:space="0" w:color="000000"/>
              <w:bottom w:val="single" w:sz="6" w:space="0" w:color="000000"/>
              <w:right w:val="single" w:sz="6" w:space="0" w:color="000000"/>
            </w:tcBorders>
            <w:vAlign w:val="center"/>
          </w:tcPr>
          <w:p w14:paraId="7D43FCF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MTTPSEQ</w:t>
            </w:r>
          </w:p>
        </w:tc>
        <w:tc>
          <w:tcPr>
            <w:tcW w:w="2268" w:type="dxa"/>
            <w:tcBorders>
              <w:top w:val="single" w:sz="6" w:space="0" w:color="000000"/>
              <w:left w:val="single" w:sz="6" w:space="0" w:color="000000"/>
              <w:bottom w:val="single" w:sz="6" w:space="0" w:color="000000"/>
              <w:right w:val="single" w:sz="6" w:space="0" w:color="000000"/>
            </w:tcBorders>
            <w:vAlign w:val="center"/>
          </w:tcPr>
          <w:p w14:paraId="344CB80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連動次數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7E3C7074"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EB68BD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FB30DC5" w14:textId="0457933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432433AE"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6D3009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CE9EE9A" w14:textId="0C0234A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lastRenderedPageBreak/>
              <w:t>25</w:t>
            </w:r>
          </w:p>
        </w:tc>
        <w:tc>
          <w:tcPr>
            <w:tcW w:w="1985" w:type="dxa"/>
            <w:tcBorders>
              <w:top w:val="single" w:sz="6" w:space="0" w:color="000000"/>
              <w:left w:val="single" w:sz="6" w:space="0" w:color="000000"/>
              <w:bottom w:val="single" w:sz="6" w:space="0" w:color="000000"/>
              <w:right w:val="single" w:sz="6" w:space="0" w:color="000000"/>
            </w:tcBorders>
            <w:vAlign w:val="center"/>
          </w:tcPr>
          <w:p w14:paraId="7573695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TOTAFG</w:t>
            </w:r>
          </w:p>
        </w:tc>
        <w:tc>
          <w:tcPr>
            <w:tcW w:w="2268" w:type="dxa"/>
            <w:tcBorders>
              <w:top w:val="single" w:sz="6" w:space="0" w:color="000000"/>
              <w:left w:val="single" w:sz="6" w:space="0" w:color="000000"/>
              <w:bottom w:val="single" w:sz="6" w:space="0" w:color="000000"/>
              <w:right w:val="single" w:sz="6" w:space="0" w:color="000000"/>
            </w:tcBorders>
            <w:vAlign w:val="center"/>
          </w:tcPr>
          <w:p w14:paraId="679C9E1F"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下送電文處理方式</w:t>
            </w:r>
          </w:p>
          <w:p w14:paraId="7E6AE69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0：多筆(不串接)</w:t>
            </w:r>
          </w:p>
          <w:p w14:paraId="661D6587"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1：多筆(串接)</w:t>
            </w:r>
          </w:p>
        </w:tc>
        <w:tc>
          <w:tcPr>
            <w:tcW w:w="992" w:type="dxa"/>
            <w:tcBorders>
              <w:top w:val="single" w:sz="6" w:space="0" w:color="000000"/>
              <w:left w:val="single" w:sz="6" w:space="0" w:color="000000"/>
              <w:bottom w:val="single" w:sz="6" w:space="0" w:color="000000"/>
              <w:right w:val="single" w:sz="6" w:space="0" w:color="000000"/>
            </w:tcBorders>
            <w:vAlign w:val="center"/>
          </w:tcPr>
          <w:p w14:paraId="10CCE641"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F36BE56"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AA08E8" w14:textId="2C1F135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924761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38F25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6F843DD" w14:textId="198DDDD0" w:rsidR="005862C2" w:rsidRPr="008F20B5"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26</w:t>
            </w:r>
          </w:p>
        </w:tc>
        <w:tc>
          <w:tcPr>
            <w:tcW w:w="1985" w:type="dxa"/>
            <w:tcBorders>
              <w:top w:val="single" w:sz="6" w:space="0" w:color="000000"/>
              <w:left w:val="single" w:sz="6" w:space="0" w:color="000000"/>
              <w:bottom w:val="single" w:sz="6" w:space="0" w:color="000000"/>
              <w:right w:val="single" w:sz="6" w:space="0" w:color="000000"/>
            </w:tcBorders>
            <w:vAlign w:val="center"/>
          </w:tcPr>
          <w:p w14:paraId="4D50344D" w14:textId="3FB30BB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OBUFG</w:t>
            </w:r>
          </w:p>
        </w:tc>
        <w:tc>
          <w:tcPr>
            <w:tcW w:w="2268" w:type="dxa"/>
            <w:tcBorders>
              <w:top w:val="single" w:sz="6" w:space="0" w:color="000000"/>
              <w:left w:val="single" w:sz="6" w:space="0" w:color="000000"/>
              <w:bottom w:val="single" w:sz="6" w:space="0" w:color="000000"/>
              <w:right w:val="single" w:sz="6" w:space="0" w:color="000000"/>
            </w:tcBorders>
            <w:vAlign w:val="center"/>
          </w:tcPr>
          <w:p w14:paraId="18F33E99" w14:textId="4D1FA6C9" w:rsidR="005862C2" w:rsidRPr="008F20B5" w:rsidRDefault="005862C2" w:rsidP="00363C89">
            <w:pPr>
              <w:ind w:leftChars="20" w:left="48"/>
              <w:rPr>
                <w:rFonts w:ascii="標楷體" w:eastAsia="標楷體" w:hAnsi="標楷體"/>
                <w:color w:val="000000" w:themeColor="text1"/>
              </w:rPr>
            </w:pPr>
            <w:r w:rsidRPr="008F20B5">
              <w:rPr>
                <w:rFonts w:ascii="標楷體" w:eastAsia="標楷體" w:hAnsi="標楷體"/>
                <w:color w:val="000000" w:themeColor="text1"/>
              </w:rPr>
              <w:t>OBU</w:t>
            </w:r>
            <w:r w:rsidRPr="008F20B5">
              <w:rPr>
                <w:rFonts w:ascii="標楷體" w:eastAsia="標楷體" w:hAnsi="標楷體" w:hint="eastAsia"/>
                <w:color w:val="000000" w:themeColor="text1"/>
              </w:rPr>
              <w:t>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46B53824" w14:textId="569FC57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3E10C7E"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1379EA3" w14:textId="3230C42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DCD99B9" w14:textId="1787845B"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4C2D2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7CB399D" w14:textId="4BAA617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27</w:t>
            </w:r>
          </w:p>
        </w:tc>
        <w:tc>
          <w:tcPr>
            <w:tcW w:w="1985" w:type="dxa"/>
            <w:tcBorders>
              <w:top w:val="single" w:sz="6" w:space="0" w:color="000000"/>
              <w:left w:val="single" w:sz="6" w:space="0" w:color="000000"/>
              <w:bottom w:val="single" w:sz="6" w:space="0" w:color="000000"/>
              <w:right w:val="single" w:sz="6" w:space="0" w:color="000000"/>
            </w:tcBorders>
            <w:vAlign w:val="center"/>
          </w:tcPr>
          <w:p w14:paraId="5A6E06D0"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A083E0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掛帳</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940F5B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5E04D5D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C1FB039" w14:textId="3BA903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36B83168" w14:textId="015BFD7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15C9114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C6E4C14" w14:textId="4118761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28</w:t>
            </w:r>
          </w:p>
        </w:tc>
        <w:tc>
          <w:tcPr>
            <w:tcW w:w="1985" w:type="dxa"/>
            <w:tcBorders>
              <w:top w:val="single" w:sz="6" w:space="0" w:color="000000"/>
              <w:left w:val="single" w:sz="6" w:space="0" w:color="000000"/>
              <w:bottom w:val="single" w:sz="6" w:space="0" w:color="000000"/>
              <w:right w:val="single" w:sz="6" w:space="0" w:color="000000"/>
            </w:tcBorders>
            <w:vAlign w:val="center"/>
          </w:tcPr>
          <w:p w14:paraId="1E6953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9AB18EF" w14:textId="6276DD05"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收件</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43E8777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A1A42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83D017A" w14:textId="7A8CCD0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676E83F4" w14:textId="674358F6"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7B07046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DA92211" w14:textId="1DB8B70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29</w:t>
            </w:r>
          </w:p>
        </w:tc>
        <w:tc>
          <w:tcPr>
            <w:tcW w:w="1985" w:type="dxa"/>
            <w:tcBorders>
              <w:top w:val="single" w:sz="6" w:space="0" w:color="000000"/>
              <w:left w:val="single" w:sz="6" w:space="0" w:color="000000"/>
              <w:bottom w:val="single" w:sz="6" w:space="0" w:color="000000"/>
              <w:right w:val="single" w:sz="6" w:space="0" w:color="000000"/>
            </w:tcBorders>
            <w:vAlign w:val="center"/>
          </w:tcPr>
          <w:p w14:paraId="3C8CCC6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FBRNO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008975C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審核</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47883F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7F1E0E"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E6BCD24" w14:textId="0222A776"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58A98959" w14:textId="1356431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201C306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7416060" w14:textId="6F59A4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30</w:t>
            </w:r>
          </w:p>
        </w:tc>
        <w:tc>
          <w:tcPr>
            <w:tcW w:w="1985" w:type="dxa"/>
            <w:tcBorders>
              <w:top w:val="single" w:sz="6" w:space="0" w:color="000000"/>
              <w:left w:val="single" w:sz="6" w:space="0" w:color="000000"/>
              <w:bottom w:val="single" w:sz="6" w:space="0" w:color="000000"/>
              <w:right w:val="single" w:sz="6" w:space="0" w:color="000000"/>
            </w:tcBorders>
            <w:vAlign w:val="center"/>
          </w:tcPr>
          <w:p w14:paraId="021B251C"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6B5BA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一／二／三段式交易記號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FA88750"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86E5393"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F5BF0E3" w14:textId="55B0BDCD"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53512BA"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1</w:t>
            </w:r>
          </w:p>
        </w:tc>
      </w:tr>
      <w:tr w:rsidR="005862C2" w:rsidRPr="008F20B5" w14:paraId="47A260E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478C5AA" w14:textId="5D112A5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31</w:t>
            </w:r>
          </w:p>
        </w:tc>
        <w:tc>
          <w:tcPr>
            <w:tcW w:w="1985" w:type="dxa"/>
            <w:tcBorders>
              <w:top w:val="single" w:sz="6" w:space="0" w:color="000000"/>
              <w:left w:val="single" w:sz="6" w:space="0" w:color="000000"/>
              <w:bottom w:val="single" w:sz="6" w:space="0" w:color="000000"/>
              <w:right w:val="single" w:sz="6" w:space="0" w:color="000000"/>
            </w:tcBorders>
            <w:vAlign w:val="center"/>
          </w:tcPr>
          <w:p w14:paraId="5843EF1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ACTFG</w:t>
            </w:r>
          </w:p>
        </w:tc>
        <w:tc>
          <w:tcPr>
            <w:tcW w:w="2268" w:type="dxa"/>
            <w:tcBorders>
              <w:top w:val="single" w:sz="6" w:space="0" w:color="000000"/>
              <w:left w:val="single" w:sz="6" w:space="0" w:color="000000"/>
              <w:bottom w:val="single" w:sz="6" w:space="0" w:color="000000"/>
              <w:right w:val="single" w:sz="6" w:space="0" w:color="000000"/>
            </w:tcBorders>
            <w:vAlign w:val="center"/>
          </w:tcPr>
          <w:p w14:paraId="4138013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交易進行記號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1C93C692"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A2F523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C3580DD" w14:textId="3B8937D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B9D9678"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785DCA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B6D03B8" w14:textId="7692436A"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34765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SECNO</w:t>
            </w:r>
          </w:p>
        </w:tc>
        <w:tc>
          <w:tcPr>
            <w:tcW w:w="2268" w:type="dxa"/>
            <w:tcBorders>
              <w:top w:val="single" w:sz="6" w:space="0" w:color="000000"/>
              <w:left w:val="single" w:sz="6" w:space="0" w:color="000000"/>
              <w:bottom w:val="single" w:sz="6" w:space="0" w:color="000000"/>
              <w:right w:val="single" w:sz="6" w:space="0" w:color="000000"/>
            </w:tcBorders>
            <w:vAlign w:val="center"/>
          </w:tcPr>
          <w:p w14:paraId="57ACF944"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結帳業務別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1E383B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3C995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041C1ED" w14:textId="247233D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65B979E3"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FC7043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56F78D9" w14:textId="6431245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33</w:t>
            </w:r>
          </w:p>
        </w:tc>
        <w:tc>
          <w:tcPr>
            <w:tcW w:w="1985" w:type="dxa"/>
            <w:tcBorders>
              <w:top w:val="single" w:sz="6" w:space="0" w:color="000000"/>
              <w:left w:val="single" w:sz="6" w:space="0" w:color="000000"/>
              <w:bottom w:val="single" w:sz="6" w:space="0" w:color="000000"/>
              <w:right w:val="single" w:sz="6" w:space="0" w:color="000000"/>
            </w:tcBorders>
            <w:vAlign w:val="center"/>
          </w:tcPr>
          <w:p w14:paraId="207BBF7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MCNT</w:t>
            </w:r>
          </w:p>
        </w:tc>
        <w:tc>
          <w:tcPr>
            <w:tcW w:w="2268" w:type="dxa"/>
            <w:tcBorders>
              <w:top w:val="single" w:sz="6" w:space="0" w:color="000000"/>
              <w:left w:val="single" w:sz="6" w:space="0" w:color="000000"/>
              <w:bottom w:val="single" w:sz="6" w:space="0" w:color="000000"/>
              <w:right w:val="single" w:sz="6" w:space="0" w:color="000000"/>
            </w:tcBorders>
            <w:vAlign w:val="center"/>
          </w:tcPr>
          <w:p w14:paraId="466C7578"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修正次數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49E35C80" w14:textId="4C4C91CC"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53C2BC"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2608786" w14:textId="4BD3D308"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C3BDE2C" w14:textId="308217A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EB51C3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0F8AD34" w14:textId="09D3162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34</w:t>
            </w:r>
          </w:p>
        </w:tc>
        <w:tc>
          <w:tcPr>
            <w:tcW w:w="1985" w:type="dxa"/>
            <w:tcBorders>
              <w:top w:val="single" w:sz="6" w:space="0" w:color="000000"/>
              <w:left w:val="single" w:sz="6" w:space="0" w:color="000000"/>
              <w:bottom w:val="single" w:sz="6" w:space="0" w:color="000000"/>
              <w:right w:val="single" w:sz="6" w:space="0" w:color="000000"/>
            </w:tcBorders>
            <w:vAlign w:val="center"/>
          </w:tcPr>
          <w:p w14:paraId="0F19A93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TITFCD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7C75A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有無</w:t>
            </w:r>
            <w:r w:rsidRPr="004A1C2C">
              <w:rPr>
                <w:rFonts w:ascii="標楷體" w:eastAsia="標楷體" w:hAnsi="標楷體"/>
                <w:color w:val="000000" w:themeColor="text1"/>
              </w:rPr>
              <w:t xml:space="preserve"> TITF </w:t>
            </w:r>
            <w:r w:rsidRPr="004A1C2C">
              <w:rPr>
                <w:rFonts w:ascii="標楷體" w:eastAsia="標楷體" w:hAnsi="標楷體" w:hint="eastAsia"/>
                <w:color w:val="000000" w:themeColor="text1"/>
              </w:rPr>
              <w:t>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4FBB1C27"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8C46AF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833E7BF" w14:textId="60625E3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A4E739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3E76C17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508DBFF" w14:textId="0205828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35</w:t>
            </w:r>
          </w:p>
        </w:tc>
        <w:tc>
          <w:tcPr>
            <w:tcW w:w="1985" w:type="dxa"/>
            <w:tcBorders>
              <w:top w:val="single" w:sz="6" w:space="0" w:color="000000"/>
              <w:left w:val="single" w:sz="6" w:space="0" w:color="000000"/>
              <w:bottom w:val="single" w:sz="6" w:space="0" w:color="000000"/>
              <w:right w:val="single" w:sz="6" w:space="0" w:color="000000"/>
            </w:tcBorders>
            <w:vAlign w:val="center"/>
          </w:tcPr>
          <w:p w14:paraId="4FECBA4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RELOAD</w:t>
            </w:r>
          </w:p>
        </w:tc>
        <w:tc>
          <w:tcPr>
            <w:tcW w:w="2268" w:type="dxa"/>
            <w:tcBorders>
              <w:top w:val="single" w:sz="6" w:space="0" w:color="000000"/>
              <w:left w:val="single" w:sz="6" w:space="0" w:color="000000"/>
              <w:bottom w:val="single" w:sz="6" w:space="0" w:color="000000"/>
              <w:right w:val="single" w:sz="6" w:space="0" w:color="000000"/>
            </w:tcBorders>
            <w:vAlign w:val="center"/>
          </w:tcPr>
          <w:p w14:paraId="47B3EEB1"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更正重登記號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CD8EA85"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704286F"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8A9D194" w14:textId="62489EE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75D9C56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A0A6BE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CE87274" w14:textId="286D3CE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36</w:t>
            </w:r>
          </w:p>
        </w:tc>
        <w:tc>
          <w:tcPr>
            <w:tcW w:w="1985" w:type="dxa"/>
            <w:tcBorders>
              <w:top w:val="single" w:sz="6" w:space="0" w:color="000000"/>
              <w:left w:val="single" w:sz="6" w:space="0" w:color="000000"/>
              <w:bottom w:val="single" w:sz="6" w:space="0" w:color="000000"/>
              <w:right w:val="single" w:sz="6" w:space="0" w:color="000000"/>
            </w:tcBorders>
          </w:tcPr>
          <w:p w14:paraId="2C7BBAE3" w14:textId="01C624D1"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BATCHNO</w:t>
            </w:r>
          </w:p>
        </w:tc>
        <w:tc>
          <w:tcPr>
            <w:tcW w:w="2268" w:type="dxa"/>
            <w:tcBorders>
              <w:top w:val="single" w:sz="6" w:space="0" w:color="000000"/>
              <w:left w:val="single" w:sz="6" w:space="0" w:color="000000"/>
              <w:bottom w:val="single" w:sz="6" w:space="0" w:color="000000"/>
              <w:right w:val="single" w:sz="6" w:space="0" w:color="000000"/>
            </w:tcBorders>
            <w:vAlign w:val="center"/>
          </w:tcPr>
          <w:p w14:paraId="21BD5BED" w14:textId="297F2791"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787C552E" w14:textId="0E1D9DA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7BE4C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4DCCDDB" w14:textId="158FE61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5D2260C"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50E7D6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69D8F94" w14:textId="7173D2C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37</w:t>
            </w:r>
          </w:p>
        </w:tc>
        <w:tc>
          <w:tcPr>
            <w:tcW w:w="1985" w:type="dxa"/>
            <w:tcBorders>
              <w:top w:val="single" w:sz="6" w:space="0" w:color="000000"/>
              <w:left w:val="single" w:sz="6" w:space="0" w:color="000000"/>
              <w:bottom w:val="single" w:sz="6" w:space="0" w:color="000000"/>
              <w:right w:val="single" w:sz="6" w:space="0" w:color="000000"/>
            </w:tcBorders>
          </w:tcPr>
          <w:p w14:paraId="459A1C53" w14:textId="51825FF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DELAY</w:t>
            </w:r>
          </w:p>
        </w:tc>
        <w:tc>
          <w:tcPr>
            <w:tcW w:w="2268" w:type="dxa"/>
            <w:tcBorders>
              <w:top w:val="single" w:sz="6" w:space="0" w:color="000000"/>
              <w:left w:val="single" w:sz="6" w:space="0" w:color="000000"/>
              <w:bottom w:val="single" w:sz="6" w:space="0" w:color="000000"/>
              <w:right w:val="single" w:sz="6" w:space="0" w:color="000000"/>
            </w:tcBorders>
          </w:tcPr>
          <w:p w14:paraId="443D63C9" w14:textId="1837C9A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229E260" w14:textId="014B60D5"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527F1E"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DE33E0" w14:textId="4804F5B2"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678D84B" w14:textId="33890CDC"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31B46E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79DA5BE" w14:textId="49A9F21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38</w:t>
            </w:r>
          </w:p>
        </w:tc>
        <w:tc>
          <w:tcPr>
            <w:tcW w:w="1985" w:type="dxa"/>
            <w:tcBorders>
              <w:top w:val="single" w:sz="6" w:space="0" w:color="000000"/>
              <w:left w:val="single" w:sz="6" w:space="0" w:color="000000"/>
              <w:bottom w:val="single" w:sz="6" w:space="0" w:color="000000"/>
              <w:right w:val="single" w:sz="6" w:space="0" w:color="000000"/>
            </w:tcBorders>
          </w:tcPr>
          <w:p w14:paraId="15EC2C6A" w14:textId="11A9488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FMTCHK</w:t>
            </w:r>
          </w:p>
        </w:tc>
        <w:tc>
          <w:tcPr>
            <w:tcW w:w="2268" w:type="dxa"/>
            <w:tcBorders>
              <w:top w:val="single" w:sz="6" w:space="0" w:color="000000"/>
              <w:left w:val="single" w:sz="6" w:space="0" w:color="000000"/>
              <w:bottom w:val="single" w:sz="6" w:space="0" w:color="000000"/>
              <w:right w:val="single" w:sz="6" w:space="0" w:color="000000"/>
            </w:tcBorders>
          </w:tcPr>
          <w:p w14:paraId="20708F70" w14:textId="2F3ECFC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93B869E" w14:textId="12D85506"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D1BDA68"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A82774" w14:textId="54E34005"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1CFE4EA1" w14:textId="55EA1CD2"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713208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32EEDC0" w14:textId="7A64CFAC"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39</w:t>
            </w:r>
          </w:p>
        </w:tc>
        <w:tc>
          <w:tcPr>
            <w:tcW w:w="1985" w:type="dxa"/>
            <w:tcBorders>
              <w:top w:val="single" w:sz="6" w:space="0" w:color="000000"/>
              <w:left w:val="single" w:sz="6" w:space="0" w:color="000000"/>
              <w:bottom w:val="single" w:sz="6" w:space="0" w:color="000000"/>
              <w:right w:val="single" w:sz="6" w:space="0" w:color="000000"/>
            </w:tcBorders>
          </w:tcPr>
          <w:p w14:paraId="4A63C254" w14:textId="26510252"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FROMMQ</w:t>
            </w:r>
          </w:p>
        </w:tc>
        <w:tc>
          <w:tcPr>
            <w:tcW w:w="2268" w:type="dxa"/>
            <w:tcBorders>
              <w:top w:val="single" w:sz="6" w:space="0" w:color="000000"/>
              <w:left w:val="single" w:sz="6" w:space="0" w:color="000000"/>
              <w:bottom w:val="single" w:sz="6" w:space="0" w:color="000000"/>
              <w:right w:val="single" w:sz="6" w:space="0" w:color="000000"/>
            </w:tcBorders>
          </w:tcPr>
          <w:p w14:paraId="7022F9B6" w14:textId="17B4BD5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8D2BC39" w14:textId="1042830D"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D3368E6"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78B88FD" w14:textId="20969DE0"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F1300D0" w14:textId="4343A125"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1BFA10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1DC72A" w14:textId="5E095F3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40</w:t>
            </w:r>
          </w:p>
        </w:tc>
        <w:tc>
          <w:tcPr>
            <w:tcW w:w="1985" w:type="dxa"/>
            <w:tcBorders>
              <w:top w:val="single" w:sz="6" w:space="0" w:color="000000"/>
              <w:left w:val="single" w:sz="6" w:space="0" w:color="000000"/>
              <w:bottom w:val="single" w:sz="6" w:space="0" w:color="000000"/>
              <w:right w:val="single" w:sz="6" w:space="0" w:color="000000"/>
            </w:tcBorders>
          </w:tcPr>
          <w:p w14:paraId="676E6B60" w14:textId="0CD2C701"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FUNCIND</w:t>
            </w:r>
          </w:p>
        </w:tc>
        <w:tc>
          <w:tcPr>
            <w:tcW w:w="2268" w:type="dxa"/>
            <w:tcBorders>
              <w:top w:val="single" w:sz="6" w:space="0" w:color="000000"/>
              <w:left w:val="single" w:sz="6" w:space="0" w:color="000000"/>
              <w:bottom w:val="single" w:sz="6" w:space="0" w:color="000000"/>
              <w:right w:val="single" w:sz="6" w:space="0" w:color="000000"/>
            </w:tcBorders>
          </w:tcPr>
          <w:p w14:paraId="121A28E8" w14:textId="0BCF6142"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09FF665" w14:textId="34962583"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C87F192"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3BC3750" w14:textId="484C272E"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6A2E1DC" w14:textId="56118073"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7FAF0E99"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9E596C" w14:textId="605366C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41</w:t>
            </w:r>
          </w:p>
        </w:tc>
        <w:tc>
          <w:tcPr>
            <w:tcW w:w="1985" w:type="dxa"/>
            <w:tcBorders>
              <w:top w:val="single" w:sz="6" w:space="0" w:color="000000"/>
              <w:left w:val="single" w:sz="6" w:space="0" w:color="000000"/>
              <w:bottom w:val="single" w:sz="6" w:space="0" w:color="000000"/>
              <w:right w:val="single" w:sz="6" w:space="0" w:color="000000"/>
            </w:tcBorders>
          </w:tcPr>
          <w:p w14:paraId="57D96D48" w14:textId="282FE13C" w:rsidR="005862C2" w:rsidRPr="004A1C2C" w:rsidRDefault="005862C2" w:rsidP="00363C89">
            <w:pPr>
              <w:spacing w:line="140" w:lineRule="atLeast"/>
              <w:rPr>
                <w:rFonts w:ascii="標楷體" w:eastAsia="標楷體" w:hAnsi="標楷體"/>
                <w:color w:val="000000" w:themeColor="text1"/>
              </w:rPr>
            </w:pPr>
            <w:proofErr w:type="spellStart"/>
            <w:r w:rsidRPr="008F20B5">
              <w:rPr>
                <w:rFonts w:ascii="標楷體" w:eastAsia="標楷體" w:hAnsi="標楷體"/>
                <w:color w:val="000000" w:themeColor="text1"/>
              </w:rPr>
              <w:t>LockNo</w:t>
            </w:r>
            <w:proofErr w:type="spellEnd"/>
          </w:p>
        </w:tc>
        <w:tc>
          <w:tcPr>
            <w:tcW w:w="2268" w:type="dxa"/>
            <w:tcBorders>
              <w:top w:val="single" w:sz="6" w:space="0" w:color="000000"/>
              <w:left w:val="single" w:sz="6" w:space="0" w:color="000000"/>
              <w:bottom w:val="single" w:sz="6" w:space="0" w:color="000000"/>
              <w:right w:val="single" w:sz="6" w:space="0" w:color="000000"/>
            </w:tcBorders>
          </w:tcPr>
          <w:p w14:paraId="4B425652" w14:textId="4FE079F6" w:rsidR="005862C2" w:rsidRPr="004A1C2C" w:rsidRDefault="005862C2" w:rsidP="004A1C2C">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鎖定序號</w:t>
            </w:r>
          </w:p>
        </w:tc>
        <w:tc>
          <w:tcPr>
            <w:tcW w:w="992" w:type="dxa"/>
            <w:tcBorders>
              <w:top w:val="single" w:sz="6" w:space="0" w:color="000000"/>
              <w:left w:val="single" w:sz="6" w:space="0" w:color="000000"/>
              <w:bottom w:val="single" w:sz="6" w:space="0" w:color="000000"/>
              <w:right w:val="single" w:sz="6" w:space="0" w:color="000000"/>
            </w:tcBorders>
          </w:tcPr>
          <w:p w14:paraId="4AF66899" w14:textId="71B3B0ED" w:rsidR="005862C2" w:rsidRPr="004A1C2C"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C9947E2"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A178321" w14:textId="764B2A0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230E891E" w14:textId="69E8F2AC" w:rsidR="005862C2" w:rsidRPr="004A1C2C"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1CB5DC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D94E1BC" w14:textId="7FB0213E"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42</w:t>
            </w:r>
          </w:p>
        </w:tc>
        <w:tc>
          <w:tcPr>
            <w:tcW w:w="1985" w:type="dxa"/>
            <w:tcBorders>
              <w:top w:val="single" w:sz="6" w:space="0" w:color="000000"/>
              <w:left w:val="single" w:sz="6" w:space="0" w:color="000000"/>
              <w:bottom w:val="single" w:sz="6" w:space="0" w:color="000000"/>
              <w:right w:val="single" w:sz="6" w:space="0" w:color="000000"/>
            </w:tcBorders>
          </w:tcPr>
          <w:p w14:paraId="53A4E30E" w14:textId="7165E527" w:rsidR="005862C2" w:rsidRPr="008F20B5" w:rsidRDefault="005862C2" w:rsidP="00363C89">
            <w:pPr>
              <w:spacing w:line="140" w:lineRule="atLeast"/>
              <w:rPr>
                <w:rFonts w:ascii="標楷體" w:eastAsia="標楷體" w:hAnsi="標楷體"/>
                <w:color w:val="000000" w:themeColor="text1"/>
              </w:rPr>
            </w:pPr>
            <w:proofErr w:type="spellStart"/>
            <w:r w:rsidRPr="008F20B5">
              <w:rPr>
                <w:rFonts w:ascii="標楷體" w:eastAsia="標楷體" w:hAnsi="標楷體"/>
                <w:color w:val="000000" w:themeColor="text1"/>
              </w:rPr>
              <w:t>LockCustNo</w:t>
            </w:r>
            <w:proofErr w:type="spellEnd"/>
          </w:p>
        </w:tc>
        <w:tc>
          <w:tcPr>
            <w:tcW w:w="2268" w:type="dxa"/>
            <w:tcBorders>
              <w:top w:val="single" w:sz="6" w:space="0" w:color="000000"/>
              <w:left w:val="single" w:sz="6" w:space="0" w:color="000000"/>
              <w:bottom w:val="single" w:sz="6" w:space="0" w:color="000000"/>
              <w:right w:val="single" w:sz="6" w:space="0" w:color="000000"/>
            </w:tcBorders>
          </w:tcPr>
          <w:p w14:paraId="77A7705E" w14:textId="6DD232F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鎖定戶號</w:t>
            </w:r>
          </w:p>
        </w:tc>
        <w:tc>
          <w:tcPr>
            <w:tcW w:w="992" w:type="dxa"/>
            <w:tcBorders>
              <w:top w:val="single" w:sz="6" w:space="0" w:color="000000"/>
              <w:left w:val="single" w:sz="6" w:space="0" w:color="000000"/>
              <w:bottom w:val="single" w:sz="6" w:space="0" w:color="000000"/>
              <w:right w:val="single" w:sz="6" w:space="0" w:color="000000"/>
            </w:tcBorders>
          </w:tcPr>
          <w:p w14:paraId="6D8EAFA5" w14:textId="5202ED9D"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F9BBA4C"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5F5438E" w14:textId="5F67790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7</w:t>
            </w:r>
          </w:p>
        </w:tc>
        <w:tc>
          <w:tcPr>
            <w:tcW w:w="3543" w:type="dxa"/>
            <w:tcBorders>
              <w:top w:val="single" w:sz="6" w:space="0" w:color="000000"/>
              <w:left w:val="single" w:sz="6" w:space="0" w:color="000000"/>
              <w:bottom w:val="single" w:sz="6" w:space="0" w:color="000000"/>
              <w:right w:val="single" w:sz="6" w:space="0" w:color="000000"/>
            </w:tcBorders>
            <w:vAlign w:val="center"/>
          </w:tcPr>
          <w:p w14:paraId="7D2D66BD" w14:textId="4208C22E"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29CB9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2DE19D6" w14:textId="3AE077D8"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43</w:t>
            </w:r>
          </w:p>
        </w:tc>
        <w:tc>
          <w:tcPr>
            <w:tcW w:w="1985" w:type="dxa"/>
            <w:tcBorders>
              <w:top w:val="single" w:sz="6" w:space="0" w:color="000000"/>
              <w:left w:val="single" w:sz="6" w:space="0" w:color="000000"/>
              <w:bottom w:val="single" w:sz="6" w:space="0" w:color="000000"/>
              <w:right w:val="single" w:sz="6" w:space="0" w:color="000000"/>
            </w:tcBorders>
          </w:tcPr>
          <w:p w14:paraId="0D91EDA1" w14:textId="465C064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AUTHNO</w:t>
            </w:r>
          </w:p>
        </w:tc>
        <w:tc>
          <w:tcPr>
            <w:tcW w:w="2268" w:type="dxa"/>
            <w:tcBorders>
              <w:top w:val="single" w:sz="6" w:space="0" w:color="000000"/>
              <w:left w:val="single" w:sz="6" w:space="0" w:color="000000"/>
              <w:bottom w:val="single" w:sz="6" w:space="0" w:color="000000"/>
              <w:right w:val="single" w:sz="6" w:space="0" w:color="000000"/>
            </w:tcBorders>
          </w:tcPr>
          <w:p w14:paraId="3255E685" w14:textId="28B7F56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權限群組</w:t>
            </w:r>
          </w:p>
        </w:tc>
        <w:tc>
          <w:tcPr>
            <w:tcW w:w="992" w:type="dxa"/>
            <w:tcBorders>
              <w:top w:val="single" w:sz="6" w:space="0" w:color="000000"/>
              <w:left w:val="single" w:sz="6" w:space="0" w:color="000000"/>
              <w:bottom w:val="single" w:sz="6" w:space="0" w:color="000000"/>
              <w:right w:val="single" w:sz="6" w:space="0" w:color="000000"/>
            </w:tcBorders>
          </w:tcPr>
          <w:p w14:paraId="24795C87" w14:textId="4BD7EDC4"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6C8B78B"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EDF6335" w14:textId="3446AF88"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AEDE2FD" w14:textId="1341B092"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T1000</w:t>
            </w:r>
          </w:p>
        </w:tc>
      </w:tr>
      <w:tr w:rsidR="005862C2" w:rsidRPr="008F20B5" w14:paraId="5D27DF2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17BC76B" w14:textId="14F5D057"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44</w:t>
            </w:r>
          </w:p>
        </w:tc>
        <w:tc>
          <w:tcPr>
            <w:tcW w:w="1985" w:type="dxa"/>
            <w:tcBorders>
              <w:top w:val="single" w:sz="6" w:space="0" w:color="000000"/>
              <w:left w:val="single" w:sz="6" w:space="0" w:color="000000"/>
              <w:bottom w:val="single" w:sz="6" w:space="0" w:color="000000"/>
              <w:right w:val="single" w:sz="6" w:space="0" w:color="000000"/>
            </w:tcBorders>
          </w:tcPr>
          <w:p w14:paraId="349E42FE" w14:textId="347DB786"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AGENT</w:t>
            </w:r>
          </w:p>
        </w:tc>
        <w:tc>
          <w:tcPr>
            <w:tcW w:w="2268" w:type="dxa"/>
            <w:tcBorders>
              <w:top w:val="single" w:sz="6" w:space="0" w:color="000000"/>
              <w:left w:val="single" w:sz="6" w:space="0" w:color="000000"/>
              <w:bottom w:val="single" w:sz="6" w:space="0" w:color="000000"/>
              <w:right w:val="single" w:sz="6" w:space="0" w:color="000000"/>
            </w:tcBorders>
          </w:tcPr>
          <w:p w14:paraId="367CCC23" w14:textId="504ADFDC"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被代理人員</w:t>
            </w:r>
          </w:p>
        </w:tc>
        <w:tc>
          <w:tcPr>
            <w:tcW w:w="992" w:type="dxa"/>
            <w:tcBorders>
              <w:top w:val="single" w:sz="6" w:space="0" w:color="000000"/>
              <w:left w:val="single" w:sz="6" w:space="0" w:color="000000"/>
              <w:bottom w:val="single" w:sz="6" w:space="0" w:color="000000"/>
              <w:right w:val="single" w:sz="6" w:space="0" w:color="000000"/>
            </w:tcBorders>
          </w:tcPr>
          <w:p w14:paraId="6CB02797" w14:textId="47201D9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06CAA79"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3CEBB3A2" w14:textId="2D361FBF"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957175B" w14:textId="56CAFD43"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SPACE</w:t>
            </w:r>
          </w:p>
        </w:tc>
      </w:tr>
    </w:tbl>
    <w:p w14:paraId="5CD9888E" w14:textId="77777777" w:rsidR="00361479" w:rsidRPr="008F20B5" w:rsidRDefault="00361479" w:rsidP="00361479">
      <w:pPr>
        <w:rPr>
          <w:rFonts w:ascii="標楷體" w:eastAsia="標楷體" w:hAnsi="標楷體"/>
        </w:rPr>
      </w:pPr>
      <w:bookmarkStart w:id="142" w:name="_Toc459985192"/>
    </w:p>
    <w:p w14:paraId="2058860E"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7F1B9216" w14:textId="77777777" w:rsidR="00B26C57" w:rsidRPr="004A1C2C" w:rsidRDefault="00B26C57" w:rsidP="00B26C57">
      <w:pPr>
        <w:rPr>
          <w:rFonts w:ascii="標楷體" w:eastAsia="標楷體" w:hAnsi="標楷體"/>
        </w:rPr>
      </w:pPr>
      <w:bookmarkStart w:id="143" w:name="_Toc22036602"/>
    </w:p>
    <w:p w14:paraId="5FC04F60" w14:textId="77777777" w:rsidR="00361479" w:rsidRPr="008F20B5" w:rsidRDefault="00361479" w:rsidP="0078740E">
      <w:pPr>
        <w:pStyle w:val="3"/>
        <w:numPr>
          <w:ilvl w:val="2"/>
          <w:numId w:val="7"/>
        </w:numPr>
        <w:spacing w:before="0"/>
        <w:rPr>
          <w:rFonts w:ascii="標楷體" w:hAnsi="標楷體"/>
          <w:b/>
          <w:szCs w:val="32"/>
        </w:rPr>
      </w:pPr>
      <w:bookmarkStart w:id="144" w:name="_Toc90483147"/>
      <w:bookmarkStart w:id="145" w:name="_Toc90483402"/>
      <w:bookmarkStart w:id="146" w:name="_Toc90483518"/>
      <w:bookmarkStart w:id="147" w:name="_Toc90483744"/>
      <w:bookmarkStart w:id="148" w:name="_Toc90490016"/>
      <w:bookmarkStart w:id="149" w:name="_Toc140244536"/>
      <w:r w:rsidRPr="008F20B5">
        <w:rPr>
          <w:rFonts w:ascii="標楷體" w:hAnsi="標楷體"/>
          <w:b/>
          <w:szCs w:val="32"/>
        </w:rPr>
        <w:t>E-LOAN</w:t>
      </w:r>
      <w:r w:rsidRPr="008F20B5">
        <w:rPr>
          <w:rFonts w:ascii="標楷體" w:hAnsi="標楷體" w:hint="eastAsia"/>
          <w:b/>
          <w:szCs w:val="32"/>
        </w:rPr>
        <w:t>下行共用區域</w:t>
      </w:r>
      <w:r w:rsidRPr="008F20B5">
        <w:rPr>
          <w:rFonts w:ascii="標楷體" w:hAnsi="標楷體"/>
          <w:b/>
          <w:szCs w:val="32"/>
        </w:rPr>
        <w:t>TOTA-Header欄位</w:t>
      </w:r>
      <w:bookmarkEnd w:id="144"/>
      <w:bookmarkEnd w:id="145"/>
      <w:bookmarkEnd w:id="146"/>
      <w:bookmarkEnd w:id="147"/>
      <w:bookmarkEnd w:id="148"/>
      <w:bookmarkEnd w:id="149"/>
    </w:p>
    <w:bookmarkEnd w:id="142"/>
    <w:bookmarkEnd w:id="143"/>
    <w:p w14:paraId="19C18015" w14:textId="50FA4F5D" w:rsidR="00B26C57" w:rsidRPr="008F20B5"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00B26C57" w:rsidRPr="008F20B5">
        <w:rPr>
          <w:rFonts w:ascii="標楷體" w:eastAsia="標楷體" w:hAnsi="標楷體" w:hint="eastAsia"/>
        </w:rPr>
        <w:t>型態</w:t>
      </w:r>
      <w:r w:rsidR="00B26C57" w:rsidRPr="008F20B5">
        <w:rPr>
          <w:rFonts w:ascii="標楷體" w:eastAsia="標楷體" w:hAnsi="標楷體"/>
        </w:rPr>
        <w:t>X：字串，9：</w:t>
      </w:r>
      <w:r w:rsidR="00B26C57" w:rsidRPr="008F20B5">
        <w:rPr>
          <w:rFonts w:ascii="標楷體" w:eastAsia="標楷體" w:hAnsi="標楷體" w:hint="eastAsia"/>
        </w:rPr>
        <w:t>數字左補</w:t>
      </w:r>
      <w:r w:rsidR="00B26C57" w:rsidRPr="008F20B5">
        <w:rPr>
          <w:rFonts w:ascii="標楷體" w:eastAsia="標楷體" w:hAnsi="標楷體"/>
        </w:rPr>
        <w:t>0</w:t>
      </w:r>
    </w:p>
    <w:tbl>
      <w:tblPr>
        <w:tblW w:w="105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426"/>
        <w:gridCol w:w="2012"/>
        <w:gridCol w:w="2524"/>
        <w:gridCol w:w="709"/>
        <w:gridCol w:w="851"/>
        <w:gridCol w:w="3996"/>
      </w:tblGrid>
      <w:tr w:rsidR="00361479" w:rsidRPr="008F20B5" w14:paraId="46E6D1A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F5B784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序</w:t>
            </w:r>
          </w:p>
          <w:p w14:paraId="6321FCAE"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號</w:t>
            </w:r>
          </w:p>
        </w:tc>
        <w:tc>
          <w:tcPr>
            <w:tcW w:w="2012" w:type="dxa"/>
            <w:tcBorders>
              <w:top w:val="single" w:sz="6" w:space="0" w:color="000000"/>
              <w:left w:val="single" w:sz="6" w:space="0" w:color="000000"/>
              <w:bottom w:val="single" w:sz="6" w:space="0" w:color="000000"/>
              <w:right w:val="single" w:sz="6" w:space="0" w:color="000000"/>
            </w:tcBorders>
            <w:vAlign w:val="center"/>
          </w:tcPr>
          <w:p w14:paraId="29E7849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英文名稱</w:t>
            </w:r>
          </w:p>
        </w:tc>
        <w:tc>
          <w:tcPr>
            <w:tcW w:w="2524" w:type="dxa"/>
            <w:tcBorders>
              <w:top w:val="single" w:sz="6" w:space="0" w:color="000000"/>
              <w:left w:val="single" w:sz="6" w:space="0" w:color="000000"/>
              <w:bottom w:val="single" w:sz="6" w:space="0" w:color="000000"/>
              <w:right w:val="single" w:sz="6" w:space="0" w:color="000000"/>
            </w:tcBorders>
            <w:vAlign w:val="center"/>
          </w:tcPr>
          <w:p w14:paraId="31D6657B"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中文名稱</w:t>
            </w:r>
          </w:p>
        </w:tc>
        <w:tc>
          <w:tcPr>
            <w:tcW w:w="709" w:type="dxa"/>
            <w:tcBorders>
              <w:top w:val="single" w:sz="6" w:space="0" w:color="000000"/>
              <w:left w:val="single" w:sz="6" w:space="0" w:color="000000"/>
              <w:bottom w:val="single" w:sz="6" w:space="0" w:color="000000"/>
              <w:right w:val="single" w:sz="6" w:space="0" w:color="000000"/>
            </w:tcBorders>
            <w:vAlign w:val="center"/>
          </w:tcPr>
          <w:p w14:paraId="08FFE43F"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vAlign w:val="center"/>
          </w:tcPr>
          <w:p w14:paraId="5BE40014"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長度</w:t>
            </w:r>
          </w:p>
        </w:tc>
        <w:tc>
          <w:tcPr>
            <w:tcW w:w="3996" w:type="dxa"/>
            <w:tcBorders>
              <w:top w:val="single" w:sz="6" w:space="0" w:color="000000"/>
              <w:left w:val="single" w:sz="6" w:space="0" w:color="000000"/>
              <w:bottom w:val="single" w:sz="6" w:space="0" w:color="000000"/>
              <w:right w:val="single" w:sz="6" w:space="0" w:color="000000"/>
            </w:tcBorders>
            <w:vAlign w:val="center"/>
          </w:tcPr>
          <w:p w14:paraId="54E3EC23"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hint="eastAsia"/>
                <w:b/>
              </w:rPr>
              <w:t>欄位說明</w:t>
            </w:r>
          </w:p>
        </w:tc>
      </w:tr>
      <w:tr w:rsidR="00361479" w:rsidRPr="008F20B5" w14:paraId="7F60674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005024E"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1</w:t>
            </w:r>
          </w:p>
        </w:tc>
        <w:tc>
          <w:tcPr>
            <w:tcW w:w="2012" w:type="dxa"/>
            <w:tcBorders>
              <w:top w:val="single" w:sz="6" w:space="0" w:color="000000"/>
              <w:left w:val="single" w:sz="6" w:space="0" w:color="000000"/>
              <w:bottom w:val="single" w:sz="6" w:space="0" w:color="000000"/>
              <w:right w:val="single" w:sz="6" w:space="0" w:color="000000"/>
            </w:tcBorders>
            <w:vAlign w:val="center"/>
          </w:tcPr>
          <w:p w14:paraId="7B3624A0"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MSGLNG</w:t>
            </w:r>
          </w:p>
        </w:tc>
        <w:tc>
          <w:tcPr>
            <w:tcW w:w="2524" w:type="dxa"/>
            <w:tcBorders>
              <w:top w:val="single" w:sz="6" w:space="0" w:color="000000"/>
              <w:left w:val="single" w:sz="6" w:space="0" w:color="000000"/>
              <w:bottom w:val="single" w:sz="6" w:space="0" w:color="000000"/>
              <w:right w:val="single" w:sz="6" w:space="0" w:color="000000"/>
            </w:tcBorders>
            <w:vAlign w:val="center"/>
          </w:tcPr>
          <w:p w14:paraId="67281A77"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hint="eastAsia"/>
              </w:rPr>
              <w:t>下行電文長度</w:t>
            </w:r>
          </w:p>
        </w:tc>
        <w:tc>
          <w:tcPr>
            <w:tcW w:w="709" w:type="dxa"/>
            <w:tcBorders>
              <w:top w:val="single" w:sz="6" w:space="0" w:color="000000"/>
              <w:left w:val="single" w:sz="6" w:space="0" w:color="000000"/>
              <w:bottom w:val="single" w:sz="6" w:space="0" w:color="000000"/>
              <w:right w:val="single" w:sz="6" w:space="0" w:color="000000"/>
            </w:tcBorders>
            <w:vAlign w:val="center"/>
          </w:tcPr>
          <w:p w14:paraId="088C2951"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0419B2FD"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68F44DFA" w14:textId="77777777" w:rsidR="00361479" w:rsidRPr="008F20B5" w:rsidRDefault="00361479" w:rsidP="00C95E73">
            <w:pPr>
              <w:spacing w:line="140" w:lineRule="atLeast"/>
              <w:rPr>
                <w:rFonts w:ascii="標楷體" w:eastAsia="標楷體" w:hAnsi="標楷體"/>
              </w:rPr>
            </w:pPr>
          </w:p>
        </w:tc>
      </w:tr>
      <w:tr w:rsidR="009C3DAA" w:rsidRPr="008F20B5" w14:paraId="2A221F2C"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1F809BA" w14:textId="2FE89226" w:rsidR="009C3DAA" w:rsidRPr="008F20B5" w:rsidRDefault="009C3DAA" w:rsidP="009C3DAA">
            <w:pPr>
              <w:spacing w:line="140" w:lineRule="atLeast"/>
              <w:rPr>
                <w:rFonts w:ascii="標楷體" w:eastAsia="標楷體" w:hAnsi="標楷體"/>
              </w:rPr>
            </w:pPr>
            <w:r w:rsidRPr="008F20B5">
              <w:rPr>
                <w:rFonts w:ascii="標楷體" w:eastAsia="標楷體" w:hAnsi="標楷體"/>
              </w:rPr>
              <w:t>2</w:t>
            </w:r>
          </w:p>
        </w:tc>
        <w:tc>
          <w:tcPr>
            <w:tcW w:w="2012" w:type="dxa"/>
            <w:tcBorders>
              <w:top w:val="single" w:sz="6" w:space="0" w:color="000000"/>
              <w:left w:val="single" w:sz="6" w:space="0" w:color="000000"/>
              <w:bottom w:val="single" w:sz="6" w:space="0" w:color="000000"/>
              <w:right w:val="single" w:sz="6" w:space="0" w:color="000000"/>
            </w:tcBorders>
            <w:vAlign w:val="center"/>
          </w:tcPr>
          <w:p w14:paraId="2399D5CD" w14:textId="4F463CE5" w:rsidR="009C3DAA" w:rsidRPr="008F20B5" w:rsidRDefault="009C3DAA" w:rsidP="009C3DAA">
            <w:pPr>
              <w:spacing w:line="140" w:lineRule="atLeast"/>
              <w:rPr>
                <w:rFonts w:ascii="標楷體" w:eastAsia="標楷體" w:hAnsi="標楷體"/>
              </w:rPr>
            </w:pPr>
            <w:r w:rsidRPr="008F20B5">
              <w:rPr>
                <w:rFonts w:ascii="標楷體" w:eastAsia="標楷體" w:hAnsi="標楷體"/>
              </w:rPr>
              <w:t>TXRSEQ</w:t>
            </w:r>
          </w:p>
        </w:tc>
        <w:tc>
          <w:tcPr>
            <w:tcW w:w="2524" w:type="dxa"/>
            <w:tcBorders>
              <w:top w:val="single" w:sz="6" w:space="0" w:color="000000"/>
              <w:left w:val="single" w:sz="6" w:space="0" w:color="000000"/>
              <w:bottom w:val="single" w:sz="6" w:space="0" w:color="000000"/>
              <w:right w:val="single" w:sz="6" w:space="0" w:color="000000"/>
            </w:tcBorders>
            <w:vAlign w:val="center"/>
          </w:tcPr>
          <w:p w14:paraId="5FABD9E9" w14:textId="614DACEA"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交易序號</w:t>
            </w:r>
          </w:p>
        </w:tc>
        <w:tc>
          <w:tcPr>
            <w:tcW w:w="709" w:type="dxa"/>
            <w:tcBorders>
              <w:top w:val="single" w:sz="6" w:space="0" w:color="000000"/>
              <w:left w:val="single" w:sz="6" w:space="0" w:color="000000"/>
              <w:bottom w:val="single" w:sz="6" w:space="0" w:color="000000"/>
              <w:right w:val="single" w:sz="6" w:space="0" w:color="000000"/>
            </w:tcBorders>
            <w:vAlign w:val="center"/>
          </w:tcPr>
          <w:p w14:paraId="5ED3B894" w14:textId="14B1BD73"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B5CE60C" w14:textId="6B1F408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18</w:t>
            </w:r>
          </w:p>
        </w:tc>
        <w:tc>
          <w:tcPr>
            <w:tcW w:w="3996" w:type="dxa"/>
            <w:tcBorders>
              <w:top w:val="single" w:sz="6" w:space="0" w:color="000000"/>
              <w:left w:val="single" w:sz="6" w:space="0" w:color="000000"/>
              <w:bottom w:val="single" w:sz="6" w:space="0" w:color="000000"/>
              <w:right w:val="single" w:sz="6" w:space="0" w:color="000000"/>
            </w:tcBorders>
            <w:vAlign w:val="center"/>
          </w:tcPr>
          <w:p w14:paraId="35F243DC" w14:textId="2D478233" w:rsidR="009C3DAA" w:rsidRPr="008F20B5" w:rsidRDefault="009C3DAA" w:rsidP="009C3DAA">
            <w:pPr>
              <w:spacing w:line="140" w:lineRule="atLeast"/>
              <w:rPr>
                <w:rFonts w:ascii="標楷體" w:eastAsia="標楷體" w:hAnsi="標楷體"/>
              </w:rPr>
            </w:pPr>
            <w:r w:rsidRPr="008F20B5">
              <w:rPr>
                <w:rFonts w:ascii="標楷體" w:eastAsia="標楷體" w:hAnsi="標楷體"/>
              </w:rPr>
              <w:t>0000E-LOANnnnnnnnn</w:t>
            </w:r>
          </w:p>
        </w:tc>
      </w:tr>
      <w:tr w:rsidR="009C3DAA" w:rsidRPr="008F20B5" w14:paraId="02A772CE"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06616FC" w14:textId="2DC38BC3" w:rsidR="009C3DAA" w:rsidRPr="008F20B5" w:rsidRDefault="009C3DAA" w:rsidP="009C3DAA">
            <w:pPr>
              <w:spacing w:line="140" w:lineRule="atLeast"/>
              <w:rPr>
                <w:rFonts w:ascii="標楷體" w:eastAsia="標楷體" w:hAnsi="標楷體"/>
              </w:rPr>
            </w:pPr>
            <w:r w:rsidRPr="008F20B5">
              <w:rPr>
                <w:rFonts w:ascii="標楷體" w:eastAsia="標楷體" w:hAnsi="標楷體"/>
              </w:rPr>
              <w:t>3</w:t>
            </w:r>
          </w:p>
        </w:tc>
        <w:tc>
          <w:tcPr>
            <w:tcW w:w="2012" w:type="dxa"/>
            <w:tcBorders>
              <w:top w:val="single" w:sz="6" w:space="0" w:color="000000"/>
              <w:left w:val="single" w:sz="6" w:space="0" w:color="000000"/>
              <w:bottom w:val="single" w:sz="6" w:space="0" w:color="000000"/>
              <w:right w:val="single" w:sz="6" w:space="0" w:color="000000"/>
            </w:tcBorders>
            <w:vAlign w:val="center"/>
          </w:tcPr>
          <w:p w14:paraId="578C8A73" w14:textId="41D57DAC" w:rsidR="009C3DAA" w:rsidRPr="008F20B5" w:rsidRDefault="009C3DAA" w:rsidP="009C3DAA">
            <w:pPr>
              <w:spacing w:line="140" w:lineRule="atLeast"/>
              <w:rPr>
                <w:rFonts w:ascii="標楷體" w:eastAsia="標楷體" w:hAnsi="標楷體"/>
              </w:rPr>
            </w:pPr>
            <w:r w:rsidRPr="008F20B5">
              <w:rPr>
                <w:rFonts w:ascii="標楷體" w:eastAsia="標楷體" w:hAnsi="標楷體"/>
              </w:rPr>
              <w:t>BRNO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45A853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單</w:t>
            </w:r>
            <w:r w:rsidRPr="008F20B5">
              <w:rPr>
                <w:rFonts w:ascii="標楷體" w:eastAsia="標楷體" w:hAnsi="標楷體" w:hint="eastAsia"/>
              </w:rPr>
              <w:t>位</w:t>
            </w:r>
            <w:r w:rsidRPr="008F20B5">
              <w:rPr>
                <w:rFonts w:ascii="標楷體" w:eastAsia="標楷體" w:hAnsi="標楷體" w:hint="eastAsia"/>
                <w:lang w:eastAsia="zh-HK"/>
              </w:rPr>
              <w:t>別</w:t>
            </w:r>
          </w:p>
        </w:tc>
        <w:tc>
          <w:tcPr>
            <w:tcW w:w="709" w:type="dxa"/>
            <w:tcBorders>
              <w:top w:val="single" w:sz="6" w:space="0" w:color="000000"/>
              <w:left w:val="single" w:sz="6" w:space="0" w:color="000000"/>
              <w:bottom w:val="single" w:sz="6" w:space="0" w:color="000000"/>
              <w:right w:val="single" w:sz="6" w:space="0" w:color="000000"/>
            </w:tcBorders>
            <w:vAlign w:val="center"/>
          </w:tcPr>
          <w:p w14:paraId="65A62950" w14:textId="3643146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328BCEB6" w14:textId="4672F3A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4</w:t>
            </w:r>
          </w:p>
        </w:tc>
        <w:tc>
          <w:tcPr>
            <w:tcW w:w="3996" w:type="dxa"/>
            <w:tcBorders>
              <w:top w:val="single" w:sz="6" w:space="0" w:color="000000"/>
              <w:left w:val="single" w:sz="6" w:space="0" w:color="000000"/>
              <w:bottom w:val="single" w:sz="6" w:space="0" w:color="000000"/>
              <w:right w:val="single" w:sz="6" w:space="0" w:color="000000"/>
            </w:tcBorders>
            <w:vAlign w:val="center"/>
          </w:tcPr>
          <w:p w14:paraId="3885DE21" w14:textId="42FB5DDC"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'0000'</w:t>
            </w:r>
          </w:p>
        </w:tc>
      </w:tr>
      <w:tr w:rsidR="009C3DAA" w:rsidRPr="008F20B5" w14:paraId="651BD57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6CEC0201" w14:textId="404CA03B" w:rsidR="009C3DAA" w:rsidRPr="008F20B5" w:rsidRDefault="009C3DAA" w:rsidP="009C3DAA">
            <w:pPr>
              <w:spacing w:line="140" w:lineRule="atLeast"/>
              <w:rPr>
                <w:rFonts w:ascii="標楷體" w:eastAsia="標楷體" w:hAnsi="標楷體"/>
              </w:rPr>
            </w:pPr>
            <w:r w:rsidRPr="008F20B5">
              <w:rPr>
                <w:rFonts w:ascii="標楷體" w:eastAsia="標楷體" w:hAnsi="標楷體"/>
              </w:rPr>
              <w:t>4</w:t>
            </w:r>
          </w:p>
        </w:tc>
        <w:tc>
          <w:tcPr>
            <w:tcW w:w="2012" w:type="dxa"/>
            <w:tcBorders>
              <w:top w:val="single" w:sz="6" w:space="0" w:color="000000"/>
              <w:left w:val="single" w:sz="6" w:space="0" w:color="000000"/>
              <w:bottom w:val="single" w:sz="6" w:space="0" w:color="000000"/>
              <w:right w:val="single" w:sz="6" w:space="0" w:color="000000"/>
            </w:tcBorders>
            <w:vAlign w:val="center"/>
          </w:tcPr>
          <w:p w14:paraId="3515D0E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TLRNO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20FC3E7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經辦</w:t>
            </w:r>
          </w:p>
        </w:tc>
        <w:tc>
          <w:tcPr>
            <w:tcW w:w="709" w:type="dxa"/>
            <w:tcBorders>
              <w:top w:val="single" w:sz="6" w:space="0" w:color="000000"/>
              <w:left w:val="single" w:sz="6" w:space="0" w:color="000000"/>
              <w:bottom w:val="single" w:sz="6" w:space="0" w:color="000000"/>
              <w:right w:val="single" w:sz="6" w:space="0" w:color="000000"/>
            </w:tcBorders>
            <w:vAlign w:val="center"/>
          </w:tcPr>
          <w:p w14:paraId="07F4D0BF"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5F8D261"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6</w:t>
            </w:r>
          </w:p>
        </w:tc>
        <w:tc>
          <w:tcPr>
            <w:tcW w:w="3996" w:type="dxa"/>
            <w:tcBorders>
              <w:top w:val="single" w:sz="6" w:space="0" w:color="000000"/>
              <w:left w:val="single" w:sz="6" w:space="0" w:color="000000"/>
              <w:bottom w:val="single" w:sz="6" w:space="0" w:color="000000"/>
              <w:right w:val="single" w:sz="6" w:space="0" w:color="000000"/>
            </w:tcBorders>
            <w:vAlign w:val="center"/>
          </w:tcPr>
          <w:p w14:paraId="45ABA669"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'E-LOAN'</w:t>
            </w:r>
          </w:p>
        </w:tc>
      </w:tr>
      <w:tr w:rsidR="009C3DAA" w:rsidRPr="008F20B5" w14:paraId="3F57515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77D8654E" w14:textId="56ABD312" w:rsidR="009C3DAA" w:rsidRPr="008F20B5" w:rsidRDefault="009C3DAA" w:rsidP="009C3DAA">
            <w:pPr>
              <w:spacing w:line="140" w:lineRule="atLeast"/>
              <w:rPr>
                <w:rFonts w:ascii="標楷體" w:eastAsia="標楷體" w:hAnsi="標楷體"/>
              </w:rPr>
            </w:pPr>
            <w:r w:rsidRPr="008F20B5">
              <w:rPr>
                <w:rFonts w:ascii="標楷體" w:eastAsia="標楷體" w:hAnsi="標楷體"/>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43B35AF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TXTNO</w:t>
            </w:r>
          </w:p>
        </w:tc>
        <w:tc>
          <w:tcPr>
            <w:tcW w:w="2524" w:type="dxa"/>
            <w:tcBorders>
              <w:top w:val="single" w:sz="6" w:space="0" w:color="000000"/>
              <w:left w:val="single" w:sz="6" w:space="0" w:color="000000"/>
              <w:bottom w:val="single" w:sz="6" w:space="0" w:color="000000"/>
              <w:right w:val="single" w:sz="6" w:space="0" w:color="000000"/>
            </w:tcBorders>
            <w:vAlign w:val="center"/>
          </w:tcPr>
          <w:p w14:paraId="52B4C84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傳輸編號</w:t>
            </w:r>
          </w:p>
        </w:tc>
        <w:tc>
          <w:tcPr>
            <w:tcW w:w="709" w:type="dxa"/>
            <w:tcBorders>
              <w:top w:val="single" w:sz="6" w:space="0" w:color="000000"/>
              <w:left w:val="single" w:sz="6" w:space="0" w:color="000000"/>
              <w:bottom w:val="single" w:sz="6" w:space="0" w:color="000000"/>
              <w:right w:val="single" w:sz="6" w:space="0" w:color="000000"/>
            </w:tcBorders>
            <w:vAlign w:val="center"/>
          </w:tcPr>
          <w:p w14:paraId="7C737DB7" w14:textId="18CD3900"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5AACB57"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447BE2B"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自</w:t>
            </w:r>
            <w:r w:rsidRPr="008F20B5">
              <w:rPr>
                <w:rFonts w:ascii="標楷體" w:eastAsia="標楷體" w:hAnsi="標楷體" w:hint="eastAsia"/>
              </w:rPr>
              <w:t>動</w:t>
            </w:r>
            <w:r w:rsidRPr="008F20B5">
              <w:rPr>
                <w:rFonts w:ascii="標楷體" w:eastAsia="標楷體" w:hAnsi="標楷體" w:hint="eastAsia"/>
                <w:lang w:eastAsia="zh-HK"/>
              </w:rPr>
              <w:t>編</w:t>
            </w:r>
            <w:r w:rsidRPr="008F20B5">
              <w:rPr>
                <w:rFonts w:ascii="標楷體" w:eastAsia="標楷體" w:hAnsi="標楷體" w:hint="eastAsia"/>
              </w:rPr>
              <w:t>號</w:t>
            </w:r>
          </w:p>
        </w:tc>
      </w:tr>
      <w:tr w:rsidR="009C3DAA" w:rsidRPr="008F20B5" w14:paraId="7764562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3D72DCD" w14:textId="14107837" w:rsidR="009C3DAA" w:rsidRPr="008F20B5" w:rsidRDefault="009C3DAA" w:rsidP="009C3DAA">
            <w:pPr>
              <w:spacing w:line="140" w:lineRule="atLeast"/>
              <w:rPr>
                <w:rFonts w:ascii="標楷體" w:eastAsia="標楷體" w:hAnsi="標楷體"/>
              </w:rPr>
            </w:pPr>
            <w:r w:rsidRPr="008F20B5">
              <w:rPr>
                <w:rFonts w:ascii="標楷體" w:eastAsia="標楷體" w:hAnsi="標楷體"/>
              </w:rPr>
              <w:t>6</w:t>
            </w:r>
          </w:p>
        </w:tc>
        <w:tc>
          <w:tcPr>
            <w:tcW w:w="2012" w:type="dxa"/>
            <w:tcBorders>
              <w:top w:val="single" w:sz="6" w:space="0" w:color="000000"/>
              <w:left w:val="single" w:sz="6" w:space="0" w:color="000000"/>
              <w:bottom w:val="single" w:sz="6" w:space="0" w:color="000000"/>
              <w:right w:val="single" w:sz="6" w:space="0" w:color="000000"/>
            </w:tcBorders>
            <w:vAlign w:val="center"/>
          </w:tcPr>
          <w:p w14:paraId="4104CCB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CALDY</w:t>
            </w:r>
          </w:p>
        </w:tc>
        <w:tc>
          <w:tcPr>
            <w:tcW w:w="2524" w:type="dxa"/>
            <w:tcBorders>
              <w:top w:val="single" w:sz="6" w:space="0" w:color="000000"/>
              <w:left w:val="single" w:sz="6" w:space="0" w:color="000000"/>
              <w:bottom w:val="single" w:sz="6" w:space="0" w:color="000000"/>
              <w:right w:val="single" w:sz="6" w:space="0" w:color="000000"/>
            </w:tcBorders>
            <w:vAlign w:val="center"/>
          </w:tcPr>
          <w:p w14:paraId="702F627F"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交易日期</w:t>
            </w:r>
          </w:p>
        </w:tc>
        <w:tc>
          <w:tcPr>
            <w:tcW w:w="709" w:type="dxa"/>
            <w:tcBorders>
              <w:top w:val="single" w:sz="6" w:space="0" w:color="000000"/>
              <w:left w:val="single" w:sz="6" w:space="0" w:color="000000"/>
              <w:bottom w:val="single" w:sz="6" w:space="0" w:color="000000"/>
              <w:right w:val="single" w:sz="6" w:space="0" w:color="000000"/>
            </w:tcBorders>
            <w:vAlign w:val="center"/>
          </w:tcPr>
          <w:p w14:paraId="64E29B4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646C818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1B13C55" w14:textId="272F9841" w:rsidR="009C3DAA" w:rsidRPr="008F20B5" w:rsidRDefault="00FA55E6" w:rsidP="009C3DAA">
            <w:pPr>
              <w:spacing w:line="140" w:lineRule="atLeast"/>
              <w:ind w:rightChars="449" w:right="1078"/>
              <w:rPr>
                <w:rFonts w:ascii="標楷體" w:eastAsia="標楷體" w:hAnsi="標楷體"/>
              </w:rPr>
            </w:pPr>
            <w:proofErr w:type="spellStart"/>
            <w:r w:rsidRPr="008F20B5">
              <w:rPr>
                <w:rFonts w:ascii="標楷體" w:eastAsia="標楷體" w:hAnsi="標楷體"/>
              </w:rPr>
              <w:t>Y</w:t>
            </w:r>
            <w:r w:rsidR="009C3DAA" w:rsidRPr="008F20B5">
              <w:rPr>
                <w:rFonts w:ascii="標楷體" w:eastAsia="標楷體" w:hAnsi="標楷體"/>
              </w:rPr>
              <w:t>yyymmdd</w:t>
            </w:r>
            <w:proofErr w:type="spellEnd"/>
            <w:r>
              <w:rPr>
                <w:rFonts w:ascii="標楷體" w:eastAsia="標楷體" w:hAnsi="標楷體" w:hint="eastAsia"/>
              </w:rPr>
              <w:t>(西元)</w:t>
            </w:r>
          </w:p>
        </w:tc>
      </w:tr>
      <w:tr w:rsidR="009C3DAA" w:rsidRPr="008F20B5" w14:paraId="306F631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F49143E" w14:textId="56E086D5" w:rsidR="009C3DAA" w:rsidRPr="008F20B5" w:rsidRDefault="009C3DAA" w:rsidP="009C3DAA">
            <w:pPr>
              <w:spacing w:line="140" w:lineRule="atLeast"/>
              <w:rPr>
                <w:rFonts w:ascii="標楷體" w:eastAsia="標楷體" w:hAnsi="標楷體"/>
              </w:rPr>
            </w:pPr>
            <w:r w:rsidRPr="008F20B5">
              <w:rPr>
                <w:rFonts w:ascii="標楷體" w:eastAsia="標楷體" w:hAnsi="標楷體"/>
              </w:rPr>
              <w:t>7</w:t>
            </w:r>
          </w:p>
        </w:tc>
        <w:tc>
          <w:tcPr>
            <w:tcW w:w="2012" w:type="dxa"/>
            <w:tcBorders>
              <w:top w:val="single" w:sz="6" w:space="0" w:color="000000"/>
              <w:left w:val="single" w:sz="6" w:space="0" w:color="000000"/>
              <w:bottom w:val="single" w:sz="6" w:space="0" w:color="000000"/>
              <w:right w:val="single" w:sz="6" w:space="0" w:color="000000"/>
            </w:tcBorders>
            <w:vAlign w:val="center"/>
          </w:tcPr>
          <w:p w14:paraId="119A69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CALTM</w:t>
            </w:r>
          </w:p>
        </w:tc>
        <w:tc>
          <w:tcPr>
            <w:tcW w:w="2524" w:type="dxa"/>
            <w:tcBorders>
              <w:top w:val="single" w:sz="6" w:space="0" w:color="000000"/>
              <w:left w:val="single" w:sz="6" w:space="0" w:color="000000"/>
              <w:bottom w:val="single" w:sz="6" w:space="0" w:color="000000"/>
              <w:right w:val="single" w:sz="6" w:space="0" w:color="000000"/>
            </w:tcBorders>
            <w:vAlign w:val="center"/>
          </w:tcPr>
          <w:p w14:paraId="6BDC06D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交易時間</w:t>
            </w:r>
          </w:p>
        </w:tc>
        <w:tc>
          <w:tcPr>
            <w:tcW w:w="709" w:type="dxa"/>
            <w:tcBorders>
              <w:top w:val="single" w:sz="6" w:space="0" w:color="000000"/>
              <w:left w:val="single" w:sz="6" w:space="0" w:color="000000"/>
              <w:bottom w:val="single" w:sz="6" w:space="0" w:color="000000"/>
              <w:right w:val="single" w:sz="6" w:space="0" w:color="000000"/>
            </w:tcBorders>
            <w:vAlign w:val="center"/>
          </w:tcPr>
          <w:p w14:paraId="73006CB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257318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1614A0F4" w14:textId="77777777" w:rsidR="009C3DAA" w:rsidRPr="008F20B5" w:rsidRDefault="009C3DAA" w:rsidP="009C3DAA">
            <w:pPr>
              <w:spacing w:line="140" w:lineRule="atLeast"/>
              <w:ind w:rightChars="449" w:right="1078"/>
              <w:rPr>
                <w:rFonts w:ascii="標楷體" w:eastAsia="標楷體" w:hAnsi="標楷體"/>
              </w:rPr>
            </w:pPr>
            <w:proofErr w:type="spellStart"/>
            <w:r w:rsidRPr="008F20B5">
              <w:rPr>
                <w:rFonts w:ascii="標楷體" w:eastAsia="標楷體" w:hAnsi="標楷體"/>
              </w:rPr>
              <w:t>hhmmssss</w:t>
            </w:r>
            <w:proofErr w:type="spellEnd"/>
          </w:p>
        </w:tc>
      </w:tr>
      <w:tr w:rsidR="009C3DAA" w:rsidRPr="008F20B5" w14:paraId="29E1256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C386662" w14:textId="7EA183B3" w:rsidR="009C3DAA" w:rsidRPr="008F20B5" w:rsidRDefault="009C3DAA" w:rsidP="009C3DAA">
            <w:pPr>
              <w:spacing w:line="140" w:lineRule="atLeast"/>
              <w:rPr>
                <w:rFonts w:ascii="標楷體" w:eastAsia="標楷體" w:hAnsi="標楷體"/>
              </w:rPr>
            </w:pPr>
            <w:r w:rsidRPr="008F20B5">
              <w:rPr>
                <w:rFonts w:ascii="標楷體" w:eastAsia="標楷體" w:hAnsi="標楷體"/>
              </w:rPr>
              <w:t>8</w:t>
            </w:r>
          </w:p>
        </w:tc>
        <w:tc>
          <w:tcPr>
            <w:tcW w:w="2012" w:type="dxa"/>
            <w:tcBorders>
              <w:top w:val="single" w:sz="6" w:space="0" w:color="000000"/>
              <w:left w:val="single" w:sz="6" w:space="0" w:color="000000"/>
              <w:bottom w:val="single" w:sz="6" w:space="0" w:color="000000"/>
              <w:right w:val="single" w:sz="6" w:space="0" w:color="000000"/>
            </w:tcBorders>
            <w:vAlign w:val="center"/>
          </w:tcPr>
          <w:p w14:paraId="5ABC83F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MSGEND</w:t>
            </w:r>
          </w:p>
        </w:tc>
        <w:tc>
          <w:tcPr>
            <w:tcW w:w="2524" w:type="dxa"/>
            <w:tcBorders>
              <w:top w:val="single" w:sz="6" w:space="0" w:color="000000"/>
              <w:left w:val="single" w:sz="6" w:space="0" w:color="000000"/>
              <w:bottom w:val="single" w:sz="6" w:space="0" w:color="000000"/>
              <w:right w:val="single" w:sz="6" w:space="0" w:color="000000"/>
            </w:tcBorders>
            <w:vAlign w:val="center"/>
          </w:tcPr>
          <w:p w14:paraId="0D1F3D5A"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結束記號</w:t>
            </w:r>
          </w:p>
          <w:p w14:paraId="187FAD05" w14:textId="6FFADFAB" w:rsidR="009C3DAA" w:rsidRPr="008F20B5" w:rsidRDefault="009C3DAA" w:rsidP="009C3DAA">
            <w:pPr>
              <w:ind w:leftChars="20" w:left="48"/>
              <w:rPr>
                <w:rFonts w:ascii="標楷體" w:eastAsia="標楷體" w:hAnsi="標楷體"/>
              </w:rPr>
            </w:pPr>
            <w:r w:rsidRPr="008F20B5">
              <w:rPr>
                <w:rFonts w:ascii="標楷體" w:eastAsia="標楷體" w:hAnsi="標楷體"/>
              </w:rPr>
              <w:t>1：結束</w:t>
            </w:r>
          </w:p>
        </w:tc>
        <w:tc>
          <w:tcPr>
            <w:tcW w:w="709" w:type="dxa"/>
            <w:tcBorders>
              <w:top w:val="single" w:sz="6" w:space="0" w:color="000000"/>
              <w:left w:val="single" w:sz="6" w:space="0" w:color="000000"/>
              <w:bottom w:val="single" w:sz="6" w:space="0" w:color="000000"/>
              <w:right w:val="single" w:sz="6" w:space="0" w:color="000000"/>
            </w:tcBorders>
            <w:vAlign w:val="center"/>
          </w:tcPr>
          <w:p w14:paraId="751D47F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F5DF26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229D51A" w14:textId="77777777" w:rsidR="009C3DAA" w:rsidRPr="008F20B5" w:rsidRDefault="009C3DAA" w:rsidP="009C3DAA">
            <w:pPr>
              <w:rPr>
                <w:rFonts w:ascii="標楷體" w:eastAsia="標楷體" w:hAnsi="標楷體"/>
              </w:rPr>
            </w:pPr>
            <w:r w:rsidRPr="008F20B5">
              <w:rPr>
                <w:rFonts w:ascii="標楷體" w:eastAsia="標楷體" w:hAnsi="標楷體"/>
              </w:rPr>
              <w:t>1</w:t>
            </w:r>
          </w:p>
        </w:tc>
      </w:tr>
      <w:tr w:rsidR="009C3DAA" w:rsidRPr="008F20B5" w14:paraId="5F16B2A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63D966" w14:textId="06639970" w:rsidR="009C3DAA" w:rsidRPr="008F20B5" w:rsidRDefault="009C3DAA" w:rsidP="009C3DAA">
            <w:pPr>
              <w:spacing w:line="140" w:lineRule="atLeast"/>
              <w:rPr>
                <w:rFonts w:ascii="標楷體" w:eastAsia="標楷體" w:hAnsi="標楷體"/>
              </w:rPr>
            </w:pPr>
            <w:r w:rsidRPr="008F20B5">
              <w:rPr>
                <w:rFonts w:ascii="標楷體" w:eastAsia="標楷體" w:hAnsi="標楷體"/>
              </w:rPr>
              <w:t>9</w:t>
            </w:r>
          </w:p>
        </w:tc>
        <w:tc>
          <w:tcPr>
            <w:tcW w:w="2012" w:type="dxa"/>
            <w:tcBorders>
              <w:top w:val="single" w:sz="6" w:space="0" w:color="000000"/>
              <w:left w:val="single" w:sz="6" w:space="0" w:color="000000"/>
              <w:bottom w:val="single" w:sz="6" w:space="0" w:color="000000"/>
              <w:right w:val="single" w:sz="6" w:space="0" w:color="000000"/>
            </w:tcBorders>
            <w:vAlign w:val="center"/>
          </w:tcPr>
          <w:p w14:paraId="3A97EBC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TXRSUT</w:t>
            </w:r>
          </w:p>
        </w:tc>
        <w:tc>
          <w:tcPr>
            <w:tcW w:w="2524" w:type="dxa"/>
            <w:tcBorders>
              <w:top w:val="single" w:sz="6" w:space="0" w:color="000000"/>
              <w:left w:val="single" w:sz="6" w:space="0" w:color="000000"/>
              <w:bottom w:val="single" w:sz="6" w:space="0" w:color="000000"/>
              <w:right w:val="single" w:sz="6" w:space="0" w:color="000000"/>
            </w:tcBorders>
            <w:vAlign w:val="center"/>
          </w:tcPr>
          <w:p w14:paraId="713C32D0"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訊息種類</w:t>
            </w:r>
          </w:p>
          <w:p w14:paraId="2D763E63"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507D69BF"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c>
          <w:tcPr>
            <w:tcW w:w="709" w:type="dxa"/>
            <w:tcBorders>
              <w:top w:val="single" w:sz="6" w:space="0" w:color="000000"/>
              <w:left w:val="single" w:sz="6" w:space="0" w:color="000000"/>
              <w:bottom w:val="single" w:sz="6" w:space="0" w:color="000000"/>
              <w:right w:val="single" w:sz="6" w:space="0" w:color="000000"/>
            </w:tcBorders>
            <w:vAlign w:val="center"/>
          </w:tcPr>
          <w:p w14:paraId="764EB30E"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443804C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341C9805"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4800BB1A"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r>
      <w:tr w:rsidR="009C3DAA" w:rsidRPr="008F20B5" w14:paraId="4EAB7E7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D69018C" w14:textId="6CA6033F" w:rsidR="009C3DAA" w:rsidRPr="008F20B5" w:rsidRDefault="009C3DAA" w:rsidP="009C3DAA">
            <w:pPr>
              <w:spacing w:line="140" w:lineRule="atLeast"/>
              <w:rPr>
                <w:rFonts w:ascii="標楷體" w:eastAsia="標楷體" w:hAnsi="標楷體"/>
              </w:rPr>
            </w:pPr>
            <w:r w:rsidRPr="008F20B5">
              <w:rPr>
                <w:rFonts w:ascii="標楷體" w:eastAsia="標楷體" w:hAnsi="標楷體"/>
              </w:rPr>
              <w:t>10</w:t>
            </w:r>
          </w:p>
        </w:tc>
        <w:tc>
          <w:tcPr>
            <w:tcW w:w="2012" w:type="dxa"/>
            <w:tcBorders>
              <w:top w:val="single" w:sz="6" w:space="0" w:color="000000"/>
              <w:left w:val="single" w:sz="6" w:space="0" w:color="000000"/>
              <w:bottom w:val="single" w:sz="6" w:space="0" w:color="000000"/>
              <w:right w:val="single" w:sz="6" w:space="0" w:color="000000"/>
            </w:tcBorders>
            <w:vAlign w:val="center"/>
          </w:tcPr>
          <w:p w14:paraId="106D0DE3" w14:textId="2F65B592" w:rsidR="009C3DAA" w:rsidRPr="008F20B5" w:rsidRDefault="009C3DAA" w:rsidP="009C3DAA">
            <w:pPr>
              <w:spacing w:line="140" w:lineRule="atLeast"/>
              <w:rPr>
                <w:rFonts w:ascii="標楷體" w:eastAsia="標楷體" w:hAnsi="標楷體"/>
              </w:rPr>
            </w:pPr>
            <w:r w:rsidRPr="008F20B5">
              <w:rPr>
                <w:rFonts w:ascii="標楷體" w:eastAsia="標楷體" w:hAnsi="標楷體"/>
              </w:rPr>
              <w:t>TXCD</w:t>
            </w:r>
          </w:p>
        </w:tc>
        <w:tc>
          <w:tcPr>
            <w:tcW w:w="2524" w:type="dxa"/>
            <w:tcBorders>
              <w:top w:val="single" w:sz="6" w:space="0" w:color="000000"/>
              <w:left w:val="single" w:sz="6" w:space="0" w:color="000000"/>
              <w:bottom w:val="single" w:sz="6" w:space="0" w:color="000000"/>
              <w:right w:val="single" w:sz="6" w:space="0" w:color="000000"/>
            </w:tcBorders>
            <w:vAlign w:val="center"/>
          </w:tcPr>
          <w:p w14:paraId="42BA6F84" w14:textId="5E005AB6"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交易代號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055501AF" w14:textId="587F0BA2"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292E4B2D" w14:textId="1CEE36C5"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006C474" w14:textId="4FC1CFEA" w:rsidR="009C3DAA" w:rsidRPr="008F20B5" w:rsidRDefault="009C3DAA" w:rsidP="009C3DAA">
            <w:pPr>
              <w:ind w:leftChars="20" w:left="48"/>
              <w:rPr>
                <w:rFonts w:ascii="標楷體" w:eastAsia="標楷體" w:hAnsi="標楷體"/>
              </w:rPr>
            </w:pPr>
            <w:r w:rsidRPr="008F20B5">
              <w:rPr>
                <w:rFonts w:ascii="標楷體" w:eastAsia="標楷體" w:hAnsi="標楷體"/>
              </w:rPr>
              <w:t>L7100</w:t>
            </w:r>
          </w:p>
        </w:tc>
      </w:tr>
      <w:tr w:rsidR="009C3DAA" w:rsidRPr="008F20B5" w14:paraId="7DA22E0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4CFB0B2" w14:textId="0A0E535A" w:rsidR="009C3DAA" w:rsidRPr="008F20B5" w:rsidRDefault="009C3DAA" w:rsidP="009C3DAA">
            <w:pPr>
              <w:spacing w:line="140" w:lineRule="atLeast"/>
              <w:rPr>
                <w:rFonts w:ascii="標楷體" w:eastAsia="標楷體" w:hAnsi="標楷體"/>
              </w:rPr>
            </w:pPr>
            <w:r w:rsidRPr="008F20B5">
              <w:rPr>
                <w:rFonts w:ascii="標楷體" w:eastAsia="標楷體" w:hAnsi="標楷體"/>
              </w:rPr>
              <w:t>11</w:t>
            </w:r>
          </w:p>
        </w:tc>
        <w:tc>
          <w:tcPr>
            <w:tcW w:w="2012" w:type="dxa"/>
            <w:tcBorders>
              <w:top w:val="single" w:sz="6" w:space="0" w:color="000000"/>
              <w:left w:val="single" w:sz="6" w:space="0" w:color="000000"/>
              <w:bottom w:val="single" w:sz="6" w:space="0" w:color="000000"/>
              <w:right w:val="single" w:sz="6" w:space="0" w:color="000000"/>
            </w:tcBorders>
            <w:vAlign w:val="center"/>
          </w:tcPr>
          <w:p w14:paraId="2EBA46DA"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MSGID</w:t>
            </w:r>
          </w:p>
        </w:tc>
        <w:tc>
          <w:tcPr>
            <w:tcW w:w="2524" w:type="dxa"/>
            <w:tcBorders>
              <w:top w:val="single" w:sz="6" w:space="0" w:color="000000"/>
              <w:left w:val="single" w:sz="6" w:space="0" w:color="000000"/>
              <w:bottom w:val="single" w:sz="6" w:space="0" w:color="000000"/>
              <w:right w:val="single" w:sz="6" w:space="0" w:color="000000"/>
            </w:tcBorders>
            <w:vAlign w:val="center"/>
          </w:tcPr>
          <w:p w14:paraId="3B3CD6C9"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2808C2B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3221328"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D45E654" w14:textId="77777777" w:rsidR="009C3DAA" w:rsidRPr="008F20B5" w:rsidRDefault="009C3DAA" w:rsidP="009C3DAA">
            <w:pPr>
              <w:ind w:leftChars="20" w:left="48"/>
              <w:rPr>
                <w:rFonts w:ascii="標楷體" w:eastAsia="標楷體" w:hAnsi="標楷體"/>
              </w:rPr>
            </w:pPr>
          </w:p>
        </w:tc>
      </w:tr>
      <w:tr w:rsidR="009C3DAA" w:rsidRPr="008F20B5" w14:paraId="1B95E2D9"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6AB00D2" w14:textId="62A04DF4" w:rsidR="009C3DAA" w:rsidRPr="008F20B5" w:rsidRDefault="009C3DAA" w:rsidP="009C3DAA">
            <w:pPr>
              <w:spacing w:line="140" w:lineRule="atLeast"/>
              <w:rPr>
                <w:rFonts w:ascii="標楷體" w:eastAsia="標楷體" w:hAnsi="標楷體"/>
              </w:rPr>
            </w:pPr>
            <w:r w:rsidRPr="008F20B5">
              <w:rPr>
                <w:rFonts w:ascii="標楷體" w:eastAsia="標楷體" w:hAnsi="標楷體"/>
              </w:rPr>
              <w:t>12</w:t>
            </w:r>
          </w:p>
        </w:tc>
        <w:tc>
          <w:tcPr>
            <w:tcW w:w="2012" w:type="dxa"/>
            <w:tcBorders>
              <w:top w:val="single" w:sz="6" w:space="0" w:color="000000"/>
              <w:left w:val="single" w:sz="6" w:space="0" w:color="000000"/>
              <w:bottom w:val="single" w:sz="6" w:space="0" w:color="000000"/>
              <w:right w:val="single" w:sz="6" w:space="0" w:color="000000"/>
            </w:tcBorders>
            <w:vAlign w:val="center"/>
          </w:tcPr>
          <w:p w14:paraId="394B3E93" w14:textId="7EF97B96" w:rsidR="009C3DAA" w:rsidRPr="008F20B5" w:rsidRDefault="009C3DAA" w:rsidP="009C3DAA">
            <w:pPr>
              <w:spacing w:line="140" w:lineRule="atLeast"/>
              <w:rPr>
                <w:rFonts w:ascii="標楷體" w:eastAsia="標楷體" w:hAnsi="標楷體"/>
              </w:rPr>
            </w:pPr>
            <w:r w:rsidRPr="008F20B5">
              <w:rPr>
                <w:rFonts w:ascii="標楷體" w:eastAsia="標楷體" w:hAnsi="標楷體"/>
              </w:rPr>
              <w:t>MLDRY</w:t>
            </w:r>
          </w:p>
        </w:tc>
        <w:tc>
          <w:tcPr>
            <w:tcW w:w="2524" w:type="dxa"/>
            <w:tcBorders>
              <w:top w:val="single" w:sz="6" w:space="0" w:color="000000"/>
              <w:left w:val="single" w:sz="6" w:space="0" w:color="000000"/>
              <w:bottom w:val="single" w:sz="6" w:space="0" w:color="000000"/>
              <w:right w:val="single" w:sz="6" w:space="0" w:color="000000"/>
            </w:tcBorders>
            <w:vAlign w:val="center"/>
          </w:tcPr>
          <w:p w14:paraId="16AC4F6B" w14:textId="24B7533B"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保留</w:t>
            </w:r>
          </w:p>
        </w:tc>
        <w:tc>
          <w:tcPr>
            <w:tcW w:w="709" w:type="dxa"/>
            <w:tcBorders>
              <w:top w:val="single" w:sz="6" w:space="0" w:color="000000"/>
              <w:left w:val="single" w:sz="6" w:space="0" w:color="000000"/>
              <w:bottom w:val="single" w:sz="6" w:space="0" w:color="000000"/>
              <w:right w:val="single" w:sz="6" w:space="0" w:color="000000"/>
            </w:tcBorders>
            <w:vAlign w:val="center"/>
          </w:tcPr>
          <w:p w14:paraId="6B6F7052" w14:textId="0BB0CE8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2D34D953" w14:textId="24A5D706"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F820F68" w14:textId="77777777" w:rsidR="009C3DAA" w:rsidRPr="008F20B5" w:rsidRDefault="009C3DAA" w:rsidP="009C3DAA">
            <w:pPr>
              <w:ind w:leftChars="20" w:left="48"/>
              <w:rPr>
                <w:rFonts w:ascii="標楷體" w:eastAsia="標楷體" w:hAnsi="標楷體"/>
              </w:rPr>
            </w:pPr>
          </w:p>
        </w:tc>
      </w:tr>
      <w:tr w:rsidR="009C3DAA" w:rsidRPr="008F20B5" w14:paraId="5F1AD826"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1CBE88E" w14:textId="3ADB7490" w:rsidR="009C3DAA" w:rsidRPr="008F20B5" w:rsidRDefault="009C3DAA" w:rsidP="009C3DAA">
            <w:pPr>
              <w:spacing w:line="140" w:lineRule="atLeast"/>
              <w:rPr>
                <w:rFonts w:ascii="標楷體" w:eastAsia="標楷體" w:hAnsi="標楷體"/>
              </w:rPr>
            </w:pPr>
            <w:r w:rsidRPr="008F20B5">
              <w:rPr>
                <w:rFonts w:ascii="標楷體" w:eastAsia="標楷體" w:hAnsi="標楷體"/>
              </w:rPr>
              <w:t>13</w:t>
            </w:r>
          </w:p>
        </w:tc>
        <w:tc>
          <w:tcPr>
            <w:tcW w:w="2012" w:type="dxa"/>
            <w:tcBorders>
              <w:top w:val="single" w:sz="6" w:space="0" w:color="000000"/>
              <w:left w:val="single" w:sz="6" w:space="0" w:color="000000"/>
              <w:bottom w:val="single" w:sz="6" w:space="0" w:color="000000"/>
              <w:right w:val="single" w:sz="6" w:space="0" w:color="000000"/>
            </w:tcBorders>
            <w:vAlign w:val="center"/>
          </w:tcPr>
          <w:p w14:paraId="16A563BC"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MRKEY</w:t>
            </w:r>
          </w:p>
        </w:tc>
        <w:tc>
          <w:tcPr>
            <w:tcW w:w="2524" w:type="dxa"/>
            <w:tcBorders>
              <w:top w:val="single" w:sz="6" w:space="0" w:color="000000"/>
              <w:left w:val="single" w:sz="6" w:space="0" w:color="000000"/>
              <w:bottom w:val="single" w:sz="6" w:space="0" w:color="000000"/>
              <w:right w:val="single" w:sz="6" w:space="0" w:color="000000"/>
            </w:tcBorders>
            <w:vAlign w:val="center"/>
          </w:tcPr>
          <w:p w14:paraId="61EFD61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戶號</w:t>
            </w:r>
          </w:p>
        </w:tc>
        <w:tc>
          <w:tcPr>
            <w:tcW w:w="709" w:type="dxa"/>
            <w:tcBorders>
              <w:top w:val="single" w:sz="6" w:space="0" w:color="000000"/>
              <w:left w:val="single" w:sz="6" w:space="0" w:color="000000"/>
              <w:bottom w:val="single" w:sz="6" w:space="0" w:color="000000"/>
              <w:right w:val="single" w:sz="6" w:space="0" w:color="000000"/>
            </w:tcBorders>
            <w:vAlign w:val="center"/>
          </w:tcPr>
          <w:p w14:paraId="48F55CC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07F4A35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16</w:t>
            </w:r>
          </w:p>
        </w:tc>
        <w:tc>
          <w:tcPr>
            <w:tcW w:w="3996" w:type="dxa"/>
            <w:tcBorders>
              <w:top w:val="single" w:sz="6" w:space="0" w:color="000000"/>
              <w:left w:val="single" w:sz="6" w:space="0" w:color="000000"/>
              <w:bottom w:val="single" w:sz="6" w:space="0" w:color="000000"/>
              <w:right w:val="single" w:sz="6" w:space="0" w:color="000000"/>
            </w:tcBorders>
            <w:vAlign w:val="center"/>
          </w:tcPr>
          <w:p w14:paraId="24A4BE07" w14:textId="6FC5795F" w:rsidR="009C3DAA" w:rsidRPr="008F20B5" w:rsidRDefault="009C3DAA" w:rsidP="009C3DAA">
            <w:pPr>
              <w:spacing w:line="140" w:lineRule="atLeast"/>
              <w:rPr>
                <w:rFonts w:ascii="標楷體" w:eastAsia="標楷體" w:hAnsi="標楷體"/>
              </w:rPr>
            </w:pPr>
          </w:p>
        </w:tc>
      </w:tr>
      <w:tr w:rsidR="00E95689" w:rsidRPr="008F20B5" w14:paraId="5D3ADC0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A78659" w14:textId="533077C7" w:rsidR="00E95689" w:rsidRPr="008F20B5" w:rsidRDefault="00E95689" w:rsidP="009C3DAA">
            <w:pPr>
              <w:spacing w:line="140" w:lineRule="atLeast"/>
              <w:rPr>
                <w:rFonts w:ascii="標楷體" w:eastAsia="標楷體" w:hAnsi="標楷體"/>
              </w:rPr>
            </w:pPr>
            <w:r w:rsidRPr="008F20B5">
              <w:rPr>
                <w:rFonts w:ascii="標楷體" w:eastAsia="標楷體" w:hAnsi="標楷體"/>
              </w:rPr>
              <w:t>14</w:t>
            </w:r>
          </w:p>
        </w:tc>
        <w:tc>
          <w:tcPr>
            <w:tcW w:w="2012" w:type="dxa"/>
            <w:tcBorders>
              <w:top w:val="single" w:sz="6" w:space="0" w:color="000000"/>
              <w:left w:val="single" w:sz="6" w:space="0" w:color="000000"/>
              <w:bottom w:val="single" w:sz="6" w:space="0" w:color="000000"/>
              <w:right w:val="single" w:sz="6" w:space="0" w:color="000000"/>
            </w:tcBorders>
            <w:vAlign w:val="center"/>
          </w:tcPr>
          <w:p w14:paraId="5ED9EAC2" w14:textId="18D4E862"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color w:val="FF0000"/>
              </w:rPr>
              <w:t>FILLER</w:t>
            </w:r>
          </w:p>
        </w:tc>
        <w:tc>
          <w:tcPr>
            <w:tcW w:w="2524" w:type="dxa"/>
            <w:tcBorders>
              <w:top w:val="single" w:sz="6" w:space="0" w:color="000000"/>
              <w:left w:val="single" w:sz="6" w:space="0" w:color="000000"/>
              <w:bottom w:val="single" w:sz="6" w:space="0" w:color="000000"/>
              <w:right w:val="single" w:sz="6" w:space="0" w:color="000000"/>
            </w:tcBorders>
            <w:vAlign w:val="center"/>
          </w:tcPr>
          <w:p w14:paraId="690FF9ED" w14:textId="3CC8FC21"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hint="eastAsia"/>
                <w:color w:val="FF0000"/>
              </w:rPr>
              <w:t>保留</w:t>
            </w:r>
            <w:r w:rsidRPr="00614F5B">
              <w:rPr>
                <w:rFonts w:ascii="標楷體" w:eastAsia="標楷體" w:hAnsi="標楷體"/>
                <w:color w:val="FF0000"/>
              </w:rPr>
              <w:t>/</w:t>
            </w:r>
            <w:r w:rsidRPr="00614F5B">
              <w:rPr>
                <w:rFonts w:ascii="標楷體" w:eastAsia="標楷體" w:hAnsi="標楷體" w:hint="eastAsia"/>
                <w:color w:val="FF0000"/>
              </w:rPr>
              <w:t>下行</w:t>
            </w:r>
            <w:r w:rsidRPr="00614F5B">
              <w:rPr>
                <w:rFonts w:ascii="標楷體" w:eastAsia="標楷體" w:hAnsi="標楷體"/>
                <w:color w:val="FF0000"/>
              </w:rPr>
              <w:t>欄位</w:t>
            </w:r>
          </w:p>
        </w:tc>
        <w:tc>
          <w:tcPr>
            <w:tcW w:w="709" w:type="dxa"/>
            <w:tcBorders>
              <w:top w:val="single" w:sz="6" w:space="0" w:color="000000"/>
              <w:left w:val="single" w:sz="6" w:space="0" w:color="000000"/>
              <w:bottom w:val="single" w:sz="6" w:space="0" w:color="000000"/>
              <w:right w:val="single" w:sz="6" w:space="0" w:color="000000"/>
            </w:tcBorders>
            <w:vAlign w:val="center"/>
          </w:tcPr>
          <w:p w14:paraId="24F3F70E" w14:textId="41BE4D9F" w:rsidR="00E95689" w:rsidRPr="00614F5B" w:rsidRDefault="00E95689" w:rsidP="009C3DAA">
            <w:pPr>
              <w:spacing w:line="140" w:lineRule="atLeast"/>
              <w:jc w:val="center"/>
              <w:rPr>
                <w:rFonts w:ascii="標楷體" w:eastAsia="標楷體" w:hAnsi="標楷體"/>
                <w:color w:val="FF0000"/>
              </w:rPr>
            </w:pPr>
            <w:r w:rsidRPr="00614F5B">
              <w:rPr>
                <w:rFonts w:ascii="標楷體" w:eastAsia="標楷體" w:hAnsi="標楷體"/>
                <w:color w:val="FF000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3E599486" w14:textId="77777777" w:rsidR="00E95689" w:rsidRPr="008F20B5" w:rsidRDefault="00E95689" w:rsidP="009C3DAA">
            <w:pPr>
              <w:spacing w:line="140" w:lineRule="atLeast"/>
              <w:jc w:val="center"/>
              <w:rPr>
                <w:rFonts w:ascii="標楷體" w:eastAsia="標楷體" w:hAnsi="標楷體"/>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0DA3BA9D" w14:textId="77777777" w:rsidR="00E95689" w:rsidRPr="008F20B5" w:rsidRDefault="00E95689" w:rsidP="009C3DAA">
            <w:pPr>
              <w:spacing w:line="140" w:lineRule="atLeast"/>
              <w:rPr>
                <w:rFonts w:ascii="標楷體" w:eastAsia="標楷體" w:hAnsi="標楷體"/>
              </w:rPr>
            </w:pPr>
          </w:p>
        </w:tc>
      </w:tr>
      <w:tr w:rsidR="009C3DAA" w:rsidRPr="008F20B5" w14:paraId="2E8F6E3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3E32032" w14:textId="3A619BA1" w:rsidR="009C3DAA" w:rsidRPr="008F20B5" w:rsidRDefault="009C3DAA" w:rsidP="009C3DAA">
            <w:pPr>
              <w:spacing w:line="140" w:lineRule="atLeast"/>
              <w:rPr>
                <w:rFonts w:ascii="標楷體" w:eastAsia="標楷體" w:hAnsi="標楷體"/>
              </w:rPr>
            </w:pPr>
            <w:r w:rsidRPr="008F20B5">
              <w:rPr>
                <w:rFonts w:ascii="標楷體" w:eastAsia="標楷體" w:hAnsi="標楷體"/>
              </w:rPr>
              <w:t>1</w:t>
            </w:r>
            <w:r w:rsidR="00E95689">
              <w:rPr>
                <w:rFonts w:ascii="標楷體" w:eastAsia="標楷體" w:hAnsi="標楷體" w:hint="eastAsia"/>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5B56D157" w14:textId="4D9C3638" w:rsidR="009C3DAA" w:rsidRPr="00614F5B" w:rsidRDefault="000A14EF" w:rsidP="009C3DAA">
            <w:pPr>
              <w:spacing w:line="140" w:lineRule="atLeast"/>
              <w:rPr>
                <w:rFonts w:ascii="標楷體" w:eastAsia="標楷體" w:hAnsi="標楷體"/>
                <w:color w:val="0070C0"/>
              </w:rPr>
            </w:pPr>
            <w:proofErr w:type="spellStart"/>
            <w:r w:rsidRPr="00614F5B">
              <w:rPr>
                <w:rFonts w:ascii="標楷體" w:eastAsia="標楷體" w:hAnsi="標楷體"/>
                <w:color w:val="0070C0"/>
              </w:rPr>
              <w:t>ErrMsg</w:t>
            </w:r>
            <w:proofErr w:type="spellEnd"/>
          </w:p>
        </w:tc>
        <w:tc>
          <w:tcPr>
            <w:tcW w:w="2524" w:type="dxa"/>
            <w:tcBorders>
              <w:top w:val="single" w:sz="6" w:space="0" w:color="000000"/>
              <w:left w:val="single" w:sz="6" w:space="0" w:color="000000"/>
              <w:bottom w:val="single" w:sz="6" w:space="0" w:color="000000"/>
              <w:right w:val="single" w:sz="6" w:space="0" w:color="000000"/>
            </w:tcBorders>
            <w:vAlign w:val="center"/>
          </w:tcPr>
          <w:p w14:paraId="2CA9D2C5" w14:textId="7CD8EE2A" w:rsidR="009C3DAA" w:rsidRPr="00614F5B" w:rsidRDefault="007B01DA" w:rsidP="009C3DAA">
            <w:pPr>
              <w:spacing w:line="140" w:lineRule="atLeast"/>
              <w:rPr>
                <w:rFonts w:ascii="標楷體" w:eastAsia="標楷體" w:hAnsi="標楷體"/>
                <w:color w:val="0070C0"/>
              </w:rPr>
            </w:pPr>
            <w:r w:rsidRPr="00614F5B">
              <w:rPr>
                <w:rFonts w:ascii="標楷體" w:eastAsia="標楷體" w:hAnsi="標楷體" w:hint="eastAsia"/>
                <w:color w:val="0070C0"/>
              </w:rPr>
              <w:t>錯誤</w:t>
            </w:r>
            <w:r w:rsidR="000A14EF" w:rsidRPr="00614F5B">
              <w:rPr>
                <w:rFonts w:ascii="標楷體" w:eastAsia="標楷體" w:hAnsi="標楷體" w:hint="eastAsia"/>
                <w:color w:val="0070C0"/>
              </w:rPr>
              <w:t>訊息</w:t>
            </w:r>
          </w:p>
        </w:tc>
        <w:tc>
          <w:tcPr>
            <w:tcW w:w="709" w:type="dxa"/>
            <w:tcBorders>
              <w:top w:val="single" w:sz="6" w:space="0" w:color="000000"/>
              <w:left w:val="single" w:sz="6" w:space="0" w:color="000000"/>
              <w:bottom w:val="single" w:sz="6" w:space="0" w:color="000000"/>
              <w:right w:val="single" w:sz="6" w:space="0" w:color="000000"/>
            </w:tcBorders>
            <w:vAlign w:val="center"/>
          </w:tcPr>
          <w:p w14:paraId="0A079315" w14:textId="77777777" w:rsidR="009C3DAA" w:rsidRPr="00614F5B" w:rsidRDefault="009C3DAA" w:rsidP="009C3DAA">
            <w:pPr>
              <w:spacing w:line="140" w:lineRule="atLeast"/>
              <w:jc w:val="center"/>
              <w:rPr>
                <w:rFonts w:ascii="標楷體" w:eastAsia="標楷體" w:hAnsi="標楷體"/>
                <w:color w:val="0070C0"/>
              </w:rPr>
            </w:pPr>
            <w:r w:rsidRPr="00614F5B">
              <w:rPr>
                <w:rFonts w:ascii="標楷體" w:eastAsia="標楷體" w:hAnsi="標楷體"/>
                <w:color w:val="0070C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FA232FE" w14:textId="2935A9B6" w:rsidR="009C3DAA" w:rsidRPr="00614F5B" w:rsidRDefault="009C3DAA" w:rsidP="009C3DAA">
            <w:pPr>
              <w:spacing w:line="140" w:lineRule="atLeast"/>
              <w:jc w:val="center"/>
              <w:rPr>
                <w:rFonts w:ascii="標楷體" w:eastAsia="標楷體" w:hAnsi="標楷體"/>
                <w:color w:val="0070C0"/>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6C8B141C" w14:textId="61FECF9D" w:rsidR="009C3DAA" w:rsidRPr="008F20B5" w:rsidRDefault="009C3DAA" w:rsidP="009C3DAA">
            <w:pPr>
              <w:spacing w:line="140" w:lineRule="atLeast"/>
              <w:rPr>
                <w:rFonts w:ascii="標楷體" w:eastAsia="標楷體" w:hAnsi="標楷體"/>
              </w:rPr>
            </w:pPr>
          </w:p>
        </w:tc>
      </w:tr>
    </w:tbl>
    <w:p w14:paraId="4F83C0CB" w14:textId="77777777" w:rsidR="00361479" w:rsidRPr="008F20B5" w:rsidRDefault="00361479" w:rsidP="00361479">
      <w:pPr>
        <w:pStyle w:val="af9"/>
        <w:widowControl/>
        <w:ind w:leftChars="0"/>
        <w:rPr>
          <w:rFonts w:ascii="標楷體" w:eastAsia="標楷體" w:hAnsi="標楷體"/>
        </w:rPr>
      </w:pPr>
    </w:p>
    <w:p w14:paraId="0C8807E9"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0C318043" w14:textId="5E618E95" w:rsidR="00B26C57" w:rsidRPr="008F20B5" w:rsidRDefault="00B26C57" w:rsidP="0078740E">
      <w:pPr>
        <w:pStyle w:val="3"/>
        <w:numPr>
          <w:ilvl w:val="2"/>
          <w:numId w:val="7"/>
        </w:numPr>
        <w:spacing w:before="0"/>
        <w:rPr>
          <w:rFonts w:ascii="標楷體" w:hAnsi="標楷體"/>
          <w:b/>
          <w:szCs w:val="32"/>
        </w:rPr>
      </w:pPr>
      <w:bookmarkStart w:id="150" w:name="_JSON_傳輸格式"/>
      <w:bookmarkStart w:id="151" w:name="_Toc90483148"/>
      <w:bookmarkStart w:id="152" w:name="_Toc90483403"/>
      <w:bookmarkStart w:id="153" w:name="_Toc90483519"/>
      <w:bookmarkStart w:id="154" w:name="_Toc90483745"/>
      <w:bookmarkStart w:id="155" w:name="_Toc90490017"/>
      <w:bookmarkStart w:id="156" w:name="_Toc140244537"/>
      <w:bookmarkEnd w:id="150"/>
      <w:r w:rsidRPr="008F20B5">
        <w:rPr>
          <w:rFonts w:ascii="標楷體" w:hAnsi="標楷體"/>
          <w:b/>
          <w:szCs w:val="32"/>
        </w:rPr>
        <w:lastRenderedPageBreak/>
        <w:t xml:space="preserve">JSON </w:t>
      </w:r>
      <w:r w:rsidRPr="008F20B5">
        <w:rPr>
          <w:rFonts w:ascii="標楷體" w:hAnsi="標楷體" w:hint="eastAsia"/>
          <w:b/>
        </w:rPr>
        <w:t>傳輸格式</w:t>
      </w:r>
      <w:bookmarkEnd w:id="151"/>
      <w:bookmarkEnd w:id="152"/>
      <w:bookmarkEnd w:id="153"/>
      <w:bookmarkEnd w:id="154"/>
      <w:bookmarkEnd w:id="155"/>
      <w:bookmarkEnd w:id="156"/>
    </w:p>
    <w:p w14:paraId="62123DD0" w14:textId="77777777" w:rsidR="00B26C57" w:rsidRPr="008F20B5" w:rsidRDefault="00B26C57" w:rsidP="00B26C57">
      <w:pPr>
        <w:pStyle w:val="af9"/>
        <w:widowControl/>
        <w:ind w:leftChars="0" w:left="840" w:firstLineChars="100" w:firstLine="240"/>
        <w:rPr>
          <w:rFonts w:ascii="標楷體" w:eastAsia="標楷體" w:hAnsi="標楷體"/>
        </w:rPr>
      </w:pPr>
      <w:bookmarkStart w:id="157" w:name="_Toc22036603"/>
      <w:r w:rsidRPr="008F20B5">
        <w:rPr>
          <w:rFonts w:ascii="標楷體" w:eastAsia="標楷體" w:hAnsi="標楷體"/>
        </w:rPr>
        <w:t>1. Json格式，全為字串</w:t>
      </w:r>
    </w:p>
    <w:bookmarkEnd w:id="157"/>
    <w:p w14:paraId="5042D63C" w14:textId="77777777" w:rsidR="00B271B5" w:rsidRPr="008F20B5" w:rsidRDefault="00B271B5" w:rsidP="00361479">
      <w:pPr>
        <w:widowControl/>
        <w:ind w:leftChars="300" w:left="720" w:firstLine="480"/>
        <w:rPr>
          <w:rFonts w:ascii="標楷體" w:eastAsia="標楷體" w:hAnsi="標楷體"/>
        </w:rPr>
      </w:pPr>
    </w:p>
    <w:p w14:paraId="01B962FA" w14:textId="282E352F" w:rsidR="009B7240" w:rsidRPr="008F20B5" w:rsidRDefault="00B271B5" w:rsidP="00361479">
      <w:pPr>
        <w:widowControl/>
        <w:ind w:leftChars="300" w:left="720" w:firstLine="480"/>
        <w:rPr>
          <w:rFonts w:ascii="標楷體" w:eastAsia="標楷體" w:hAnsi="標楷體"/>
        </w:rPr>
      </w:pPr>
      <w:r w:rsidRPr="008F20B5">
        <w:rPr>
          <w:rFonts w:ascii="標楷體" w:eastAsia="標楷體" w:hAnsi="標楷體" w:hint="eastAsia"/>
          <w:lang w:eastAsia="zh-HK"/>
        </w:rPr>
        <w:t>範例</w:t>
      </w:r>
      <w:r w:rsidR="009B7240" w:rsidRPr="008F20B5">
        <w:rPr>
          <w:rFonts w:ascii="標楷體" w:eastAsia="標楷體" w:hAnsi="標楷體" w:hint="eastAsia"/>
          <w:lang w:eastAsia="zh-HK"/>
        </w:rPr>
        <w:t>：</w:t>
      </w:r>
    </w:p>
    <w:p w14:paraId="128B6026" w14:textId="77777777" w:rsidR="00B271B5" w:rsidRPr="008F20B5" w:rsidRDefault="00B271B5" w:rsidP="00B271B5">
      <w:pPr>
        <w:widowControl/>
        <w:ind w:leftChars="300" w:left="720" w:firstLine="480"/>
        <w:rPr>
          <w:rFonts w:ascii="標楷體" w:eastAsia="標楷體" w:hAnsi="標楷體"/>
        </w:rPr>
      </w:pPr>
      <w:r w:rsidRPr="008F20B5">
        <w:rPr>
          <w:rFonts w:ascii="標楷體" w:eastAsia="標楷體" w:hAnsi="標楷體"/>
        </w:rPr>
        <w:t>[輸入電文]</w:t>
      </w:r>
    </w:p>
    <w:p w14:paraId="07F45A1D" w14:textId="77777777" w:rsidR="00B271B5" w:rsidRPr="008F20B5" w:rsidRDefault="00B271B5" w:rsidP="00B271B5">
      <w:pPr>
        <w:widowControl/>
        <w:ind w:leftChars="300" w:left="720" w:firstLine="480"/>
        <w:rPr>
          <w:rFonts w:ascii="標楷體" w:eastAsia="標楷體" w:hAnsi="標楷體"/>
        </w:rPr>
      </w:pPr>
    </w:p>
    <w:p w14:paraId="4431C8E0" w14:textId="77777777" w:rsidR="00B271B5" w:rsidRPr="008F20B5" w:rsidRDefault="00B271B5" w:rsidP="004A1C2C">
      <w:pPr>
        <w:ind w:leftChars="500" w:left="1200"/>
        <w:rPr>
          <w:rFonts w:ascii="標楷體" w:eastAsia="標楷體" w:hAnsi="標楷體"/>
        </w:rPr>
      </w:pPr>
      <w:r w:rsidRPr="008F20B5">
        <w:rPr>
          <w:rFonts w:ascii="標楷體" w:eastAsia="標楷體" w:hAnsi="標楷體"/>
        </w:rPr>
        <w:t>"{\"KINBR\":\"0000\",\"TLRNO\":\"E-LOAN\",\"TXTNO\":\"00000000\",\"ENTDY\":\"1090520\",\"ORGKIN\":\"\",\"ORGTLR\":\"\",\"ORGTNO\":\"00000000\",\"ORGDD\":\"00\",\"TRMTYP\":\"EL\",\"TXCD\":\"L7100\",\"MRKEY\":\"\",\"CIFKEY\":\"F222222222\",\"CIFERR\":\"\",\"HCODE\":\"0\",\"CRDB\":\"0\",\"HSUPCD\":\"0\",\"CURCD\":\"00\",\"CURNM\":\"TWD\",\"TXAMT\":\"000000000000.00\",\"EMPNOT\":\"CU3178\",\"EMPNOS\":\"CU3178\",\"CALDY\":\"20201007\",\"CALTM\":\"09100000\",\"MTTPSEQ\":\"0\",\"TOTAFG\":\"0\",\"OBUFG\":\"0\",\"ACBRNO\":\"0000\",\"RBRNO\":\"0000\",\"FBRNO\":\"0000\",\"RELCD\":\"1\",\"ACTFG\":\"0\",\"SECNO\":\"\",\"MCNT\":\"0\",\"TITFCD\":\"0\",\"RELOAD\":\"0\",\"BATCHNO\":\"\",\"DELAY\":\"0\",\"FMTCHK\":\"\",\"FROMMQ\":\"\",\"FUNCIND\":\"0\",\"LockNo\": \"00000000000\", \"</w:t>
      </w:r>
      <w:proofErr w:type="spellStart"/>
      <w:r w:rsidRPr="008F20B5">
        <w:rPr>
          <w:rFonts w:ascii="標楷體" w:eastAsia="標楷體" w:hAnsi="標楷體"/>
        </w:rPr>
        <w:t>LockCustNo</w:t>
      </w:r>
      <w:proofErr w:type="spellEnd"/>
      <w:r w:rsidRPr="008F20B5">
        <w:rPr>
          <w:rFonts w:ascii="標楷體" w:eastAsia="標楷體" w:hAnsi="標楷體"/>
        </w:rPr>
        <w:t>\": \"0000000\",\"AUTHNO\": \"      \",\"AGENT\": \"      \",\"BODY\":[{\"TranCode\":\"L1105\",\"FunCd\":\"1\",\"CustId\":\"F222222222\",\"CustTelSeq\":\"1\",\"TelTypeCode\":\"01\",\"TelArea\":\"02   \",\"</w:t>
      </w:r>
      <w:proofErr w:type="spellStart"/>
      <w:r w:rsidRPr="008F20B5">
        <w:rPr>
          <w:rFonts w:ascii="標楷體" w:eastAsia="標楷體" w:hAnsi="標楷體"/>
        </w:rPr>
        <w:t>TelNo</w:t>
      </w:r>
      <w:proofErr w:type="spellEnd"/>
      <w:r w:rsidRPr="008F20B5">
        <w:rPr>
          <w:rFonts w:ascii="標楷體" w:eastAsia="標楷體" w:hAnsi="標楷體"/>
        </w:rPr>
        <w:t>\":\"23895858  \",\"</w:t>
      </w:r>
      <w:proofErr w:type="spellStart"/>
      <w:r w:rsidRPr="008F20B5">
        <w:rPr>
          <w:rFonts w:ascii="標楷體" w:eastAsia="標楷體" w:hAnsi="標楷體"/>
        </w:rPr>
        <w:t>TelExt</w:t>
      </w:r>
      <w:proofErr w:type="spellEnd"/>
      <w:r w:rsidRPr="008F20B5">
        <w:rPr>
          <w:rFonts w:ascii="標楷體" w:eastAsia="標楷體" w:hAnsi="標楷體"/>
        </w:rPr>
        <w:t>\":\"1142 \",\"Mobile\":\"\",\"TelChgRsnCode\":\"01\",\"RelationCode\":\"\",\"LiaisonName\":\"\",\"Rmk\":\"\",\"Enable\":\"Y\",\"StopReason\":\"1\",\"TelNoUKey\":\"1\"}]}"</w:t>
      </w:r>
    </w:p>
    <w:p w14:paraId="44F41802" w14:textId="77777777" w:rsidR="00B271B5" w:rsidRPr="008F20B5" w:rsidRDefault="00B271B5" w:rsidP="00B271B5">
      <w:pPr>
        <w:widowControl/>
        <w:ind w:leftChars="300" w:left="720" w:firstLine="480"/>
        <w:rPr>
          <w:rFonts w:ascii="標楷體" w:eastAsia="標楷體" w:hAnsi="標楷體"/>
        </w:rPr>
      </w:pPr>
    </w:p>
    <w:p w14:paraId="6349EE60" w14:textId="0DDC8D9B" w:rsidR="00B271B5" w:rsidRDefault="00B271B5" w:rsidP="00B271B5">
      <w:pPr>
        <w:widowControl/>
        <w:ind w:leftChars="300" w:left="720" w:firstLine="480"/>
        <w:rPr>
          <w:rFonts w:ascii="標楷體" w:eastAsia="標楷體" w:hAnsi="標楷體"/>
        </w:rPr>
      </w:pPr>
      <w:r w:rsidRPr="008F20B5">
        <w:rPr>
          <w:rFonts w:ascii="標楷體" w:eastAsia="標楷體" w:hAnsi="標楷體"/>
        </w:rPr>
        <w:t>[輸出電文]</w:t>
      </w:r>
    </w:p>
    <w:p w14:paraId="61312E5A" w14:textId="77777777" w:rsidR="00E95689" w:rsidRPr="008F20B5" w:rsidRDefault="00E95689" w:rsidP="00B271B5">
      <w:pPr>
        <w:widowControl/>
        <w:ind w:leftChars="300" w:left="720" w:firstLine="480"/>
        <w:rPr>
          <w:rFonts w:ascii="標楷體" w:eastAsia="標楷體" w:hAnsi="標楷體"/>
        </w:rPr>
      </w:pPr>
    </w:p>
    <w:p w14:paraId="293754C0" w14:textId="078C0FE2" w:rsidR="00E95689" w:rsidRPr="00614F5B" w:rsidRDefault="00E95689" w:rsidP="00E95689">
      <w:pPr>
        <w:ind w:leftChars="500" w:left="1200"/>
        <w:rPr>
          <w:rFonts w:ascii="標楷體" w:eastAsia="標楷體" w:hAnsi="標楷體"/>
          <w:color w:val="FF0000"/>
        </w:rPr>
      </w:pPr>
      <w:r w:rsidRPr="00614F5B">
        <w:rPr>
          <w:rFonts w:ascii="標楷體" w:eastAsia="標楷體" w:hAnsi="標楷體"/>
          <w:color w:val="FF0000"/>
        </w:rPr>
        <w:t>[</w:t>
      </w:r>
      <w:r w:rsidRPr="00614F5B">
        <w:rPr>
          <w:rFonts w:ascii="標楷體" w:eastAsia="標楷體" w:hAnsi="標楷體" w:hint="eastAsia"/>
          <w:color w:val="FF0000"/>
        </w:rPr>
        <w:t>範例</w:t>
      </w:r>
      <w:r w:rsidRPr="00614F5B">
        <w:rPr>
          <w:rFonts w:ascii="標楷體" w:eastAsia="標楷體" w:hAnsi="標楷體"/>
          <w:color w:val="FF0000"/>
        </w:rPr>
        <w:t>1:</w:t>
      </w:r>
      <w:r w:rsidRPr="00614F5B">
        <w:rPr>
          <w:rFonts w:ascii="標楷體" w:eastAsia="標楷體" w:hAnsi="標楷體" w:hint="eastAsia"/>
          <w:color w:val="FF0000"/>
        </w:rPr>
        <w:t>失敗</w:t>
      </w:r>
      <w:r w:rsidRPr="00614F5B">
        <w:rPr>
          <w:rFonts w:ascii="標楷體" w:eastAsia="標楷體" w:hAnsi="標楷體"/>
          <w:color w:val="FF0000"/>
        </w:rPr>
        <w:t>]</w:t>
      </w:r>
    </w:p>
    <w:p w14:paraId="4ABB0744" w14:textId="77777777"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color w:val="FF0000"/>
        </w:rPr>
        <w:t>{"</w:t>
      </w:r>
      <w:proofErr w:type="spellStart"/>
      <w:r w:rsidRPr="001D64B6">
        <w:rPr>
          <w:rFonts w:ascii="標楷體" w:eastAsia="標楷體" w:hAnsi="標楷體"/>
          <w:color w:val="FF0000"/>
        </w:rPr>
        <w:t>Status":"E</w:t>
      </w:r>
      <w:proofErr w:type="spellEnd"/>
      <w:r w:rsidRPr="001D64B6">
        <w:rPr>
          <w:rFonts w:ascii="標楷體" w:eastAsia="標楷體" w:hAnsi="標楷體"/>
          <w:color w:val="FF0000"/>
        </w:rPr>
        <w:t>", "</w:t>
      </w:r>
      <w:proofErr w:type="spellStart"/>
      <w:r w:rsidRPr="001D64B6">
        <w:rPr>
          <w:rFonts w:ascii="標楷體" w:eastAsia="標楷體" w:hAnsi="標楷體"/>
          <w:color w:val="FF0000"/>
        </w:rPr>
        <w:t>ErrMeg</w:t>
      </w:r>
      <w:proofErr w:type="spellEnd"/>
      <w:r w:rsidRPr="001D64B6">
        <w:rPr>
          <w:rFonts w:ascii="標楷體" w:eastAsia="標楷體" w:hAnsi="標楷體"/>
          <w:color w:val="FF0000"/>
        </w:rPr>
        <w:t>":"商品代碼 = XX021 key Duplicate"}</w:t>
      </w:r>
    </w:p>
    <w:p w14:paraId="264AB710" w14:textId="0BF2534E" w:rsidR="00B271B5" w:rsidRDefault="00B271B5" w:rsidP="00B271B5">
      <w:pPr>
        <w:widowControl/>
        <w:ind w:leftChars="300" w:left="720" w:firstLine="480"/>
        <w:rPr>
          <w:rFonts w:ascii="標楷體" w:eastAsia="標楷體" w:hAnsi="標楷體"/>
        </w:rPr>
      </w:pPr>
    </w:p>
    <w:p w14:paraId="17783C43" w14:textId="14285B29"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2</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含一個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1461F16F" w14:textId="59D99B2E" w:rsidR="00E95689" w:rsidRDefault="00E95689" w:rsidP="00E95689">
      <w:pPr>
        <w:widowControl/>
        <w:ind w:leftChars="500" w:left="1200"/>
        <w:rPr>
          <w:rFonts w:ascii="標楷體" w:eastAsia="標楷體" w:hAnsi="標楷體"/>
          <w:color w:val="FF0000"/>
        </w:rPr>
      </w:pPr>
      <w:r w:rsidRPr="00614F5B">
        <w:rPr>
          <w:rFonts w:ascii="標楷體" w:eastAsia="標楷體" w:hAnsi="標楷體"/>
          <w:color w:val="FF0000"/>
        </w:rPr>
        <w:t>{"</w:t>
      </w:r>
      <w:proofErr w:type="spellStart"/>
      <w:r w:rsidRPr="00614F5B">
        <w:rPr>
          <w:rFonts w:ascii="標楷體" w:eastAsia="標楷體" w:hAnsi="標楷體"/>
          <w:color w:val="FF0000"/>
        </w:rPr>
        <w:t>sendTo</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iFX</w:t>
      </w:r>
      <w:proofErr w:type="spellEnd"/>
      <w:r w:rsidRPr="00614F5B">
        <w:rPr>
          <w:rFonts w:ascii="標楷體" w:eastAsia="標楷體" w:hAnsi="標楷體"/>
          <w:color w:val="FF0000"/>
        </w:rPr>
        <w:t>","MSGLEN": "","TXRSEQ": "0000E-LOAN00095611","BRNO": "0000","TLRNO": "E-LOAN","TXTNO": "00095611","CALDY": "20201203","CALTM": "20133591","MSGEND": "1","TXRSUT": "S","TXCD": "L7100","MSGID": "L7100","MLDRY": "","MRKEY": "","FILLER": "","</w:t>
      </w:r>
      <w:proofErr w:type="spellStart"/>
      <w:r w:rsidRPr="00614F5B">
        <w:rPr>
          <w:rFonts w:ascii="標楷體" w:eastAsia="標楷體" w:hAnsi="標楷體"/>
          <w:color w:val="FF0000"/>
        </w:rPr>
        <w:t>occursList</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OApplNo</w:t>
      </w:r>
      <w:proofErr w:type="spellEnd"/>
      <w:r w:rsidRPr="00614F5B">
        <w:rPr>
          <w:rFonts w:ascii="標楷體" w:eastAsia="標楷體" w:hAnsi="標楷體"/>
          <w:color w:val="FF0000"/>
        </w:rPr>
        <w:t>": "900099","statuts": "S","</w:t>
      </w:r>
      <w:proofErr w:type="spellStart"/>
      <w:r w:rsidRPr="00614F5B">
        <w:rPr>
          <w:rFonts w:ascii="標楷體" w:eastAsia="標楷體" w:hAnsi="標楷體"/>
          <w:color w:val="FF0000"/>
        </w:rPr>
        <w:t>ErrMsg</w:t>
      </w:r>
      <w:proofErr w:type="spellEnd"/>
      <w:r w:rsidRPr="00614F5B">
        <w:rPr>
          <w:rFonts w:ascii="標楷體" w:eastAsia="標楷體" w:hAnsi="標楷體"/>
          <w:color w:val="FF0000"/>
        </w:rPr>
        <w:t>":""}</w:t>
      </w:r>
    </w:p>
    <w:p w14:paraId="0C23253B" w14:textId="77777777" w:rsidR="00776AC8" w:rsidRPr="00614F5B" w:rsidRDefault="00776AC8" w:rsidP="00614F5B">
      <w:pPr>
        <w:widowControl/>
        <w:ind w:leftChars="500" w:left="1200"/>
        <w:rPr>
          <w:rFonts w:ascii="標楷體" w:eastAsia="標楷體" w:hAnsi="標楷體"/>
          <w:color w:val="FF0000"/>
        </w:rPr>
      </w:pPr>
    </w:p>
    <w:p w14:paraId="6DB8E105" w14:textId="05724B9A" w:rsidR="00776AC8" w:rsidRDefault="00776AC8">
      <w:pPr>
        <w:widowControl/>
        <w:rPr>
          <w:rFonts w:ascii="標楷體" w:eastAsia="標楷體" w:hAnsi="標楷體"/>
        </w:rPr>
      </w:pPr>
      <w:r>
        <w:rPr>
          <w:rFonts w:ascii="標楷體" w:eastAsia="標楷體" w:hAnsi="標楷體"/>
        </w:rPr>
        <w:br w:type="page"/>
      </w:r>
    </w:p>
    <w:p w14:paraId="0CCB15B6" w14:textId="77777777" w:rsidR="00776AC8" w:rsidRDefault="00776AC8" w:rsidP="00776AC8">
      <w:pPr>
        <w:widowControl/>
        <w:ind w:leftChars="300" w:left="720" w:firstLine="480"/>
        <w:rPr>
          <w:rFonts w:ascii="標楷體" w:eastAsia="標楷體" w:hAnsi="標楷體"/>
        </w:rPr>
      </w:pPr>
    </w:p>
    <w:p w14:paraId="689D6890" w14:textId="36E40C1A" w:rsidR="00776AC8" w:rsidRPr="001D64B6" w:rsidRDefault="00776AC8" w:rsidP="00776AC8">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3</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含二個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0200B2AF" w14:textId="78BC30EC" w:rsidR="00E95689" w:rsidRPr="00614F5B" w:rsidRDefault="00E95689" w:rsidP="00B271B5">
      <w:pPr>
        <w:ind w:leftChars="500" w:left="1200"/>
        <w:rPr>
          <w:rFonts w:ascii="標楷體" w:eastAsia="標楷體" w:hAnsi="標楷體"/>
          <w:color w:val="FF0000"/>
        </w:rPr>
      </w:pPr>
    </w:p>
    <w:p w14:paraId="1D506DD7" w14:textId="5983171E" w:rsidR="00E95689" w:rsidRPr="00614F5B" w:rsidRDefault="00776AC8" w:rsidP="00B271B5">
      <w:pPr>
        <w:ind w:leftChars="500" w:left="1200"/>
        <w:rPr>
          <w:rFonts w:ascii="標楷體" w:eastAsia="標楷體" w:hAnsi="標楷體"/>
          <w:color w:val="FF0000"/>
        </w:rPr>
      </w:pPr>
      <w:r w:rsidRPr="00614F5B">
        <w:rPr>
          <w:rFonts w:ascii="標楷體" w:eastAsia="標楷體" w:hAnsi="標楷體"/>
          <w:color w:val="FF0000"/>
        </w:rPr>
        <w:t>{"</w:t>
      </w:r>
      <w:proofErr w:type="spellStart"/>
      <w:r w:rsidRPr="00614F5B">
        <w:rPr>
          <w:rFonts w:ascii="標楷體" w:eastAsia="標楷體" w:hAnsi="標楷體"/>
          <w:color w:val="FF0000"/>
        </w:rPr>
        <w:t>sendTo</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iFX</w:t>
      </w:r>
      <w:proofErr w:type="spellEnd"/>
      <w:r w:rsidRPr="00614F5B">
        <w:rPr>
          <w:rFonts w:ascii="標楷體" w:eastAsia="標楷體" w:hAnsi="標楷體"/>
          <w:color w:val="FF0000"/>
        </w:rPr>
        <w:t>","MSGLEN": "","TXRSEQ": "0000E-LOAN00095612","BRNO": "0000","TLRNO": "E-LOAN","TXTNO": "00095612","CALDY": "20201203","CALTM": "20155225","MSGEND": "1","TXRSUT": "S","TXCD": "L7100","MSGID": "L7100","MLDRY": "","MRKEY": "","FILLER": "","</w:t>
      </w:r>
      <w:proofErr w:type="spellStart"/>
      <w:r w:rsidRPr="00614F5B">
        <w:rPr>
          <w:rFonts w:ascii="標楷體" w:eastAsia="標楷體" w:hAnsi="標楷體"/>
          <w:color w:val="FF0000"/>
        </w:rPr>
        <w:t>occursList</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OCustNo</w:t>
      </w:r>
      <w:proofErr w:type="spellEnd"/>
      <w:r w:rsidRPr="00614F5B">
        <w:rPr>
          <w:rFonts w:ascii="標楷體" w:eastAsia="標楷體" w:hAnsi="標楷體"/>
          <w:color w:val="FF0000"/>
        </w:rPr>
        <w:t>": "24","OFacmNo": "3""statuts": "S","</w:t>
      </w:r>
      <w:proofErr w:type="spellStart"/>
      <w:r w:rsidRPr="00614F5B">
        <w:rPr>
          <w:rFonts w:ascii="標楷體" w:eastAsia="標楷體" w:hAnsi="標楷體"/>
          <w:color w:val="FF0000"/>
        </w:rPr>
        <w:t>ErrMsg</w:t>
      </w:r>
      <w:proofErr w:type="spellEnd"/>
      <w:r w:rsidRPr="00614F5B">
        <w:rPr>
          <w:rFonts w:ascii="標楷體" w:eastAsia="標楷體" w:hAnsi="標楷體"/>
          <w:color w:val="FF0000"/>
        </w:rPr>
        <w:t>":""}</w:t>
      </w:r>
    </w:p>
    <w:p w14:paraId="7783328A" w14:textId="66ADB668" w:rsidR="00B271B5" w:rsidRPr="008F20B5" w:rsidRDefault="00B271B5">
      <w:pPr>
        <w:widowControl/>
        <w:rPr>
          <w:rFonts w:ascii="標楷體" w:eastAsia="標楷體" w:hAnsi="標楷體"/>
        </w:rPr>
      </w:pPr>
    </w:p>
    <w:p w14:paraId="5901F1F1" w14:textId="77777777" w:rsidR="00756408" w:rsidRPr="008F20B5" w:rsidRDefault="00756408" w:rsidP="00BB1296">
      <w:pPr>
        <w:ind w:leftChars="500" w:left="1200"/>
        <w:rPr>
          <w:rFonts w:ascii="標楷體" w:eastAsia="標楷體" w:hAnsi="標楷體"/>
        </w:rPr>
      </w:pPr>
    </w:p>
    <w:p w14:paraId="6D7A9959" w14:textId="3740A7CF" w:rsidR="000274CC" w:rsidRPr="008F20B5" w:rsidRDefault="000274CC" w:rsidP="000274CC">
      <w:pPr>
        <w:pStyle w:val="af9"/>
        <w:widowControl/>
        <w:ind w:leftChars="0" w:left="840" w:firstLineChars="100" w:firstLine="240"/>
        <w:rPr>
          <w:rFonts w:ascii="標楷體" w:eastAsia="標楷體" w:hAnsi="標楷體"/>
        </w:rPr>
      </w:pPr>
      <w:r w:rsidRPr="008F20B5">
        <w:rPr>
          <w:rFonts w:ascii="標楷體" w:eastAsia="標楷體" w:hAnsi="標楷體"/>
        </w:rPr>
        <w:t xml:space="preserve">2. </w:t>
      </w:r>
      <w:r w:rsidR="00D05C3A" w:rsidRPr="008F20B5">
        <w:rPr>
          <w:rFonts w:ascii="標楷體" w:eastAsia="標楷體" w:hAnsi="標楷體" w:hint="eastAsia"/>
        </w:rPr>
        <w:t>交易可輸</w:t>
      </w:r>
      <w:r w:rsidRPr="008F20B5">
        <w:rPr>
          <w:rFonts w:ascii="標楷體" w:eastAsia="標楷體" w:hAnsi="標楷體" w:hint="eastAsia"/>
        </w:rPr>
        <w:t>入多組</w:t>
      </w:r>
      <w:r w:rsidR="00D05C3A" w:rsidRPr="008F20B5">
        <w:rPr>
          <w:rFonts w:ascii="標楷體" w:eastAsia="標楷體" w:hAnsi="標楷體" w:hint="eastAsia"/>
        </w:rPr>
        <w:t>資料</w:t>
      </w:r>
      <w:r w:rsidR="00B271B5" w:rsidRPr="008F20B5">
        <w:rPr>
          <w:rFonts w:ascii="標楷體" w:eastAsia="標楷體" w:hAnsi="標楷體"/>
        </w:rPr>
        <w:t xml:space="preserve"> (</w:t>
      </w:r>
      <w:r w:rsidR="00B271B5" w:rsidRPr="008F20B5">
        <w:rPr>
          <w:rFonts w:ascii="標楷體" w:eastAsia="標楷體" w:hAnsi="標楷體" w:hint="eastAsia"/>
          <w:lang w:eastAsia="zh-HK"/>
        </w:rPr>
        <w:t>展開後範例</w:t>
      </w:r>
      <w:r w:rsidR="00B271B5" w:rsidRPr="008F20B5">
        <w:rPr>
          <w:rFonts w:ascii="標楷體" w:eastAsia="標楷體" w:hAnsi="標楷體"/>
        </w:rPr>
        <w:t>)</w:t>
      </w:r>
    </w:p>
    <w:p w14:paraId="1359EB16" w14:textId="42CBA2F6" w:rsidR="000274CC" w:rsidRPr="008F20B5" w:rsidRDefault="000274CC" w:rsidP="000274CC">
      <w:pPr>
        <w:widowControl/>
        <w:ind w:leftChars="300" w:left="720" w:firstLine="480"/>
        <w:rPr>
          <w:rFonts w:ascii="標楷體" w:eastAsia="標楷體" w:hAnsi="標楷體"/>
          <w:lang w:eastAsia="zh-HK"/>
        </w:rPr>
      </w:pPr>
      <w:r w:rsidRPr="008F20B5">
        <w:rPr>
          <w:rFonts w:ascii="標楷體" w:eastAsia="標楷體" w:hAnsi="標楷體" w:hint="eastAsia"/>
          <w:lang w:eastAsia="zh-HK"/>
        </w:rPr>
        <w:t>例：</w:t>
      </w:r>
    </w:p>
    <w:p w14:paraId="4B82787C" w14:textId="5ABDD311" w:rsidR="00D05C3A" w:rsidRPr="00614F5B" w:rsidRDefault="00D05C3A" w:rsidP="00D05C3A">
      <w:pPr>
        <w:widowControl/>
        <w:ind w:leftChars="300" w:left="720" w:firstLine="480"/>
        <w:rPr>
          <w:rFonts w:ascii="標楷體" w:eastAsia="標楷體" w:hAnsi="標楷體"/>
          <w:highlight w:val="yellow"/>
        </w:rPr>
      </w:pPr>
      <w:r w:rsidRPr="008F20B5">
        <w:rPr>
          <w:rFonts w:ascii="標楷體" w:eastAsia="標楷體" w:hAnsi="標楷體"/>
        </w:rPr>
        <w:t xml:space="preserve">  </w:t>
      </w:r>
      <w:r w:rsidRPr="00614F5B">
        <w:rPr>
          <w:rFonts w:ascii="標楷體" w:eastAsia="標楷體" w:hAnsi="標楷體"/>
          <w:highlight w:val="yellow"/>
        </w:rPr>
        <w:t>"</w:t>
      </w:r>
      <w:r w:rsidR="00F837E9" w:rsidRPr="00614F5B">
        <w:rPr>
          <w:rFonts w:ascii="標楷體" w:eastAsia="標楷體" w:hAnsi="標楷體"/>
          <w:highlight w:val="yellow"/>
        </w:rPr>
        <w:t xml:space="preserve"> L2153BreachaOccurs</w:t>
      </w:r>
      <w:r w:rsidRPr="00614F5B">
        <w:rPr>
          <w:rFonts w:ascii="標楷體" w:eastAsia="標楷體" w:hAnsi="標楷體"/>
          <w:highlight w:val="yellow"/>
        </w:rPr>
        <w:t>": [</w:t>
      </w:r>
    </w:p>
    <w:p w14:paraId="67551C63"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472EFF05" w14:textId="41EC907F"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00F837E9" w:rsidRPr="00614F5B">
        <w:rPr>
          <w:rFonts w:ascii="標楷體" w:eastAsia="標楷體" w:hAnsi="標楷體" w:cs="新細明體"/>
          <w:color w:val="000000"/>
          <w:kern w:val="0"/>
          <w:highlight w:val="yellow"/>
        </w:rPr>
        <w:t>BreachaYyA</w:t>
      </w:r>
      <w:proofErr w:type="spellEnd"/>
      <w:r w:rsidRPr="00614F5B">
        <w:rPr>
          <w:rFonts w:ascii="標楷體" w:eastAsia="標楷體" w:hAnsi="標楷體"/>
          <w:highlight w:val="yellow"/>
        </w:rPr>
        <w:t>": "0",</w:t>
      </w:r>
    </w:p>
    <w:p w14:paraId="70FA42B9" w14:textId="7D468CBE"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00F837E9" w:rsidRPr="00614F5B">
        <w:rPr>
          <w:rFonts w:ascii="標楷體" w:eastAsia="標楷體" w:hAnsi="標楷體" w:cs="新細明體"/>
          <w:color w:val="000000"/>
          <w:kern w:val="0"/>
          <w:highlight w:val="yellow"/>
        </w:rPr>
        <w:t>BreachaYyB</w:t>
      </w:r>
      <w:proofErr w:type="spellEnd"/>
      <w:r w:rsidRPr="00614F5B">
        <w:rPr>
          <w:rFonts w:ascii="標楷體" w:eastAsia="標楷體" w:hAnsi="標楷體"/>
          <w:highlight w:val="yellow"/>
        </w:rPr>
        <w:t>": "</w:t>
      </w:r>
      <w:r w:rsidR="00F837E9" w:rsidRPr="00614F5B">
        <w:rPr>
          <w:rFonts w:ascii="標楷體" w:eastAsia="標楷體" w:hAnsi="標楷體"/>
          <w:highlight w:val="yellow"/>
        </w:rPr>
        <w:t>1</w:t>
      </w:r>
      <w:r w:rsidRPr="00614F5B">
        <w:rPr>
          <w:rFonts w:ascii="標楷體" w:eastAsia="標楷體" w:hAnsi="標楷體"/>
          <w:highlight w:val="yellow"/>
        </w:rPr>
        <w:t>",</w:t>
      </w:r>
    </w:p>
    <w:p w14:paraId="4BDEA03A" w14:textId="0BA69B30"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00F837E9" w:rsidRPr="00614F5B">
        <w:rPr>
          <w:rFonts w:ascii="標楷體" w:eastAsia="標楷體" w:hAnsi="標楷體" w:cs="新細明體"/>
          <w:color w:val="000000"/>
          <w:kern w:val="0"/>
          <w:highlight w:val="yellow"/>
        </w:rPr>
        <w:t>BreachaPercent</w:t>
      </w:r>
      <w:proofErr w:type="spellEnd"/>
      <w:r w:rsidR="00F837E9" w:rsidRPr="00614F5B">
        <w:rPr>
          <w:rFonts w:ascii="標楷體" w:eastAsia="標楷體" w:hAnsi="標楷體"/>
          <w:highlight w:val="yellow"/>
        </w:rPr>
        <w:t xml:space="preserve"> </w:t>
      </w:r>
      <w:r w:rsidRPr="00614F5B">
        <w:rPr>
          <w:rFonts w:ascii="標楷體" w:eastAsia="標楷體" w:hAnsi="標楷體"/>
          <w:highlight w:val="yellow"/>
        </w:rPr>
        <w:t>": "</w:t>
      </w:r>
      <w:r w:rsidR="00F837E9" w:rsidRPr="00614F5B">
        <w:rPr>
          <w:rFonts w:ascii="標楷體" w:eastAsia="標楷體" w:hAnsi="標楷體"/>
          <w:highlight w:val="yellow"/>
        </w:rPr>
        <w:t>1.00</w:t>
      </w:r>
      <w:r w:rsidRPr="00614F5B">
        <w:rPr>
          <w:rFonts w:ascii="標楷體" w:eastAsia="標楷體" w:hAnsi="標楷體"/>
          <w:highlight w:val="yellow"/>
        </w:rPr>
        <w:t>",</w:t>
      </w:r>
    </w:p>
    <w:p w14:paraId="3B31FAA2" w14:textId="2CF2085B"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5C37467A" w14:textId="3B58500E" w:rsidR="00F837E9" w:rsidRPr="00614F5B" w:rsidRDefault="00F837E9"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w:t>
      </w:r>
    </w:p>
    <w:p w14:paraId="6107F867"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2EE9E18C" w14:textId="6A16744F"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Pr="00614F5B">
        <w:rPr>
          <w:rFonts w:ascii="標楷體" w:eastAsia="標楷體" w:hAnsi="標楷體" w:cs="新細明體"/>
          <w:color w:val="000000"/>
          <w:kern w:val="0"/>
          <w:highlight w:val="yellow"/>
        </w:rPr>
        <w:t>BreachaYyA</w:t>
      </w:r>
      <w:proofErr w:type="spellEnd"/>
      <w:r w:rsidRPr="00614F5B">
        <w:rPr>
          <w:rFonts w:ascii="標楷體" w:eastAsia="標楷體" w:hAnsi="標楷體"/>
          <w:highlight w:val="yellow"/>
        </w:rPr>
        <w:t>": "1",</w:t>
      </w:r>
    </w:p>
    <w:p w14:paraId="5D7E7107" w14:textId="2AC505DE"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Pr="00614F5B">
        <w:rPr>
          <w:rFonts w:ascii="標楷體" w:eastAsia="標楷體" w:hAnsi="標楷體" w:cs="新細明體"/>
          <w:color w:val="000000"/>
          <w:kern w:val="0"/>
          <w:highlight w:val="yellow"/>
        </w:rPr>
        <w:t>BreachaYyB</w:t>
      </w:r>
      <w:proofErr w:type="spellEnd"/>
      <w:r w:rsidRPr="00614F5B">
        <w:rPr>
          <w:rFonts w:ascii="標楷體" w:eastAsia="標楷體" w:hAnsi="標楷體"/>
          <w:highlight w:val="yellow"/>
        </w:rPr>
        <w:t>": "2",</w:t>
      </w:r>
    </w:p>
    <w:p w14:paraId="56C30A16" w14:textId="05A74F7B"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Pr="00614F5B">
        <w:rPr>
          <w:rFonts w:ascii="標楷體" w:eastAsia="標楷體" w:hAnsi="標楷體" w:cs="新細明體"/>
          <w:color w:val="000000"/>
          <w:kern w:val="0"/>
          <w:highlight w:val="yellow"/>
        </w:rPr>
        <w:t>BreachaPercent</w:t>
      </w:r>
      <w:proofErr w:type="spellEnd"/>
      <w:r w:rsidRPr="00614F5B">
        <w:rPr>
          <w:rFonts w:ascii="標楷體" w:eastAsia="標楷體" w:hAnsi="標楷體"/>
          <w:highlight w:val="yellow"/>
        </w:rPr>
        <w:t xml:space="preserve"> ": "0.90",</w:t>
      </w:r>
    </w:p>
    <w:p w14:paraId="3C78B13C"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7D342AC7" w14:textId="77777777" w:rsidR="00D05C3A" w:rsidRPr="008F20B5" w:rsidRDefault="00D05C3A" w:rsidP="00D05C3A">
      <w:pPr>
        <w:widowControl/>
        <w:ind w:leftChars="300" w:left="720" w:firstLine="480"/>
        <w:rPr>
          <w:rFonts w:ascii="標楷體" w:eastAsia="標楷體" w:hAnsi="標楷體"/>
        </w:rPr>
      </w:pPr>
      <w:r w:rsidRPr="00614F5B">
        <w:rPr>
          <w:rFonts w:ascii="標楷體" w:eastAsia="標楷體" w:hAnsi="標楷體"/>
          <w:highlight w:val="yellow"/>
        </w:rPr>
        <w:t xml:space="preserve">  ]</w:t>
      </w:r>
    </w:p>
    <w:p w14:paraId="1A5A24D5" w14:textId="240A5D6D" w:rsidR="009B7240" w:rsidRDefault="009B7240" w:rsidP="004A1C2C">
      <w:pPr>
        <w:widowControl/>
        <w:rPr>
          <w:rFonts w:ascii="標楷體" w:eastAsia="標楷體" w:hAnsi="標楷體"/>
        </w:rPr>
      </w:pPr>
    </w:p>
    <w:p w14:paraId="3CAEE747" w14:textId="316EC513" w:rsidR="00776AC8" w:rsidRDefault="00776AC8" w:rsidP="004A1C2C">
      <w:pPr>
        <w:widowControl/>
        <w:rPr>
          <w:rFonts w:ascii="標楷體" w:eastAsia="標楷體" w:hAnsi="標楷體"/>
        </w:rPr>
      </w:pPr>
    </w:p>
    <w:p w14:paraId="018B42EC" w14:textId="58C2AF81" w:rsidR="00776AC8" w:rsidRDefault="00776AC8">
      <w:pPr>
        <w:widowControl/>
        <w:rPr>
          <w:rFonts w:ascii="標楷體" w:eastAsia="標楷體" w:hAnsi="標楷體"/>
        </w:rPr>
      </w:pPr>
      <w:r>
        <w:rPr>
          <w:rFonts w:ascii="標楷體" w:eastAsia="標楷體" w:hAnsi="標楷體"/>
        </w:rPr>
        <w:br w:type="page"/>
      </w:r>
    </w:p>
    <w:p w14:paraId="3FD3C7EC" w14:textId="77777777" w:rsidR="00776AC8" w:rsidRPr="004A1C2C" w:rsidRDefault="00776AC8" w:rsidP="004A1C2C">
      <w:pPr>
        <w:widowControl/>
        <w:rPr>
          <w:rFonts w:ascii="標楷體" w:eastAsia="標楷體" w:hAnsi="標楷體"/>
        </w:rPr>
      </w:pPr>
    </w:p>
    <w:p w14:paraId="0F43BDB9" w14:textId="70022CFA" w:rsidR="009B7240" w:rsidRPr="008F20B5" w:rsidRDefault="009B7240" w:rsidP="0078740E">
      <w:pPr>
        <w:pStyle w:val="3"/>
        <w:numPr>
          <w:ilvl w:val="2"/>
          <w:numId w:val="7"/>
        </w:numPr>
        <w:spacing w:before="0"/>
        <w:rPr>
          <w:rFonts w:ascii="標楷體" w:hAnsi="標楷體"/>
          <w:b/>
          <w:szCs w:val="32"/>
        </w:rPr>
      </w:pPr>
      <w:bookmarkStart w:id="158" w:name="_Toc90483149"/>
      <w:bookmarkStart w:id="159" w:name="_Toc90483404"/>
      <w:bookmarkStart w:id="160" w:name="_Toc90483520"/>
      <w:bookmarkStart w:id="161" w:name="_Toc90483746"/>
      <w:bookmarkStart w:id="162" w:name="_Toc90490018"/>
      <w:bookmarkStart w:id="163" w:name="_Toc140244538"/>
      <w:r w:rsidRPr="008F20B5">
        <w:rPr>
          <w:rFonts w:ascii="標楷體" w:hAnsi="標楷體"/>
          <w:b/>
          <w:szCs w:val="32"/>
        </w:rPr>
        <w:t xml:space="preserve">L7100 </w:t>
      </w:r>
      <w:r w:rsidRPr="008F20B5">
        <w:rPr>
          <w:rFonts w:ascii="標楷體" w:hAnsi="標楷體"/>
          <w:b/>
        </w:rPr>
        <w:t>E-LOAN案件資料上送</w:t>
      </w:r>
      <w:bookmarkEnd w:id="158"/>
      <w:bookmarkEnd w:id="159"/>
      <w:bookmarkEnd w:id="160"/>
      <w:bookmarkEnd w:id="161"/>
      <w:bookmarkEnd w:id="162"/>
      <w:bookmarkEnd w:id="163"/>
    </w:p>
    <w:p w14:paraId="34D21A7B" w14:textId="77777777" w:rsidR="009B7240" w:rsidRPr="008F20B5" w:rsidRDefault="009B7240" w:rsidP="00C95E73">
      <w:pPr>
        <w:pStyle w:val="af9"/>
        <w:widowControl/>
        <w:ind w:leftChars="0" w:left="840" w:firstLineChars="100" w:firstLine="240"/>
        <w:rPr>
          <w:rFonts w:ascii="標楷體" w:eastAsia="標楷體" w:hAnsi="標楷體"/>
          <w:sz w:val="28"/>
          <w:szCs w:val="28"/>
        </w:rPr>
      </w:pPr>
      <w:r w:rsidRPr="008F20B5">
        <w:rPr>
          <w:rFonts w:ascii="標楷體" w:eastAsia="標楷體" w:hAnsi="標楷體"/>
        </w:rPr>
        <w:t>1.</w:t>
      </w:r>
      <w:r w:rsidR="00C95E73" w:rsidRPr="008F20B5">
        <w:rPr>
          <w:rFonts w:ascii="標楷體" w:eastAsia="標楷體" w:hAnsi="標楷體" w:hint="eastAsia"/>
          <w:sz w:val="28"/>
          <w:szCs w:val="28"/>
        </w:rPr>
        <w:t>依客戶戶號為傳送單位，以交易陣列方式組電文上送。</w:t>
      </w:r>
    </w:p>
    <w:p w14:paraId="7B4EA3F7" w14:textId="41955075" w:rsidR="00C95E73" w:rsidRPr="008F20B5" w:rsidRDefault="00C95E73" w:rsidP="00C95E73">
      <w:pPr>
        <w:pStyle w:val="af9"/>
        <w:widowControl/>
        <w:spacing w:after="240"/>
        <w:ind w:leftChars="0" w:left="840" w:firstLineChars="100" w:firstLine="240"/>
        <w:rPr>
          <w:rFonts w:ascii="標楷體" w:eastAsia="標楷體" w:hAnsi="標楷體"/>
        </w:rPr>
      </w:pPr>
      <w:r w:rsidRPr="008F20B5">
        <w:rPr>
          <w:rFonts w:ascii="標楷體" w:eastAsia="標楷體" w:hAnsi="標楷體"/>
        </w:rPr>
        <w:t>2.</w:t>
      </w:r>
      <w:r w:rsidRPr="008F20B5">
        <w:rPr>
          <w:rFonts w:ascii="標楷體" w:eastAsia="標楷體" w:hAnsi="標楷體" w:hint="eastAsia"/>
        </w:rPr>
        <w:t>見</w:t>
      </w:r>
      <w:r w:rsidR="00844720">
        <w:fldChar w:fldCharType="begin"/>
      </w:r>
      <w:r w:rsidR="00844720">
        <w:instrText>HYPERLINK \l "_JSON_</w:instrText>
      </w:r>
      <w:r w:rsidR="00844720">
        <w:instrText>傳輸格式</w:instrText>
      </w:r>
      <w:r w:rsidR="00844720">
        <w:instrText>"</w:instrText>
      </w:r>
      <w:r w:rsidR="00844720">
        <w:fldChar w:fldCharType="separate"/>
      </w:r>
      <w:r w:rsidRPr="008F20B5">
        <w:rPr>
          <w:rStyle w:val="a7"/>
          <w:rFonts w:ascii="標楷體" w:eastAsia="標楷體" w:hAnsi="標楷體"/>
        </w:rPr>
        <w:t xml:space="preserve">JSON </w:t>
      </w:r>
      <w:r w:rsidRPr="008F20B5">
        <w:rPr>
          <w:rStyle w:val="a7"/>
          <w:rFonts w:ascii="標楷體" w:eastAsia="標楷體" w:hAnsi="標楷體" w:hint="eastAsia"/>
        </w:rPr>
        <w:t>傳輸格式</w:t>
      </w:r>
      <w:r w:rsidR="00844720">
        <w:rPr>
          <w:rStyle w:val="a7"/>
          <w:rFonts w:ascii="標楷體" w:eastAsia="標楷體" w:hAnsi="標楷體"/>
        </w:rPr>
        <w:fldChar w:fldCharType="end"/>
      </w:r>
      <w:r w:rsidRPr="008F20B5">
        <w:rPr>
          <w:rFonts w:ascii="標楷體" w:eastAsia="標楷體" w:hAnsi="標楷體" w:hint="eastAsia"/>
        </w:rPr>
        <w:t>範例。</w:t>
      </w:r>
    </w:p>
    <w:tbl>
      <w:tblPr>
        <w:tblW w:w="5059"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3"/>
        <w:gridCol w:w="1555"/>
        <w:gridCol w:w="4088"/>
        <w:gridCol w:w="611"/>
        <w:gridCol w:w="611"/>
        <w:gridCol w:w="623"/>
        <w:gridCol w:w="2263"/>
      </w:tblGrid>
      <w:tr w:rsidR="0095355E" w:rsidRPr="00943455" w14:paraId="02ECC574" w14:textId="77777777" w:rsidTr="00614F5B">
        <w:trPr>
          <w:trHeight w:val="350"/>
        </w:trPr>
        <w:tc>
          <w:tcPr>
            <w:tcW w:w="273" w:type="pct"/>
            <w:shd w:val="clear" w:color="auto" w:fill="auto"/>
            <w:hideMark/>
          </w:tcPr>
          <w:p w14:paraId="12F53F48" w14:textId="36E4C8E1" w:rsidR="0095355E" w:rsidRPr="00943455" w:rsidRDefault="0095355E" w:rsidP="009B7240">
            <w:pPr>
              <w:widowControl/>
              <w:jc w:val="center"/>
              <w:rPr>
                <w:rFonts w:ascii="標楷體" w:eastAsia="標楷體" w:hAnsi="標楷體" w:cs="新細明體"/>
                <w:color w:val="000000"/>
                <w:kern w:val="0"/>
              </w:rPr>
            </w:pPr>
            <w:bookmarkStart w:id="164" w:name="RANGE!A3"/>
            <w:r w:rsidRPr="00943455">
              <w:rPr>
                <w:rFonts w:ascii="標楷體" w:eastAsia="標楷體" w:hAnsi="標楷體" w:cs="新細明體" w:hint="eastAsia"/>
                <w:color w:val="000000"/>
                <w:kern w:val="0"/>
              </w:rPr>
              <w:t>序號</w:t>
            </w:r>
            <w:bookmarkEnd w:id="164"/>
          </w:p>
        </w:tc>
        <w:tc>
          <w:tcPr>
            <w:tcW w:w="754" w:type="pct"/>
            <w:shd w:val="clear" w:color="auto" w:fill="auto"/>
            <w:hideMark/>
          </w:tcPr>
          <w:p w14:paraId="65896D11"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英文名稱</w:t>
            </w:r>
          </w:p>
        </w:tc>
        <w:tc>
          <w:tcPr>
            <w:tcW w:w="1982" w:type="pct"/>
            <w:shd w:val="clear" w:color="auto" w:fill="auto"/>
            <w:hideMark/>
          </w:tcPr>
          <w:p w14:paraId="642A230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中文名稱</w:t>
            </w:r>
          </w:p>
        </w:tc>
        <w:tc>
          <w:tcPr>
            <w:tcW w:w="296" w:type="pct"/>
            <w:shd w:val="clear" w:color="auto" w:fill="auto"/>
            <w:hideMark/>
          </w:tcPr>
          <w:p w14:paraId="3F8FAFEB"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型態</w:t>
            </w:r>
          </w:p>
        </w:tc>
        <w:tc>
          <w:tcPr>
            <w:tcW w:w="296" w:type="pct"/>
            <w:shd w:val="clear" w:color="auto" w:fill="auto"/>
            <w:hideMark/>
          </w:tcPr>
          <w:p w14:paraId="065CB06D"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長度</w:t>
            </w:r>
          </w:p>
        </w:tc>
        <w:tc>
          <w:tcPr>
            <w:tcW w:w="302" w:type="pct"/>
          </w:tcPr>
          <w:p w14:paraId="2CAF9479" w14:textId="4008DDC7" w:rsidR="0095355E" w:rsidRPr="00943455" w:rsidRDefault="0095355E" w:rsidP="00614F5B">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必填</w:t>
            </w:r>
          </w:p>
        </w:tc>
        <w:tc>
          <w:tcPr>
            <w:tcW w:w="1099" w:type="pct"/>
            <w:shd w:val="clear" w:color="auto" w:fill="auto"/>
            <w:hideMark/>
          </w:tcPr>
          <w:p w14:paraId="2CE90836" w14:textId="7F63A4A0"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欄位說明</w:t>
            </w:r>
          </w:p>
        </w:tc>
      </w:tr>
      <w:tr w:rsidR="0095355E" w:rsidRPr="00943455" w14:paraId="0DF30741" w14:textId="77777777" w:rsidTr="00614F5B">
        <w:trPr>
          <w:trHeight w:val="340"/>
        </w:trPr>
        <w:tc>
          <w:tcPr>
            <w:tcW w:w="273" w:type="pct"/>
            <w:shd w:val="clear" w:color="auto" w:fill="auto"/>
            <w:hideMark/>
          </w:tcPr>
          <w:p w14:paraId="505FB1B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p>
        </w:tc>
        <w:tc>
          <w:tcPr>
            <w:tcW w:w="754" w:type="pct"/>
            <w:shd w:val="clear" w:color="auto" w:fill="auto"/>
            <w:hideMark/>
          </w:tcPr>
          <w:p w14:paraId="023139F0" w14:textId="77777777" w:rsidR="0095355E" w:rsidRPr="00943455" w:rsidRDefault="00844720" w:rsidP="009B7240">
            <w:pPr>
              <w:widowControl/>
              <w:rPr>
                <w:rFonts w:ascii="標楷體" w:eastAsia="標楷體" w:hAnsi="標楷體" w:cs="新細明體"/>
                <w:kern w:val="0"/>
              </w:rPr>
            </w:pPr>
            <w:hyperlink w:anchor="_E-LOAN上行共用區域TITA-Header欄位" w:history="1">
              <w:r w:rsidR="0095355E" w:rsidRPr="00943455">
                <w:rPr>
                  <w:rStyle w:val="a7"/>
                  <w:rFonts w:ascii="標楷體" w:eastAsia="標楷體" w:hAnsi="標楷體"/>
                </w:rPr>
                <w:t>TITA-HEADER</w:t>
              </w:r>
            </w:hyperlink>
          </w:p>
        </w:tc>
        <w:tc>
          <w:tcPr>
            <w:tcW w:w="1982" w:type="pct"/>
            <w:shd w:val="clear" w:color="auto" w:fill="auto"/>
            <w:hideMark/>
          </w:tcPr>
          <w:p w14:paraId="358853C0"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tcPr>
          <w:p w14:paraId="4A01C2FF" w14:textId="183C5DED"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hideMark/>
          </w:tcPr>
          <w:p w14:paraId="40A27DBD" w14:textId="5EEC1EEB"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EFC1BB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4BE91FB" w14:textId="66DFB3A8" w:rsidR="0095355E" w:rsidRPr="00943455" w:rsidRDefault="0095355E" w:rsidP="009B7240">
            <w:pPr>
              <w:widowControl/>
              <w:rPr>
                <w:rFonts w:ascii="標楷體" w:eastAsia="標楷體" w:hAnsi="標楷體" w:cs="新細明體"/>
                <w:color w:val="000000"/>
                <w:kern w:val="0"/>
              </w:rPr>
            </w:pPr>
          </w:p>
        </w:tc>
      </w:tr>
      <w:tr w:rsidR="0095355E" w:rsidRPr="00943455" w14:paraId="6882592A" w14:textId="77777777" w:rsidTr="00614F5B">
        <w:trPr>
          <w:trHeight w:val="340"/>
        </w:trPr>
        <w:tc>
          <w:tcPr>
            <w:tcW w:w="273" w:type="pct"/>
            <w:shd w:val="clear" w:color="auto" w:fill="auto"/>
            <w:hideMark/>
          </w:tcPr>
          <w:p w14:paraId="3F69FD8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2</w:t>
            </w:r>
          </w:p>
        </w:tc>
        <w:tc>
          <w:tcPr>
            <w:tcW w:w="754" w:type="pct"/>
            <w:shd w:val="clear" w:color="auto" w:fill="auto"/>
            <w:vAlign w:val="center"/>
            <w:hideMark/>
          </w:tcPr>
          <w:p w14:paraId="602F6D9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BODY</w:t>
            </w:r>
          </w:p>
        </w:tc>
        <w:tc>
          <w:tcPr>
            <w:tcW w:w="1982" w:type="pct"/>
            <w:shd w:val="clear" w:color="auto" w:fill="auto"/>
            <w:vAlign w:val="center"/>
            <w:hideMark/>
          </w:tcPr>
          <w:p w14:paraId="168B51D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vAlign w:val="center"/>
          </w:tcPr>
          <w:p w14:paraId="79D013E6" w14:textId="5BA00D0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E985A7D" w14:textId="261FF89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53C99B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5D431AB" w14:textId="18C0BDC3" w:rsidR="0095355E" w:rsidRPr="00943455" w:rsidRDefault="0095355E" w:rsidP="009B7240">
            <w:pPr>
              <w:widowControl/>
              <w:rPr>
                <w:rFonts w:ascii="標楷體" w:eastAsia="標楷體" w:hAnsi="標楷體" w:cs="新細明體"/>
                <w:color w:val="000000"/>
                <w:kern w:val="0"/>
              </w:rPr>
            </w:pPr>
          </w:p>
        </w:tc>
      </w:tr>
      <w:tr w:rsidR="0095355E" w:rsidRPr="00943455" w14:paraId="481E8D26" w14:textId="77777777" w:rsidTr="00614F5B">
        <w:trPr>
          <w:trHeight w:val="340"/>
        </w:trPr>
        <w:tc>
          <w:tcPr>
            <w:tcW w:w="273" w:type="pct"/>
            <w:shd w:val="clear" w:color="auto" w:fill="auto"/>
            <w:hideMark/>
          </w:tcPr>
          <w:p w14:paraId="6BA39DC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3</w:t>
            </w:r>
          </w:p>
        </w:tc>
        <w:tc>
          <w:tcPr>
            <w:tcW w:w="754" w:type="pct"/>
            <w:shd w:val="clear" w:color="auto" w:fill="auto"/>
            <w:vAlign w:val="center"/>
            <w:hideMark/>
          </w:tcPr>
          <w:p w14:paraId="7EE82531" w14:textId="77777777" w:rsidR="0095355E" w:rsidRPr="00943455" w:rsidRDefault="00844720" w:rsidP="009B7240">
            <w:pPr>
              <w:widowControl/>
              <w:rPr>
                <w:rStyle w:val="a7"/>
                <w:rFonts w:ascii="標楷體" w:eastAsia="標楷體" w:hAnsi="標楷體"/>
              </w:rPr>
            </w:pPr>
            <w:hyperlink w:anchor="_L1101顧客基本資料維護"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L1101</w:t>
              </w:r>
            </w:hyperlink>
          </w:p>
        </w:tc>
        <w:tc>
          <w:tcPr>
            <w:tcW w:w="1982" w:type="pct"/>
            <w:shd w:val="clear" w:color="auto" w:fill="auto"/>
            <w:vAlign w:val="center"/>
            <w:hideMark/>
          </w:tcPr>
          <w:p w14:paraId="2AE7C39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顧客基本資料維護</w:t>
            </w:r>
          </w:p>
        </w:tc>
        <w:tc>
          <w:tcPr>
            <w:tcW w:w="296" w:type="pct"/>
            <w:shd w:val="clear" w:color="auto" w:fill="auto"/>
            <w:vAlign w:val="center"/>
          </w:tcPr>
          <w:p w14:paraId="1848066D" w14:textId="4EF64A34"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E2B3368" w14:textId="5989852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4BFE05"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A5FCBE8" w14:textId="78103CE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1BED3D88" w14:textId="77777777" w:rsidTr="00614F5B">
        <w:trPr>
          <w:trHeight w:val="340"/>
        </w:trPr>
        <w:tc>
          <w:tcPr>
            <w:tcW w:w="273" w:type="pct"/>
            <w:shd w:val="clear" w:color="auto" w:fill="auto"/>
            <w:hideMark/>
          </w:tcPr>
          <w:p w14:paraId="5719CD0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4</w:t>
            </w:r>
          </w:p>
        </w:tc>
        <w:tc>
          <w:tcPr>
            <w:tcW w:w="754" w:type="pct"/>
            <w:shd w:val="clear" w:color="auto" w:fill="auto"/>
            <w:vAlign w:val="center"/>
            <w:hideMark/>
          </w:tcPr>
          <w:p w14:paraId="13DBB122" w14:textId="77777777" w:rsidR="0095355E" w:rsidRPr="00943455" w:rsidRDefault="00844720" w:rsidP="009B7240">
            <w:pPr>
              <w:widowControl/>
              <w:rPr>
                <w:rStyle w:val="a7"/>
                <w:rFonts w:ascii="標楷體" w:eastAsia="標楷體" w:hAnsi="標楷體"/>
              </w:rPr>
            </w:pPr>
            <w:hyperlink w:anchor="_L2111案件申請登錄"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L2111</w:t>
              </w:r>
            </w:hyperlink>
          </w:p>
        </w:tc>
        <w:tc>
          <w:tcPr>
            <w:tcW w:w="1982" w:type="pct"/>
            <w:shd w:val="clear" w:color="auto" w:fill="auto"/>
            <w:vAlign w:val="center"/>
            <w:hideMark/>
          </w:tcPr>
          <w:p w14:paraId="6E2717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案件申請登錄</w:t>
            </w:r>
          </w:p>
        </w:tc>
        <w:tc>
          <w:tcPr>
            <w:tcW w:w="296" w:type="pct"/>
            <w:shd w:val="clear" w:color="auto" w:fill="auto"/>
            <w:vAlign w:val="center"/>
          </w:tcPr>
          <w:p w14:paraId="6CB11188" w14:textId="4C05B4F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5FFA75BB" w14:textId="11FD60FF" w:rsidR="0095355E" w:rsidRPr="00943455" w:rsidRDefault="0095355E" w:rsidP="009B7240">
            <w:pPr>
              <w:widowControl/>
              <w:jc w:val="center"/>
              <w:rPr>
                <w:rFonts w:ascii="標楷體" w:eastAsia="標楷體" w:hAnsi="標楷體" w:cs="新細明體"/>
                <w:color w:val="000000"/>
                <w:kern w:val="0"/>
              </w:rPr>
            </w:pPr>
          </w:p>
        </w:tc>
        <w:tc>
          <w:tcPr>
            <w:tcW w:w="302" w:type="pct"/>
          </w:tcPr>
          <w:p w14:paraId="688F6F98"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83735B" w14:textId="077C5030"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3C729F16" w14:textId="77777777" w:rsidTr="00614F5B">
        <w:trPr>
          <w:trHeight w:val="340"/>
        </w:trPr>
        <w:tc>
          <w:tcPr>
            <w:tcW w:w="273" w:type="pct"/>
            <w:shd w:val="clear" w:color="auto" w:fill="auto"/>
            <w:hideMark/>
          </w:tcPr>
          <w:p w14:paraId="775E4B37"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5</w:t>
            </w:r>
          </w:p>
        </w:tc>
        <w:tc>
          <w:tcPr>
            <w:tcW w:w="754" w:type="pct"/>
            <w:shd w:val="clear" w:color="auto" w:fill="auto"/>
            <w:vAlign w:val="center"/>
            <w:hideMark/>
          </w:tcPr>
          <w:p w14:paraId="777881C0"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53核准額度登錄" w:history="1">
              <w:r w:rsidRPr="00943455">
                <w:rPr>
                  <w:rStyle w:val="a7"/>
                  <w:rFonts w:ascii="標楷體" w:eastAsia="標楷體" w:hAnsi="標楷體" w:cs="新細明體"/>
                  <w:kern w:val="0"/>
                </w:rPr>
                <w:t>L2153</w:t>
              </w:r>
            </w:hyperlink>
          </w:p>
        </w:tc>
        <w:tc>
          <w:tcPr>
            <w:tcW w:w="1982" w:type="pct"/>
            <w:shd w:val="clear" w:color="auto" w:fill="auto"/>
            <w:vAlign w:val="center"/>
            <w:hideMark/>
          </w:tcPr>
          <w:p w14:paraId="65169DDB"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核准額度登錄</w:t>
            </w:r>
          </w:p>
        </w:tc>
        <w:tc>
          <w:tcPr>
            <w:tcW w:w="296" w:type="pct"/>
            <w:shd w:val="clear" w:color="auto" w:fill="auto"/>
            <w:vAlign w:val="center"/>
          </w:tcPr>
          <w:p w14:paraId="2FB2C52F" w14:textId="5E55871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84361C1" w14:textId="122C5D44"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4ECB64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4C0A2678" w14:textId="4F88F0B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2CB9A8F9" w14:textId="77777777" w:rsidTr="00614F5B">
        <w:trPr>
          <w:trHeight w:val="340"/>
        </w:trPr>
        <w:tc>
          <w:tcPr>
            <w:tcW w:w="273" w:type="pct"/>
            <w:shd w:val="clear" w:color="auto" w:fill="auto"/>
            <w:hideMark/>
          </w:tcPr>
          <w:p w14:paraId="144DF280"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6</w:t>
            </w:r>
          </w:p>
        </w:tc>
        <w:tc>
          <w:tcPr>
            <w:tcW w:w="754" w:type="pct"/>
            <w:shd w:val="clear" w:color="auto" w:fill="auto"/>
            <w:vAlign w:val="center"/>
            <w:hideMark/>
          </w:tcPr>
          <w:p w14:paraId="0D5CD45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1不動產擔保品資料登錄" w:history="1">
              <w:r w:rsidRPr="00943455">
                <w:rPr>
                  <w:rStyle w:val="a7"/>
                  <w:rFonts w:ascii="標楷體" w:eastAsia="標楷體" w:hAnsi="標楷體" w:cs="新細明體"/>
                  <w:kern w:val="0"/>
                </w:rPr>
                <w:t>L2411</w:t>
              </w:r>
            </w:hyperlink>
          </w:p>
        </w:tc>
        <w:tc>
          <w:tcPr>
            <w:tcW w:w="1982" w:type="pct"/>
            <w:shd w:val="clear" w:color="auto" w:fill="auto"/>
            <w:vAlign w:val="center"/>
            <w:hideMark/>
          </w:tcPr>
          <w:p w14:paraId="3D4BF90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不動產擔保品資料登錄</w:t>
            </w:r>
          </w:p>
        </w:tc>
        <w:tc>
          <w:tcPr>
            <w:tcW w:w="296" w:type="pct"/>
            <w:shd w:val="clear" w:color="auto" w:fill="auto"/>
            <w:vAlign w:val="center"/>
          </w:tcPr>
          <w:p w14:paraId="269C99EB" w14:textId="439A6E4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0C99E31" w14:textId="16856001"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CB2FA70"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1C6A521" w14:textId="3CA123B2"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72CAD044" w14:textId="77777777" w:rsidTr="00614F5B">
        <w:trPr>
          <w:trHeight w:val="340"/>
        </w:trPr>
        <w:tc>
          <w:tcPr>
            <w:tcW w:w="273" w:type="pct"/>
            <w:shd w:val="clear" w:color="auto" w:fill="auto"/>
            <w:hideMark/>
          </w:tcPr>
          <w:p w14:paraId="699424F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7</w:t>
            </w:r>
          </w:p>
        </w:tc>
        <w:tc>
          <w:tcPr>
            <w:tcW w:w="754" w:type="pct"/>
            <w:shd w:val="clear" w:color="auto" w:fill="auto"/>
            <w:vAlign w:val="center"/>
            <w:hideMark/>
          </w:tcPr>
          <w:p w14:paraId="735AB64C"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6不動產土地擔保品資料登錄" w:history="1">
              <w:r w:rsidRPr="00943455">
                <w:rPr>
                  <w:rStyle w:val="a7"/>
                  <w:rFonts w:ascii="標楷體" w:eastAsia="標楷體" w:hAnsi="標楷體" w:cs="新細明體"/>
                  <w:kern w:val="0"/>
                </w:rPr>
                <w:t>L2416</w:t>
              </w:r>
            </w:hyperlink>
          </w:p>
        </w:tc>
        <w:tc>
          <w:tcPr>
            <w:tcW w:w="1982" w:type="pct"/>
            <w:shd w:val="clear" w:color="auto" w:fill="auto"/>
            <w:vAlign w:val="center"/>
            <w:hideMark/>
          </w:tcPr>
          <w:p w14:paraId="7A108601"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不動產土地擔保品資料登錄</w:t>
            </w:r>
          </w:p>
        </w:tc>
        <w:tc>
          <w:tcPr>
            <w:tcW w:w="296" w:type="pct"/>
            <w:shd w:val="clear" w:color="auto" w:fill="auto"/>
            <w:vAlign w:val="center"/>
          </w:tcPr>
          <w:p w14:paraId="66F1D311" w14:textId="1EC891B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3B1302" w14:textId="0F8AF8A5"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C25EF6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35519C8" w14:textId="18AAAA31"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52B1541" w14:textId="77777777" w:rsidTr="00614F5B">
        <w:trPr>
          <w:trHeight w:val="340"/>
        </w:trPr>
        <w:tc>
          <w:tcPr>
            <w:tcW w:w="273" w:type="pct"/>
            <w:shd w:val="clear" w:color="auto" w:fill="auto"/>
            <w:hideMark/>
          </w:tcPr>
          <w:p w14:paraId="69A4ACE6"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8</w:t>
            </w:r>
          </w:p>
        </w:tc>
        <w:tc>
          <w:tcPr>
            <w:tcW w:w="754" w:type="pct"/>
            <w:shd w:val="clear" w:color="auto" w:fill="auto"/>
            <w:vAlign w:val="center"/>
            <w:hideMark/>
          </w:tcPr>
          <w:p w14:paraId="6D89EF8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5不動產建物擔保品資料登錄" w:history="1">
              <w:r w:rsidRPr="00943455">
                <w:rPr>
                  <w:rStyle w:val="a7"/>
                  <w:rFonts w:ascii="標楷體" w:eastAsia="標楷體" w:hAnsi="標楷體" w:cs="新細明體"/>
                  <w:kern w:val="0"/>
                </w:rPr>
                <w:t>L2415</w:t>
              </w:r>
            </w:hyperlink>
          </w:p>
        </w:tc>
        <w:tc>
          <w:tcPr>
            <w:tcW w:w="1982" w:type="pct"/>
            <w:shd w:val="clear" w:color="auto" w:fill="auto"/>
            <w:vAlign w:val="center"/>
            <w:hideMark/>
          </w:tcPr>
          <w:p w14:paraId="5FB83264"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不動產建物擔保品資料查詢</w:t>
            </w:r>
          </w:p>
        </w:tc>
        <w:tc>
          <w:tcPr>
            <w:tcW w:w="296" w:type="pct"/>
            <w:shd w:val="clear" w:color="auto" w:fill="auto"/>
            <w:vAlign w:val="center"/>
          </w:tcPr>
          <w:p w14:paraId="38720078" w14:textId="5946807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888C2C8" w14:textId="00BC4A9A"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FAF1C43"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1A51534" w14:textId="122287B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21E321B" w14:textId="77777777" w:rsidTr="00614F5B">
        <w:trPr>
          <w:trHeight w:val="340"/>
        </w:trPr>
        <w:tc>
          <w:tcPr>
            <w:tcW w:w="273" w:type="pct"/>
            <w:shd w:val="clear" w:color="auto" w:fill="auto"/>
            <w:hideMark/>
          </w:tcPr>
          <w:p w14:paraId="50DB1C48"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9</w:t>
            </w:r>
          </w:p>
        </w:tc>
        <w:tc>
          <w:tcPr>
            <w:tcW w:w="754" w:type="pct"/>
            <w:shd w:val="clear" w:color="auto" w:fill="auto"/>
            <w:vAlign w:val="center"/>
            <w:hideMark/>
          </w:tcPr>
          <w:p w14:paraId="00D8C7F2"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2動產擔保品資料登錄" w:history="1">
              <w:r w:rsidRPr="00943455">
                <w:rPr>
                  <w:rStyle w:val="a7"/>
                  <w:rFonts w:ascii="標楷體" w:eastAsia="標楷體" w:hAnsi="標楷體" w:cs="新細明體"/>
                  <w:kern w:val="0"/>
                </w:rPr>
                <w:t>L2412</w:t>
              </w:r>
            </w:hyperlink>
          </w:p>
        </w:tc>
        <w:tc>
          <w:tcPr>
            <w:tcW w:w="1982" w:type="pct"/>
            <w:shd w:val="clear" w:color="auto" w:fill="auto"/>
            <w:vAlign w:val="center"/>
            <w:hideMark/>
          </w:tcPr>
          <w:p w14:paraId="177B39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動產擔保品資料登錄</w:t>
            </w:r>
          </w:p>
        </w:tc>
        <w:tc>
          <w:tcPr>
            <w:tcW w:w="296" w:type="pct"/>
            <w:shd w:val="clear" w:color="auto" w:fill="auto"/>
            <w:vAlign w:val="center"/>
          </w:tcPr>
          <w:p w14:paraId="6D4D37E8" w14:textId="13C7FE4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4666AC57" w14:textId="7A72C1A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881970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BEE5ACC" w14:textId="5BDC2B9A" w:rsidR="0095355E" w:rsidRPr="00943455" w:rsidRDefault="0095355E" w:rsidP="009B7240">
            <w:pPr>
              <w:widowControl/>
              <w:rPr>
                <w:rFonts w:ascii="標楷體" w:eastAsia="標楷體" w:hAnsi="標楷體" w:cs="新細明體"/>
                <w:color w:val="000000"/>
                <w:kern w:val="0"/>
              </w:rPr>
            </w:pPr>
          </w:p>
        </w:tc>
      </w:tr>
      <w:tr w:rsidR="0095355E" w:rsidRPr="00943455" w14:paraId="059F53A9" w14:textId="77777777" w:rsidTr="00614F5B">
        <w:trPr>
          <w:trHeight w:val="340"/>
        </w:trPr>
        <w:tc>
          <w:tcPr>
            <w:tcW w:w="273" w:type="pct"/>
            <w:shd w:val="clear" w:color="auto" w:fill="auto"/>
            <w:hideMark/>
          </w:tcPr>
          <w:p w14:paraId="4B75022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10</w:t>
            </w:r>
          </w:p>
        </w:tc>
        <w:tc>
          <w:tcPr>
            <w:tcW w:w="754" w:type="pct"/>
            <w:shd w:val="clear" w:color="auto" w:fill="auto"/>
            <w:vAlign w:val="center"/>
            <w:hideMark/>
          </w:tcPr>
          <w:p w14:paraId="62E0BC41"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3股票擔保品資料登錄" w:history="1">
              <w:r w:rsidRPr="00943455">
                <w:rPr>
                  <w:rStyle w:val="a7"/>
                  <w:rFonts w:ascii="標楷體" w:eastAsia="標楷體" w:hAnsi="標楷體" w:cs="新細明體"/>
                  <w:kern w:val="0"/>
                </w:rPr>
                <w:t>L2413</w:t>
              </w:r>
            </w:hyperlink>
          </w:p>
        </w:tc>
        <w:tc>
          <w:tcPr>
            <w:tcW w:w="1982" w:type="pct"/>
            <w:shd w:val="clear" w:color="auto" w:fill="auto"/>
            <w:vAlign w:val="center"/>
            <w:hideMark/>
          </w:tcPr>
          <w:p w14:paraId="62A2EFE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股票擔保品資料查詢</w:t>
            </w:r>
          </w:p>
        </w:tc>
        <w:tc>
          <w:tcPr>
            <w:tcW w:w="296" w:type="pct"/>
            <w:shd w:val="clear" w:color="auto" w:fill="auto"/>
            <w:vAlign w:val="center"/>
          </w:tcPr>
          <w:p w14:paraId="1FD9D559" w14:textId="2115FFE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2DA70CE" w14:textId="6407787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2226B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1264E87" w14:textId="0E8C9AFA" w:rsidR="0095355E" w:rsidRPr="00943455" w:rsidRDefault="0095355E" w:rsidP="009B7240">
            <w:pPr>
              <w:widowControl/>
              <w:rPr>
                <w:rFonts w:ascii="標楷體" w:eastAsia="標楷體" w:hAnsi="標楷體" w:cs="新細明體"/>
                <w:color w:val="000000"/>
                <w:kern w:val="0"/>
              </w:rPr>
            </w:pPr>
          </w:p>
        </w:tc>
      </w:tr>
      <w:tr w:rsidR="0095355E" w:rsidRPr="00943455" w14:paraId="59E6B95A" w14:textId="77777777" w:rsidTr="00614F5B">
        <w:trPr>
          <w:trHeight w:val="340"/>
        </w:trPr>
        <w:tc>
          <w:tcPr>
            <w:tcW w:w="273" w:type="pct"/>
            <w:shd w:val="clear" w:color="auto" w:fill="auto"/>
            <w:hideMark/>
          </w:tcPr>
          <w:p w14:paraId="4C5930D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11</w:t>
            </w:r>
          </w:p>
        </w:tc>
        <w:tc>
          <w:tcPr>
            <w:tcW w:w="754" w:type="pct"/>
            <w:shd w:val="clear" w:color="auto" w:fill="auto"/>
            <w:vAlign w:val="center"/>
            <w:hideMark/>
          </w:tcPr>
          <w:p w14:paraId="14B49083"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4其他擔保品資料登錄" w:history="1">
              <w:r w:rsidRPr="00943455">
                <w:rPr>
                  <w:rStyle w:val="a7"/>
                  <w:rFonts w:ascii="標楷體" w:eastAsia="標楷體" w:hAnsi="標楷體" w:cs="新細明體"/>
                  <w:kern w:val="0"/>
                </w:rPr>
                <w:t>L2414</w:t>
              </w:r>
            </w:hyperlink>
          </w:p>
        </w:tc>
        <w:tc>
          <w:tcPr>
            <w:tcW w:w="1982" w:type="pct"/>
            <w:shd w:val="clear" w:color="auto" w:fill="auto"/>
            <w:vAlign w:val="center"/>
            <w:hideMark/>
          </w:tcPr>
          <w:p w14:paraId="6E18BF96"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其他擔保品資料登錄</w:t>
            </w:r>
          </w:p>
        </w:tc>
        <w:tc>
          <w:tcPr>
            <w:tcW w:w="296" w:type="pct"/>
            <w:shd w:val="clear" w:color="auto" w:fill="auto"/>
            <w:vAlign w:val="center"/>
          </w:tcPr>
          <w:p w14:paraId="467AE111" w14:textId="40FF3E6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3192183" w14:textId="1B0A3F0D"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3705F59"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7A4B7" w14:textId="1033EF4F" w:rsidR="0095355E" w:rsidRPr="00943455" w:rsidRDefault="0095355E" w:rsidP="009B7240">
            <w:pPr>
              <w:widowControl/>
              <w:rPr>
                <w:rFonts w:ascii="標楷體" w:eastAsia="標楷體" w:hAnsi="標楷體" w:cs="新細明體"/>
                <w:color w:val="000000"/>
                <w:kern w:val="0"/>
              </w:rPr>
            </w:pPr>
          </w:p>
        </w:tc>
      </w:tr>
      <w:tr w:rsidR="0095355E" w:rsidRPr="00943455" w14:paraId="3F4E2DF8" w14:textId="77777777" w:rsidTr="00614F5B">
        <w:trPr>
          <w:trHeight w:val="340"/>
        </w:trPr>
        <w:tc>
          <w:tcPr>
            <w:tcW w:w="273" w:type="pct"/>
            <w:shd w:val="clear" w:color="auto" w:fill="auto"/>
            <w:hideMark/>
          </w:tcPr>
          <w:p w14:paraId="0361865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12</w:t>
            </w:r>
          </w:p>
        </w:tc>
        <w:tc>
          <w:tcPr>
            <w:tcW w:w="754" w:type="pct"/>
            <w:shd w:val="clear" w:color="auto" w:fill="auto"/>
            <w:vAlign w:val="center"/>
            <w:hideMark/>
          </w:tcPr>
          <w:p w14:paraId="4F6C815D" w14:textId="6D2B2690"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4611續約保單資料維護" w:history="1">
              <w:r w:rsidRPr="00943455">
                <w:rPr>
                  <w:rStyle w:val="a7"/>
                  <w:rFonts w:ascii="標楷體" w:eastAsia="標楷體" w:hAnsi="標楷體" w:cs="新細明體"/>
                  <w:kern w:val="0"/>
                </w:rPr>
                <w:t>L4610</w:t>
              </w:r>
            </w:hyperlink>
          </w:p>
        </w:tc>
        <w:tc>
          <w:tcPr>
            <w:tcW w:w="1982" w:type="pct"/>
            <w:shd w:val="clear" w:color="auto" w:fill="auto"/>
            <w:vAlign w:val="center"/>
            <w:hideMark/>
          </w:tcPr>
          <w:p w14:paraId="10ABB5FD" w14:textId="2B73467E"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保險單明細資料登錄</w:t>
            </w:r>
          </w:p>
        </w:tc>
        <w:tc>
          <w:tcPr>
            <w:tcW w:w="296" w:type="pct"/>
            <w:shd w:val="clear" w:color="auto" w:fill="auto"/>
            <w:vAlign w:val="center"/>
          </w:tcPr>
          <w:p w14:paraId="26715F49" w14:textId="0064241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614C15" w14:textId="1CC8874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164ED0A"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DB0B64B" w14:textId="7906B544" w:rsidR="0095355E" w:rsidRPr="00943455" w:rsidRDefault="0095355E" w:rsidP="009B7240">
            <w:pPr>
              <w:widowControl/>
              <w:rPr>
                <w:rFonts w:ascii="標楷體" w:eastAsia="標楷體" w:hAnsi="標楷體" w:cs="新細明體"/>
                <w:color w:val="000000"/>
                <w:kern w:val="0"/>
              </w:rPr>
            </w:pPr>
          </w:p>
        </w:tc>
      </w:tr>
      <w:tr w:rsidR="0095355E" w:rsidRPr="00943455" w14:paraId="63EB2684" w14:textId="77777777" w:rsidTr="00614F5B">
        <w:trPr>
          <w:trHeight w:val="340"/>
        </w:trPr>
        <w:tc>
          <w:tcPr>
            <w:tcW w:w="273" w:type="pct"/>
            <w:shd w:val="clear" w:color="auto" w:fill="auto"/>
            <w:hideMark/>
          </w:tcPr>
          <w:p w14:paraId="35464AF3" w14:textId="77777777"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13</w:t>
            </w:r>
          </w:p>
        </w:tc>
        <w:tc>
          <w:tcPr>
            <w:tcW w:w="754" w:type="pct"/>
            <w:shd w:val="clear" w:color="auto" w:fill="auto"/>
            <w:vAlign w:val="center"/>
            <w:hideMark/>
          </w:tcPr>
          <w:p w14:paraId="64B62D88"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01商品參數維護" w:history="1">
              <w:r w:rsidRPr="00943455">
                <w:rPr>
                  <w:rStyle w:val="a7"/>
                  <w:rFonts w:ascii="標楷體" w:eastAsia="標楷體" w:hAnsi="標楷體" w:cs="新細明體"/>
                  <w:kern w:val="0"/>
                </w:rPr>
                <w:t>L2101</w:t>
              </w:r>
            </w:hyperlink>
          </w:p>
        </w:tc>
        <w:tc>
          <w:tcPr>
            <w:tcW w:w="1982" w:type="pct"/>
            <w:shd w:val="clear" w:color="auto" w:fill="auto"/>
            <w:vAlign w:val="center"/>
            <w:hideMark/>
          </w:tcPr>
          <w:p w14:paraId="3BFDB1C5"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商品參數維護</w:t>
            </w:r>
          </w:p>
        </w:tc>
        <w:tc>
          <w:tcPr>
            <w:tcW w:w="296" w:type="pct"/>
            <w:shd w:val="clear" w:color="auto" w:fill="auto"/>
            <w:vAlign w:val="center"/>
          </w:tcPr>
          <w:p w14:paraId="0E99939C" w14:textId="4CFC930C"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4C06E43" w14:textId="10A218B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08EBA0E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552C8B8" w14:textId="59D62346"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4395509B" w14:textId="77777777" w:rsidTr="00614F5B">
        <w:trPr>
          <w:trHeight w:val="340"/>
        </w:trPr>
        <w:tc>
          <w:tcPr>
            <w:tcW w:w="273" w:type="pct"/>
            <w:shd w:val="clear" w:color="auto" w:fill="auto"/>
          </w:tcPr>
          <w:p w14:paraId="268B125E" w14:textId="3738441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14</w:t>
            </w:r>
          </w:p>
        </w:tc>
        <w:tc>
          <w:tcPr>
            <w:tcW w:w="754" w:type="pct"/>
            <w:shd w:val="clear" w:color="auto" w:fill="auto"/>
            <w:vAlign w:val="center"/>
          </w:tcPr>
          <w:p w14:paraId="404C6F46" w14:textId="77777777" w:rsidR="0095355E" w:rsidRPr="00943455" w:rsidRDefault="00844720" w:rsidP="002C5589">
            <w:pPr>
              <w:widowControl/>
              <w:ind w:firstLineChars="50" w:firstLine="120"/>
              <w:rPr>
                <w:rFonts w:ascii="標楷體" w:eastAsia="標楷體" w:hAnsi="標楷體" w:cs="新細明體"/>
                <w:kern w:val="0"/>
              </w:rPr>
            </w:pPr>
            <w:hyperlink w:anchor="_L6302指標利率登錄/維護" w:history="1">
              <w:r w:rsidR="0095355E" w:rsidRPr="00943455">
                <w:rPr>
                  <w:rStyle w:val="a7"/>
                  <w:rFonts w:ascii="標楷體" w:eastAsia="標楷體" w:hAnsi="標楷體" w:cs="新細明體"/>
                  <w:kern w:val="0"/>
                </w:rPr>
                <w:t>L6302</w:t>
              </w:r>
            </w:hyperlink>
          </w:p>
        </w:tc>
        <w:tc>
          <w:tcPr>
            <w:tcW w:w="1982" w:type="pct"/>
            <w:shd w:val="clear" w:color="auto" w:fill="auto"/>
            <w:vAlign w:val="center"/>
          </w:tcPr>
          <w:p w14:paraId="4F55A31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hint="eastAsia"/>
                <w:lang w:eastAsia="zh-HK"/>
              </w:rPr>
              <w:t>指標</w:t>
            </w:r>
            <w:r w:rsidRPr="00943455">
              <w:rPr>
                <w:rFonts w:ascii="標楷體" w:eastAsia="標楷體" w:hAnsi="標楷體" w:hint="eastAsia"/>
              </w:rPr>
              <w:t>利率登錄</w:t>
            </w:r>
            <w:r w:rsidRPr="00943455">
              <w:rPr>
                <w:rFonts w:ascii="標楷體" w:eastAsia="標楷體" w:hAnsi="標楷體"/>
              </w:rPr>
              <w:t>/維護</w:t>
            </w:r>
          </w:p>
        </w:tc>
        <w:tc>
          <w:tcPr>
            <w:tcW w:w="296" w:type="pct"/>
            <w:shd w:val="clear" w:color="auto" w:fill="auto"/>
            <w:vAlign w:val="center"/>
          </w:tcPr>
          <w:p w14:paraId="235DF728"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DF788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9D4168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0637C" w14:textId="5287ABBB" w:rsidR="0095355E" w:rsidRPr="00943455" w:rsidRDefault="0095355E" w:rsidP="009B7240">
            <w:pPr>
              <w:widowControl/>
              <w:rPr>
                <w:rFonts w:ascii="標楷體" w:eastAsia="標楷體" w:hAnsi="標楷體" w:cs="新細明體"/>
                <w:color w:val="000000"/>
                <w:kern w:val="0"/>
              </w:rPr>
            </w:pPr>
          </w:p>
        </w:tc>
      </w:tr>
      <w:tr w:rsidR="0095355E" w:rsidRPr="00943455" w14:paraId="06BEBFDF" w14:textId="77777777" w:rsidTr="00614F5B">
        <w:trPr>
          <w:trHeight w:val="340"/>
        </w:trPr>
        <w:tc>
          <w:tcPr>
            <w:tcW w:w="273" w:type="pct"/>
            <w:shd w:val="clear" w:color="auto" w:fill="auto"/>
          </w:tcPr>
          <w:p w14:paraId="52422BDD" w14:textId="049894D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15</w:t>
            </w:r>
          </w:p>
        </w:tc>
        <w:tc>
          <w:tcPr>
            <w:tcW w:w="754" w:type="pct"/>
            <w:shd w:val="clear" w:color="auto" w:fill="auto"/>
          </w:tcPr>
          <w:p w14:paraId="4F99AA28" w14:textId="77777777" w:rsidR="0095355E" w:rsidRPr="00943455" w:rsidRDefault="00844720" w:rsidP="00E112C0">
            <w:pPr>
              <w:widowControl/>
              <w:ind w:firstLineChars="50" w:firstLine="120"/>
              <w:rPr>
                <w:rFonts w:ascii="標楷體" w:eastAsia="標楷體" w:hAnsi="標楷體" w:cs="新細明體"/>
                <w:kern w:val="0"/>
              </w:rPr>
            </w:pPr>
            <w:hyperlink w:anchor="_L1105顧客聯絡電話維護" w:history="1">
              <w:r w:rsidR="0095355E" w:rsidRPr="00943455">
                <w:rPr>
                  <w:rStyle w:val="a7"/>
                  <w:rFonts w:ascii="標楷體" w:eastAsia="標楷體" w:hAnsi="標楷體"/>
                </w:rPr>
                <w:t>L1105</w:t>
              </w:r>
            </w:hyperlink>
          </w:p>
        </w:tc>
        <w:tc>
          <w:tcPr>
            <w:tcW w:w="1982" w:type="pct"/>
            <w:shd w:val="clear" w:color="auto" w:fill="auto"/>
          </w:tcPr>
          <w:p w14:paraId="55219772" w14:textId="77777777" w:rsidR="0095355E" w:rsidRPr="00943455" w:rsidRDefault="0095355E" w:rsidP="009B7240">
            <w:pPr>
              <w:widowControl/>
              <w:rPr>
                <w:rFonts w:ascii="標楷體" w:eastAsia="標楷體" w:hAnsi="標楷體"/>
                <w:lang w:eastAsia="zh-HK"/>
              </w:rPr>
            </w:pPr>
            <w:r w:rsidRPr="00943455">
              <w:rPr>
                <w:rFonts w:ascii="標楷體" w:eastAsia="標楷體" w:hAnsi="標楷體" w:hint="eastAsia"/>
              </w:rPr>
              <w:t>顧客聯絡電話維護</w:t>
            </w:r>
          </w:p>
        </w:tc>
        <w:tc>
          <w:tcPr>
            <w:tcW w:w="296" w:type="pct"/>
            <w:shd w:val="clear" w:color="auto" w:fill="auto"/>
            <w:vAlign w:val="center"/>
          </w:tcPr>
          <w:p w14:paraId="04BBE53B"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755C2B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14AE3A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01C3F8C" w14:textId="1870FA9C" w:rsidR="0095355E" w:rsidRPr="00943455" w:rsidRDefault="0095355E" w:rsidP="009B7240">
            <w:pPr>
              <w:widowControl/>
              <w:rPr>
                <w:rFonts w:ascii="標楷體" w:eastAsia="標楷體" w:hAnsi="標楷體" w:cs="新細明體"/>
                <w:color w:val="000000"/>
                <w:kern w:val="0"/>
              </w:rPr>
            </w:pPr>
          </w:p>
        </w:tc>
      </w:tr>
      <w:tr w:rsidR="0095355E" w:rsidRPr="00943455" w14:paraId="764B1134" w14:textId="77777777" w:rsidTr="00614F5B">
        <w:trPr>
          <w:trHeight w:val="340"/>
        </w:trPr>
        <w:tc>
          <w:tcPr>
            <w:tcW w:w="273" w:type="pct"/>
            <w:shd w:val="clear" w:color="auto" w:fill="auto"/>
          </w:tcPr>
          <w:p w14:paraId="30F20C1C" w14:textId="500EEB03"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16</w:t>
            </w:r>
          </w:p>
        </w:tc>
        <w:tc>
          <w:tcPr>
            <w:tcW w:w="754" w:type="pct"/>
            <w:shd w:val="clear" w:color="auto" w:fill="auto"/>
          </w:tcPr>
          <w:p w14:paraId="50C7598D" w14:textId="41730963" w:rsidR="0095355E" w:rsidRPr="00943455" w:rsidRDefault="00844720">
            <w:pPr>
              <w:widowControl/>
              <w:ind w:firstLineChars="50" w:firstLine="120"/>
              <w:rPr>
                <w:rFonts w:ascii="標楷體" w:eastAsia="標楷體" w:hAnsi="標楷體"/>
              </w:rPr>
            </w:pPr>
            <w:hyperlink w:anchor="_L2250保證人資料登錄" w:history="1">
              <w:r w:rsidR="0095355E" w:rsidRPr="00943455">
                <w:rPr>
                  <w:rStyle w:val="a7"/>
                  <w:rFonts w:ascii="標楷體" w:eastAsia="標楷體" w:hAnsi="標楷體"/>
                </w:rPr>
                <w:t>L2250</w:t>
              </w:r>
            </w:hyperlink>
          </w:p>
        </w:tc>
        <w:tc>
          <w:tcPr>
            <w:tcW w:w="1982" w:type="pct"/>
            <w:shd w:val="clear" w:color="auto" w:fill="auto"/>
          </w:tcPr>
          <w:p w14:paraId="0AC345BA" w14:textId="1255B820" w:rsidR="0095355E" w:rsidRPr="00943455" w:rsidRDefault="0095355E">
            <w:pPr>
              <w:widowControl/>
              <w:rPr>
                <w:rFonts w:ascii="標楷體" w:eastAsia="標楷體" w:hAnsi="標楷體"/>
              </w:rPr>
            </w:pPr>
            <w:r w:rsidRPr="00943455">
              <w:rPr>
                <w:rFonts w:ascii="標楷體" w:eastAsia="標楷體" w:hAnsi="標楷體" w:hint="eastAsia"/>
              </w:rPr>
              <w:t>保證人資料登錄</w:t>
            </w:r>
          </w:p>
        </w:tc>
        <w:tc>
          <w:tcPr>
            <w:tcW w:w="296" w:type="pct"/>
            <w:shd w:val="clear" w:color="auto" w:fill="auto"/>
            <w:vAlign w:val="center"/>
          </w:tcPr>
          <w:p w14:paraId="00569956"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5452487"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2D3A85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8970FEF" w14:textId="05706C0F"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1664384" w14:textId="77777777" w:rsidTr="00614F5B">
        <w:trPr>
          <w:trHeight w:val="340"/>
        </w:trPr>
        <w:tc>
          <w:tcPr>
            <w:tcW w:w="273" w:type="pct"/>
            <w:shd w:val="clear" w:color="auto" w:fill="auto"/>
          </w:tcPr>
          <w:p w14:paraId="5A3B6D54" w14:textId="10D21D68"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17</w:t>
            </w:r>
          </w:p>
        </w:tc>
        <w:tc>
          <w:tcPr>
            <w:tcW w:w="754" w:type="pct"/>
            <w:shd w:val="clear" w:color="auto" w:fill="auto"/>
          </w:tcPr>
          <w:p w14:paraId="34DE0EC0" w14:textId="3D9FD6AB" w:rsidR="0095355E" w:rsidRPr="00943455" w:rsidRDefault="00844720">
            <w:pPr>
              <w:widowControl/>
              <w:ind w:firstLineChars="50" w:firstLine="120"/>
              <w:rPr>
                <w:rFonts w:ascii="標楷體" w:eastAsia="標楷體" w:hAnsi="標楷體"/>
              </w:rPr>
            </w:pPr>
            <w:hyperlink w:anchor="_L2417額度與擔保品關聯登錄" w:history="1">
              <w:r w:rsidR="0095355E" w:rsidRPr="00943455">
                <w:rPr>
                  <w:rStyle w:val="a7"/>
                  <w:rFonts w:ascii="標楷體" w:eastAsia="標楷體" w:hAnsi="標楷體"/>
                </w:rPr>
                <w:t>L2417</w:t>
              </w:r>
            </w:hyperlink>
          </w:p>
        </w:tc>
        <w:tc>
          <w:tcPr>
            <w:tcW w:w="1982" w:type="pct"/>
            <w:shd w:val="clear" w:color="auto" w:fill="auto"/>
          </w:tcPr>
          <w:p w14:paraId="45E8B06B" w14:textId="552D47CD" w:rsidR="0095355E" w:rsidRPr="00943455" w:rsidRDefault="0095355E">
            <w:pPr>
              <w:widowControl/>
              <w:rPr>
                <w:rFonts w:ascii="標楷體" w:eastAsia="標楷體" w:hAnsi="標楷體"/>
              </w:rPr>
            </w:pPr>
            <w:r w:rsidRPr="00943455">
              <w:rPr>
                <w:rFonts w:ascii="標楷體" w:eastAsia="標楷體" w:hAnsi="標楷體" w:hint="eastAsia"/>
              </w:rPr>
              <w:t>額度與擔保品關聯登錄</w:t>
            </w:r>
          </w:p>
        </w:tc>
        <w:tc>
          <w:tcPr>
            <w:tcW w:w="296" w:type="pct"/>
            <w:shd w:val="clear" w:color="auto" w:fill="auto"/>
            <w:vAlign w:val="center"/>
          </w:tcPr>
          <w:p w14:paraId="0AC4DC74"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D4A10FA"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E17BA8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D7A218F" w14:textId="3778D72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77F2A9E" w14:textId="77777777" w:rsidTr="00614F5B">
        <w:trPr>
          <w:trHeight w:val="340"/>
        </w:trPr>
        <w:tc>
          <w:tcPr>
            <w:tcW w:w="273" w:type="pct"/>
            <w:shd w:val="clear" w:color="auto" w:fill="auto"/>
          </w:tcPr>
          <w:p w14:paraId="25098630" w14:textId="69029A3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18</w:t>
            </w:r>
          </w:p>
        </w:tc>
        <w:tc>
          <w:tcPr>
            <w:tcW w:w="754" w:type="pct"/>
            <w:shd w:val="clear" w:color="auto" w:fill="auto"/>
          </w:tcPr>
          <w:p w14:paraId="796DB800" w14:textId="71EDC629" w:rsidR="0095355E" w:rsidRPr="00943455" w:rsidRDefault="00844720" w:rsidP="00583560">
            <w:pPr>
              <w:widowControl/>
              <w:ind w:firstLineChars="50" w:firstLine="120"/>
              <w:rPr>
                <w:rFonts w:ascii="標楷體" w:eastAsia="標楷體" w:hAnsi="標楷體"/>
              </w:rPr>
            </w:pPr>
            <w:hyperlink w:anchor="_L2306關係人資料建立" w:history="1">
              <w:r w:rsidR="0095355E" w:rsidRPr="00943455">
                <w:rPr>
                  <w:rStyle w:val="a7"/>
                  <w:rFonts w:ascii="標楷體" w:eastAsia="標楷體" w:hAnsi="標楷體" w:cs="Calibri" w:hint="eastAsia"/>
                </w:rPr>
                <w:t>L2306</w:t>
              </w:r>
            </w:hyperlink>
          </w:p>
        </w:tc>
        <w:tc>
          <w:tcPr>
            <w:tcW w:w="1982" w:type="pct"/>
            <w:shd w:val="clear" w:color="auto" w:fill="auto"/>
          </w:tcPr>
          <w:p w14:paraId="0138CCAB" w14:textId="6FF4233E"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關係人資料建立</w:t>
            </w:r>
          </w:p>
        </w:tc>
        <w:tc>
          <w:tcPr>
            <w:tcW w:w="296" w:type="pct"/>
            <w:shd w:val="clear" w:color="auto" w:fill="auto"/>
            <w:vAlign w:val="center"/>
          </w:tcPr>
          <w:p w14:paraId="7B10688D"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3F87DE69"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63339CD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A6C4AD1" w14:textId="0F5C4E46" w:rsidR="0095355E" w:rsidRPr="00943455" w:rsidRDefault="0095355E" w:rsidP="00583560">
            <w:pPr>
              <w:widowControl/>
              <w:rPr>
                <w:rFonts w:ascii="標楷體" w:eastAsia="標楷體" w:hAnsi="標楷體" w:cs="新細明體"/>
                <w:color w:val="000000"/>
                <w:kern w:val="0"/>
              </w:rPr>
            </w:pPr>
          </w:p>
        </w:tc>
      </w:tr>
      <w:tr w:rsidR="0095355E" w:rsidRPr="00943455" w14:paraId="3B7A22E9" w14:textId="77777777" w:rsidTr="00614F5B">
        <w:trPr>
          <w:trHeight w:val="340"/>
        </w:trPr>
        <w:tc>
          <w:tcPr>
            <w:tcW w:w="273" w:type="pct"/>
            <w:shd w:val="clear" w:color="auto" w:fill="auto"/>
          </w:tcPr>
          <w:p w14:paraId="512F3C8E" w14:textId="313BAA8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r w:rsidRPr="00943455">
              <w:rPr>
                <w:rFonts w:ascii="標楷體" w:eastAsia="標楷體" w:hAnsi="標楷體" w:cs="新細明體" w:hint="eastAsia"/>
                <w:color w:val="000000"/>
                <w:kern w:val="0"/>
              </w:rPr>
              <w:t>9</w:t>
            </w:r>
          </w:p>
        </w:tc>
        <w:tc>
          <w:tcPr>
            <w:tcW w:w="754" w:type="pct"/>
            <w:shd w:val="clear" w:color="auto" w:fill="auto"/>
          </w:tcPr>
          <w:p w14:paraId="1C32F7D8" w14:textId="63B3412D" w:rsidR="0095355E" w:rsidRPr="00943455" w:rsidRDefault="00844720" w:rsidP="00583560">
            <w:pPr>
              <w:widowControl/>
              <w:ind w:firstLineChars="50" w:firstLine="120"/>
              <w:rPr>
                <w:rFonts w:ascii="標楷體" w:eastAsia="標楷體" w:hAnsi="標楷體"/>
              </w:rPr>
            </w:pPr>
            <w:hyperlink w:anchor="_L2418他項權利資料登錄" w:history="1">
              <w:r w:rsidR="0095355E" w:rsidRPr="00943455">
                <w:rPr>
                  <w:rStyle w:val="a7"/>
                  <w:rFonts w:ascii="標楷體" w:eastAsia="標楷體" w:hAnsi="標楷體"/>
                </w:rPr>
                <w:t>L2418</w:t>
              </w:r>
            </w:hyperlink>
          </w:p>
        </w:tc>
        <w:tc>
          <w:tcPr>
            <w:tcW w:w="1982" w:type="pct"/>
            <w:shd w:val="clear" w:color="auto" w:fill="auto"/>
          </w:tcPr>
          <w:p w14:paraId="6A5ACE4A" w14:textId="590A6C83"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他項權利資料登錄</w:t>
            </w:r>
          </w:p>
        </w:tc>
        <w:tc>
          <w:tcPr>
            <w:tcW w:w="296" w:type="pct"/>
            <w:shd w:val="clear" w:color="auto" w:fill="auto"/>
            <w:vAlign w:val="center"/>
          </w:tcPr>
          <w:p w14:paraId="38A8EF42"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43EF92EA"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2991F2FF"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8E3EFFA" w14:textId="4E157E0F" w:rsidR="0095355E" w:rsidRPr="00943455" w:rsidRDefault="0095355E" w:rsidP="00583560">
            <w:pPr>
              <w:widowControl/>
              <w:rPr>
                <w:rFonts w:ascii="標楷體" w:eastAsia="標楷體" w:hAnsi="標楷體" w:cs="新細明體"/>
                <w:color w:val="000000"/>
                <w:kern w:val="0"/>
              </w:rPr>
            </w:pPr>
          </w:p>
        </w:tc>
      </w:tr>
      <w:tr w:rsidR="0095355E" w:rsidRPr="00943455" w14:paraId="15DC7078" w14:textId="77777777" w:rsidTr="00614F5B">
        <w:trPr>
          <w:trHeight w:val="340"/>
        </w:trPr>
        <w:tc>
          <w:tcPr>
            <w:tcW w:w="273" w:type="pct"/>
            <w:shd w:val="clear" w:color="auto" w:fill="auto"/>
          </w:tcPr>
          <w:p w14:paraId="5DF89215" w14:textId="7BF1D79C"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20</w:t>
            </w:r>
          </w:p>
        </w:tc>
        <w:tc>
          <w:tcPr>
            <w:tcW w:w="754" w:type="pct"/>
            <w:shd w:val="clear" w:color="auto" w:fill="auto"/>
          </w:tcPr>
          <w:p w14:paraId="240906C6" w14:textId="4271D36C" w:rsidR="0095355E" w:rsidRPr="00943455" w:rsidRDefault="00844720" w:rsidP="00583560">
            <w:pPr>
              <w:widowControl/>
              <w:ind w:firstLineChars="50" w:firstLine="120"/>
              <w:rPr>
                <w:rFonts w:ascii="標楷體" w:eastAsia="標楷體" w:hAnsi="標楷體"/>
              </w:rPr>
            </w:pPr>
            <w:hyperlink w:anchor="_L7911_戶號查詢" w:history="1">
              <w:r w:rsidR="0095355E" w:rsidRPr="00943455">
                <w:rPr>
                  <w:rStyle w:val="a7"/>
                  <w:rFonts w:ascii="標楷體" w:eastAsia="標楷體" w:hAnsi="標楷體" w:hint="eastAsia"/>
                </w:rPr>
                <w:t>L7911</w:t>
              </w:r>
            </w:hyperlink>
          </w:p>
        </w:tc>
        <w:tc>
          <w:tcPr>
            <w:tcW w:w="1982" w:type="pct"/>
            <w:shd w:val="clear" w:color="auto" w:fill="auto"/>
          </w:tcPr>
          <w:p w14:paraId="095596ED" w14:textId="54A808F3"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戶號查詢</w:t>
            </w:r>
          </w:p>
        </w:tc>
        <w:tc>
          <w:tcPr>
            <w:tcW w:w="296" w:type="pct"/>
            <w:shd w:val="clear" w:color="auto" w:fill="auto"/>
            <w:vAlign w:val="center"/>
          </w:tcPr>
          <w:p w14:paraId="338BB008"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0ECE3A6"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7FC3493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AE60861" w14:textId="73D110A0"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A58166A" w14:textId="77777777" w:rsidTr="00614F5B">
        <w:trPr>
          <w:trHeight w:val="340"/>
        </w:trPr>
        <w:tc>
          <w:tcPr>
            <w:tcW w:w="273" w:type="pct"/>
            <w:shd w:val="clear" w:color="auto" w:fill="auto"/>
          </w:tcPr>
          <w:p w14:paraId="4C64891D" w14:textId="7A1925F8"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21</w:t>
            </w:r>
          </w:p>
        </w:tc>
        <w:tc>
          <w:tcPr>
            <w:tcW w:w="754" w:type="pct"/>
            <w:shd w:val="clear" w:color="auto" w:fill="auto"/>
          </w:tcPr>
          <w:p w14:paraId="47ECEAF0" w14:textId="31D2A317" w:rsidR="0095355E" w:rsidRPr="00943455" w:rsidRDefault="00844720" w:rsidP="00583560">
            <w:pPr>
              <w:widowControl/>
              <w:ind w:firstLineChars="50" w:firstLine="120"/>
              <w:rPr>
                <w:rFonts w:ascii="標楷體" w:eastAsia="標楷體" w:hAnsi="標楷體"/>
                <w:color w:val="FF0000"/>
              </w:rPr>
            </w:pPr>
            <w:hyperlink w:anchor="_L7912_額度資料查詢" w:history="1">
              <w:r w:rsidR="0095355E" w:rsidRPr="00943455">
                <w:rPr>
                  <w:rStyle w:val="a7"/>
                  <w:rFonts w:ascii="標楷體" w:eastAsia="標楷體" w:hAnsi="標楷體"/>
                </w:rPr>
                <w:t>L7912</w:t>
              </w:r>
            </w:hyperlink>
          </w:p>
        </w:tc>
        <w:tc>
          <w:tcPr>
            <w:tcW w:w="1982" w:type="pct"/>
            <w:shd w:val="clear" w:color="auto" w:fill="auto"/>
          </w:tcPr>
          <w:p w14:paraId="66FDC503" w14:textId="2D88A337"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額度資料查詢</w:t>
            </w:r>
          </w:p>
        </w:tc>
        <w:tc>
          <w:tcPr>
            <w:tcW w:w="296" w:type="pct"/>
            <w:shd w:val="clear" w:color="auto" w:fill="auto"/>
            <w:vAlign w:val="center"/>
          </w:tcPr>
          <w:p w14:paraId="307BFD66"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FB50ED1"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0EBFA23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0063CD3" w14:textId="0B7562A3"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714512" w:rsidRPr="00943455" w14:paraId="2E483F4B" w14:textId="77777777" w:rsidTr="00614F5B">
        <w:trPr>
          <w:trHeight w:val="340"/>
        </w:trPr>
        <w:tc>
          <w:tcPr>
            <w:tcW w:w="273" w:type="pct"/>
            <w:shd w:val="clear" w:color="auto" w:fill="auto"/>
          </w:tcPr>
          <w:p w14:paraId="5B316485" w14:textId="3B5FAAED"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22</w:t>
            </w:r>
          </w:p>
        </w:tc>
        <w:tc>
          <w:tcPr>
            <w:tcW w:w="754" w:type="pct"/>
            <w:shd w:val="clear" w:color="auto" w:fill="auto"/>
          </w:tcPr>
          <w:p w14:paraId="10EA36E8" w14:textId="206FEC56"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L7913</w:t>
            </w:r>
          </w:p>
        </w:tc>
        <w:tc>
          <w:tcPr>
            <w:tcW w:w="1982" w:type="pct"/>
            <w:shd w:val="clear" w:color="auto" w:fill="auto"/>
          </w:tcPr>
          <w:p w14:paraId="04492E0A" w14:textId="2195EFD9" w:rsidR="00714512" w:rsidRPr="00943455" w:rsidRDefault="00714512" w:rsidP="00583560">
            <w:pPr>
              <w:widowControl/>
              <w:rPr>
                <w:rFonts w:ascii="標楷體" w:eastAsia="標楷體" w:hAnsi="標楷體"/>
                <w:highlight w:val="magenta"/>
              </w:rPr>
            </w:pPr>
            <w:proofErr w:type="spellStart"/>
            <w:r w:rsidRPr="00943455">
              <w:rPr>
                <w:rFonts w:ascii="標楷體" w:eastAsia="標楷體" w:hAnsi="標楷體"/>
                <w:highlight w:val="magenta"/>
              </w:rPr>
              <w:t>E</w:t>
            </w:r>
            <w:r w:rsidRPr="00943455">
              <w:rPr>
                <w:rFonts w:ascii="標楷體" w:eastAsia="標楷體" w:hAnsi="標楷體" w:hint="eastAsia"/>
                <w:highlight w:val="magenta"/>
              </w:rPr>
              <w:t>loan</w:t>
            </w:r>
            <w:proofErr w:type="spellEnd"/>
            <w:r w:rsidRPr="00943455">
              <w:rPr>
                <w:rFonts w:ascii="標楷體" w:eastAsia="標楷體" w:hAnsi="標楷體" w:hint="eastAsia"/>
                <w:highlight w:val="magenta"/>
                <w:lang w:eastAsia="zh-HK"/>
              </w:rPr>
              <w:t>評級資訊查詢</w:t>
            </w:r>
          </w:p>
        </w:tc>
        <w:tc>
          <w:tcPr>
            <w:tcW w:w="296" w:type="pct"/>
            <w:shd w:val="clear" w:color="auto" w:fill="auto"/>
            <w:vAlign w:val="center"/>
          </w:tcPr>
          <w:p w14:paraId="0677DB4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3F22E0C5"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3815BA16"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3490B3A3"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030DD8D" w14:textId="77777777" w:rsidTr="00614F5B">
        <w:trPr>
          <w:trHeight w:val="340"/>
        </w:trPr>
        <w:tc>
          <w:tcPr>
            <w:tcW w:w="273" w:type="pct"/>
            <w:shd w:val="clear" w:color="auto" w:fill="auto"/>
          </w:tcPr>
          <w:p w14:paraId="6087E669" w14:textId="5B6DF7D6"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23</w:t>
            </w:r>
          </w:p>
        </w:tc>
        <w:tc>
          <w:tcPr>
            <w:tcW w:w="754" w:type="pct"/>
            <w:shd w:val="clear" w:color="auto" w:fill="auto"/>
          </w:tcPr>
          <w:p w14:paraId="589F43C1" w14:textId="1885F0BC"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L2801</w:t>
            </w:r>
          </w:p>
        </w:tc>
        <w:tc>
          <w:tcPr>
            <w:tcW w:w="1982" w:type="pct"/>
            <w:shd w:val="clear" w:color="auto" w:fill="auto"/>
          </w:tcPr>
          <w:p w14:paraId="70F71562" w14:textId="036FFD44"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未齊件管理</w:t>
            </w:r>
          </w:p>
        </w:tc>
        <w:tc>
          <w:tcPr>
            <w:tcW w:w="296" w:type="pct"/>
            <w:shd w:val="clear" w:color="auto" w:fill="auto"/>
            <w:vAlign w:val="center"/>
          </w:tcPr>
          <w:p w14:paraId="51FC3B6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547EA592"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19A2A7C2"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100A8F87"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4352806" w14:textId="77777777" w:rsidTr="00614F5B">
        <w:trPr>
          <w:trHeight w:val="340"/>
        </w:trPr>
        <w:tc>
          <w:tcPr>
            <w:tcW w:w="273" w:type="pct"/>
            <w:shd w:val="clear" w:color="auto" w:fill="auto"/>
          </w:tcPr>
          <w:p w14:paraId="771CF612" w14:textId="41CDEEA0"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24</w:t>
            </w:r>
          </w:p>
        </w:tc>
        <w:tc>
          <w:tcPr>
            <w:tcW w:w="754" w:type="pct"/>
            <w:shd w:val="clear" w:color="auto" w:fill="auto"/>
          </w:tcPr>
          <w:p w14:paraId="2D18FE76" w14:textId="2B9A266B"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L6700</w:t>
            </w:r>
          </w:p>
        </w:tc>
        <w:tc>
          <w:tcPr>
            <w:tcW w:w="1982" w:type="pct"/>
            <w:shd w:val="clear" w:color="auto" w:fill="auto"/>
          </w:tcPr>
          <w:p w14:paraId="32E6BA54" w14:textId="1AE382FC"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未齊件代碼維護</w:t>
            </w:r>
          </w:p>
        </w:tc>
        <w:tc>
          <w:tcPr>
            <w:tcW w:w="296" w:type="pct"/>
            <w:shd w:val="clear" w:color="auto" w:fill="auto"/>
            <w:vAlign w:val="center"/>
          </w:tcPr>
          <w:p w14:paraId="5886EA9A"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4AE2F7BA"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004675FD"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2A290F1A"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742722DF" w14:textId="77777777" w:rsidTr="00614F5B">
        <w:trPr>
          <w:trHeight w:val="340"/>
        </w:trPr>
        <w:tc>
          <w:tcPr>
            <w:tcW w:w="273" w:type="pct"/>
            <w:shd w:val="clear" w:color="auto" w:fill="auto"/>
          </w:tcPr>
          <w:p w14:paraId="17A3FBDB" w14:textId="69BB7BC7"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25</w:t>
            </w:r>
          </w:p>
        </w:tc>
        <w:tc>
          <w:tcPr>
            <w:tcW w:w="754" w:type="pct"/>
            <w:shd w:val="clear" w:color="auto" w:fill="auto"/>
          </w:tcPr>
          <w:p w14:paraId="0901CE1D" w14:textId="20E37685"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L2221</w:t>
            </w:r>
          </w:p>
        </w:tc>
        <w:tc>
          <w:tcPr>
            <w:tcW w:w="1982" w:type="pct"/>
            <w:shd w:val="clear" w:color="auto" w:fill="auto"/>
          </w:tcPr>
          <w:p w14:paraId="254CE1F0" w14:textId="378A2C2E" w:rsidR="00714512" w:rsidRPr="00943455" w:rsidRDefault="00714512" w:rsidP="00583560">
            <w:pPr>
              <w:widowControl/>
              <w:rPr>
                <w:rFonts w:ascii="標楷體" w:eastAsia="標楷體" w:hAnsi="標楷體"/>
                <w:lang w:eastAsia="zh-HK"/>
              </w:rPr>
            </w:pPr>
            <w:r w:rsidRPr="00943455">
              <w:rPr>
                <w:rFonts w:ascii="標楷體" w:eastAsia="標楷體" w:hAnsi="標楷體" w:hint="eastAsia"/>
                <w:highlight w:val="magenta"/>
                <w:lang w:eastAsia="zh-HK"/>
              </w:rPr>
              <w:t>交易關係人維護</w:t>
            </w:r>
          </w:p>
        </w:tc>
        <w:tc>
          <w:tcPr>
            <w:tcW w:w="296" w:type="pct"/>
            <w:shd w:val="clear" w:color="auto" w:fill="auto"/>
            <w:vAlign w:val="center"/>
          </w:tcPr>
          <w:p w14:paraId="11847EE5" w14:textId="77777777" w:rsidR="00714512" w:rsidRPr="00943455" w:rsidRDefault="00714512" w:rsidP="00583560">
            <w:pPr>
              <w:widowControl/>
              <w:jc w:val="center"/>
              <w:rPr>
                <w:rFonts w:ascii="標楷體" w:eastAsia="標楷體" w:hAnsi="標楷體" w:cs="新細明體"/>
                <w:kern w:val="0"/>
              </w:rPr>
            </w:pPr>
          </w:p>
        </w:tc>
        <w:tc>
          <w:tcPr>
            <w:tcW w:w="296" w:type="pct"/>
            <w:shd w:val="clear" w:color="auto" w:fill="auto"/>
            <w:vAlign w:val="center"/>
          </w:tcPr>
          <w:p w14:paraId="2304CE57" w14:textId="77777777" w:rsidR="00714512" w:rsidRPr="00943455" w:rsidRDefault="00714512" w:rsidP="00583560">
            <w:pPr>
              <w:widowControl/>
              <w:jc w:val="center"/>
              <w:rPr>
                <w:rFonts w:ascii="標楷體" w:eastAsia="標楷體" w:hAnsi="標楷體" w:cs="新細明體"/>
                <w:kern w:val="0"/>
              </w:rPr>
            </w:pPr>
          </w:p>
        </w:tc>
        <w:tc>
          <w:tcPr>
            <w:tcW w:w="302" w:type="pct"/>
          </w:tcPr>
          <w:p w14:paraId="0A6CAD76" w14:textId="77777777" w:rsidR="00714512" w:rsidRPr="00943455" w:rsidRDefault="00714512" w:rsidP="00614F5B">
            <w:pPr>
              <w:widowControl/>
              <w:jc w:val="center"/>
              <w:rPr>
                <w:rFonts w:ascii="標楷體" w:eastAsia="標楷體" w:hAnsi="標楷體" w:cs="新細明體"/>
                <w:kern w:val="0"/>
              </w:rPr>
            </w:pPr>
          </w:p>
        </w:tc>
        <w:tc>
          <w:tcPr>
            <w:tcW w:w="1099" w:type="pct"/>
            <w:shd w:val="clear" w:color="auto" w:fill="auto"/>
            <w:vAlign w:val="center"/>
          </w:tcPr>
          <w:p w14:paraId="064730C8" w14:textId="77777777" w:rsidR="00714512" w:rsidRPr="00943455" w:rsidRDefault="00714512" w:rsidP="00583560">
            <w:pPr>
              <w:widowControl/>
              <w:rPr>
                <w:rFonts w:ascii="標楷體" w:eastAsia="標楷體" w:hAnsi="標楷體" w:cs="新細明體"/>
                <w:kern w:val="0"/>
              </w:rPr>
            </w:pPr>
          </w:p>
        </w:tc>
      </w:tr>
    </w:tbl>
    <w:p w14:paraId="5ED3719A" w14:textId="77777777" w:rsidR="009B7240" w:rsidRPr="008F20B5" w:rsidRDefault="009B7240" w:rsidP="00BB1296">
      <w:pPr>
        <w:ind w:leftChars="500" w:left="1200"/>
        <w:rPr>
          <w:rFonts w:ascii="標楷體" w:eastAsia="標楷體" w:hAnsi="標楷體"/>
        </w:rPr>
      </w:pPr>
    </w:p>
    <w:p w14:paraId="70BA057F" w14:textId="77777777" w:rsidR="00C95E73" w:rsidRPr="008F20B5" w:rsidRDefault="00C95E73">
      <w:pPr>
        <w:widowControl/>
        <w:rPr>
          <w:rFonts w:ascii="標楷體" w:eastAsia="標楷體" w:hAnsi="標楷體"/>
        </w:rPr>
      </w:pPr>
      <w:r w:rsidRPr="008F20B5">
        <w:rPr>
          <w:rFonts w:ascii="標楷體" w:eastAsia="標楷體" w:hAnsi="標楷體"/>
        </w:rPr>
        <w:br w:type="page"/>
      </w:r>
    </w:p>
    <w:p w14:paraId="2B71D033" w14:textId="77777777" w:rsidR="00C95E73" w:rsidRPr="004A1C2C" w:rsidRDefault="00C95E73" w:rsidP="00C95E73">
      <w:pPr>
        <w:rPr>
          <w:rFonts w:ascii="標楷體" w:eastAsia="標楷體" w:hAnsi="標楷體"/>
        </w:rPr>
      </w:pPr>
    </w:p>
    <w:p w14:paraId="0C1E708F" w14:textId="5C378970" w:rsidR="001F27A4" w:rsidRPr="006B5312" w:rsidRDefault="001F27A4" w:rsidP="0078740E">
      <w:pPr>
        <w:pStyle w:val="3"/>
        <w:numPr>
          <w:ilvl w:val="2"/>
          <w:numId w:val="7"/>
        </w:numPr>
        <w:spacing w:before="0"/>
        <w:rPr>
          <w:rFonts w:ascii="標楷體" w:hAnsi="標楷體"/>
          <w:b/>
          <w:szCs w:val="32"/>
        </w:rPr>
      </w:pPr>
      <w:bookmarkStart w:id="165" w:name="_L1101顧客基本資料維護"/>
      <w:bookmarkStart w:id="166" w:name="_Toc90483150"/>
      <w:bookmarkStart w:id="167" w:name="_Toc90483405"/>
      <w:bookmarkStart w:id="168" w:name="_Toc90483521"/>
      <w:bookmarkStart w:id="169" w:name="_Toc90483747"/>
      <w:bookmarkStart w:id="170" w:name="_Toc90490019"/>
      <w:bookmarkStart w:id="171" w:name="_Toc140244539"/>
      <w:bookmarkEnd w:id="165"/>
      <w:r w:rsidRPr="006B5312">
        <w:rPr>
          <w:rFonts w:ascii="標楷體" w:hAnsi="標楷體"/>
          <w:b/>
          <w:szCs w:val="32"/>
        </w:rPr>
        <w:t>L110</w:t>
      </w:r>
      <w:r w:rsidRPr="006B5312">
        <w:rPr>
          <w:rFonts w:ascii="標楷體" w:hAnsi="標楷體" w:hint="eastAsia"/>
          <w:b/>
          <w:szCs w:val="32"/>
        </w:rPr>
        <w:t>9</w:t>
      </w:r>
      <w:r w:rsidR="00CD71A0" w:rsidRPr="006B5312">
        <w:rPr>
          <w:rFonts w:ascii="標楷體" w:hAnsi="標楷體" w:hint="eastAsia"/>
          <w:b/>
          <w:szCs w:val="32"/>
        </w:rPr>
        <w:t>交互</w:t>
      </w:r>
      <w:r w:rsidRPr="006B5312">
        <w:rPr>
          <w:rFonts w:ascii="標楷體" w:hAnsi="標楷體" w:hint="eastAsia"/>
          <w:b/>
          <w:szCs w:val="32"/>
        </w:rPr>
        <w:t>運用</w:t>
      </w:r>
      <w:bookmarkEnd w:id="166"/>
      <w:bookmarkEnd w:id="167"/>
      <w:bookmarkEnd w:id="168"/>
      <w:bookmarkEnd w:id="169"/>
      <w:bookmarkEnd w:id="170"/>
      <w:bookmarkEnd w:id="171"/>
    </w:p>
    <w:p w14:paraId="434DED40" w14:textId="57D286D2" w:rsidR="001F27A4" w:rsidRDefault="00E358EA">
      <w:pPr>
        <w:widowControl/>
        <w:rPr>
          <w:rFonts w:ascii="標楷體" w:eastAsia="標楷體" w:hAnsi="標楷體"/>
          <w:b/>
          <w:sz w:val="32"/>
          <w:szCs w:val="32"/>
        </w:rPr>
      </w:pPr>
      <w:r>
        <w:rPr>
          <w:rFonts w:ascii="標楷體" w:eastAsia="標楷體" w:hAnsi="標楷體" w:hint="eastAsia"/>
        </w:rPr>
        <w:t>當客戶有簽同意書時,才需送此電文</w:t>
      </w:r>
      <w:bookmarkStart w:id="172" w:name="_L2111案件申請登錄"/>
      <w:bookmarkEnd w:id="172"/>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18"/>
        <w:gridCol w:w="1252"/>
        <w:gridCol w:w="4023"/>
        <w:gridCol w:w="575"/>
        <w:gridCol w:w="575"/>
        <w:gridCol w:w="575"/>
        <w:gridCol w:w="2529"/>
      </w:tblGrid>
      <w:tr w:rsidR="001F27A4" w:rsidRPr="008F20B5" w14:paraId="656EF86B" w14:textId="77777777" w:rsidTr="00614F5B">
        <w:trPr>
          <w:trHeight w:val="350"/>
          <w:tblHeader/>
        </w:trPr>
        <w:tc>
          <w:tcPr>
            <w:tcW w:w="395" w:type="pct"/>
            <w:shd w:val="clear" w:color="auto" w:fill="auto"/>
            <w:hideMark/>
          </w:tcPr>
          <w:p w14:paraId="1F939B40" w14:textId="09CE53D1"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序</w:t>
            </w:r>
            <w:r w:rsidRPr="008F20B5">
              <w:rPr>
                <w:rFonts w:ascii="標楷體" w:eastAsia="標楷體" w:hAnsi="標楷體" w:cs="新細明體" w:hint="eastAsia"/>
                <w:color w:val="000000"/>
                <w:kern w:val="0"/>
              </w:rPr>
              <w:t>號</w:t>
            </w:r>
          </w:p>
        </w:tc>
        <w:tc>
          <w:tcPr>
            <w:tcW w:w="605" w:type="pct"/>
            <w:shd w:val="clear" w:color="auto" w:fill="auto"/>
            <w:hideMark/>
          </w:tcPr>
          <w:p w14:paraId="7CB7A86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2CC4ACE5"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1029A4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289DB3B8"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45045DA7"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389B84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1F27A4" w:rsidRPr="008F20B5" w14:paraId="71A1A574" w14:textId="77777777" w:rsidTr="00614F5B">
        <w:trPr>
          <w:trHeight w:val="340"/>
        </w:trPr>
        <w:tc>
          <w:tcPr>
            <w:tcW w:w="395" w:type="pct"/>
            <w:shd w:val="clear" w:color="auto" w:fill="auto"/>
            <w:hideMark/>
          </w:tcPr>
          <w:p w14:paraId="6D3D1A67"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605" w:type="pct"/>
            <w:shd w:val="clear" w:color="auto" w:fill="auto"/>
            <w:hideMark/>
          </w:tcPr>
          <w:p w14:paraId="5C2AD315" w14:textId="77777777" w:rsidR="001F27A4" w:rsidRPr="008F20B5" w:rsidRDefault="001F27A4" w:rsidP="00E0780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44" w:type="pct"/>
            <w:shd w:val="clear" w:color="auto" w:fill="auto"/>
            <w:hideMark/>
          </w:tcPr>
          <w:p w14:paraId="71F0BB98"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3B59B6CC"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BC67E42"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8E69521"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10F3BCE0" w14:textId="5E6BADB3"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w:t>
            </w:r>
            <w:r w:rsidR="000C2763">
              <w:rPr>
                <w:rFonts w:ascii="標楷體" w:eastAsia="標楷體" w:hAnsi="標楷體" w:cs="新細明體" w:hint="eastAsia"/>
                <w:color w:val="000000"/>
                <w:kern w:val="0"/>
              </w:rPr>
              <w:t>9</w:t>
            </w:r>
          </w:p>
        </w:tc>
      </w:tr>
      <w:tr w:rsidR="001F27A4" w:rsidRPr="008F20B5" w14:paraId="111B222E" w14:textId="77777777" w:rsidTr="00614F5B">
        <w:trPr>
          <w:trHeight w:val="340"/>
        </w:trPr>
        <w:tc>
          <w:tcPr>
            <w:tcW w:w="395" w:type="pct"/>
            <w:shd w:val="clear" w:color="auto" w:fill="auto"/>
          </w:tcPr>
          <w:p w14:paraId="6155494D"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05" w:type="pct"/>
            <w:shd w:val="clear" w:color="auto" w:fill="auto"/>
          </w:tcPr>
          <w:p w14:paraId="1FE9FA0C" w14:textId="77777777" w:rsidR="001F27A4" w:rsidRPr="008F20B5" w:rsidRDefault="001F27A4" w:rsidP="00E0780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944" w:type="pct"/>
            <w:shd w:val="clear" w:color="auto" w:fill="auto"/>
          </w:tcPr>
          <w:p w14:paraId="6E2A677D"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6BD10B0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DA15660"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17B6F53"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376AA3D0" w14:textId="1EB432C1" w:rsidR="001F27A4" w:rsidRPr="008F20B5" w:rsidRDefault="002F10E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2</w:t>
            </w:r>
            <w:r w:rsidR="001F27A4" w:rsidRPr="008F20B5">
              <w:rPr>
                <w:rFonts w:ascii="標楷體" w:eastAsia="標楷體" w:hAnsi="標楷體" w:cs="新細明體"/>
                <w:color w:val="000000"/>
                <w:kern w:val="0"/>
              </w:rPr>
              <w:t xml:space="preserve">: </w:t>
            </w:r>
            <w:r w:rsidR="000C2763">
              <w:rPr>
                <w:rFonts w:ascii="標楷體" w:eastAsia="標楷體" w:hAnsi="標楷體" w:cs="新細明體" w:hint="eastAsia"/>
                <w:color w:val="000000"/>
                <w:kern w:val="0"/>
              </w:rPr>
              <w:t>修改</w:t>
            </w:r>
          </w:p>
        </w:tc>
      </w:tr>
      <w:tr w:rsidR="001F27A4" w:rsidRPr="008F20B5" w14:paraId="54F25BD5" w14:textId="77777777" w:rsidTr="00614F5B">
        <w:trPr>
          <w:trHeight w:val="340"/>
        </w:trPr>
        <w:tc>
          <w:tcPr>
            <w:tcW w:w="395" w:type="pct"/>
            <w:shd w:val="clear" w:color="auto" w:fill="auto"/>
            <w:hideMark/>
          </w:tcPr>
          <w:p w14:paraId="58FAFA5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05" w:type="pct"/>
            <w:shd w:val="clear" w:color="auto" w:fill="auto"/>
            <w:hideMark/>
          </w:tcPr>
          <w:p w14:paraId="2F633F04" w14:textId="77777777" w:rsidR="001F27A4" w:rsidRPr="008F20B5" w:rsidRDefault="001F27A4" w:rsidP="00E0780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CustId</w:t>
            </w:r>
            <w:proofErr w:type="spellEnd"/>
          </w:p>
        </w:tc>
        <w:tc>
          <w:tcPr>
            <w:tcW w:w="1944" w:type="pct"/>
            <w:shd w:val="clear" w:color="auto" w:fill="auto"/>
            <w:hideMark/>
          </w:tcPr>
          <w:p w14:paraId="0D753AA6"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65579C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D210B1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27B3E83F"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3BE17FD8" w14:textId="77777777" w:rsidR="001F27A4" w:rsidRPr="008F20B5" w:rsidRDefault="001F27A4" w:rsidP="00E07801">
            <w:pPr>
              <w:widowControl/>
              <w:rPr>
                <w:rFonts w:ascii="標楷體" w:eastAsia="標楷體" w:hAnsi="標楷體" w:cs="新細明體"/>
                <w:color w:val="000000"/>
                <w:kern w:val="0"/>
              </w:rPr>
            </w:pPr>
          </w:p>
        </w:tc>
      </w:tr>
      <w:tr w:rsidR="000C2763" w:rsidRPr="008F20B5" w14:paraId="45351FBA" w14:textId="77777777" w:rsidTr="001F27A4">
        <w:trPr>
          <w:trHeight w:val="340"/>
        </w:trPr>
        <w:tc>
          <w:tcPr>
            <w:tcW w:w="395" w:type="pct"/>
            <w:shd w:val="clear" w:color="auto" w:fill="auto"/>
          </w:tcPr>
          <w:p w14:paraId="6C53D5C8" w14:textId="776F06DF"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4</w:t>
            </w:r>
          </w:p>
        </w:tc>
        <w:tc>
          <w:tcPr>
            <w:tcW w:w="605" w:type="pct"/>
            <w:shd w:val="clear" w:color="auto" w:fill="auto"/>
          </w:tcPr>
          <w:p w14:paraId="673D4C5F" w14:textId="085C1C2E" w:rsidR="000C2763" w:rsidRPr="008F20B5" w:rsidRDefault="000C2763" w:rsidP="00E07801">
            <w:pPr>
              <w:widowControl/>
              <w:rPr>
                <w:rFonts w:ascii="標楷體" w:eastAsia="標楷體" w:hAnsi="標楷體" w:cs="新細明體"/>
                <w:color w:val="000000"/>
                <w:kern w:val="0"/>
              </w:rPr>
            </w:pPr>
            <w:proofErr w:type="spellStart"/>
            <w:r>
              <w:rPr>
                <w:rFonts w:ascii="標楷體" w:eastAsia="標楷體" w:hAnsi="標楷體" w:cs="新細明體" w:hint="eastAsia"/>
                <w:color w:val="000000"/>
                <w:kern w:val="0"/>
              </w:rPr>
              <w:t>C</w:t>
            </w:r>
            <w:r>
              <w:rPr>
                <w:rFonts w:ascii="標楷體" w:eastAsia="標楷體" w:hAnsi="標楷體" w:cs="新細明體"/>
                <w:color w:val="000000"/>
                <w:kern w:val="0"/>
              </w:rPr>
              <w:t>ustNo</w:t>
            </w:r>
            <w:proofErr w:type="spellEnd"/>
          </w:p>
        </w:tc>
        <w:tc>
          <w:tcPr>
            <w:tcW w:w="1944" w:type="pct"/>
            <w:shd w:val="clear" w:color="auto" w:fill="auto"/>
          </w:tcPr>
          <w:p w14:paraId="35A7B5F3" w14:textId="75832411"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8" w:type="pct"/>
            <w:shd w:val="clear" w:color="auto" w:fill="auto"/>
          </w:tcPr>
          <w:p w14:paraId="7DFBF228" w14:textId="48354E57"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78" w:type="pct"/>
            <w:shd w:val="clear" w:color="auto" w:fill="auto"/>
          </w:tcPr>
          <w:p w14:paraId="4585E24A" w14:textId="112E9D0B"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78" w:type="pct"/>
          </w:tcPr>
          <w:p w14:paraId="3C47112B" w14:textId="77777777" w:rsidR="000C2763" w:rsidRDefault="000C2763" w:rsidP="00E07801">
            <w:pPr>
              <w:widowControl/>
              <w:jc w:val="center"/>
              <w:rPr>
                <w:rFonts w:ascii="標楷體" w:eastAsia="標楷體" w:hAnsi="標楷體" w:cs="新細明體"/>
                <w:color w:val="000000"/>
                <w:kern w:val="0"/>
              </w:rPr>
            </w:pPr>
          </w:p>
        </w:tc>
        <w:tc>
          <w:tcPr>
            <w:tcW w:w="1222" w:type="pct"/>
            <w:shd w:val="clear" w:color="auto" w:fill="auto"/>
          </w:tcPr>
          <w:p w14:paraId="0D6A61C3" w14:textId="77777777" w:rsidR="000C2763" w:rsidRPr="008F20B5" w:rsidRDefault="000C2763" w:rsidP="00E07801">
            <w:pPr>
              <w:widowControl/>
              <w:rPr>
                <w:rFonts w:ascii="標楷體" w:eastAsia="標楷體" w:hAnsi="標楷體" w:cs="新細明體"/>
                <w:color w:val="000000"/>
                <w:kern w:val="0"/>
              </w:rPr>
            </w:pPr>
          </w:p>
        </w:tc>
      </w:tr>
      <w:tr w:rsidR="00261046" w:rsidRPr="008F20B5" w14:paraId="285F5FBA" w14:textId="77777777" w:rsidTr="001F27A4">
        <w:trPr>
          <w:trHeight w:val="340"/>
        </w:trPr>
        <w:tc>
          <w:tcPr>
            <w:tcW w:w="395" w:type="pct"/>
            <w:shd w:val="clear" w:color="auto" w:fill="auto"/>
          </w:tcPr>
          <w:p w14:paraId="0417F701" w14:textId="777B4355" w:rsidR="00261046" w:rsidRPr="00F86A88" w:rsidRDefault="00261046"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5</w:t>
            </w:r>
          </w:p>
        </w:tc>
        <w:tc>
          <w:tcPr>
            <w:tcW w:w="605" w:type="pct"/>
            <w:shd w:val="clear" w:color="auto" w:fill="auto"/>
          </w:tcPr>
          <w:p w14:paraId="266B8495" w14:textId="1ACB32DF" w:rsidR="00261046" w:rsidRPr="00F86A88" w:rsidRDefault="00F86A88" w:rsidP="00E07801">
            <w:pPr>
              <w:widowControl/>
              <w:rPr>
                <w:rFonts w:ascii="標楷體" w:eastAsia="標楷體" w:hAnsi="標楷體" w:cs="新細明體"/>
                <w:color w:val="000000"/>
                <w:kern w:val="0"/>
                <w:highlight w:val="green"/>
              </w:rPr>
            </w:pPr>
            <w:proofErr w:type="spellStart"/>
            <w:r w:rsidRPr="00F86A88">
              <w:rPr>
                <w:rFonts w:ascii="標楷體" w:eastAsia="標楷體" w:hAnsi="標楷體" w:cs="新細明體"/>
                <w:color w:val="000000"/>
                <w:kern w:val="0"/>
                <w:highlight w:val="green"/>
              </w:rPr>
              <w:t>SubCompanyFg</w:t>
            </w:r>
            <w:proofErr w:type="spellEnd"/>
          </w:p>
        </w:tc>
        <w:tc>
          <w:tcPr>
            <w:tcW w:w="1944" w:type="pct"/>
            <w:shd w:val="clear" w:color="auto" w:fill="auto"/>
          </w:tcPr>
          <w:p w14:paraId="05CA09D8" w14:textId="390C1001"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交互運用同意書</w:t>
            </w:r>
          </w:p>
        </w:tc>
        <w:tc>
          <w:tcPr>
            <w:tcW w:w="278" w:type="pct"/>
            <w:shd w:val="clear" w:color="auto" w:fill="auto"/>
          </w:tcPr>
          <w:p w14:paraId="32E86269" w14:textId="240FCA56"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X</w:t>
            </w:r>
          </w:p>
        </w:tc>
        <w:tc>
          <w:tcPr>
            <w:tcW w:w="278" w:type="pct"/>
            <w:shd w:val="clear" w:color="auto" w:fill="auto"/>
          </w:tcPr>
          <w:p w14:paraId="18141FCD" w14:textId="6A0EC4B4"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1</w:t>
            </w:r>
          </w:p>
        </w:tc>
        <w:tc>
          <w:tcPr>
            <w:tcW w:w="278" w:type="pct"/>
          </w:tcPr>
          <w:p w14:paraId="5714C427" w14:textId="45204E47"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V</w:t>
            </w:r>
          </w:p>
        </w:tc>
        <w:tc>
          <w:tcPr>
            <w:tcW w:w="1222" w:type="pct"/>
            <w:shd w:val="clear" w:color="auto" w:fill="auto"/>
          </w:tcPr>
          <w:p w14:paraId="2C3C704F" w14:textId="77777777"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Y</w:t>
            </w:r>
            <w:r w:rsidRPr="00F86A88">
              <w:rPr>
                <w:rFonts w:ascii="標楷體" w:eastAsia="標楷體" w:hAnsi="標楷體" w:cs="新細明體"/>
                <w:color w:val="000000"/>
                <w:kern w:val="0"/>
                <w:highlight w:val="green"/>
              </w:rPr>
              <w:t>:</w:t>
            </w:r>
            <w:r w:rsidRPr="00F86A88">
              <w:rPr>
                <w:rFonts w:ascii="標楷體" w:eastAsia="標楷體" w:hAnsi="標楷體" w:cs="新細明體" w:hint="eastAsia"/>
                <w:color w:val="000000"/>
                <w:kern w:val="0"/>
                <w:highlight w:val="green"/>
                <w:lang w:eastAsia="zh-HK"/>
              </w:rPr>
              <w:t>是</w:t>
            </w:r>
          </w:p>
          <w:p w14:paraId="52B5ED59" w14:textId="1495C537" w:rsidR="00F86A88" w:rsidRPr="008F20B5" w:rsidRDefault="00F86A88" w:rsidP="00E07801">
            <w:pPr>
              <w:widowControl/>
              <w:rPr>
                <w:rFonts w:ascii="標楷體" w:eastAsia="標楷體" w:hAnsi="標楷體" w:cs="新細明體"/>
                <w:color w:val="000000"/>
                <w:kern w:val="0"/>
              </w:rPr>
            </w:pPr>
            <w:r w:rsidRPr="00F86A88">
              <w:rPr>
                <w:rFonts w:ascii="標楷體" w:eastAsia="標楷體" w:hAnsi="標楷體" w:cs="新細明體" w:hint="eastAsia"/>
                <w:color w:val="000000"/>
                <w:kern w:val="0"/>
                <w:highlight w:val="green"/>
              </w:rPr>
              <w:t>N:</w:t>
            </w:r>
            <w:r w:rsidRPr="00F86A88">
              <w:rPr>
                <w:rFonts w:ascii="標楷體" w:eastAsia="標楷體" w:hAnsi="標楷體" w:cs="新細明體" w:hint="eastAsia"/>
                <w:color w:val="000000"/>
                <w:kern w:val="0"/>
                <w:highlight w:val="green"/>
                <w:lang w:eastAsia="zh-HK"/>
              </w:rPr>
              <w:t>否</w:t>
            </w:r>
            <w:r w:rsidRPr="00F86A88">
              <w:rPr>
                <w:rFonts w:ascii="標楷體" w:eastAsia="標楷體" w:hAnsi="標楷體" w:cs="新細明體" w:hint="eastAsia"/>
                <w:color w:val="000000"/>
                <w:kern w:val="0"/>
                <w:highlight w:val="green"/>
              </w:rPr>
              <w:t>(</w:t>
            </w:r>
            <w:r w:rsidRPr="00F86A88">
              <w:rPr>
                <w:rFonts w:ascii="標楷體" w:eastAsia="標楷體" w:hAnsi="標楷體" w:cs="新細明體" w:hint="eastAsia"/>
                <w:color w:val="000000"/>
                <w:kern w:val="0"/>
                <w:highlight w:val="green"/>
                <w:lang w:eastAsia="zh-HK"/>
              </w:rPr>
              <w:t>不用送明細</w:t>
            </w:r>
            <w:r w:rsidRPr="00F86A88">
              <w:rPr>
                <w:rFonts w:ascii="標楷體" w:eastAsia="標楷體" w:hAnsi="標楷體" w:cs="新細明體" w:hint="eastAsia"/>
                <w:color w:val="000000"/>
                <w:kern w:val="0"/>
                <w:highlight w:val="green"/>
              </w:rPr>
              <w:t>L1109</w:t>
            </w:r>
            <w:r w:rsidRPr="00F86A88">
              <w:rPr>
                <w:rFonts w:ascii="標楷體" w:eastAsia="標楷體" w:hAnsi="標楷體" w:cs="新細明體"/>
                <w:color w:val="000000"/>
                <w:kern w:val="0"/>
                <w:highlight w:val="green"/>
                <w:lang w:eastAsia="zh-HK"/>
              </w:rPr>
              <w:t>Occurs</w:t>
            </w:r>
            <w:r w:rsidRPr="00F86A88">
              <w:rPr>
                <w:rFonts w:ascii="標楷體" w:eastAsia="標楷體" w:hAnsi="標楷體" w:cs="新細明體" w:hint="eastAsia"/>
                <w:color w:val="000000"/>
                <w:kern w:val="0"/>
                <w:highlight w:val="green"/>
              </w:rPr>
              <w:t>)</w:t>
            </w:r>
          </w:p>
        </w:tc>
      </w:tr>
      <w:tr w:rsidR="001F27A4" w:rsidRPr="00B262C9" w14:paraId="518221B1" w14:textId="77777777" w:rsidTr="00614F5B">
        <w:trPr>
          <w:trHeight w:val="340"/>
        </w:trPr>
        <w:tc>
          <w:tcPr>
            <w:tcW w:w="395" w:type="pct"/>
            <w:shd w:val="clear" w:color="auto" w:fill="auto"/>
          </w:tcPr>
          <w:p w14:paraId="70B9D677" w14:textId="56641CA3" w:rsidR="001F27A4" w:rsidRPr="00B262C9" w:rsidRDefault="001F27A4" w:rsidP="00614F5B">
            <w:pPr>
              <w:pStyle w:val="af9"/>
              <w:widowControl/>
              <w:ind w:leftChars="0" w:left="1134"/>
              <w:rPr>
                <w:rFonts w:ascii="標楷體" w:eastAsia="標楷體" w:hAnsi="標楷體" w:cs="新細明體"/>
                <w:strike/>
                <w:color w:val="000000"/>
                <w:kern w:val="0"/>
              </w:rPr>
            </w:pPr>
          </w:p>
        </w:tc>
        <w:tc>
          <w:tcPr>
            <w:tcW w:w="605" w:type="pct"/>
            <w:shd w:val="clear" w:color="auto" w:fill="auto"/>
          </w:tcPr>
          <w:p w14:paraId="24657623" w14:textId="77777777" w:rsidR="001F27A4" w:rsidRPr="00B262C9" w:rsidRDefault="001F27A4" w:rsidP="00E07801">
            <w:pPr>
              <w:widowControl/>
              <w:rPr>
                <w:rFonts w:ascii="標楷體" w:eastAsia="標楷體" w:hAnsi="標楷體" w:cs="新細明體"/>
                <w:strike/>
                <w:color w:val="FF0000"/>
                <w:kern w:val="0"/>
                <w:highlight w:val="yellow"/>
              </w:rPr>
            </w:pPr>
            <w:proofErr w:type="spellStart"/>
            <w:r w:rsidRPr="00B262C9">
              <w:rPr>
                <w:rFonts w:ascii="標楷體" w:eastAsia="標楷體" w:hAnsi="標楷體" w:cs="新細明體"/>
                <w:strike/>
                <w:color w:val="FF0000"/>
                <w:kern w:val="0"/>
                <w:highlight w:val="yellow"/>
              </w:rPr>
              <w:t>BranchNo</w:t>
            </w:r>
            <w:proofErr w:type="spellEnd"/>
          </w:p>
        </w:tc>
        <w:tc>
          <w:tcPr>
            <w:tcW w:w="1944" w:type="pct"/>
            <w:shd w:val="clear" w:color="auto" w:fill="auto"/>
          </w:tcPr>
          <w:p w14:paraId="6371ED90"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單位</w:t>
            </w:r>
          </w:p>
        </w:tc>
        <w:tc>
          <w:tcPr>
            <w:tcW w:w="278" w:type="pct"/>
            <w:shd w:val="clear" w:color="auto" w:fill="auto"/>
          </w:tcPr>
          <w:p w14:paraId="24B386C7"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X</w:t>
            </w:r>
          </w:p>
        </w:tc>
        <w:tc>
          <w:tcPr>
            <w:tcW w:w="278" w:type="pct"/>
            <w:shd w:val="clear" w:color="auto" w:fill="auto"/>
          </w:tcPr>
          <w:p w14:paraId="1646557D"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4</w:t>
            </w:r>
          </w:p>
        </w:tc>
        <w:tc>
          <w:tcPr>
            <w:tcW w:w="278" w:type="pct"/>
          </w:tcPr>
          <w:p w14:paraId="234A640B"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000000"/>
                <w:kern w:val="0"/>
              </w:rPr>
              <w:t>V</w:t>
            </w:r>
          </w:p>
        </w:tc>
        <w:tc>
          <w:tcPr>
            <w:tcW w:w="1222" w:type="pct"/>
            <w:shd w:val="clear" w:color="auto" w:fill="auto"/>
          </w:tcPr>
          <w:p w14:paraId="77ECC658"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固定</w:t>
            </w:r>
            <w:r w:rsidRPr="00B262C9">
              <w:rPr>
                <w:rFonts w:ascii="標楷體" w:eastAsia="標楷體" w:hAnsi="標楷體" w:cs="新細明體"/>
                <w:strike/>
                <w:color w:val="FF0000"/>
                <w:kern w:val="0"/>
                <w:highlight w:val="yellow"/>
              </w:rPr>
              <w:t>0000</w:t>
            </w:r>
          </w:p>
        </w:tc>
      </w:tr>
      <w:tr w:rsidR="00B262C9" w:rsidRPr="00B262C9" w14:paraId="27B0FCE7" w14:textId="77777777" w:rsidTr="00614F5B">
        <w:trPr>
          <w:trHeight w:val="340"/>
        </w:trPr>
        <w:tc>
          <w:tcPr>
            <w:tcW w:w="395" w:type="pct"/>
            <w:shd w:val="clear" w:color="auto" w:fill="auto"/>
          </w:tcPr>
          <w:p w14:paraId="350CA3C0" w14:textId="3052BA99" w:rsidR="001F27A4"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5</w:t>
            </w:r>
          </w:p>
        </w:tc>
        <w:tc>
          <w:tcPr>
            <w:tcW w:w="605" w:type="pct"/>
            <w:shd w:val="clear" w:color="auto" w:fill="auto"/>
          </w:tcPr>
          <w:p w14:paraId="40F2DE4F" w14:textId="6F629AA5" w:rsidR="001F27A4" w:rsidRPr="00B262C9" w:rsidRDefault="002247CA"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L</w:t>
            </w:r>
            <w:r w:rsidRPr="00B262C9">
              <w:rPr>
                <w:rFonts w:ascii="標楷體" w:eastAsia="標楷體" w:hAnsi="標楷體" w:cs="新細明體"/>
                <w:color w:val="FF0000"/>
                <w:kern w:val="0"/>
                <w:highlight w:val="yellow"/>
              </w:rPr>
              <w:t>1109</w:t>
            </w:r>
            <w:r w:rsidR="00B262C9" w:rsidRPr="00B262C9">
              <w:rPr>
                <w:rFonts w:ascii="標楷體" w:eastAsia="標楷體" w:hAnsi="標楷體" w:cs="新細明體" w:hint="eastAsia"/>
                <w:color w:val="FF0000"/>
                <w:kern w:val="0"/>
                <w:highlight w:val="yellow"/>
              </w:rPr>
              <w:t>Occurs</w:t>
            </w:r>
          </w:p>
        </w:tc>
        <w:tc>
          <w:tcPr>
            <w:tcW w:w="1944" w:type="pct"/>
            <w:shd w:val="clear" w:color="auto" w:fill="auto"/>
          </w:tcPr>
          <w:p w14:paraId="40474335" w14:textId="042DCFEB" w:rsidR="001F27A4" w:rsidRPr="00B262C9" w:rsidRDefault="001F27A4" w:rsidP="00E07801">
            <w:pPr>
              <w:widowControl/>
              <w:rPr>
                <w:rFonts w:ascii="標楷體" w:eastAsia="標楷體" w:hAnsi="標楷體" w:cs="新細明體"/>
                <w:color w:val="FF0000"/>
                <w:kern w:val="0"/>
                <w:highlight w:val="yellow"/>
              </w:rPr>
            </w:pPr>
          </w:p>
        </w:tc>
        <w:tc>
          <w:tcPr>
            <w:tcW w:w="278" w:type="pct"/>
            <w:shd w:val="clear" w:color="auto" w:fill="auto"/>
          </w:tcPr>
          <w:p w14:paraId="08EA1F2D" w14:textId="21097DDA"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shd w:val="clear" w:color="auto" w:fill="auto"/>
          </w:tcPr>
          <w:p w14:paraId="18BAA970" w14:textId="3501CC5B"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tcPr>
          <w:p w14:paraId="4C02E7FB" w14:textId="2182E116" w:rsidR="001F27A4" w:rsidRPr="00B262C9" w:rsidRDefault="001F27A4"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5251B906" w14:textId="215F6E4F" w:rsidR="00E358EA" w:rsidRPr="00B262C9" w:rsidRDefault="00B262C9"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lang w:eastAsia="zh-HK"/>
              </w:rPr>
              <w:t>多筆</w:t>
            </w:r>
          </w:p>
          <w:p w14:paraId="268A6E2A" w14:textId="2FE2D10F" w:rsidR="001F27A4" w:rsidRPr="00B262C9" w:rsidRDefault="001F27A4" w:rsidP="00B262C9">
            <w:pPr>
              <w:widowControl/>
              <w:rPr>
                <w:rFonts w:ascii="標楷體" w:eastAsia="標楷體" w:hAnsi="標楷體" w:cs="新細明體"/>
                <w:color w:val="FF0000"/>
                <w:kern w:val="0"/>
                <w:highlight w:val="yellow"/>
              </w:rPr>
            </w:pPr>
          </w:p>
        </w:tc>
      </w:tr>
      <w:tr w:rsidR="00B262C9" w:rsidRPr="00B262C9" w14:paraId="676BE521" w14:textId="77777777" w:rsidTr="00614F5B">
        <w:trPr>
          <w:trHeight w:val="340"/>
        </w:trPr>
        <w:tc>
          <w:tcPr>
            <w:tcW w:w="395" w:type="pct"/>
            <w:shd w:val="clear" w:color="auto" w:fill="auto"/>
          </w:tcPr>
          <w:p w14:paraId="03F4F176"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605" w:type="pct"/>
            <w:shd w:val="clear" w:color="auto" w:fill="auto"/>
          </w:tcPr>
          <w:p w14:paraId="66DFE873" w14:textId="1D4D4181" w:rsidR="00B262C9" w:rsidRPr="00B262C9" w:rsidRDefault="00B262C9" w:rsidP="00B262C9">
            <w:pPr>
              <w:widowControl/>
              <w:ind w:leftChars="50" w:left="120"/>
              <w:rPr>
                <w:rFonts w:ascii="標楷體" w:eastAsia="標楷體" w:hAnsi="標楷體" w:cs="新細明體"/>
                <w:color w:val="FF0000"/>
                <w:kern w:val="0"/>
                <w:highlight w:val="yellow"/>
              </w:rPr>
            </w:pPr>
            <w:proofErr w:type="spellStart"/>
            <w:r w:rsidRPr="00B262C9">
              <w:rPr>
                <w:rFonts w:ascii="標楷體" w:eastAsia="標楷體" w:hAnsi="標楷體" w:cs="新細明體"/>
                <w:color w:val="FF0000"/>
                <w:kern w:val="0"/>
                <w:highlight w:val="yellow"/>
              </w:rPr>
              <w:t>SubCompanyCode</w:t>
            </w:r>
            <w:proofErr w:type="spellEnd"/>
          </w:p>
        </w:tc>
        <w:tc>
          <w:tcPr>
            <w:tcW w:w="1944" w:type="pct"/>
            <w:shd w:val="clear" w:color="auto" w:fill="auto"/>
          </w:tcPr>
          <w:p w14:paraId="36E5608A" w14:textId="1AF5E691" w:rsidR="00B262C9" w:rsidRPr="00B262C9" w:rsidRDefault="00B262C9"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分公司代號</w:t>
            </w:r>
          </w:p>
        </w:tc>
        <w:tc>
          <w:tcPr>
            <w:tcW w:w="278" w:type="pct"/>
            <w:shd w:val="clear" w:color="auto" w:fill="auto"/>
          </w:tcPr>
          <w:p w14:paraId="18B56307" w14:textId="6660CBA6" w:rsidR="00B262C9"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01A4D5AB"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278" w:type="pct"/>
          </w:tcPr>
          <w:p w14:paraId="2BA5B798"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2B7AFD73" w14:textId="77DEF4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1: 新光金控</w:t>
            </w:r>
          </w:p>
          <w:p w14:paraId="2859E5D1" w14:textId="0E75282D"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2: 新光人壽</w:t>
            </w:r>
          </w:p>
          <w:p w14:paraId="1BD24FE1" w14:textId="70C879DE"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3: 新光銀行</w:t>
            </w:r>
          </w:p>
          <w:p w14:paraId="6E4F331E" w14:textId="6D3FA3A4"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4: 新光信託</w:t>
            </w:r>
          </w:p>
          <w:p w14:paraId="6F68F191" w14:textId="6C9C18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5: 保險經紀人</w:t>
            </w:r>
          </w:p>
          <w:p w14:paraId="0F811E16" w14:textId="1A9CC252"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6: 元富證券</w:t>
            </w:r>
          </w:p>
        </w:tc>
      </w:tr>
      <w:tr w:rsidR="00B262C9" w:rsidRPr="00B262C9" w14:paraId="6BC2E65C" w14:textId="77777777" w:rsidTr="00614F5B">
        <w:trPr>
          <w:trHeight w:val="340"/>
        </w:trPr>
        <w:tc>
          <w:tcPr>
            <w:tcW w:w="395" w:type="pct"/>
            <w:shd w:val="clear" w:color="auto" w:fill="auto"/>
          </w:tcPr>
          <w:p w14:paraId="4BE2F3DF" w14:textId="1410D5C0" w:rsidR="00E358EA" w:rsidRPr="00B262C9" w:rsidRDefault="00E358EA" w:rsidP="00E358EA">
            <w:pPr>
              <w:widowControl/>
              <w:jc w:val="center"/>
              <w:rPr>
                <w:rFonts w:ascii="標楷體" w:eastAsia="標楷體" w:hAnsi="標楷體" w:cs="新細明體"/>
                <w:color w:val="FF0000"/>
                <w:kern w:val="0"/>
                <w:highlight w:val="yellow"/>
              </w:rPr>
            </w:pPr>
          </w:p>
        </w:tc>
        <w:tc>
          <w:tcPr>
            <w:tcW w:w="605" w:type="pct"/>
            <w:shd w:val="clear" w:color="auto" w:fill="auto"/>
          </w:tcPr>
          <w:p w14:paraId="5CB29690" w14:textId="118D8778" w:rsidR="00E358EA" w:rsidRPr="00B262C9" w:rsidRDefault="00B262C9" w:rsidP="00B262C9">
            <w:pPr>
              <w:widowControl/>
              <w:ind w:leftChars="100" w:left="240"/>
              <w:rPr>
                <w:rFonts w:ascii="標楷體" w:eastAsia="標楷體" w:hAnsi="標楷體" w:cs="新細明體"/>
                <w:color w:val="FF0000"/>
                <w:kern w:val="0"/>
                <w:highlight w:val="yellow"/>
              </w:rPr>
            </w:pPr>
            <w:proofErr w:type="spellStart"/>
            <w:r w:rsidRPr="00B262C9">
              <w:rPr>
                <w:rFonts w:ascii="標楷體" w:eastAsia="標楷體" w:hAnsi="標楷體" w:cs="新細明體"/>
                <w:color w:val="FF0000"/>
                <w:kern w:val="0"/>
                <w:highlight w:val="yellow"/>
              </w:rPr>
              <w:t>CrossUse</w:t>
            </w:r>
            <w:proofErr w:type="spellEnd"/>
          </w:p>
        </w:tc>
        <w:tc>
          <w:tcPr>
            <w:tcW w:w="1944" w:type="pct"/>
            <w:shd w:val="clear" w:color="auto" w:fill="auto"/>
          </w:tcPr>
          <w:p w14:paraId="4A470960" w14:textId="17141C70"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是否同意</w:t>
            </w:r>
          </w:p>
        </w:tc>
        <w:tc>
          <w:tcPr>
            <w:tcW w:w="278" w:type="pct"/>
            <w:shd w:val="clear" w:color="auto" w:fill="auto"/>
          </w:tcPr>
          <w:p w14:paraId="223F7368" w14:textId="4CD463AE"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773B13DA" w14:textId="0B00F716"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1</w:t>
            </w:r>
          </w:p>
        </w:tc>
        <w:tc>
          <w:tcPr>
            <w:tcW w:w="278" w:type="pct"/>
          </w:tcPr>
          <w:p w14:paraId="30757F71" w14:textId="7BACC76C" w:rsidR="00E358EA" w:rsidRPr="00B262C9" w:rsidRDefault="00E358EA" w:rsidP="00E358EA">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3DA7155B" w14:textId="77777777"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Y: 同意使用</w:t>
            </w:r>
          </w:p>
          <w:p w14:paraId="26A6E599" w14:textId="4DEB1B0D" w:rsidR="00E358EA" w:rsidRPr="00B262C9" w:rsidRDefault="00E358EA">
            <w:pPr>
              <w:widowControl/>
              <w:rPr>
                <w:rFonts w:ascii="標楷體" w:eastAsia="標楷體" w:hAnsi="標楷體" w:cs="新細明體"/>
                <w:color w:val="FF0000"/>
                <w:kern w:val="0"/>
              </w:rPr>
            </w:pPr>
            <w:r w:rsidRPr="00B262C9">
              <w:rPr>
                <w:rFonts w:ascii="標楷體" w:eastAsia="標楷體" w:hAnsi="標楷體" w:cs="新細明體" w:hint="eastAsia"/>
                <w:color w:val="FF0000"/>
                <w:kern w:val="0"/>
                <w:highlight w:val="yellow"/>
              </w:rPr>
              <w:t>N: 不同意使用"</w:t>
            </w:r>
          </w:p>
        </w:tc>
      </w:tr>
      <w:tr w:rsidR="00E358EA" w:rsidRPr="008F20B5" w14:paraId="4F5850B3" w14:textId="77777777" w:rsidTr="00614F5B">
        <w:trPr>
          <w:trHeight w:val="2720"/>
        </w:trPr>
        <w:tc>
          <w:tcPr>
            <w:tcW w:w="395" w:type="pct"/>
            <w:shd w:val="clear" w:color="auto" w:fill="auto"/>
          </w:tcPr>
          <w:p w14:paraId="2F0C5813" w14:textId="1CCAFF5E" w:rsidR="00E358EA" w:rsidRPr="008F20B5" w:rsidRDefault="00E358EA" w:rsidP="00E358EA">
            <w:pPr>
              <w:widowControl/>
              <w:jc w:val="center"/>
              <w:rPr>
                <w:rFonts w:ascii="標楷體" w:eastAsia="標楷體" w:hAnsi="標楷體" w:cs="新細明體"/>
                <w:color w:val="000000"/>
                <w:kern w:val="0"/>
              </w:rPr>
            </w:pPr>
          </w:p>
        </w:tc>
        <w:tc>
          <w:tcPr>
            <w:tcW w:w="605" w:type="pct"/>
            <w:shd w:val="clear" w:color="auto" w:fill="auto"/>
          </w:tcPr>
          <w:p w14:paraId="079BA619" w14:textId="2888A267" w:rsidR="00E358EA" w:rsidRPr="008F20B5" w:rsidRDefault="00E358EA" w:rsidP="00E358EA">
            <w:pPr>
              <w:widowControl/>
              <w:rPr>
                <w:rFonts w:ascii="標楷體" w:eastAsia="標楷體" w:hAnsi="標楷體" w:cs="新細明體"/>
                <w:color w:val="000000"/>
                <w:kern w:val="0"/>
              </w:rPr>
            </w:pPr>
          </w:p>
        </w:tc>
        <w:tc>
          <w:tcPr>
            <w:tcW w:w="1944" w:type="pct"/>
            <w:shd w:val="clear" w:color="auto" w:fill="auto"/>
          </w:tcPr>
          <w:p w14:paraId="793FD4B6" w14:textId="678D0869" w:rsidR="00E358EA" w:rsidRPr="008F20B5" w:rsidRDefault="00E358EA" w:rsidP="00E358EA">
            <w:pPr>
              <w:widowControl/>
              <w:rPr>
                <w:rFonts w:ascii="標楷體" w:eastAsia="標楷體" w:hAnsi="標楷體" w:cs="新細明體"/>
                <w:color w:val="000000"/>
                <w:kern w:val="0"/>
              </w:rPr>
            </w:pPr>
          </w:p>
        </w:tc>
        <w:tc>
          <w:tcPr>
            <w:tcW w:w="278" w:type="pct"/>
            <w:shd w:val="clear" w:color="auto" w:fill="auto"/>
          </w:tcPr>
          <w:p w14:paraId="20D03CD6" w14:textId="5B7103F9" w:rsidR="00E358EA" w:rsidRPr="008F20B5" w:rsidRDefault="00E358EA" w:rsidP="00E358EA">
            <w:pPr>
              <w:widowControl/>
              <w:jc w:val="center"/>
              <w:rPr>
                <w:rFonts w:ascii="標楷體" w:eastAsia="標楷體" w:hAnsi="標楷體" w:cs="新細明體"/>
                <w:kern w:val="0"/>
              </w:rPr>
            </w:pPr>
          </w:p>
        </w:tc>
        <w:tc>
          <w:tcPr>
            <w:tcW w:w="278" w:type="pct"/>
            <w:shd w:val="clear" w:color="auto" w:fill="auto"/>
          </w:tcPr>
          <w:p w14:paraId="6FBA94D0" w14:textId="7BCF515B" w:rsidR="00E358EA" w:rsidRPr="008F20B5" w:rsidRDefault="00E358EA" w:rsidP="00E358EA">
            <w:pPr>
              <w:widowControl/>
              <w:jc w:val="center"/>
              <w:rPr>
                <w:rFonts w:ascii="標楷體" w:eastAsia="標楷體" w:hAnsi="標楷體" w:cs="新細明體"/>
                <w:color w:val="000000"/>
                <w:kern w:val="0"/>
              </w:rPr>
            </w:pPr>
          </w:p>
        </w:tc>
        <w:tc>
          <w:tcPr>
            <w:tcW w:w="278" w:type="pct"/>
          </w:tcPr>
          <w:p w14:paraId="63EBDCCE" w14:textId="6DB32FF6" w:rsidR="00E358EA" w:rsidRPr="008F20B5" w:rsidRDefault="00E358EA" w:rsidP="00E358EA">
            <w:pPr>
              <w:jc w:val="center"/>
              <w:rPr>
                <w:rFonts w:ascii="標楷體" w:eastAsia="標楷體" w:hAnsi="標楷體"/>
              </w:rPr>
            </w:pPr>
          </w:p>
        </w:tc>
        <w:tc>
          <w:tcPr>
            <w:tcW w:w="1222" w:type="pct"/>
            <w:shd w:val="clear" w:color="auto" w:fill="auto"/>
            <w:vAlign w:val="center"/>
          </w:tcPr>
          <w:p w14:paraId="139B7EB3" w14:textId="6AFA6346" w:rsidR="00E358EA" w:rsidRPr="008F20B5" w:rsidRDefault="00E358EA" w:rsidP="00E358EA">
            <w:pPr>
              <w:widowControl/>
              <w:rPr>
                <w:rFonts w:ascii="標楷體" w:eastAsia="標楷體" w:hAnsi="標楷體" w:cs="新細明體"/>
                <w:color w:val="000000"/>
                <w:kern w:val="0"/>
              </w:rPr>
            </w:pPr>
          </w:p>
        </w:tc>
      </w:tr>
    </w:tbl>
    <w:p w14:paraId="001D0A68" w14:textId="4D2F84E6" w:rsidR="001F27A4" w:rsidRDefault="001F27A4">
      <w:pPr>
        <w:widowControl/>
        <w:rPr>
          <w:rFonts w:ascii="標楷體" w:eastAsia="標楷體" w:hAnsi="標楷體"/>
          <w:b/>
          <w:sz w:val="32"/>
          <w:szCs w:val="32"/>
        </w:rPr>
      </w:pPr>
    </w:p>
    <w:p w14:paraId="330A4DA3" w14:textId="77777777" w:rsidR="001F27A4" w:rsidRDefault="001F27A4">
      <w:pPr>
        <w:widowControl/>
        <w:rPr>
          <w:rFonts w:ascii="標楷體" w:eastAsia="標楷體" w:hAnsi="標楷體"/>
          <w:b/>
          <w:sz w:val="32"/>
          <w:szCs w:val="32"/>
        </w:rPr>
      </w:pPr>
      <w:r>
        <w:rPr>
          <w:rFonts w:ascii="標楷體" w:eastAsia="標楷體" w:hAnsi="標楷體"/>
          <w:b/>
          <w:sz w:val="32"/>
          <w:szCs w:val="32"/>
        </w:rPr>
        <w:br w:type="page"/>
      </w:r>
    </w:p>
    <w:p w14:paraId="10869CE0" w14:textId="0297FC30" w:rsidR="006B5312" w:rsidRDefault="006B5312" w:rsidP="0078740E">
      <w:pPr>
        <w:pStyle w:val="3"/>
        <w:numPr>
          <w:ilvl w:val="2"/>
          <w:numId w:val="7"/>
        </w:numPr>
        <w:spacing w:before="0"/>
        <w:rPr>
          <w:rFonts w:ascii="標楷體" w:hAnsi="標楷體"/>
          <w:b/>
          <w:szCs w:val="32"/>
        </w:rPr>
      </w:pPr>
      <w:bookmarkStart w:id="173" w:name="_Toc90483151"/>
      <w:bookmarkStart w:id="174" w:name="_Toc90483406"/>
      <w:bookmarkStart w:id="175" w:name="_Toc90483522"/>
      <w:bookmarkStart w:id="176" w:name="_Toc90483748"/>
      <w:bookmarkStart w:id="177" w:name="_Toc90490020"/>
      <w:bookmarkStart w:id="178" w:name="_Toc140244540"/>
      <w:r w:rsidRPr="006B5312">
        <w:rPr>
          <w:rFonts w:ascii="標楷體" w:hAnsi="標楷體" w:hint="eastAsia"/>
          <w:b/>
          <w:szCs w:val="32"/>
        </w:rPr>
        <w:lastRenderedPageBreak/>
        <w:t>L2111案件申請登錄</w:t>
      </w:r>
      <w:bookmarkEnd w:id="173"/>
      <w:bookmarkEnd w:id="174"/>
      <w:bookmarkEnd w:id="175"/>
      <w:bookmarkEnd w:id="176"/>
      <w:bookmarkEnd w:id="177"/>
      <w:r w:rsidR="00A24A00">
        <w:rPr>
          <w:rFonts w:ascii="標楷體" w:hAnsi="標楷體" w:hint="eastAsia"/>
          <w:b/>
          <w:szCs w:val="32"/>
        </w:rPr>
        <w:t xml:space="preserve"> </w:t>
      </w:r>
      <w:r w:rsidR="00A24A00">
        <w:rPr>
          <w:rFonts w:ascii="標楷體" w:hAnsi="標楷體"/>
          <w:b/>
          <w:szCs w:val="32"/>
        </w:rPr>
        <w:t>*</w:t>
      </w:r>
      <w:bookmarkEnd w:id="178"/>
    </w:p>
    <w:p w14:paraId="12C76D97" w14:textId="77777777" w:rsidR="00A24A00" w:rsidRPr="00A24A00" w:rsidRDefault="00A24A00" w:rsidP="00A24A00"/>
    <w:tbl>
      <w:tblPr>
        <w:tblW w:w="5059"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96"/>
        <w:gridCol w:w="2456"/>
        <w:gridCol w:w="4136"/>
        <w:gridCol w:w="296"/>
        <w:gridCol w:w="536"/>
        <w:gridCol w:w="296"/>
        <w:gridCol w:w="2456"/>
      </w:tblGrid>
      <w:tr w:rsidR="008464F4" w:rsidRPr="008F20B5" w14:paraId="0F7C82F6" w14:textId="77777777" w:rsidTr="000B3118">
        <w:trPr>
          <w:trHeight w:val="20"/>
          <w:tblHeader/>
        </w:trPr>
        <w:tc>
          <w:tcPr>
            <w:tcW w:w="172" w:type="pct"/>
            <w:shd w:val="clear" w:color="auto" w:fill="auto"/>
            <w:hideMark/>
          </w:tcPr>
          <w:p w14:paraId="2AF188FB" w14:textId="77777777" w:rsidR="008464F4" w:rsidRPr="008F20B5" w:rsidRDefault="008464F4">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序號</w:t>
            </w:r>
          </w:p>
        </w:tc>
        <w:tc>
          <w:tcPr>
            <w:tcW w:w="1191" w:type="pct"/>
            <w:shd w:val="clear" w:color="auto" w:fill="auto"/>
            <w:hideMark/>
          </w:tcPr>
          <w:p w14:paraId="0F20CA7F"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2005" w:type="pct"/>
            <w:shd w:val="clear" w:color="auto" w:fill="auto"/>
            <w:hideMark/>
          </w:tcPr>
          <w:p w14:paraId="78051E49"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172" w:type="pct"/>
            <w:shd w:val="clear" w:color="auto" w:fill="auto"/>
            <w:hideMark/>
          </w:tcPr>
          <w:p w14:paraId="7767C08A"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0" w:type="pct"/>
            <w:shd w:val="clear" w:color="auto" w:fill="auto"/>
            <w:hideMark/>
          </w:tcPr>
          <w:p w14:paraId="62526F3C"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143" w:type="pct"/>
          </w:tcPr>
          <w:p w14:paraId="7BC7D512" w14:textId="043F059F"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057" w:type="pct"/>
            <w:shd w:val="clear" w:color="auto" w:fill="auto"/>
            <w:hideMark/>
          </w:tcPr>
          <w:p w14:paraId="0F822971" w14:textId="0DAE88EE"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0CBDC02D" w14:textId="77777777" w:rsidTr="000B3118">
        <w:trPr>
          <w:trHeight w:val="20"/>
          <w:tblHeader/>
        </w:trPr>
        <w:tc>
          <w:tcPr>
            <w:tcW w:w="172" w:type="pct"/>
            <w:shd w:val="clear" w:color="auto" w:fill="auto"/>
          </w:tcPr>
          <w:p w14:paraId="36B8BF9B" w14:textId="5F435A4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hideMark/>
          </w:tcPr>
          <w:p w14:paraId="689B658A" w14:textId="35EB97EF"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2005" w:type="pct"/>
            <w:shd w:val="clear" w:color="auto" w:fill="auto"/>
            <w:hideMark/>
          </w:tcPr>
          <w:p w14:paraId="2C933CDF"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172" w:type="pct"/>
            <w:shd w:val="clear" w:color="auto" w:fill="auto"/>
            <w:hideMark/>
          </w:tcPr>
          <w:p w14:paraId="2792F368"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hideMark/>
          </w:tcPr>
          <w:p w14:paraId="4B909FB1"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6470B439" w14:textId="1F89173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064B2B03" w14:textId="3C45FFBC"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L2111</w:t>
            </w:r>
          </w:p>
        </w:tc>
      </w:tr>
      <w:tr w:rsidR="008464F4" w:rsidRPr="008F20B5" w14:paraId="119009B5" w14:textId="77777777" w:rsidTr="000B3118">
        <w:trPr>
          <w:trHeight w:val="20"/>
          <w:tblHeader/>
        </w:trPr>
        <w:tc>
          <w:tcPr>
            <w:tcW w:w="172" w:type="pct"/>
            <w:shd w:val="clear" w:color="auto" w:fill="auto"/>
          </w:tcPr>
          <w:p w14:paraId="1F107ADD" w14:textId="2A307781"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tcPr>
          <w:p w14:paraId="5646360B" w14:textId="20DF1CB2"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FuncCode</w:t>
            </w:r>
            <w:proofErr w:type="spellEnd"/>
          </w:p>
        </w:tc>
        <w:tc>
          <w:tcPr>
            <w:tcW w:w="2005" w:type="pct"/>
            <w:shd w:val="clear" w:color="auto" w:fill="auto"/>
          </w:tcPr>
          <w:p w14:paraId="5E9421F4" w14:textId="5DAD22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172" w:type="pct"/>
            <w:shd w:val="clear" w:color="auto" w:fill="auto"/>
          </w:tcPr>
          <w:p w14:paraId="73E7854C" w14:textId="4D6BCD1A"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tcPr>
          <w:p w14:paraId="13F1B7E3" w14:textId="27D4F71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7FFA682B" w14:textId="3689A67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3B283BEF" w14:textId="52BEE23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1:新增;2:修改;4:刪除;5:查詢</w:t>
            </w:r>
          </w:p>
        </w:tc>
      </w:tr>
      <w:tr w:rsidR="008464F4" w:rsidRPr="008F20B5" w14:paraId="10847D68" w14:textId="77777777" w:rsidTr="000B3118">
        <w:trPr>
          <w:trHeight w:val="20"/>
          <w:tblHeader/>
        </w:trPr>
        <w:tc>
          <w:tcPr>
            <w:tcW w:w="172" w:type="pct"/>
            <w:shd w:val="clear" w:color="auto" w:fill="auto"/>
          </w:tcPr>
          <w:p w14:paraId="587E0FA3" w14:textId="206554E0"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772AC045" w14:textId="77777777" w:rsidR="008464F4" w:rsidRPr="008F20B5" w:rsidRDefault="008464F4" w:rsidP="004C742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CustId</w:t>
            </w:r>
            <w:proofErr w:type="spellEnd"/>
          </w:p>
        </w:tc>
        <w:tc>
          <w:tcPr>
            <w:tcW w:w="2005" w:type="pct"/>
            <w:shd w:val="clear" w:color="auto" w:fill="auto"/>
            <w:vAlign w:val="center"/>
            <w:hideMark/>
          </w:tcPr>
          <w:p w14:paraId="3E1F1206"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172" w:type="pct"/>
            <w:shd w:val="clear" w:color="auto" w:fill="auto"/>
            <w:vAlign w:val="center"/>
            <w:hideMark/>
          </w:tcPr>
          <w:p w14:paraId="49034CDE"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1EA8AE94"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4737FBE2" w14:textId="40C06E3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483E13A5" w14:textId="447B3F4B" w:rsidR="008464F4" w:rsidRPr="008F20B5" w:rsidRDefault="008464F4" w:rsidP="004C742C">
            <w:pPr>
              <w:widowControl/>
              <w:rPr>
                <w:rFonts w:ascii="標楷體" w:eastAsia="標楷體" w:hAnsi="標楷體" w:cs="新細明體"/>
                <w:color w:val="000000"/>
                <w:kern w:val="0"/>
              </w:rPr>
            </w:pPr>
          </w:p>
        </w:tc>
      </w:tr>
      <w:tr w:rsidR="001F62CA" w:rsidRPr="008F20B5" w14:paraId="004C1526" w14:textId="77777777" w:rsidTr="000B3118">
        <w:trPr>
          <w:trHeight w:val="20"/>
          <w:tblHeader/>
        </w:trPr>
        <w:tc>
          <w:tcPr>
            <w:tcW w:w="172" w:type="pct"/>
            <w:shd w:val="clear" w:color="auto" w:fill="auto"/>
          </w:tcPr>
          <w:p w14:paraId="2F093753" w14:textId="77777777" w:rsidR="001F62CA" w:rsidRPr="004A1C2C" w:rsidRDefault="001F62CA"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0F9C2574" w14:textId="5A958A1B" w:rsidR="001F62CA" w:rsidRPr="001F62CA" w:rsidRDefault="001F62CA" w:rsidP="004C742C">
            <w:pPr>
              <w:widowControl/>
              <w:rPr>
                <w:rFonts w:ascii="標楷體" w:eastAsia="標楷體" w:hAnsi="標楷體" w:cs="新細明體"/>
                <w:color w:val="000000"/>
                <w:kern w:val="0"/>
                <w:highlight w:val="yellow"/>
              </w:rPr>
            </w:pPr>
            <w:proofErr w:type="spellStart"/>
            <w:r w:rsidRPr="001F62CA">
              <w:rPr>
                <w:rFonts w:ascii="標楷體" w:eastAsia="標楷體" w:hAnsi="標楷體" w:cs="新細明體"/>
                <w:color w:val="000000"/>
                <w:kern w:val="0"/>
                <w:highlight w:val="yellow"/>
              </w:rPr>
              <w:t>DepartmentCode</w:t>
            </w:r>
            <w:proofErr w:type="spellEnd"/>
          </w:p>
        </w:tc>
        <w:tc>
          <w:tcPr>
            <w:tcW w:w="2005" w:type="pct"/>
            <w:shd w:val="clear" w:color="auto" w:fill="auto"/>
            <w:vAlign w:val="center"/>
          </w:tcPr>
          <w:p w14:paraId="74557A07" w14:textId="0F74338D"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案件隸屬單位</w:t>
            </w:r>
          </w:p>
        </w:tc>
        <w:tc>
          <w:tcPr>
            <w:tcW w:w="172" w:type="pct"/>
            <w:shd w:val="clear" w:color="auto" w:fill="auto"/>
            <w:vAlign w:val="center"/>
          </w:tcPr>
          <w:p w14:paraId="0E3742CD" w14:textId="22A54ED5"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X</w:t>
            </w:r>
          </w:p>
        </w:tc>
        <w:tc>
          <w:tcPr>
            <w:tcW w:w="260" w:type="pct"/>
            <w:shd w:val="clear" w:color="auto" w:fill="auto"/>
            <w:vAlign w:val="center"/>
          </w:tcPr>
          <w:p w14:paraId="790A6772" w14:textId="024823F1"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1</w:t>
            </w:r>
          </w:p>
        </w:tc>
        <w:tc>
          <w:tcPr>
            <w:tcW w:w="143" w:type="pct"/>
          </w:tcPr>
          <w:p w14:paraId="1F2F6A5D" w14:textId="230B8D58" w:rsidR="001F62CA" w:rsidRPr="001F62CA" w:rsidRDefault="001F62CA" w:rsidP="00614F5B">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V</w:t>
            </w:r>
          </w:p>
        </w:tc>
        <w:tc>
          <w:tcPr>
            <w:tcW w:w="1057" w:type="pct"/>
            <w:shd w:val="clear" w:color="auto" w:fill="auto"/>
            <w:vAlign w:val="center"/>
          </w:tcPr>
          <w:p w14:paraId="24E92135" w14:textId="77777777" w:rsidR="001F62CA" w:rsidRPr="001F62CA" w:rsidRDefault="001F62CA" w:rsidP="004C742C">
            <w:pPr>
              <w:widowControl/>
              <w:rPr>
                <w:rFonts w:ascii="標楷體" w:eastAsia="標楷體" w:hAnsi="標楷體" w:cs="新細明體"/>
                <w:color w:val="000000"/>
                <w:kern w:val="0"/>
                <w:highlight w:val="yellow"/>
                <w:lang w:eastAsia="zh-HK"/>
              </w:rPr>
            </w:pPr>
            <w:r w:rsidRPr="001F62CA">
              <w:rPr>
                <w:rFonts w:ascii="標楷體" w:eastAsia="標楷體" w:hAnsi="標楷體" w:cs="新細明體" w:hint="eastAsia"/>
                <w:color w:val="000000"/>
                <w:kern w:val="0"/>
                <w:highlight w:val="yellow"/>
              </w:rPr>
              <w:t>0</w:t>
            </w:r>
            <w:r w:rsidRPr="001F62CA">
              <w:rPr>
                <w:rFonts w:ascii="標楷體" w:eastAsia="標楷體" w:hAnsi="標楷體" w:cs="新細明體"/>
                <w:color w:val="000000"/>
                <w:kern w:val="0"/>
                <w:highlight w:val="yellow"/>
              </w:rPr>
              <w:t>:</w:t>
            </w:r>
            <w:r w:rsidRPr="001F62CA">
              <w:rPr>
                <w:rFonts w:ascii="標楷體" w:eastAsia="標楷體" w:hAnsi="標楷體" w:cs="新細明體" w:hint="eastAsia"/>
                <w:color w:val="000000"/>
                <w:kern w:val="0"/>
                <w:highlight w:val="yellow"/>
                <w:lang w:eastAsia="zh-HK"/>
              </w:rPr>
              <w:t>非企金單位</w:t>
            </w:r>
          </w:p>
          <w:p w14:paraId="791045A0" w14:textId="19DBCCB8" w:rsidR="001F62CA" w:rsidRPr="008F20B5" w:rsidRDefault="001F62CA" w:rsidP="004C742C">
            <w:pPr>
              <w:widowControl/>
              <w:rPr>
                <w:rFonts w:ascii="標楷體" w:eastAsia="標楷體" w:hAnsi="標楷體" w:cs="新細明體"/>
                <w:color w:val="000000"/>
                <w:kern w:val="0"/>
              </w:rPr>
            </w:pPr>
            <w:r w:rsidRPr="001F62CA">
              <w:rPr>
                <w:rFonts w:ascii="標楷體" w:eastAsia="標楷體" w:hAnsi="標楷體" w:cs="新細明體" w:hint="eastAsia"/>
                <w:color w:val="000000"/>
                <w:kern w:val="0"/>
                <w:highlight w:val="yellow"/>
              </w:rPr>
              <w:t>1:</w:t>
            </w:r>
            <w:r w:rsidRPr="001F62CA">
              <w:rPr>
                <w:rFonts w:ascii="標楷體" w:eastAsia="標楷體" w:hAnsi="標楷體" w:cs="新細明體" w:hint="eastAsia"/>
                <w:color w:val="000000"/>
                <w:kern w:val="0"/>
                <w:highlight w:val="yellow"/>
                <w:lang w:eastAsia="zh-HK"/>
              </w:rPr>
              <w:t>企金單位</w:t>
            </w:r>
          </w:p>
        </w:tc>
      </w:tr>
      <w:tr w:rsidR="008464F4" w:rsidRPr="008F20B5" w14:paraId="5A907ED6" w14:textId="77777777" w:rsidTr="000B3118">
        <w:trPr>
          <w:trHeight w:val="20"/>
          <w:tblHeader/>
        </w:trPr>
        <w:tc>
          <w:tcPr>
            <w:tcW w:w="172" w:type="pct"/>
            <w:shd w:val="clear" w:color="auto" w:fill="auto"/>
          </w:tcPr>
          <w:p w14:paraId="668226A8" w14:textId="4553719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A11F098" w14:textId="2D39D3C0"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ApplNo</w:t>
            </w:r>
            <w:proofErr w:type="spellEnd"/>
          </w:p>
        </w:tc>
        <w:tc>
          <w:tcPr>
            <w:tcW w:w="2005" w:type="pct"/>
            <w:shd w:val="clear" w:color="auto" w:fill="auto"/>
            <w:vAlign w:val="center"/>
            <w:hideMark/>
          </w:tcPr>
          <w:p w14:paraId="0D47D0D6"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172" w:type="pct"/>
            <w:shd w:val="clear" w:color="auto" w:fill="auto"/>
            <w:vAlign w:val="center"/>
            <w:hideMark/>
          </w:tcPr>
          <w:p w14:paraId="17235E83" w14:textId="1E7D2613"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42ED86FB"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6F6E1385" w14:textId="6076C1E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2D601849" w14:textId="49C6EC8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464F4" w:rsidRPr="008F20B5" w14:paraId="7D6BE395" w14:textId="77777777" w:rsidTr="000B3118">
        <w:trPr>
          <w:trHeight w:val="20"/>
          <w:tblHeader/>
        </w:trPr>
        <w:tc>
          <w:tcPr>
            <w:tcW w:w="172" w:type="pct"/>
            <w:shd w:val="clear" w:color="auto" w:fill="auto"/>
          </w:tcPr>
          <w:p w14:paraId="65458CF7" w14:textId="78DA9C8C" w:rsidR="008464F4" w:rsidRPr="004A1C2C" w:rsidRDefault="008464F4"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383DD478" w14:textId="75B492FA"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ApplDate</w:t>
            </w:r>
            <w:proofErr w:type="spellEnd"/>
          </w:p>
        </w:tc>
        <w:tc>
          <w:tcPr>
            <w:tcW w:w="2005" w:type="pct"/>
            <w:shd w:val="clear" w:color="auto" w:fill="auto"/>
            <w:vAlign w:val="center"/>
            <w:hideMark/>
          </w:tcPr>
          <w:p w14:paraId="370CD94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申請日期</w:t>
            </w:r>
          </w:p>
        </w:tc>
        <w:tc>
          <w:tcPr>
            <w:tcW w:w="172" w:type="pct"/>
            <w:shd w:val="clear" w:color="auto" w:fill="auto"/>
            <w:vAlign w:val="center"/>
            <w:hideMark/>
          </w:tcPr>
          <w:p w14:paraId="02F88942"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0" w:type="pct"/>
            <w:shd w:val="clear" w:color="auto" w:fill="auto"/>
            <w:vAlign w:val="center"/>
            <w:hideMark/>
          </w:tcPr>
          <w:p w14:paraId="13B6643F" w14:textId="2B778538"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477A8584" w14:textId="75EA2993"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5730925D" w14:textId="6CEFD2E5"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464F4" w:rsidRPr="008F20B5" w14:paraId="42176CE7" w14:textId="77777777" w:rsidTr="000B3118">
        <w:trPr>
          <w:trHeight w:val="20"/>
          <w:tblHeader/>
        </w:trPr>
        <w:tc>
          <w:tcPr>
            <w:tcW w:w="172" w:type="pct"/>
            <w:shd w:val="clear" w:color="auto" w:fill="auto"/>
          </w:tcPr>
          <w:p w14:paraId="61384004" w14:textId="31CE5255"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45FCD6F5" w14:textId="77777777" w:rsidR="008464F4" w:rsidRPr="008F20B5" w:rsidRDefault="008464F4" w:rsidP="004C742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ProdNo</w:t>
            </w:r>
            <w:proofErr w:type="spellEnd"/>
          </w:p>
        </w:tc>
        <w:tc>
          <w:tcPr>
            <w:tcW w:w="2005" w:type="pct"/>
            <w:shd w:val="clear" w:color="auto" w:fill="auto"/>
            <w:vAlign w:val="center"/>
            <w:hideMark/>
          </w:tcPr>
          <w:p w14:paraId="0FCF585D"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申請商品代碼</w:t>
            </w:r>
          </w:p>
        </w:tc>
        <w:tc>
          <w:tcPr>
            <w:tcW w:w="172" w:type="pct"/>
            <w:shd w:val="clear" w:color="auto" w:fill="auto"/>
            <w:vAlign w:val="center"/>
            <w:hideMark/>
          </w:tcPr>
          <w:p w14:paraId="207D95B8"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CE57496" w14:textId="3AAD80E9"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1ADF37F9" w14:textId="4FE0C1B5"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59B64F92" w14:textId="4260E934" w:rsidR="008464F4" w:rsidRPr="008F20B5" w:rsidRDefault="008464F4" w:rsidP="004C742C">
            <w:pPr>
              <w:widowControl/>
              <w:rPr>
                <w:rFonts w:ascii="標楷體" w:eastAsia="標楷體" w:hAnsi="標楷體" w:cs="新細明體"/>
                <w:color w:val="000000"/>
                <w:kern w:val="0"/>
              </w:rPr>
            </w:pPr>
          </w:p>
        </w:tc>
      </w:tr>
      <w:tr w:rsidR="008464F4" w:rsidRPr="008F20B5" w14:paraId="16880D10" w14:textId="77777777" w:rsidTr="000B3118">
        <w:trPr>
          <w:trHeight w:val="20"/>
          <w:tblHeader/>
        </w:trPr>
        <w:tc>
          <w:tcPr>
            <w:tcW w:w="172" w:type="pct"/>
            <w:shd w:val="clear" w:color="auto" w:fill="auto"/>
          </w:tcPr>
          <w:p w14:paraId="2F06B740" w14:textId="4ED458CF"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FB0F049" w14:textId="435FCD86"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CurrencyCode</w:t>
            </w:r>
            <w:proofErr w:type="spellEnd"/>
          </w:p>
        </w:tc>
        <w:tc>
          <w:tcPr>
            <w:tcW w:w="2005" w:type="pct"/>
            <w:shd w:val="clear" w:color="auto" w:fill="auto"/>
            <w:vAlign w:val="center"/>
            <w:hideMark/>
          </w:tcPr>
          <w:p w14:paraId="31FEF8C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申請幣別</w:t>
            </w:r>
          </w:p>
        </w:tc>
        <w:tc>
          <w:tcPr>
            <w:tcW w:w="172" w:type="pct"/>
            <w:shd w:val="clear" w:color="auto" w:fill="auto"/>
            <w:vAlign w:val="center"/>
            <w:hideMark/>
          </w:tcPr>
          <w:p w14:paraId="1D9B0FD0"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60BA5B67"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143" w:type="pct"/>
          </w:tcPr>
          <w:p w14:paraId="61426660" w14:textId="4B7C383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68516B23" w14:textId="499E8433" w:rsidR="008464F4" w:rsidRPr="008F20B5" w:rsidRDefault="008464F4" w:rsidP="00E068B7">
            <w:pPr>
              <w:widowControl/>
              <w:rPr>
                <w:rFonts w:ascii="標楷體" w:eastAsia="標楷體" w:hAnsi="標楷體" w:cs="新細明體"/>
                <w:color w:val="000000"/>
                <w:kern w:val="0"/>
              </w:rPr>
            </w:pPr>
          </w:p>
        </w:tc>
      </w:tr>
      <w:tr w:rsidR="00936430" w:rsidRPr="008F20B5" w14:paraId="4F42B5C3" w14:textId="77777777" w:rsidTr="000B3118">
        <w:trPr>
          <w:trHeight w:val="20"/>
          <w:tblHeader/>
        </w:trPr>
        <w:tc>
          <w:tcPr>
            <w:tcW w:w="172" w:type="pct"/>
            <w:shd w:val="clear" w:color="auto" w:fill="auto"/>
          </w:tcPr>
          <w:p w14:paraId="41594E1C"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1A1657E6" w14:textId="559E610A"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TimApplAmt</w:t>
            </w:r>
            <w:proofErr w:type="spellEnd"/>
          </w:p>
        </w:tc>
        <w:tc>
          <w:tcPr>
            <w:tcW w:w="2005" w:type="pct"/>
            <w:shd w:val="clear" w:color="auto" w:fill="auto"/>
            <w:vAlign w:val="center"/>
          </w:tcPr>
          <w:p w14:paraId="6636D038" w14:textId="37FD9D4B"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申請金額</w:t>
            </w:r>
          </w:p>
        </w:tc>
        <w:tc>
          <w:tcPr>
            <w:tcW w:w="172" w:type="pct"/>
            <w:shd w:val="clear" w:color="auto" w:fill="auto"/>
            <w:vAlign w:val="center"/>
          </w:tcPr>
          <w:p w14:paraId="5FDEE0FD" w14:textId="178805DD"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0" w:type="pct"/>
            <w:shd w:val="clear" w:color="auto" w:fill="auto"/>
            <w:vAlign w:val="center"/>
          </w:tcPr>
          <w:p w14:paraId="046A324A" w14:textId="5855AAED"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143" w:type="pct"/>
          </w:tcPr>
          <w:p w14:paraId="7917F554" w14:textId="698B366A" w:rsidR="00936430"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272B9D6A" w14:textId="1CB3651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936430" w:rsidRPr="00CE3BEB" w14:paraId="4E346566" w14:textId="77777777" w:rsidTr="000B3118">
        <w:trPr>
          <w:trHeight w:val="20"/>
          <w:tblHeader/>
        </w:trPr>
        <w:tc>
          <w:tcPr>
            <w:tcW w:w="172" w:type="pct"/>
            <w:shd w:val="clear" w:color="auto" w:fill="auto"/>
          </w:tcPr>
          <w:p w14:paraId="20A6E2FD"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3D5ED0B6" w14:textId="02FE792F" w:rsidR="00936430" w:rsidRPr="00614F5B" w:rsidRDefault="00936430" w:rsidP="00936430">
            <w:pPr>
              <w:widowControl/>
              <w:rPr>
                <w:rFonts w:ascii="標楷體" w:eastAsia="標楷體" w:hAnsi="標楷體" w:cs="新細明體"/>
                <w:color w:val="000000"/>
                <w:kern w:val="0"/>
                <w:highlight w:val="yellow"/>
              </w:rPr>
            </w:pPr>
            <w:proofErr w:type="spellStart"/>
            <w:r w:rsidRPr="00614F5B">
              <w:rPr>
                <w:rFonts w:ascii="標楷體" w:eastAsia="標楷體" w:hAnsi="標楷體" w:cs="新細明體"/>
                <w:color w:val="000000"/>
                <w:kern w:val="0"/>
                <w:highlight w:val="yellow"/>
              </w:rPr>
              <w:t>IsLimit</w:t>
            </w:r>
            <w:proofErr w:type="spellEnd"/>
          </w:p>
        </w:tc>
        <w:tc>
          <w:tcPr>
            <w:tcW w:w="2005" w:type="pct"/>
            <w:shd w:val="clear" w:color="auto" w:fill="auto"/>
            <w:vAlign w:val="center"/>
          </w:tcPr>
          <w:p w14:paraId="7979B6EC" w14:textId="6E2308DB"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是否為授信限制對象</w:t>
            </w:r>
          </w:p>
        </w:tc>
        <w:tc>
          <w:tcPr>
            <w:tcW w:w="172" w:type="pct"/>
            <w:shd w:val="clear" w:color="auto" w:fill="auto"/>
            <w:vAlign w:val="center"/>
          </w:tcPr>
          <w:p w14:paraId="4D6B6FA6" w14:textId="71622AEB"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2DA70D25" w14:textId="4E29D598"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7CB0161C"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A4D2FEE" w14:textId="21EB9893" w:rsidR="00936430" w:rsidRPr="00CE3BEB"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CE3BEB" w14:paraId="6263EE1D" w14:textId="77777777" w:rsidTr="000B3118">
        <w:trPr>
          <w:trHeight w:val="20"/>
          <w:tblHeader/>
        </w:trPr>
        <w:tc>
          <w:tcPr>
            <w:tcW w:w="172" w:type="pct"/>
            <w:shd w:val="clear" w:color="auto" w:fill="auto"/>
          </w:tcPr>
          <w:p w14:paraId="29814EB5"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60B54015" w14:textId="77BA84B3" w:rsidR="00936430" w:rsidRPr="00614F5B" w:rsidRDefault="00936430" w:rsidP="00936430">
            <w:pPr>
              <w:widowControl/>
              <w:rPr>
                <w:rFonts w:ascii="標楷體" w:eastAsia="標楷體" w:hAnsi="標楷體" w:cs="新細明體"/>
                <w:color w:val="000000"/>
                <w:kern w:val="0"/>
                <w:highlight w:val="yellow"/>
              </w:rPr>
            </w:pPr>
            <w:proofErr w:type="spellStart"/>
            <w:r w:rsidRPr="00614F5B">
              <w:rPr>
                <w:rFonts w:ascii="標楷體" w:eastAsia="標楷體" w:hAnsi="標楷體" w:cs="新細明體"/>
                <w:color w:val="000000"/>
                <w:kern w:val="0"/>
                <w:highlight w:val="yellow"/>
              </w:rPr>
              <w:t>IsRelated</w:t>
            </w:r>
            <w:proofErr w:type="spellEnd"/>
          </w:p>
        </w:tc>
        <w:tc>
          <w:tcPr>
            <w:tcW w:w="2005" w:type="pct"/>
            <w:shd w:val="clear" w:color="auto" w:fill="auto"/>
            <w:vAlign w:val="center"/>
          </w:tcPr>
          <w:p w14:paraId="246846AA" w14:textId="4E14055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是否為利害關係人</w:t>
            </w:r>
          </w:p>
        </w:tc>
        <w:tc>
          <w:tcPr>
            <w:tcW w:w="172" w:type="pct"/>
            <w:shd w:val="clear" w:color="auto" w:fill="auto"/>
            <w:vAlign w:val="center"/>
          </w:tcPr>
          <w:p w14:paraId="4F6BA3DA" w14:textId="5BF05996"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6F79AF98" w14:textId="77FCA1CE"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A524C69"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324A2B17" w14:textId="6649004A"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3DEA744" w14:textId="77777777" w:rsidTr="000B3118">
        <w:trPr>
          <w:trHeight w:val="20"/>
          <w:tblHeader/>
        </w:trPr>
        <w:tc>
          <w:tcPr>
            <w:tcW w:w="172" w:type="pct"/>
            <w:shd w:val="clear" w:color="auto" w:fill="auto"/>
          </w:tcPr>
          <w:p w14:paraId="6A4F8389"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07760427" w14:textId="392F1B52" w:rsidR="00936430" w:rsidRPr="00614F5B" w:rsidRDefault="00936430" w:rsidP="00936430">
            <w:pPr>
              <w:widowControl/>
              <w:rPr>
                <w:rFonts w:ascii="標楷體" w:eastAsia="標楷體" w:hAnsi="標楷體" w:cs="新細明體"/>
                <w:color w:val="000000"/>
                <w:kern w:val="0"/>
                <w:highlight w:val="yellow"/>
              </w:rPr>
            </w:pPr>
            <w:proofErr w:type="spellStart"/>
            <w:r w:rsidRPr="00614F5B">
              <w:rPr>
                <w:rFonts w:ascii="標楷體" w:eastAsia="標楷體" w:hAnsi="標楷體" w:cs="新細明體"/>
                <w:color w:val="000000"/>
                <w:kern w:val="0"/>
                <w:highlight w:val="yellow"/>
              </w:rPr>
              <w:t>IsLnrelNear</w:t>
            </w:r>
            <w:proofErr w:type="spellEnd"/>
          </w:p>
        </w:tc>
        <w:tc>
          <w:tcPr>
            <w:tcW w:w="2005" w:type="pct"/>
            <w:shd w:val="clear" w:color="auto" w:fill="auto"/>
            <w:vAlign w:val="center"/>
          </w:tcPr>
          <w:p w14:paraId="5589F66D" w14:textId="16291244"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是否為準利害關係人</w:t>
            </w:r>
          </w:p>
        </w:tc>
        <w:tc>
          <w:tcPr>
            <w:tcW w:w="172" w:type="pct"/>
            <w:shd w:val="clear" w:color="auto" w:fill="auto"/>
            <w:vAlign w:val="center"/>
          </w:tcPr>
          <w:p w14:paraId="28BF9E86" w14:textId="2BEE391F"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5A3135DF" w14:textId="2B7E83FA"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CEC98E2"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BB1ED06" w14:textId="199CFC43" w:rsidR="00936430" w:rsidRPr="008F20B5"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6F4747E" w14:textId="77777777" w:rsidTr="000B3118">
        <w:trPr>
          <w:trHeight w:val="20"/>
          <w:tblHeader/>
        </w:trPr>
        <w:tc>
          <w:tcPr>
            <w:tcW w:w="172" w:type="pct"/>
            <w:shd w:val="clear" w:color="auto" w:fill="auto"/>
          </w:tcPr>
          <w:p w14:paraId="79ECDF5D" w14:textId="59AE6E32"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0F41FCCE"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PieceCode</w:t>
            </w:r>
            <w:proofErr w:type="spellEnd"/>
          </w:p>
        </w:tc>
        <w:tc>
          <w:tcPr>
            <w:tcW w:w="2005" w:type="pct"/>
            <w:shd w:val="clear" w:color="auto" w:fill="auto"/>
            <w:vAlign w:val="center"/>
            <w:hideMark/>
          </w:tcPr>
          <w:p w14:paraId="718C34CA"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計件代碼</w:t>
            </w:r>
          </w:p>
        </w:tc>
        <w:tc>
          <w:tcPr>
            <w:tcW w:w="172" w:type="pct"/>
            <w:shd w:val="clear" w:color="auto" w:fill="auto"/>
            <w:vAlign w:val="center"/>
            <w:hideMark/>
          </w:tcPr>
          <w:p w14:paraId="2AD20DF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576D810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shd w:val="clear" w:color="auto" w:fill="auto"/>
          </w:tcPr>
          <w:p w14:paraId="0E1A7AB7" w14:textId="2C3D6BBE" w:rsidR="00936430" w:rsidRPr="008F20B5" w:rsidRDefault="00936430" w:rsidP="00936430">
            <w:pPr>
              <w:widowControl/>
              <w:spacing w:line="240" w:lineRule="exact"/>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vAlign w:val="center"/>
          </w:tcPr>
          <w:p w14:paraId="09C49A14" w14:textId="79E3B481"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A</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5657B1B4"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B</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D49285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C</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7A9CBB23"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D</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69C4168A"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E</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w:t>
            </w:r>
          </w:p>
          <w:p w14:paraId="22A18A78"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2A49EB5F"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0D763D1"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121D2DA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046C5820"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展期件</w:t>
            </w:r>
          </w:p>
          <w:p w14:paraId="4B7D86E9"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六個月動支</w:t>
            </w:r>
          </w:p>
          <w:p w14:paraId="29AD76D5"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服務件</w:t>
            </w:r>
          </w:p>
          <w:p w14:paraId="7EB48937"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特殊件</w:t>
            </w:r>
          </w:p>
          <w:p w14:paraId="1EFC0FBC" w14:textId="6F00F9E4"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固特利契轉</w:t>
            </w:r>
          </w:p>
        </w:tc>
      </w:tr>
      <w:tr w:rsidR="00936430" w:rsidRPr="008F20B5" w14:paraId="6FAA57D3" w14:textId="77777777" w:rsidTr="000B3118">
        <w:trPr>
          <w:trHeight w:val="20"/>
          <w:tblHeader/>
        </w:trPr>
        <w:tc>
          <w:tcPr>
            <w:tcW w:w="172" w:type="pct"/>
            <w:shd w:val="clear" w:color="auto" w:fill="auto"/>
          </w:tcPr>
          <w:p w14:paraId="7542AFC0" w14:textId="77777777"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1A5D54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2005" w:type="pct"/>
            <w:shd w:val="clear" w:color="auto" w:fill="auto"/>
            <w:vAlign w:val="center"/>
            <w:hideMark/>
          </w:tcPr>
          <w:p w14:paraId="09754E01"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r>
              <w:rPr>
                <w:rFonts w:ascii="標楷體" w:eastAsia="標楷體" w:hAnsi="標楷體" w:cs="新細明體" w:hint="eastAsia"/>
                <w:color w:val="000000"/>
                <w:kern w:val="0"/>
                <w:lang w:eastAsia="zh-HK"/>
              </w:rPr>
              <w:t>人員</w:t>
            </w:r>
          </w:p>
        </w:tc>
        <w:tc>
          <w:tcPr>
            <w:tcW w:w="172" w:type="pct"/>
            <w:shd w:val="clear" w:color="auto" w:fill="auto"/>
            <w:vAlign w:val="center"/>
            <w:hideMark/>
          </w:tcPr>
          <w:p w14:paraId="743E2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F2E8EC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082758F5"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vAlign w:val="center"/>
          </w:tcPr>
          <w:p w14:paraId="688C767C" w14:textId="77777777" w:rsidR="00936430" w:rsidRPr="008F20B5" w:rsidRDefault="00936430" w:rsidP="00936430">
            <w:pPr>
              <w:widowControl/>
              <w:rPr>
                <w:rFonts w:ascii="標楷體" w:eastAsia="標楷體" w:hAnsi="標楷體" w:cs="新細明體"/>
                <w:color w:val="000000"/>
                <w:kern w:val="0"/>
              </w:rPr>
            </w:pPr>
          </w:p>
        </w:tc>
      </w:tr>
      <w:tr w:rsidR="00936430" w:rsidRPr="008F20B5" w14:paraId="0DB71904" w14:textId="77777777" w:rsidTr="000B3118">
        <w:trPr>
          <w:trHeight w:val="20"/>
          <w:tblHeader/>
        </w:trPr>
        <w:tc>
          <w:tcPr>
            <w:tcW w:w="172" w:type="pct"/>
            <w:shd w:val="clear" w:color="auto" w:fill="auto"/>
          </w:tcPr>
          <w:p w14:paraId="761478B9" w14:textId="13C648C3"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A6835D7"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CreditOfficer</w:t>
            </w:r>
            <w:proofErr w:type="spellEnd"/>
          </w:p>
        </w:tc>
        <w:tc>
          <w:tcPr>
            <w:tcW w:w="2005" w:type="pct"/>
            <w:shd w:val="clear" w:color="auto" w:fill="auto"/>
            <w:noWrap/>
            <w:vAlign w:val="center"/>
            <w:hideMark/>
          </w:tcPr>
          <w:p w14:paraId="5AE62A7B" w14:textId="3B0E4585"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授信人員</w:t>
            </w:r>
          </w:p>
        </w:tc>
        <w:tc>
          <w:tcPr>
            <w:tcW w:w="172" w:type="pct"/>
            <w:shd w:val="clear" w:color="auto" w:fill="auto"/>
            <w:noWrap/>
            <w:vAlign w:val="center"/>
            <w:hideMark/>
          </w:tcPr>
          <w:p w14:paraId="4AF8A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3FEEF9ED"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13F261E4" w14:textId="22BBD910"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tcPr>
          <w:p w14:paraId="4DF6BCD5" w14:textId="28E27D6C" w:rsidR="00936430" w:rsidRPr="008F20B5" w:rsidRDefault="00936430" w:rsidP="00936430">
            <w:pPr>
              <w:widowControl/>
              <w:rPr>
                <w:rFonts w:ascii="標楷體" w:eastAsia="標楷體" w:hAnsi="標楷體" w:cs="新細明體"/>
                <w:color w:val="000000"/>
                <w:kern w:val="0"/>
              </w:rPr>
            </w:pPr>
          </w:p>
        </w:tc>
      </w:tr>
      <w:tr w:rsidR="00936430" w:rsidRPr="008F20B5" w14:paraId="669FAD84" w14:textId="77777777" w:rsidTr="000B3118">
        <w:trPr>
          <w:trHeight w:val="20"/>
          <w:tblHeader/>
        </w:trPr>
        <w:tc>
          <w:tcPr>
            <w:tcW w:w="172" w:type="pct"/>
            <w:shd w:val="clear" w:color="auto" w:fill="auto"/>
          </w:tcPr>
          <w:p w14:paraId="22EB1535" w14:textId="38E2171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F995AF0"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LoanOfficer</w:t>
            </w:r>
            <w:proofErr w:type="spellEnd"/>
          </w:p>
        </w:tc>
        <w:tc>
          <w:tcPr>
            <w:tcW w:w="2005" w:type="pct"/>
            <w:shd w:val="clear" w:color="auto" w:fill="auto"/>
            <w:noWrap/>
            <w:vAlign w:val="center"/>
            <w:hideMark/>
          </w:tcPr>
          <w:p w14:paraId="29426402"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放款專員</w:t>
            </w:r>
          </w:p>
        </w:tc>
        <w:tc>
          <w:tcPr>
            <w:tcW w:w="172" w:type="pct"/>
            <w:shd w:val="clear" w:color="auto" w:fill="auto"/>
            <w:noWrap/>
            <w:vAlign w:val="center"/>
            <w:hideMark/>
          </w:tcPr>
          <w:p w14:paraId="73036AC1"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652359A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6D2BCC68"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18328EDF" w14:textId="54A23082" w:rsidR="00936430" w:rsidRPr="008F20B5" w:rsidRDefault="00936430" w:rsidP="00936430">
            <w:pPr>
              <w:widowControl/>
              <w:rPr>
                <w:rFonts w:ascii="標楷體" w:eastAsia="標楷體" w:hAnsi="標楷體" w:cs="新細明體"/>
                <w:color w:val="000000"/>
                <w:kern w:val="0"/>
              </w:rPr>
            </w:pPr>
          </w:p>
        </w:tc>
      </w:tr>
      <w:tr w:rsidR="00936430" w:rsidRPr="008F20B5" w14:paraId="08D32424" w14:textId="77777777" w:rsidTr="000B3118">
        <w:trPr>
          <w:trHeight w:val="20"/>
          <w:tblHeader/>
        </w:trPr>
        <w:tc>
          <w:tcPr>
            <w:tcW w:w="172" w:type="pct"/>
            <w:shd w:val="clear" w:color="auto" w:fill="auto"/>
          </w:tcPr>
          <w:p w14:paraId="760A9B20" w14:textId="549C9450"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FEE19A2" w14:textId="6B76132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2005" w:type="pct"/>
            <w:shd w:val="clear" w:color="auto" w:fill="auto"/>
            <w:noWrap/>
            <w:vAlign w:val="center"/>
            <w:hideMark/>
          </w:tcPr>
          <w:p w14:paraId="3C5A0AD5"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172" w:type="pct"/>
            <w:shd w:val="clear" w:color="auto" w:fill="auto"/>
            <w:noWrap/>
            <w:vAlign w:val="center"/>
            <w:hideMark/>
          </w:tcPr>
          <w:p w14:paraId="655E62F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106C86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1535D81"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C425C14" w14:textId="444DA22C" w:rsidR="00936430" w:rsidRPr="008F20B5" w:rsidRDefault="00936430" w:rsidP="00936430">
            <w:pPr>
              <w:widowControl/>
              <w:rPr>
                <w:rFonts w:ascii="標楷體" w:eastAsia="標楷體" w:hAnsi="標楷體" w:cs="新細明體"/>
                <w:color w:val="000000"/>
                <w:kern w:val="0"/>
              </w:rPr>
            </w:pPr>
          </w:p>
        </w:tc>
      </w:tr>
      <w:tr w:rsidR="00524629" w:rsidRPr="008F20B5" w14:paraId="6439F52B" w14:textId="77777777" w:rsidTr="000B3118">
        <w:trPr>
          <w:trHeight w:val="20"/>
          <w:tblHeader/>
        </w:trPr>
        <w:tc>
          <w:tcPr>
            <w:tcW w:w="172" w:type="pct"/>
            <w:shd w:val="clear" w:color="auto" w:fill="auto"/>
          </w:tcPr>
          <w:p w14:paraId="022B2D58" w14:textId="42F7E126" w:rsidR="00524629" w:rsidRPr="00524629" w:rsidRDefault="00524629" w:rsidP="00524629">
            <w:pPr>
              <w:widowControl/>
              <w:jc w:val="center"/>
              <w:rPr>
                <w:rFonts w:ascii="標楷體" w:eastAsia="標楷體" w:hAnsi="標楷體" w:cs="新細明體"/>
                <w:color w:val="000000"/>
                <w:kern w:val="0"/>
                <w:highlight w:val="yellow"/>
              </w:rPr>
            </w:pPr>
            <w:r w:rsidRPr="00524629">
              <w:rPr>
                <w:rFonts w:ascii="標楷體" w:eastAsia="標楷體" w:hAnsi="標楷體" w:cs="新細明體" w:hint="eastAsia"/>
                <w:color w:val="000000"/>
                <w:kern w:val="0"/>
                <w:highlight w:val="yellow"/>
              </w:rPr>
              <w:t>18</w:t>
            </w:r>
          </w:p>
        </w:tc>
        <w:tc>
          <w:tcPr>
            <w:tcW w:w="1191" w:type="pct"/>
            <w:shd w:val="clear" w:color="auto" w:fill="auto"/>
            <w:noWrap/>
            <w:vAlign w:val="center"/>
          </w:tcPr>
          <w:p w14:paraId="4D774BBB" w14:textId="7F772AB4" w:rsidR="00524629" w:rsidRPr="00524629" w:rsidRDefault="00524629" w:rsidP="00524629">
            <w:pPr>
              <w:widowControl/>
              <w:rPr>
                <w:rFonts w:ascii="標楷體" w:eastAsia="標楷體" w:hAnsi="標楷體" w:cs="新細明體"/>
                <w:color w:val="000000"/>
                <w:kern w:val="0"/>
                <w:highlight w:val="yellow"/>
              </w:rPr>
            </w:pPr>
            <w:proofErr w:type="spellStart"/>
            <w:r w:rsidRPr="00524629">
              <w:rPr>
                <w:rFonts w:ascii="標楷體" w:eastAsia="標楷體" w:hAnsi="標楷體" w:cs="新細明體"/>
                <w:color w:val="000000" w:themeColor="text1"/>
                <w:kern w:val="0"/>
                <w:highlight w:val="yellow"/>
              </w:rPr>
              <w:t>ApprovedLevel</w:t>
            </w:r>
            <w:proofErr w:type="spellEnd"/>
          </w:p>
        </w:tc>
        <w:tc>
          <w:tcPr>
            <w:tcW w:w="2005" w:type="pct"/>
            <w:shd w:val="clear" w:color="auto" w:fill="auto"/>
            <w:noWrap/>
            <w:vAlign w:val="center"/>
          </w:tcPr>
          <w:p w14:paraId="74A118B4" w14:textId="19AE2B69" w:rsidR="00524629" w:rsidRPr="00524629" w:rsidRDefault="00524629" w:rsidP="00524629">
            <w:pPr>
              <w:widowControl/>
              <w:rPr>
                <w:rFonts w:ascii="標楷體" w:eastAsia="標楷體" w:hAnsi="標楷體" w:cs="新細明體"/>
                <w:color w:val="000000"/>
                <w:kern w:val="0"/>
                <w:highlight w:val="yellow"/>
              </w:rPr>
            </w:pPr>
            <w:r w:rsidRPr="00524629">
              <w:rPr>
                <w:rFonts w:ascii="標楷體" w:eastAsia="標楷體" w:hAnsi="標楷體" w:cs="新細明體" w:hint="eastAsia"/>
                <w:color w:val="000000" w:themeColor="text1"/>
                <w:kern w:val="0"/>
                <w:highlight w:val="yellow"/>
              </w:rPr>
              <w:t>核准層級</w:t>
            </w:r>
          </w:p>
        </w:tc>
        <w:tc>
          <w:tcPr>
            <w:tcW w:w="172" w:type="pct"/>
            <w:shd w:val="clear" w:color="auto" w:fill="auto"/>
            <w:noWrap/>
            <w:vAlign w:val="center"/>
          </w:tcPr>
          <w:p w14:paraId="633DA514" w14:textId="49C423E6" w:rsidR="00524629" w:rsidRPr="00524629" w:rsidRDefault="00524629" w:rsidP="00524629">
            <w:pPr>
              <w:widowControl/>
              <w:jc w:val="center"/>
              <w:rPr>
                <w:rFonts w:ascii="標楷體" w:eastAsia="標楷體" w:hAnsi="標楷體" w:cs="新細明體"/>
                <w:color w:val="000000"/>
                <w:kern w:val="0"/>
                <w:highlight w:val="yellow"/>
              </w:rPr>
            </w:pPr>
            <w:r w:rsidRPr="00524629">
              <w:rPr>
                <w:rFonts w:ascii="標楷體" w:eastAsia="標楷體" w:hAnsi="標楷體" w:cs="新細明體"/>
                <w:color w:val="000000" w:themeColor="text1"/>
                <w:kern w:val="0"/>
                <w:highlight w:val="yellow"/>
              </w:rPr>
              <w:t>X</w:t>
            </w:r>
          </w:p>
        </w:tc>
        <w:tc>
          <w:tcPr>
            <w:tcW w:w="260" w:type="pct"/>
            <w:shd w:val="clear" w:color="auto" w:fill="auto"/>
            <w:noWrap/>
            <w:vAlign w:val="center"/>
          </w:tcPr>
          <w:p w14:paraId="4EF2DB7D" w14:textId="04A216B5" w:rsidR="00524629" w:rsidRPr="00524629" w:rsidRDefault="00524629" w:rsidP="00524629">
            <w:pPr>
              <w:widowControl/>
              <w:jc w:val="center"/>
              <w:rPr>
                <w:rFonts w:ascii="標楷體" w:eastAsia="標楷體" w:hAnsi="標楷體" w:cs="新細明體"/>
                <w:color w:val="000000"/>
                <w:kern w:val="0"/>
                <w:highlight w:val="yellow"/>
              </w:rPr>
            </w:pPr>
            <w:r w:rsidRPr="00524629">
              <w:rPr>
                <w:rFonts w:ascii="標楷體" w:eastAsia="標楷體" w:hAnsi="標楷體" w:cs="新細明體" w:hint="eastAsia"/>
                <w:color w:val="000000" w:themeColor="text1"/>
                <w:kern w:val="0"/>
                <w:highlight w:val="yellow"/>
              </w:rPr>
              <w:t>1</w:t>
            </w:r>
          </w:p>
        </w:tc>
        <w:tc>
          <w:tcPr>
            <w:tcW w:w="143" w:type="pct"/>
          </w:tcPr>
          <w:p w14:paraId="55DB217A" w14:textId="594DE3A9" w:rsidR="00524629" w:rsidRPr="00524629" w:rsidRDefault="00524629" w:rsidP="00524629">
            <w:pPr>
              <w:widowControl/>
              <w:jc w:val="center"/>
              <w:rPr>
                <w:rFonts w:ascii="標楷體" w:eastAsia="標楷體" w:hAnsi="標楷體" w:cs="新細明體"/>
                <w:color w:val="000000"/>
                <w:kern w:val="0"/>
                <w:highlight w:val="yellow"/>
              </w:rPr>
            </w:pPr>
            <w:r w:rsidRPr="00524629">
              <w:rPr>
                <w:rFonts w:ascii="標楷體" w:eastAsia="標楷體" w:hAnsi="標楷體" w:cs="新細明體" w:hint="eastAsia"/>
                <w:color w:val="000000" w:themeColor="text1"/>
                <w:kern w:val="0"/>
                <w:highlight w:val="yellow"/>
              </w:rPr>
              <w:t>V</w:t>
            </w:r>
          </w:p>
        </w:tc>
        <w:tc>
          <w:tcPr>
            <w:tcW w:w="1057" w:type="pct"/>
            <w:shd w:val="clear" w:color="auto" w:fill="auto"/>
            <w:noWrap/>
            <w:vAlign w:val="center"/>
          </w:tcPr>
          <w:p w14:paraId="1C23B64B"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1</w:t>
            </w:r>
            <w:r w:rsidRPr="00524629">
              <w:rPr>
                <w:rFonts w:ascii="標楷體" w:eastAsia="標楷體" w:hAnsi="標楷體" w:cs="新細明體" w:hint="eastAsia"/>
                <w:color w:val="000000" w:themeColor="text1"/>
                <w:kern w:val="0"/>
                <w:highlight w:val="yellow"/>
              </w:rPr>
              <w:tab/>
              <w:t>審查課專案經理</w:t>
            </w:r>
          </w:p>
          <w:p w14:paraId="2115244E"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2</w:t>
            </w:r>
            <w:r w:rsidRPr="00524629">
              <w:rPr>
                <w:rFonts w:ascii="標楷體" w:eastAsia="標楷體" w:hAnsi="標楷體" w:cs="新細明體" w:hint="eastAsia"/>
                <w:color w:val="000000" w:themeColor="text1"/>
                <w:kern w:val="0"/>
                <w:highlight w:val="yellow"/>
              </w:rPr>
              <w:tab/>
              <w:t>審查課主管</w:t>
            </w:r>
          </w:p>
          <w:p w14:paraId="431E7BA2"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3</w:t>
            </w:r>
            <w:r w:rsidRPr="00524629">
              <w:rPr>
                <w:rFonts w:ascii="標楷體" w:eastAsia="標楷體" w:hAnsi="標楷體" w:cs="新細明體" w:hint="eastAsia"/>
                <w:color w:val="000000" w:themeColor="text1"/>
                <w:kern w:val="0"/>
                <w:highlight w:val="yellow"/>
              </w:rPr>
              <w:tab/>
              <w:t>部主管</w:t>
            </w:r>
          </w:p>
          <w:p w14:paraId="0379D1A5"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4</w:t>
            </w:r>
            <w:r w:rsidRPr="00524629">
              <w:rPr>
                <w:rFonts w:ascii="標楷體" w:eastAsia="標楷體" w:hAnsi="標楷體" w:cs="新細明體" w:hint="eastAsia"/>
                <w:color w:val="000000" w:themeColor="text1"/>
                <w:kern w:val="0"/>
                <w:highlight w:val="yellow"/>
              </w:rPr>
              <w:tab/>
              <w:t>轄放款部資深協理</w:t>
            </w:r>
          </w:p>
          <w:p w14:paraId="736C479B"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5</w:t>
            </w:r>
            <w:r w:rsidRPr="00524629">
              <w:rPr>
                <w:rFonts w:ascii="標楷體" w:eastAsia="標楷體" w:hAnsi="標楷體" w:cs="新細明體" w:hint="eastAsia"/>
                <w:color w:val="000000" w:themeColor="text1"/>
                <w:kern w:val="0"/>
                <w:highlight w:val="yellow"/>
              </w:rPr>
              <w:tab/>
              <w:t>轄放款部最高主管</w:t>
            </w:r>
          </w:p>
          <w:p w14:paraId="1C040D02"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6</w:t>
            </w:r>
            <w:r w:rsidRPr="00524629">
              <w:rPr>
                <w:rFonts w:ascii="標楷體" w:eastAsia="標楷體" w:hAnsi="標楷體" w:cs="新細明體" w:hint="eastAsia"/>
                <w:color w:val="000000" w:themeColor="text1"/>
                <w:kern w:val="0"/>
                <w:highlight w:val="yellow"/>
              </w:rPr>
              <w:tab/>
              <w:t>總經理</w:t>
            </w:r>
          </w:p>
          <w:p w14:paraId="6273B767"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7</w:t>
            </w:r>
            <w:r w:rsidRPr="00524629">
              <w:rPr>
                <w:rFonts w:ascii="標楷體" w:eastAsia="標楷體" w:hAnsi="標楷體" w:cs="新細明體" w:hint="eastAsia"/>
                <w:color w:val="000000" w:themeColor="text1"/>
                <w:kern w:val="0"/>
                <w:highlight w:val="yellow"/>
              </w:rPr>
              <w:tab/>
              <w:t>副董事長</w:t>
            </w:r>
          </w:p>
          <w:p w14:paraId="0C4FD4AB"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8</w:t>
            </w:r>
            <w:r w:rsidRPr="00524629">
              <w:rPr>
                <w:rFonts w:ascii="標楷體" w:eastAsia="標楷體" w:hAnsi="標楷體" w:cs="新細明體" w:hint="eastAsia"/>
                <w:color w:val="000000" w:themeColor="text1"/>
                <w:kern w:val="0"/>
                <w:highlight w:val="yellow"/>
              </w:rPr>
              <w:tab/>
              <w:t>董事長</w:t>
            </w:r>
          </w:p>
          <w:p w14:paraId="52A021B5" w14:textId="6A99A669" w:rsidR="00524629" w:rsidRPr="00524629" w:rsidRDefault="00524629" w:rsidP="00524629">
            <w:pPr>
              <w:pStyle w:val="af9"/>
              <w:widowControl/>
              <w:numPr>
                <w:ilvl w:val="0"/>
                <w:numId w:val="47"/>
              </w:numPr>
              <w:ind w:leftChars="0"/>
              <w:rPr>
                <w:rFonts w:ascii="標楷體" w:eastAsia="標楷體" w:hAnsi="標楷體" w:cs="新細明體"/>
                <w:color w:val="000000"/>
                <w:kern w:val="0"/>
                <w:highlight w:val="yellow"/>
              </w:rPr>
            </w:pPr>
            <w:r w:rsidRPr="00524629">
              <w:rPr>
                <w:rFonts w:ascii="標楷體" w:eastAsia="標楷體" w:hAnsi="標楷體" w:cs="新細明體" w:hint="eastAsia"/>
                <w:color w:val="000000" w:themeColor="text1"/>
                <w:kern w:val="0"/>
                <w:highlight w:val="yellow"/>
              </w:rPr>
              <w:t>董事會</w:t>
            </w:r>
          </w:p>
        </w:tc>
      </w:tr>
      <w:tr w:rsidR="00524629" w:rsidRPr="008F20B5" w14:paraId="27C2DA8C" w14:textId="77777777" w:rsidTr="000B3118">
        <w:trPr>
          <w:trHeight w:val="20"/>
          <w:tblHeader/>
        </w:trPr>
        <w:tc>
          <w:tcPr>
            <w:tcW w:w="172" w:type="pct"/>
            <w:shd w:val="clear" w:color="auto" w:fill="auto"/>
          </w:tcPr>
          <w:p w14:paraId="6D9ABB72" w14:textId="7C997240" w:rsidR="00524629" w:rsidRPr="00524629" w:rsidRDefault="00524629" w:rsidP="0052462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lastRenderedPageBreak/>
              <w:t>19</w:t>
            </w:r>
          </w:p>
        </w:tc>
        <w:tc>
          <w:tcPr>
            <w:tcW w:w="1191" w:type="pct"/>
            <w:shd w:val="clear" w:color="auto" w:fill="auto"/>
            <w:noWrap/>
            <w:vAlign w:val="center"/>
            <w:hideMark/>
          </w:tcPr>
          <w:p w14:paraId="64160118" w14:textId="52BD87B3" w:rsidR="00524629" w:rsidRPr="008F20B5" w:rsidRDefault="00524629" w:rsidP="00524629">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2005" w:type="pct"/>
            <w:shd w:val="clear" w:color="auto" w:fill="auto"/>
            <w:noWrap/>
            <w:vAlign w:val="center"/>
            <w:hideMark/>
          </w:tcPr>
          <w:p w14:paraId="3B34D926" w14:textId="4C0BC4D4" w:rsidR="00524629" w:rsidRPr="008F20B5" w:rsidRDefault="00524629" w:rsidP="0052462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172" w:type="pct"/>
            <w:shd w:val="clear" w:color="auto" w:fill="auto"/>
            <w:noWrap/>
            <w:vAlign w:val="center"/>
            <w:hideMark/>
          </w:tcPr>
          <w:p w14:paraId="757B6210" w14:textId="77777777"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196E0929" w14:textId="77777777"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4D8A79D3" w14:textId="77777777" w:rsidR="00524629" w:rsidRPr="008F20B5" w:rsidRDefault="00524629" w:rsidP="00524629">
            <w:pPr>
              <w:widowControl/>
              <w:jc w:val="center"/>
              <w:rPr>
                <w:rFonts w:ascii="標楷體" w:eastAsia="標楷體" w:hAnsi="標楷體" w:cs="新細明體"/>
                <w:color w:val="000000"/>
                <w:kern w:val="0"/>
              </w:rPr>
            </w:pPr>
          </w:p>
        </w:tc>
        <w:tc>
          <w:tcPr>
            <w:tcW w:w="1057" w:type="pct"/>
            <w:shd w:val="clear" w:color="auto" w:fill="auto"/>
            <w:noWrap/>
            <w:vAlign w:val="center"/>
          </w:tcPr>
          <w:p w14:paraId="2D621B6C" w14:textId="0D533E52" w:rsidR="00524629" w:rsidRPr="008F20B5" w:rsidRDefault="00524629" w:rsidP="00524629">
            <w:pPr>
              <w:widowControl/>
              <w:rPr>
                <w:rFonts w:ascii="標楷體" w:eastAsia="標楷體" w:hAnsi="標楷體" w:cs="新細明體"/>
                <w:color w:val="000000"/>
                <w:kern w:val="0"/>
              </w:rPr>
            </w:pPr>
          </w:p>
        </w:tc>
      </w:tr>
      <w:tr w:rsidR="00524629" w:rsidRPr="008F20B5" w14:paraId="64F9113D" w14:textId="77777777" w:rsidTr="000B3118">
        <w:trPr>
          <w:trHeight w:val="20"/>
          <w:tblHeader/>
        </w:trPr>
        <w:tc>
          <w:tcPr>
            <w:tcW w:w="172" w:type="pct"/>
            <w:shd w:val="clear" w:color="auto" w:fill="auto"/>
          </w:tcPr>
          <w:p w14:paraId="7FF2E7DA" w14:textId="4D7A25C3" w:rsidR="00524629" w:rsidRPr="00524629" w:rsidDel="00B24897" w:rsidRDefault="00524629" w:rsidP="00524629">
            <w:pPr>
              <w:widowControl/>
              <w:rPr>
                <w:rFonts w:ascii="標楷體" w:eastAsia="標楷體" w:hAnsi="標楷體" w:cs="新細明體"/>
                <w:color w:val="000000"/>
                <w:kern w:val="0"/>
              </w:rPr>
            </w:pPr>
            <w:r>
              <w:rPr>
                <w:rFonts w:ascii="標楷體" w:eastAsia="標楷體" w:hAnsi="標楷體" w:cs="新細明體" w:hint="eastAsia"/>
                <w:color w:val="000000"/>
                <w:kern w:val="0"/>
              </w:rPr>
              <w:t>20</w:t>
            </w:r>
          </w:p>
        </w:tc>
        <w:tc>
          <w:tcPr>
            <w:tcW w:w="1191" w:type="pct"/>
            <w:shd w:val="clear" w:color="auto" w:fill="auto"/>
            <w:noWrap/>
          </w:tcPr>
          <w:p w14:paraId="24B58CBC" w14:textId="00A2E3A0" w:rsidR="00524629" w:rsidRPr="008F20B5" w:rsidRDefault="00524629" w:rsidP="00524629">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Coorgnizer</w:t>
            </w:r>
            <w:proofErr w:type="spellEnd"/>
          </w:p>
        </w:tc>
        <w:tc>
          <w:tcPr>
            <w:tcW w:w="2005" w:type="pct"/>
            <w:shd w:val="clear" w:color="auto" w:fill="auto"/>
            <w:noWrap/>
          </w:tcPr>
          <w:p w14:paraId="63E4C98F" w14:textId="04033098" w:rsidR="00524629" w:rsidRPr="008F20B5" w:rsidRDefault="00524629" w:rsidP="00524629">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協辦人</w:t>
            </w:r>
          </w:p>
        </w:tc>
        <w:tc>
          <w:tcPr>
            <w:tcW w:w="172" w:type="pct"/>
            <w:shd w:val="clear" w:color="auto" w:fill="auto"/>
            <w:noWrap/>
            <w:vAlign w:val="center"/>
          </w:tcPr>
          <w:p w14:paraId="5B1554CE" w14:textId="096BE4EE"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tcPr>
          <w:p w14:paraId="5C634537" w14:textId="0B3A35CB"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792B30A" w14:textId="77777777" w:rsidR="00524629" w:rsidRPr="008F20B5" w:rsidDel="004C742C" w:rsidRDefault="00524629" w:rsidP="00524629">
            <w:pPr>
              <w:widowControl/>
              <w:jc w:val="center"/>
              <w:rPr>
                <w:rFonts w:ascii="標楷體" w:eastAsia="標楷體" w:hAnsi="標楷體" w:cs="新細明體"/>
                <w:color w:val="000000"/>
                <w:kern w:val="0"/>
              </w:rPr>
            </w:pPr>
          </w:p>
        </w:tc>
        <w:tc>
          <w:tcPr>
            <w:tcW w:w="1057" w:type="pct"/>
            <w:shd w:val="clear" w:color="auto" w:fill="auto"/>
            <w:noWrap/>
            <w:vAlign w:val="center"/>
          </w:tcPr>
          <w:p w14:paraId="67633BC6" w14:textId="547069AB" w:rsidR="00524629" w:rsidRPr="008F20B5" w:rsidDel="004C742C" w:rsidRDefault="00524629" w:rsidP="00524629">
            <w:pPr>
              <w:widowControl/>
              <w:rPr>
                <w:rFonts w:ascii="標楷體" w:eastAsia="標楷體" w:hAnsi="標楷體" w:cs="新細明體"/>
                <w:color w:val="000000"/>
                <w:kern w:val="0"/>
              </w:rPr>
            </w:pPr>
          </w:p>
        </w:tc>
      </w:tr>
      <w:tr w:rsidR="00524629" w:rsidRPr="008F20B5" w14:paraId="68F323E4" w14:textId="77777777" w:rsidTr="000B3118">
        <w:trPr>
          <w:trHeight w:val="20"/>
          <w:tblHeader/>
        </w:trPr>
        <w:tc>
          <w:tcPr>
            <w:tcW w:w="172" w:type="pct"/>
            <w:shd w:val="clear" w:color="auto" w:fill="auto"/>
          </w:tcPr>
          <w:p w14:paraId="39806861" w14:textId="2CF71ECA" w:rsidR="00524629" w:rsidRPr="00524629" w:rsidRDefault="00524629" w:rsidP="00524629">
            <w:pPr>
              <w:rPr>
                <w:rFonts w:ascii="標楷體" w:eastAsia="標楷體" w:hAnsi="標楷體"/>
              </w:rPr>
            </w:pPr>
            <w:r>
              <w:rPr>
                <w:rFonts w:ascii="標楷體" w:eastAsia="標楷體" w:hAnsi="標楷體" w:hint="eastAsia"/>
              </w:rPr>
              <w:t>21</w:t>
            </w:r>
          </w:p>
        </w:tc>
        <w:tc>
          <w:tcPr>
            <w:tcW w:w="1191" w:type="pct"/>
            <w:shd w:val="clear" w:color="auto" w:fill="auto"/>
            <w:noWrap/>
            <w:vAlign w:val="center"/>
            <w:hideMark/>
          </w:tcPr>
          <w:p w14:paraId="0E31253C" w14:textId="77777777" w:rsidR="00524629" w:rsidRPr="008F20B5" w:rsidRDefault="00524629" w:rsidP="0052462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ProcessCode</w:t>
            </w:r>
            <w:proofErr w:type="spellEnd"/>
          </w:p>
        </w:tc>
        <w:tc>
          <w:tcPr>
            <w:tcW w:w="2005" w:type="pct"/>
            <w:shd w:val="clear" w:color="auto" w:fill="auto"/>
            <w:noWrap/>
            <w:vAlign w:val="center"/>
            <w:hideMark/>
          </w:tcPr>
          <w:p w14:paraId="0E6E3A07" w14:textId="77777777" w:rsidR="00524629" w:rsidRPr="008F20B5" w:rsidRDefault="00524629" w:rsidP="0052462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處理情形</w:t>
            </w:r>
          </w:p>
        </w:tc>
        <w:tc>
          <w:tcPr>
            <w:tcW w:w="172" w:type="pct"/>
            <w:shd w:val="clear" w:color="auto" w:fill="auto"/>
            <w:noWrap/>
            <w:vAlign w:val="center"/>
            <w:hideMark/>
          </w:tcPr>
          <w:p w14:paraId="35B4E01B" w14:textId="1BE91D1C"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706432C" w14:textId="77777777"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508FD4DF" w14:textId="5F62CF9D" w:rsidR="00524629" w:rsidRPr="000C62BF" w:rsidRDefault="00524629" w:rsidP="0052462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464BE73F" w14:textId="51EB7261" w:rsidR="00524629" w:rsidRPr="008F20B5" w:rsidRDefault="00524629" w:rsidP="00524629">
            <w:pPr>
              <w:widowControl/>
              <w:rPr>
                <w:rFonts w:ascii="標楷體" w:eastAsia="標楷體" w:hAnsi="標楷體" w:cs="新細明體"/>
                <w:color w:val="000000"/>
                <w:kern w:val="0"/>
              </w:rPr>
            </w:pPr>
            <w:r w:rsidRPr="000C62BF">
              <w:rPr>
                <w:rFonts w:ascii="標楷體" w:eastAsia="標楷體" w:hAnsi="標楷體" w:cs="新細明體" w:hint="eastAsia"/>
                <w:color w:val="000000"/>
                <w:kern w:val="0"/>
              </w:rPr>
              <w:t>0:受理中</w:t>
            </w:r>
          </w:p>
        </w:tc>
      </w:tr>
      <w:tr w:rsidR="00524629" w:rsidRPr="008F20B5" w14:paraId="324E4121" w14:textId="77777777" w:rsidTr="000B3118">
        <w:trPr>
          <w:trHeight w:val="20"/>
          <w:tblHeader/>
        </w:trPr>
        <w:tc>
          <w:tcPr>
            <w:tcW w:w="172" w:type="pct"/>
            <w:shd w:val="clear" w:color="auto" w:fill="auto"/>
          </w:tcPr>
          <w:p w14:paraId="018D5E32" w14:textId="0365226D" w:rsidR="00524629" w:rsidRPr="00524629" w:rsidRDefault="00524629" w:rsidP="00524629">
            <w:pPr>
              <w:widowControl/>
              <w:rPr>
                <w:rFonts w:ascii="標楷體" w:eastAsia="標楷體" w:hAnsi="標楷體" w:cs="新細明體"/>
                <w:color w:val="000000"/>
                <w:kern w:val="0"/>
              </w:rPr>
            </w:pPr>
            <w:r>
              <w:rPr>
                <w:rFonts w:ascii="標楷體" w:eastAsia="標楷體" w:hAnsi="標楷體" w:cs="新細明體" w:hint="eastAsia"/>
                <w:color w:val="000000"/>
                <w:kern w:val="0"/>
              </w:rPr>
              <w:t>22</w:t>
            </w:r>
          </w:p>
        </w:tc>
        <w:tc>
          <w:tcPr>
            <w:tcW w:w="1191" w:type="pct"/>
            <w:shd w:val="clear" w:color="auto" w:fill="auto"/>
            <w:noWrap/>
            <w:vAlign w:val="center"/>
            <w:hideMark/>
          </w:tcPr>
          <w:p w14:paraId="27636700" w14:textId="77777777" w:rsidR="00524629" w:rsidRPr="008F20B5" w:rsidRDefault="00524629" w:rsidP="0052462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GroupId</w:t>
            </w:r>
            <w:proofErr w:type="spellEnd"/>
          </w:p>
        </w:tc>
        <w:tc>
          <w:tcPr>
            <w:tcW w:w="2005" w:type="pct"/>
            <w:shd w:val="clear" w:color="auto" w:fill="auto"/>
            <w:noWrap/>
            <w:vAlign w:val="center"/>
            <w:hideMark/>
          </w:tcPr>
          <w:p w14:paraId="2B7345BE" w14:textId="77777777" w:rsidR="00524629" w:rsidRPr="008F20B5" w:rsidRDefault="00524629" w:rsidP="0052462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172" w:type="pct"/>
            <w:shd w:val="clear" w:color="auto" w:fill="auto"/>
            <w:noWrap/>
            <w:vAlign w:val="center"/>
            <w:hideMark/>
          </w:tcPr>
          <w:p w14:paraId="004747BB" w14:textId="77777777"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49978785" w14:textId="77777777"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73AB5A34" w14:textId="77777777" w:rsidR="00524629" w:rsidRPr="008F20B5" w:rsidRDefault="00524629" w:rsidP="00524629">
            <w:pPr>
              <w:widowControl/>
              <w:jc w:val="center"/>
              <w:rPr>
                <w:rFonts w:ascii="標楷體" w:eastAsia="標楷體" w:hAnsi="標楷體" w:cs="新細明體"/>
                <w:color w:val="000000"/>
                <w:kern w:val="0"/>
              </w:rPr>
            </w:pPr>
          </w:p>
        </w:tc>
        <w:tc>
          <w:tcPr>
            <w:tcW w:w="1057" w:type="pct"/>
            <w:shd w:val="clear" w:color="auto" w:fill="auto"/>
            <w:noWrap/>
            <w:vAlign w:val="center"/>
            <w:hideMark/>
          </w:tcPr>
          <w:p w14:paraId="5536CC73" w14:textId="38E63C7D" w:rsidR="00524629" w:rsidRPr="008F20B5" w:rsidRDefault="00524629" w:rsidP="00524629">
            <w:pPr>
              <w:widowControl/>
              <w:rPr>
                <w:rFonts w:ascii="標楷體" w:eastAsia="標楷體" w:hAnsi="標楷體" w:cs="新細明體"/>
                <w:color w:val="000000"/>
                <w:kern w:val="0"/>
              </w:rPr>
            </w:pPr>
          </w:p>
        </w:tc>
      </w:tr>
      <w:tr w:rsidR="00524629" w:rsidRPr="003C4ED9" w14:paraId="44C59B5F" w14:textId="77777777" w:rsidTr="000B3118">
        <w:trPr>
          <w:trHeight w:val="20"/>
          <w:tblHeader/>
        </w:trPr>
        <w:tc>
          <w:tcPr>
            <w:tcW w:w="172" w:type="pct"/>
            <w:shd w:val="clear" w:color="auto" w:fill="auto"/>
          </w:tcPr>
          <w:p w14:paraId="13EF3708" w14:textId="74BA2B93" w:rsidR="00524629" w:rsidRPr="00524629" w:rsidRDefault="00524629" w:rsidP="00524629">
            <w:pPr>
              <w:widowControl/>
              <w:rPr>
                <w:rFonts w:ascii="標楷體" w:eastAsia="標楷體" w:hAnsi="標楷體" w:cs="新細明體"/>
                <w:kern w:val="0"/>
              </w:rPr>
            </w:pPr>
            <w:r>
              <w:rPr>
                <w:rFonts w:ascii="標楷體" w:eastAsia="標楷體" w:hAnsi="標楷體" w:cs="新細明體" w:hint="eastAsia"/>
                <w:kern w:val="0"/>
              </w:rPr>
              <w:t>23</w:t>
            </w:r>
          </w:p>
        </w:tc>
        <w:tc>
          <w:tcPr>
            <w:tcW w:w="1191" w:type="pct"/>
            <w:shd w:val="clear" w:color="auto" w:fill="auto"/>
            <w:noWrap/>
            <w:vAlign w:val="center"/>
          </w:tcPr>
          <w:p w14:paraId="5B1ED9E3" w14:textId="0262B2A3" w:rsidR="00524629" w:rsidRPr="00F35DF8" w:rsidRDefault="00524629" w:rsidP="00524629">
            <w:pPr>
              <w:widowControl/>
              <w:rPr>
                <w:rFonts w:ascii="標楷體" w:eastAsia="標楷體" w:hAnsi="標楷體" w:cs="新細明體"/>
                <w:kern w:val="0"/>
              </w:rPr>
            </w:pPr>
            <w:proofErr w:type="spellStart"/>
            <w:r w:rsidRPr="00F35DF8">
              <w:rPr>
                <w:rFonts w:ascii="標楷體" w:eastAsia="標楷體" w:hAnsi="標楷體" w:cs="新細明體"/>
                <w:kern w:val="0"/>
              </w:rPr>
              <w:t>FacShareApplNo</w:t>
            </w:r>
            <w:proofErr w:type="spellEnd"/>
          </w:p>
        </w:tc>
        <w:tc>
          <w:tcPr>
            <w:tcW w:w="2005" w:type="pct"/>
            <w:shd w:val="clear" w:color="auto" w:fill="auto"/>
            <w:noWrap/>
            <w:vAlign w:val="center"/>
          </w:tcPr>
          <w:p w14:paraId="4999CB35" w14:textId="38380E96"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hint="eastAsia"/>
                <w:kern w:val="0"/>
              </w:rPr>
              <w:t>核准號碼</w:t>
            </w:r>
          </w:p>
        </w:tc>
        <w:tc>
          <w:tcPr>
            <w:tcW w:w="172" w:type="pct"/>
            <w:shd w:val="clear" w:color="auto" w:fill="auto"/>
            <w:noWrap/>
            <w:vAlign w:val="center"/>
          </w:tcPr>
          <w:p w14:paraId="2C157FC1" w14:textId="24ED219B"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A</w:t>
            </w:r>
          </w:p>
        </w:tc>
        <w:tc>
          <w:tcPr>
            <w:tcW w:w="260" w:type="pct"/>
            <w:shd w:val="clear" w:color="auto" w:fill="auto"/>
            <w:noWrap/>
            <w:vAlign w:val="center"/>
          </w:tcPr>
          <w:p w14:paraId="4FD2DE3D" w14:textId="3F3F236A"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67A49CCE" w14:textId="2B7E32F0" w:rsidR="00524629" w:rsidRPr="00F35DF8" w:rsidRDefault="00524629" w:rsidP="00524629">
            <w:pPr>
              <w:widowControl/>
              <w:jc w:val="center"/>
              <w:rPr>
                <w:rFonts w:ascii="標楷體" w:eastAsia="標楷體" w:hAnsi="標楷體" w:cs="新細明體"/>
                <w:kern w:val="0"/>
              </w:rPr>
            </w:pPr>
          </w:p>
        </w:tc>
        <w:tc>
          <w:tcPr>
            <w:tcW w:w="1057" w:type="pct"/>
            <w:shd w:val="clear" w:color="auto" w:fill="auto"/>
            <w:noWrap/>
            <w:vAlign w:val="center"/>
          </w:tcPr>
          <w:p w14:paraId="31207217" w14:textId="109FE33E" w:rsidR="00524629" w:rsidRPr="00F35DF8" w:rsidRDefault="00524629" w:rsidP="00524629">
            <w:pPr>
              <w:widowControl/>
              <w:rPr>
                <w:rFonts w:ascii="標楷體" w:eastAsia="標楷體" w:hAnsi="標楷體" w:cs="新細明體"/>
                <w:kern w:val="0"/>
              </w:rPr>
            </w:pPr>
            <w:r w:rsidRPr="00F35DF8">
              <w:rPr>
                <w:rFonts w:ascii="標楷體" w:eastAsia="標楷體" w:hAnsi="標楷體" w:cs="Arial"/>
                <w:shd w:val="clear" w:color="auto" w:fill="FFFFFF"/>
              </w:rPr>
              <w:t>申報戶的核准號碼</w:t>
            </w:r>
          </w:p>
        </w:tc>
      </w:tr>
      <w:tr w:rsidR="00524629" w:rsidRPr="003C4ED9" w14:paraId="15F95BDF" w14:textId="77777777" w:rsidTr="000B3118">
        <w:trPr>
          <w:trHeight w:val="20"/>
          <w:tblHeader/>
        </w:trPr>
        <w:tc>
          <w:tcPr>
            <w:tcW w:w="172" w:type="pct"/>
            <w:shd w:val="clear" w:color="auto" w:fill="auto"/>
          </w:tcPr>
          <w:p w14:paraId="7D3413B6" w14:textId="16AFA908" w:rsidR="00524629" w:rsidRPr="00524629" w:rsidRDefault="00524629" w:rsidP="00524629">
            <w:pPr>
              <w:widowControl/>
              <w:rPr>
                <w:rFonts w:ascii="標楷體" w:eastAsia="標楷體" w:hAnsi="標楷體" w:cs="新細明體"/>
                <w:kern w:val="0"/>
              </w:rPr>
            </w:pPr>
            <w:r>
              <w:rPr>
                <w:rFonts w:ascii="標楷體" w:eastAsia="標楷體" w:hAnsi="標楷體" w:cs="新細明體" w:hint="eastAsia"/>
                <w:kern w:val="0"/>
              </w:rPr>
              <w:t>24</w:t>
            </w:r>
          </w:p>
        </w:tc>
        <w:tc>
          <w:tcPr>
            <w:tcW w:w="1191" w:type="pct"/>
            <w:shd w:val="clear" w:color="auto" w:fill="auto"/>
            <w:noWrap/>
            <w:vAlign w:val="center"/>
          </w:tcPr>
          <w:p w14:paraId="51E52F1E" w14:textId="663BB676" w:rsidR="00524629" w:rsidRPr="00F35DF8" w:rsidRDefault="00524629" w:rsidP="00524629">
            <w:pPr>
              <w:widowControl/>
              <w:rPr>
                <w:rFonts w:ascii="標楷體" w:eastAsia="標楷體" w:hAnsi="標楷體" w:cs="新細明體"/>
                <w:kern w:val="0"/>
              </w:rPr>
            </w:pPr>
            <w:proofErr w:type="spellStart"/>
            <w:r w:rsidRPr="00F35DF8">
              <w:rPr>
                <w:rFonts w:ascii="標楷體" w:eastAsia="標楷體" w:hAnsi="標楷體" w:cs="新細明體"/>
                <w:kern w:val="0"/>
              </w:rPr>
              <w:t>JcicMergeFlag</w:t>
            </w:r>
            <w:proofErr w:type="spellEnd"/>
          </w:p>
        </w:tc>
        <w:tc>
          <w:tcPr>
            <w:tcW w:w="2005" w:type="pct"/>
            <w:shd w:val="clear" w:color="auto" w:fill="auto"/>
            <w:noWrap/>
            <w:vAlign w:val="center"/>
          </w:tcPr>
          <w:p w14:paraId="604D716E" w14:textId="2CC32656"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hint="eastAsia"/>
                <w:kern w:val="0"/>
              </w:rPr>
              <w:t>是否合併申報</w:t>
            </w:r>
          </w:p>
        </w:tc>
        <w:tc>
          <w:tcPr>
            <w:tcW w:w="172" w:type="pct"/>
            <w:shd w:val="clear" w:color="auto" w:fill="auto"/>
            <w:noWrap/>
            <w:vAlign w:val="center"/>
          </w:tcPr>
          <w:p w14:paraId="16057982" w14:textId="7DE344E7"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kern w:val="0"/>
              </w:rPr>
              <w:t>X</w:t>
            </w:r>
          </w:p>
        </w:tc>
        <w:tc>
          <w:tcPr>
            <w:tcW w:w="260" w:type="pct"/>
            <w:shd w:val="clear" w:color="auto" w:fill="auto"/>
            <w:noWrap/>
            <w:vAlign w:val="center"/>
          </w:tcPr>
          <w:p w14:paraId="6B131CF5" w14:textId="416CB8E1"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74ACDB3" w14:textId="77777777" w:rsidR="00524629" w:rsidRPr="00F35DF8" w:rsidRDefault="00524629" w:rsidP="00524629">
            <w:pPr>
              <w:widowControl/>
              <w:jc w:val="center"/>
              <w:rPr>
                <w:rFonts w:ascii="標楷體" w:eastAsia="標楷體" w:hAnsi="標楷體" w:cs="新細明體"/>
                <w:kern w:val="0"/>
              </w:rPr>
            </w:pPr>
          </w:p>
        </w:tc>
        <w:tc>
          <w:tcPr>
            <w:tcW w:w="1057" w:type="pct"/>
            <w:shd w:val="clear" w:color="auto" w:fill="auto"/>
            <w:noWrap/>
            <w:vAlign w:val="center"/>
          </w:tcPr>
          <w:p w14:paraId="1897F7EB" w14:textId="77777777"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BC23F0A" w14:textId="17701822"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524629" w:rsidRPr="000B3118" w14:paraId="56944487" w14:textId="77777777" w:rsidTr="000B3118">
        <w:trPr>
          <w:trHeight w:val="20"/>
          <w:tblHeader/>
        </w:trPr>
        <w:tc>
          <w:tcPr>
            <w:tcW w:w="172" w:type="pct"/>
            <w:shd w:val="clear" w:color="auto" w:fill="auto"/>
          </w:tcPr>
          <w:p w14:paraId="1C8EF08F" w14:textId="39B33FA4" w:rsidR="00524629" w:rsidRPr="00524629" w:rsidRDefault="00524629" w:rsidP="00524629">
            <w:pPr>
              <w:widowControl/>
              <w:rPr>
                <w:rFonts w:ascii="標楷體" w:eastAsia="標楷體" w:hAnsi="標楷體" w:cs="新細明體"/>
                <w:kern w:val="0"/>
              </w:rPr>
            </w:pPr>
            <w:r>
              <w:rPr>
                <w:rFonts w:ascii="標楷體" w:eastAsia="標楷體" w:hAnsi="標楷體" w:cs="新細明體" w:hint="eastAsia"/>
                <w:kern w:val="0"/>
              </w:rPr>
              <w:t>25</w:t>
            </w:r>
          </w:p>
        </w:tc>
        <w:tc>
          <w:tcPr>
            <w:tcW w:w="1191" w:type="pct"/>
            <w:shd w:val="clear" w:color="auto" w:fill="auto"/>
            <w:noWrap/>
            <w:vAlign w:val="center"/>
          </w:tcPr>
          <w:p w14:paraId="32AF6821" w14:textId="15C05F48" w:rsidR="00524629" w:rsidRPr="00F35DF8" w:rsidRDefault="00524629" w:rsidP="00524629">
            <w:pPr>
              <w:widowControl/>
              <w:rPr>
                <w:rFonts w:ascii="標楷體" w:eastAsia="標楷體" w:hAnsi="標楷體" w:cs="新細明體"/>
                <w:kern w:val="0"/>
              </w:rPr>
            </w:pPr>
            <w:proofErr w:type="spellStart"/>
            <w:r w:rsidRPr="00F35DF8">
              <w:rPr>
                <w:rFonts w:ascii="標楷體" w:eastAsia="標楷體" w:hAnsi="標楷體" w:cs="新細明體"/>
                <w:kern w:val="0"/>
              </w:rPr>
              <w:t>CreditSysNo</w:t>
            </w:r>
            <w:proofErr w:type="spellEnd"/>
          </w:p>
        </w:tc>
        <w:tc>
          <w:tcPr>
            <w:tcW w:w="2005" w:type="pct"/>
            <w:shd w:val="clear" w:color="auto" w:fill="auto"/>
            <w:noWrap/>
            <w:vAlign w:val="center"/>
          </w:tcPr>
          <w:p w14:paraId="0E3A8D16" w14:textId="0ACBA4D9"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hint="eastAsia"/>
                <w:kern w:val="0"/>
              </w:rPr>
              <w:t>案件編號</w:t>
            </w:r>
          </w:p>
        </w:tc>
        <w:tc>
          <w:tcPr>
            <w:tcW w:w="172" w:type="pct"/>
            <w:shd w:val="clear" w:color="auto" w:fill="auto"/>
            <w:noWrap/>
            <w:vAlign w:val="center"/>
          </w:tcPr>
          <w:p w14:paraId="77434953" w14:textId="22A323AC"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B60E82A" w14:textId="04E7BBDA"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7FB78C90" w14:textId="77777777" w:rsidR="00524629" w:rsidRPr="00F35DF8" w:rsidRDefault="00524629" w:rsidP="00524629">
            <w:pPr>
              <w:widowControl/>
              <w:jc w:val="center"/>
              <w:rPr>
                <w:rFonts w:ascii="標楷體" w:eastAsia="標楷體" w:hAnsi="標楷體" w:cs="新細明體"/>
                <w:kern w:val="0"/>
              </w:rPr>
            </w:pPr>
          </w:p>
        </w:tc>
        <w:tc>
          <w:tcPr>
            <w:tcW w:w="1057" w:type="pct"/>
            <w:shd w:val="clear" w:color="auto" w:fill="auto"/>
            <w:noWrap/>
            <w:vAlign w:val="center"/>
          </w:tcPr>
          <w:p w14:paraId="3F987383" w14:textId="77777777" w:rsidR="00524629" w:rsidRPr="00F35DF8" w:rsidRDefault="00524629" w:rsidP="00524629">
            <w:pPr>
              <w:widowControl/>
              <w:rPr>
                <w:rFonts w:ascii="標楷體" w:eastAsia="標楷體" w:hAnsi="標楷體" w:cs="Arial"/>
                <w:shd w:val="clear" w:color="auto" w:fill="FFFFFF"/>
              </w:rPr>
            </w:pPr>
          </w:p>
        </w:tc>
      </w:tr>
      <w:tr w:rsidR="00524629" w:rsidRPr="000B3118" w14:paraId="741E5B76" w14:textId="77777777" w:rsidTr="000B3118">
        <w:trPr>
          <w:trHeight w:val="20"/>
          <w:tblHeader/>
        </w:trPr>
        <w:tc>
          <w:tcPr>
            <w:tcW w:w="172" w:type="pct"/>
            <w:shd w:val="clear" w:color="auto" w:fill="auto"/>
          </w:tcPr>
          <w:p w14:paraId="03312F32" w14:textId="47180C43" w:rsidR="00524629" w:rsidRPr="00524629" w:rsidRDefault="00524629" w:rsidP="00524629">
            <w:pPr>
              <w:widowControl/>
              <w:rPr>
                <w:rFonts w:ascii="標楷體" w:eastAsia="標楷體" w:hAnsi="標楷體" w:cs="新細明體"/>
                <w:kern w:val="0"/>
              </w:rPr>
            </w:pPr>
            <w:r>
              <w:rPr>
                <w:rFonts w:ascii="標楷體" w:eastAsia="標楷體" w:hAnsi="標楷體" w:cs="新細明體" w:hint="eastAsia"/>
                <w:kern w:val="0"/>
              </w:rPr>
              <w:t>26</w:t>
            </w:r>
          </w:p>
        </w:tc>
        <w:tc>
          <w:tcPr>
            <w:tcW w:w="1191" w:type="pct"/>
            <w:shd w:val="clear" w:color="auto" w:fill="auto"/>
            <w:noWrap/>
            <w:vAlign w:val="center"/>
          </w:tcPr>
          <w:p w14:paraId="10EC4145" w14:textId="1E99665E" w:rsidR="00524629" w:rsidRPr="00F35DF8" w:rsidRDefault="00524629" w:rsidP="00524629">
            <w:pPr>
              <w:widowControl/>
              <w:rPr>
                <w:rFonts w:ascii="標楷體" w:eastAsia="標楷體" w:hAnsi="標楷體" w:cs="新細明體"/>
                <w:kern w:val="0"/>
              </w:rPr>
            </w:pPr>
            <w:proofErr w:type="spellStart"/>
            <w:r w:rsidRPr="00F35DF8">
              <w:rPr>
                <w:rFonts w:ascii="標楷體" w:eastAsia="標楷體" w:hAnsi="標楷體" w:cs="新細明體"/>
                <w:kern w:val="0"/>
              </w:rPr>
              <w:t>IsSuspected</w:t>
            </w:r>
            <w:proofErr w:type="spellEnd"/>
          </w:p>
        </w:tc>
        <w:tc>
          <w:tcPr>
            <w:tcW w:w="2005" w:type="pct"/>
            <w:shd w:val="clear" w:color="auto" w:fill="auto"/>
            <w:noWrap/>
            <w:vAlign w:val="center"/>
          </w:tcPr>
          <w:p w14:paraId="5290BF12" w14:textId="5F8ACD43"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是否為金控「疑似準利害關係人」名單</w:t>
            </w:r>
          </w:p>
        </w:tc>
        <w:tc>
          <w:tcPr>
            <w:tcW w:w="172" w:type="pct"/>
            <w:shd w:val="clear" w:color="auto" w:fill="auto"/>
            <w:noWrap/>
            <w:vAlign w:val="center"/>
          </w:tcPr>
          <w:p w14:paraId="15FEFF91" w14:textId="72B1914B"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729F11F9" w14:textId="0FF02A20"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B81756A" w14:textId="4B2C06AE"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4EA4E25F" w14:textId="77777777"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10825C5F" w14:textId="268D2962"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524629" w:rsidRPr="000B3118" w14:paraId="1D737321" w14:textId="77777777" w:rsidTr="000B3118">
        <w:trPr>
          <w:trHeight w:val="20"/>
          <w:tblHeader/>
        </w:trPr>
        <w:tc>
          <w:tcPr>
            <w:tcW w:w="172" w:type="pct"/>
            <w:shd w:val="clear" w:color="auto" w:fill="auto"/>
          </w:tcPr>
          <w:p w14:paraId="28BF4994" w14:textId="6C1BADF9" w:rsidR="00524629" w:rsidRPr="00524629" w:rsidRDefault="00524629" w:rsidP="00524629">
            <w:pPr>
              <w:widowControl/>
              <w:rPr>
                <w:rFonts w:ascii="標楷體" w:eastAsia="標楷體" w:hAnsi="標楷體" w:cs="新細明體"/>
                <w:kern w:val="0"/>
              </w:rPr>
            </w:pPr>
            <w:r>
              <w:rPr>
                <w:rFonts w:ascii="標楷體" w:eastAsia="標楷體" w:hAnsi="標楷體" w:cs="新細明體" w:hint="eastAsia"/>
                <w:kern w:val="0"/>
              </w:rPr>
              <w:t>27</w:t>
            </w:r>
          </w:p>
        </w:tc>
        <w:tc>
          <w:tcPr>
            <w:tcW w:w="1191" w:type="pct"/>
            <w:shd w:val="clear" w:color="auto" w:fill="auto"/>
            <w:noWrap/>
            <w:vAlign w:val="center"/>
          </w:tcPr>
          <w:p w14:paraId="4D766D6F" w14:textId="26E6D05B" w:rsidR="00524629" w:rsidRPr="00F35DF8" w:rsidRDefault="00524629" w:rsidP="00524629">
            <w:pPr>
              <w:widowControl/>
              <w:rPr>
                <w:rFonts w:ascii="標楷體" w:eastAsia="標楷體" w:hAnsi="標楷體" w:cs="新細明體"/>
                <w:kern w:val="0"/>
              </w:rPr>
            </w:pPr>
            <w:proofErr w:type="spellStart"/>
            <w:r w:rsidRPr="00F35DF8">
              <w:rPr>
                <w:rFonts w:ascii="標楷體" w:eastAsia="標楷體" w:hAnsi="標楷體" w:cs="新細明體"/>
                <w:kern w:val="0"/>
              </w:rPr>
              <w:t>IsSuspectedCheck</w:t>
            </w:r>
            <w:proofErr w:type="spellEnd"/>
          </w:p>
        </w:tc>
        <w:tc>
          <w:tcPr>
            <w:tcW w:w="2005" w:type="pct"/>
            <w:shd w:val="clear" w:color="auto" w:fill="auto"/>
            <w:noWrap/>
            <w:vAlign w:val="center"/>
          </w:tcPr>
          <w:p w14:paraId="53511DC7" w14:textId="33437EE1"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p>
        </w:tc>
        <w:tc>
          <w:tcPr>
            <w:tcW w:w="172" w:type="pct"/>
            <w:shd w:val="clear" w:color="auto" w:fill="auto"/>
            <w:noWrap/>
            <w:vAlign w:val="center"/>
          </w:tcPr>
          <w:p w14:paraId="69F04F0E" w14:textId="7B731B1E"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315BE47" w14:textId="09E43740"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4317CBD" w14:textId="1267AA74"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132854B7" w14:textId="77777777"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98B3B6B" w14:textId="0D46A861"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524629" w:rsidRPr="000B3118" w14:paraId="7517E483" w14:textId="77777777" w:rsidTr="000B3118">
        <w:trPr>
          <w:trHeight w:val="20"/>
          <w:tblHeader/>
        </w:trPr>
        <w:tc>
          <w:tcPr>
            <w:tcW w:w="172" w:type="pct"/>
            <w:shd w:val="clear" w:color="auto" w:fill="auto"/>
          </w:tcPr>
          <w:p w14:paraId="59ED0C0A" w14:textId="34DDD22D" w:rsidR="00524629" w:rsidRPr="00524629" w:rsidRDefault="00524629" w:rsidP="00524629">
            <w:pPr>
              <w:widowControl/>
              <w:rPr>
                <w:rFonts w:ascii="標楷體" w:eastAsia="標楷體" w:hAnsi="標楷體" w:cs="新細明體"/>
                <w:kern w:val="0"/>
              </w:rPr>
            </w:pPr>
            <w:r>
              <w:rPr>
                <w:rFonts w:ascii="標楷體" w:eastAsia="標楷體" w:hAnsi="標楷體" w:cs="新細明體" w:hint="eastAsia"/>
                <w:kern w:val="0"/>
              </w:rPr>
              <w:t>28</w:t>
            </w:r>
          </w:p>
        </w:tc>
        <w:tc>
          <w:tcPr>
            <w:tcW w:w="1191" w:type="pct"/>
            <w:shd w:val="clear" w:color="auto" w:fill="auto"/>
            <w:noWrap/>
            <w:vAlign w:val="center"/>
          </w:tcPr>
          <w:p w14:paraId="75F3D29E" w14:textId="2490B524" w:rsidR="00524629" w:rsidRPr="00F35DF8" w:rsidRDefault="00524629" w:rsidP="00524629">
            <w:pPr>
              <w:widowControl/>
              <w:rPr>
                <w:rFonts w:ascii="標楷體" w:eastAsia="標楷體" w:hAnsi="標楷體" w:cs="新細明體"/>
                <w:kern w:val="0"/>
              </w:rPr>
            </w:pPr>
            <w:proofErr w:type="spellStart"/>
            <w:r w:rsidRPr="00F35DF8">
              <w:rPr>
                <w:rFonts w:ascii="標楷體" w:eastAsia="標楷體" w:hAnsi="標楷體" w:cs="新細明體"/>
                <w:kern w:val="0"/>
              </w:rPr>
              <w:t>IsSuspectedCheckType</w:t>
            </w:r>
            <w:proofErr w:type="spellEnd"/>
          </w:p>
        </w:tc>
        <w:tc>
          <w:tcPr>
            <w:tcW w:w="2005" w:type="pct"/>
            <w:shd w:val="clear" w:color="auto" w:fill="auto"/>
            <w:noWrap/>
            <w:vAlign w:val="center"/>
          </w:tcPr>
          <w:p w14:paraId="25E3E253" w14:textId="20F276DE"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r w:rsidRPr="00F35DF8">
              <w:rPr>
                <w:rFonts w:ascii="標楷體" w:eastAsia="標楷體" w:hAnsi="標楷體" w:cs="新細明體" w:hint="eastAsia"/>
                <w:kern w:val="0"/>
                <w:lang w:eastAsia="zh-HK"/>
              </w:rPr>
              <w:t>確認</w:t>
            </w:r>
          </w:p>
        </w:tc>
        <w:tc>
          <w:tcPr>
            <w:tcW w:w="172" w:type="pct"/>
            <w:shd w:val="clear" w:color="auto" w:fill="auto"/>
            <w:noWrap/>
            <w:vAlign w:val="center"/>
          </w:tcPr>
          <w:p w14:paraId="326E456C" w14:textId="663579E9"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B6A0DB6" w14:textId="16C07904"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E9CD1EA" w14:textId="1BA430CE"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212DCCD6" w14:textId="0D086DA2"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Y:確認核對無誤</w:t>
            </w:r>
          </w:p>
        </w:tc>
      </w:tr>
      <w:tr w:rsidR="00524629" w:rsidRPr="000B3118" w14:paraId="302A62F7" w14:textId="77777777" w:rsidTr="000B3118">
        <w:trPr>
          <w:trHeight w:val="20"/>
          <w:tblHeader/>
        </w:trPr>
        <w:tc>
          <w:tcPr>
            <w:tcW w:w="172" w:type="pct"/>
            <w:shd w:val="clear" w:color="auto" w:fill="auto"/>
          </w:tcPr>
          <w:p w14:paraId="7932EE48" w14:textId="192E2D4A" w:rsidR="00524629" w:rsidRPr="00524629" w:rsidRDefault="00524629" w:rsidP="00524629">
            <w:pPr>
              <w:widowControl/>
              <w:rPr>
                <w:rFonts w:ascii="標楷體" w:eastAsia="標楷體" w:hAnsi="標楷體" w:cs="新細明體"/>
                <w:kern w:val="0"/>
              </w:rPr>
            </w:pPr>
            <w:r>
              <w:rPr>
                <w:rFonts w:ascii="標楷體" w:eastAsia="標楷體" w:hAnsi="標楷體" w:cs="新細明體" w:hint="eastAsia"/>
                <w:kern w:val="0"/>
              </w:rPr>
              <w:t>29</w:t>
            </w:r>
          </w:p>
        </w:tc>
        <w:tc>
          <w:tcPr>
            <w:tcW w:w="1191" w:type="pct"/>
            <w:shd w:val="clear" w:color="auto" w:fill="auto"/>
            <w:noWrap/>
            <w:vAlign w:val="center"/>
          </w:tcPr>
          <w:p w14:paraId="31EC478E" w14:textId="70E7DC29" w:rsidR="00524629" w:rsidRPr="00F35DF8" w:rsidRDefault="00524629" w:rsidP="00524629">
            <w:pPr>
              <w:widowControl/>
              <w:rPr>
                <w:rFonts w:ascii="標楷體" w:eastAsia="標楷體" w:hAnsi="標楷體" w:cs="新細明體"/>
                <w:kern w:val="0"/>
              </w:rPr>
            </w:pPr>
            <w:proofErr w:type="spellStart"/>
            <w:r w:rsidRPr="00F35DF8">
              <w:rPr>
                <w:rFonts w:ascii="標楷體" w:eastAsia="標楷體" w:hAnsi="標楷體" w:cs="新細明體"/>
                <w:kern w:val="0"/>
              </w:rPr>
              <w:t>SyndNo</w:t>
            </w:r>
            <w:proofErr w:type="spellEnd"/>
          </w:p>
        </w:tc>
        <w:tc>
          <w:tcPr>
            <w:tcW w:w="2005" w:type="pct"/>
            <w:shd w:val="clear" w:color="auto" w:fill="auto"/>
            <w:noWrap/>
            <w:vAlign w:val="center"/>
          </w:tcPr>
          <w:p w14:paraId="5081CEC1" w14:textId="7D746043"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hint="eastAsia"/>
                <w:kern w:val="0"/>
              </w:rPr>
              <w:t>聯貸案編號</w:t>
            </w:r>
          </w:p>
        </w:tc>
        <w:tc>
          <w:tcPr>
            <w:tcW w:w="172" w:type="pct"/>
            <w:shd w:val="clear" w:color="auto" w:fill="auto"/>
            <w:noWrap/>
            <w:vAlign w:val="center"/>
          </w:tcPr>
          <w:p w14:paraId="1EE5967C" w14:textId="6E0E6FC8"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8CADAC0" w14:textId="0A3A80D1"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6</w:t>
            </w:r>
          </w:p>
        </w:tc>
        <w:tc>
          <w:tcPr>
            <w:tcW w:w="143" w:type="pct"/>
          </w:tcPr>
          <w:p w14:paraId="4936F16F" w14:textId="77777777" w:rsidR="00524629" w:rsidRPr="00F35DF8" w:rsidRDefault="00524629" w:rsidP="00524629">
            <w:pPr>
              <w:widowControl/>
              <w:jc w:val="center"/>
              <w:rPr>
                <w:rFonts w:ascii="標楷體" w:eastAsia="標楷體" w:hAnsi="標楷體" w:cs="新細明體"/>
                <w:kern w:val="0"/>
              </w:rPr>
            </w:pPr>
          </w:p>
        </w:tc>
        <w:tc>
          <w:tcPr>
            <w:tcW w:w="1057" w:type="pct"/>
            <w:shd w:val="clear" w:color="auto" w:fill="auto"/>
            <w:noWrap/>
            <w:vAlign w:val="center"/>
          </w:tcPr>
          <w:p w14:paraId="5BD90890" w14:textId="165AF8D3"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0</w:t>
            </w:r>
          </w:p>
        </w:tc>
      </w:tr>
      <w:tr w:rsidR="00524629" w:rsidRPr="000B3118" w14:paraId="3325514C" w14:textId="77777777" w:rsidTr="000B3118">
        <w:trPr>
          <w:trHeight w:val="20"/>
          <w:tblHeader/>
        </w:trPr>
        <w:tc>
          <w:tcPr>
            <w:tcW w:w="172" w:type="pct"/>
            <w:shd w:val="clear" w:color="auto" w:fill="auto"/>
          </w:tcPr>
          <w:p w14:paraId="3A4A96D8" w14:textId="2EA3D9D9" w:rsidR="00524629" w:rsidRPr="00524629" w:rsidRDefault="00524629" w:rsidP="00524629">
            <w:pPr>
              <w:widowControl/>
              <w:rPr>
                <w:rFonts w:ascii="標楷體" w:eastAsia="標楷體" w:hAnsi="標楷體" w:cs="新細明體"/>
                <w:kern w:val="0"/>
                <w:highlight w:val="lightGray"/>
              </w:rPr>
            </w:pPr>
            <w:r>
              <w:rPr>
                <w:rFonts w:ascii="標楷體" w:eastAsia="標楷體" w:hAnsi="標楷體" w:cs="新細明體" w:hint="eastAsia"/>
                <w:kern w:val="0"/>
                <w:highlight w:val="lightGray"/>
              </w:rPr>
              <w:t>30</w:t>
            </w:r>
          </w:p>
        </w:tc>
        <w:tc>
          <w:tcPr>
            <w:tcW w:w="1191" w:type="pct"/>
            <w:shd w:val="clear" w:color="auto" w:fill="auto"/>
            <w:noWrap/>
            <w:vAlign w:val="center"/>
          </w:tcPr>
          <w:p w14:paraId="5A89B3E9" w14:textId="46C1CD96" w:rsidR="00524629" w:rsidRPr="00F35DF8" w:rsidRDefault="00524629" w:rsidP="00524629">
            <w:pPr>
              <w:widowControl/>
              <w:rPr>
                <w:rFonts w:ascii="標楷體" w:eastAsia="標楷體" w:hAnsi="標楷體" w:cs="新細明體"/>
                <w:kern w:val="0"/>
                <w:highlight w:val="lightGray"/>
              </w:rPr>
            </w:pPr>
            <w:proofErr w:type="spellStart"/>
            <w:r w:rsidRPr="00F35DF8">
              <w:rPr>
                <w:rFonts w:ascii="標楷體" w:eastAsia="標楷體" w:hAnsi="標楷體" w:cs="新細明體" w:hint="eastAsia"/>
                <w:kern w:val="0"/>
                <w:highlight w:val="lightGray"/>
              </w:rPr>
              <w:t>I</w:t>
            </w:r>
            <w:r w:rsidRPr="00F35DF8">
              <w:rPr>
                <w:rFonts w:ascii="標楷體" w:eastAsia="標楷體" w:hAnsi="標楷體" w:cs="新細明體"/>
                <w:kern w:val="0"/>
                <w:highlight w:val="lightGray"/>
              </w:rPr>
              <w:t>sDate</w:t>
            </w:r>
            <w:proofErr w:type="spellEnd"/>
          </w:p>
        </w:tc>
        <w:tc>
          <w:tcPr>
            <w:tcW w:w="2005" w:type="pct"/>
            <w:shd w:val="clear" w:color="auto" w:fill="auto"/>
            <w:noWrap/>
            <w:vAlign w:val="center"/>
          </w:tcPr>
          <w:p w14:paraId="6FC7CA82" w14:textId="33D9618E" w:rsidR="00524629" w:rsidRPr="00F35DF8" w:rsidRDefault="00524629" w:rsidP="00524629">
            <w:pPr>
              <w:widowControl/>
              <w:rPr>
                <w:rFonts w:ascii="標楷體" w:eastAsia="標楷體" w:hAnsi="標楷體" w:cs="新細明體"/>
                <w:kern w:val="0"/>
                <w:highlight w:val="lightGray"/>
              </w:rPr>
            </w:pPr>
            <w:r>
              <w:rPr>
                <w:rFonts w:ascii="標楷體" w:eastAsia="標楷體" w:hAnsi="標楷體" w:cs="新細明體" w:hint="eastAsia"/>
                <w:kern w:val="0"/>
                <w:highlight w:val="yellow"/>
              </w:rPr>
              <w:t>利害關係人</w:t>
            </w:r>
            <w:r w:rsidRPr="000031E7">
              <w:rPr>
                <w:rFonts w:ascii="標楷體" w:eastAsia="標楷體" w:hAnsi="標楷體" w:cs="新細明體" w:hint="eastAsia"/>
                <w:kern w:val="0"/>
                <w:highlight w:val="yellow"/>
              </w:rPr>
              <w:t>資訊日期</w:t>
            </w:r>
          </w:p>
        </w:tc>
        <w:tc>
          <w:tcPr>
            <w:tcW w:w="172" w:type="pct"/>
            <w:shd w:val="clear" w:color="auto" w:fill="auto"/>
            <w:noWrap/>
            <w:vAlign w:val="center"/>
          </w:tcPr>
          <w:p w14:paraId="5EB0C766" w14:textId="6EF68E27" w:rsidR="00524629" w:rsidRPr="00F35DF8" w:rsidRDefault="00524629" w:rsidP="00524629">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9</w:t>
            </w:r>
          </w:p>
        </w:tc>
        <w:tc>
          <w:tcPr>
            <w:tcW w:w="260" w:type="pct"/>
            <w:shd w:val="clear" w:color="auto" w:fill="auto"/>
            <w:noWrap/>
            <w:vAlign w:val="center"/>
          </w:tcPr>
          <w:p w14:paraId="3EDE7CBB" w14:textId="03B84EE8" w:rsidR="00524629" w:rsidRPr="00F35DF8" w:rsidRDefault="00524629" w:rsidP="00524629">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7</w:t>
            </w:r>
          </w:p>
        </w:tc>
        <w:tc>
          <w:tcPr>
            <w:tcW w:w="143" w:type="pct"/>
          </w:tcPr>
          <w:p w14:paraId="7863E241" w14:textId="50B7BA93" w:rsidR="00524629" w:rsidRPr="00F35DF8" w:rsidRDefault="00524629" w:rsidP="00524629">
            <w:pPr>
              <w:widowControl/>
              <w:jc w:val="center"/>
              <w:rPr>
                <w:rFonts w:ascii="標楷體" w:eastAsia="標楷體" w:hAnsi="標楷體" w:cs="新細明體"/>
                <w:kern w:val="0"/>
                <w:highlight w:val="lightGray"/>
              </w:rPr>
            </w:pPr>
            <w:r w:rsidRPr="00F35DF8">
              <w:rPr>
                <w:rFonts w:ascii="標楷體" w:eastAsia="標楷體" w:hAnsi="標楷體" w:cs="新細明體" w:hint="eastAsia"/>
                <w:color w:val="000000"/>
                <w:kern w:val="0"/>
                <w:highlight w:val="lightGray"/>
              </w:rPr>
              <w:t>V</w:t>
            </w:r>
          </w:p>
        </w:tc>
        <w:tc>
          <w:tcPr>
            <w:tcW w:w="1057" w:type="pct"/>
            <w:shd w:val="clear" w:color="auto" w:fill="auto"/>
            <w:noWrap/>
            <w:vAlign w:val="center"/>
          </w:tcPr>
          <w:p w14:paraId="2AEBCD07" w14:textId="337D7E42" w:rsidR="00524629" w:rsidRPr="00F35DF8" w:rsidRDefault="00524629" w:rsidP="00524629">
            <w:pPr>
              <w:widowControl/>
              <w:rPr>
                <w:rFonts w:ascii="標楷體" w:eastAsia="標楷體" w:hAnsi="標楷體" w:cs="Arial"/>
                <w:highlight w:val="lightGray"/>
                <w:shd w:val="clear" w:color="auto" w:fill="FFFFFF"/>
              </w:rPr>
            </w:pPr>
            <w:proofErr w:type="spellStart"/>
            <w:r w:rsidRPr="00F35DF8">
              <w:rPr>
                <w:rFonts w:ascii="標楷體" w:eastAsia="標楷體" w:hAnsi="標楷體" w:cs="新細明體"/>
                <w:color w:val="000000"/>
                <w:kern w:val="0"/>
                <w:highlight w:val="lightGray"/>
              </w:rPr>
              <w:t>yyymmdd</w:t>
            </w:r>
            <w:proofErr w:type="spellEnd"/>
          </w:p>
        </w:tc>
      </w:tr>
    </w:tbl>
    <w:p w14:paraId="3560320E" w14:textId="77777777" w:rsidR="00167D24" w:rsidRPr="000B3118" w:rsidRDefault="00167D24" w:rsidP="00167D24">
      <w:pPr>
        <w:ind w:leftChars="500" w:left="1200"/>
        <w:rPr>
          <w:rFonts w:ascii="標楷體" w:eastAsia="標楷體" w:hAnsi="標楷體"/>
        </w:rPr>
      </w:pPr>
    </w:p>
    <w:p w14:paraId="466D1DF9" w14:textId="77777777" w:rsidR="00167D24" w:rsidRPr="000B3118" w:rsidRDefault="00167D24" w:rsidP="00167D24">
      <w:pPr>
        <w:spacing w:line="140" w:lineRule="atLeast"/>
        <w:ind w:leftChars="200" w:left="480"/>
        <w:rPr>
          <w:rFonts w:ascii="標楷體" w:eastAsia="標楷體" w:hAnsi="標楷體" w:cs="新細明體"/>
          <w:b/>
          <w:bCs/>
          <w:kern w:val="0"/>
          <w:sz w:val="28"/>
          <w:szCs w:val="28"/>
        </w:rPr>
      </w:pPr>
      <w:r w:rsidRPr="000B3118">
        <w:rPr>
          <w:rFonts w:ascii="標楷體" w:eastAsia="標楷體" w:hAnsi="標楷體" w:cs="新細明體" w:hint="eastAsia"/>
          <w:b/>
          <w:bCs/>
          <w:kern w:val="0"/>
          <w:sz w:val="28"/>
          <w:szCs w:val="28"/>
        </w:rPr>
        <w:t>下行</w:t>
      </w:r>
      <w:r w:rsidRPr="000B3118">
        <w:rPr>
          <w:rFonts w:ascii="標楷體" w:eastAsia="標楷體" w:hAnsi="標楷體" w:cs="新細明體"/>
          <w:b/>
          <w:bCs/>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167D24" w:rsidRPr="00D940B1" w14:paraId="6CD00D40"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6323BFF5"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D88066C"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166B5712"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2EF80E81"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D5130D8"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2ECBC156"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9C4C540" w14:textId="77777777" w:rsidR="00167D24" w:rsidRPr="000028F1" w:rsidRDefault="00167D24"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167D24" w:rsidRPr="00D940B1" w14:paraId="2AAB5ABE"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04994AC3" w14:textId="77777777" w:rsidR="00167D24" w:rsidRPr="000028F1" w:rsidRDefault="00167D24" w:rsidP="00167D24">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07D5CDB8" w14:textId="750AF148" w:rsidR="00167D24" w:rsidRPr="000028F1" w:rsidRDefault="00167D24" w:rsidP="00167D24">
            <w:pPr>
              <w:spacing w:line="140" w:lineRule="atLeast"/>
              <w:rPr>
                <w:rFonts w:ascii="標楷體" w:eastAsia="標楷體" w:hAnsi="標楷體"/>
                <w:color w:val="0070C0"/>
              </w:rPr>
            </w:pPr>
            <w:proofErr w:type="spellStart"/>
            <w:r w:rsidRPr="00167D24">
              <w:rPr>
                <w:rFonts w:ascii="標楷體" w:eastAsia="標楷體" w:hAnsi="標楷體"/>
                <w:color w:val="0070C0"/>
              </w:rPr>
              <w:t>OApplNo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3041CC22" w14:textId="4C3335E0" w:rsidR="00167D24" w:rsidRPr="000028F1" w:rsidRDefault="00167D24" w:rsidP="00167D24">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申請號碼</w:t>
            </w:r>
          </w:p>
        </w:tc>
        <w:tc>
          <w:tcPr>
            <w:tcW w:w="567" w:type="dxa"/>
            <w:tcBorders>
              <w:top w:val="single" w:sz="6" w:space="0" w:color="000000"/>
              <w:left w:val="single" w:sz="6" w:space="0" w:color="000000"/>
              <w:bottom w:val="single" w:sz="6" w:space="0" w:color="000000"/>
              <w:right w:val="single" w:sz="6" w:space="0" w:color="000000"/>
            </w:tcBorders>
            <w:vAlign w:val="center"/>
          </w:tcPr>
          <w:p w14:paraId="67410858"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44EA098F"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17D9ADF" w14:textId="77777777" w:rsidR="00167D24" w:rsidRPr="000028F1" w:rsidRDefault="00167D24" w:rsidP="00167D24">
            <w:pPr>
              <w:spacing w:line="140" w:lineRule="atLeast"/>
              <w:rPr>
                <w:rFonts w:ascii="標楷體" w:eastAsia="標楷體" w:hAnsi="標楷體"/>
                <w:color w:val="0070C0"/>
              </w:rPr>
            </w:pPr>
          </w:p>
        </w:tc>
      </w:tr>
    </w:tbl>
    <w:p w14:paraId="68CA6F01"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39116170" w14:textId="77777777" w:rsidR="009C1DD1" w:rsidRPr="004A1C2C" w:rsidRDefault="009C1DD1" w:rsidP="009C1DD1">
      <w:pPr>
        <w:rPr>
          <w:rFonts w:ascii="標楷體" w:eastAsia="標楷體" w:hAnsi="標楷體"/>
        </w:rPr>
      </w:pPr>
    </w:p>
    <w:p w14:paraId="613630BE" w14:textId="24D6584F" w:rsidR="00A92C7B" w:rsidRPr="006B5312" w:rsidRDefault="00A92C7B" w:rsidP="0078740E">
      <w:pPr>
        <w:pStyle w:val="3"/>
        <w:numPr>
          <w:ilvl w:val="2"/>
          <w:numId w:val="7"/>
        </w:numPr>
        <w:spacing w:before="0"/>
        <w:rPr>
          <w:rFonts w:ascii="標楷體" w:hAnsi="標楷體"/>
          <w:b/>
          <w:szCs w:val="32"/>
        </w:rPr>
      </w:pPr>
      <w:bookmarkStart w:id="179" w:name="_L2153核准額度登錄"/>
      <w:bookmarkStart w:id="180" w:name="_Toc90483152"/>
      <w:bookmarkStart w:id="181" w:name="_Toc90483407"/>
      <w:bookmarkStart w:id="182" w:name="_Toc90483523"/>
      <w:bookmarkStart w:id="183" w:name="_Toc90483749"/>
      <w:bookmarkStart w:id="184" w:name="_Toc90490021"/>
      <w:bookmarkStart w:id="185" w:name="_Toc140244541"/>
      <w:bookmarkEnd w:id="179"/>
      <w:r w:rsidRPr="008F20B5">
        <w:rPr>
          <w:rFonts w:ascii="標楷體" w:hAnsi="標楷體"/>
          <w:b/>
          <w:szCs w:val="32"/>
        </w:rPr>
        <w:t>L1101</w:t>
      </w:r>
      <w:r w:rsidRPr="006B5312">
        <w:rPr>
          <w:rFonts w:ascii="標楷體" w:hAnsi="標楷體" w:hint="eastAsia"/>
          <w:b/>
          <w:szCs w:val="32"/>
        </w:rPr>
        <w:t>顧客基本資料維護</w:t>
      </w:r>
      <w:bookmarkEnd w:id="180"/>
      <w:bookmarkEnd w:id="181"/>
      <w:bookmarkEnd w:id="182"/>
      <w:bookmarkEnd w:id="183"/>
      <w:bookmarkEnd w:id="184"/>
      <w:r w:rsidR="005E544B">
        <w:rPr>
          <w:rFonts w:ascii="標楷體" w:hAnsi="標楷體" w:hint="eastAsia"/>
          <w:b/>
          <w:szCs w:val="32"/>
        </w:rPr>
        <w:t xml:space="preserve"> *</w:t>
      </w:r>
      <w:bookmarkEnd w:id="185"/>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76"/>
        <w:gridCol w:w="1494"/>
        <w:gridCol w:w="4023"/>
        <w:gridCol w:w="575"/>
        <w:gridCol w:w="575"/>
        <w:gridCol w:w="575"/>
        <w:gridCol w:w="2529"/>
      </w:tblGrid>
      <w:tr w:rsidR="00A92C7B" w:rsidRPr="008F20B5" w14:paraId="571D38C1" w14:textId="77777777" w:rsidTr="0031331B">
        <w:trPr>
          <w:trHeight w:val="350"/>
          <w:tblHeader/>
        </w:trPr>
        <w:tc>
          <w:tcPr>
            <w:tcW w:w="278" w:type="pct"/>
            <w:shd w:val="clear" w:color="auto" w:fill="auto"/>
            <w:hideMark/>
          </w:tcPr>
          <w:p w14:paraId="76F8D61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22" w:type="pct"/>
            <w:shd w:val="clear" w:color="auto" w:fill="auto"/>
            <w:hideMark/>
          </w:tcPr>
          <w:p w14:paraId="433B28B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4F96035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490C15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6FB0EFD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71EE22C2"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7B85EE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A92C7B" w:rsidRPr="008F20B5" w14:paraId="455AF429" w14:textId="77777777" w:rsidTr="0031331B">
        <w:trPr>
          <w:trHeight w:val="340"/>
        </w:trPr>
        <w:tc>
          <w:tcPr>
            <w:tcW w:w="278" w:type="pct"/>
            <w:shd w:val="clear" w:color="auto" w:fill="auto"/>
            <w:hideMark/>
          </w:tcPr>
          <w:p w14:paraId="17171B7C" w14:textId="73003ADA" w:rsidR="00A92C7B" w:rsidRPr="008F20B5" w:rsidRDefault="001B485E"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1</w:t>
            </w:r>
          </w:p>
        </w:tc>
        <w:tc>
          <w:tcPr>
            <w:tcW w:w="722" w:type="pct"/>
            <w:shd w:val="clear" w:color="auto" w:fill="auto"/>
            <w:hideMark/>
          </w:tcPr>
          <w:p w14:paraId="6C860F94"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44" w:type="pct"/>
            <w:shd w:val="clear" w:color="auto" w:fill="auto"/>
            <w:hideMark/>
          </w:tcPr>
          <w:p w14:paraId="6E108F0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0C4D1AA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5052BC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26E1FDB"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45C8D9D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L1101</w:t>
            </w:r>
          </w:p>
        </w:tc>
      </w:tr>
      <w:tr w:rsidR="00A92C7B" w:rsidRPr="008F20B5" w14:paraId="75094996" w14:textId="77777777" w:rsidTr="0031331B">
        <w:trPr>
          <w:trHeight w:val="340"/>
        </w:trPr>
        <w:tc>
          <w:tcPr>
            <w:tcW w:w="278" w:type="pct"/>
            <w:shd w:val="clear" w:color="auto" w:fill="auto"/>
          </w:tcPr>
          <w:p w14:paraId="4D55B2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722" w:type="pct"/>
            <w:shd w:val="clear" w:color="auto" w:fill="auto"/>
          </w:tcPr>
          <w:p w14:paraId="6BBDBC08"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944" w:type="pct"/>
            <w:shd w:val="clear" w:color="auto" w:fill="auto"/>
          </w:tcPr>
          <w:p w14:paraId="68E376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7953F5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4F065C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357C8AB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5E31E2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tc>
      </w:tr>
      <w:tr w:rsidR="00A92C7B" w:rsidRPr="008F20B5" w14:paraId="640F0162" w14:textId="77777777" w:rsidTr="0031331B">
        <w:trPr>
          <w:trHeight w:val="340"/>
        </w:trPr>
        <w:tc>
          <w:tcPr>
            <w:tcW w:w="278" w:type="pct"/>
            <w:shd w:val="clear" w:color="auto" w:fill="auto"/>
            <w:hideMark/>
          </w:tcPr>
          <w:p w14:paraId="0058E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722" w:type="pct"/>
            <w:shd w:val="clear" w:color="auto" w:fill="auto"/>
            <w:hideMark/>
          </w:tcPr>
          <w:p w14:paraId="6D2BB150"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CustId</w:t>
            </w:r>
            <w:proofErr w:type="spellEnd"/>
          </w:p>
        </w:tc>
        <w:tc>
          <w:tcPr>
            <w:tcW w:w="1944" w:type="pct"/>
            <w:shd w:val="clear" w:color="auto" w:fill="auto"/>
            <w:hideMark/>
          </w:tcPr>
          <w:p w14:paraId="403E443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2FCB1D3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E2D764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11FD98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4DE84E41"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283EC69C" w14:textId="77777777" w:rsidTr="0031331B">
        <w:trPr>
          <w:trHeight w:val="340"/>
        </w:trPr>
        <w:tc>
          <w:tcPr>
            <w:tcW w:w="278" w:type="pct"/>
            <w:shd w:val="clear" w:color="auto" w:fill="auto"/>
          </w:tcPr>
          <w:p w14:paraId="4707BE49" w14:textId="5156186A" w:rsidR="007C31B7" w:rsidRPr="001B485E" w:rsidRDefault="001B485E" w:rsidP="0031331B">
            <w:pPr>
              <w:widowControl/>
              <w:jc w:val="center"/>
              <w:rPr>
                <w:rFonts w:ascii="標楷體" w:eastAsia="標楷體" w:hAnsi="標楷體" w:cs="新細明體"/>
                <w:color w:val="C00000"/>
                <w:kern w:val="0"/>
                <w:highlight w:val="magenta"/>
              </w:rPr>
            </w:pPr>
            <w:r w:rsidRPr="001B485E">
              <w:rPr>
                <w:rFonts w:ascii="標楷體" w:eastAsia="標楷體" w:hAnsi="標楷體" w:cs="新細明體" w:hint="eastAsia"/>
                <w:color w:val="C00000"/>
                <w:kern w:val="0"/>
                <w:highlight w:val="magenta"/>
              </w:rPr>
              <w:t>4</w:t>
            </w:r>
          </w:p>
        </w:tc>
        <w:tc>
          <w:tcPr>
            <w:tcW w:w="722" w:type="pct"/>
            <w:shd w:val="clear" w:color="auto" w:fill="auto"/>
          </w:tcPr>
          <w:p w14:paraId="0F1BE27F" w14:textId="0B25F8ED" w:rsidR="007C31B7" w:rsidRPr="007A032B" w:rsidRDefault="007C31B7" w:rsidP="0031331B">
            <w:pPr>
              <w:widowControl/>
              <w:rPr>
                <w:rFonts w:ascii="標楷體" w:eastAsia="標楷體" w:hAnsi="標楷體" w:cs="新細明體"/>
                <w:color w:val="C00000"/>
                <w:kern w:val="0"/>
                <w:highlight w:val="yellow"/>
              </w:rPr>
            </w:pPr>
            <w:proofErr w:type="spellStart"/>
            <w:r w:rsidRPr="007A032B">
              <w:rPr>
                <w:rFonts w:ascii="標楷體" w:eastAsia="標楷體" w:hAnsi="標楷體" w:cs="新細明體" w:hint="eastAsia"/>
                <w:color w:val="C00000"/>
                <w:kern w:val="0"/>
                <w:highlight w:val="yellow"/>
              </w:rPr>
              <w:t>Ty</w:t>
            </w:r>
            <w:r w:rsidRPr="007A032B">
              <w:rPr>
                <w:rFonts w:ascii="標楷體" w:eastAsia="標楷體" w:hAnsi="標楷體" w:cs="新細明體"/>
                <w:color w:val="C00000"/>
                <w:kern w:val="0"/>
                <w:highlight w:val="yellow"/>
              </w:rPr>
              <w:t>peCode</w:t>
            </w:r>
            <w:proofErr w:type="spellEnd"/>
          </w:p>
        </w:tc>
        <w:tc>
          <w:tcPr>
            <w:tcW w:w="1944" w:type="pct"/>
            <w:shd w:val="clear" w:color="auto" w:fill="auto"/>
          </w:tcPr>
          <w:p w14:paraId="3BCCCBCC" w14:textId="574CA776"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建檔身分別</w:t>
            </w:r>
          </w:p>
        </w:tc>
        <w:tc>
          <w:tcPr>
            <w:tcW w:w="278" w:type="pct"/>
            <w:shd w:val="clear" w:color="auto" w:fill="auto"/>
          </w:tcPr>
          <w:p w14:paraId="3AB32AA6" w14:textId="5D7E3CAE"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X</w:t>
            </w:r>
          </w:p>
        </w:tc>
        <w:tc>
          <w:tcPr>
            <w:tcW w:w="278" w:type="pct"/>
            <w:shd w:val="clear" w:color="auto" w:fill="auto"/>
          </w:tcPr>
          <w:p w14:paraId="0677FE78" w14:textId="76157BF0"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w:t>
            </w:r>
          </w:p>
        </w:tc>
        <w:tc>
          <w:tcPr>
            <w:tcW w:w="278" w:type="pct"/>
          </w:tcPr>
          <w:p w14:paraId="446A051B" w14:textId="160E26B8"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V</w:t>
            </w:r>
          </w:p>
        </w:tc>
        <w:tc>
          <w:tcPr>
            <w:tcW w:w="1222" w:type="pct"/>
            <w:shd w:val="clear" w:color="auto" w:fill="auto"/>
          </w:tcPr>
          <w:p w14:paraId="6496F80B"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0:借戶</w:t>
            </w:r>
          </w:p>
          <w:p w14:paraId="0BDA583C"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1:保證人</w:t>
            </w:r>
          </w:p>
          <w:p w14:paraId="06470D80"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2:擔保品提供人</w:t>
            </w:r>
          </w:p>
          <w:p w14:paraId="06C67D02"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3:交易關係人</w:t>
            </w:r>
          </w:p>
          <w:p w14:paraId="3252A989" w14:textId="1B2F75CA" w:rsidR="007C31B7" w:rsidRPr="007C31B7" w:rsidRDefault="007C31B7" w:rsidP="007C31B7">
            <w:pPr>
              <w:widowControl/>
              <w:rPr>
                <w:rFonts w:ascii="標楷體" w:eastAsia="標楷體" w:hAnsi="標楷體" w:cs="新細明體"/>
                <w:color w:val="C00000"/>
                <w:kern w:val="0"/>
              </w:rPr>
            </w:pPr>
            <w:r w:rsidRPr="007A032B">
              <w:rPr>
                <w:rFonts w:ascii="標楷體" w:eastAsia="標楷體" w:hAnsi="標楷體" w:cs="新細明體" w:hint="eastAsia"/>
                <w:color w:val="C00000"/>
                <w:kern w:val="0"/>
                <w:highlight w:val="yellow"/>
              </w:rPr>
              <w:t>4:借戶關係人／關係企業</w:t>
            </w:r>
          </w:p>
        </w:tc>
      </w:tr>
      <w:tr w:rsidR="007C31B7" w:rsidRPr="007C31B7" w14:paraId="4771431E" w14:textId="77777777" w:rsidTr="0031331B">
        <w:trPr>
          <w:trHeight w:val="340"/>
        </w:trPr>
        <w:tc>
          <w:tcPr>
            <w:tcW w:w="278" w:type="pct"/>
            <w:shd w:val="clear" w:color="auto" w:fill="auto"/>
          </w:tcPr>
          <w:p w14:paraId="2EB4EA6A" w14:textId="1A3B8D3D" w:rsidR="00A92C7B" w:rsidRPr="001B485E" w:rsidRDefault="001B485E" w:rsidP="0031331B">
            <w:pPr>
              <w:widowControl/>
              <w:jc w:val="center"/>
              <w:rPr>
                <w:rFonts w:ascii="標楷體" w:eastAsia="標楷體" w:hAnsi="標楷體" w:cs="新細明體"/>
                <w:kern w:val="0"/>
                <w:highlight w:val="magenta"/>
              </w:rPr>
            </w:pPr>
            <w:r w:rsidRPr="001B485E">
              <w:rPr>
                <w:rFonts w:ascii="標楷體" w:eastAsia="標楷體" w:hAnsi="標楷體" w:cs="新細明體" w:hint="eastAsia"/>
                <w:kern w:val="0"/>
                <w:highlight w:val="magenta"/>
              </w:rPr>
              <w:t>5</w:t>
            </w:r>
          </w:p>
        </w:tc>
        <w:tc>
          <w:tcPr>
            <w:tcW w:w="722" w:type="pct"/>
            <w:shd w:val="clear" w:color="auto" w:fill="auto"/>
          </w:tcPr>
          <w:p w14:paraId="6D91A7DE" w14:textId="77777777" w:rsidR="00A92C7B" w:rsidRPr="007C31B7" w:rsidRDefault="00A92C7B" w:rsidP="0031331B">
            <w:pPr>
              <w:widowControl/>
              <w:rPr>
                <w:rFonts w:ascii="標楷體" w:eastAsia="標楷體" w:hAnsi="標楷體" w:cs="新細明體"/>
                <w:kern w:val="0"/>
              </w:rPr>
            </w:pPr>
            <w:proofErr w:type="spellStart"/>
            <w:r w:rsidRPr="007C31B7">
              <w:rPr>
                <w:rFonts w:ascii="標楷體" w:eastAsia="標楷體" w:hAnsi="標楷體" w:cs="新細明體"/>
                <w:kern w:val="0"/>
              </w:rPr>
              <w:t>BranchNo</w:t>
            </w:r>
            <w:proofErr w:type="spellEnd"/>
          </w:p>
        </w:tc>
        <w:tc>
          <w:tcPr>
            <w:tcW w:w="1944" w:type="pct"/>
            <w:shd w:val="clear" w:color="auto" w:fill="auto"/>
          </w:tcPr>
          <w:p w14:paraId="07E1D4C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單位</w:t>
            </w:r>
          </w:p>
        </w:tc>
        <w:tc>
          <w:tcPr>
            <w:tcW w:w="278" w:type="pct"/>
            <w:shd w:val="clear" w:color="auto" w:fill="auto"/>
          </w:tcPr>
          <w:p w14:paraId="7DAD9EB3"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08AE3E41"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4</w:t>
            </w:r>
          </w:p>
        </w:tc>
        <w:tc>
          <w:tcPr>
            <w:tcW w:w="278" w:type="pct"/>
          </w:tcPr>
          <w:p w14:paraId="1F96F598"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hint="eastAsia"/>
                <w:kern w:val="0"/>
              </w:rPr>
              <w:t>V</w:t>
            </w:r>
          </w:p>
        </w:tc>
        <w:tc>
          <w:tcPr>
            <w:tcW w:w="1222" w:type="pct"/>
            <w:shd w:val="clear" w:color="auto" w:fill="auto"/>
          </w:tcPr>
          <w:p w14:paraId="7D58819C"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固定</w:t>
            </w:r>
            <w:r w:rsidRPr="007C31B7">
              <w:rPr>
                <w:rFonts w:ascii="標楷體" w:eastAsia="標楷體" w:hAnsi="標楷體" w:cs="新細明體"/>
                <w:kern w:val="0"/>
              </w:rPr>
              <w:t>0000</w:t>
            </w:r>
          </w:p>
        </w:tc>
      </w:tr>
      <w:tr w:rsidR="00A92C7B" w:rsidRPr="008F20B5" w14:paraId="0343893E" w14:textId="77777777" w:rsidTr="0031331B">
        <w:trPr>
          <w:trHeight w:val="340"/>
        </w:trPr>
        <w:tc>
          <w:tcPr>
            <w:tcW w:w="278" w:type="pct"/>
            <w:shd w:val="clear" w:color="auto" w:fill="auto"/>
            <w:hideMark/>
          </w:tcPr>
          <w:p w14:paraId="5F28C311" w14:textId="0BFE88D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6</w:t>
            </w:r>
          </w:p>
        </w:tc>
        <w:tc>
          <w:tcPr>
            <w:tcW w:w="722" w:type="pct"/>
            <w:shd w:val="clear" w:color="auto" w:fill="auto"/>
            <w:hideMark/>
          </w:tcPr>
          <w:p w14:paraId="39D055F7"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CustName</w:t>
            </w:r>
            <w:proofErr w:type="spellEnd"/>
          </w:p>
        </w:tc>
        <w:tc>
          <w:tcPr>
            <w:tcW w:w="1944" w:type="pct"/>
            <w:shd w:val="clear" w:color="auto" w:fill="auto"/>
            <w:hideMark/>
          </w:tcPr>
          <w:p w14:paraId="087EC91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戶名</w:t>
            </w:r>
          </w:p>
        </w:tc>
        <w:tc>
          <w:tcPr>
            <w:tcW w:w="278" w:type="pct"/>
            <w:shd w:val="clear" w:color="auto" w:fill="auto"/>
            <w:hideMark/>
          </w:tcPr>
          <w:p w14:paraId="02F4269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B79E0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3D9AE0D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79B080A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36D7ECC" w14:textId="77777777" w:rsidTr="0031331B">
        <w:trPr>
          <w:trHeight w:val="340"/>
        </w:trPr>
        <w:tc>
          <w:tcPr>
            <w:tcW w:w="278" w:type="pct"/>
            <w:shd w:val="clear" w:color="auto" w:fill="auto"/>
            <w:hideMark/>
          </w:tcPr>
          <w:p w14:paraId="50F4C09A" w14:textId="7E518BF5"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7</w:t>
            </w:r>
          </w:p>
        </w:tc>
        <w:tc>
          <w:tcPr>
            <w:tcW w:w="722" w:type="pct"/>
            <w:shd w:val="clear" w:color="auto" w:fill="auto"/>
            <w:hideMark/>
          </w:tcPr>
          <w:p w14:paraId="588DACD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Birthday</w:t>
            </w:r>
          </w:p>
        </w:tc>
        <w:tc>
          <w:tcPr>
            <w:tcW w:w="1944" w:type="pct"/>
            <w:shd w:val="clear" w:color="auto" w:fill="auto"/>
            <w:hideMark/>
          </w:tcPr>
          <w:p w14:paraId="4E2B826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出生年月日</w:t>
            </w:r>
          </w:p>
        </w:tc>
        <w:tc>
          <w:tcPr>
            <w:tcW w:w="278" w:type="pct"/>
            <w:shd w:val="clear" w:color="auto" w:fill="auto"/>
            <w:hideMark/>
          </w:tcPr>
          <w:p w14:paraId="76357C6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hideMark/>
          </w:tcPr>
          <w:p w14:paraId="7CF2925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8" w:type="pct"/>
          </w:tcPr>
          <w:p w14:paraId="00E44D67"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517A146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A92C7B" w:rsidRPr="008F20B5" w14:paraId="70B3B563" w14:textId="77777777" w:rsidTr="0031331B">
        <w:trPr>
          <w:trHeight w:val="340"/>
        </w:trPr>
        <w:tc>
          <w:tcPr>
            <w:tcW w:w="278" w:type="pct"/>
            <w:shd w:val="clear" w:color="auto" w:fill="auto"/>
            <w:hideMark/>
          </w:tcPr>
          <w:p w14:paraId="2AA63313" w14:textId="49832543"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8</w:t>
            </w:r>
          </w:p>
        </w:tc>
        <w:tc>
          <w:tcPr>
            <w:tcW w:w="722" w:type="pct"/>
            <w:shd w:val="clear" w:color="auto" w:fill="auto"/>
            <w:hideMark/>
          </w:tcPr>
          <w:p w14:paraId="4502270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Sex</w:t>
            </w:r>
          </w:p>
        </w:tc>
        <w:tc>
          <w:tcPr>
            <w:tcW w:w="1944" w:type="pct"/>
            <w:shd w:val="clear" w:color="auto" w:fill="auto"/>
            <w:hideMark/>
          </w:tcPr>
          <w:p w14:paraId="7E9F600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8" w:type="pct"/>
            <w:shd w:val="clear" w:color="auto" w:fill="auto"/>
            <w:hideMark/>
          </w:tcPr>
          <w:p w14:paraId="4333C06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36879B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A117270"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A60053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1:男;2:女</w:t>
            </w:r>
          </w:p>
        </w:tc>
      </w:tr>
      <w:tr w:rsidR="00A92C7B" w:rsidRPr="008F20B5" w14:paraId="488E8598" w14:textId="77777777" w:rsidTr="0031331B">
        <w:trPr>
          <w:trHeight w:val="2720"/>
        </w:trPr>
        <w:tc>
          <w:tcPr>
            <w:tcW w:w="278" w:type="pct"/>
            <w:shd w:val="clear" w:color="auto" w:fill="auto"/>
            <w:hideMark/>
          </w:tcPr>
          <w:p w14:paraId="39428496" w14:textId="6920089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9</w:t>
            </w:r>
          </w:p>
        </w:tc>
        <w:tc>
          <w:tcPr>
            <w:tcW w:w="722" w:type="pct"/>
            <w:shd w:val="clear" w:color="auto" w:fill="auto"/>
            <w:hideMark/>
          </w:tcPr>
          <w:p w14:paraId="47E53E71"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CustTypeCode</w:t>
            </w:r>
            <w:proofErr w:type="spellEnd"/>
          </w:p>
        </w:tc>
        <w:tc>
          <w:tcPr>
            <w:tcW w:w="1944" w:type="pct"/>
            <w:shd w:val="clear" w:color="auto" w:fill="auto"/>
            <w:hideMark/>
          </w:tcPr>
          <w:p w14:paraId="4099479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8" w:type="pct"/>
            <w:shd w:val="clear" w:color="auto" w:fill="auto"/>
            <w:hideMark/>
          </w:tcPr>
          <w:p w14:paraId="535D7F0B" w14:textId="77777777" w:rsidR="00A92C7B" w:rsidRPr="008F20B5" w:rsidRDefault="00A92C7B" w:rsidP="0031331B">
            <w:pPr>
              <w:widowControl/>
              <w:jc w:val="center"/>
              <w:rPr>
                <w:rFonts w:ascii="標楷體" w:eastAsia="標楷體" w:hAnsi="標楷體" w:cs="新細明體"/>
                <w:kern w:val="0"/>
              </w:rPr>
            </w:pPr>
            <w:r w:rsidRPr="008F20B5">
              <w:rPr>
                <w:rFonts w:ascii="標楷體" w:eastAsia="標楷體" w:hAnsi="標楷體"/>
              </w:rPr>
              <w:t>X</w:t>
            </w:r>
          </w:p>
        </w:tc>
        <w:tc>
          <w:tcPr>
            <w:tcW w:w="278" w:type="pct"/>
            <w:shd w:val="clear" w:color="auto" w:fill="auto"/>
            <w:hideMark/>
          </w:tcPr>
          <w:p w14:paraId="44DFB2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54CF8262" w14:textId="77777777" w:rsidR="00A92C7B" w:rsidRPr="008F20B5" w:rsidRDefault="00A92C7B" w:rsidP="0031331B">
            <w:pPr>
              <w:jc w:val="center"/>
              <w:rPr>
                <w:rFonts w:ascii="標楷體" w:eastAsia="標楷體" w:hAnsi="標楷體"/>
              </w:rPr>
            </w:pPr>
            <w:r>
              <w:rPr>
                <w:rFonts w:ascii="標楷體" w:eastAsia="標楷體" w:hAnsi="標楷體" w:cs="新細明體" w:hint="eastAsia"/>
                <w:color w:val="000000"/>
                <w:kern w:val="0"/>
              </w:rPr>
              <w:t>V</w:t>
            </w:r>
          </w:p>
        </w:tc>
        <w:tc>
          <w:tcPr>
            <w:tcW w:w="1222" w:type="pct"/>
            <w:shd w:val="clear" w:color="auto" w:fill="auto"/>
            <w:vAlign w:val="center"/>
            <w:hideMark/>
          </w:tcPr>
          <w:p w14:paraId="37C9D80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5721428" w14:textId="77777777" w:rsidR="00A92C7B" w:rsidRPr="008F20B5" w:rsidRDefault="00A92C7B" w:rsidP="0031331B">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147C2D88" w14:textId="77777777" w:rsidR="00A92C7B" w:rsidRPr="008F20B5" w:rsidRDefault="00A92C7B" w:rsidP="0031331B">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7AEB7C91" w14:textId="77777777" w:rsidR="00A92C7B" w:rsidRPr="008F20B5" w:rsidRDefault="00A92C7B" w:rsidP="0031331B">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3716AF6D" w14:textId="77777777" w:rsidR="00A92C7B" w:rsidRPr="008F20B5" w:rsidRDefault="00A92C7B" w:rsidP="0031331B">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7C54C009" w14:textId="77777777" w:rsidR="00A92C7B" w:rsidRPr="008F20B5" w:rsidRDefault="00A92C7B" w:rsidP="0031331B">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5A58187F" w14:textId="77777777" w:rsidR="00A92C7B" w:rsidRPr="008F20B5" w:rsidRDefault="00A92C7B" w:rsidP="0031331B">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00B0AA77" w14:textId="77777777" w:rsidR="00A92C7B" w:rsidRPr="008F20B5" w:rsidRDefault="00A92C7B" w:rsidP="0031331B">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1488410B" w14:textId="77777777" w:rsidR="00A92C7B" w:rsidRPr="008F20B5" w:rsidRDefault="00A92C7B" w:rsidP="0031331B">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4A34041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A92C7B" w:rsidRPr="008F20B5" w14:paraId="0BD0A4F6" w14:textId="77777777" w:rsidTr="0031331B">
        <w:trPr>
          <w:trHeight w:val="340"/>
        </w:trPr>
        <w:tc>
          <w:tcPr>
            <w:tcW w:w="278" w:type="pct"/>
            <w:shd w:val="clear" w:color="auto" w:fill="auto"/>
            <w:hideMark/>
          </w:tcPr>
          <w:p w14:paraId="1EA7EB18" w14:textId="3719F9D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10</w:t>
            </w:r>
          </w:p>
        </w:tc>
        <w:tc>
          <w:tcPr>
            <w:tcW w:w="722" w:type="pct"/>
            <w:shd w:val="clear" w:color="auto" w:fill="auto"/>
            <w:hideMark/>
          </w:tcPr>
          <w:p w14:paraId="2AF2A72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IndustryCode</w:t>
            </w:r>
            <w:proofErr w:type="spellEnd"/>
          </w:p>
        </w:tc>
        <w:tc>
          <w:tcPr>
            <w:tcW w:w="1944" w:type="pct"/>
            <w:shd w:val="clear" w:color="auto" w:fill="auto"/>
            <w:hideMark/>
          </w:tcPr>
          <w:p w14:paraId="3A0335D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行業別</w:t>
            </w:r>
          </w:p>
        </w:tc>
        <w:tc>
          <w:tcPr>
            <w:tcW w:w="278" w:type="pct"/>
            <w:shd w:val="clear" w:color="auto" w:fill="auto"/>
            <w:hideMark/>
          </w:tcPr>
          <w:p w14:paraId="28348B0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2C6B8A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1CA5C29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1E270D5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B37EEC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r>
              <w:rPr>
                <w:rFonts w:ascii="標楷體" w:eastAsia="標楷體" w:hAnsi="標楷體" w:cs="新細明體" w:hint="eastAsia"/>
                <w:color w:val="000000"/>
                <w:kern w:val="0"/>
              </w:rPr>
              <w:t xml:space="preserve"> ex:060000</w:t>
            </w:r>
          </w:p>
        </w:tc>
      </w:tr>
      <w:tr w:rsidR="00A92C7B" w:rsidRPr="008F20B5" w14:paraId="12AA6511" w14:textId="77777777" w:rsidTr="0031331B">
        <w:trPr>
          <w:trHeight w:val="340"/>
        </w:trPr>
        <w:tc>
          <w:tcPr>
            <w:tcW w:w="278" w:type="pct"/>
            <w:shd w:val="clear" w:color="auto" w:fill="auto"/>
            <w:hideMark/>
          </w:tcPr>
          <w:p w14:paraId="5E552238" w14:textId="4B286AE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11</w:t>
            </w:r>
          </w:p>
        </w:tc>
        <w:tc>
          <w:tcPr>
            <w:tcW w:w="722" w:type="pct"/>
            <w:shd w:val="clear" w:color="auto" w:fill="auto"/>
            <w:hideMark/>
          </w:tcPr>
          <w:p w14:paraId="030EA8AC"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NationalityCode</w:t>
            </w:r>
            <w:proofErr w:type="spellEnd"/>
          </w:p>
        </w:tc>
        <w:tc>
          <w:tcPr>
            <w:tcW w:w="1944" w:type="pct"/>
            <w:shd w:val="clear" w:color="auto" w:fill="auto"/>
            <w:hideMark/>
          </w:tcPr>
          <w:p w14:paraId="6469784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國籍</w:t>
            </w:r>
          </w:p>
        </w:tc>
        <w:tc>
          <w:tcPr>
            <w:tcW w:w="278" w:type="pct"/>
            <w:shd w:val="clear" w:color="auto" w:fill="auto"/>
            <w:hideMark/>
          </w:tcPr>
          <w:p w14:paraId="3D38BCB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4ACF02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985038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3EE5D85E" w14:textId="77777777" w:rsidR="00A92C7B" w:rsidRPr="008F20B5" w:rsidRDefault="00A92C7B" w:rsidP="0031331B">
            <w:pPr>
              <w:widowControl/>
              <w:rPr>
                <w:rFonts w:ascii="標楷體" w:eastAsia="標楷體" w:hAnsi="標楷體" w:cs="新細明體"/>
                <w:color w:val="000000"/>
                <w:kern w:val="0"/>
              </w:rPr>
            </w:pPr>
          </w:p>
        </w:tc>
      </w:tr>
      <w:tr w:rsidR="001B485E" w:rsidRPr="001B485E" w14:paraId="2D2F3646" w14:textId="77777777" w:rsidTr="0031331B">
        <w:trPr>
          <w:trHeight w:val="340"/>
        </w:trPr>
        <w:tc>
          <w:tcPr>
            <w:tcW w:w="278" w:type="pct"/>
            <w:shd w:val="clear" w:color="auto" w:fill="auto"/>
          </w:tcPr>
          <w:p w14:paraId="74B81693" w14:textId="37E8D6BE" w:rsidR="001B485E"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12</w:t>
            </w:r>
          </w:p>
        </w:tc>
        <w:tc>
          <w:tcPr>
            <w:tcW w:w="722" w:type="pct"/>
            <w:shd w:val="clear" w:color="auto" w:fill="auto"/>
          </w:tcPr>
          <w:p w14:paraId="5546FBF0" w14:textId="365F375F" w:rsidR="001B485E" w:rsidRPr="001B485E" w:rsidRDefault="001B485E" w:rsidP="0031331B">
            <w:pPr>
              <w:widowControl/>
              <w:rPr>
                <w:rFonts w:ascii="標楷體" w:eastAsia="標楷體" w:hAnsi="標楷體" w:cs="新細明體"/>
                <w:color w:val="000000"/>
                <w:kern w:val="0"/>
                <w:highlight w:val="magenta"/>
              </w:rPr>
            </w:pPr>
            <w:proofErr w:type="spellStart"/>
            <w:r w:rsidRPr="001B485E">
              <w:rPr>
                <w:rFonts w:ascii="標楷體" w:eastAsia="標楷體" w:hAnsi="標楷體" w:cs="新細明體"/>
                <w:color w:val="000000"/>
                <w:kern w:val="0"/>
                <w:highlight w:val="magenta"/>
              </w:rPr>
              <w:t>BussNationalityCode</w:t>
            </w:r>
            <w:proofErr w:type="spellEnd"/>
          </w:p>
        </w:tc>
        <w:tc>
          <w:tcPr>
            <w:tcW w:w="1944" w:type="pct"/>
            <w:shd w:val="clear" w:color="auto" w:fill="auto"/>
          </w:tcPr>
          <w:p w14:paraId="1F3C0DD1" w14:textId="6BBE389E"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居住地國籍</w:t>
            </w:r>
          </w:p>
        </w:tc>
        <w:tc>
          <w:tcPr>
            <w:tcW w:w="278" w:type="pct"/>
            <w:shd w:val="clear" w:color="auto" w:fill="auto"/>
          </w:tcPr>
          <w:p w14:paraId="5DEAC66B" w14:textId="7029A498"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X</w:t>
            </w:r>
          </w:p>
        </w:tc>
        <w:tc>
          <w:tcPr>
            <w:tcW w:w="278" w:type="pct"/>
            <w:shd w:val="clear" w:color="auto" w:fill="auto"/>
          </w:tcPr>
          <w:p w14:paraId="12CAD941" w14:textId="10CA6114"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w:t>
            </w:r>
          </w:p>
        </w:tc>
        <w:tc>
          <w:tcPr>
            <w:tcW w:w="278" w:type="pct"/>
          </w:tcPr>
          <w:p w14:paraId="0AFD590D" w14:textId="49179F3F"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v</w:t>
            </w:r>
          </w:p>
        </w:tc>
        <w:tc>
          <w:tcPr>
            <w:tcW w:w="1222" w:type="pct"/>
            <w:shd w:val="clear" w:color="auto" w:fill="auto"/>
            <w:noWrap/>
            <w:vAlign w:val="center"/>
          </w:tcPr>
          <w:p w14:paraId="344DF14F" w14:textId="77777777" w:rsidR="001B485E" w:rsidRPr="001B485E" w:rsidRDefault="001B485E" w:rsidP="0031331B">
            <w:pPr>
              <w:widowControl/>
              <w:rPr>
                <w:rFonts w:ascii="標楷體" w:eastAsia="標楷體" w:hAnsi="標楷體" w:cs="新細明體"/>
                <w:color w:val="000000"/>
                <w:kern w:val="0"/>
                <w:highlight w:val="magenta"/>
              </w:rPr>
            </w:pPr>
          </w:p>
        </w:tc>
      </w:tr>
      <w:tr w:rsidR="00A92C7B" w:rsidRPr="008F20B5" w14:paraId="06C1A06D" w14:textId="77777777" w:rsidTr="0031331B">
        <w:trPr>
          <w:trHeight w:val="340"/>
        </w:trPr>
        <w:tc>
          <w:tcPr>
            <w:tcW w:w="278" w:type="pct"/>
            <w:shd w:val="clear" w:color="auto" w:fill="auto"/>
            <w:hideMark/>
          </w:tcPr>
          <w:p w14:paraId="2DF40BA1" w14:textId="2598D58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3</w:t>
            </w:r>
          </w:p>
        </w:tc>
        <w:tc>
          <w:tcPr>
            <w:tcW w:w="722" w:type="pct"/>
            <w:shd w:val="clear" w:color="auto" w:fill="auto"/>
            <w:hideMark/>
          </w:tcPr>
          <w:p w14:paraId="066ED9C9"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SpouseId</w:t>
            </w:r>
            <w:proofErr w:type="spellEnd"/>
          </w:p>
        </w:tc>
        <w:tc>
          <w:tcPr>
            <w:tcW w:w="1944" w:type="pct"/>
            <w:shd w:val="clear" w:color="auto" w:fill="auto"/>
            <w:hideMark/>
          </w:tcPr>
          <w:p w14:paraId="65A5B3A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配偶身分證字號</w:t>
            </w:r>
          </w:p>
        </w:tc>
        <w:tc>
          <w:tcPr>
            <w:tcW w:w="278" w:type="pct"/>
            <w:shd w:val="clear" w:color="auto" w:fill="auto"/>
            <w:hideMark/>
          </w:tcPr>
          <w:p w14:paraId="20E92FD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CDDD4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53C79E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C1E702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D9B3F50" w14:textId="77777777" w:rsidTr="0031331B">
        <w:trPr>
          <w:trHeight w:val="340"/>
        </w:trPr>
        <w:tc>
          <w:tcPr>
            <w:tcW w:w="278" w:type="pct"/>
            <w:shd w:val="clear" w:color="auto" w:fill="auto"/>
          </w:tcPr>
          <w:p w14:paraId="4D342CAB" w14:textId="033BA51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4</w:t>
            </w:r>
          </w:p>
        </w:tc>
        <w:tc>
          <w:tcPr>
            <w:tcW w:w="722" w:type="pct"/>
            <w:shd w:val="clear" w:color="auto" w:fill="auto"/>
            <w:hideMark/>
          </w:tcPr>
          <w:p w14:paraId="65A2895D"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SpouseName</w:t>
            </w:r>
            <w:proofErr w:type="spellEnd"/>
          </w:p>
        </w:tc>
        <w:tc>
          <w:tcPr>
            <w:tcW w:w="1944" w:type="pct"/>
            <w:shd w:val="clear" w:color="auto" w:fill="auto"/>
            <w:hideMark/>
          </w:tcPr>
          <w:p w14:paraId="277CAE8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配偶姓名</w:t>
            </w:r>
          </w:p>
        </w:tc>
        <w:tc>
          <w:tcPr>
            <w:tcW w:w="278" w:type="pct"/>
            <w:shd w:val="clear" w:color="auto" w:fill="auto"/>
            <w:hideMark/>
          </w:tcPr>
          <w:p w14:paraId="7540EA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678DDE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75E67B2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61062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CD3328" w14:textId="77777777" w:rsidTr="0031331B">
        <w:trPr>
          <w:trHeight w:val="340"/>
        </w:trPr>
        <w:tc>
          <w:tcPr>
            <w:tcW w:w="278" w:type="pct"/>
            <w:shd w:val="clear" w:color="auto" w:fill="auto"/>
          </w:tcPr>
          <w:p w14:paraId="27D8C79D" w14:textId="3F7F515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5</w:t>
            </w:r>
          </w:p>
        </w:tc>
        <w:tc>
          <w:tcPr>
            <w:tcW w:w="722" w:type="pct"/>
            <w:shd w:val="clear" w:color="auto" w:fill="auto"/>
            <w:hideMark/>
          </w:tcPr>
          <w:p w14:paraId="426EACE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RegZip3</w:t>
            </w:r>
          </w:p>
        </w:tc>
        <w:tc>
          <w:tcPr>
            <w:tcW w:w="1944" w:type="pct"/>
            <w:shd w:val="clear" w:color="auto" w:fill="auto"/>
            <w:hideMark/>
          </w:tcPr>
          <w:p w14:paraId="2AECC03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-郵遞區號前三碼</w:t>
            </w:r>
          </w:p>
        </w:tc>
        <w:tc>
          <w:tcPr>
            <w:tcW w:w="278" w:type="pct"/>
            <w:shd w:val="clear" w:color="auto" w:fill="auto"/>
            <w:hideMark/>
          </w:tcPr>
          <w:p w14:paraId="5797AA3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69F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CA187BE"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4BE13C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5C5F3A8" w14:textId="77777777" w:rsidTr="0031331B">
        <w:trPr>
          <w:trHeight w:val="340"/>
        </w:trPr>
        <w:tc>
          <w:tcPr>
            <w:tcW w:w="278" w:type="pct"/>
            <w:shd w:val="clear" w:color="auto" w:fill="auto"/>
          </w:tcPr>
          <w:p w14:paraId="4D304598" w14:textId="6051844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6</w:t>
            </w:r>
          </w:p>
        </w:tc>
        <w:tc>
          <w:tcPr>
            <w:tcW w:w="722" w:type="pct"/>
            <w:shd w:val="clear" w:color="auto" w:fill="auto"/>
          </w:tcPr>
          <w:p w14:paraId="4FEABD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RegZip2</w:t>
            </w:r>
          </w:p>
        </w:tc>
        <w:tc>
          <w:tcPr>
            <w:tcW w:w="1944" w:type="pct"/>
            <w:shd w:val="clear" w:color="auto" w:fill="auto"/>
          </w:tcPr>
          <w:p w14:paraId="7B7B471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-郵遞區號後兩碼</w:t>
            </w:r>
          </w:p>
        </w:tc>
        <w:tc>
          <w:tcPr>
            <w:tcW w:w="278" w:type="pct"/>
            <w:shd w:val="clear" w:color="auto" w:fill="auto"/>
          </w:tcPr>
          <w:p w14:paraId="43628AB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66FFD5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01561C2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F8253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B0615D" w14:textId="77777777" w:rsidTr="0031331B">
        <w:trPr>
          <w:trHeight w:val="340"/>
        </w:trPr>
        <w:tc>
          <w:tcPr>
            <w:tcW w:w="278" w:type="pct"/>
            <w:shd w:val="clear" w:color="auto" w:fill="auto"/>
          </w:tcPr>
          <w:p w14:paraId="3621282F" w14:textId="50A35FA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310F56BC"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RegCityCode</w:t>
            </w:r>
            <w:proofErr w:type="spellEnd"/>
          </w:p>
        </w:tc>
        <w:tc>
          <w:tcPr>
            <w:tcW w:w="1944" w:type="pct"/>
            <w:shd w:val="clear" w:color="auto" w:fill="auto"/>
            <w:hideMark/>
          </w:tcPr>
          <w:p w14:paraId="347F44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-縣市代碼</w:t>
            </w:r>
          </w:p>
        </w:tc>
        <w:tc>
          <w:tcPr>
            <w:tcW w:w="278" w:type="pct"/>
            <w:shd w:val="clear" w:color="auto" w:fill="auto"/>
            <w:hideMark/>
          </w:tcPr>
          <w:p w14:paraId="118562F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532702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B055A84"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576E4554"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3C669D61"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lastRenderedPageBreak/>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F83C276" w14:textId="77777777" w:rsidTr="0031331B">
        <w:trPr>
          <w:trHeight w:val="340"/>
        </w:trPr>
        <w:tc>
          <w:tcPr>
            <w:tcW w:w="278" w:type="pct"/>
            <w:shd w:val="clear" w:color="auto" w:fill="auto"/>
          </w:tcPr>
          <w:p w14:paraId="5493FF6E" w14:textId="5729BDCA"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1</w:t>
            </w:r>
            <w:r w:rsidR="001B485E">
              <w:rPr>
                <w:rFonts w:ascii="標楷體" w:eastAsia="標楷體" w:hAnsi="標楷體" w:cs="新細明體" w:hint="eastAsia"/>
                <w:color w:val="000000"/>
                <w:kern w:val="0"/>
                <w:highlight w:val="magenta"/>
              </w:rPr>
              <w:t>8</w:t>
            </w:r>
          </w:p>
        </w:tc>
        <w:tc>
          <w:tcPr>
            <w:tcW w:w="722" w:type="pct"/>
            <w:shd w:val="clear" w:color="auto" w:fill="auto"/>
            <w:hideMark/>
          </w:tcPr>
          <w:p w14:paraId="4CBB063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RegAreaCode</w:t>
            </w:r>
            <w:proofErr w:type="spellEnd"/>
          </w:p>
        </w:tc>
        <w:tc>
          <w:tcPr>
            <w:tcW w:w="1944" w:type="pct"/>
            <w:shd w:val="clear" w:color="auto" w:fill="auto"/>
            <w:hideMark/>
          </w:tcPr>
          <w:p w14:paraId="3DEA2AF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-鄉鎮市區代碼</w:t>
            </w:r>
          </w:p>
        </w:tc>
        <w:tc>
          <w:tcPr>
            <w:tcW w:w="278" w:type="pct"/>
            <w:shd w:val="clear" w:color="auto" w:fill="auto"/>
            <w:hideMark/>
          </w:tcPr>
          <w:p w14:paraId="5B8049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3875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9AA801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7D019F0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423F3FE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93330D4" w14:textId="77777777" w:rsidTr="0031331B">
        <w:trPr>
          <w:trHeight w:val="340"/>
        </w:trPr>
        <w:tc>
          <w:tcPr>
            <w:tcW w:w="278" w:type="pct"/>
            <w:shd w:val="clear" w:color="auto" w:fill="auto"/>
          </w:tcPr>
          <w:p w14:paraId="4CC7E329" w14:textId="6B3D523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9</w:t>
            </w:r>
          </w:p>
        </w:tc>
        <w:tc>
          <w:tcPr>
            <w:tcW w:w="722" w:type="pct"/>
            <w:shd w:val="clear" w:color="auto" w:fill="auto"/>
          </w:tcPr>
          <w:p w14:paraId="2B6281E0"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RegRoad</w:t>
            </w:r>
            <w:proofErr w:type="spellEnd"/>
          </w:p>
        </w:tc>
        <w:tc>
          <w:tcPr>
            <w:tcW w:w="1944" w:type="pct"/>
            <w:shd w:val="clear" w:color="auto" w:fill="auto"/>
          </w:tcPr>
          <w:p w14:paraId="7D1D2A0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-路名</w:t>
            </w:r>
          </w:p>
        </w:tc>
        <w:tc>
          <w:tcPr>
            <w:tcW w:w="278" w:type="pct"/>
            <w:shd w:val="clear" w:color="auto" w:fill="auto"/>
          </w:tcPr>
          <w:p w14:paraId="62E1CB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B53293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10603AD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6BDC4C9"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703DA65D" w14:textId="77777777" w:rsidTr="0031331B">
        <w:trPr>
          <w:trHeight w:val="340"/>
        </w:trPr>
        <w:tc>
          <w:tcPr>
            <w:tcW w:w="278" w:type="pct"/>
            <w:shd w:val="clear" w:color="auto" w:fill="auto"/>
          </w:tcPr>
          <w:p w14:paraId="4BE51EBD" w14:textId="634AAE66"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20</w:t>
            </w:r>
          </w:p>
        </w:tc>
        <w:tc>
          <w:tcPr>
            <w:tcW w:w="722" w:type="pct"/>
            <w:shd w:val="clear" w:color="auto" w:fill="auto"/>
          </w:tcPr>
          <w:p w14:paraId="2FD91DD1"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RegSection</w:t>
            </w:r>
            <w:proofErr w:type="spellEnd"/>
          </w:p>
        </w:tc>
        <w:tc>
          <w:tcPr>
            <w:tcW w:w="1944" w:type="pct"/>
            <w:shd w:val="clear" w:color="auto" w:fill="auto"/>
          </w:tcPr>
          <w:p w14:paraId="375996A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-段</w:t>
            </w:r>
          </w:p>
        </w:tc>
        <w:tc>
          <w:tcPr>
            <w:tcW w:w="278" w:type="pct"/>
            <w:shd w:val="clear" w:color="auto" w:fill="auto"/>
          </w:tcPr>
          <w:p w14:paraId="02F508D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61E6B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FDCF1EA"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A39A36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ABF0E5" w14:textId="77777777" w:rsidTr="0031331B">
        <w:trPr>
          <w:trHeight w:val="340"/>
        </w:trPr>
        <w:tc>
          <w:tcPr>
            <w:tcW w:w="278" w:type="pct"/>
            <w:shd w:val="clear" w:color="auto" w:fill="auto"/>
          </w:tcPr>
          <w:p w14:paraId="08242DBB" w14:textId="72BB5F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21</w:t>
            </w:r>
          </w:p>
        </w:tc>
        <w:tc>
          <w:tcPr>
            <w:tcW w:w="722" w:type="pct"/>
            <w:shd w:val="clear" w:color="auto" w:fill="auto"/>
          </w:tcPr>
          <w:p w14:paraId="6EFB20CB"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RegAlley</w:t>
            </w:r>
            <w:proofErr w:type="spellEnd"/>
          </w:p>
        </w:tc>
        <w:tc>
          <w:tcPr>
            <w:tcW w:w="1944" w:type="pct"/>
            <w:shd w:val="clear" w:color="auto" w:fill="auto"/>
          </w:tcPr>
          <w:p w14:paraId="3325FE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-巷</w:t>
            </w:r>
          </w:p>
        </w:tc>
        <w:tc>
          <w:tcPr>
            <w:tcW w:w="278" w:type="pct"/>
            <w:shd w:val="clear" w:color="auto" w:fill="auto"/>
          </w:tcPr>
          <w:p w14:paraId="53B3F17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43865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E84F00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CF9EAA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FD0C5A8" w14:textId="77777777" w:rsidTr="0031331B">
        <w:trPr>
          <w:trHeight w:val="340"/>
        </w:trPr>
        <w:tc>
          <w:tcPr>
            <w:tcW w:w="278" w:type="pct"/>
            <w:shd w:val="clear" w:color="auto" w:fill="auto"/>
          </w:tcPr>
          <w:p w14:paraId="51454E24" w14:textId="5B384AAA"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22</w:t>
            </w:r>
          </w:p>
        </w:tc>
        <w:tc>
          <w:tcPr>
            <w:tcW w:w="722" w:type="pct"/>
            <w:shd w:val="clear" w:color="auto" w:fill="auto"/>
          </w:tcPr>
          <w:p w14:paraId="6AD3A9D2"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RegLane</w:t>
            </w:r>
            <w:proofErr w:type="spellEnd"/>
          </w:p>
        </w:tc>
        <w:tc>
          <w:tcPr>
            <w:tcW w:w="1944" w:type="pct"/>
            <w:shd w:val="clear" w:color="auto" w:fill="auto"/>
          </w:tcPr>
          <w:p w14:paraId="5526C8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-弄</w:t>
            </w:r>
          </w:p>
        </w:tc>
        <w:tc>
          <w:tcPr>
            <w:tcW w:w="278" w:type="pct"/>
            <w:shd w:val="clear" w:color="auto" w:fill="auto"/>
          </w:tcPr>
          <w:p w14:paraId="4BF85FF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28604A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A6C916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212A1A9"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2A4AB17" w14:textId="77777777" w:rsidTr="0031331B">
        <w:trPr>
          <w:trHeight w:val="340"/>
        </w:trPr>
        <w:tc>
          <w:tcPr>
            <w:tcW w:w="278" w:type="pct"/>
            <w:shd w:val="clear" w:color="auto" w:fill="auto"/>
          </w:tcPr>
          <w:p w14:paraId="173BA237" w14:textId="25827D4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3</w:t>
            </w:r>
          </w:p>
        </w:tc>
        <w:tc>
          <w:tcPr>
            <w:tcW w:w="722" w:type="pct"/>
            <w:shd w:val="clear" w:color="auto" w:fill="auto"/>
          </w:tcPr>
          <w:p w14:paraId="65CAC5D6"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RegNum</w:t>
            </w:r>
            <w:proofErr w:type="spellEnd"/>
          </w:p>
        </w:tc>
        <w:tc>
          <w:tcPr>
            <w:tcW w:w="1944" w:type="pct"/>
            <w:shd w:val="clear" w:color="auto" w:fill="auto"/>
          </w:tcPr>
          <w:p w14:paraId="2F1482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w:t>
            </w:r>
          </w:p>
        </w:tc>
        <w:tc>
          <w:tcPr>
            <w:tcW w:w="278" w:type="pct"/>
            <w:shd w:val="clear" w:color="auto" w:fill="auto"/>
          </w:tcPr>
          <w:p w14:paraId="40EDA6F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82A1DA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2C1638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014A25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850DC3F" w14:textId="77777777" w:rsidTr="0031331B">
        <w:trPr>
          <w:trHeight w:val="340"/>
        </w:trPr>
        <w:tc>
          <w:tcPr>
            <w:tcW w:w="278" w:type="pct"/>
            <w:shd w:val="clear" w:color="auto" w:fill="auto"/>
          </w:tcPr>
          <w:p w14:paraId="424466C6" w14:textId="0775057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4</w:t>
            </w:r>
          </w:p>
        </w:tc>
        <w:tc>
          <w:tcPr>
            <w:tcW w:w="722" w:type="pct"/>
            <w:shd w:val="clear" w:color="auto" w:fill="auto"/>
          </w:tcPr>
          <w:p w14:paraId="5527967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RegNumDash</w:t>
            </w:r>
            <w:proofErr w:type="spellEnd"/>
          </w:p>
        </w:tc>
        <w:tc>
          <w:tcPr>
            <w:tcW w:w="1944" w:type="pct"/>
            <w:shd w:val="clear" w:color="auto" w:fill="auto"/>
          </w:tcPr>
          <w:p w14:paraId="6AC4399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-號之</w:t>
            </w:r>
          </w:p>
        </w:tc>
        <w:tc>
          <w:tcPr>
            <w:tcW w:w="278" w:type="pct"/>
            <w:shd w:val="clear" w:color="auto" w:fill="auto"/>
          </w:tcPr>
          <w:p w14:paraId="04E1E79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97F4DD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53D95E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51240E8"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D052D0D" w14:textId="77777777" w:rsidTr="0031331B">
        <w:trPr>
          <w:trHeight w:val="340"/>
        </w:trPr>
        <w:tc>
          <w:tcPr>
            <w:tcW w:w="278" w:type="pct"/>
            <w:shd w:val="clear" w:color="auto" w:fill="auto"/>
          </w:tcPr>
          <w:p w14:paraId="111E402B" w14:textId="1957FCF5"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5</w:t>
            </w:r>
          </w:p>
        </w:tc>
        <w:tc>
          <w:tcPr>
            <w:tcW w:w="722" w:type="pct"/>
            <w:shd w:val="clear" w:color="auto" w:fill="auto"/>
          </w:tcPr>
          <w:p w14:paraId="50907EF2"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RegFloor</w:t>
            </w:r>
            <w:proofErr w:type="spellEnd"/>
          </w:p>
        </w:tc>
        <w:tc>
          <w:tcPr>
            <w:tcW w:w="1944" w:type="pct"/>
            <w:shd w:val="clear" w:color="auto" w:fill="auto"/>
          </w:tcPr>
          <w:p w14:paraId="5262F52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w:t>
            </w:r>
          </w:p>
        </w:tc>
        <w:tc>
          <w:tcPr>
            <w:tcW w:w="278" w:type="pct"/>
            <w:shd w:val="clear" w:color="auto" w:fill="auto"/>
          </w:tcPr>
          <w:p w14:paraId="396316C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96DD30B"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546256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1F1613E0"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5E3A54B" w14:textId="77777777" w:rsidTr="0031331B">
        <w:trPr>
          <w:trHeight w:val="340"/>
        </w:trPr>
        <w:tc>
          <w:tcPr>
            <w:tcW w:w="278" w:type="pct"/>
            <w:shd w:val="clear" w:color="auto" w:fill="auto"/>
          </w:tcPr>
          <w:p w14:paraId="3A9E19CC" w14:textId="7195E7D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6</w:t>
            </w:r>
          </w:p>
        </w:tc>
        <w:tc>
          <w:tcPr>
            <w:tcW w:w="722" w:type="pct"/>
            <w:shd w:val="clear" w:color="auto" w:fill="auto"/>
          </w:tcPr>
          <w:p w14:paraId="5E508B49"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RegFloorDash</w:t>
            </w:r>
            <w:proofErr w:type="spellEnd"/>
          </w:p>
        </w:tc>
        <w:tc>
          <w:tcPr>
            <w:tcW w:w="1944" w:type="pct"/>
            <w:shd w:val="clear" w:color="auto" w:fill="auto"/>
          </w:tcPr>
          <w:p w14:paraId="52FC6A1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-樓之</w:t>
            </w:r>
          </w:p>
        </w:tc>
        <w:tc>
          <w:tcPr>
            <w:tcW w:w="278" w:type="pct"/>
            <w:shd w:val="clear" w:color="auto" w:fill="auto"/>
          </w:tcPr>
          <w:p w14:paraId="387F479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5E9D455"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683730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BDFDB0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6C230D" w14:textId="77777777" w:rsidTr="0031331B">
        <w:trPr>
          <w:trHeight w:val="340"/>
        </w:trPr>
        <w:tc>
          <w:tcPr>
            <w:tcW w:w="278" w:type="pct"/>
            <w:shd w:val="clear" w:color="auto" w:fill="auto"/>
          </w:tcPr>
          <w:p w14:paraId="4948F5BA" w14:textId="27BDEDC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0F07C55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CurrZip3</w:t>
            </w:r>
          </w:p>
        </w:tc>
        <w:tc>
          <w:tcPr>
            <w:tcW w:w="1944" w:type="pct"/>
            <w:shd w:val="clear" w:color="auto" w:fill="auto"/>
            <w:hideMark/>
          </w:tcPr>
          <w:p w14:paraId="382ACCF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-郵遞區號前三碼</w:t>
            </w:r>
          </w:p>
        </w:tc>
        <w:tc>
          <w:tcPr>
            <w:tcW w:w="278" w:type="pct"/>
            <w:shd w:val="clear" w:color="auto" w:fill="auto"/>
            <w:hideMark/>
          </w:tcPr>
          <w:p w14:paraId="5D04D25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D06A5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2FE914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B18CC8E"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1A738EC" w14:textId="77777777" w:rsidTr="0031331B">
        <w:trPr>
          <w:trHeight w:val="340"/>
        </w:trPr>
        <w:tc>
          <w:tcPr>
            <w:tcW w:w="278" w:type="pct"/>
            <w:shd w:val="clear" w:color="auto" w:fill="auto"/>
          </w:tcPr>
          <w:p w14:paraId="4C897DCB" w14:textId="7554D45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8</w:t>
            </w:r>
          </w:p>
        </w:tc>
        <w:tc>
          <w:tcPr>
            <w:tcW w:w="722" w:type="pct"/>
            <w:shd w:val="clear" w:color="auto" w:fill="auto"/>
          </w:tcPr>
          <w:p w14:paraId="51ABA6F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CurrZip2</w:t>
            </w:r>
          </w:p>
        </w:tc>
        <w:tc>
          <w:tcPr>
            <w:tcW w:w="1944" w:type="pct"/>
            <w:shd w:val="clear" w:color="auto" w:fill="auto"/>
          </w:tcPr>
          <w:p w14:paraId="41304F5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-郵遞區號後兩碼</w:t>
            </w:r>
          </w:p>
        </w:tc>
        <w:tc>
          <w:tcPr>
            <w:tcW w:w="278" w:type="pct"/>
            <w:shd w:val="clear" w:color="auto" w:fill="auto"/>
          </w:tcPr>
          <w:p w14:paraId="75612DC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C26DFD9"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6A6661AB"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74BDD52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r w:rsidR="00A92C7B" w:rsidRPr="008F20B5" w14:paraId="1D60DB03" w14:textId="77777777" w:rsidTr="0031331B">
        <w:trPr>
          <w:trHeight w:val="340"/>
        </w:trPr>
        <w:tc>
          <w:tcPr>
            <w:tcW w:w="278" w:type="pct"/>
            <w:shd w:val="clear" w:color="auto" w:fill="auto"/>
          </w:tcPr>
          <w:p w14:paraId="773F8408" w14:textId="5F2C4D0D"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9</w:t>
            </w:r>
          </w:p>
        </w:tc>
        <w:tc>
          <w:tcPr>
            <w:tcW w:w="722" w:type="pct"/>
            <w:shd w:val="clear" w:color="auto" w:fill="auto"/>
            <w:hideMark/>
          </w:tcPr>
          <w:p w14:paraId="5AB91FFD"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CurrCityCode</w:t>
            </w:r>
            <w:proofErr w:type="spellEnd"/>
          </w:p>
        </w:tc>
        <w:tc>
          <w:tcPr>
            <w:tcW w:w="1944" w:type="pct"/>
            <w:shd w:val="clear" w:color="auto" w:fill="auto"/>
            <w:hideMark/>
          </w:tcPr>
          <w:p w14:paraId="0B0D1B2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-縣市代碼</w:t>
            </w:r>
          </w:p>
        </w:tc>
        <w:tc>
          <w:tcPr>
            <w:tcW w:w="278" w:type="pct"/>
            <w:shd w:val="clear" w:color="auto" w:fill="auto"/>
            <w:hideMark/>
          </w:tcPr>
          <w:p w14:paraId="10D6A24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51B1BE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4C099481"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692E5D1"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6C874B4E"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578F556" w14:textId="77777777" w:rsidTr="0031331B">
        <w:trPr>
          <w:trHeight w:val="340"/>
        </w:trPr>
        <w:tc>
          <w:tcPr>
            <w:tcW w:w="278" w:type="pct"/>
            <w:shd w:val="clear" w:color="auto" w:fill="auto"/>
          </w:tcPr>
          <w:p w14:paraId="27BEB651" w14:textId="44CDF563"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30</w:t>
            </w:r>
          </w:p>
        </w:tc>
        <w:tc>
          <w:tcPr>
            <w:tcW w:w="722" w:type="pct"/>
            <w:shd w:val="clear" w:color="auto" w:fill="auto"/>
            <w:hideMark/>
          </w:tcPr>
          <w:p w14:paraId="5A650C0E"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CurrAreaCode</w:t>
            </w:r>
            <w:proofErr w:type="spellEnd"/>
          </w:p>
        </w:tc>
        <w:tc>
          <w:tcPr>
            <w:tcW w:w="1944" w:type="pct"/>
            <w:shd w:val="clear" w:color="auto" w:fill="auto"/>
            <w:hideMark/>
          </w:tcPr>
          <w:p w14:paraId="718C4BA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-鄉鎮市區代碼</w:t>
            </w:r>
          </w:p>
        </w:tc>
        <w:tc>
          <w:tcPr>
            <w:tcW w:w="278" w:type="pct"/>
            <w:shd w:val="clear" w:color="auto" w:fill="auto"/>
            <w:hideMark/>
          </w:tcPr>
          <w:p w14:paraId="2E3E317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2FC4A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43D2E50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CA9E8B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6D5232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0D9001E" w14:textId="77777777" w:rsidTr="0031331B">
        <w:trPr>
          <w:trHeight w:val="340"/>
        </w:trPr>
        <w:tc>
          <w:tcPr>
            <w:tcW w:w="278" w:type="pct"/>
            <w:shd w:val="clear" w:color="auto" w:fill="auto"/>
          </w:tcPr>
          <w:p w14:paraId="0C68971F" w14:textId="4A9501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31</w:t>
            </w:r>
          </w:p>
        </w:tc>
        <w:tc>
          <w:tcPr>
            <w:tcW w:w="722" w:type="pct"/>
            <w:shd w:val="clear" w:color="auto" w:fill="auto"/>
          </w:tcPr>
          <w:p w14:paraId="237A408D"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CurrRoad</w:t>
            </w:r>
            <w:proofErr w:type="spellEnd"/>
          </w:p>
        </w:tc>
        <w:tc>
          <w:tcPr>
            <w:tcW w:w="1944" w:type="pct"/>
            <w:shd w:val="clear" w:color="auto" w:fill="auto"/>
          </w:tcPr>
          <w:p w14:paraId="240B353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-路名</w:t>
            </w:r>
          </w:p>
        </w:tc>
        <w:tc>
          <w:tcPr>
            <w:tcW w:w="278" w:type="pct"/>
            <w:shd w:val="clear" w:color="auto" w:fill="auto"/>
          </w:tcPr>
          <w:p w14:paraId="5D05709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4BC78F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3D79731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74157FA"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03C077E4" w14:textId="77777777" w:rsidTr="0031331B">
        <w:trPr>
          <w:trHeight w:val="340"/>
        </w:trPr>
        <w:tc>
          <w:tcPr>
            <w:tcW w:w="278" w:type="pct"/>
            <w:shd w:val="clear" w:color="auto" w:fill="auto"/>
          </w:tcPr>
          <w:p w14:paraId="3FE640C3" w14:textId="7C4D8C0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32</w:t>
            </w:r>
          </w:p>
        </w:tc>
        <w:tc>
          <w:tcPr>
            <w:tcW w:w="722" w:type="pct"/>
            <w:shd w:val="clear" w:color="auto" w:fill="auto"/>
          </w:tcPr>
          <w:p w14:paraId="7F4F45B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CurrSection</w:t>
            </w:r>
            <w:proofErr w:type="spellEnd"/>
          </w:p>
        </w:tc>
        <w:tc>
          <w:tcPr>
            <w:tcW w:w="1944" w:type="pct"/>
            <w:shd w:val="clear" w:color="auto" w:fill="auto"/>
          </w:tcPr>
          <w:p w14:paraId="1F32654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-段</w:t>
            </w:r>
          </w:p>
        </w:tc>
        <w:tc>
          <w:tcPr>
            <w:tcW w:w="278" w:type="pct"/>
            <w:shd w:val="clear" w:color="auto" w:fill="auto"/>
          </w:tcPr>
          <w:p w14:paraId="6B635E7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E2C75CA"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AAFAFC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0F8617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A8854E" w14:textId="77777777" w:rsidTr="0031331B">
        <w:trPr>
          <w:trHeight w:val="340"/>
        </w:trPr>
        <w:tc>
          <w:tcPr>
            <w:tcW w:w="278" w:type="pct"/>
            <w:shd w:val="clear" w:color="auto" w:fill="auto"/>
          </w:tcPr>
          <w:p w14:paraId="09C40EF8" w14:textId="7A76FA03"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3</w:t>
            </w:r>
          </w:p>
        </w:tc>
        <w:tc>
          <w:tcPr>
            <w:tcW w:w="722" w:type="pct"/>
            <w:shd w:val="clear" w:color="auto" w:fill="auto"/>
          </w:tcPr>
          <w:p w14:paraId="417EE8DB"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CurrAlley</w:t>
            </w:r>
            <w:proofErr w:type="spellEnd"/>
          </w:p>
        </w:tc>
        <w:tc>
          <w:tcPr>
            <w:tcW w:w="1944" w:type="pct"/>
            <w:shd w:val="clear" w:color="auto" w:fill="auto"/>
          </w:tcPr>
          <w:p w14:paraId="3CB7EC3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-巷</w:t>
            </w:r>
          </w:p>
        </w:tc>
        <w:tc>
          <w:tcPr>
            <w:tcW w:w="278" w:type="pct"/>
            <w:shd w:val="clear" w:color="auto" w:fill="auto"/>
          </w:tcPr>
          <w:p w14:paraId="76ED6E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A7407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460993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68E22B6B"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AB2C6E" w14:textId="77777777" w:rsidTr="0031331B">
        <w:trPr>
          <w:trHeight w:val="340"/>
        </w:trPr>
        <w:tc>
          <w:tcPr>
            <w:tcW w:w="278" w:type="pct"/>
            <w:shd w:val="clear" w:color="auto" w:fill="auto"/>
          </w:tcPr>
          <w:p w14:paraId="270EEE95" w14:textId="6A77131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4</w:t>
            </w:r>
          </w:p>
        </w:tc>
        <w:tc>
          <w:tcPr>
            <w:tcW w:w="722" w:type="pct"/>
            <w:shd w:val="clear" w:color="auto" w:fill="auto"/>
          </w:tcPr>
          <w:p w14:paraId="02E39D8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CurrLane</w:t>
            </w:r>
            <w:proofErr w:type="spellEnd"/>
          </w:p>
        </w:tc>
        <w:tc>
          <w:tcPr>
            <w:tcW w:w="1944" w:type="pct"/>
            <w:shd w:val="clear" w:color="auto" w:fill="auto"/>
          </w:tcPr>
          <w:p w14:paraId="711EFDE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-弄</w:t>
            </w:r>
          </w:p>
        </w:tc>
        <w:tc>
          <w:tcPr>
            <w:tcW w:w="278" w:type="pct"/>
            <w:shd w:val="clear" w:color="auto" w:fill="auto"/>
          </w:tcPr>
          <w:p w14:paraId="4CFECF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67E550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79012B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0D2B641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A838D77" w14:textId="77777777" w:rsidTr="0031331B">
        <w:trPr>
          <w:trHeight w:val="340"/>
        </w:trPr>
        <w:tc>
          <w:tcPr>
            <w:tcW w:w="278" w:type="pct"/>
            <w:shd w:val="clear" w:color="auto" w:fill="auto"/>
          </w:tcPr>
          <w:p w14:paraId="45D457A5" w14:textId="655835E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5</w:t>
            </w:r>
          </w:p>
        </w:tc>
        <w:tc>
          <w:tcPr>
            <w:tcW w:w="722" w:type="pct"/>
            <w:shd w:val="clear" w:color="auto" w:fill="auto"/>
          </w:tcPr>
          <w:p w14:paraId="7E332D0E"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CurrNum</w:t>
            </w:r>
            <w:proofErr w:type="spellEnd"/>
          </w:p>
        </w:tc>
        <w:tc>
          <w:tcPr>
            <w:tcW w:w="1944" w:type="pct"/>
            <w:shd w:val="clear" w:color="auto" w:fill="auto"/>
          </w:tcPr>
          <w:p w14:paraId="0C54634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w:t>
            </w:r>
          </w:p>
        </w:tc>
        <w:tc>
          <w:tcPr>
            <w:tcW w:w="278" w:type="pct"/>
            <w:shd w:val="clear" w:color="auto" w:fill="auto"/>
          </w:tcPr>
          <w:p w14:paraId="1C726C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CB910B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2C3086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F25719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41469CD" w14:textId="77777777" w:rsidTr="0031331B">
        <w:trPr>
          <w:trHeight w:val="340"/>
        </w:trPr>
        <w:tc>
          <w:tcPr>
            <w:tcW w:w="278" w:type="pct"/>
            <w:shd w:val="clear" w:color="auto" w:fill="auto"/>
          </w:tcPr>
          <w:p w14:paraId="63D6DF60" w14:textId="1118CF7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6</w:t>
            </w:r>
          </w:p>
        </w:tc>
        <w:tc>
          <w:tcPr>
            <w:tcW w:w="722" w:type="pct"/>
            <w:shd w:val="clear" w:color="auto" w:fill="auto"/>
          </w:tcPr>
          <w:p w14:paraId="45445B36"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CurrNumDash</w:t>
            </w:r>
            <w:proofErr w:type="spellEnd"/>
          </w:p>
        </w:tc>
        <w:tc>
          <w:tcPr>
            <w:tcW w:w="1944" w:type="pct"/>
            <w:shd w:val="clear" w:color="auto" w:fill="auto"/>
          </w:tcPr>
          <w:p w14:paraId="6A6C11B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-號之</w:t>
            </w:r>
          </w:p>
        </w:tc>
        <w:tc>
          <w:tcPr>
            <w:tcW w:w="278" w:type="pct"/>
            <w:shd w:val="clear" w:color="auto" w:fill="auto"/>
          </w:tcPr>
          <w:p w14:paraId="4EEF7C6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4856C9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DA3B48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C51401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2131AAB" w14:textId="77777777" w:rsidTr="0031331B">
        <w:trPr>
          <w:trHeight w:val="340"/>
        </w:trPr>
        <w:tc>
          <w:tcPr>
            <w:tcW w:w="278" w:type="pct"/>
            <w:shd w:val="clear" w:color="auto" w:fill="auto"/>
          </w:tcPr>
          <w:p w14:paraId="5E2BC732" w14:textId="557A47A8"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37</w:t>
            </w:r>
          </w:p>
        </w:tc>
        <w:tc>
          <w:tcPr>
            <w:tcW w:w="722" w:type="pct"/>
            <w:shd w:val="clear" w:color="auto" w:fill="auto"/>
          </w:tcPr>
          <w:p w14:paraId="5085AE51"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CurrFloor</w:t>
            </w:r>
            <w:proofErr w:type="spellEnd"/>
          </w:p>
        </w:tc>
        <w:tc>
          <w:tcPr>
            <w:tcW w:w="1944" w:type="pct"/>
            <w:shd w:val="clear" w:color="auto" w:fill="auto"/>
          </w:tcPr>
          <w:p w14:paraId="337D3B8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w:t>
            </w:r>
          </w:p>
        </w:tc>
        <w:tc>
          <w:tcPr>
            <w:tcW w:w="278" w:type="pct"/>
            <w:shd w:val="clear" w:color="auto" w:fill="auto"/>
          </w:tcPr>
          <w:p w14:paraId="6660BB2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7F8813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382D23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CC80FCD"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AA597C4" w14:textId="77777777" w:rsidTr="0031331B">
        <w:trPr>
          <w:trHeight w:val="340"/>
        </w:trPr>
        <w:tc>
          <w:tcPr>
            <w:tcW w:w="278" w:type="pct"/>
            <w:shd w:val="clear" w:color="auto" w:fill="auto"/>
          </w:tcPr>
          <w:p w14:paraId="21F2DAE1" w14:textId="1E0B650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8</w:t>
            </w:r>
          </w:p>
        </w:tc>
        <w:tc>
          <w:tcPr>
            <w:tcW w:w="722" w:type="pct"/>
            <w:shd w:val="clear" w:color="auto" w:fill="auto"/>
          </w:tcPr>
          <w:p w14:paraId="7CC3AB86"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CurrFloorDash</w:t>
            </w:r>
            <w:proofErr w:type="spellEnd"/>
          </w:p>
        </w:tc>
        <w:tc>
          <w:tcPr>
            <w:tcW w:w="1944" w:type="pct"/>
            <w:shd w:val="clear" w:color="auto" w:fill="auto"/>
          </w:tcPr>
          <w:p w14:paraId="79981FF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-樓之</w:t>
            </w:r>
          </w:p>
        </w:tc>
        <w:tc>
          <w:tcPr>
            <w:tcW w:w="278" w:type="pct"/>
            <w:shd w:val="clear" w:color="auto" w:fill="auto"/>
          </w:tcPr>
          <w:p w14:paraId="5C0E993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719FC5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AF2C2D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E298A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27143B" w14:textId="77777777" w:rsidTr="0031331B">
        <w:trPr>
          <w:trHeight w:val="340"/>
        </w:trPr>
        <w:tc>
          <w:tcPr>
            <w:tcW w:w="278" w:type="pct"/>
            <w:shd w:val="clear" w:color="auto" w:fill="auto"/>
          </w:tcPr>
          <w:p w14:paraId="2DBC0A61" w14:textId="2A93E14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39</w:t>
            </w:r>
          </w:p>
        </w:tc>
        <w:tc>
          <w:tcPr>
            <w:tcW w:w="722" w:type="pct"/>
            <w:shd w:val="clear" w:color="auto" w:fill="auto"/>
          </w:tcPr>
          <w:p w14:paraId="21E6EC5A" w14:textId="77777777" w:rsidR="00A92C7B" w:rsidRPr="004A1C2C" w:rsidRDefault="00A92C7B" w:rsidP="0031331B">
            <w:pPr>
              <w:widowControl/>
              <w:rPr>
                <w:rFonts w:ascii="標楷體" w:eastAsia="標楷體" w:hAnsi="標楷體"/>
              </w:rPr>
            </w:pPr>
            <w:r w:rsidRPr="004A1C2C">
              <w:rPr>
                <w:rFonts w:ascii="標楷體" w:eastAsia="標楷體" w:hAnsi="標楷體"/>
              </w:rPr>
              <w:t>Email</w:t>
            </w:r>
          </w:p>
        </w:tc>
        <w:tc>
          <w:tcPr>
            <w:tcW w:w="1944" w:type="pct"/>
            <w:shd w:val="clear" w:color="auto" w:fill="auto"/>
          </w:tcPr>
          <w:p w14:paraId="33060C9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電子信箱</w:t>
            </w:r>
          </w:p>
        </w:tc>
        <w:tc>
          <w:tcPr>
            <w:tcW w:w="278" w:type="pct"/>
            <w:shd w:val="clear" w:color="auto" w:fill="auto"/>
          </w:tcPr>
          <w:p w14:paraId="0A1ECD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AC4921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78" w:type="pct"/>
          </w:tcPr>
          <w:p w14:paraId="4224E042"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BBC196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BFDBAD" w14:textId="77777777" w:rsidTr="0031331B">
        <w:trPr>
          <w:trHeight w:val="340"/>
        </w:trPr>
        <w:tc>
          <w:tcPr>
            <w:tcW w:w="278" w:type="pct"/>
            <w:shd w:val="clear" w:color="auto" w:fill="auto"/>
          </w:tcPr>
          <w:p w14:paraId="683FDB6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40</w:t>
            </w:r>
          </w:p>
        </w:tc>
        <w:tc>
          <w:tcPr>
            <w:tcW w:w="722" w:type="pct"/>
            <w:shd w:val="clear" w:color="auto" w:fill="auto"/>
          </w:tcPr>
          <w:p w14:paraId="74D19CB7" w14:textId="77777777" w:rsidR="00A92C7B" w:rsidRPr="004A1C2C" w:rsidRDefault="00A92C7B" w:rsidP="0031331B">
            <w:pPr>
              <w:widowControl/>
              <w:rPr>
                <w:rFonts w:ascii="標楷體" w:eastAsia="標楷體" w:hAnsi="標楷體"/>
              </w:rPr>
            </w:pPr>
            <w:proofErr w:type="spellStart"/>
            <w:r w:rsidRPr="004A1C2C">
              <w:rPr>
                <w:rFonts w:ascii="標楷體" w:eastAsia="標楷體" w:hAnsi="標楷體"/>
              </w:rPr>
              <w:t>EntCode</w:t>
            </w:r>
            <w:proofErr w:type="spellEnd"/>
          </w:p>
        </w:tc>
        <w:tc>
          <w:tcPr>
            <w:tcW w:w="1944" w:type="pct"/>
            <w:shd w:val="clear" w:color="auto" w:fill="auto"/>
          </w:tcPr>
          <w:p w14:paraId="28761A8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企金別</w:t>
            </w:r>
          </w:p>
        </w:tc>
        <w:tc>
          <w:tcPr>
            <w:tcW w:w="278" w:type="pct"/>
            <w:shd w:val="clear" w:color="auto" w:fill="auto"/>
          </w:tcPr>
          <w:p w14:paraId="55E5A0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538788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2754416"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7C1E6C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hint="eastAsia"/>
                <w:color w:val="000000"/>
                <w:kern w:val="0"/>
              </w:rPr>
              <w:t>個金</w:t>
            </w:r>
            <w:r w:rsidRPr="008F20B5">
              <w:rPr>
                <w:rFonts w:ascii="標楷體" w:eastAsia="標楷體" w:hAnsi="標楷體" w:cs="新細明體"/>
                <w:color w:val="000000"/>
                <w:kern w:val="0"/>
              </w:rPr>
              <w:t xml:space="preserve"> 1:</w:t>
            </w:r>
            <w:r w:rsidRPr="008F20B5">
              <w:rPr>
                <w:rFonts w:ascii="標楷體" w:eastAsia="標楷體" w:hAnsi="標楷體" w:cs="新細明體" w:hint="eastAsia"/>
                <w:color w:val="000000"/>
                <w:kern w:val="0"/>
              </w:rPr>
              <w:t>企金</w:t>
            </w:r>
            <w:r w:rsidRPr="008F20B5">
              <w:rPr>
                <w:rFonts w:ascii="標楷體" w:eastAsia="標楷體" w:hAnsi="標楷體" w:cs="新細明體"/>
                <w:color w:val="000000"/>
                <w:kern w:val="0"/>
              </w:rPr>
              <w:t xml:space="preserve"> 2:</w:t>
            </w:r>
            <w:r w:rsidRPr="008F20B5">
              <w:rPr>
                <w:rFonts w:ascii="標楷體" w:eastAsia="標楷體" w:hAnsi="標楷體" w:cs="新細明體" w:hint="eastAsia"/>
                <w:color w:val="000000"/>
                <w:kern w:val="0"/>
              </w:rPr>
              <w:t>企金自然人</w:t>
            </w:r>
          </w:p>
        </w:tc>
      </w:tr>
      <w:tr w:rsidR="00A92C7B" w:rsidRPr="008F20B5" w14:paraId="158C57EE" w14:textId="77777777" w:rsidTr="0031331B">
        <w:trPr>
          <w:trHeight w:val="340"/>
        </w:trPr>
        <w:tc>
          <w:tcPr>
            <w:tcW w:w="278" w:type="pct"/>
            <w:shd w:val="clear" w:color="auto" w:fill="auto"/>
          </w:tcPr>
          <w:p w14:paraId="5F5B653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41</w:t>
            </w:r>
          </w:p>
        </w:tc>
        <w:tc>
          <w:tcPr>
            <w:tcW w:w="722" w:type="pct"/>
            <w:shd w:val="clear" w:color="auto" w:fill="auto"/>
          </w:tcPr>
          <w:p w14:paraId="504617D7" w14:textId="77777777" w:rsidR="00A92C7B" w:rsidRPr="004A1C2C" w:rsidRDefault="00A92C7B" w:rsidP="0031331B">
            <w:pPr>
              <w:widowControl/>
              <w:rPr>
                <w:rFonts w:ascii="標楷體" w:eastAsia="標楷體" w:hAnsi="標楷體"/>
              </w:rPr>
            </w:pPr>
            <w:proofErr w:type="spellStart"/>
            <w:r w:rsidRPr="004A1C2C">
              <w:rPr>
                <w:rFonts w:ascii="標楷體" w:eastAsia="標楷體" w:hAnsi="標楷體"/>
              </w:rPr>
              <w:t>EmpNo</w:t>
            </w:r>
            <w:proofErr w:type="spellEnd"/>
          </w:p>
        </w:tc>
        <w:tc>
          <w:tcPr>
            <w:tcW w:w="1944" w:type="pct"/>
            <w:shd w:val="clear" w:color="auto" w:fill="auto"/>
          </w:tcPr>
          <w:p w14:paraId="2C0D636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員工代號</w:t>
            </w:r>
          </w:p>
        </w:tc>
        <w:tc>
          <w:tcPr>
            <w:tcW w:w="278" w:type="pct"/>
            <w:shd w:val="clear" w:color="auto" w:fill="auto"/>
          </w:tcPr>
          <w:p w14:paraId="18AC42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36D38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3027A29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B94C66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180173" w14:textId="77777777" w:rsidTr="0031331B">
        <w:trPr>
          <w:trHeight w:val="340"/>
        </w:trPr>
        <w:tc>
          <w:tcPr>
            <w:tcW w:w="278" w:type="pct"/>
            <w:shd w:val="clear" w:color="auto" w:fill="auto"/>
          </w:tcPr>
          <w:p w14:paraId="4415F85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42</w:t>
            </w:r>
          </w:p>
        </w:tc>
        <w:tc>
          <w:tcPr>
            <w:tcW w:w="722" w:type="pct"/>
            <w:shd w:val="clear" w:color="auto" w:fill="auto"/>
          </w:tcPr>
          <w:p w14:paraId="19E4E1E6" w14:textId="77777777" w:rsidR="00A92C7B" w:rsidRPr="004A1C2C" w:rsidRDefault="00A92C7B" w:rsidP="0031331B">
            <w:pPr>
              <w:widowControl/>
              <w:rPr>
                <w:rFonts w:ascii="標楷體" w:eastAsia="標楷體" w:hAnsi="標楷體"/>
              </w:rPr>
            </w:pPr>
            <w:proofErr w:type="spellStart"/>
            <w:r w:rsidRPr="004A1C2C">
              <w:rPr>
                <w:rFonts w:ascii="標楷體" w:eastAsia="標楷體" w:hAnsi="標楷體"/>
              </w:rPr>
              <w:t>EName</w:t>
            </w:r>
            <w:proofErr w:type="spellEnd"/>
          </w:p>
        </w:tc>
        <w:tc>
          <w:tcPr>
            <w:tcW w:w="1944" w:type="pct"/>
            <w:shd w:val="clear" w:color="auto" w:fill="auto"/>
          </w:tcPr>
          <w:p w14:paraId="7CBAE22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英文姓名</w:t>
            </w:r>
          </w:p>
        </w:tc>
        <w:tc>
          <w:tcPr>
            <w:tcW w:w="278" w:type="pct"/>
            <w:shd w:val="clear" w:color="auto" w:fill="auto"/>
          </w:tcPr>
          <w:p w14:paraId="288416A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E665FAE" w14:textId="1ADC2CC8" w:rsidR="00A92C7B" w:rsidRPr="008F20B5" w:rsidRDefault="007A032B" w:rsidP="0031331B">
            <w:pPr>
              <w:widowControl/>
              <w:jc w:val="center"/>
              <w:rPr>
                <w:rFonts w:ascii="標楷體" w:eastAsia="標楷體" w:hAnsi="標楷體" w:cs="新細明體"/>
                <w:color w:val="000000"/>
                <w:kern w:val="0"/>
              </w:rPr>
            </w:pPr>
            <w:r w:rsidRPr="007A032B">
              <w:rPr>
                <w:rFonts w:ascii="標楷體" w:eastAsia="標楷體" w:hAnsi="標楷體" w:cs="新細明體"/>
                <w:color w:val="C00000"/>
                <w:kern w:val="0"/>
                <w:highlight w:val="yellow"/>
              </w:rPr>
              <w:t>10</w:t>
            </w:r>
            <w:r w:rsidR="00A92C7B" w:rsidRPr="007A032B">
              <w:rPr>
                <w:rFonts w:ascii="標楷體" w:eastAsia="標楷體" w:hAnsi="標楷體" w:cs="新細明體"/>
                <w:color w:val="C00000"/>
                <w:kern w:val="0"/>
                <w:highlight w:val="yellow"/>
              </w:rPr>
              <w:t>0</w:t>
            </w:r>
          </w:p>
        </w:tc>
        <w:tc>
          <w:tcPr>
            <w:tcW w:w="278" w:type="pct"/>
          </w:tcPr>
          <w:p w14:paraId="687193F0" w14:textId="77777777" w:rsidR="00A92C7B" w:rsidRPr="008F20B5" w:rsidDel="00726597"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8455698" w14:textId="77777777" w:rsidR="00A92C7B" w:rsidRPr="008F20B5" w:rsidDel="00726597" w:rsidRDefault="00A92C7B" w:rsidP="0031331B">
            <w:pPr>
              <w:widowControl/>
              <w:rPr>
                <w:rFonts w:ascii="標楷體" w:eastAsia="標楷體" w:hAnsi="標楷體" w:cs="新細明體"/>
                <w:color w:val="000000"/>
                <w:kern w:val="0"/>
              </w:rPr>
            </w:pPr>
          </w:p>
        </w:tc>
      </w:tr>
      <w:tr w:rsidR="00A92C7B" w:rsidRPr="008F20B5" w14:paraId="76EAE0EF" w14:textId="77777777" w:rsidTr="0031331B">
        <w:trPr>
          <w:trHeight w:val="340"/>
        </w:trPr>
        <w:tc>
          <w:tcPr>
            <w:tcW w:w="278" w:type="pct"/>
            <w:shd w:val="clear" w:color="auto" w:fill="auto"/>
          </w:tcPr>
          <w:p w14:paraId="7EFC78C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43</w:t>
            </w:r>
          </w:p>
        </w:tc>
        <w:tc>
          <w:tcPr>
            <w:tcW w:w="722" w:type="pct"/>
            <w:shd w:val="clear" w:color="auto" w:fill="auto"/>
            <w:hideMark/>
          </w:tcPr>
          <w:p w14:paraId="36B19E7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EduCode</w:t>
            </w:r>
            <w:proofErr w:type="spellEnd"/>
          </w:p>
        </w:tc>
        <w:tc>
          <w:tcPr>
            <w:tcW w:w="1944" w:type="pct"/>
            <w:shd w:val="clear" w:color="auto" w:fill="auto"/>
            <w:hideMark/>
          </w:tcPr>
          <w:p w14:paraId="57191BF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教育程度代號</w:t>
            </w:r>
          </w:p>
        </w:tc>
        <w:tc>
          <w:tcPr>
            <w:tcW w:w="278" w:type="pct"/>
            <w:shd w:val="clear" w:color="auto" w:fill="auto"/>
            <w:hideMark/>
          </w:tcPr>
          <w:p w14:paraId="7952994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D06FF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076387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1059064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小學以下</w:t>
            </w:r>
          </w:p>
          <w:p w14:paraId="425303D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 </w:t>
            </w:r>
            <w:r w:rsidRPr="008F20B5">
              <w:rPr>
                <w:rFonts w:ascii="標楷體" w:eastAsia="標楷體" w:hAnsi="標楷體" w:cs="新細明體" w:hint="eastAsia"/>
                <w:color w:val="000000"/>
                <w:kern w:val="0"/>
              </w:rPr>
              <w:t>國中</w:t>
            </w:r>
          </w:p>
          <w:p w14:paraId="05C67F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高中職</w:t>
            </w:r>
          </w:p>
          <w:p w14:paraId="2B0EC26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專科學校</w:t>
            </w:r>
          </w:p>
          <w:p w14:paraId="7043E46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大學</w:t>
            </w:r>
          </w:p>
          <w:p w14:paraId="779ECD4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研究所</w:t>
            </w:r>
          </w:p>
          <w:p w14:paraId="22356E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7: </w:t>
            </w:r>
            <w:r w:rsidRPr="008F20B5">
              <w:rPr>
                <w:rFonts w:ascii="標楷體" w:eastAsia="標楷體" w:hAnsi="標楷體" w:cs="新細明體" w:hint="eastAsia"/>
                <w:color w:val="000000"/>
                <w:kern w:val="0"/>
              </w:rPr>
              <w:t>博士</w:t>
            </w:r>
          </w:p>
        </w:tc>
      </w:tr>
      <w:tr w:rsidR="00A92C7B" w:rsidRPr="008F20B5" w14:paraId="50210A71" w14:textId="77777777" w:rsidTr="0031331B">
        <w:trPr>
          <w:trHeight w:val="340"/>
        </w:trPr>
        <w:tc>
          <w:tcPr>
            <w:tcW w:w="278" w:type="pct"/>
            <w:shd w:val="clear" w:color="auto" w:fill="auto"/>
          </w:tcPr>
          <w:p w14:paraId="2BC42A0F"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44</w:t>
            </w:r>
          </w:p>
        </w:tc>
        <w:tc>
          <w:tcPr>
            <w:tcW w:w="722" w:type="pct"/>
            <w:shd w:val="clear" w:color="auto" w:fill="auto"/>
            <w:hideMark/>
          </w:tcPr>
          <w:p w14:paraId="1F8E5765"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OwnedHome</w:t>
            </w:r>
            <w:proofErr w:type="spellEnd"/>
          </w:p>
        </w:tc>
        <w:tc>
          <w:tcPr>
            <w:tcW w:w="1944" w:type="pct"/>
            <w:shd w:val="clear" w:color="auto" w:fill="auto"/>
            <w:hideMark/>
          </w:tcPr>
          <w:p w14:paraId="32BB7E4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自有住宅有無</w:t>
            </w:r>
          </w:p>
        </w:tc>
        <w:tc>
          <w:tcPr>
            <w:tcW w:w="278" w:type="pct"/>
            <w:shd w:val="clear" w:color="auto" w:fill="auto"/>
            <w:hideMark/>
          </w:tcPr>
          <w:p w14:paraId="5DE859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5C4898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FDBDCE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40B7396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Y:是;N:</w:t>
            </w:r>
            <w:r w:rsidRPr="008F20B5">
              <w:rPr>
                <w:rFonts w:ascii="標楷體" w:eastAsia="標楷體" w:hAnsi="標楷體" w:cs="新細明體" w:hint="eastAsia"/>
                <w:color w:val="000000"/>
                <w:kern w:val="0"/>
              </w:rPr>
              <w:t>否</w:t>
            </w:r>
          </w:p>
        </w:tc>
      </w:tr>
      <w:tr w:rsidR="00A92C7B" w:rsidRPr="008F20B5" w14:paraId="381469CC" w14:textId="77777777" w:rsidTr="0031331B">
        <w:trPr>
          <w:trHeight w:val="340"/>
        </w:trPr>
        <w:tc>
          <w:tcPr>
            <w:tcW w:w="278" w:type="pct"/>
            <w:shd w:val="clear" w:color="auto" w:fill="auto"/>
          </w:tcPr>
          <w:p w14:paraId="1E9A607A"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45</w:t>
            </w:r>
          </w:p>
        </w:tc>
        <w:tc>
          <w:tcPr>
            <w:tcW w:w="722" w:type="pct"/>
            <w:shd w:val="clear" w:color="auto" w:fill="auto"/>
            <w:hideMark/>
          </w:tcPr>
          <w:p w14:paraId="2373F07A"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CurrCompName</w:t>
            </w:r>
            <w:proofErr w:type="spellEnd"/>
          </w:p>
        </w:tc>
        <w:tc>
          <w:tcPr>
            <w:tcW w:w="1944" w:type="pct"/>
            <w:shd w:val="clear" w:color="auto" w:fill="auto"/>
            <w:hideMark/>
          </w:tcPr>
          <w:p w14:paraId="31DD4F1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任職機構名稱</w:t>
            </w:r>
          </w:p>
        </w:tc>
        <w:tc>
          <w:tcPr>
            <w:tcW w:w="278" w:type="pct"/>
            <w:shd w:val="clear" w:color="auto" w:fill="auto"/>
            <w:hideMark/>
          </w:tcPr>
          <w:p w14:paraId="122FE5D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2925E8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8" w:type="pct"/>
          </w:tcPr>
          <w:p w14:paraId="5442061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03F0630C"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398905D" w14:textId="77777777" w:rsidTr="0031331B">
        <w:trPr>
          <w:trHeight w:val="340"/>
        </w:trPr>
        <w:tc>
          <w:tcPr>
            <w:tcW w:w="278" w:type="pct"/>
            <w:shd w:val="clear" w:color="auto" w:fill="auto"/>
          </w:tcPr>
          <w:p w14:paraId="022B97E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46</w:t>
            </w:r>
          </w:p>
        </w:tc>
        <w:tc>
          <w:tcPr>
            <w:tcW w:w="722" w:type="pct"/>
            <w:shd w:val="clear" w:color="auto" w:fill="auto"/>
          </w:tcPr>
          <w:p w14:paraId="5D6FDFEC"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CurrCompId</w:t>
            </w:r>
            <w:proofErr w:type="spellEnd"/>
          </w:p>
        </w:tc>
        <w:tc>
          <w:tcPr>
            <w:tcW w:w="1944" w:type="pct"/>
            <w:shd w:val="clear" w:color="auto" w:fill="auto"/>
          </w:tcPr>
          <w:p w14:paraId="27EE3A8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任職機構統編</w:t>
            </w:r>
          </w:p>
        </w:tc>
        <w:tc>
          <w:tcPr>
            <w:tcW w:w="278" w:type="pct"/>
            <w:shd w:val="clear" w:color="auto" w:fill="auto"/>
          </w:tcPr>
          <w:p w14:paraId="7947223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8F81F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278" w:type="pct"/>
          </w:tcPr>
          <w:p w14:paraId="21E4E4C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5297C7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759F1FC" w14:textId="77777777" w:rsidTr="0031331B">
        <w:trPr>
          <w:trHeight w:val="340"/>
        </w:trPr>
        <w:tc>
          <w:tcPr>
            <w:tcW w:w="278" w:type="pct"/>
            <w:shd w:val="clear" w:color="auto" w:fill="auto"/>
          </w:tcPr>
          <w:p w14:paraId="0EE6FCEE"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47</w:t>
            </w:r>
          </w:p>
        </w:tc>
        <w:tc>
          <w:tcPr>
            <w:tcW w:w="722" w:type="pct"/>
            <w:shd w:val="clear" w:color="auto" w:fill="auto"/>
          </w:tcPr>
          <w:p w14:paraId="4E81F254"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CurrCompTel</w:t>
            </w:r>
            <w:proofErr w:type="spellEnd"/>
          </w:p>
        </w:tc>
        <w:tc>
          <w:tcPr>
            <w:tcW w:w="1944" w:type="pct"/>
            <w:shd w:val="clear" w:color="auto" w:fill="auto"/>
          </w:tcPr>
          <w:p w14:paraId="6A3A5F5F"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任職機構電話</w:t>
            </w:r>
          </w:p>
        </w:tc>
        <w:tc>
          <w:tcPr>
            <w:tcW w:w="278" w:type="pct"/>
            <w:shd w:val="clear" w:color="auto" w:fill="auto"/>
          </w:tcPr>
          <w:p w14:paraId="5C69BE1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FAD63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16</w:t>
            </w:r>
          </w:p>
        </w:tc>
        <w:tc>
          <w:tcPr>
            <w:tcW w:w="278" w:type="pct"/>
          </w:tcPr>
          <w:p w14:paraId="19E214F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14B0DB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7CA4181" w14:textId="77777777" w:rsidTr="0031331B">
        <w:trPr>
          <w:trHeight w:val="340"/>
        </w:trPr>
        <w:tc>
          <w:tcPr>
            <w:tcW w:w="278" w:type="pct"/>
            <w:shd w:val="clear" w:color="auto" w:fill="auto"/>
          </w:tcPr>
          <w:p w14:paraId="20A5157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48</w:t>
            </w:r>
          </w:p>
        </w:tc>
        <w:tc>
          <w:tcPr>
            <w:tcW w:w="722" w:type="pct"/>
            <w:shd w:val="clear" w:color="auto" w:fill="auto"/>
          </w:tcPr>
          <w:p w14:paraId="7835EDB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JobTitle</w:t>
            </w:r>
            <w:proofErr w:type="spellEnd"/>
          </w:p>
        </w:tc>
        <w:tc>
          <w:tcPr>
            <w:tcW w:w="1944" w:type="pct"/>
            <w:shd w:val="clear" w:color="auto" w:fill="auto"/>
          </w:tcPr>
          <w:p w14:paraId="47ED841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職位名稱</w:t>
            </w:r>
          </w:p>
        </w:tc>
        <w:tc>
          <w:tcPr>
            <w:tcW w:w="278" w:type="pct"/>
            <w:shd w:val="clear" w:color="auto" w:fill="auto"/>
          </w:tcPr>
          <w:p w14:paraId="7DF1FF1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7D4C65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48C8CFB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AD490F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645FDBC3" w14:textId="77777777" w:rsidTr="0031331B">
        <w:trPr>
          <w:trHeight w:val="340"/>
        </w:trPr>
        <w:tc>
          <w:tcPr>
            <w:tcW w:w="278" w:type="pct"/>
            <w:shd w:val="clear" w:color="auto" w:fill="auto"/>
          </w:tcPr>
          <w:p w14:paraId="153FA950"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49</w:t>
            </w:r>
          </w:p>
        </w:tc>
        <w:tc>
          <w:tcPr>
            <w:tcW w:w="722" w:type="pct"/>
            <w:shd w:val="clear" w:color="auto" w:fill="auto"/>
          </w:tcPr>
          <w:p w14:paraId="464F256C"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JobTenure</w:t>
            </w:r>
            <w:proofErr w:type="spellEnd"/>
          </w:p>
        </w:tc>
        <w:tc>
          <w:tcPr>
            <w:tcW w:w="1944" w:type="pct"/>
            <w:shd w:val="clear" w:color="auto" w:fill="auto"/>
          </w:tcPr>
          <w:p w14:paraId="655B8563"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服務年資</w:t>
            </w:r>
          </w:p>
        </w:tc>
        <w:tc>
          <w:tcPr>
            <w:tcW w:w="278" w:type="pct"/>
            <w:shd w:val="clear" w:color="auto" w:fill="auto"/>
          </w:tcPr>
          <w:p w14:paraId="0319090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27CE24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C01C49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ADFBC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9E7DF6" w14:textId="77777777" w:rsidTr="0031331B">
        <w:trPr>
          <w:trHeight w:val="340"/>
        </w:trPr>
        <w:tc>
          <w:tcPr>
            <w:tcW w:w="278" w:type="pct"/>
            <w:shd w:val="clear" w:color="auto" w:fill="auto"/>
          </w:tcPr>
          <w:p w14:paraId="4C7EB7D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50</w:t>
            </w:r>
          </w:p>
        </w:tc>
        <w:tc>
          <w:tcPr>
            <w:tcW w:w="722" w:type="pct"/>
            <w:shd w:val="clear" w:color="auto" w:fill="auto"/>
          </w:tcPr>
          <w:p w14:paraId="34603B9A"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IncomeOfYearly</w:t>
            </w:r>
            <w:proofErr w:type="spellEnd"/>
          </w:p>
        </w:tc>
        <w:tc>
          <w:tcPr>
            <w:tcW w:w="1944" w:type="pct"/>
            <w:shd w:val="clear" w:color="auto" w:fill="auto"/>
          </w:tcPr>
          <w:p w14:paraId="6ADB642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年收入</w:t>
            </w:r>
          </w:p>
        </w:tc>
        <w:tc>
          <w:tcPr>
            <w:tcW w:w="278" w:type="pct"/>
            <w:shd w:val="clear" w:color="auto" w:fill="auto"/>
          </w:tcPr>
          <w:p w14:paraId="7D9D100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tcPr>
          <w:p w14:paraId="0D7C54F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tcPr>
          <w:p w14:paraId="75D4C77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EF53FD3" w14:textId="5C6BAEDC" w:rsidR="00A92C7B" w:rsidRPr="001E338F" w:rsidRDefault="001E338F" w:rsidP="0031331B">
            <w:pPr>
              <w:widowControl/>
              <w:rPr>
                <w:rFonts w:ascii="標楷體" w:eastAsia="標楷體" w:hAnsi="標楷體"/>
                <w:kern w:val="0"/>
                <w:highlight w:val="darkYellow"/>
              </w:rPr>
            </w:pPr>
            <w:r w:rsidRPr="001E338F">
              <w:rPr>
                <w:rFonts w:ascii="標楷體" w:eastAsia="標楷體" w:hAnsi="標楷體" w:hint="eastAsia"/>
                <w:kern w:val="0"/>
                <w:highlight w:val="darkYellow"/>
              </w:rPr>
              <w:t>單位:仟元</w:t>
            </w:r>
          </w:p>
        </w:tc>
      </w:tr>
      <w:tr w:rsidR="007C31B7" w:rsidRPr="007C31B7" w14:paraId="529F3697" w14:textId="77777777" w:rsidTr="0031331B">
        <w:trPr>
          <w:trHeight w:val="340"/>
        </w:trPr>
        <w:tc>
          <w:tcPr>
            <w:tcW w:w="278" w:type="pct"/>
            <w:shd w:val="clear" w:color="auto" w:fill="auto"/>
          </w:tcPr>
          <w:p w14:paraId="58530707" w14:textId="77777777" w:rsidR="00A92C7B" w:rsidRPr="001B485E" w:rsidRDefault="00A92C7B" w:rsidP="0031331B">
            <w:pPr>
              <w:widowControl/>
              <w:jc w:val="center"/>
              <w:rPr>
                <w:rFonts w:ascii="標楷體" w:eastAsia="標楷體" w:hAnsi="標楷體" w:cs="新細明體"/>
                <w:kern w:val="0"/>
                <w:highlight w:val="magenta"/>
              </w:rPr>
            </w:pPr>
            <w:r w:rsidRPr="001B485E">
              <w:rPr>
                <w:rFonts w:ascii="標楷體" w:eastAsia="標楷體" w:hAnsi="標楷體" w:cs="新細明體"/>
                <w:kern w:val="0"/>
                <w:highlight w:val="magenta"/>
              </w:rPr>
              <w:t>51</w:t>
            </w:r>
          </w:p>
        </w:tc>
        <w:tc>
          <w:tcPr>
            <w:tcW w:w="722" w:type="pct"/>
            <w:shd w:val="clear" w:color="auto" w:fill="auto"/>
          </w:tcPr>
          <w:p w14:paraId="04418E62" w14:textId="77777777" w:rsidR="00A92C7B" w:rsidRPr="007C31B7" w:rsidRDefault="00A92C7B" w:rsidP="0031331B">
            <w:pPr>
              <w:widowControl/>
              <w:rPr>
                <w:rFonts w:ascii="標楷體" w:eastAsia="標楷體" w:hAnsi="標楷體" w:cs="新細明體"/>
                <w:kern w:val="0"/>
              </w:rPr>
            </w:pPr>
            <w:proofErr w:type="spellStart"/>
            <w:r w:rsidRPr="007C31B7">
              <w:rPr>
                <w:rFonts w:ascii="標楷體" w:eastAsia="標楷體" w:hAnsi="標楷體" w:cs="新細明體"/>
                <w:kern w:val="0"/>
              </w:rPr>
              <w:t>IncomeDataDate</w:t>
            </w:r>
            <w:proofErr w:type="spellEnd"/>
          </w:p>
        </w:tc>
        <w:tc>
          <w:tcPr>
            <w:tcW w:w="1944" w:type="pct"/>
            <w:shd w:val="clear" w:color="auto" w:fill="auto"/>
          </w:tcPr>
          <w:p w14:paraId="61FFFC39"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年收入資料年月</w:t>
            </w:r>
          </w:p>
        </w:tc>
        <w:tc>
          <w:tcPr>
            <w:tcW w:w="278" w:type="pct"/>
            <w:shd w:val="clear" w:color="auto" w:fill="auto"/>
          </w:tcPr>
          <w:p w14:paraId="347C0082"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142C40FD"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5</w:t>
            </w:r>
          </w:p>
        </w:tc>
        <w:tc>
          <w:tcPr>
            <w:tcW w:w="278" w:type="pct"/>
          </w:tcPr>
          <w:p w14:paraId="00C5E183" w14:textId="77777777" w:rsidR="00A92C7B" w:rsidRPr="007C31B7" w:rsidRDefault="00A92C7B" w:rsidP="0031331B">
            <w:pPr>
              <w:widowControl/>
              <w:jc w:val="center"/>
              <w:rPr>
                <w:rFonts w:ascii="標楷體" w:eastAsia="標楷體" w:hAnsi="標楷體" w:cs="新細明體"/>
                <w:kern w:val="0"/>
              </w:rPr>
            </w:pPr>
          </w:p>
        </w:tc>
        <w:tc>
          <w:tcPr>
            <w:tcW w:w="1222" w:type="pct"/>
            <w:shd w:val="clear" w:color="auto" w:fill="auto"/>
            <w:noWrap/>
            <w:vAlign w:val="center"/>
          </w:tcPr>
          <w:p w14:paraId="42690986"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YYYMM ex.10912</w:t>
            </w:r>
          </w:p>
        </w:tc>
      </w:tr>
      <w:tr w:rsidR="00A92C7B" w:rsidRPr="008F20B5" w14:paraId="0FAC88F5" w14:textId="77777777" w:rsidTr="0031331B">
        <w:trPr>
          <w:trHeight w:val="340"/>
        </w:trPr>
        <w:tc>
          <w:tcPr>
            <w:tcW w:w="278" w:type="pct"/>
            <w:shd w:val="clear" w:color="auto" w:fill="auto"/>
          </w:tcPr>
          <w:p w14:paraId="40FE2D2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52</w:t>
            </w:r>
          </w:p>
        </w:tc>
        <w:tc>
          <w:tcPr>
            <w:tcW w:w="722" w:type="pct"/>
            <w:shd w:val="clear" w:color="auto" w:fill="auto"/>
          </w:tcPr>
          <w:p w14:paraId="7216F30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PassportNo</w:t>
            </w:r>
            <w:proofErr w:type="spellEnd"/>
          </w:p>
        </w:tc>
        <w:tc>
          <w:tcPr>
            <w:tcW w:w="1944" w:type="pct"/>
            <w:shd w:val="clear" w:color="auto" w:fill="auto"/>
          </w:tcPr>
          <w:p w14:paraId="757646C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護照號碼</w:t>
            </w:r>
          </w:p>
        </w:tc>
        <w:tc>
          <w:tcPr>
            <w:tcW w:w="278" w:type="pct"/>
            <w:shd w:val="clear" w:color="auto" w:fill="auto"/>
          </w:tcPr>
          <w:p w14:paraId="55864E9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C81819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2F5496E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B2E061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6D3D09D" w14:textId="77777777" w:rsidTr="0031331B">
        <w:trPr>
          <w:trHeight w:val="340"/>
        </w:trPr>
        <w:tc>
          <w:tcPr>
            <w:tcW w:w="278" w:type="pct"/>
            <w:shd w:val="clear" w:color="auto" w:fill="auto"/>
          </w:tcPr>
          <w:p w14:paraId="690EE8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53</w:t>
            </w:r>
          </w:p>
        </w:tc>
        <w:tc>
          <w:tcPr>
            <w:tcW w:w="722" w:type="pct"/>
            <w:shd w:val="clear" w:color="auto" w:fill="auto"/>
          </w:tcPr>
          <w:p w14:paraId="7BF4E49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AMLJobCode</w:t>
            </w:r>
            <w:proofErr w:type="spellEnd"/>
          </w:p>
        </w:tc>
        <w:tc>
          <w:tcPr>
            <w:tcW w:w="1944" w:type="pct"/>
            <w:shd w:val="clear" w:color="auto" w:fill="auto"/>
          </w:tcPr>
          <w:p w14:paraId="7CF2668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職業別</w:t>
            </w:r>
          </w:p>
        </w:tc>
        <w:tc>
          <w:tcPr>
            <w:tcW w:w="278" w:type="pct"/>
            <w:shd w:val="clear" w:color="auto" w:fill="auto"/>
          </w:tcPr>
          <w:p w14:paraId="7A53EB4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0762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02EBF6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C714D5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 博弈業</w:t>
            </w:r>
          </w:p>
          <w:p w14:paraId="11B040F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 珠寶業</w:t>
            </w:r>
          </w:p>
          <w:p w14:paraId="31B93F7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 古董商</w:t>
            </w:r>
          </w:p>
          <w:p w14:paraId="2AC3814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 拍賣交易所</w:t>
            </w:r>
          </w:p>
          <w:p w14:paraId="294285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 不動產經營</w:t>
            </w:r>
          </w:p>
          <w:p w14:paraId="77F87B1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 民間融資（舊：當鋪）</w:t>
            </w:r>
          </w:p>
          <w:p w14:paraId="129773AF"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 銀樓</w:t>
            </w:r>
          </w:p>
          <w:p w14:paraId="573DAEF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 特種行業</w:t>
            </w:r>
          </w:p>
          <w:p w14:paraId="746DB13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 奢侈品或高價買賣業</w:t>
            </w:r>
          </w:p>
          <w:p w14:paraId="2F33638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010 會計服務相關</w:t>
            </w:r>
          </w:p>
          <w:p w14:paraId="617D9A2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011 法律服務相關</w:t>
            </w:r>
          </w:p>
          <w:p w14:paraId="2A8F33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012 金融服務相關</w:t>
            </w:r>
          </w:p>
          <w:p w14:paraId="52A7D54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013 其他</w:t>
            </w:r>
          </w:p>
          <w:p w14:paraId="0BAE733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014 營建工程業</w:t>
            </w:r>
          </w:p>
          <w:p w14:paraId="3E86DE1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015 貨運報關業</w:t>
            </w:r>
          </w:p>
          <w:p w14:paraId="5702314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016 武器製造及進出口業</w:t>
            </w:r>
          </w:p>
          <w:p w14:paraId="0A2866D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lastRenderedPageBreak/>
              <w:t>017 天然資源開採及進口業</w:t>
            </w:r>
          </w:p>
          <w:p w14:paraId="4AFE83A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018 地政士</w:t>
            </w:r>
          </w:p>
          <w:p w14:paraId="210E4C7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019 公證人</w:t>
            </w:r>
          </w:p>
          <w:p w14:paraId="3C97D85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020 宗教團體</w:t>
            </w:r>
          </w:p>
          <w:p w14:paraId="2853E93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021 社會福利慈善團體</w:t>
            </w:r>
          </w:p>
          <w:p w14:paraId="3626816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022 非金融機構之外匯經紀及交易業</w:t>
            </w:r>
          </w:p>
          <w:p w14:paraId="7E3F1C8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023 財務或管理顧問業</w:t>
            </w:r>
          </w:p>
          <w:p w14:paraId="5635D47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024 融資租賃業</w:t>
            </w:r>
          </w:p>
          <w:p w14:paraId="6A248AE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025 記帳士與記帳及報稅代理人</w:t>
            </w:r>
          </w:p>
          <w:p w14:paraId="16F1D08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026 第三方、電子支付機構</w:t>
            </w:r>
          </w:p>
          <w:p w14:paraId="55D9BA9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 無法取得</w:t>
            </w:r>
          </w:p>
          <w:p w14:paraId="1CD8DE45" w14:textId="77777777" w:rsidR="00A92C7B" w:rsidRPr="007B14FD" w:rsidRDefault="00A92C7B" w:rsidP="0031331B">
            <w:pPr>
              <w:widowControl/>
              <w:rPr>
                <w:rFonts w:ascii="標楷體" w:eastAsia="標楷體" w:hAnsi="標楷體" w:cs="新細明體"/>
                <w:color w:val="000000"/>
                <w:kern w:val="0"/>
              </w:rPr>
            </w:pPr>
          </w:p>
        </w:tc>
      </w:tr>
      <w:tr w:rsidR="00A92C7B" w:rsidRPr="008F20B5" w14:paraId="062483FE" w14:textId="77777777" w:rsidTr="0031331B">
        <w:trPr>
          <w:trHeight w:val="340"/>
        </w:trPr>
        <w:tc>
          <w:tcPr>
            <w:tcW w:w="278" w:type="pct"/>
            <w:shd w:val="clear" w:color="auto" w:fill="auto"/>
          </w:tcPr>
          <w:p w14:paraId="46F6DED1"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54</w:t>
            </w:r>
          </w:p>
        </w:tc>
        <w:tc>
          <w:tcPr>
            <w:tcW w:w="722" w:type="pct"/>
            <w:shd w:val="clear" w:color="auto" w:fill="auto"/>
          </w:tcPr>
          <w:p w14:paraId="07CED238"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AMLGroup</w:t>
            </w:r>
            <w:proofErr w:type="spellEnd"/>
          </w:p>
        </w:tc>
        <w:tc>
          <w:tcPr>
            <w:tcW w:w="1944" w:type="pct"/>
            <w:shd w:val="clear" w:color="auto" w:fill="auto"/>
          </w:tcPr>
          <w:p w14:paraId="24635D1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組織</w:t>
            </w:r>
          </w:p>
        </w:tc>
        <w:tc>
          <w:tcPr>
            <w:tcW w:w="278" w:type="pct"/>
            <w:shd w:val="clear" w:color="auto" w:fill="auto"/>
          </w:tcPr>
          <w:p w14:paraId="12F76F1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6E55A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8D877E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37DA8E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001個人</w:t>
            </w:r>
          </w:p>
          <w:p w14:paraId="06C5455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002營利組織＿非公開發行公司</w:t>
            </w:r>
          </w:p>
          <w:p w14:paraId="5900EC0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003營利組織＿公開發行公司</w:t>
            </w:r>
          </w:p>
          <w:p w14:paraId="136B737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004社團法人或其他組織</w:t>
            </w:r>
          </w:p>
          <w:p w14:paraId="1C39EC3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005政府機關</w:t>
            </w:r>
          </w:p>
          <w:p w14:paraId="7528764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006社會福利慈善財團法人／團體</w:t>
            </w:r>
          </w:p>
          <w:p w14:paraId="2C4DD89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007宗教財團法人／團體</w:t>
            </w:r>
          </w:p>
          <w:p w14:paraId="417AA9DD"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008其他財團法人</w:t>
            </w:r>
          </w:p>
          <w:p w14:paraId="19D3660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009人民團體</w:t>
            </w:r>
          </w:p>
          <w:p w14:paraId="5DFE76E8" w14:textId="77777777" w:rsidR="00A92C7B" w:rsidRPr="008F20B5"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999無法取得</w:t>
            </w:r>
          </w:p>
        </w:tc>
      </w:tr>
      <w:tr w:rsidR="00A92C7B" w:rsidRPr="008F20B5" w14:paraId="79983CB0" w14:textId="77777777" w:rsidTr="0031331B">
        <w:trPr>
          <w:trHeight w:val="340"/>
        </w:trPr>
        <w:tc>
          <w:tcPr>
            <w:tcW w:w="278" w:type="pct"/>
            <w:shd w:val="clear" w:color="auto" w:fill="auto"/>
          </w:tcPr>
          <w:p w14:paraId="41E855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55</w:t>
            </w:r>
          </w:p>
        </w:tc>
        <w:tc>
          <w:tcPr>
            <w:tcW w:w="722" w:type="pct"/>
            <w:shd w:val="clear" w:color="auto" w:fill="auto"/>
          </w:tcPr>
          <w:p w14:paraId="091F52BD"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IndigenousName</w:t>
            </w:r>
            <w:proofErr w:type="spellEnd"/>
          </w:p>
        </w:tc>
        <w:tc>
          <w:tcPr>
            <w:tcW w:w="1944" w:type="pct"/>
            <w:shd w:val="clear" w:color="auto" w:fill="auto"/>
          </w:tcPr>
          <w:p w14:paraId="11B5C58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原住民姓名</w:t>
            </w:r>
          </w:p>
        </w:tc>
        <w:tc>
          <w:tcPr>
            <w:tcW w:w="278" w:type="pct"/>
            <w:shd w:val="clear" w:color="auto" w:fill="auto"/>
          </w:tcPr>
          <w:p w14:paraId="056672C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64D12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15DA277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D29D9DF" w14:textId="77777777" w:rsidR="00A92C7B" w:rsidRPr="008F20B5" w:rsidRDefault="00A92C7B" w:rsidP="0031331B">
            <w:pPr>
              <w:widowControl/>
              <w:rPr>
                <w:rFonts w:ascii="標楷體" w:eastAsia="標楷體" w:hAnsi="標楷體" w:cs="新細明體"/>
                <w:color w:val="000000"/>
                <w:kern w:val="0"/>
              </w:rPr>
            </w:pPr>
          </w:p>
        </w:tc>
      </w:tr>
      <w:tr w:rsidR="00945D66" w:rsidRPr="00945D66" w14:paraId="46E64F0A" w14:textId="77777777" w:rsidTr="00945D66">
        <w:trPr>
          <w:trHeight w:val="340"/>
        </w:trPr>
        <w:tc>
          <w:tcPr>
            <w:tcW w:w="278" w:type="pct"/>
            <w:shd w:val="clear" w:color="auto" w:fill="auto"/>
          </w:tcPr>
          <w:p w14:paraId="06D12BA3" w14:textId="684F6146"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56</w:t>
            </w:r>
          </w:p>
        </w:tc>
        <w:tc>
          <w:tcPr>
            <w:tcW w:w="722" w:type="pct"/>
            <w:shd w:val="clear" w:color="auto" w:fill="auto"/>
          </w:tcPr>
          <w:p w14:paraId="2183AF82" w14:textId="77777777" w:rsidR="00945D66" w:rsidRPr="00945D66" w:rsidRDefault="00945D66" w:rsidP="00945D66">
            <w:pPr>
              <w:widowControl/>
              <w:rPr>
                <w:rFonts w:ascii="標楷體" w:eastAsia="標楷體" w:hAnsi="標楷體" w:cs="新細明體"/>
                <w:color w:val="000000"/>
                <w:kern w:val="0"/>
                <w:highlight w:val="green"/>
              </w:rPr>
            </w:pPr>
            <w:proofErr w:type="spellStart"/>
            <w:r w:rsidRPr="00945D66">
              <w:rPr>
                <w:rFonts w:ascii="標楷體" w:eastAsia="標楷體" w:hAnsi="標楷體" w:cs="新細明體"/>
                <w:color w:val="000000"/>
                <w:kern w:val="0"/>
                <w:highlight w:val="green"/>
              </w:rPr>
              <w:t>IsSuspected</w:t>
            </w:r>
            <w:proofErr w:type="spellEnd"/>
          </w:p>
        </w:tc>
        <w:tc>
          <w:tcPr>
            <w:tcW w:w="1944" w:type="pct"/>
            <w:shd w:val="clear" w:color="auto" w:fill="auto"/>
          </w:tcPr>
          <w:p w14:paraId="53F0D6E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是否為金控「疑似準利害關係人」名單</w:t>
            </w:r>
          </w:p>
        </w:tc>
        <w:tc>
          <w:tcPr>
            <w:tcW w:w="278" w:type="pct"/>
            <w:shd w:val="clear" w:color="auto" w:fill="auto"/>
          </w:tcPr>
          <w:p w14:paraId="59716376"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E019642"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DEE4D80"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4A1FF42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F03B0E4" w14:textId="77777777" w:rsidTr="00945D66">
        <w:trPr>
          <w:trHeight w:val="340"/>
        </w:trPr>
        <w:tc>
          <w:tcPr>
            <w:tcW w:w="278" w:type="pct"/>
            <w:shd w:val="clear" w:color="auto" w:fill="auto"/>
          </w:tcPr>
          <w:p w14:paraId="0C73086E" w14:textId="30FA6E95" w:rsidR="00945D66" w:rsidRPr="001B485E" w:rsidRDefault="00945D66"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w:t>
            </w:r>
            <w:r w:rsidR="006C41F8" w:rsidRPr="001B485E">
              <w:rPr>
                <w:rFonts w:ascii="標楷體" w:eastAsia="標楷體" w:hAnsi="標楷體" w:cs="新細明體" w:hint="eastAsia"/>
                <w:color w:val="000000"/>
                <w:kern w:val="0"/>
                <w:highlight w:val="magenta"/>
              </w:rPr>
              <w:t>7</w:t>
            </w:r>
          </w:p>
        </w:tc>
        <w:tc>
          <w:tcPr>
            <w:tcW w:w="722" w:type="pct"/>
            <w:shd w:val="clear" w:color="auto" w:fill="auto"/>
          </w:tcPr>
          <w:p w14:paraId="3417169D" w14:textId="77777777" w:rsidR="00945D66" w:rsidRPr="00945D66" w:rsidRDefault="00945D66" w:rsidP="00945D66">
            <w:pPr>
              <w:widowControl/>
              <w:rPr>
                <w:rFonts w:ascii="標楷體" w:eastAsia="標楷體" w:hAnsi="標楷體" w:cs="新細明體"/>
                <w:color w:val="000000"/>
                <w:kern w:val="0"/>
                <w:highlight w:val="green"/>
              </w:rPr>
            </w:pPr>
            <w:proofErr w:type="spellStart"/>
            <w:r w:rsidRPr="00945D66">
              <w:rPr>
                <w:rFonts w:ascii="標楷體" w:eastAsia="標楷體" w:hAnsi="標楷體" w:cs="新細明體"/>
                <w:color w:val="000000"/>
                <w:kern w:val="0"/>
                <w:highlight w:val="green"/>
              </w:rPr>
              <w:t>IsSuspectedCheck</w:t>
            </w:r>
            <w:proofErr w:type="spellEnd"/>
          </w:p>
        </w:tc>
        <w:tc>
          <w:tcPr>
            <w:tcW w:w="1944" w:type="pct"/>
            <w:shd w:val="clear" w:color="auto" w:fill="auto"/>
          </w:tcPr>
          <w:p w14:paraId="74CB56C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w:t>
            </w:r>
          </w:p>
        </w:tc>
        <w:tc>
          <w:tcPr>
            <w:tcW w:w="278" w:type="pct"/>
            <w:shd w:val="clear" w:color="auto" w:fill="auto"/>
          </w:tcPr>
          <w:p w14:paraId="37CD170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51F8BEB5"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EB8FFD1"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2A3ADB8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10132F1" w14:textId="77777777" w:rsidTr="00945D66">
        <w:trPr>
          <w:trHeight w:val="340"/>
        </w:trPr>
        <w:tc>
          <w:tcPr>
            <w:tcW w:w="278" w:type="pct"/>
            <w:shd w:val="clear" w:color="auto" w:fill="auto"/>
          </w:tcPr>
          <w:p w14:paraId="3BA5EA2E" w14:textId="27E925F8"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lastRenderedPageBreak/>
              <w:t>58</w:t>
            </w:r>
          </w:p>
        </w:tc>
        <w:tc>
          <w:tcPr>
            <w:tcW w:w="722" w:type="pct"/>
            <w:shd w:val="clear" w:color="auto" w:fill="auto"/>
          </w:tcPr>
          <w:p w14:paraId="6715A7E6" w14:textId="77777777" w:rsidR="00945D66" w:rsidRPr="00945D66" w:rsidRDefault="00945D66" w:rsidP="00945D66">
            <w:pPr>
              <w:widowControl/>
              <w:rPr>
                <w:rFonts w:ascii="標楷體" w:eastAsia="標楷體" w:hAnsi="標楷體" w:cs="新細明體"/>
                <w:color w:val="000000"/>
                <w:kern w:val="0"/>
                <w:highlight w:val="green"/>
              </w:rPr>
            </w:pPr>
            <w:proofErr w:type="spellStart"/>
            <w:r w:rsidRPr="00945D66">
              <w:rPr>
                <w:rFonts w:ascii="標楷體" w:eastAsia="標楷體" w:hAnsi="標楷體" w:cs="新細明體"/>
                <w:color w:val="000000"/>
                <w:kern w:val="0"/>
                <w:highlight w:val="green"/>
              </w:rPr>
              <w:t>IsSuspectedCheckType</w:t>
            </w:r>
            <w:proofErr w:type="spellEnd"/>
          </w:p>
        </w:tc>
        <w:tc>
          <w:tcPr>
            <w:tcW w:w="1944" w:type="pct"/>
            <w:shd w:val="clear" w:color="auto" w:fill="auto"/>
          </w:tcPr>
          <w:p w14:paraId="44D6FD7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是否為金控疑似利害關係人_確認狀態</w:t>
            </w:r>
          </w:p>
        </w:tc>
        <w:tc>
          <w:tcPr>
            <w:tcW w:w="278" w:type="pct"/>
            <w:shd w:val="clear" w:color="auto" w:fill="auto"/>
          </w:tcPr>
          <w:p w14:paraId="06C5BE8E"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B2C13A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14FA746A"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6750C77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bl>
    <w:p w14:paraId="605D35BB" w14:textId="77777777" w:rsidR="00A92C7B" w:rsidRPr="00E86CA2" w:rsidRDefault="00A92C7B" w:rsidP="00A92C7B">
      <w:pPr>
        <w:rPr>
          <w:rFonts w:ascii="標楷體" w:eastAsia="標楷體" w:hAnsi="標楷體"/>
        </w:rPr>
      </w:pPr>
    </w:p>
    <w:p w14:paraId="6AD3EAFD" w14:textId="12B27F4C" w:rsidR="009C1DD1" w:rsidRPr="008F20B5" w:rsidRDefault="009C1DD1" w:rsidP="0078740E">
      <w:pPr>
        <w:pStyle w:val="3"/>
        <w:numPr>
          <w:ilvl w:val="2"/>
          <w:numId w:val="7"/>
        </w:numPr>
        <w:spacing w:before="0"/>
        <w:rPr>
          <w:rFonts w:ascii="標楷體" w:hAnsi="標楷體"/>
          <w:b/>
          <w:szCs w:val="32"/>
        </w:rPr>
      </w:pPr>
      <w:bookmarkStart w:id="186" w:name="_Toc90483153"/>
      <w:bookmarkStart w:id="187" w:name="_Toc90483408"/>
      <w:bookmarkStart w:id="188" w:name="_Toc90483524"/>
      <w:bookmarkStart w:id="189" w:name="_Toc90483750"/>
      <w:bookmarkStart w:id="190" w:name="_Toc90490022"/>
      <w:bookmarkStart w:id="191" w:name="_Toc140244542"/>
      <w:r w:rsidRPr="008F20B5">
        <w:rPr>
          <w:rFonts w:ascii="標楷體" w:hAnsi="標楷體"/>
          <w:b/>
          <w:szCs w:val="32"/>
        </w:rPr>
        <w:t>L2153</w:t>
      </w:r>
      <w:r w:rsidRPr="006B5312">
        <w:rPr>
          <w:rFonts w:ascii="標楷體" w:hAnsi="標楷體" w:hint="eastAsia"/>
          <w:b/>
          <w:szCs w:val="32"/>
        </w:rPr>
        <w:t>核准額度登錄</w:t>
      </w:r>
      <w:bookmarkEnd w:id="186"/>
      <w:bookmarkEnd w:id="187"/>
      <w:bookmarkEnd w:id="188"/>
      <w:bookmarkEnd w:id="189"/>
      <w:bookmarkEnd w:id="190"/>
      <w:r w:rsidR="005E544B">
        <w:rPr>
          <w:rFonts w:ascii="標楷體" w:hAnsi="標楷體" w:hint="eastAsia"/>
          <w:b/>
          <w:szCs w:val="32"/>
        </w:rPr>
        <w:t xml:space="preserve"> *</w:t>
      </w:r>
      <w:bookmarkEnd w:id="191"/>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DD6B5A" w:rsidRPr="00DD6B5A" w14:paraId="7B6FD2EA" w14:textId="77777777" w:rsidTr="00614F5B">
        <w:trPr>
          <w:trHeight w:val="350"/>
          <w:tblHeader/>
        </w:trPr>
        <w:tc>
          <w:tcPr>
            <w:tcW w:w="274" w:type="pct"/>
            <w:shd w:val="clear" w:color="auto" w:fill="auto"/>
            <w:hideMark/>
          </w:tcPr>
          <w:p w14:paraId="74401E77"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序號</w:t>
            </w:r>
          </w:p>
          <w:p w14:paraId="5EEADBED" w14:textId="0301B9C3" w:rsidR="008464F4" w:rsidRPr="00DD6B5A" w:rsidRDefault="008464F4" w:rsidP="009C1DD1">
            <w:pPr>
              <w:widowControl/>
              <w:jc w:val="center"/>
              <w:rPr>
                <w:rFonts w:ascii="標楷體" w:eastAsia="標楷體" w:hAnsi="標楷體" w:cs="新細明體"/>
                <w:color w:val="000000" w:themeColor="text1"/>
                <w:kern w:val="0"/>
              </w:rPr>
            </w:pPr>
          </w:p>
        </w:tc>
        <w:tc>
          <w:tcPr>
            <w:tcW w:w="714" w:type="pct"/>
            <w:shd w:val="clear" w:color="auto" w:fill="auto"/>
            <w:hideMark/>
          </w:tcPr>
          <w:p w14:paraId="73040237"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英文名稱</w:t>
            </w:r>
          </w:p>
        </w:tc>
        <w:tc>
          <w:tcPr>
            <w:tcW w:w="1923" w:type="pct"/>
            <w:shd w:val="clear" w:color="auto" w:fill="auto"/>
            <w:hideMark/>
          </w:tcPr>
          <w:p w14:paraId="7BD5E02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中文名稱</w:t>
            </w:r>
          </w:p>
        </w:tc>
        <w:tc>
          <w:tcPr>
            <w:tcW w:w="275" w:type="pct"/>
            <w:shd w:val="clear" w:color="auto" w:fill="auto"/>
            <w:hideMark/>
          </w:tcPr>
          <w:p w14:paraId="57043E69"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型態</w:t>
            </w:r>
          </w:p>
        </w:tc>
        <w:tc>
          <w:tcPr>
            <w:tcW w:w="275" w:type="pct"/>
            <w:shd w:val="clear" w:color="auto" w:fill="auto"/>
            <w:hideMark/>
          </w:tcPr>
          <w:p w14:paraId="58DB15B0"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長度</w:t>
            </w:r>
          </w:p>
        </w:tc>
        <w:tc>
          <w:tcPr>
            <w:tcW w:w="275" w:type="pct"/>
          </w:tcPr>
          <w:p w14:paraId="42B2F9C5" w14:textId="1AD96D07"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必填</w:t>
            </w:r>
          </w:p>
        </w:tc>
        <w:tc>
          <w:tcPr>
            <w:tcW w:w="1264" w:type="pct"/>
            <w:shd w:val="clear" w:color="auto" w:fill="auto"/>
            <w:hideMark/>
          </w:tcPr>
          <w:p w14:paraId="67DBEF14" w14:textId="43D44DA1"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欄位說明</w:t>
            </w:r>
          </w:p>
        </w:tc>
      </w:tr>
      <w:tr w:rsidR="00DD6B5A" w:rsidRPr="00DD6B5A" w14:paraId="326D86DD" w14:textId="77777777" w:rsidTr="00614F5B">
        <w:trPr>
          <w:trHeight w:val="340"/>
        </w:trPr>
        <w:tc>
          <w:tcPr>
            <w:tcW w:w="274" w:type="pct"/>
            <w:shd w:val="clear" w:color="auto" w:fill="auto"/>
          </w:tcPr>
          <w:p w14:paraId="0BFB567E" w14:textId="676A2B1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hideMark/>
          </w:tcPr>
          <w:p w14:paraId="4431E070" w14:textId="6F0496ED" w:rsidR="008464F4" w:rsidRPr="00DD6B5A" w:rsidRDefault="008464F4" w:rsidP="009C1DD1">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TranCode</w:t>
            </w:r>
            <w:proofErr w:type="spellEnd"/>
          </w:p>
        </w:tc>
        <w:tc>
          <w:tcPr>
            <w:tcW w:w="1923" w:type="pct"/>
            <w:shd w:val="clear" w:color="auto" w:fill="auto"/>
            <w:hideMark/>
          </w:tcPr>
          <w:p w14:paraId="487BF929"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交易代號</w:t>
            </w:r>
          </w:p>
        </w:tc>
        <w:tc>
          <w:tcPr>
            <w:tcW w:w="275" w:type="pct"/>
            <w:shd w:val="clear" w:color="auto" w:fill="auto"/>
            <w:hideMark/>
          </w:tcPr>
          <w:p w14:paraId="571276E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hideMark/>
          </w:tcPr>
          <w:p w14:paraId="7A677F89"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5</w:t>
            </w:r>
          </w:p>
        </w:tc>
        <w:tc>
          <w:tcPr>
            <w:tcW w:w="275" w:type="pct"/>
          </w:tcPr>
          <w:p w14:paraId="0D4E306D" w14:textId="2999C190"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6F9496E3" w14:textId="6724E410"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L2153</w:t>
            </w:r>
          </w:p>
        </w:tc>
      </w:tr>
      <w:tr w:rsidR="00DD6B5A" w:rsidRPr="00DD6B5A" w14:paraId="0BADDC7F" w14:textId="77777777" w:rsidTr="00614F5B">
        <w:trPr>
          <w:trHeight w:val="340"/>
        </w:trPr>
        <w:tc>
          <w:tcPr>
            <w:tcW w:w="274" w:type="pct"/>
            <w:shd w:val="clear" w:color="auto" w:fill="auto"/>
            <w:vAlign w:val="center"/>
          </w:tcPr>
          <w:p w14:paraId="5D04202C" w14:textId="27462EA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025323BC" w14:textId="4A79B40F"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CustId</w:t>
            </w:r>
            <w:proofErr w:type="spellEnd"/>
          </w:p>
        </w:tc>
        <w:tc>
          <w:tcPr>
            <w:tcW w:w="1923" w:type="pct"/>
            <w:shd w:val="clear" w:color="auto" w:fill="auto"/>
            <w:vAlign w:val="center"/>
            <w:hideMark/>
          </w:tcPr>
          <w:p w14:paraId="4A8E9E6A"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借款人統一編號</w:t>
            </w:r>
          </w:p>
        </w:tc>
        <w:tc>
          <w:tcPr>
            <w:tcW w:w="275" w:type="pct"/>
            <w:shd w:val="clear" w:color="auto" w:fill="auto"/>
            <w:vAlign w:val="center"/>
            <w:hideMark/>
          </w:tcPr>
          <w:p w14:paraId="5C602E69"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70E1642F"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42DC1C02" w14:textId="74588654"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tcPr>
          <w:p w14:paraId="11CD4A73" w14:textId="0BA48DAF"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0DB5C316" w14:textId="77777777" w:rsidTr="00614F5B">
        <w:trPr>
          <w:trHeight w:val="340"/>
        </w:trPr>
        <w:tc>
          <w:tcPr>
            <w:tcW w:w="274" w:type="pct"/>
            <w:shd w:val="clear" w:color="auto" w:fill="auto"/>
            <w:vAlign w:val="center"/>
          </w:tcPr>
          <w:p w14:paraId="04DAA8D6" w14:textId="4CD9104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538BD370" w14:textId="3E51B0E2"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ApplNo</w:t>
            </w:r>
            <w:proofErr w:type="spellEnd"/>
          </w:p>
        </w:tc>
        <w:tc>
          <w:tcPr>
            <w:tcW w:w="1923" w:type="pct"/>
            <w:shd w:val="clear" w:color="auto" w:fill="auto"/>
            <w:vAlign w:val="center"/>
            <w:hideMark/>
          </w:tcPr>
          <w:p w14:paraId="363B4448"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申請號碼</w:t>
            </w:r>
          </w:p>
        </w:tc>
        <w:tc>
          <w:tcPr>
            <w:tcW w:w="275" w:type="pct"/>
            <w:shd w:val="clear" w:color="auto" w:fill="auto"/>
            <w:vAlign w:val="center"/>
            <w:hideMark/>
          </w:tcPr>
          <w:p w14:paraId="1AB75AC5" w14:textId="47EB99D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0721FE87"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489D98BB" w14:textId="57333CBD" w:rsidR="008464F4" w:rsidRPr="00DD6B5A" w:rsidDel="004444BD"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3E2E350B" w14:textId="3479A0A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67413E48" w14:textId="77777777" w:rsidTr="00614F5B">
        <w:trPr>
          <w:trHeight w:val="340"/>
        </w:trPr>
        <w:tc>
          <w:tcPr>
            <w:tcW w:w="274" w:type="pct"/>
            <w:shd w:val="clear" w:color="auto" w:fill="auto"/>
            <w:vAlign w:val="center"/>
          </w:tcPr>
          <w:p w14:paraId="2EDBA4A1" w14:textId="7B55E79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3B476DE2" w14:textId="29A1E605" w:rsidR="008464F4" w:rsidRPr="00DD6B5A" w:rsidRDefault="008464F4" w:rsidP="009C1DD1">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CustNo</w:t>
            </w:r>
            <w:proofErr w:type="spellEnd"/>
          </w:p>
        </w:tc>
        <w:tc>
          <w:tcPr>
            <w:tcW w:w="1923" w:type="pct"/>
            <w:shd w:val="clear" w:color="auto" w:fill="auto"/>
            <w:vAlign w:val="center"/>
            <w:hideMark/>
          </w:tcPr>
          <w:p w14:paraId="3E4F5630"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借款人戶號</w:t>
            </w:r>
          </w:p>
        </w:tc>
        <w:tc>
          <w:tcPr>
            <w:tcW w:w="275" w:type="pct"/>
            <w:shd w:val="clear" w:color="auto" w:fill="auto"/>
            <w:vAlign w:val="center"/>
            <w:hideMark/>
          </w:tcPr>
          <w:p w14:paraId="04AA362C" w14:textId="3914EE73"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10ECFB72"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514DDEDD" w14:textId="342FE787" w:rsidR="008464F4" w:rsidRPr="00DD6B5A" w:rsidDel="004444BD"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6E770680" w14:textId="730C8C10"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0DB38FA5" w14:textId="77777777" w:rsidTr="00614F5B">
        <w:trPr>
          <w:trHeight w:val="340"/>
        </w:trPr>
        <w:tc>
          <w:tcPr>
            <w:tcW w:w="274" w:type="pct"/>
            <w:shd w:val="clear" w:color="auto" w:fill="auto"/>
            <w:vAlign w:val="center"/>
          </w:tcPr>
          <w:p w14:paraId="4CFF2BA5" w14:textId="18C6B67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743A2A76" w14:textId="1A525197" w:rsidR="008464F4" w:rsidRPr="00DD6B5A" w:rsidRDefault="008464F4" w:rsidP="009C1DD1">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FacmNo</w:t>
            </w:r>
            <w:proofErr w:type="spellEnd"/>
          </w:p>
        </w:tc>
        <w:tc>
          <w:tcPr>
            <w:tcW w:w="1923" w:type="pct"/>
            <w:shd w:val="clear" w:color="auto" w:fill="auto"/>
            <w:vAlign w:val="center"/>
            <w:hideMark/>
          </w:tcPr>
          <w:p w14:paraId="767BE2AE"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額度編號</w:t>
            </w:r>
          </w:p>
        </w:tc>
        <w:tc>
          <w:tcPr>
            <w:tcW w:w="275" w:type="pct"/>
            <w:shd w:val="clear" w:color="auto" w:fill="auto"/>
            <w:vAlign w:val="center"/>
            <w:hideMark/>
          </w:tcPr>
          <w:p w14:paraId="09B42A1F" w14:textId="43663D4B"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5FC092F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621BAD1" w14:textId="77777777" w:rsidR="008464F4" w:rsidRPr="00DD6B5A" w:rsidDel="004444BD"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vAlign w:val="center"/>
            <w:hideMark/>
          </w:tcPr>
          <w:p w14:paraId="79D223C7" w14:textId="444A4D46"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206B85E8" w14:textId="77777777" w:rsidTr="00614F5B">
        <w:trPr>
          <w:trHeight w:val="340"/>
        </w:trPr>
        <w:tc>
          <w:tcPr>
            <w:tcW w:w="274" w:type="pct"/>
            <w:shd w:val="clear" w:color="auto" w:fill="auto"/>
            <w:vAlign w:val="center"/>
          </w:tcPr>
          <w:p w14:paraId="35643D65" w14:textId="7777777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tcPr>
          <w:p w14:paraId="61941651" w14:textId="49F0197A"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CreditSysNo</w:t>
            </w:r>
            <w:proofErr w:type="spellEnd"/>
          </w:p>
        </w:tc>
        <w:tc>
          <w:tcPr>
            <w:tcW w:w="1923" w:type="pct"/>
            <w:shd w:val="clear" w:color="auto" w:fill="auto"/>
            <w:vAlign w:val="center"/>
          </w:tcPr>
          <w:p w14:paraId="09291E56" w14:textId="3C4A878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徵審系統案號</w:t>
            </w:r>
          </w:p>
        </w:tc>
        <w:tc>
          <w:tcPr>
            <w:tcW w:w="275" w:type="pct"/>
            <w:shd w:val="clear" w:color="auto" w:fill="auto"/>
            <w:vAlign w:val="center"/>
          </w:tcPr>
          <w:p w14:paraId="097D74DB" w14:textId="43AF3C9A"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vAlign w:val="center"/>
          </w:tcPr>
          <w:p w14:paraId="2CF89E19" w14:textId="41FDB3CB"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w:t>
            </w:r>
          </w:p>
        </w:tc>
        <w:tc>
          <w:tcPr>
            <w:tcW w:w="275" w:type="pct"/>
          </w:tcPr>
          <w:p w14:paraId="477E61B1"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vAlign w:val="center"/>
          </w:tcPr>
          <w:p w14:paraId="58D5E2D2" w14:textId="1708CBC7"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5931B28C" w14:textId="77777777" w:rsidTr="00614F5B">
        <w:trPr>
          <w:trHeight w:val="340"/>
        </w:trPr>
        <w:tc>
          <w:tcPr>
            <w:tcW w:w="274" w:type="pct"/>
            <w:shd w:val="clear" w:color="auto" w:fill="auto"/>
            <w:vAlign w:val="center"/>
          </w:tcPr>
          <w:p w14:paraId="4C364AC7" w14:textId="1E45884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59DF7F25" w14:textId="6C8A50DA"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ProdNo</w:t>
            </w:r>
            <w:proofErr w:type="spellEnd"/>
          </w:p>
        </w:tc>
        <w:tc>
          <w:tcPr>
            <w:tcW w:w="1923" w:type="pct"/>
            <w:shd w:val="clear" w:color="auto" w:fill="auto"/>
            <w:vAlign w:val="center"/>
            <w:hideMark/>
          </w:tcPr>
          <w:p w14:paraId="6E1D99E3"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商品代碼</w:t>
            </w:r>
          </w:p>
        </w:tc>
        <w:tc>
          <w:tcPr>
            <w:tcW w:w="275" w:type="pct"/>
            <w:shd w:val="clear" w:color="auto" w:fill="auto"/>
            <w:vAlign w:val="center"/>
            <w:hideMark/>
          </w:tcPr>
          <w:p w14:paraId="00A58571"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68FCE9C9" w14:textId="114CB076"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5</w:t>
            </w:r>
          </w:p>
        </w:tc>
        <w:tc>
          <w:tcPr>
            <w:tcW w:w="275" w:type="pct"/>
          </w:tcPr>
          <w:p w14:paraId="1EE4A659" w14:textId="54F42A98"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tcPr>
          <w:p w14:paraId="49A1A487" w14:textId="56769951"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567B05A3" w14:textId="77777777" w:rsidTr="00614F5B">
        <w:trPr>
          <w:trHeight w:val="340"/>
        </w:trPr>
        <w:tc>
          <w:tcPr>
            <w:tcW w:w="274" w:type="pct"/>
            <w:shd w:val="clear" w:color="auto" w:fill="auto"/>
            <w:vAlign w:val="center"/>
          </w:tcPr>
          <w:p w14:paraId="11FB7F75" w14:textId="7C6279C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8556472" w14:textId="68E740E0"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BaseRateCode</w:t>
            </w:r>
            <w:proofErr w:type="spellEnd"/>
          </w:p>
        </w:tc>
        <w:tc>
          <w:tcPr>
            <w:tcW w:w="1923" w:type="pct"/>
            <w:shd w:val="clear" w:color="auto" w:fill="auto"/>
            <w:noWrap/>
            <w:vAlign w:val="center"/>
            <w:hideMark/>
          </w:tcPr>
          <w:p w14:paraId="7EFB6B69" w14:textId="0AB0D361"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指標利率代碼</w:t>
            </w:r>
          </w:p>
        </w:tc>
        <w:tc>
          <w:tcPr>
            <w:tcW w:w="275" w:type="pct"/>
            <w:shd w:val="clear" w:color="auto" w:fill="auto"/>
            <w:noWrap/>
            <w:vAlign w:val="center"/>
            <w:hideMark/>
          </w:tcPr>
          <w:p w14:paraId="0E54A10B" w14:textId="3CA9E956"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5FB2ED40"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3DBA72F6" w14:textId="0E405E1C"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E448A50" w14:textId="44CE69B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084DD1F6" w14:textId="77777777" w:rsidTr="00614F5B">
        <w:trPr>
          <w:trHeight w:val="340"/>
        </w:trPr>
        <w:tc>
          <w:tcPr>
            <w:tcW w:w="274" w:type="pct"/>
            <w:shd w:val="clear" w:color="auto" w:fill="auto"/>
            <w:vAlign w:val="center"/>
          </w:tcPr>
          <w:p w14:paraId="6A0CFA86" w14:textId="7A962561"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EF3E982" w14:textId="6D24F0C6"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RateIncr</w:t>
            </w:r>
            <w:proofErr w:type="spellEnd"/>
          </w:p>
        </w:tc>
        <w:tc>
          <w:tcPr>
            <w:tcW w:w="1923" w:type="pct"/>
            <w:shd w:val="clear" w:color="auto" w:fill="auto"/>
            <w:noWrap/>
            <w:vAlign w:val="center"/>
            <w:hideMark/>
          </w:tcPr>
          <w:p w14:paraId="3E51D93F" w14:textId="3D35C38E"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加碼利率</w:t>
            </w:r>
          </w:p>
        </w:tc>
        <w:tc>
          <w:tcPr>
            <w:tcW w:w="275" w:type="pct"/>
            <w:shd w:val="clear" w:color="auto" w:fill="auto"/>
            <w:noWrap/>
            <w:vAlign w:val="center"/>
            <w:hideMark/>
          </w:tcPr>
          <w:p w14:paraId="6508287E"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506451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Pr>
          <w:p w14:paraId="0AAA8B1C" w14:textId="313038D6"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C962D1E" w14:textId="34D92D45"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 or -00.0000</w:t>
            </w:r>
          </w:p>
        </w:tc>
      </w:tr>
      <w:tr w:rsidR="00DD6B5A" w:rsidRPr="00DD6B5A" w14:paraId="39FD89D9" w14:textId="77777777" w:rsidTr="00614F5B">
        <w:trPr>
          <w:trHeight w:val="340"/>
        </w:trPr>
        <w:tc>
          <w:tcPr>
            <w:tcW w:w="274" w:type="pct"/>
            <w:shd w:val="clear" w:color="auto" w:fill="auto"/>
            <w:vAlign w:val="center"/>
          </w:tcPr>
          <w:p w14:paraId="2C7C79B9" w14:textId="45CCB14D"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E568041" w14:textId="58BABFA5"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ApproveRate</w:t>
            </w:r>
            <w:proofErr w:type="spellEnd"/>
          </w:p>
        </w:tc>
        <w:tc>
          <w:tcPr>
            <w:tcW w:w="1923" w:type="pct"/>
            <w:shd w:val="clear" w:color="auto" w:fill="auto"/>
            <w:noWrap/>
            <w:vAlign w:val="center"/>
            <w:hideMark/>
          </w:tcPr>
          <w:p w14:paraId="1783137C"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核准利率</w:t>
            </w:r>
          </w:p>
        </w:tc>
        <w:tc>
          <w:tcPr>
            <w:tcW w:w="275" w:type="pct"/>
            <w:shd w:val="clear" w:color="auto" w:fill="auto"/>
            <w:noWrap/>
            <w:vAlign w:val="center"/>
            <w:hideMark/>
          </w:tcPr>
          <w:p w14:paraId="1A8F35AB"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30AAEC0"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Pr>
          <w:p w14:paraId="6E09BA47" w14:textId="400A2512"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4BDEB61E" w14:textId="4BA758E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w:t>
            </w:r>
          </w:p>
        </w:tc>
      </w:tr>
      <w:tr w:rsidR="00DD6B5A" w:rsidRPr="00DD6B5A" w14:paraId="0B829F56" w14:textId="77777777" w:rsidTr="00614F5B">
        <w:trPr>
          <w:trHeight w:val="340"/>
        </w:trPr>
        <w:tc>
          <w:tcPr>
            <w:tcW w:w="274" w:type="pct"/>
            <w:shd w:val="clear" w:color="auto" w:fill="auto"/>
            <w:vAlign w:val="center"/>
          </w:tcPr>
          <w:p w14:paraId="569C3C23" w14:textId="1A98D68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2BBFA49" w14:textId="746B37CF"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RateCode</w:t>
            </w:r>
            <w:proofErr w:type="spellEnd"/>
          </w:p>
        </w:tc>
        <w:tc>
          <w:tcPr>
            <w:tcW w:w="1923" w:type="pct"/>
            <w:shd w:val="clear" w:color="auto" w:fill="auto"/>
            <w:noWrap/>
            <w:vAlign w:val="center"/>
            <w:hideMark/>
          </w:tcPr>
          <w:p w14:paraId="407D87C1"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利率區分</w:t>
            </w:r>
          </w:p>
        </w:tc>
        <w:tc>
          <w:tcPr>
            <w:tcW w:w="275" w:type="pct"/>
            <w:shd w:val="clear" w:color="auto" w:fill="auto"/>
            <w:noWrap/>
            <w:vAlign w:val="center"/>
            <w:hideMark/>
          </w:tcPr>
          <w:p w14:paraId="2ACDCAA9" w14:textId="7AFC5E55"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3E47D2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E18B302" w14:textId="10032919"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8B80467" w14:textId="063C3061"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機動</w:t>
            </w:r>
          </w:p>
          <w:p w14:paraId="268DC31A"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固動</w:t>
            </w:r>
          </w:p>
          <w:p w14:paraId="5FA301A2" w14:textId="27829490"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定期機動</w:t>
            </w:r>
          </w:p>
        </w:tc>
      </w:tr>
      <w:tr w:rsidR="00DD6B5A" w:rsidRPr="00DD6B5A" w14:paraId="376CC225" w14:textId="77777777" w:rsidTr="00614F5B">
        <w:trPr>
          <w:trHeight w:val="340"/>
        </w:trPr>
        <w:tc>
          <w:tcPr>
            <w:tcW w:w="274" w:type="pct"/>
            <w:shd w:val="clear" w:color="auto" w:fill="auto"/>
            <w:vAlign w:val="center"/>
          </w:tcPr>
          <w:p w14:paraId="7BCE68DB" w14:textId="53D6CB0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89999B0" w14:textId="72370721"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FirstRateAdjFreq</w:t>
            </w:r>
            <w:proofErr w:type="spellEnd"/>
          </w:p>
        </w:tc>
        <w:tc>
          <w:tcPr>
            <w:tcW w:w="1923" w:type="pct"/>
            <w:shd w:val="clear" w:color="auto" w:fill="auto"/>
            <w:noWrap/>
            <w:vAlign w:val="center"/>
            <w:hideMark/>
          </w:tcPr>
          <w:p w14:paraId="77A9BFCA" w14:textId="44198369"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首次利率調整週期</w:t>
            </w:r>
          </w:p>
        </w:tc>
        <w:tc>
          <w:tcPr>
            <w:tcW w:w="275" w:type="pct"/>
            <w:shd w:val="clear" w:color="auto" w:fill="auto"/>
            <w:noWrap/>
            <w:vAlign w:val="center"/>
            <w:hideMark/>
          </w:tcPr>
          <w:p w14:paraId="462F93D4"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2A471824"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D5B025F" w14:textId="2233AF96"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0475D4AE" w14:textId="24982F4A"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136E1C9D" w14:textId="77777777" w:rsidTr="00614F5B">
        <w:trPr>
          <w:trHeight w:val="340"/>
        </w:trPr>
        <w:tc>
          <w:tcPr>
            <w:tcW w:w="274" w:type="pct"/>
            <w:shd w:val="clear" w:color="auto" w:fill="auto"/>
            <w:vAlign w:val="center"/>
          </w:tcPr>
          <w:p w14:paraId="6260E25A" w14:textId="3CAE1A0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9D87987" w14:textId="7E28CA2A"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RateAdjFreq</w:t>
            </w:r>
            <w:proofErr w:type="spellEnd"/>
          </w:p>
        </w:tc>
        <w:tc>
          <w:tcPr>
            <w:tcW w:w="1923" w:type="pct"/>
            <w:shd w:val="clear" w:color="auto" w:fill="auto"/>
            <w:noWrap/>
            <w:vAlign w:val="center"/>
            <w:hideMark/>
          </w:tcPr>
          <w:p w14:paraId="40BAF9EC"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利率調整週期</w:t>
            </w:r>
          </w:p>
        </w:tc>
        <w:tc>
          <w:tcPr>
            <w:tcW w:w="275" w:type="pct"/>
            <w:shd w:val="clear" w:color="auto" w:fill="auto"/>
            <w:noWrap/>
            <w:vAlign w:val="center"/>
            <w:hideMark/>
          </w:tcPr>
          <w:p w14:paraId="6012B051"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48030E9C"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171D9C19" w14:textId="7792B2BD"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85441D3" w14:textId="2776E435"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713DCF5E" w14:textId="77777777" w:rsidTr="00614F5B">
        <w:trPr>
          <w:trHeight w:val="340"/>
        </w:trPr>
        <w:tc>
          <w:tcPr>
            <w:tcW w:w="274" w:type="pct"/>
            <w:shd w:val="clear" w:color="auto" w:fill="auto"/>
            <w:vAlign w:val="center"/>
          </w:tcPr>
          <w:p w14:paraId="65377FEE" w14:textId="2F9C375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D33A9ED" w14:textId="1703E4BE"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CurrencyCode</w:t>
            </w:r>
            <w:proofErr w:type="spellEnd"/>
          </w:p>
        </w:tc>
        <w:tc>
          <w:tcPr>
            <w:tcW w:w="1923" w:type="pct"/>
            <w:shd w:val="clear" w:color="auto" w:fill="auto"/>
            <w:noWrap/>
            <w:vAlign w:val="center"/>
            <w:hideMark/>
          </w:tcPr>
          <w:p w14:paraId="620AB91F"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核准幣別</w:t>
            </w:r>
          </w:p>
        </w:tc>
        <w:tc>
          <w:tcPr>
            <w:tcW w:w="275" w:type="pct"/>
            <w:shd w:val="clear" w:color="auto" w:fill="auto"/>
            <w:noWrap/>
            <w:vAlign w:val="center"/>
            <w:hideMark/>
          </w:tcPr>
          <w:p w14:paraId="506CB3C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753A9BA2"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A72A317" w14:textId="53FDEF5F"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64717FB9" w14:textId="65FA3290"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43B14B40" w14:textId="77777777" w:rsidTr="00614F5B">
        <w:trPr>
          <w:trHeight w:val="340"/>
        </w:trPr>
        <w:tc>
          <w:tcPr>
            <w:tcW w:w="274" w:type="pct"/>
            <w:shd w:val="clear" w:color="auto" w:fill="auto"/>
            <w:vAlign w:val="center"/>
          </w:tcPr>
          <w:p w14:paraId="04A341B6" w14:textId="0B6B023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61C9BD7" w14:textId="1CA41021"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TimApplAmt</w:t>
            </w:r>
            <w:proofErr w:type="spellEnd"/>
          </w:p>
        </w:tc>
        <w:tc>
          <w:tcPr>
            <w:tcW w:w="1923" w:type="pct"/>
            <w:shd w:val="clear" w:color="auto" w:fill="auto"/>
            <w:noWrap/>
            <w:vAlign w:val="center"/>
          </w:tcPr>
          <w:p w14:paraId="12934DD7" w14:textId="279DB10D"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核准額度</w:t>
            </w:r>
          </w:p>
        </w:tc>
        <w:tc>
          <w:tcPr>
            <w:tcW w:w="275" w:type="pct"/>
            <w:shd w:val="clear" w:color="auto" w:fill="auto"/>
            <w:noWrap/>
            <w:vAlign w:val="center"/>
          </w:tcPr>
          <w:p w14:paraId="381DF691" w14:textId="718346E6"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7088DAC3" w14:textId="693BA56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14.2</w:t>
            </w:r>
          </w:p>
        </w:tc>
        <w:tc>
          <w:tcPr>
            <w:tcW w:w="275" w:type="pct"/>
          </w:tcPr>
          <w:p w14:paraId="10643289" w14:textId="53B95E76" w:rsidR="008464F4" w:rsidRPr="00DD6B5A" w:rsidDel="004444BD"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D3D4C9F" w14:textId="5443E8E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81053C8" w14:textId="77777777" w:rsidTr="00614F5B">
        <w:trPr>
          <w:trHeight w:val="340"/>
        </w:trPr>
        <w:tc>
          <w:tcPr>
            <w:tcW w:w="274" w:type="pct"/>
            <w:shd w:val="clear" w:color="auto" w:fill="auto"/>
            <w:vAlign w:val="center"/>
          </w:tcPr>
          <w:p w14:paraId="3663DEF2" w14:textId="1409F4DD" w:rsidR="008464F4" w:rsidRPr="00DD6B5A" w:rsidRDefault="008464F4" w:rsidP="0078740E">
            <w:pPr>
              <w:pStyle w:val="af9"/>
              <w:widowControl/>
              <w:numPr>
                <w:ilvl w:val="0"/>
                <w:numId w:val="9"/>
              </w:numPr>
              <w:ind w:leftChars="0"/>
              <w:jc w:val="center"/>
              <w:rPr>
                <w:rFonts w:ascii="標楷體" w:eastAsia="標楷體" w:hAnsi="標楷體"/>
                <w:color w:val="000000" w:themeColor="text1"/>
              </w:rPr>
            </w:pPr>
          </w:p>
        </w:tc>
        <w:tc>
          <w:tcPr>
            <w:tcW w:w="714" w:type="pct"/>
            <w:shd w:val="clear" w:color="auto" w:fill="auto"/>
            <w:vAlign w:val="center"/>
            <w:hideMark/>
          </w:tcPr>
          <w:p w14:paraId="306CB944" w14:textId="5D0372C3"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AcctCode</w:t>
            </w:r>
            <w:proofErr w:type="spellEnd"/>
          </w:p>
        </w:tc>
        <w:tc>
          <w:tcPr>
            <w:tcW w:w="1923" w:type="pct"/>
            <w:shd w:val="clear" w:color="auto" w:fill="auto"/>
            <w:vAlign w:val="center"/>
            <w:hideMark/>
          </w:tcPr>
          <w:p w14:paraId="560C26E4"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核准科目</w:t>
            </w:r>
          </w:p>
        </w:tc>
        <w:tc>
          <w:tcPr>
            <w:tcW w:w="275" w:type="pct"/>
            <w:shd w:val="clear" w:color="auto" w:fill="auto"/>
            <w:vAlign w:val="center"/>
            <w:hideMark/>
          </w:tcPr>
          <w:p w14:paraId="2B3CD3B8" w14:textId="685690AF"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5792F9FB"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0B350B6A" w14:textId="24F6DF2D"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3C8CFE9B" w14:textId="6EF369F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4E68B85" w14:textId="77777777" w:rsidTr="00614F5B">
        <w:trPr>
          <w:trHeight w:val="340"/>
        </w:trPr>
        <w:tc>
          <w:tcPr>
            <w:tcW w:w="274" w:type="pct"/>
            <w:shd w:val="clear" w:color="auto" w:fill="auto"/>
            <w:vAlign w:val="center"/>
          </w:tcPr>
          <w:p w14:paraId="13E7CE46" w14:textId="4D47412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EE0FF1D" w14:textId="419ABA46"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ApproveDate</w:t>
            </w:r>
            <w:proofErr w:type="spellEnd"/>
          </w:p>
        </w:tc>
        <w:tc>
          <w:tcPr>
            <w:tcW w:w="1923" w:type="pct"/>
            <w:shd w:val="clear" w:color="auto" w:fill="auto"/>
            <w:noWrap/>
            <w:vAlign w:val="center"/>
            <w:hideMark/>
          </w:tcPr>
          <w:p w14:paraId="58A7D167"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准駁日期</w:t>
            </w:r>
          </w:p>
        </w:tc>
        <w:tc>
          <w:tcPr>
            <w:tcW w:w="275" w:type="pct"/>
            <w:shd w:val="clear" w:color="auto" w:fill="auto"/>
            <w:noWrap/>
            <w:vAlign w:val="center"/>
            <w:hideMark/>
          </w:tcPr>
          <w:p w14:paraId="39193C67"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182F090C" w14:textId="67E8F21C"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5EBF0A79" w14:textId="315B4336"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BE99E4F" w14:textId="749DE69C" w:rsidR="008464F4" w:rsidRPr="00DD6B5A" w:rsidRDefault="005451EB"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Y</w:t>
            </w:r>
            <w:r w:rsidR="008464F4" w:rsidRPr="00DD6B5A">
              <w:rPr>
                <w:rFonts w:ascii="標楷體" w:eastAsia="標楷體" w:hAnsi="標楷體" w:cs="新細明體"/>
                <w:color w:val="000000" w:themeColor="text1"/>
                <w:kern w:val="0"/>
              </w:rPr>
              <w:t>yymmdd</w:t>
            </w:r>
            <w:proofErr w:type="spellEnd"/>
          </w:p>
          <w:p w14:paraId="5F7ACBBA" w14:textId="1597B12E" w:rsidR="005451EB"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自動顯示系統日</w:t>
            </w:r>
          </w:p>
        </w:tc>
      </w:tr>
      <w:tr w:rsidR="00DD6B5A" w:rsidRPr="00DD6B5A" w14:paraId="548EA411" w14:textId="77777777" w:rsidTr="00614F5B">
        <w:trPr>
          <w:trHeight w:val="340"/>
        </w:trPr>
        <w:tc>
          <w:tcPr>
            <w:tcW w:w="274" w:type="pct"/>
            <w:shd w:val="clear" w:color="auto" w:fill="auto"/>
            <w:vAlign w:val="center"/>
          </w:tcPr>
          <w:p w14:paraId="5B0F1B11" w14:textId="17DB742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D8E35B0" w14:textId="49EEDA46"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LoanTermYy</w:t>
            </w:r>
            <w:proofErr w:type="spellEnd"/>
          </w:p>
        </w:tc>
        <w:tc>
          <w:tcPr>
            <w:tcW w:w="1923" w:type="pct"/>
            <w:shd w:val="clear" w:color="auto" w:fill="auto"/>
            <w:noWrap/>
            <w:vAlign w:val="center"/>
          </w:tcPr>
          <w:p w14:paraId="03AE8AF7" w14:textId="27DAE23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-年</w:t>
            </w:r>
          </w:p>
        </w:tc>
        <w:tc>
          <w:tcPr>
            <w:tcW w:w="275" w:type="pct"/>
            <w:shd w:val="clear" w:color="auto" w:fill="auto"/>
            <w:noWrap/>
            <w:vAlign w:val="center"/>
          </w:tcPr>
          <w:p w14:paraId="5A15DA1B" w14:textId="20A4BA7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35D1660" w14:textId="259B6A10"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753BBA2" w14:textId="1C46EAD2"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5302F2C" w14:textId="6201BA4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6ADB579B" w14:textId="77777777" w:rsidTr="00614F5B">
        <w:trPr>
          <w:trHeight w:val="340"/>
        </w:trPr>
        <w:tc>
          <w:tcPr>
            <w:tcW w:w="274" w:type="pct"/>
            <w:shd w:val="clear" w:color="auto" w:fill="auto"/>
            <w:vAlign w:val="center"/>
          </w:tcPr>
          <w:p w14:paraId="5DAF256C" w14:textId="5903A9F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33B8BAF" w14:textId="7BB221C6"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LoanTermMm</w:t>
            </w:r>
            <w:proofErr w:type="spellEnd"/>
          </w:p>
        </w:tc>
        <w:tc>
          <w:tcPr>
            <w:tcW w:w="1923" w:type="pct"/>
            <w:shd w:val="clear" w:color="auto" w:fill="auto"/>
            <w:noWrap/>
            <w:vAlign w:val="center"/>
          </w:tcPr>
          <w:p w14:paraId="3E6A7E2F" w14:textId="31F4FA2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-月</w:t>
            </w:r>
          </w:p>
        </w:tc>
        <w:tc>
          <w:tcPr>
            <w:tcW w:w="275" w:type="pct"/>
            <w:shd w:val="clear" w:color="auto" w:fill="auto"/>
            <w:noWrap/>
            <w:vAlign w:val="center"/>
          </w:tcPr>
          <w:p w14:paraId="1677A11A" w14:textId="657244BA"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066C15A0" w14:textId="2A3B3DE6"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07E7BDB7" w14:textId="07F2C9A7"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B8650EC" w14:textId="62523C7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7A793C56" w14:textId="77777777" w:rsidTr="00614F5B">
        <w:trPr>
          <w:trHeight w:val="340"/>
        </w:trPr>
        <w:tc>
          <w:tcPr>
            <w:tcW w:w="274" w:type="pct"/>
            <w:shd w:val="clear" w:color="auto" w:fill="auto"/>
            <w:vAlign w:val="center"/>
          </w:tcPr>
          <w:p w14:paraId="727CB4D8" w14:textId="7C9BA87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3532A526" w14:textId="1FFD0996"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LoanTermDd</w:t>
            </w:r>
            <w:proofErr w:type="spellEnd"/>
          </w:p>
        </w:tc>
        <w:tc>
          <w:tcPr>
            <w:tcW w:w="1923" w:type="pct"/>
            <w:shd w:val="clear" w:color="auto" w:fill="auto"/>
            <w:noWrap/>
            <w:vAlign w:val="center"/>
          </w:tcPr>
          <w:p w14:paraId="72F6852F" w14:textId="30441288"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-日</w:t>
            </w:r>
          </w:p>
        </w:tc>
        <w:tc>
          <w:tcPr>
            <w:tcW w:w="275" w:type="pct"/>
            <w:shd w:val="clear" w:color="auto" w:fill="auto"/>
            <w:noWrap/>
            <w:vAlign w:val="center"/>
          </w:tcPr>
          <w:p w14:paraId="766048DE" w14:textId="5210734D"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6D862F5" w14:textId="0780866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3B769534" w14:textId="4FFCB99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16594A04" w14:textId="6065C655"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4AD9B2E9" w14:textId="77777777" w:rsidTr="00614F5B">
        <w:trPr>
          <w:trHeight w:val="340"/>
        </w:trPr>
        <w:tc>
          <w:tcPr>
            <w:tcW w:w="274" w:type="pct"/>
            <w:shd w:val="clear" w:color="auto" w:fill="auto"/>
            <w:vAlign w:val="center"/>
          </w:tcPr>
          <w:p w14:paraId="1E366118" w14:textId="7ACFC2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7379183" w14:textId="0F65074F"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AmortizedCode</w:t>
            </w:r>
            <w:proofErr w:type="spellEnd"/>
          </w:p>
        </w:tc>
        <w:tc>
          <w:tcPr>
            <w:tcW w:w="1923" w:type="pct"/>
            <w:shd w:val="clear" w:color="auto" w:fill="auto"/>
            <w:noWrap/>
            <w:vAlign w:val="center"/>
            <w:hideMark/>
          </w:tcPr>
          <w:p w14:paraId="19D6267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攤還方式</w:t>
            </w:r>
          </w:p>
        </w:tc>
        <w:tc>
          <w:tcPr>
            <w:tcW w:w="275" w:type="pct"/>
            <w:shd w:val="clear" w:color="auto" w:fill="auto"/>
            <w:noWrap/>
            <w:vAlign w:val="center"/>
            <w:hideMark/>
          </w:tcPr>
          <w:p w14:paraId="478F18FF" w14:textId="31D629B5"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57BEC015"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67A99949" w14:textId="1E851636"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8D33177" w14:textId="4F46BC10"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按月繳息</w:t>
            </w:r>
          </w:p>
          <w:p w14:paraId="491D7699"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到期取息</w:t>
            </w:r>
          </w:p>
          <w:p w14:paraId="0A5BB9A8"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本息平均法</w:t>
            </w:r>
          </w:p>
          <w:p w14:paraId="4BDBD07A" w14:textId="000ACD97" w:rsidR="008464F4" w:rsidRPr="00DD6B5A" w:rsidRDefault="008464F4">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本金平均法</w:t>
            </w:r>
          </w:p>
        </w:tc>
      </w:tr>
      <w:tr w:rsidR="00DD6B5A" w:rsidRPr="00DD6B5A" w14:paraId="13019768" w14:textId="77777777" w:rsidTr="00614F5B">
        <w:trPr>
          <w:trHeight w:val="340"/>
        </w:trPr>
        <w:tc>
          <w:tcPr>
            <w:tcW w:w="274" w:type="pct"/>
            <w:shd w:val="clear" w:color="auto" w:fill="auto"/>
            <w:vAlign w:val="center"/>
          </w:tcPr>
          <w:p w14:paraId="30116877" w14:textId="397DBC4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6E171AD" w14:textId="186F0508"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FreqBase</w:t>
            </w:r>
            <w:proofErr w:type="spellEnd"/>
          </w:p>
        </w:tc>
        <w:tc>
          <w:tcPr>
            <w:tcW w:w="1923" w:type="pct"/>
            <w:shd w:val="clear" w:color="auto" w:fill="auto"/>
            <w:noWrap/>
            <w:vAlign w:val="center"/>
          </w:tcPr>
          <w:p w14:paraId="31D2C886" w14:textId="1B33291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週期基準</w:t>
            </w:r>
          </w:p>
        </w:tc>
        <w:tc>
          <w:tcPr>
            <w:tcW w:w="275" w:type="pct"/>
            <w:shd w:val="clear" w:color="auto" w:fill="auto"/>
            <w:noWrap/>
            <w:vAlign w:val="center"/>
          </w:tcPr>
          <w:p w14:paraId="7E638BE0" w14:textId="3E8C9F61"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4BFA105A" w14:textId="0A10316B"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0B5C619" w14:textId="6C83EA7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53522FD3" w14:textId="706A7FCD" w:rsidR="008464F4" w:rsidRPr="00DD6B5A" w:rsidRDefault="008464F4">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1:日 2:月 3:週</w:t>
            </w:r>
          </w:p>
        </w:tc>
      </w:tr>
      <w:tr w:rsidR="00DD6B5A" w:rsidRPr="00DD6B5A" w14:paraId="4703BBEB" w14:textId="77777777" w:rsidTr="00614F5B">
        <w:trPr>
          <w:trHeight w:val="340"/>
        </w:trPr>
        <w:tc>
          <w:tcPr>
            <w:tcW w:w="274" w:type="pct"/>
            <w:shd w:val="clear" w:color="auto" w:fill="auto"/>
            <w:vAlign w:val="center"/>
          </w:tcPr>
          <w:p w14:paraId="31FA7EE3" w14:textId="7EE7442D"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1E2AA25" w14:textId="092F607F"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PayIntFreq</w:t>
            </w:r>
            <w:proofErr w:type="spellEnd"/>
          </w:p>
        </w:tc>
        <w:tc>
          <w:tcPr>
            <w:tcW w:w="1923" w:type="pct"/>
            <w:shd w:val="clear" w:color="auto" w:fill="auto"/>
            <w:noWrap/>
            <w:vAlign w:val="center"/>
            <w:hideMark/>
          </w:tcPr>
          <w:p w14:paraId="1FA64BE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繳息週期</w:t>
            </w:r>
          </w:p>
        </w:tc>
        <w:tc>
          <w:tcPr>
            <w:tcW w:w="275" w:type="pct"/>
            <w:shd w:val="clear" w:color="auto" w:fill="auto"/>
            <w:noWrap/>
            <w:vAlign w:val="center"/>
            <w:hideMark/>
          </w:tcPr>
          <w:p w14:paraId="49BB6796"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3581D0F1"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1FAB8011" w14:textId="161E11F0"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50397329" w14:textId="187D72D8" w:rsidR="008464F4" w:rsidRPr="00DD6B5A" w:rsidRDefault="008464F4" w:rsidP="0034386A">
            <w:pPr>
              <w:widowControl/>
              <w:rPr>
                <w:rFonts w:ascii="標楷體" w:eastAsia="標楷體" w:hAnsi="標楷體" w:cs="新細明體"/>
                <w:color w:val="000000" w:themeColor="text1"/>
                <w:kern w:val="0"/>
              </w:rPr>
            </w:pPr>
          </w:p>
        </w:tc>
      </w:tr>
      <w:tr w:rsidR="00DD6B5A" w:rsidRPr="00DD6B5A" w14:paraId="75837B82" w14:textId="77777777" w:rsidTr="00614F5B">
        <w:trPr>
          <w:trHeight w:val="340"/>
        </w:trPr>
        <w:tc>
          <w:tcPr>
            <w:tcW w:w="274" w:type="pct"/>
            <w:shd w:val="clear" w:color="auto" w:fill="auto"/>
            <w:vAlign w:val="center"/>
          </w:tcPr>
          <w:p w14:paraId="754CFFE8" w14:textId="7B96A6A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60269CF" w14:textId="5D84F36B"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RepayFreq</w:t>
            </w:r>
            <w:proofErr w:type="spellEnd"/>
          </w:p>
        </w:tc>
        <w:tc>
          <w:tcPr>
            <w:tcW w:w="1923" w:type="pct"/>
            <w:shd w:val="clear" w:color="auto" w:fill="auto"/>
            <w:noWrap/>
            <w:vAlign w:val="center"/>
            <w:hideMark/>
          </w:tcPr>
          <w:p w14:paraId="45A1EDD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還本週期</w:t>
            </w:r>
          </w:p>
        </w:tc>
        <w:tc>
          <w:tcPr>
            <w:tcW w:w="275" w:type="pct"/>
            <w:shd w:val="clear" w:color="auto" w:fill="auto"/>
            <w:noWrap/>
            <w:vAlign w:val="center"/>
            <w:hideMark/>
          </w:tcPr>
          <w:p w14:paraId="702EEB95"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5310AB17"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32A947DF" w14:textId="73BB9521"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18063DA" w14:textId="115CDD7A" w:rsidR="008464F4" w:rsidRPr="00DD6B5A" w:rsidRDefault="008464F4" w:rsidP="0034386A">
            <w:pPr>
              <w:widowControl/>
              <w:rPr>
                <w:rFonts w:ascii="標楷體" w:eastAsia="標楷體" w:hAnsi="標楷體" w:cs="新細明體"/>
                <w:color w:val="000000" w:themeColor="text1"/>
                <w:kern w:val="0"/>
              </w:rPr>
            </w:pPr>
          </w:p>
        </w:tc>
      </w:tr>
      <w:tr w:rsidR="00DD6B5A" w:rsidRPr="00DD6B5A" w14:paraId="0C2DA282" w14:textId="77777777" w:rsidTr="00614F5B">
        <w:trPr>
          <w:trHeight w:val="340"/>
        </w:trPr>
        <w:tc>
          <w:tcPr>
            <w:tcW w:w="274" w:type="pct"/>
            <w:shd w:val="clear" w:color="auto" w:fill="auto"/>
            <w:vAlign w:val="center"/>
          </w:tcPr>
          <w:p w14:paraId="48F4C363" w14:textId="20CAF37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0F88321" w14:textId="24EB72E7"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UtilDeadline</w:t>
            </w:r>
            <w:proofErr w:type="spellEnd"/>
          </w:p>
        </w:tc>
        <w:tc>
          <w:tcPr>
            <w:tcW w:w="1923" w:type="pct"/>
            <w:shd w:val="clear" w:color="auto" w:fill="auto"/>
            <w:noWrap/>
            <w:vAlign w:val="center"/>
            <w:hideMark/>
          </w:tcPr>
          <w:p w14:paraId="08CB84D9"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動支期限</w:t>
            </w:r>
          </w:p>
        </w:tc>
        <w:tc>
          <w:tcPr>
            <w:tcW w:w="275" w:type="pct"/>
            <w:shd w:val="clear" w:color="auto" w:fill="auto"/>
            <w:noWrap/>
            <w:vAlign w:val="center"/>
            <w:hideMark/>
          </w:tcPr>
          <w:p w14:paraId="02B4360D"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568A538F" w14:textId="77A3CAC0"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0E012291" w14:textId="0FB0E90A"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0750AB89" w14:textId="3C4C7A40" w:rsidR="008464F4" w:rsidRPr="00DD6B5A" w:rsidRDefault="005451EB"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Y</w:t>
            </w:r>
            <w:r w:rsidR="008464F4" w:rsidRPr="00DD6B5A">
              <w:rPr>
                <w:rFonts w:ascii="標楷體" w:eastAsia="標楷體" w:hAnsi="標楷體" w:cs="新細明體"/>
                <w:color w:val="000000" w:themeColor="text1"/>
                <w:kern w:val="0"/>
              </w:rPr>
              <w:t>yymmdd</w:t>
            </w:r>
            <w:proofErr w:type="spellEnd"/>
          </w:p>
          <w:p w14:paraId="13B46FB1" w14:textId="3DEB8237" w:rsidR="005451EB"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需大於准駁日期</w:t>
            </w:r>
          </w:p>
        </w:tc>
      </w:tr>
      <w:tr w:rsidR="00DD6B5A" w:rsidRPr="00DD6B5A" w14:paraId="5FD41F26" w14:textId="77777777" w:rsidTr="00614F5B">
        <w:trPr>
          <w:trHeight w:val="340"/>
        </w:trPr>
        <w:tc>
          <w:tcPr>
            <w:tcW w:w="274" w:type="pct"/>
            <w:shd w:val="clear" w:color="auto" w:fill="auto"/>
            <w:vAlign w:val="center"/>
          </w:tcPr>
          <w:p w14:paraId="5113B9E6"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CCF93A7" w14:textId="41D6A5E3" w:rsidR="008464F4" w:rsidRPr="00DD6B5A" w:rsidRDefault="008464F4" w:rsidP="000141AD">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GracePeriod</w:t>
            </w:r>
            <w:proofErr w:type="spellEnd"/>
          </w:p>
        </w:tc>
        <w:tc>
          <w:tcPr>
            <w:tcW w:w="1923" w:type="pct"/>
            <w:shd w:val="clear" w:color="auto" w:fill="auto"/>
            <w:noWrap/>
            <w:vAlign w:val="center"/>
          </w:tcPr>
          <w:p w14:paraId="42606B79" w14:textId="62A6C124" w:rsidR="008464F4" w:rsidRPr="00DD6B5A" w:rsidRDefault="008464F4" w:rsidP="000141AD">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寬限總月數</w:t>
            </w:r>
          </w:p>
        </w:tc>
        <w:tc>
          <w:tcPr>
            <w:tcW w:w="275" w:type="pct"/>
            <w:shd w:val="clear" w:color="auto" w:fill="auto"/>
            <w:noWrap/>
            <w:vAlign w:val="center"/>
          </w:tcPr>
          <w:p w14:paraId="0807D9E7" w14:textId="324C6D74" w:rsidR="008464F4" w:rsidRPr="00DD6B5A" w:rsidRDefault="008464F4" w:rsidP="000141AD">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tcPr>
          <w:p w14:paraId="303F1756" w14:textId="390FB9C8" w:rsidR="008464F4" w:rsidRPr="00DD6B5A" w:rsidRDefault="008464F4" w:rsidP="000141AD">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6760B60" w14:textId="5D617360" w:rsidR="008464F4" w:rsidRPr="00DD6B5A" w:rsidDel="00061FD0"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F6EFC5B" w14:textId="5C97CBE6" w:rsidR="008464F4" w:rsidRPr="00DD6B5A" w:rsidDel="00061FD0" w:rsidRDefault="008464F4" w:rsidP="000141AD">
            <w:pPr>
              <w:widowControl/>
              <w:rPr>
                <w:rFonts w:ascii="標楷體" w:eastAsia="標楷體" w:hAnsi="標楷體" w:cs="新細明體"/>
                <w:color w:val="000000" w:themeColor="text1"/>
                <w:kern w:val="0"/>
              </w:rPr>
            </w:pPr>
          </w:p>
        </w:tc>
      </w:tr>
      <w:tr w:rsidR="00DD6B5A" w:rsidRPr="00DD6B5A" w14:paraId="6845C1C3" w14:textId="77777777" w:rsidTr="00614F5B">
        <w:trPr>
          <w:trHeight w:val="340"/>
        </w:trPr>
        <w:tc>
          <w:tcPr>
            <w:tcW w:w="274" w:type="pct"/>
            <w:shd w:val="clear" w:color="auto" w:fill="auto"/>
            <w:vAlign w:val="center"/>
          </w:tcPr>
          <w:p w14:paraId="52591DFE"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3FE068C6" w14:textId="759A6CEF"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TimAcctFee</w:t>
            </w:r>
            <w:proofErr w:type="spellEnd"/>
          </w:p>
        </w:tc>
        <w:tc>
          <w:tcPr>
            <w:tcW w:w="1923" w:type="pct"/>
            <w:shd w:val="clear" w:color="auto" w:fill="auto"/>
            <w:noWrap/>
            <w:vAlign w:val="center"/>
          </w:tcPr>
          <w:p w14:paraId="1F20430E" w14:textId="4052159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帳管費</w:t>
            </w:r>
          </w:p>
        </w:tc>
        <w:tc>
          <w:tcPr>
            <w:tcW w:w="275" w:type="pct"/>
            <w:shd w:val="clear" w:color="auto" w:fill="auto"/>
            <w:noWrap/>
            <w:vAlign w:val="center"/>
          </w:tcPr>
          <w:p w14:paraId="33B942BC" w14:textId="4C4ACFCB"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6541E72F" w14:textId="6075F9C6"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14.2</w:t>
            </w:r>
          </w:p>
        </w:tc>
        <w:tc>
          <w:tcPr>
            <w:tcW w:w="275" w:type="pct"/>
          </w:tcPr>
          <w:p w14:paraId="2A8F4680" w14:textId="352755B0" w:rsidR="008464F4" w:rsidRPr="00DD6B5A" w:rsidDel="004444BD"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2C4EDB74" w14:textId="6D126B78" w:rsidR="008464F4" w:rsidRPr="00DD6B5A" w:rsidDel="00061FD0"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8DB8526" w14:textId="77777777" w:rsidTr="00614F5B">
        <w:trPr>
          <w:trHeight w:val="340"/>
        </w:trPr>
        <w:tc>
          <w:tcPr>
            <w:tcW w:w="274" w:type="pct"/>
            <w:shd w:val="clear" w:color="auto" w:fill="auto"/>
            <w:vAlign w:val="center"/>
          </w:tcPr>
          <w:p w14:paraId="2EA1B258" w14:textId="77777777" w:rsidR="00FE66BE" w:rsidRPr="00DD6B5A" w:rsidDel="00453EB9" w:rsidRDefault="00FE66B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C43B2B0" w14:textId="761B8F18" w:rsidR="00FE66BE" w:rsidRPr="00DD6B5A" w:rsidRDefault="00FE66BE"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TimHandlingFee</w:t>
            </w:r>
            <w:proofErr w:type="spellEnd"/>
          </w:p>
        </w:tc>
        <w:tc>
          <w:tcPr>
            <w:tcW w:w="1923" w:type="pct"/>
            <w:shd w:val="clear" w:color="auto" w:fill="auto"/>
            <w:noWrap/>
            <w:vAlign w:val="center"/>
          </w:tcPr>
          <w:p w14:paraId="1C2ABFD0" w14:textId="14CC3C70"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手續費</w:t>
            </w:r>
          </w:p>
        </w:tc>
        <w:tc>
          <w:tcPr>
            <w:tcW w:w="275" w:type="pct"/>
            <w:shd w:val="clear" w:color="auto" w:fill="auto"/>
            <w:noWrap/>
            <w:vAlign w:val="center"/>
          </w:tcPr>
          <w:p w14:paraId="2F0D590B" w14:textId="525CE909" w:rsidR="00FE66BE" w:rsidRPr="00DD6B5A" w:rsidRDefault="00FE66B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2E1DC39A" w14:textId="1F71F6AE" w:rsidR="00FE66BE" w:rsidRPr="00DD6B5A" w:rsidRDefault="00FE66B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Pr>
          <w:p w14:paraId="46E5C529" w14:textId="01558076" w:rsidR="00FE66BE" w:rsidRPr="00DD6B5A" w:rsidRDefault="00FE66BE"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7C9840B" w14:textId="195FDC43"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90ABD8E" w14:textId="77777777" w:rsidTr="00614F5B">
        <w:trPr>
          <w:trHeight w:val="340"/>
        </w:trPr>
        <w:tc>
          <w:tcPr>
            <w:tcW w:w="274" w:type="pct"/>
            <w:shd w:val="clear" w:color="auto" w:fill="auto"/>
            <w:vAlign w:val="center"/>
          </w:tcPr>
          <w:p w14:paraId="3ACD3DAC" w14:textId="77777777" w:rsidR="00867B63" w:rsidRPr="00DD6B5A" w:rsidDel="00453EB9" w:rsidRDefault="00867B63"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EC3CFEA" w14:textId="77777777" w:rsidR="00867B63" w:rsidRPr="00DD6B5A" w:rsidRDefault="00867B63" w:rsidP="0062353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ExtraRepayCode</w:t>
            </w:r>
            <w:proofErr w:type="spellEnd"/>
          </w:p>
        </w:tc>
        <w:tc>
          <w:tcPr>
            <w:tcW w:w="1923" w:type="pct"/>
            <w:shd w:val="clear" w:color="auto" w:fill="auto"/>
            <w:noWrap/>
            <w:vAlign w:val="center"/>
          </w:tcPr>
          <w:p w14:paraId="690C3B71"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攤還額異動碼</w:t>
            </w:r>
          </w:p>
        </w:tc>
        <w:tc>
          <w:tcPr>
            <w:tcW w:w="275" w:type="pct"/>
            <w:shd w:val="clear" w:color="auto" w:fill="auto"/>
            <w:noWrap/>
            <w:vAlign w:val="center"/>
          </w:tcPr>
          <w:p w14:paraId="15514C93" w14:textId="77777777"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AF353CE" w14:textId="77777777"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13E2ECB7" w14:textId="0370BAAE"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2CCBE7A5"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 :不變</w:t>
            </w:r>
          </w:p>
          <w:p w14:paraId="039FEB19" w14:textId="5E5EC24E"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 :變</w:t>
            </w:r>
          </w:p>
        </w:tc>
      </w:tr>
      <w:tr w:rsidR="00DD6B5A" w:rsidRPr="00DD6B5A" w14:paraId="33004CC0" w14:textId="77777777" w:rsidTr="00614F5B">
        <w:trPr>
          <w:trHeight w:val="340"/>
        </w:trPr>
        <w:tc>
          <w:tcPr>
            <w:tcW w:w="274" w:type="pct"/>
            <w:shd w:val="clear" w:color="auto" w:fill="auto"/>
            <w:vAlign w:val="center"/>
          </w:tcPr>
          <w:p w14:paraId="48029AEC"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6FE3E1B" w14:textId="186FF635"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IntCalcCode</w:t>
            </w:r>
            <w:proofErr w:type="spellEnd"/>
          </w:p>
        </w:tc>
        <w:tc>
          <w:tcPr>
            <w:tcW w:w="1923" w:type="pct"/>
            <w:shd w:val="clear" w:color="auto" w:fill="auto"/>
            <w:noWrap/>
            <w:vAlign w:val="center"/>
          </w:tcPr>
          <w:p w14:paraId="02A15AA5" w14:textId="729B788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計息方式</w:t>
            </w:r>
          </w:p>
        </w:tc>
        <w:tc>
          <w:tcPr>
            <w:tcW w:w="275" w:type="pct"/>
            <w:shd w:val="clear" w:color="auto" w:fill="auto"/>
            <w:noWrap/>
            <w:vAlign w:val="center"/>
          </w:tcPr>
          <w:p w14:paraId="031F0E56" w14:textId="2903A2C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5975BB08" w14:textId="53862B6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2257F66F" w14:textId="606D9DD3"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1494FED1" w14:textId="559077F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hint="eastAsia"/>
                <w:color w:val="000000" w:themeColor="text1"/>
                <w:kern w:val="0"/>
              </w:rPr>
              <w:t>按日計息</w:t>
            </w:r>
            <w:r w:rsidRPr="00DD6B5A">
              <w:rPr>
                <w:rFonts w:ascii="標楷體" w:eastAsia="標楷體" w:hAnsi="標楷體" w:cs="新細明體"/>
                <w:color w:val="000000" w:themeColor="text1"/>
                <w:kern w:val="0"/>
              </w:rPr>
              <w:t>; 2:</w:t>
            </w:r>
            <w:r w:rsidRPr="00DD6B5A">
              <w:rPr>
                <w:rFonts w:ascii="標楷體" w:eastAsia="標楷體" w:hAnsi="標楷體" w:cs="新細明體" w:hint="eastAsia"/>
                <w:color w:val="000000" w:themeColor="text1"/>
                <w:kern w:val="0"/>
              </w:rPr>
              <w:t>按月計息</w:t>
            </w:r>
          </w:p>
        </w:tc>
      </w:tr>
      <w:tr w:rsidR="00DD6B5A" w:rsidRPr="00DD6B5A" w14:paraId="78722128" w14:textId="77777777" w:rsidTr="00614F5B">
        <w:trPr>
          <w:trHeight w:val="340"/>
        </w:trPr>
        <w:tc>
          <w:tcPr>
            <w:tcW w:w="274" w:type="pct"/>
            <w:shd w:val="clear" w:color="auto" w:fill="auto"/>
            <w:vAlign w:val="center"/>
          </w:tcPr>
          <w:p w14:paraId="031D84EA" w14:textId="6B24E602"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E80B2CB" w14:textId="5E64819B"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CustTypeCode</w:t>
            </w:r>
            <w:proofErr w:type="spellEnd"/>
          </w:p>
        </w:tc>
        <w:tc>
          <w:tcPr>
            <w:tcW w:w="1923" w:type="pct"/>
            <w:shd w:val="clear" w:color="auto" w:fill="auto"/>
            <w:noWrap/>
            <w:vAlign w:val="center"/>
            <w:hideMark/>
          </w:tcPr>
          <w:p w14:paraId="4A57C88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客戶別</w:t>
            </w:r>
          </w:p>
        </w:tc>
        <w:tc>
          <w:tcPr>
            <w:tcW w:w="275" w:type="pct"/>
            <w:shd w:val="clear" w:color="auto" w:fill="auto"/>
            <w:noWrap/>
            <w:vAlign w:val="center"/>
            <w:hideMark/>
          </w:tcPr>
          <w:p w14:paraId="24B5998C" w14:textId="50CCFC03"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olor w:val="000000" w:themeColor="text1"/>
              </w:rPr>
              <w:t>X</w:t>
            </w:r>
          </w:p>
        </w:tc>
        <w:tc>
          <w:tcPr>
            <w:tcW w:w="275" w:type="pct"/>
            <w:shd w:val="clear" w:color="auto" w:fill="auto"/>
            <w:noWrap/>
            <w:vAlign w:val="center"/>
            <w:hideMark/>
          </w:tcPr>
          <w:p w14:paraId="65D05EE8" w14:textId="62ECE930"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44B767C3" w14:textId="2FAD88ED" w:rsidR="008464F4" w:rsidRPr="00DD6B5A" w:rsidRDefault="00867B63" w:rsidP="00614F5B">
            <w:pPr>
              <w:jc w:val="center"/>
              <w:rPr>
                <w:rFonts w:ascii="標楷體" w:eastAsia="標楷體" w:hAnsi="標楷體"/>
                <w:color w:val="000000" w:themeColor="text1"/>
              </w:rPr>
            </w:pPr>
            <w:r w:rsidRPr="00DD6B5A">
              <w:rPr>
                <w:rFonts w:ascii="標楷體" w:eastAsia="標楷體" w:hAnsi="標楷體" w:hint="eastAsia"/>
                <w:color w:val="000000" w:themeColor="text1"/>
              </w:rPr>
              <w:t>V</w:t>
            </w:r>
          </w:p>
        </w:tc>
        <w:tc>
          <w:tcPr>
            <w:tcW w:w="1264" w:type="pct"/>
            <w:shd w:val="clear" w:color="auto" w:fill="auto"/>
            <w:noWrap/>
            <w:vAlign w:val="center"/>
            <w:hideMark/>
          </w:tcPr>
          <w:p w14:paraId="0AC583D9" w14:textId="2395CBC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00: </w:t>
            </w:r>
            <w:r w:rsidRPr="00DD6B5A">
              <w:rPr>
                <w:rFonts w:ascii="標楷體" w:eastAsia="標楷體" w:hAnsi="標楷體" w:hint="eastAsia"/>
                <w:color w:val="000000" w:themeColor="text1"/>
              </w:rPr>
              <w:t>一般</w:t>
            </w:r>
          </w:p>
          <w:p w14:paraId="565FCDA9"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01: </w:t>
            </w:r>
            <w:r w:rsidRPr="00DD6B5A">
              <w:rPr>
                <w:rFonts w:ascii="標楷體" w:eastAsia="標楷體" w:hAnsi="標楷體" w:hint="eastAsia"/>
                <w:color w:val="000000" w:themeColor="text1"/>
              </w:rPr>
              <w:t>員工</w:t>
            </w:r>
          </w:p>
          <w:p w14:paraId="34619E38"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02: </w:t>
            </w:r>
            <w:r w:rsidRPr="00DD6B5A">
              <w:rPr>
                <w:rFonts w:ascii="標楷體" w:eastAsia="標楷體" w:hAnsi="標楷體" w:hint="eastAsia"/>
                <w:color w:val="000000" w:themeColor="text1"/>
              </w:rPr>
              <w:t>首購</w:t>
            </w:r>
          </w:p>
          <w:p w14:paraId="1FFF8B4F"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03: </w:t>
            </w:r>
            <w:r w:rsidRPr="00DD6B5A">
              <w:rPr>
                <w:rFonts w:ascii="標楷體" w:eastAsia="標楷體" w:hAnsi="標楷體" w:hint="eastAsia"/>
                <w:color w:val="000000" w:themeColor="text1"/>
              </w:rPr>
              <w:t>關企公司</w:t>
            </w:r>
          </w:p>
          <w:p w14:paraId="29901BAF"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04: </w:t>
            </w:r>
            <w:r w:rsidRPr="00DD6B5A">
              <w:rPr>
                <w:rFonts w:ascii="標楷體" w:eastAsia="標楷體" w:hAnsi="標楷體" w:hint="eastAsia"/>
                <w:color w:val="000000" w:themeColor="text1"/>
              </w:rPr>
              <w:t>關企員工</w:t>
            </w:r>
          </w:p>
          <w:p w14:paraId="1882D514"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05: </w:t>
            </w:r>
            <w:r w:rsidRPr="00DD6B5A">
              <w:rPr>
                <w:rFonts w:ascii="標楷體" w:eastAsia="標楷體" w:hAnsi="標楷體" w:hint="eastAsia"/>
                <w:color w:val="000000" w:themeColor="text1"/>
              </w:rPr>
              <w:t>保戶</w:t>
            </w:r>
          </w:p>
          <w:p w14:paraId="6E352532"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06: </w:t>
            </w:r>
            <w:r w:rsidRPr="00DD6B5A">
              <w:rPr>
                <w:rFonts w:ascii="標楷體" w:eastAsia="標楷體" w:hAnsi="標楷體" w:hint="eastAsia"/>
                <w:color w:val="000000" w:themeColor="text1"/>
              </w:rPr>
              <w:t>團體戶</w:t>
            </w:r>
          </w:p>
          <w:p w14:paraId="07E0F391"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07: </w:t>
            </w:r>
            <w:r w:rsidRPr="00DD6B5A">
              <w:rPr>
                <w:rFonts w:ascii="標楷體" w:eastAsia="標楷體" w:hAnsi="標楷體" w:hint="eastAsia"/>
                <w:color w:val="000000" w:themeColor="text1"/>
              </w:rPr>
              <w:t>員工二親等</w:t>
            </w:r>
          </w:p>
          <w:p w14:paraId="05D5DC53" w14:textId="6C0A4E7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olor w:val="000000" w:themeColor="text1"/>
              </w:rPr>
              <w:t xml:space="preserve">09: </w:t>
            </w:r>
            <w:r w:rsidRPr="00DD6B5A">
              <w:rPr>
                <w:rFonts w:ascii="標楷體" w:eastAsia="標楷體" w:hAnsi="標楷體" w:hint="eastAsia"/>
                <w:color w:val="000000" w:themeColor="text1"/>
              </w:rPr>
              <w:t>新二階員工</w:t>
            </w:r>
          </w:p>
        </w:tc>
      </w:tr>
      <w:tr w:rsidR="00DD6B5A" w:rsidRPr="00DD6B5A" w14:paraId="4115DAE7" w14:textId="77777777" w:rsidTr="00614F5B">
        <w:trPr>
          <w:trHeight w:val="340"/>
        </w:trPr>
        <w:tc>
          <w:tcPr>
            <w:tcW w:w="274" w:type="pct"/>
            <w:shd w:val="clear" w:color="auto" w:fill="auto"/>
            <w:vAlign w:val="center"/>
          </w:tcPr>
          <w:p w14:paraId="4CC928CA" w14:textId="495DC6B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C2EA8B8" w14:textId="62723D25"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RuleCode</w:t>
            </w:r>
            <w:proofErr w:type="spellEnd"/>
          </w:p>
        </w:tc>
        <w:tc>
          <w:tcPr>
            <w:tcW w:w="1923" w:type="pct"/>
            <w:shd w:val="clear" w:color="auto" w:fill="auto"/>
            <w:noWrap/>
            <w:vAlign w:val="center"/>
          </w:tcPr>
          <w:p w14:paraId="050B84CC" w14:textId="7EDE232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規定管制代碼</w:t>
            </w:r>
          </w:p>
        </w:tc>
        <w:tc>
          <w:tcPr>
            <w:tcW w:w="275" w:type="pct"/>
            <w:shd w:val="clear" w:color="auto" w:fill="auto"/>
            <w:noWrap/>
            <w:vAlign w:val="center"/>
          </w:tcPr>
          <w:p w14:paraId="25F23371" w14:textId="48F5B4CC" w:rsidR="008464F4" w:rsidRPr="00DD6B5A" w:rsidDel="003021E4"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tcPr>
          <w:p w14:paraId="57AC4BC5" w14:textId="2EE2F444"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69ED277D" w14:textId="7D9A9FC1" w:rsidR="008464F4" w:rsidRPr="00DD6B5A" w:rsidRDefault="00867B63" w:rsidP="00614F5B">
            <w:pPr>
              <w:jc w:val="center"/>
              <w:rPr>
                <w:rFonts w:ascii="標楷體" w:eastAsia="標楷體" w:hAnsi="標楷體"/>
                <w:color w:val="000000" w:themeColor="text1"/>
              </w:rPr>
            </w:pPr>
            <w:r w:rsidRPr="00DD6B5A">
              <w:rPr>
                <w:rFonts w:ascii="標楷體" w:eastAsia="標楷體" w:hAnsi="標楷體" w:hint="eastAsia"/>
                <w:color w:val="000000" w:themeColor="text1"/>
              </w:rPr>
              <w:t>V</w:t>
            </w:r>
          </w:p>
        </w:tc>
        <w:tc>
          <w:tcPr>
            <w:tcW w:w="1264" w:type="pct"/>
            <w:shd w:val="clear" w:color="auto" w:fill="auto"/>
            <w:noWrap/>
            <w:vAlign w:val="center"/>
          </w:tcPr>
          <w:p w14:paraId="57E161ED"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01:自然人第三戶(央行管制)</w:t>
            </w:r>
          </w:p>
          <w:p w14:paraId="7C76B78E"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02:自然人第三戶且為高價住宅(央行管制)</w:t>
            </w:r>
          </w:p>
          <w:p w14:paraId="716CC974"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03:自然人第四戶以上(央行管制)</w:t>
            </w:r>
          </w:p>
          <w:p w14:paraId="7579658B"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04:自然人第四戶以上且為高價住宅(央行管制)</w:t>
            </w:r>
          </w:p>
          <w:p w14:paraId="4D396FD2"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05:自然人購置高價住宅(央行管制)</w:t>
            </w:r>
          </w:p>
          <w:p w14:paraId="2F839B8A"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06:法人購置住宅第一戶(央行管制)</w:t>
            </w:r>
          </w:p>
          <w:p w14:paraId="66F2C536"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07:法人購置住宅第二戶以上(央行管制)</w:t>
            </w:r>
          </w:p>
          <w:p w14:paraId="0A849EC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08:購地貸款(央行管制)</w:t>
            </w:r>
          </w:p>
          <w:p w14:paraId="1CCC234B"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09:餘屋貸款(央行管制)</w:t>
            </w:r>
          </w:p>
          <w:p w14:paraId="5E72B66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10:工業區閒置土地抵押</w:t>
            </w:r>
            <w:r w:rsidRPr="00DD6B5A">
              <w:rPr>
                <w:rFonts w:ascii="標楷體" w:eastAsia="標楷體" w:hAnsi="標楷體" w:hint="eastAsia"/>
                <w:color w:val="000000" w:themeColor="text1"/>
              </w:rPr>
              <w:lastRenderedPageBreak/>
              <w:t>貸款(央行管制)</w:t>
            </w:r>
          </w:p>
          <w:p w14:paraId="71CC9C87"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11:增貸管制戶(舊央行管制)</w:t>
            </w:r>
          </w:p>
          <w:p w14:paraId="519DE4B2"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12:自然人特定地區第2戶購屋貸款(舊央行管制)</w:t>
            </w:r>
          </w:p>
          <w:p w14:paraId="315B720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13:投資戶(內部規範)</w:t>
            </w:r>
          </w:p>
          <w:p w14:paraId="07E3969E" w14:textId="1C326FEE" w:rsidR="008464F4" w:rsidRPr="00DD6B5A" w:rsidRDefault="000E1D67" w:rsidP="000E1D67">
            <w:pPr>
              <w:widowControl/>
              <w:rPr>
                <w:rFonts w:ascii="標楷體" w:eastAsia="標楷體" w:hAnsi="標楷體" w:cs="新細明體"/>
                <w:color w:val="000000" w:themeColor="text1"/>
                <w:kern w:val="0"/>
              </w:rPr>
            </w:pPr>
            <w:r w:rsidRPr="00DD6B5A">
              <w:rPr>
                <w:rFonts w:ascii="標楷體" w:eastAsia="標楷體" w:hAnsi="標楷體" w:hint="eastAsia"/>
                <w:color w:val="000000" w:themeColor="text1"/>
              </w:rPr>
              <w:t>00:一般</w:t>
            </w:r>
          </w:p>
        </w:tc>
      </w:tr>
      <w:tr w:rsidR="00DD6B5A" w:rsidRPr="00DD6B5A" w14:paraId="399D964B" w14:textId="77777777" w:rsidTr="00614F5B">
        <w:trPr>
          <w:trHeight w:val="340"/>
        </w:trPr>
        <w:tc>
          <w:tcPr>
            <w:tcW w:w="274" w:type="pct"/>
            <w:shd w:val="clear" w:color="auto" w:fill="auto"/>
            <w:vAlign w:val="center"/>
          </w:tcPr>
          <w:p w14:paraId="7561BE10" w14:textId="3CC34179"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1C56DBD" w14:textId="29B3A443"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RecycleCode</w:t>
            </w:r>
            <w:proofErr w:type="spellEnd"/>
          </w:p>
        </w:tc>
        <w:tc>
          <w:tcPr>
            <w:tcW w:w="1923" w:type="pct"/>
            <w:shd w:val="clear" w:color="auto" w:fill="auto"/>
            <w:noWrap/>
            <w:vAlign w:val="center"/>
            <w:hideMark/>
          </w:tcPr>
          <w:p w14:paraId="4E0FC44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w:t>
            </w:r>
          </w:p>
        </w:tc>
        <w:tc>
          <w:tcPr>
            <w:tcW w:w="275" w:type="pct"/>
            <w:shd w:val="clear" w:color="auto" w:fill="auto"/>
            <w:noWrap/>
            <w:vAlign w:val="center"/>
            <w:hideMark/>
          </w:tcPr>
          <w:p w14:paraId="4DEA933E" w14:textId="6BB167F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B1F8020"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12797DB" w14:textId="05ADFCA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778128C" w14:textId="4A10CA2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非循環動用</w:t>
            </w:r>
          </w:p>
          <w:p w14:paraId="428313DB" w14:textId="0FEF6A5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循環動用</w:t>
            </w:r>
          </w:p>
        </w:tc>
      </w:tr>
      <w:tr w:rsidR="00DD6B5A" w:rsidRPr="00DD6B5A" w14:paraId="02DD8118" w14:textId="77777777" w:rsidTr="00614F5B">
        <w:trPr>
          <w:trHeight w:val="340"/>
        </w:trPr>
        <w:tc>
          <w:tcPr>
            <w:tcW w:w="274" w:type="pct"/>
            <w:shd w:val="clear" w:color="auto" w:fill="auto"/>
            <w:vAlign w:val="center"/>
          </w:tcPr>
          <w:p w14:paraId="6D9B9E00" w14:textId="25290A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6094F47" w14:textId="3283EBF3"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RecycleDeadline</w:t>
            </w:r>
            <w:proofErr w:type="spellEnd"/>
          </w:p>
        </w:tc>
        <w:tc>
          <w:tcPr>
            <w:tcW w:w="1923" w:type="pct"/>
            <w:shd w:val="clear" w:color="auto" w:fill="auto"/>
            <w:noWrap/>
            <w:vAlign w:val="center"/>
            <w:hideMark/>
          </w:tcPr>
          <w:p w14:paraId="2E331236"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循環動用期限</w:t>
            </w:r>
          </w:p>
        </w:tc>
        <w:tc>
          <w:tcPr>
            <w:tcW w:w="275" w:type="pct"/>
            <w:shd w:val="clear" w:color="auto" w:fill="auto"/>
            <w:noWrap/>
            <w:vAlign w:val="center"/>
            <w:hideMark/>
          </w:tcPr>
          <w:p w14:paraId="784E7D07"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61F6675" w14:textId="09FF85E6"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06CC579F" w14:textId="26C0F770"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5218012C" w14:textId="77777777" w:rsidR="00867B63" w:rsidRPr="00DD6B5A" w:rsidRDefault="00867B63"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循環動用時必填</w:t>
            </w:r>
          </w:p>
          <w:p w14:paraId="2DAA8C84" w14:textId="2F9A6B6D"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yyymmdd</w:t>
            </w:r>
            <w:proofErr w:type="spellEnd"/>
          </w:p>
        </w:tc>
      </w:tr>
      <w:tr w:rsidR="00DD6B5A" w:rsidRPr="00DD6B5A" w14:paraId="3350ED95" w14:textId="77777777" w:rsidTr="00614F5B">
        <w:trPr>
          <w:trHeight w:val="340"/>
        </w:trPr>
        <w:tc>
          <w:tcPr>
            <w:tcW w:w="274" w:type="pct"/>
            <w:shd w:val="clear" w:color="auto" w:fill="auto"/>
            <w:vAlign w:val="center"/>
          </w:tcPr>
          <w:p w14:paraId="0736AB4D" w14:textId="1312AC1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7566510" w14:textId="26070DC2"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UsageCode</w:t>
            </w:r>
            <w:proofErr w:type="spellEnd"/>
          </w:p>
        </w:tc>
        <w:tc>
          <w:tcPr>
            <w:tcW w:w="1923" w:type="pct"/>
            <w:shd w:val="clear" w:color="auto" w:fill="auto"/>
            <w:noWrap/>
            <w:vAlign w:val="center"/>
          </w:tcPr>
          <w:p w14:paraId="28700A94" w14:textId="59BCD4A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資金用途別</w:t>
            </w:r>
          </w:p>
        </w:tc>
        <w:tc>
          <w:tcPr>
            <w:tcW w:w="275" w:type="pct"/>
            <w:shd w:val="clear" w:color="auto" w:fill="auto"/>
            <w:noWrap/>
            <w:vAlign w:val="center"/>
          </w:tcPr>
          <w:p w14:paraId="6D529B97" w14:textId="72C959E9"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527E92B" w14:textId="3D63A1B8"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DFF3C1D" w14:textId="60020371"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6FD8F6BB" w14:textId="684A1B1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週轉金</w:t>
            </w:r>
          </w:p>
          <w:p w14:paraId="717E6063"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購置不動產</w:t>
            </w:r>
          </w:p>
          <w:p w14:paraId="1844AAEE"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營業用資產</w:t>
            </w:r>
          </w:p>
          <w:p w14:paraId="1D5E34C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固定資產</w:t>
            </w:r>
          </w:p>
          <w:p w14:paraId="421B27E8"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企業投資</w:t>
            </w:r>
          </w:p>
          <w:p w14:paraId="26D6CDEB" w14:textId="751B087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購置動產</w:t>
            </w:r>
          </w:p>
          <w:p w14:paraId="3728CD18" w14:textId="19A673A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03FC3697" w14:textId="77777777" w:rsidTr="00614F5B">
        <w:trPr>
          <w:trHeight w:val="340"/>
        </w:trPr>
        <w:tc>
          <w:tcPr>
            <w:tcW w:w="274" w:type="pct"/>
            <w:shd w:val="clear" w:color="auto" w:fill="auto"/>
            <w:vAlign w:val="center"/>
          </w:tcPr>
          <w:p w14:paraId="0FE3AE95" w14:textId="7F4B99E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CAD525C" w14:textId="125D60DC"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DepartmentCode</w:t>
            </w:r>
            <w:proofErr w:type="spellEnd"/>
          </w:p>
        </w:tc>
        <w:tc>
          <w:tcPr>
            <w:tcW w:w="1923" w:type="pct"/>
            <w:shd w:val="clear" w:color="auto" w:fill="auto"/>
            <w:noWrap/>
            <w:vAlign w:val="center"/>
            <w:hideMark/>
          </w:tcPr>
          <w:p w14:paraId="103D712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案件隸屬單位</w:t>
            </w:r>
          </w:p>
        </w:tc>
        <w:tc>
          <w:tcPr>
            <w:tcW w:w="275" w:type="pct"/>
            <w:shd w:val="clear" w:color="auto" w:fill="auto"/>
            <w:noWrap/>
            <w:vAlign w:val="center"/>
            <w:hideMark/>
          </w:tcPr>
          <w:p w14:paraId="202AEE4A"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A044FCC" w14:textId="2359954A"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2554CBAE" w14:textId="3C6455A4"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30EDB8D" w14:textId="43B22C28"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非企金單位</w:t>
            </w:r>
          </w:p>
          <w:p w14:paraId="02760075" w14:textId="3EC108A8"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企金推展課</w:t>
            </w:r>
          </w:p>
        </w:tc>
      </w:tr>
      <w:tr w:rsidR="00DD6B5A" w:rsidRPr="00DD6B5A" w14:paraId="41BA5E3D" w14:textId="77777777" w:rsidTr="00614F5B">
        <w:trPr>
          <w:trHeight w:val="340"/>
        </w:trPr>
        <w:tc>
          <w:tcPr>
            <w:tcW w:w="274" w:type="pct"/>
            <w:shd w:val="clear" w:color="auto" w:fill="auto"/>
            <w:vAlign w:val="center"/>
          </w:tcPr>
          <w:p w14:paraId="1B5F4D72" w14:textId="1E3433AE"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22ADB4B" w14:textId="53AF6A15"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IncomeTaxFlag</w:t>
            </w:r>
            <w:proofErr w:type="spellEnd"/>
          </w:p>
        </w:tc>
        <w:tc>
          <w:tcPr>
            <w:tcW w:w="1923" w:type="pct"/>
            <w:shd w:val="clear" w:color="auto" w:fill="auto"/>
            <w:noWrap/>
            <w:vAlign w:val="center"/>
            <w:hideMark/>
          </w:tcPr>
          <w:p w14:paraId="312B8DA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代繳所得稅</w:t>
            </w:r>
          </w:p>
        </w:tc>
        <w:tc>
          <w:tcPr>
            <w:tcW w:w="275" w:type="pct"/>
            <w:shd w:val="clear" w:color="auto" w:fill="auto"/>
            <w:noWrap/>
            <w:vAlign w:val="center"/>
            <w:hideMark/>
          </w:tcPr>
          <w:p w14:paraId="6EE655D2" w14:textId="0B859999"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57759C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1C327326" w14:textId="1887DFC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1EBC8801" w14:textId="1F6240A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333DEEE6" w14:textId="77777777" w:rsidTr="00614F5B">
        <w:trPr>
          <w:trHeight w:val="340"/>
        </w:trPr>
        <w:tc>
          <w:tcPr>
            <w:tcW w:w="274" w:type="pct"/>
            <w:shd w:val="clear" w:color="auto" w:fill="auto"/>
            <w:vAlign w:val="center"/>
          </w:tcPr>
          <w:p w14:paraId="25BE15C4" w14:textId="40B92E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855BE3F" w14:textId="1B3918FA"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CompensateFlag</w:t>
            </w:r>
            <w:proofErr w:type="spellEnd"/>
          </w:p>
        </w:tc>
        <w:tc>
          <w:tcPr>
            <w:tcW w:w="1923" w:type="pct"/>
            <w:shd w:val="clear" w:color="auto" w:fill="auto"/>
            <w:noWrap/>
            <w:vAlign w:val="center"/>
            <w:hideMark/>
          </w:tcPr>
          <w:p w14:paraId="5C7039A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代償碼</w:t>
            </w:r>
          </w:p>
        </w:tc>
        <w:tc>
          <w:tcPr>
            <w:tcW w:w="275" w:type="pct"/>
            <w:shd w:val="clear" w:color="auto" w:fill="auto"/>
            <w:noWrap/>
            <w:vAlign w:val="center"/>
            <w:hideMark/>
          </w:tcPr>
          <w:p w14:paraId="58606913" w14:textId="35C480DD"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5ABDA98" w14:textId="023919EC"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5E865274" w14:textId="746DC3F4"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991ABDB" w14:textId="567841E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是</w:t>
            </w:r>
          </w:p>
          <w:p w14:paraId="2CEDA0C8" w14:textId="547ABDA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339A0EB8" w14:textId="77777777" w:rsidTr="00614F5B">
        <w:trPr>
          <w:trHeight w:val="340"/>
        </w:trPr>
        <w:tc>
          <w:tcPr>
            <w:tcW w:w="274" w:type="pct"/>
            <w:shd w:val="clear" w:color="auto" w:fill="auto"/>
            <w:vAlign w:val="center"/>
          </w:tcPr>
          <w:p w14:paraId="2065BE08" w14:textId="3444684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A37FED0" w14:textId="3F620D2B"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IrrevocableFlag</w:t>
            </w:r>
            <w:proofErr w:type="spellEnd"/>
          </w:p>
        </w:tc>
        <w:tc>
          <w:tcPr>
            <w:tcW w:w="1923" w:type="pct"/>
            <w:shd w:val="clear" w:color="auto" w:fill="auto"/>
            <w:noWrap/>
            <w:vAlign w:val="center"/>
            <w:hideMark/>
          </w:tcPr>
          <w:p w14:paraId="51375D7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不可撤銷</w:t>
            </w:r>
          </w:p>
        </w:tc>
        <w:tc>
          <w:tcPr>
            <w:tcW w:w="275" w:type="pct"/>
            <w:shd w:val="clear" w:color="auto" w:fill="auto"/>
            <w:noWrap/>
            <w:vAlign w:val="center"/>
            <w:hideMark/>
          </w:tcPr>
          <w:p w14:paraId="540940EC" w14:textId="2F9FF121"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20C7B66"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19CE39C" w14:textId="2EBCD2E9"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E037F98" w14:textId="621603C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是</w:t>
            </w:r>
          </w:p>
          <w:p w14:paraId="33E6AD7B" w14:textId="1742D658"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55BA67CF" w14:textId="77777777" w:rsidTr="00614F5B">
        <w:trPr>
          <w:trHeight w:val="340"/>
        </w:trPr>
        <w:tc>
          <w:tcPr>
            <w:tcW w:w="274" w:type="pct"/>
            <w:shd w:val="clear" w:color="auto" w:fill="auto"/>
            <w:vAlign w:val="center"/>
          </w:tcPr>
          <w:p w14:paraId="4158D278" w14:textId="4190479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78F0C2E" w14:textId="6DE7DAE1"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RateAdjNoticeCode</w:t>
            </w:r>
            <w:proofErr w:type="spellEnd"/>
          </w:p>
        </w:tc>
        <w:tc>
          <w:tcPr>
            <w:tcW w:w="1923" w:type="pct"/>
            <w:shd w:val="clear" w:color="auto" w:fill="auto"/>
            <w:noWrap/>
            <w:vAlign w:val="center"/>
          </w:tcPr>
          <w:p w14:paraId="15D2F83C" w14:textId="79830AD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利率調整通知</w:t>
            </w:r>
          </w:p>
        </w:tc>
        <w:tc>
          <w:tcPr>
            <w:tcW w:w="275" w:type="pct"/>
            <w:shd w:val="clear" w:color="auto" w:fill="auto"/>
            <w:noWrap/>
            <w:vAlign w:val="center"/>
          </w:tcPr>
          <w:p w14:paraId="5989E020" w14:textId="4726A5AC"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9680CA9" w14:textId="515EFA78"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7835BA0" w14:textId="711CA3F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403AD36" w14:textId="7AD48F1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電子郵件</w:t>
            </w:r>
          </w:p>
          <w:p w14:paraId="5C18B6F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書面通知</w:t>
            </w:r>
          </w:p>
          <w:p w14:paraId="47BA6B7D" w14:textId="3B305DC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簡訊通知</w:t>
            </w:r>
          </w:p>
        </w:tc>
      </w:tr>
      <w:tr w:rsidR="00DD6B5A" w:rsidRPr="00DD6B5A" w14:paraId="48F27598" w14:textId="77777777" w:rsidTr="00614F5B">
        <w:trPr>
          <w:trHeight w:val="340"/>
        </w:trPr>
        <w:tc>
          <w:tcPr>
            <w:tcW w:w="274" w:type="pct"/>
            <w:shd w:val="clear" w:color="auto" w:fill="auto"/>
            <w:vAlign w:val="center"/>
          </w:tcPr>
          <w:p w14:paraId="062C6B09" w14:textId="76070179"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112F269" w14:textId="05D085AF"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RepayCode</w:t>
            </w:r>
            <w:proofErr w:type="spellEnd"/>
          </w:p>
        </w:tc>
        <w:tc>
          <w:tcPr>
            <w:tcW w:w="1923" w:type="pct"/>
            <w:shd w:val="clear" w:color="auto" w:fill="auto"/>
            <w:noWrap/>
            <w:vAlign w:val="center"/>
            <w:hideMark/>
          </w:tcPr>
          <w:p w14:paraId="7EEAA48C"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w:t>
            </w:r>
          </w:p>
        </w:tc>
        <w:tc>
          <w:tcPr>
            <w:tcW w:w="275" w:type="pct"/>
            <w:shd w:val="clear" w:color="auto" w:fill="auto"/>
            <w:noWrap/>
            <w:vAlign w:val="center"/>
            <w:hideMark/>
          </w:tcPr>
          <w:p w14:paraId="0AB77930" w14:textId="2BA52E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BB0D053" w14:textId="7AF4654A"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1E5CA0A" w14:textId="4FF9001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0EA0A92" w14:textId="155ED388"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匯款轉帳</w:t>
            </w:r>
          </w:p>
          <w:p w14:paraId="0DA47F6C"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銀行扣款</w:t>
            </w:r>
          </w:p>
          <w:p w14:paraId="7AB919CA"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員工扣薪</w:t>
            </w:r>
          </w:p>
          <w:p w14:paraId="2A1F4622"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支票</w:t>
            </w:r>
          </w:p>
          <w:p w14:paraId="0CD241A0"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特約金</w:t>
            </w:r>
          </w:p>
          <w:p w14:paraId="792C3E3C"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人事特約金</w:t>
            </w:r>
          </w:p>
          <w:p w14:paraId="315C7CF5"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07</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定存特約</w:t>
            </w:r>
          </w:p>
          <w:p w14:paraId="443291E7"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lastRenderedPageBreak/>
              <w:t>08</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劃撥存款</w:t>
            </w:r>
          </w:p>
          <w:p w14:paraId="0934C83D" w14:textId="0CDED4D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4D836F15" w14:textId="77777777" w:rsidTr="00614F5B">
        <w:trPr>
          <w:trHeight w:val="340"/>
        </w:trPr>
        <w:tc>
          <w:tcPr>
            <w:tcW w:w="274" w:type="pct"/>
            <w:shd w:val="clear" w:color="auto" w:fill="auto"/>
            <w:vAlign w:val="center"/>
          </w:tcPr>
          <w:p w14:paraId="18963338" w14:textId="33EE006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537AD81" w14:textId="4C91D797"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RepayBank</w:t>
            </w:r>
            <w:proofErr w:type="spellEnd"/>
          </w:p>
        </w:tc>
        <w:tc>
          <w:tcPr>
            <w:tcW w:w="1923" w:type="pct"/>
            <w:shd w:val="clear" w:color="auto" w:fill="auto"/>
            <w:noWrap/>
            <w:vAlign w:val="center"/>
            <w:hideMark/>
          </w:tcPr>
          <w:p w14:paraId="5408169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扣款銀行</w:t>
            </w:r>
          </w:p>
        </w:tc>
        <w:tc>
          <w:tcPr>
            <w:tcW w:w="275" w:type="pct"/>
            <w:shd w:val="clear" w:color="auto" w:fill="auto"/>
            <w:noWrap/>
            <w:vAlign w:val="center"/>
            <w:hideMark/>
          </w:tcPr>
          <w:p w14:paraId="55585C53" w14:textId="12089ED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9DACD72" w14:textId="6FC24F8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608518BA" w14:textId="7AC26FAD"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1A085A78" w14:textId="08B0D17A" w:rsidR="008464F4" w:rsidRPr="00DD6B5A" w:rsidRDefault="00FD0FD5"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w:t>
            </w:r>
            <w:r w:rsidR="00617100" w:rsidRPr="00DD6B5A">
              <w:rPr>
                <w:rFonts w:ascii="標楷體" w:eastAsia="標楷體" w:hAnsi="標楷體" w:cs="新細明體" w:hint="eastAsia"/>
                <w:color w:val="000000" w:themeColor="text1"/>
                <w:kern w:val="0"/>
              </w:rPr>
              <w:t>[</w:t>
            </w:r>
            <w:r w:rsidRPr="00DD6B5A">
              <w:rPr>
                <w:rFonts w:ascii="標楷體" w:eastAsia="標楷體" w:hAnsi="標楷體" w:cs="新細明體" w:hint="eastAsia"/>
                <w:color w:val="000000" w:themeColor="text1"/>
                <w:kern w:val="0"/>
              </w:rPr>
              <w:t>02</w:t>
            </w:r>
            <w:r w:rsidR="00617100" w:rsidRPr="00DD6B5A">
              <w:rPr>
                <w:rFonts w:ascii="標楷體" w:eastAsia="標楷體" w:hAnsi="標楷體" w:cs="新細明體" w:hint="eastAsia"/>
                <w:color w:val="000000" w:themeColor="text1"/>
                <w:kern w:val="0"/>
              </w:rPr>
              <w:t>.銀行扣款]</w:t>
            </w:r>
            <w:r w:rsidRPr="00DD6B5A">
              <w:rPr>
                <w:rFonts w:ascii="標楷體" w:eastAsia="標楷體" w:hAnsi="標楷體" w:cs="新細明體" w:hint="eastAsia"/>
                <w:color w:val="000000" w:themeColor="text1"/>
                <w:kern w:val="0"/>
              </w:rPr>
              <w:t>時必填</w:t>
            </w:r>
          </w:p>
        </w:tc>
      </w:tr>
      <w:tr w:rsidR="00DD6B5A" w:rsidRPr="00DD6B5A" w14:paraId="0021E261" w14:textId="77777777" w:rsidTr="00614F5B">
        <w:trPr>
          <w:trHeight w:val="340"/>
        </w:trPr>
        <w:tc>
          <w:tcPr>
            <w:tcW w:w="274" w:type="pct"/>
            <w:shd w:val="clear" w:color="auto" w:fill="auto"/>
            <w:vAlign w:val="center"/>
          </w:tcPr>
          <w:p w14:paraId="46494907" w14:textId="357AA5E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4836791" w14:textId="3D3B8F45"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RepayAcctNo</w:t>
            </w:r>
            <w:proofErr w:type="spellEnd"/>
          </w:p>
        </w:tc>
        <w:tc>
          <w:tcPr>
            <w:tcW w:w="1923" w:type="pct"/>
            <w:shd w:val="clear" w:color="auto" w:fill="auto"/>
            <w:noWrap/>
            <w:vAlign w:val="center"/>
            <w:hideMark/>
          </w:tcPr>
          <w:p w14:paraId="4028C6DF"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扣款帳號</w:t>
            </w:r>
          </w:p>
        </w:tc>
        <w:tc>
          <w:tcPr>
            <w:tcW w:w="275" w:type="pct"/>
            <w:shd w:val="clear" w:color="auto" w:fill="auto"/>
            <w:noWrap/>
            <w:vAlign w:val="center"/>
            <w:hideMark/>
          </w:tcPr>
          <w:p w14:paraId="77621E64" w14:textId="30F429AD"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A34EA2D"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w:t>
            </w:r>
          </w:p>
        </w:tc>
        <w:tc>
          <w:tcPr>
            <w:tcW w:w="275" w:type="pct"/>
          </w:tcPr>
          <w:p w14:paraId="7BC00AD5" w14:textId="63A6A4D4"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1E9E7E01" w14:textId="2DC276F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00000000000000</w:t>
            </w:r>
          </w:p>
          <w:p w14:paraId="2B087FF7" w14:textId="64595243" w:rsidR="008464F4" w:rsidRPr="00DD6B5A" w:rsidRDefault="00617100"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繳款方式為[02.銀行扣款]時</w:t>
            </w:r>
            <w:r w:rsidR="008464F4" w:rsidRPr="00DD6B5A">
              <w:rPr>
                <w:rFonts w:ascii="標楷體" w:eastAsia="標楷體" w:hAnsi="標楷體" w:cs="新細明體" w:hint="eastAsia"/>
                <w:color w:val="000000" w:themeColor="text1"/>
                <w:kern w:val="0"/>
              </w:rPr>
              <w:t>，須輸入扣款帳號</w:t>
            </w:r>
            <w:r w:rsidR="008464F4" w:rsidRPr="00DD6B5A">
              <w:rPr>
                <w:rFonts w:ascii="標楷體" w:eastAsia="標楷體" w:hAnsi="標楷體" w:cs="新細明體"/>
                <w:color w:val="000000" w:themeColor="text1"/>
                <w:kern w:val="0"/>
              </w:rPr>
              <w:t>,其他則不必輸入</w:t>
            </w:r>
          </w:p>
        </w:tc>
      </w:tr>
      <w:tr w:rsidR="00DD6B5A" w:rsidRPr="00DD6B5A" w14:paraId="54DB9638" w14:textId="77777777" w:rsidTr="00614F5B">
        <w:trPr>
          <w:trHeight w:val="340"/>
        </w:trPr>
        <w:tc>
          <w:tcPr>
            <w:tcW w:w="274" w:type="pct"/>
            <w:shd w:val="clear" w:color="auto" w:fill="auto"/>
            <w:vAlign w:val="center"/>
          </w:tcPr>
          <w:p w14:paraId="2EF646D5" w14:textId="0178BE86"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9081792" w14:textId="1031BE20"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PostCode</w:t>
            </w:r>
            <w:proofErr w:type="spellEnd"/>
          </w:p>
        </w:tc>
        <w:tc>
          <w:tcPr>
            <w:tcW w:w="1923" w:type="pct"/>
            <w:shd w:val="clear" w:color="auto" w:fill="auto"/>
            <w:noWrap/>
            <w:vAlign w:val="center"/>
            <w:hideMark/>
          </w:tcPr>
          <w:p w14:paraId="067D1B20"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郵局存款別</w:t>
            </w:r>
          </w:p>
        </w:tc>
        <w:tc>
          <w:tcPr>
            <w:tcW w:w="275" w:type="pct"/>
            <w:shd w:val="clear" w:color="auto" w:fill="auto"/>
            <w:noWrap/>
            <w:vAlign w:val="center"/>
            <w:hideMark/>
          </w:tcPr>
          <w:p w14:paraId="0886615C"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651CBE2"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D4995D4" w14:textId="4F8F9108"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00E675B0" w14:textId="4514949F" w:rsidR="00FD0FD5" w:rsidRPr="00DD6B5A" w:rsidRDefault="00617100" w:rsidP="004A1C2C">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w:t>
            </w:r>
            <w:r w:rsidR="00FD0FD5" w:rsidRPr="00DD6B5A">
              <w:rPr>
                <w:rFonts w:ascii="標楷體" w:eastAsia="標楷體" w:hAnsi="標楷體" w:cs="新細明體" w:hint="eastAsia"/>
                <w:color w:val="000000" w:themeColor="text1"/>
                <w:kern w:val="0"/>
              </w:rPr>
              <w:t>扣款銀行</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代號為700時必填</w:t>
            </w:r>
          </w:p>
          <w:p w14:paraId="63749645" w14:textId="653016C5"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劃撥</w:t>
            </w:r>
          </w:p>
          <w:p w14:paraId="2B075F31" w14:textId="5F5781E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存簿</w:t>
            </w:r>
          </w:p>
        </w:tc>
      </w:tr>
      <w:tr w:rsidR="00DD6B5A" w:rsidRPr="00DD6B5A" w14:paraId="3388464D" w14:textId="77777777" w:rsidTr="00614F5B">
        <w:trPr>
          <w:trHeight w:val="340"/>
        </w:trPr>
        <w:tc>
          <w:tcPr>
            <w:tcW w:w="274" w:type="pct"/>
            <w:shd w:val="clear" w:color="auto" w:fill="auto"/>
            <w:vAlign w:val="center"/>
          </w:tcPr>
          <w:p w14:paraId="3E047488" w14:textId="1B1BB32E"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BF76012" w14:textId="67385C9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Introducer</w:t>
            </w:r>
          </w:p>
        </w:tc>
        <w:tc>
          <w:tcPr>
            <w:tcW w:w="1923" w:type="pct"/>
            <w:shd w:val="clear" w:color="auto" w:fill="auto"/>
            <w:noWrap/>
            <w:vAlign w:val="center"/>
            <w:hideMark/>
          </w:tcPr>
          <w:p w14:paraId="6C2D6422"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介紹人</w:t>
            </w:r>
          </w:p>
        </w:tc>
        <w:tc>
          <w:tcPr>
            <w:tcW w:w="275" w:type="pct"/>
            <w:shd w:val="clear" w:color="auto" w:fill="auto"/>
            <w:noWrap/>
            <w:vAlign w:val="center"/>
            <w:hideMark/>
          </w:tcPr>
          <w:p w14:paraId="24676523"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D9FC210"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7EDBBF97"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64E4AB30" w14:textId="5B058C14"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448E2F79" w14:textId="77777777" w:rsidTr="00614F5B">
        <w:trPr>
          <w:trHeight w:val="340"/>
        </w:trPr>
        <w:tc>
          <w:tcPr>
            <w:tcW w:w="274" w:type="pct"/>
            <w:shd w:val="clear" w:color="auto" w:fill="auto"/>
            <w:vAlign w:val="center"/>
          </w:tcPr>
          <w:p w14:paraId="0DFDC71A" w14:textId="21F68E21"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BCBDCBA" w14:textId="47E6DC8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District</w:t>
            </w:r>
          </w:p>
        </w:tc>
        <w:tc>
          <w:tcPr>
            <w:tcW w:w="1923" w:type="pct"/>
            <w:shd w:val="clear" w:color="auto" w:fill="auto"/>
            <w:noWrap/>
            <w:vAlign w:val="center"/>
            <w:hideMark/>
          </w:tcPr>
          <w:p w14:paraId="36DFB2D3"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區部</w:t>
            </w:r>
          </w:p>
        </w:tc>
        <w:tc>
          <w:tcPr>
            <w:tcW w:w="275" w:type="pct"/>
            <w:shd w:val="clear" w:color="auto" w:fill="auto"/>
            <w:noWrap/>
            <w:vAlign w:val="center"/>
            <w:hideMark/>
          </w:tcPr>
          <w:p w14:paraId="3EDC07A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A1EFBBF"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19B196EB"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1AC92F3" w14:textId="4F520C6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54AC9251" w14:textId="77777777" w:rsidTr="00614F5B">
        <w:trPr>
          <w:trHeight w:val="340"/>
        </w:trPr>
        <w:tc>
          <w:tcPr>
            <w:tcW w:w="274" w:type="pct"/>
            <w:shd w:val="clear" w:color="auto" w:fill="auto"/>
            <w:vAlign w:val="center"/>
          </w:tcPr>
          <w:p w14:paraId="1DBFFB78" w14:textId="362B6AF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691EDB25" w14:textId="62A2108C"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FireOfficer</w:t>
            </w:r>
            <w:proofErr w:type="spellEnd"/>
          </w:p>
        </w:tc>
        <w:tc>
          <w:tcPr>
            <w:tcW w:w="1923" w:type="pct"/>
            <w:shd w:val="clear" w:color="auto" w:fill="auto"/>
            <w:noWrap/>
            <w:vAlign w:val="center"/>
            <w:hideMark/>
          </w:tcPr>
          <w:p w14:paraId="5FCA0F41"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火險服務</w:t>
            </w:r>
          </w:p>
        </w:tc>
        <w:tc>
          <w:tcPr>
            <w:tcW w:w="275" w:type="pct"/>
            <w:shd w:val="clear" w:color="auto" w:fill="auto"/>
            <w:noWrap/>
            <w:vAlign w:val="center"/>
            <w:hideMark/>
          </w:tcPr>
          <w:p w14:paraId="65B81145"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17B6A0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4CF3A22E"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6A00A00" w14:textId="4CF77941"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73A77372" w14:textId="77777777" w:rsidTr="00614F5B">
        <w:trPr>
          <w:trHeight w:val="340"/>
        </w:trPr>
        <w:tc>
          <w:tcPr>
            <w:tcW w:w="274" w:type="pct"/>
            <w:shd w:val="clear" w:color="auto" w:fill="auto"/>
            <w:vAlign w:val="center"/>
          </w:tcPr>
          <w:p w14:paraId="2F324B98" w14:textId="1043603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78AC5FC" w14:textId="29A1634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Estimate</w:t>
            </w:r>
          </w:p>
        </w:tc>
        <w:tc>
          <w:tcPr>
            <w:tcW w:w="1923" w:type="pct"/>
            <w:shd w:val="clear" w:color="auto" w:fill="auto"/>
            <w:noWrap/>
            <w:vAlign w:val="center"/>
            <w:hideMark/>
          </w:tcPr>
          <w:p w14:paraId="61DA1E20"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估價</w:t>
            </w:r>
          </w:p>
        </w:tc>
        <w:tc>
          <w:tcPr>
            <w:tcW w:w="275" w:type="pct"/>
            <w:shd w:val="clear" w:color="auto" w:fill="auto"/>
            <w:noWrap/>
            <w:vAlign w:val="center"/>
            <w:hideMark/>
          </w:tcPr>
          <w:p w14:paraId="07C299B4"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4F8F4D54"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0A0F6C3F"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47967F89" w14:textId="39A1AA4F"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7C9E7CF4" w14:textId="77777777" w:rsidTr="00614F5B">
        <w:trPr>
          <w:trHeight w:val="340"/>
        </w:trPr>
        <w:tc>
          <w:tcPr>
            <w:tcW w:w="274" w:type="pct"/>
            <w:shd w:val="clear" w:color="auto" w:fill="auto"/>
            <w:vAlign w:val="center"/>
          </w:tcPr>
          <w:p w14:paraId="7A04E3F5" w14:textId="5F2A2B1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8AA1E79" w14:textId="74D0A73A"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CreditOfficer</w:t>
            </w:r>
            <w:proofErr w:type="spellEnd"/>
          </w:p>
        </w:tc>
        <w:tc>
          <w:tcPr>
            <w:tcW w:w="1923" w:type="pct"/>
            <w:shd w:val="clear" w:color="auto" w:fill="auto"/>
            <w:noWrap/>
            <w:vAlign w:val="center"/>
            <w:hideMark/>
          </w:tcPr>
          <w:p w14:paraId="215FD429" w14:textId="44B24FC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授信人</w:t>
            </w:r>
          </w:p>
        </w:tc>
        <w:tc>
          <w:tcPr>
            <w:tcW w:w="275" w:type="pct"/>
            <w:shd w:val="clear" w:color="auto" w:fill="auto"/>
            <w:noWrap/>
            <w:vAlign w:val="center"/>
            <w:hideMark/>
          </w:tcPr>
          <w:p w14:paraId="745AF85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0F529F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1B609E6A" w14:textId="7482CEB7"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856FFC2" w14:textId="0CB874AC"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4EE10DF3" w14:textId="77777777" w:rsidTr="00614F5B">
        <w:trPr>
          <w:trHeight w:val="340"/>
        </w:trPr>
        <w:tc>
          <w:tcPr>
            <w:tcW w:w="274" w:type="pct"/>
            <w:shd w:val="clear" w:color="auto" w:fill="auto"/>
            <w:vAlign w:val="center"/>
          </w:tcPr>
          <w:p w14:paraId="551EFDAA" w14:textId="734C972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0F6339C" w14:textId="5C4F339E"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BusinessOfficer</w:t>
            </w:r>
            <w:proofErr w:type="spellEnd"/>
          </w:p>
        </w:tc>
        <w:tc>
          <w:tcPr>
            <w:tcW w:w="1923" w:type="pct"/>
            <w:shd w:val="clear" w:color="auto" w:fill="auto"/>
            <w:noWrap/>
            <w:vAlign w:val="center"/>
            <w:hideMark/>
          </w:tcPr>
          <w:p w14:paraId="20269AC6"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放款業務專員</w:t>
            </w:r>
          </w:p>
        </w:tc>
        <w:tc>
          <w:tcPr>
            <w:tcW w:w="275" w:type="pct"/>
            <w:shd w:val="clear" w:color="auto" w:fill="auto"/>
            <w:noWrap/>
            <w:vAlign w:val="center"/>
            <w:hideMark/>
          </w:tcPr>
          <w:p w14:paraId="040C732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CA95A4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677FAC5D"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7F86254" w14:textId="64A9F743"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3B8332C6" w14:textId="77777777" w:rsidTr="00614F5B">
        <w:trPr>
          <w:trHeight w:val="340"/>
        </w:trPr>
        <w:tc>
          <w:tcPr>
            <w:tcW w:w="274" w:type="pct"/>
            <w:shd w:val="clear" w:color="auto" w:fill="auto"/>
            <w:vAlign w:val="center"/>
          </w:tcPr>
          <w:p w14:paraId="1D90CCD2" w14:textId="77777777" w:rsidR="00DD3E29" w:rsidRPr="00DD6B5A" w:rsidRDefault="00DD3E29"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70E5B52" w14:textId="5FA36A7F" w:rsidR="00DD3E29" w:rsidRPr="00DD6B5A" w:rsidRDefault="00DD3E29"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ApprovedLevel</w:t>
            </w:r>
            <w:proofErr w:type="spellEnd"/>
          </w:p>
        </w:tc>
        <w:tc>
          <w:tcPr>
            <w:tcW w:w="1923" w:type="pct"/>
            <w:shd w:val="clear" w:color="auto" w:fill="auto"/>
            <w:noWrap/>
            <w:vAlign w:val="center"/>
          </w:tcPr>
          <w:p w14:paraId="5CD23A1F" w14:textId="736DB2D2" w:rsidR="00DD3E29" w:rsidRPr="00DD6B5A" w:rsidRDefault="00DD3E29"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核准層級</w:t>
            </w:r>
          </w:p>
        </w:tc>
        <w:tc>
          <w:tcPr>
            <w:tcW w:w="275" w:type="pct"/>
            <w:shd w:val="clear" w:color="auto" w:fill="auto"/>
            <w:noWrap/>
            <w:vAlign w:val="center"/>
          </w:tcPr>
          <w:p w14:paraId="080C8F3B" w14:textId="56F07455" w:rsidR="00DD3E29" w:rsidRPr="00DD6B5A" w:rsidRDefault="00DD3E29"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4DF8759" w14:textId="2BBB21E2" w:rsidR="00DD3E29" w:rsidRPr="00DD6B5A" w:rsidRDefault="00DD3E29"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E585505" w14:textId="06783E42" w:rsidR="00DD3E29" w:rsidRPr="00DD6B5A" w:rsidRDefault="00DD3E29"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AA057FD"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r w:rsidRPr="00DD6B5A">
              <w:rPr>
                <w:rFonts w:ascii="標楷體" w:eastAsia="標楷體" w:hAnsi="標楷體" w:cs="新細明體" w:hint="eastAsia"/>
                <w:color w:val="000000" w:themeColor="text1"/>
                <w:kern w:val="0"/>
              </w:rPr>
              <w:tab/>
              <w:t>審查課專案經理</w:t>
            </w:r>
          </w:p>
          <w:p w14:paraId="345C4E91"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w:t>
            </w:r>
            <w:r w:rsidRPr="00DD6B5A">
              <w:rPr>
                <w:rFonts w:ascii="標楷體" w:eastAsia="標楷體" w:hAnsi="標楷體" w:cs="新細明體" w:hint="eastAsia"/>
                <w:color w:val="000000" w:themeColor="text1"/>
                <w:kern w:val="0"/>
              </w:rPr>
              <w:tab/>
              <w:t>審查課主管</w:t>
            </w:r>
          </w:p>
          <w:p w14:paraId="543ED95B"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3</w:t>
            </w:r>
            <w:r w:rsidRPr="00DD6B5A">
              <w:rPr>
                <w:rFonts w:ascii="標楷體" w:eastAsia="標楷體" w:hAnsi="標楷體" w:cs="新細明體" w:hint="eastAsia"/>
                <w:color w:val="000000" w:themeColor="text1"/>
                <w:kern w:val="0"/>
              </w:rPr>
              <w:tab/>
              <w:t>部主管</w:t>
            </w:r>
          </w:p>
          <w:p w14:paraId="0A25593F"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4</w:t>
            </w:r>
            <w:r w:rsidRPr="00DD6B5A">
              <w:rPr>
                <w:rFonts w:ascii="標楷體" w:eastAsia="標楷體" w:hAnsi="標楷體" w:cs="新細明體" w:hint="eastAsia"/>
                <w:color w:val="000000" w:themeColor="text1"/>
                <w:kern w:val="0"/>
              </w:rPr>
              <w:tab/>
              <w:t>轄放款部資深協理</w:t>
            </w:r>
          </w:p>
          <w:p w14:paraId="55DD698D"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5</w:t>
            </w:r>
            <w:r w:rsidRPr="00DD6B5A">
              <w:rPr>
                <w:rFonts w:ascii="標楷體" w:eastAsia="標楷體" w:hAnsi="標楷體" w:cs="新細明體" w:hint="eastAsia"/>
                <w:color w:val="000000" w:themeColor="text1"/>
                <w:kern w:val="0"/>
              </w:rPr>
              <w:tab/>
              <w:t>轄放款部最高主管</w:t>
            </w:r>
          </w:p>
          <w:p w14:paraId="2A2731BF"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r w:rsidRPr="00DD6B5A">
              <w:rPr>
                <w:rFonts w:ascii="標楷體" w:eastAsia="標楷體" w:hAnsi="標楷體" w:cs="新細明體" w:hint="eastAsia"/>
                <w:color w:val="000000" w:themeColor="text1"/>
                <w:kern w:val="0"/>
              </w:rPr>
              <w:tab/>
              <w:t>總經理</w:t>
            </w:r>
          </w:p>
          <w:p w14:paraId="3CAC38F7"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w:t>
            </w:r>
            <w:r w:rsidRPr="00DD6B5A">
              <w:rPr>
                <w:rFonts w:ascii="標楷體" w:eastAsia="標楷體" w:hAnsi="標楷體" w:cs="新細明體" w:hint="eastAsia"/>
                <w:color w:val="000000" w:themeColor="text1"/>
                <w:kern w:val="0"/>
              </w:rPr>
              <w:tab/>
              <w:t>副董事長</w:t>
            </w:r>
          </w:p>
          <w:p w14:paraId="361227A2"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8</w:t>
            </w:r>
            <w:r w:rsidRPr="00DD6B5A">
              <w:rPr>
                <w:rFonts w:ascii="標楷體" w:eastAsia="標楷體" w:hAnsi="標楷體" w:cs="新細明體" w:hint="eastAsia"/>
                <w:color w:val="000000" w:themeColor="text1"/>
                <w:kern w:val="0"/>
              </w:rPr>
              <w:tab/>
              <w:t>董事長</w:t>
            </w:r>
          </w:p>
          <w:p w14:paraId="4DC28C0A" w14:textId="71874BC3" w:rsidR="00DD3E29"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r w:rsidRPr="00DD6B5A">
              <w:rPr>
                <w:rFonts w:ascii="標楷體" w:eastAsia="標楷體" w:hAnsi="標楷體" w:cs="新細明體" w:hint="eastAsia"/>
                <w:color w:val="000000" w:themeColor="text1"/>
                <w:kern w:val="0"/>
              </w:rPr>
              <w:tab/>
              <w:t>董事會</w:t>
            </w:r>
          </w:p>
        </w:tc>
      </w:tr>
      <w:tr w:rsidR="00DD6B5A" w:rsidRPr="00DD6B5A" w14:paraId="042F94F3" w14:textId="77777777" w:rsidTr="00614F5B">
        <w:trPr>
          <w:trHeight w:val="340"/>
        </w:trPr>
        <w:tc>
          <w:tcPr>
            <w:tcW w:w="274" w:type="pct"/>
            <w:shd w:val="clear" w:color="auto" w:fill="auto"/>
            <w:vAlign w:val="center"/>
          </w:tcPr>
          <w:p w14:paraId="6305120D" w14:textId="18759E86"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49263AC" w14:textId="00DFEB9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Supervisor</w:t>
            </w:r>
          </w:p>
        </w:tc>
        <w:tc>
          <w:tcPr>
            <w:tcW w:w="1923" w:type="pct"/>
            <w:shd w:val="clear" w:color="auto" w:fill="auto"/>
            <w:noWrap/>
            <w:vAlign w:val="center"/>
            <w:hideMark/>
          </w:tcPr>
          <w:p w14:paraId="0F06AD5B" w14:textId="703731E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核決主管</w:t>
            </w:r>
          </w:p>
        </w:tc>
        <w:tc>
          <w:tcPr>
            <w:tcW w:w="275" w:type="pct"/>
            <w:shd w:val="clear" w:color="auto" w:fill="auto"/>
            <w:noWrap/>
            <w:vAlign w:val="center"/>
            <w:hideMark/>
          </w:tcPr>
          <w:p w14:paraId="0E3536CE"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A843FE6"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4B484ABF"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2E9423D6" w14:textId="280462A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0CAAA303" w14:textId="77777777" w:rsidTr="00614F5B">
        <w:trPr>
          <w:trHeight w:val="340"/>
        </w:trPr>
        <w:tc>
          <w:tcPr>
            <w:tcW w:w="274" w:type="pct"/>
            <w:shd w:val="clear" w:color="auto" w:fill="auto"/>
            <w:vAlign w:val="center"/>
          </w:tcPr>
          <w:p w14:paraId="7FE573F3" w14:textId="77777777" w:rsidR="00FB490E" w:rsidRPr="00DD6B5A" w:rsidRDefault="00FB490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09E3AA0" w14:textId="13B15AFD" w:rsidR="00FB490E" w:rsidRPr="00DD6B5A" w:rsidRDefault="00FB490E"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InvestigateOfficer</w:t>
            </w:r>
            <w:proofErr w:type="spellEnd"/>
          </w:p>
        </w:tc>
        <w:tc>
          <w:tcPr>
            <w:tcW w:w="1923" w:type="pct"/>
            <w:shd w:val="clear" w:color="auto" w:fill="auto"/>
            <w:noWrap/>
            <w:vAlign w:val="center"/>
          </w:tcPr>
          <w:p w14:paraId="713BBDA6" w14:textId="1507831A"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徵信人員</w:t>
            </w:r>
          </w:p>
        </w:tc>
        <w:tc>
          <w:tcPr>
            <w:tcW w:w="275" w:type="pct"/>
            <w:shd w:val="clear" w:color="auto" w:fill="auto"/>
            <w:noWrap/>
            <w:vAlign w:val="center"/>
          </w:tcPr>
          <w:p w14:paraId="1BE78BFB" w14:textId="4F3356A0"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1CF1EDA2" w14:textId="1A86ED4D"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p>
        </w:tc>
        <w:tc>
          <w:tcPr>
            <w:tcW w:w="275" w:type="pct"/>
          </w:tcPr>
          <w:p w14:paraId="08362457" w14:textId="77777777" w:rsidR="00FB490E" w:rsidRPr="00DD6B5A" w:rsidRDefault="00FB490E"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201CD1D5" w14:textId="77777777" w:rsidR="00FB490E" w:rsidRPr="00DD6B5A" w:rsidRDefault="00FB490E" w:rsidP="00B36E6E">
            <w:pPr>
              <w:widowControl/>
              <w:rPr>
                <w:rFonts w:ascii="標楷體" w:eastAsia="標楷體" w:hAnsi="標楷體" w:cs="新細明體"/>
                <w:color w:val="000000" w:themeColor="text1"/>
                <w:kern w:val="0"/>
              </w:rPr>
            </w:pPr>
          </w:p>
        </w:tc>
      </w:tr>
      <w:tr w:rsidR="00DD6B5A" w:rsidRPr="00DD6B5A" w14:paraId="36F3EABA" w14:textId="77777777" w:rsidTr="00614F5B">
        <w:trPr>
          <w:trHeight w:val="340"/>
        </w:trPr>
        <w:tc>
          <w:tcPr>
            <w:tcW w:w="274" w:type="pct"/>
            <w:shd w:val="clear" w:color="auto" w:fill="auto"/>
            <w:vAlign w:val="center"/>
          </w:tcPr>
          <w:p w14:paraId="59F3D5D9" w14:textId="77777777" w:rsidR="00FB490E" w:rsidRPr="00DD6B5A" w:rsidRDefault="00FB490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A5FC4EA" w14:textId="0D9B9DA7" w:rsidR="00FB490E" w:rsidRPr="00DD6B5A" w:rsidRDefault="00FB490E"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EstimateReview</w:t>
            </w:r>
            <w:proofErr w:type="spellEnd"/>
          </w:p>
        </w:tc>
        <w:tc>
          <w:tcPr>
            <w:tcW w:w="1923" w:type="pct"/>
            <w:shd w:val="clear" w:color="auto" w:fill="auto"/>
            <w:noWrap/>
            <w:vAlign w:val="center"/>
          </w:tcPr>
          <w:p w14:paraId="4712321A" w14:textId="0EA46CA1"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估價覆核人員</w:t>
            </w:r>
          </w:p>
        </w:tc>
        <w:tc>
          <w:tcPr>
            <w:tcW w:w="275" w:type="pct"/>
            <w:shd w:val="clear" w:color="auto" w:fill="auto"/>
            <w:noWrap/>
            <w:vAlign w:val="center"/>
          </w:tcPr>
          <w:p w14:paraId="2018FB45" w14:textId="66BB37D1"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796C4826" w14:textId="777C2435"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p>
        </w:tc>
        <w:tc>
          <w:tcPr>
            <w:tcW w:w="275" w:type="pct"/>
          </w:tcPr>
          <w:p w14:paraId="4A18E1F3" w14:textId="77777777" w:rsidR="00FB490E" w:rsidRPr="00DD6B5A" w:rsidRDefault="00FB490E"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7A102C4" w14:textId="77777777" w:rsidR="00FB490E" w:rsidRPr="00DD6B5A" w:rsidRDefault="00FB490E" w:rsidP="00B36E6E">
            <w:pPr>
              <w:widowControl/>
              <w:rPr>
                <w:rFonts w:ascii="標楷體" w:eastAsia="標楷體" w:hAnsi="標楷體" w:cs="新細明體"/>
                <w:color w:val="000000" w:themeColor="text1"/>
                <w:kern w:val="0"/>
              </w:rPr>
            </w:pPr>
          </w:p>
        </w:tc>
      </w:tr>
      <w:tr w:rsidR="00DD6B5A" w:rsidRPr="00DD6B5A" w14:paraId="6DA49EEF" w14:textId="77777777" w:rsidTr="00614F5B">
        <w:trPr>
          <w:trHeight w:val="340"/>
        </w:trPr>
        <w:tc>
          <w:tcPr>
            <w:tcW w:w="274" w:type="pct"/>
            <w:shd w:val="clear" w:color="auto" w:fill="auto"/>
            <w:vAlign w:val="center"/>
          </w:tcPr>
          <w:p w14:paraId="67A96970"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93ED862" w14:textId="6B940280"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Coorgnizer</w:t>
            </w:r>
            <w:proofErr w:type="spellEnd"/>
          </w:p>
        </w:tc>
        <w:tc>
          <w:tcPr>
            <w:tcW w:w="1923" w:type="pct"/>
            <w:shd w:val="clear" w:color="auto" w:fill="auto"/>
            <w:noWrap/>
            <w:vAlign w:val="center"/>
          </w:tcPr>
          <w:p w14:paraId="2B001A9E" w14:textId="2179F0A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協辦人</w:t>
            </w:r>
          </w:p>
        </w:tc>
        <w:tc>
          <w:tcPr>
            <w:tcW w:w="275" w:type="pct"/>
            <w:shd w:val="clear" w:color="auto" w:fill="auto"/>
            <w:noWrap/>
            <w:vAlign w:val="center"/>
          </w:tcPr>
          <w:p w14:paraId="3E09F245" w14:textId="61CA43B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EA016DD" w14:textId="04BAF8D2"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53E4D632"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7E99CEEF" w14:textId="2F686B3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0C20EBAE" w14:textId="77777777" w:rsidTr="00614F5B">
        <w:trPr>
          <w:trHeight w:val="340"/>
        </w:trPr>
        <w:tc>
          <w:tcPr>
            <w:tcW w:w="274" w:type="pct"/>
            <w:shd w:val="clear" w:color="auto" w:fill="auto"/>
            <w:vAlign w:val="center"/>
          </w:tcPr>
          <w:p w14:paraId="78C89623" w14:textId="4670CA3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234AE88" w14:textId="77777777" w:rsidR="008464F4" w:rsidRPr="00DD6B5A" w:rsidRDefault="008464F4"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GroupId</w:t>
            </w:r>
            <w:proofErr w:type="spellEnd"/>
          </w:p>
        </w:tc>
        <w:tc>
          <w:tcPr>
            <w:tcW w:w="1923" w:type="pct"/>
            <w:shd w:val="clear" w:color="auto" w:fill="auto"/>
            <w:noWrap/>
            <w:vAlign w:val="center"/>
            <w:hideMark/>
          </w:tcPr>
          <w:p w14:paraId="7A186DF2"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團體戶統編</w:t>
            </w:r>
          </w:p>
        </w:tc>
        <w:tc>
          <w:tcPr>
            <w:tcW w:w="275" w:type="pct"/>
            <w:shd w:val="clear" w:color="auto" w:fill="auto"/>
            <w:noWrap/>
            <w:vAlign w:val="center"/>
            <w:hideMark/>
          </w:tcPr>
          <w:p w14:paraId="163ED540"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387C74E"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742E3CF1"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AF5A0A7" w14:textId="45B96396" w:rsidR="008464F4" w:rsidRPr="00DD6B5A" w:rsidRDefault="008464F4" w:rsidP="007D08C0">
            <w:pPr>
              <w:widowControl/>
              <w:rPr>
                <w:rFonts w:ascii="標楷體" w:eastAsia="標楷體" w:hAnsi="標楷體" w:cs="新細明體"/>
                <w:color w:val="000000" w:themeColor="text1"/>
                <w:kern w:val="0"/>
              </w:rPr>
            </w:pPr>
          </w:p>
        </w:tc>
      </w:tr>
      <w:tr w:rsidR="00DD6B5A" w:rsidRPr="00DD6B5A" w14:paraId="570BA198" w14:textId="77777777" w:rsidTr="00614F5B">
        <w:trPr>
          <w:trHeight w:val="340"/>
        </w:trPr>
        <w:tc>
          <w:tcPr>
            <w:tcW w:w="274" w:type="pct"/>
            <w:shd w:val="clear" w:color="auto" w:fill="auto"/>
            <w:vAlign w:val="center"/>
          </w:tcPr>
          <w:p w14:paraId="6E352963" w14:textId="4C06E9C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881A5AB" w14:textId="504972F0" w:rsidR="008464F4" w:rsidRPr="00DD6B5A" w:rsidRDefault="008464F4"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CreditScore</w:t>
            </w:r>
            <w:proofErr w:type="spellEnd"/>
          </w:p>
        </w:tc>
        <w:tc>
          <w:tcPr>
            <w:tcW w:w="1923" w:type="pct"/>
            <w:shd w:val="clear" w:color="auto" w:fill="auto"/>
            <w:noWrap/>
            <w:vAlign w:val="center"/>
            <w:hideMark/>
          </w:tcPr>
          <w:p w14:paraId="70BD376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信用評分</w:t>
            </w:r>
          </w:p>
        </w:tc>
        <w:tc>
          <w:tcPr>
            <w:tcW w:w="275" w:type="pct"/>
            <w:shd w:val="clear" w:color="auto" w:fill="auto"/>
            <w:noWrap/>
            <w:vAlign w:val="center"/>
            <w:hideMark/>
          </w:tcPr>
          <w:p w14:paraId="26038A04" w14:textId="4FFD2050"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0D29165"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0B7A4F08"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920B6A4" w14:textId="5FC7B512"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37296AF1" w14:textId="77777777" w:rsidTr="00614F5B">
        <w:trPr>
          <w:trHeight w:val="340"/>
        </w:trPr>
        <w:tc>
          <w:tcPr>
            <w:tcW w:w="274" w:type="pct"/>
            <w:shd w:val="clear" w:color="auto" w:fill="auto"/>
            <w:vAlign w:val="center"/>
          </w:tcPr>
          <w:p w14:paraId="74433342" w14:textId="4C84418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1127285" w14:textId="0C151D3E" w:rsidR="008464F4" w:rsidRPr="00DD6B5A" w:rsidRDefault="008464F4"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GuaranteeDate</w:t>
            </w:r>
            <w:proofErr w:type="spellEnd"/>
          </w:p>
        </w:tc>
        <w:tc>
          <w:tcPr>
            <w:tcW w:w="1923" w:type="pct"/>
            <w:shd w:val="clear" w:color="auto" w:fill="auto"/>
            <w:noWrap/>
            <w:vAlign w:val="center"/>
            <w:hideMark/>
          </w:tcPr>
          <w:p w14:paraId="4BC048C9"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對保日期</w:t>
            </w:r>
          </w:p>
        </w:tc>
        <w:tc>
          <w:tcPr>
            <w:tcW w:w="275" w:type="pct"/>
            <w:shd w:val="clear" w:color="auto" w:fill="auto"/>
            <w:noWrap/>
            <w:vAlign w:val="center"/>
            <w:hideMark/>
          </w:tcPr>
          <w:p w14:paraId="2AB51326"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FAC6142" w14:textId="0AA64A92"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3E6804A1" w14:textId="60136393"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131C139F" w14:textId="6E369110" w:rsidR="008464F4" w:rsidRPr="00DD6B5A" w:rsidRDefault="008464F4"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yyymmdd</w:t>
            </w:r>
            <w:proofErr w:type="spellEnd"/>
          </w:p>
        </w:tc>
      </w:tr>
      <w:tr w:rsidR="00DD6B5A" w:rsidRPr="00DD6B5A" w14:paraId="397D7C21" w14:textId="77777777" w:rsidTr="00614F5B">
        <w:trPr>
          <w:trHeight w:val="340"/>
        </w:trPr>
        <w:tc>
          <w:tcPr>
            <w:tcW w:w="274" w:type="pct"/>
            <w:shd w:val="clear" w:color="auto" w:fill="auto"/>
            <w:vAlign w:val="center"/>
          </w:tcPr>
          <w:p w14:paraId="4867EAB3"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5A3AF17" w14:textId="58ADEF41" w:rsidR="004A7CFC" w:rsidRPr="00DD6B5A" w:rsidRDefault="004A7CFC"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Grcd</w:t>
            </w:r>
            <w:proofErr w:type="spellEnd"/>
          </w:p>
        </w:tc>
        <w:tc>
          <w:tcPr>
            <w:tcW w:w="1923" w:type="pct"/>
            <w:shd w:val="clear" w:color="auto" w:fill="auto"/>
            <w:noWrap/>
            <w:vAlign w:val="center"/>
          </w:tcPr>
          <w:p w14:paraId="0380EBF0" w14:textId="1A723FC4"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綠色授信註記</w:t>
            </w:r>
          </w:p>
        </w:tc>
        <w:tc>
          <w:tcPr>
            <w:tcW w:w="275" w:type="pct"/>
            <w:shd w:val="clear" w:color="auto" w:fill="auto"/>
            <w:noWrap/>
            <w:vAlign w:val="center"/>
          </w:tcPr>
          <w:p w14:paraId="03E7FCDB" w14:textId="6DCBFCDF"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75DC068B" w14:textId="32FE87B0"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14F3EA0D"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F3B070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6C66A965" w14:textId="768A6499"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18CC93F3" w14:textId="77777777" w:rsidTr="00614F5B">
        <w:trPr>
          <w:trHeight w:val="340"/>
        </w:trPr>
        <w:tc>
          <w:tcPr>
            <w:tcW w:w="274" w:type="pct"/>
            <w:shd w:val="clear" w:color="auto" w:fill="auto"/>
            <w:vAlign w:val="center"/>
          </w:tcPr>
          <w:p w14:paraId="06C3674D"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115E980B" w14:textId="28EC922D" w:rsidR="004A7CFC" w:rsidRPr="00DD6B5A" w:rsidRDefault="004A7CFC"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GrKind</w:t>
            </w:r>
            <w:proofErr w:type="spellEnd"/>
          </w:p>
        </w:tc>
        <w:tc>
          <w:tcPr>
            <w:tcW w:w="1923" w:type="pct"/>
            <w:shd w:val="clear" w:color="auto" w:fill="auto"/>
            <w:noWrap/>
            <w:vAlign w:val="center"/>
          </w:tcPr>
          <w:p w14:paraId="74FB91C5" w14:textId="3407ED22"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綠色支出類別</w:t>
            </w:r>
          </w:p>
        </w:tc>
        <w:tc>
          <w:tcPr>
            <w:tcW w:w="275" w:type="pct"/>
            <w:shd w:val="clear" w:color="auto" w:fill="auto"/>
            <w:noWrap/>
            <w:vAlign w:val="center"/>
          </w:tcPr>
          <w:p w14:paraId="7214201C" w14:textId="1DF285C1"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0920C198" w14:textId="0188772C"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48AF9B97"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108A28C8"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A:再生能源</w:t>
            </w:r>
          </w:p>
          <w:p w14:paraId="1F4B39D4"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B:節能</w:t>
            </w:r>
          </w:p>
          <w:p w14:paraId="23F64432"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C:污染防制</w:t>
            </w:r>
          </w:p>
          <w:p w14:paraId="39A30543"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D:生命自然資源環境永續管理及土地利用環境永續管理</w:t>
            </w:r>
          </w:p>
          <w:p w14:paraId="3E0D9FA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E:地域與水域生物多樣性保護</w:t>
            </w:r>
          </w:p>
          <w:p w14:paraId="2BB37C80"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F:潔淨交通運輸</w:t>
            </w:r>
          </w:p>
          <w:p w14:paraId="1FBC0D5F"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G:永續水源及廢水處理</w:t>
            </w:r>
          </w:p>
          <w:p w14:paraId="0C59CB4F"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H:氣候變遷調適</w:t>
            </w:r>
          </w:p>
          <w:p w14:paraId="6BD94859"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I:具生態效率與環境經濟調適之產品</w:t>
            </w:r>
          </w:p>
          <w:p w14:paraId="09B97672"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J:綠能建築</w:t>
            </w:r>
          </w:p>
          <w:p w14:paraId="13F0D29D" w14:textId="2B01AD7C"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Z:其他</w:t>
            </w:r>
          </w:p>
        </w:tc>
      </w:tr>
      <w:tr w:rsidR="00DD6B5A" w:rsidRPr="00DD6B5A" w14:paraId="09E668C3" w14:textId="77777777" w:rsidTr="00614F5B">
        <w:trPr>
          <w:trHeight w:val="340"/>
        </w:trPr>
        <w:tc>
          <w:tcPr>
            <w:tcW w:w="274" w:type="pct"/>
            <w:shd w:val="clear" w:color="auto" w:fill="auto"/>
            <w:vAlign w:val="center"/>
          </w:tcPr>
          <w:p w14:paraId="7552658F"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50F24B1" w14:textId="2AB923E2" w:rsidR="004A7CFC" w:rsidRPr="00DD6B5A" w:rsidRDefault="002E2222"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EsGcd</w:t>
            </w:r>
            <w:proofErr w:type="spellEnd"/>
          </w:p>
        </w:tc>
        <w:tc>
          <w:tcPr>
            <w:tcW w:w="1923" w:type="pct"/>
            <w:shd w:val="clear" w:color="auto" w:fill="auto"/>
            <w:noWrap/>
            <w:vAlign w:val="center"/>
          </w:tcPr>
          <w:p w14:paraId="60FFA358" w14:textId="3106AB8E"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永續績效連結授信註記</w:t>
            </w:r>
          </w:p>
        </w:tc>
        <w:tc>
          <w:tcPr>
            <w:tcW w:w="275" w:type="pct"/>
            <w:shd w:val="clear" w:color="auto" w:fill="auto"/>
            <w:noWrap/>
            <w:vAlign w:val="center"/>
          </w:tcPr>
          <w:p w14:paraId="4A2A4959" w14:textId="0FA8EEB2"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534CC821" w14:textId="25511328"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43A669F0"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3F55A99"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623AEEC2" w14:textId="76A14C76"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09609F78" w14:textId="77777777" w:rsidTr="00614F5B">
        <w:trPr>
          <w:trHeight w:val="340"/>
        </w:trPr>
        <w:tc>
          <w:tcPr>
            <w:tcW w:w="274" w:type="pct"/>
            <w:shd w:val="clear" w:color="auto" w:fill="auto"/>
            <w:vAlign w:val="center"/>
          </w:tcPr>
          <w:p w14:paraId="5411C7A2"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49246D1D" w14:textId="2BAF69CA" w:rsidR="004A7CFC" w:rsidRPr="00DD6B5A" w:rsidRDefault="002E2222"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EsGKind</w:t>
            </w:r>
            <w:proofErr w:type="spellEnd"/>
          </w:p>
        </w:tc>
        <w:tc>
          <w:tcPr>
            <w:tcW w:w="1923" w:type="pct"/>
            <w:shd w:val="clear" w:color="auto" w:fill="auto"/>
            <w:noWrap/>
            <w:vAlign w:val="center"/>
          </w:tcPr>
          <w:p w14:paraId="157AD485" w14:textId="576E09A0"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永續績效連結授信類別</w:t>
            </w:r>
          </w:p>
        </w:tc>
        <w:tc>
          <w:tcPr>
            <w:tcW w:w="275" w:type="pct"/>
            <w:shd w:val="clear" w:color="auto" w:fill="auto"/>
            <w:noWrap/>
            <w:vAlign w:val="center"/>
          </w:tcPr>
          <w:p w14:paraId="2437A3C5" w14:textId="4C038417"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059291EA" w14:textId="25E0F2C8"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2F46D36"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060094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1:E環境</w:t>
            </w:r>
          </w:p>
          <w:p w14:paraId="7F518511"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2:S社會責任</w:t>
            </w:r>
          </w:p>
          <w:p w14:paraId="756AE2EC"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3:G公司治理 </w:t>
            </w:r>
          </w:p>
          <w:p w14:paraId="209068CE"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4:ES環境及社會責任 </w:t>
            </w:r>
          </w:p>
          <w:p w14:paraId="5F115E0E"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5:EG環境及公司治理 </w:t>
            </w:r>
          </w:p>
          <w:p w14:paraId="38523A45"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6:SG社會責任及公司治理 </w:t>
            </w:r>
          </w:p>
          <w:p w14:paraId="560E9B17" w14:textId="45923438"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7:ESG環境、社會責任及公司治理</w:t>
            </w:r>
          </w:p>
        </w:tc>
      </w:tr>
      <w:tr w:rsidR="00DD6B5A" w:rsidRPr="00DD6B5A" w14:paraId="033393AB" w14:textId="77777777" w:rsidTr="00614F5B">
        <w:trPr>
          <w:trHeight w:val="340"/>
        </w:trPr>
        <w:tc>
          <w:tcPr>
            <w:tcW w:w="274" w:type="pct"/>
            <w:shd w:val="clear" w:color="auto" w:fill="auto"/>
            <w:vAlign w:val="center"/>
          </w:tcPr>
          <w:p w14:paraId="409B8C84"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A6A8896" w14:textId="0A8B55AF" w:rsidR="004A7CFC" w:rsidRPr="00DD6B5A" w:rsidRDefault="002E2222"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EsGcnl</w:t>
            </w:r>
            <w:proofErr w:type="spellEnd"/>
          </w:p>
        </w:tc>
        <w:tc>
          <w:tcPr>
            <w:tcW w:w="1923" w:type="pct"/>
            <w:shd w:val="clear" w:color="auto" w:fill="auto"/>
            <w:noWrap/>
            <w:vAlign w:val="center"/>
          </w:tcPr>
          <w:p w14:paraId="5406AACC" w14:textId="23D00FEA"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永續績效連結授信約定條件全部未達成通報</w:t>
            </w:r>
          </w:p>
        </w:tc>
        <w:tc>
          <w:tcPr>
            <w:tcW w:w="275" w:type="pct"/>
            <w:shd w:val="clear" w:color="auto" w:fill="auto"/>
            <w:noWrap/>
            <w:vAlign w:val="center"/>
          </w:tcPr>
          <w:p w14:paraId="1ED338D1" w14:textId="7B22F86D"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28376233" w14:textId="39AB66F6"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FBF01CF"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77002796"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0DB566C0" w14:textId="5BFBA997"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5E3CCBDE" w14:textId="77777777" w:rsidTr="00614F5B">
        <w:trPr>
          <w:trHeight w:val="340"/>
        </w:trPr>
        <w:tc>
          <w:tcPr>
            <w:tcW w:w="274" w:type="pct"/>
            <w:shd w:val="clear" w:color="auto" w:fill="auto"/>
            <w:vAlign w:val="center"/>
          </w:tcPr>
          <w:p w14:paraId="5D23DD29" w14:textId="77777777" w:rsidR="00C7359E" w:rsidRPr="000272FB" w:rsidRDefault="00C7359E" w:rsidP="0078740E">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shd w:val="clear" w:color="auto" w:fill="auto"/>
            <w:noWrap/>
            <w:vAlign w:val="center"/>
          </w:tcPr>
          <w:p w14:paraId="43E867E1" w14:textId="0ED9505B" w:rsidR="00C7359E" w:rsidRPr="000272FB" w:rsidRDefault="00C7359E" w:rsidP="007D08C0">
            <w:pPr>
              <w:widowControl/>
              <w:rPr>
                <w:rFonts w:ascii="標楷體" w:eastAsia="標楷體" w:hAnsi="標楷體" w:cs="新細明體"/>
                <w:color w:val="000000" w:themeColor="text1"/>
                <w:kern w:val="0"/>
                <w:highlight w:val="cyan"/>
              </w:rPr>
            </w:pPr>
            <w:proofErr w:type="spellStart"/>
            <w:r w:rsidRPr="000272FB">
              <w:rPr>
                <w:rFonts w:ascii="標楷體" w:eastAsia="標楷體" w:hAnsi="標楷體" w:cs="新細明體"/>
                <w:color w:val="000000" w:themeColor="text1"/>
                <w:kern w:val="0"/>
                <w:highlight w:val="cyan"/>
              </w:rPr>
              <w:t>PreStarBuildingYM</w:t>
            </w:r>
            <w:proofErr w:type="spellEnd"/>
          </w:p>
        </w:tc>
        <w:tc>
          <w:tcPr>
            <w:tcW w:w="1923" w:type="pct"/>
            <w:shd w:val="clear" w:color="auto" w:fill="auto"/>
            <w:noWrap/>
            <w:vAlign w:val="center"/>
          </w:tcPr>
          <w:p w14:paraId="45E5F17D" w14:textId="5317656D"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約定動工年月</w:t>
            </w:r>
          </w:p>
        </w:tc>
        <w:tc>
          <w:tcPr>
            <w:tcW w:w="275" w:type="pct"/>
            <w:shd w:val="clear" w:color="auto" w:fill="auto"/>
            <w:noWrap/>
            <w:vAlign w:val="center"/>
          </w:tcPr>
          <w:p w14:paraId="216E1E94" w14:textId="6F7C6A60" w:rsidR="00C7359E" w:rsidRPr="000272FB" w:rsidRDefault="00C7359E"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9</w:t>
            </w:r>
          </w:p>
        </w:tc>
        <w:tc>
          <w:tcPr>
            <w:tcW w:w="275" w:type="pct"/>
            <w:shd w:val="clear" w:color="auto" w:fill="auto"/>
            <w:noWrap/>
            <w:vAlign w:val="center"/>
          </w:tcPr>
          <w:p w14:paraId="1897E943" w14:textId="7A8160FF" w:rsidR="00C7359E" w:rsidRPr="000272FB" w:rsidRDefault="00197B85"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5</w:t>
            </w:r>
          </w:p>
        </w:tc>
        <w:tc>
          <w:tcPr>
            <w:tcW w:w="275" w:type="pct"/>
          </w:tcPr>
          <w:p w14:paraId="16DC6C7C" w14:textId="77777777" w:rsidR="00C7359E" w:rsidRPr="000272FB" w:rsidRDefault="00C7359E" w:rsidP="00614F5B">
            <w:pPr>
              <w:widowControl/>
              <w:jc w:val="center"/>
              <w:rPr>
                <w:rFonts w:ascii="標楷體" w:eastAsia="標楷體" w:hAnsi="標楷體" w:cs="新細明體"/>
                <w:color w:val="000000" w:themeColor="text1"/>
                <w:kern w:val="0"/>
                <w:highlight w:val="cyan"/>
              </w:rPr>
            </w:pPr>
          </w:p>
        </w:tc>
        <w:tc>
          <w:tcPr>
            <w:tcW w:w="1264" w:type="pct"/>
            <w:shd w:val="clear" w:color="auto" w:fill="auto"/>
            <w:noWrap/>
            <w:vAlign w:val="center"/>
          </w:tcPr>
          <w:p w14:paraId="213A8CEB" w14:textId="4411D126" w:rsidR="00C7359E" w:rsidRPr="000272FB" w:rsidRDefault="00C7359E" w:rsidP="00C7359E">
            <w:pP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0</w:t>
            </w:r>
          </w:p>
        </w:tc>
      </w:tr>
      <w:tr w:rsidR="00DD6B5A" w:rsidRPr="00DD6B5A" w14:paraId="5B48613B" w14:textId="77777777" w:rsidTr="00614F5B">
        <w:trPr>
          <w:trHeight w:val="340"/>
        </w:trPr>
        <w:tc>
          <w:tcPr>
            <w:tcW w:w="274" w:type="pct"/>
            <w:shd w:val="clear" w:color="auto" w:fill="auto"/>
            <w:vAlign w:val="center"/>
          </w:tcPr>
          <w:p w14:paraId="0A8E360A" w14:textId="77777777" w:rsidR="00C7359E" w:rsidRPr="000272FB" w:rsidRDefault="00C7359E" w:rsidP="0078740E">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shd w:val="clear" w:color="auto" w:fill="auto"/>
            <w:noWrap/>
            <w:vAlign w:val="center"/>
          </w:tcPr>
          <w:p w14:paraId="0CBBE6FE" w14:textId="2694F267" w:rsidR="00C7359E" w:rsidRPr="000272FB" w:rsidRDefault="00C7359E" w:rsidP="007D08C0">
            <w:pPr>
              <w:widowControl/>
              <w:rPr>
                <w:rFonts w:ascii="標楷體" w:eastAsia="標楷體" w:hAnsi="標楷體" w:cs="新細明體"/>
                <w:color w:val="000000" w:themeColor="text1"/>
                <w:kern w:val="0"/>
                <w:highlight w:val="cyan"/>
              </w:rPr>
            </w:pPr>
            <w:proofErr w:type="spellStart"/>
            <w:r w:rsidRPr="000272FB">
              <w:rPr>
                <w:rFonts w:ascii="標楷體" w:eastAsia="標楷體" w:hAnsi="標楷體" w:cs="新細明體"/>
                <w:color w:val="000000" w:themeColor="text1"/>
                <w:kern w:val="0"/>
                <w:highlight w:val="cyan"/>
              </w:rPr>
              <w:t>StarBuildingYM</w:t>
            </w:r>
            <w:proofErr w:type="spellEnd"/>
          </w:p>
        </w:tc>
        <w:tc>
          <w:tcPr>
            <w:tcW w:w="1923" w:type="pct"/>
            <w:shd w:val="clear" w:color="auto" w:fill="auto"/>
            <w:noWrap/>
            <w:vAlign w:val="center"/>
          </w:tcPr>
          <w:p w14:paraId="1F994B15" w14:textId="0DF8ABC0"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實際興建年月</w:t>
            </w:r>
          </w:p>
        </w:tc>
        <w:tc>
          <w:tcPr>
            <w:tcW w:w="275" w:type="pct"/>
            <w:shd w:val="clear" w:color="auto" w:fill="auto"/>
            <w:noWrap/>
            <w:vAlign w:val="center"/>
          </w:tcPr>
          <w:p w14:paraId="56E22FEE" w14:textId="407BF033" w:rsidR="00C7359E" w:rsidRPr="000272FB" w:rsidRDefault="00C7359E"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9</w:t>
            </w:r>
          </w:p>
        </w:tc>
        <w:tc>
          <w:tcPr>
            <w:tcW w:w="275" w:type="pct"/>
            <w:shd w:val="clear" w:color="auto" w:fill="auto"/>
            <w:noWrap/>
            <w:vAlign w:val="center"/>
          </w:tcPr>
          <w:p w14:paraId="3E55AC5B" w14:textId="189E3DCE" w:rsidR="00C7359E" w:rsidRPr="000272FB" w:rsidRDefault="00197B85"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5</w:t>
            </w:r>
          </w:p>
        </w:tc>
        <w:tc>
          <w:tcPr>
            <w:tcW w:w="275" w:type="pct"/>
          </w:tcPr>
          <w:p w14:paraId="77C1F24D" w14:textId="77777777" w:rsidR="00C7359E" w:rsidRPr="000272FB" w:rsidRDefault="00C7359E" w:rsidP="00614F5B">
            <w:pPr>
              <w:widowControl/>
              <w:jc w:val="center"/>
              <w:rPr>
                <w:rFonts w:ascii="標楷體" w:eastAsia="標楷體" w:hAnsi="標楷體" w:cs="新細明體"/>
                <w:color w:val="000000" w:themeColor="text1"/>
                <w:kern w:val="0"/>
                <w:highlight w:val="cyan"/>
              </w:rPr>
            </w:pPr>
          </w:p>
        </w:tc>
        <w:tc>
          <w:tcPr>
            <w:tcW w:w="1264" w:type="pct"/>
            <w:shd w:val="clear" w:color="auto" w:fill="auto"/>
            <w:noWrap/>
            <w:vAlign w:val="center"/>
          </w:tcPr>
          <w:p w14:paraId="66796C9B" w14:textId="64D2A88D" w:rsidR="00C7359E" w:rsidRPr="000272FB" w:rsidRDefault="00C7359E" w:rsidP="002E2222">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0</w:t>
            </w:r>
          </w:p>
        </w:tc>
      </w:tr>
      <w:tr w:rsidR="00DD6B5A" w:rsidRPr="00DD6B5A" w14:paraId="216EDEB9" w14:textId="77777777" w:rsidTr="00614F5B">
        <w:trPr>
          <w:trHeight w:val="340"/>
        </w:trPr>
        <w:tc>
          <w:tcPr>
            <w:tcW w:w="274" w:type="pct"/>
            <w:shd w:val="clear" w:color="auto" w:fill="auto"/>
            <w:vAlign w:val="center"/>
          </w:tcPr>
          <w:p w14:paraId="1DA661F7" w14:textId="5CF5180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308F2C9" w14:textId="1BB9F2BA" w:rsidR="008464F4" w:rsidRPr="00DD6B5A" w:rsidRDefault="008464F4"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RelationCode</w:t>
            </w:r>
            <w:proofErr w:type="spellEnd"/>
          </w:p>
        </w:tc>
        <w:tc>
          <w:tcPr>
            <w:tcW w:w="1923" w:type="pct"/>
            <w:shd w:val="clear" w:color="auto" w:fill="auto"/>
            <w:noWrap/>
            <w:vAlign w:val="center"/>
            <w:hideMark/>
          </w:tcPr>
          <w:p w14:paraId="5956C962"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與借款人關係</w:t>
            </w:r>
          </w:p>
        </w:tc>
        <w:tc>
          <w:tcPr>
            <w:tcW w:w="275" w:type="pct"/>
            <w:shd w:val="clear" w:color="auto" w:fill="auto"/>
            <w:noWrap/>
            <w:vAlign w:val="center"/>
            <w:hideMark/>
          </w:tcPr>
          <w:p w14:paraId="71788F90"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92874C9"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401D3A52" w14:textId="6FCB0C6F"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614B3693" w14:textId="2C6D7638" w:rsidR="00FD0FD5" w:rsidRPr="00DD6B5A" w:rsidRDefault="008D5E40"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繳款方式</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為</w:t>
            </w:r>
            <w:r w:rsidRPr="00DD6B5A">
              <w:rPr>
                <w:rFonts w:ascii="標楷體" w:eastAsia="標楷體" w:hAnsi="標楷體" w:cs="新細明體" w:hint="eastAsia"/>
                <w:color w:val="000000" w:themeColor="text1"/>
                <w:kern w:val="0"/>
              </w:rPr>
              <w:t>[02.</w:t>
            </w:r>
            <w:r w:rsidR="00FD0FD5" w:rsidRPr="00DD6B5A">
              <w:rPr>
                <w:rFonts w:ascii="標楷體" w:eastAsia="標楷體" w:hAnsi="標楷體" w:cs="新細明體" w:hint="eastAsia"/>
                <w:color w:val="000000" w:themeColor="text1"/>
                <w:kern w:val="0"/>
              </w:rPr>
              <w:t>銀行扣款</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時必填</w:t>
            </w:r>
          </w:p>
          <w:p w14:paraId="3A68F331" w14:textId="0340A01D"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本人</w:t>
            </w:r>
          </w:p>
          <w:p w14:paraId="67467651"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夫</w:t>
            </w:r>
          </w:p>
          <w:p w14:paraId="1535E143"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妻</w:t>
            </w:r>
          </w:p>
          <w:p w14:paraId="4F0F8707"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父</w:t>
            </w:r>
          </w:p>
          <w:p w14:paraId="21BC0085"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母</w:t>
            </w:r>
          </w:p>
          <w:p w14:paraId="446CB426"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子</w:t>
            </w:r>
          </w:p>
          <w:p w14:paraId="1947FABC"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女</w:t>
            </w:r>
          </w:p>
          <w:p w14:paraId="796ACB7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07</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兄</w:t>
            </w:r>
          </w:p>
          <w:p w14:paraId="110CBE3F"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08</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弟</w:t>
            </w:r>
          </w:p>
          <w:p w14:paraId="30EB2FE9"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姊</w:t>
            </w:r>
          </w:p>
          <w:p w14:paraId="4999B9E3"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妹</w:t>
            </w:r>
          </w:p>
          <w:p w14:paraId="297D14CE"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姪子</w:t>
            </w:r>
          </w:p>
          <w:p w14:paraId="60150508" w14:textId="3E93E66C"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14C21714" w14:textId="77777777" w:rsidTr="00614F5B">
        <w:trPr>
          <w:trHeight w:val="340"/>
        </w:trPr>
        <w:tc>
          <w:tcPr>
            <w:tcW w:w="274" w:type="pct"/>
            <w:shd w:val="clear" w:color="auto" w:fill="auto"/>
            <w:vAlign w:val="center"/>
          </w:tcPr>
          <w:p w14:paraId="35631861" w14:textId="41A8172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5AB0B6B" w14:textId="1B4DA580" w:rsidR="008464F4" w:rsidRPr="00DD6B5A" w:rsidRDefault="008464F4"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RelationName</w:t>
            </w:r>
            <w:proofErr w:type="spellEnd"/>
          </w:p>
        </w:tc>
        <w:tc>
          <w:tcPr>
            <w:tcW w:w="1923" w:type="pct"/>
            <w:shd w:val="clear" w:color="auto" w:fill="auto"/>
            <w:noWrap/>
            <w:vAlign w:val="center"/>
            <w:hideMark/>
          </w:tcPr>
          <w:p w14:paraId="7DE1DAF7"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帳戶戶名</w:t>
            </w:r>
          </w:p>
        </w:tc>
        <w:tc>
          <w:tcPr>
            <w:tcW w:w="275" w:type="pct"/>
            <w:shd w:val="clear" w:color="auto" w:fill="auto"/>
            <w:noWrap/>
            <w:vAlign w:val="center"/>
            <w:hideMark/>
          </w:tcPr>
          <w:p w14:paraId="5C9A206D"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FDAE89D" w14:textId="4250EF1A"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100</w:t>
            </w:r>
          </w:p>
        </w:tc>
        <w:tc>
          <w:tcPr>
            <w:tcW w:w="275" w:type="pct"/>
          </w:tcPr>
          <w:p w14:paraId="5D5A48E3" w14:textId="34EE0DAC"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2C1AA1E8" w14:textId="6F2C7583" w:rsidR="008464F4" w:rsidRPr="00DD6B5A" w:rsidRDefault="008D5E40"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w:t>
            </w:r>
            <w:r w:rsidR="00FD0FD5" w:rsidRPr="00DD6B5A">
              <w:rPr>
                <w:rFonts w:ascii="標楷體" w:eastAsia="標楷體" w:hAnsi="標楷體" w:cs="新細明體" w:hint="eastAsia"/>
                <w:color w:val="000000" w:themeColor="text1"/>
                <w:kern w:val="0"/>
              </w:rPr>
              <w:t>借款人關係</w:t>
            </w:r>
            <w:r w:rsidRPr="00DD6B5A">
              <w:rPr>
                <w:rFonts w:ascii="標楷體" w:eastAsia="標楷體" w:hAnsi="標楷體" w:cs="新細明體" w:hint="eastAsia"/>
                <w:color w:val="000000" w:themeColor="text1"/>
                <w:kern w:val="0"/>
              </w:rPr>
              <w:t>]不</w:t>
            </w:r>
            <w:r w:rsidR="00FD0FD5" w:rsidRPr="00DD6B5A">
              <w:rPr>
                <w:rFonts w:ascii="標楷體" w:eastAsia="標楷體" w:hAnsi="標楷體" w:cs="新細明體" w:hint="eastAsia"/>
                <w:color w:val="000000" w:themeColor="text1"/>
                <w:kern w:val="0"/>
              </w:rPr>
              <w:t>為</w:t>
            </w:r>
            <w:r w:rsidRPr="00DD6B5A">
              <w:rPr>
                <w:rFonts w:ascii="標楷體" w:eastAsia="標楷體" w:hAnsi="標楷體" w:cs="新細明體" w:hint="eastAsia"/>
                <w:color w:val="000000" w:themeColor="text1"/>
                <w:kern w:val="0"/>
              </w:rPr>
              <w:t>00</w:t>
            </w:r>
            <w:r w:rsidR="00FD0FD5" w:rsidRPr="00DD6B5A">
              <w:rPr>
                <w:rFonts w:ascii="標楷體" w:eastAsia="標楷體" w:hAnsi="標楷體" w:cs="新細明體" w:hint="eastAsia"/>
                <w:color w:val="000000" w:themeColor="text1"/>
                <w:kern w:val="0"/>
              </w:rPr>
              <w:t>時必填</w:t>
            </w:r>
          </w:p>
        </w:tc>
      </w:tr>
      <w:tr w:rsidR="00DD6B5A" w:rsidRPr="00DD6B5A" w14:paraId="089A2941" w14:textId="77777777" w:rsidTr="00614F5B">
        <w:trPr>
          <w:trHeight w:val="340"/>
        </w:trPr>
        <w:tc>
          <w:tcPr>
            <w:tcW w:w="274" w:type="pct"/>
            <w:shd w:val="clear" w:color="auto" w:fill="auto"/>
            <w:vAlign w:val="center"/>
          </w:tcPr>
          <w:p w14:paraId="74FC0CEA" w14:textId="688D96CC"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488651F" w14:textId="7EB3E073" w:rsidR="008D5E40" w:rsidRPr="00DD6B5A" w:rsidRDefault="008D5E40" w:rsidP="008D5E4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RelationId</w:t>
            </w:r>
            <w:proofErr w:type="spellEnd"/>
          </w:p>
        </w:tc>
        <w:tc>
          <w:tcPr>
            <w:tcW w:w="1923" w:type="pct"/>
            <w:shd w:val="clear" w:color="auto" w:fill="auto"/>
            <w:noWrap/>
            <w:vAlign w:val="center"/>
            <w:hideMark/>
          </w:tcPr>
          <w:p w14:paraId="7F9C1054" w14:textId="77777777"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身分證字號</w:t>
            </w:r>
          </w:p>
        </w:tc>
        <w:tc>
          <w:tcPr>
            <w:tcW w:w="275" w:type="pct"/>
            <w:shd w:val="clear" w:color="auto" w:fill="auto"/>
            <w:noWrap/>
            <w:vAlign w:val="center"/>
            <w:hideMark/>
          </w:tcPr>
          <w:p w14:paraId="212B5DF4" w14:textId="77777777"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7C021CD" w14:textId="77777777"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1B516DAF" w14:textId="665F5F22"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40DD65E0" w14:textId="24AF25CB"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32B35E57" w14:textId="77777777" w:rsidTr="00FC6857">
        <w:trPr>
          <w:trHeight w:val="340"/>
        </w:trPr>
        <w:tc>
          <w:tcPr>
            <w:tcW w:w="274" w:type="pct"/>
            <w:tcBorders>
              <w:bottom w:val="single" w:sz="4" w:space="0" w:color="auto"/>
            </w:tcBorders>
            <w:shd w:val="clear" w:color="auto" w:fill="auto"/>
            <w:vAlign w:val="center"/>
          </w:tcPr>
          <w:p w14:paraId="489A6982" w14:textId="797EEA5F"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bottom w:val="single" w:sz="4" w:space="0" w:color="auto"/>
            </w:tcBorders>
            <w:shd w:val="clear" w:color="auto" w:fill="auto"/>
            <w:noWrap/>
            <w:vAlign w:val="center"/>
          </w:tcPr>
          <w:p w14:paraId="66CE7B30" w14:textId="5BDE646C" w:rsidR="008D5E40" w:rsidRPr="00DD6B5A" w:rsidRDefault="008D5E40" w:rsidP="008D5E4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RelationBirthday</w:t>
            </w:r>
            <w:proofErr w:type="spellEnd"/>
          </w:p>
        </w:tc>
        <w:tc>
          <w:tcPr>
            <w:tcW w:w="1923" w:type="pct"/>
            <w:tcBorders>
              <w:bottom w:val="single" w:sz="4" w:space="0" w:color="auto"/>
            </w:tcBorders>
            <w:shd w:val="clear" w:color="auto" w:fill="auto"/>
            <w:noWrap/>
            <w:vAlign w:val="center"/>
          </w:tcPr>
          <w:p w14:paraId="1A58CDE9" w14:textId="6EF56D96"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出生日期</w:t>
            </w:r>
          </w:p>
        </w:tc>
        <w:tc>
          <w:tcPr>
            <w:tcW w:w="275" w:type="pct"/>
            <w:tcBorders>
              <w:bottom w:val="single" w:sz="4" w:space="0" w:color="auto"/>
            </w:tcBorders>
            <w:shd w:val="clear" w:color="auto" w:fill="auto"/>
            <w:noWrap/>
            <w:vAlign w:val="center"/>
          </w:tcPr>
          <w:p w14:paraId="5BE02594" w14:textId="1AC6468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tcBorders>
              <w:bottom w:val="single" w:sz="4" w:space="0" w:color="auto"/>
            </w:tcBorders>
            <w:shd w:val="clear" w:color="auto" w:fill="auto"/>
            <w:noWrap/>
            <w:vAlign w:val="center"/>
          </w:tcPr>
          <w:p w14:paraId="410E98F9" w14:textId="00C88BC1"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Borders>
              <w:bottom w:val="single" w:sz="4" w:space="0" w:color="auto"/>
            </w:tcBorders>
          </w:tcPr>
          <w:p w14:paraId="2318EEC7" w14:textId="4B60BC63"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bottom w:val="single" w:sz="4" w:space="0" w:color="auto"/>
            </w:tcBorders>
            <w:shd w:val="clear" w:color="auto" w:fill="auto"/>
            <w:noWrap/>
            <w:vAlign w:val="center"/>
          </w:tcPr>
          <w:p w14:paraId="680F6C1C" w14:textId="1A64C765"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2CD36001" w14:textId="77777777" w:rsidTr="00614F5B">
        <w:trPr>
          <w:trHeight w:val="340"/>
        </w:trPr>
        <w:tc>
          <w:tcPr>
            <w:tcW w:w="274" w:type="pct"/>
            <w:shd w:val="clear" w:color="auto" w:fill="auto"/>
            <w:vAlign w:val="center"/>
          </w:tcPr>
          <w:p w14:paraId="45B9A22C" w14:textId="2A62DAFD"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D8F46BA" w14:textId="00FF066B" w:rsidR="008D5E40" w:rsidRPr="00DD6B5A" w:rsidRDefault="008D5E40" w:rsidP="008D5E4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RelationGender</w:t>
            </w:r>
            <w:proofErr w:type="spellEnd"/>
          </w:p>
        </w:tc>
        <w:tc>
          <w:tcPr>
            <w:tcW w:w="1923" w:type="pct"/>
            <w:shd w:val="clear" w:color="auto" w:fill="auto"/>
            <w:noWrap/>
            <w:vAlign w:val="center"/>
          </w:tcPr>
          <w:p w14:paraId="7C99381D" w14:textId="2A167843"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性別</w:t>
            </w:r>
          </w:p>
        </w:tc>
        <w:tc>
          <w:tcPr>
            <w:tcW w:w="275" w:type="pct"/>
            <w:shd w:val="clear" w:color="auto" w:fill="auto"/>
            <w:noWrap/>
            <w:vAlign w:val="center"/>
          </w:tcPr>
          <w:p w14:paraId="1D0ABC21" w14:textId="7CF8BB4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3FE000C0" w14:textId="678A979C"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5186C788" w14:textId="4B787A6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0F899986" w14:textId="30862EB5"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1ABADE9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580C5FCE"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DC433E1" w14:textId="77777777" w:rsidR="00924745" w:rsidRPr="00DD6B5A" w:rsidRDefault="00924745" w:rsidP="0092474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ProdBreachFlag</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1B073AF9"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違約適用方式是否按商品設定</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6E1C39"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E3DB8A2"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60E0F77D" w14:textId="7ACF9E0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V</w:t>
            </w:r>
          </w:p>
        </w:tc>
        <w:tc>
          <w:tcPr>
            <w:tcW w:w="1264" w:type="pct"/>
            <w:tcBorders>
              <w:top w:val="single" w:sz="4" w:space="0" w:color="auto"/>
              <w:left w:val="single" w:sz="4" w:space="0" w:color="auto"/>
              <w:bottom w:val="single" w:sz="4" w:space="0" w:color="auto"/>
              <w:right w:val="single" w:sz="4" w:space="0" w:color="auto"/>
            </w:tcBorders>
            <w:noWrap/>
          </w:tcPr>
          <w:p w14:paraId="75C6E724"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w:t>
            </w:r>
            <w:r w:rsidRPr="00DD6B5A">
              <w:rPr>
                <w:rFonts w:ascii="標楷體" w:eastAsia="標楷體" w:hAnsi="標楷體" w:cs="新細明體" w:hint="eastAsia"/>
                <w:color w:val="000000" w:themeColor="text1"/>
                <w:kern w:val="0"/>
              </w:rPr>
              <w:tab/>
              <w:t>否</w:t>
            </w:r>
          </w:p>
          <w:p w14:paraId="3183720B" w14:textId="6A9E3C92"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w:t>
            </w:r>
            <w:r w:rsidRPr="00DD6B5A">
              <w:rPr>
                <w:rFonts w:ascii="標楷體" w:eastAsia="標楷體" w:hAnsi="標楷體" w:cs="新細明體" w:hint="eastAsia"/>
                <w:color w:val="000000" w:themeColor="text1"/>
                <w:kern w:val="0"/>
              </w:rPr>
              <w:tab/>
              <w:t>是</w:t>
            </w:r>
          </w:p>
        </w:tc>
      </w:tr>
      <w:tr w:rsidR="00DD6B5A" w:rsidRPr="00DD6B5A" w14:paraId="61DBBE56"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DFA5BD1"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58A1184C"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Breach</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372DFE5E"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違約適用說明</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A841F0E"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9A86428"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200</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C1726FB" w14:textId="1418F7E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6F3F137E" w14:textId="77777777"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713C5ED3" w14:textId="77777777" w:rsidTr="00315BB0">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EB71F74" w14:textId="77777777" w:rsidR="00DD6B5A" w:rsidRPr="00DD6B5A" w:rsidRDefault="00DD6B5A" w:rsidP="00315BB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23E5732" w14:textId="77777777" w:rsidR="00DD6B5A" w:rsidRPr="00DD6B5A" w:rsidRDefault="00DD6B5A" w:rsidP="00315BB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BreachFlag</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CA3D987"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是否限制清償</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4DCEB02"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A3072D5"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FB23DAD"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V</w:t>
            </w:r>
          </w:p>
        </w:tc>
        <w:tc>
          <w:tcPr>
            <w:tcW w:w="1264" w:type="pct"/>
            <w:tcBorders>
              <w:top w:val="single" w:sz="4" w:space="0" w:color="auto"/>
              <w:left w:val="single" w:sz="4" w:space="0" w:color="auto"/>
              <w:bottom w:val="single" w:sz="4" w:space="0" w:color="auto"/>
              <w:right w:val="single" w:sz="4" w:space="0" w:color="auto"/>
            </w:tcBorders>
            <w:noWrap/>
          </w:tcPr>
          <w:p w14:paraId="53F5100E"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w:t>
            </w:r>
            <w:r w:rsidRPr="00DD6B5A">
              <w:rPr>
                <w:rFonts w:ascii="標楷體" w:eastAsia="標楷體" w:hAnsi="標楷體" w:cs="新細明體" w:hint="eastAsia"/>
                <w:color w:val="000000" w:themeColor="text1"/>
                <w:kern w:val="0"/>
              </w:rPr>
              <w:tab/>
              <w:t>否</w:t>
            </w:r>
          </w:p>
          <w:p w14:paraId="7B75CCBD"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w:t>
            </w:r>
            <w:r w:rsidRPr="00DD6B5A">
              <w:rPr>
                <w:rFonts w:ascii="標楷體" w:eastAsia="標楷體" w:hAnsi="標楷體" w:cs="新細明體" w:hint="eastAsia"/>
                <w:color w:val="000000" w:themeColor="text1"/>
                <w:kern w:val="0"/>
              </w:rPr>
              <w:tab/>
              <w:t>是</w:t>
            </w:r>
          </w:p>
        </w:tc>
      </w:tr>
      <w:tr w:rsidR="00DD6B5A" w:rsidRPr="00DD6B5A" w14:paraId="44846ECE"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A30BEE9"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18BF8B" w14:textId="3E5A7AC0" w:rsidR="00DD6B5A" w:rsidRPr="00EC370B" w:rsidRDefault="00DD6B5A" w:rsidP="00DD6B5A">
            <w:pPr>
              <w:widowControl/>
              <w:rPr>
                <w:rFonts w:ascii="標楷體" w:eastAsia="標楷體" w:hAnsi="標楷體" w:cs="新細明體"/>
                <w:color w:val="000000" w:themeColor="text1"/>
                <w:kern w:val="0"/>
                <w:highlight w:val="cyan"/>
              </w:rPr>
            </w:pPr>
            <w:proofErr w:type="spellStart"/>
            <w:r w:rsidRPr="00EC370B">
              <w:rPr>
                <w:rFonts w:ascii="標楷體" w:eastAsia="標楷體" w:hAnsi="標楷體" w:hint="eastAsia"/>
                <w:color w:val="000000" w:themeColor="text1"/>
                <w:highlight w:val="cyan"/>
              </w:rPr>
              <w:t>BreachCode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791B99" w14:textId="0506FCCC"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違約適用方式</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424B032" w14:textId="77777777"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E88526B" w14:textId="3FDC82A2"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ECEAE0F" w14:textId="38A8BFFE"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0659F7CF" w14:textId="2B726E71" w:rsidR="00DD6B5A" w:rsidRPr="00EC370B" w:rsidRDefault="00DD6B5A" w:rsidP="00DD6B5A">
            <w:pPr>
              <w:widowControl/>
              <w:rPr>
                <w:rFonts w:ascii="標楷體" w:eastAsia="標楷體" w:hAnsi="標楷體"/>
                <w:color w:val="000000" w:themeColor="text1"/>
                <w:kern w:val="0"/>
                <w:highlight w:val="cyan"/>
              </w:rPr>
            </w:pPr>
            <w:r w:rsidRPr="00EC370B">
              <w:rPr>
                <w:rFonts w:ascii="標楷體" w:eastAsia="標楷體" w:hAnsi="標楷體" w:hint="eastAsia"/>
                <w:color w:val="000000" w:themeColor="text1"/>
                <w:highlight w:val="cyan"/>
              </w:rPr>
              <w:t>共用代碼檔</w:t>
            </w:r>
            <w:r w:rsidRPr="00EC370B">
              <w:rPr>
                <w:rFonts w:ascii="標楷體" w:eastAsia="標楷體" w:hAnsi="標楷體" w:hint="eastAsia"/>
                <w:color w:val="000000" w:themeColor="text1"/>
                <w:highlight w:val="cyan"/>
              </w:rPr>
              <w:br/>
              <w:t>001:綁約[按年分段]</w:t>
            </w:r>
            <w:r w:rsidRPr="00EC370B">
              <w:rPr>
                <w:rFonts w:ascii="標楷體" w:eastAsia="標楷體" w:hAnsi="標楷體" w:hint="eastAsia"/>
                <w:color w:val="000000" w:themeColor="text1"/>
                <w:highlight w:val="cyan"/>
              </w:rPr>
              <w:br/>
              <w:t>002:綁約[按月分段]</w:t>
            </w:r>
            <w:r w:rsidRPr="00EC370B">
              <w:rPr>
                <w:rFonts w:ascii="標楷體" w:eastAsia="標楷體" w:hAnsi="標楷體" w:hint="eastAsia"/>
                <w:color w:val="000000" w:themeColor="text1"/>
                <w:highlight w:val="cyan"/>
              </w:rPr>
              <w:br/>
              <w:t>003:依核准額度</w:t>
            </w:r>
            <w:r w:rsidRPr="00EC370B">
              <w:rPr>
                <w:rFonts w:ascii="標楷體" w:eastAsia="標楷體" w:hAnsi="標楷體" w:hint="eastAsia"/>
                <w:color w:val="000000" w:themeColor="text1"/>
                <w:highlight w:val="cyan"/>
              </w:rPr>
              <w:br/>
            </w:r>
            <w:r w:rsidRPr="00EC370B">
              <w:rPr>
                <w:rFonts w:ascii="標楷體" w:eastAsia="標楷體" w:hAnsi="標楷體" w:hint="eastAsia"/>
                <w:color w:val="000000" w:themeColor="text1"/>
                <w:highlight w:val="cyan"/>
              </w:rPr>
              <w:lastRenderedPageBreak/>
              <w:t>004:依撥款金額</w:t>
            </w:r>
            <w:r w:rsidRPr="00EC370B">
              <w:rPr>
                <w:rFonts w:ascii="標楷體" w:eastAsia="標楷體" w:hAnsi="標楷體" w:hint="eastAsia"/>
                <w:color w:val="000000" w:themeColor="text1"/>
                <w:highlight w:val="cyan"/>
              </w:rPr>
              <w:br/>
              <w:t>005:依提前償還金額</w:t>
            </w:r>
          </w:p>
        </w:tc>
      </w:tr>
      <w:tr w:rsidR="00DD6B5A" w:rsidRPr="00DD6B5A" w14:paraId="5FCA1A52"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F8DF495"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ECDB1D" w14:textId="6E93388B" w:rsidR="00DD6B5A" w:rsidRPr="00EC370B" w:rsidRDefault="00DD6B5A" w:rsidP="00DD6B5A">
            <w:pPr>
              <w:widowControl/>
              <w:rPr>
                <w:rFonts w:ascii="標楷體" w:eastAsia="標楷體" w:hAnsi="標楷體" w:cs="新細明體"/>
                <w:color w:val="000000" w:themeColor="text1"/>
                <w:kern w:val="0"/>
                <w:highlight w:val="cyan"/>
              </w:rPr>
            </w:pPr>
            <w:proofErr w:type="spellStart"/>
            <w:r w:rsidRPr="00EC370B">
              <w:rPr>
                <w:rFonts w:ascii="標楷體" w:eastAsia="標楷體" w:hAnsi="標楷體" w:hint="eastAsia"/>
                <w:color w:val="000000" w:themeColor="text1"/>
                <w:highlight w:val="cyan"/>
              </w:rPr>
              <w:t>BreachGetCode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9E98FE" w14:textId="037366BF"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違約金收取方式</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F5FF740" w14:textId="77777777"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9D4E2E" w14:textId="7221C746"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0CD30A6" w14:textId="18DEA6A5"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4E63A552" w14:textId="6CA7A4B7" w:rsidR="00DD6B5A" w:rsidRPr="00EC370B" w:rsidRDefault="00DD6B5A" w:rsidP="00DD6B5A">
            <w:pPr>
              <w:widowControl/>
              <w:rPr>
                <w:rFonts w:ascii="標楷體" w:eastAsia="標楷體" w:hAnsi="標楷體"/>
                <w:color w:val="000000" w:themeColor="text1"/>
                <w:kern w:val="0"/>
                <w:highlight w:val="cyan"/>
              </w:rPr>
            </w:pPr>
            <w:r w:rsidRPr="00EC370B">
              <w:rPr>
                <w:rFonts w:ascii="標楷體" w:eastAsia="標楷體" w:hAnsi="標楷體" w:hint="eastAsia"/>
                <w:color w:val="000000" w:themeColor="text1"/>
                <w:highlight w:val="cyan"/>
              </w:rPr>
              <w:t>共用代碼檔</w:t>
            </w:r>
            <w:r w:rsidRPr="00EC370B">
              <w:rPr>
                <w:rFonts w:ascii="標楷體" w:eastAsia="標楷體" w:hAnsi="標楷體" w:hint="eastAsia"/>
                <w:color w:val="000000" w:themeColor="text1"/>
                <w:highlight w:val="cyan"/>
              </w:rPr>
              <w:br/>
              <w:t>1:即時收取</w:t>
            </w:r>
            <w:r w:rsidRPr="00EC370B">
              <w:rPr>
                <w:rFonts w:ascii="標楷體" w:eastAsia="標楷體" w:hAnsi="標楷體" w:hint="eastAsia"/>
                <w:color w:val="000000" w:themeColor="text1"/>
                <w:highlight w:val="cyan"/>
              </w:rPr>
              <w:br/>
              <w:t>2:領清償證明時收取</w:t>
            </w:r>
          </w:p>
        </w:tc>
      </w:tr>
      <w:tr w:rsidR="00DD6B5A" w:rsidRPr="00DD6B5A" w14:paraId="33AE1D93"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EB71883"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341802" w14:textId="412CD693" w:rsidR="00DD6B5A" w:rsidRPr="00EC370B" w:rsidRDefault="00DD6B5A" w:rsidP="00DD6B5A">
            <w:pPr>
              <w:widowControl/>
              <w:rPr>
                <w:rFonts w:ascii="標楷體" w:eastAsia="標楷體" w:hAnsi="標楷體" w:cs="新細明體"/>
                <w:color w:val="000000" w:themeColor="text1"/>
                <w:kern w:val="0"/>
                <w:highlight w:val="cyan"/>
              </w:rPr>
            </w:pPr>
            <w:proofErr w:type="spellStart"/>
            <w:r w:rsidRPr="00EC370B">
              <w:rPr>
                <w:rFonts w:ascii="標楷體" w:eastAsia="標楷體" w:hAnsi="標楷體" w:hint="eastAsia"/>
                <w:color w:val="000000" w:themeColor="text1"/>
                <w:highlight w:val="cyan"/>
              </w:rPr>
              <w:t>ProhibitMonth</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89C3F7" w14:textId="04261D94"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限制清償期限</w:t>
            </w:r>
            <w:r w:rsidR="007422A2">
              <w:rPr>
                <w:rFonts w:ascii="標楷體" w:eastAsia="標楷體" w:hAnsi="標楷體" w:hint="eastAsia"/>
                <w:color w:val="000000" w:themeColor="text1"/>
                <w:highlight w:val="cyan"/>
              </w:rPr>
              <w:t>(月)</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E2FC042" w14:textId="750EDA04"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EF828A" w14:textId="647F3134"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76FA473" w14:textId="06FA1FC6"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3C30B575" w14:textId="5E228719" w:rsidR="00DD6B5A" w:rsidRPr="00EC370B" w:rsidRDefault="000475B6" w:rsidP="00DD6B5A">
            <w:pPr>
              <w:widowControl/>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0</w:t>
            </w:r>
          </w:p>
        </w:tc>
      </w:tr>
      <w:tr w:rsidR="000475B6" w:rsidRPr="00DD6B5A" w14:paraId="22E204DF"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A44C5A4" w14:textId="77777777" w:rsidR="000475B6" w:rsidRPr="00EC370B" w:rsidRDefault="000475B6" w:rsidP="000475B6">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5EE758" w14:textId="138808A4" w:rsidR="000475B6" w:rsidRPr="00EC370B" w:rsidRDefault="000475B6" w:rsidP="000475B6">
            <w:pPr>
              <w:widowControl/>
              <w:rPr>
                <w:rFonts w:ascii="標楷體" w:eastAsia="標楷體" w:hAnsi="標楷體" w:cs="新細明體"/>
                <w:color w:val="000000" w:themeColor="text1"/>
                <w:kern w:val="0"/>
                <w:highlight w:val="cyan"/>
              </w:rPr>
            </w:pPr>
            <w:proofErr w:type="spellStart"/>
            <w:r w:rsidRPr="00EC370B">
              <w:rPr>
                <w:rFonts w:ascii="標楷體" w:eastAsia="標楷體" w:hAnsi="標楷體" w:hint="eastAsia"/>
                <w:color w:val="000000" w:themeColor="text1"/>
                <w:highlight w:val="cyan"/>
              </w:rPr>
              <w:t>BreachPercent</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DDC860" w14:textId="154303E7"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違約金百分比</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15CE790" w14:textId="4514BE94"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42C4D3E" w14:textId="1862E23D"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3</w:t>
            </w:r>
            <w:r w:rsidRPr="00EC370B">
              <w:rPr>
                <w:rFonts w:ascii="標楷體" w:eastAsia="標楷體" w:hAnsi="標楷體" w:cs="新細明體"/>
                <w:color w:val="000000" w:themeColor="text1"/>
                <w:kern w:val="0"/>
                <w:highlight w:val="cyan"/>
              </w:rPr>
              <w:t>.2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29BF367" w14:textId="15F64053"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5370A11F" w14:textId="0EB307AF"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0</w:t>
            </w:r>
            <w:r w:rsidRPr="00EC370B">
              <w:rPr>
                <w:rFonts w:ascii="標楷體" w:eastAsia="標楷體" w:hAnsi="標楷體" w:cs="新細明體"/>
                <w:color w:val="000000" w:themeColor="text1"/>
                <w:kern w:val="0"/>
                <w:highlight w:val="cyan"/>
              </w:rPr>
              <w:t>.00</w:t>
            </w:r>
          </w:p>
        </w:tc>
      </w:tr>
      <w:tr w:rsidR="000475B6" w:rsidRPr="00DD6B5A" w14:paraId="0FA9B787"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3CBA0879" w14:textId="77777777" w:rsidR="000475B6" w:rsidRPr="00EC370B" w:rsidRDefault="000475B6" w:rsidP="000475B6">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E3D9AE" w14:textId="3AE2C8E1" w:rsidR="000475B6" w:rsidRPr="00EC370B" w:rsidRDefault="000475B6" w:rsidP="000475B6">
            <w:pPr>
              <w:widowControl/>
              <w:rPr>
                <w:rFonts w:ascii="標楷體" w:eastAsia="標楷體" w:hAnsi="標楷體" w:cs="新細明體"/>
                <w:color w:val="000000" w:themeColor="text1"/>
                <w:kern w:val="0"/>
                <w:highlight w:val="cyan"/>
              </w:rPr>
            </w:pPr>
            <w:proofErr w:type="spellStart"/>
            <w:r w:rsidRPr="00EC370B">
              <w:rPr>
                <w:rFonts w:ascii="標楷體" w:eastAsia="標楷體" w:hAnsi="標楷體" w:hint="eastAsia"/>
                <w:color w:val="000000" w:themeColor="text1"/>
                <w:highlight w:val="cyan"/>
              </w:rPr>
              <w:t>BreachDecreaseMonth</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2CC3E" w14:textId="68F2FEB0"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違約金分段月數</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1022CCE" w14:textId="52F0860F"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B7DC336" w14:textId="5A5702A9"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2B6C96F" w14:textId="5866EC23"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68984B0A" w14:textId="77777777" w:rsidR="007422A2" w:rsidRDefault="007422A2" w:rsidP="000475B6">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0</w:t>
            </w:r>
          </w:p>
          <w:p w14:paraId="5B34B251" w14:textId="311E46AA" w:rsidR="007422A2" w:rsidRPr="00EC370B" w:rsidRDefault="007422A2" w:rsidP="000475B6">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每6個月或12個月分段</w:t>
            </w:r>
            <w:r>
              <w:rPr>
                <w:rFonts w:ascii="標楷體" w:eastAsia="標楷體" w:hAnsi="標楷體" w:cs="新細明體"/>
                <w:color w:val="000000" w:themeColor="text1"/>
                <w:kern w:val="0"/>
                <w:highlight w:val="cyan"/>
              </w:rPr>
              <w:t>…</w:t>
            </w:r>
          </w:p>
        </w:tc>
      </w:tr>
      <w:tr w:rsidR="00DD6B5A" w:rsidRPr="00DD6B5A" w14:paraId="15B28706"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A95616"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58457D" w14:textId="4798256F" w:rsidR="00DD6B5A" w:rsidRPr="00EC370B" w:rsidRDefault="00DD6B5A" w:rsidP="00DD6B5A">
            <w:pPr>
              <w:widowControl/>
              <w:rPr>
                <w:rFonts w:ascii="標楷體" w:eastAsia="標楷體" w:hAnsi="標楷體" w:cs="新細明體"/>
                <w:color w:val="000000" w:themeColor="text1"/>
                <w:kern w:val="0"/>
                <w:highlight w:val="cyan"/>
              </w:rPr>
            </w:pPr>
            <w:proofErr w:type="spellStart"/>
            <w:r w:rsidRPr="00EC370B">
              <w:rPr>
                <w:rFonts w:ascii="標楷體" w:eastAsia="標楷體" w:hAnsi="標楷體" w:hint="eastAsia"/>
                <w:color w:val="000000" w:themeColor="text1"/>
                <w:highlight w:val="cyan"/>
              </w:rPr>
              <w:t>BreachDecrease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6E886D" w14:textId="1E7C89ED"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分段遞減百分比</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A74AA66" w14:textId="5A6D03E8"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8B9B4A4" w14:textId="3331BD1B"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753CA26" w14:textId="4EE594E8"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4566D97E" w14:textId="2C67491D" w:rsidR="007422A2" w:rsidRPr="00EC370B" w:rsidRDefault="007422A2" w:rsidP="00DD6B5A">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0.00</w:t>
            </w:r>
          </w:p>
        </w:tc>
      </w:tr>
      <w:tr w:rsidR="00DD6B5A" w:rsidRPr="00DD6B5A" w14:paraId="7AACB66F"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EF47C25"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4B5901" w14:textId="7CFF5302" w:rsidR="00DD6B5A" w:rsidRPr="00EC370B" w:rsidRDefault="00DD6B5A" w:rsidP="00DD6B5A">
            <w:pPr>
              <w:widowControl/>
              <w:rPr>
                <w:rFonts w:ascii="標楷體" w:eastAsia="標楷體" w:hAnsi="標楷體" w:cs="新細明體"/>
                <w:color w:val="000000" w:themeColor="text1"/>
                <w:kern w:val="0"/>
                <w:highlight w:val="cyan"/>
              </w:rPr>
            </w:pPr>
            <w:proofErr w:type="spellStart"/>
            <w:r w:rsidRPr="00EC370B">
              <w:rPr>
                <w:rFonts w:ascii="標楷體" w:eastAsia="標楷體" w:hAnsi="標楷體" w:hint="eastAsia"/>
                <w:color w:val="000000" w:themeColor="text1"/>
                <w:highlight w:val="cyan"/>
              </w:rPr>
              <w:t>BreachStartPercent</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A252BA" w14:textId="3D611231"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還款起算比例%</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34CA1D4" w14:textId="4494B873"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DE93063" w14:textId="7140638B"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F20ECC" w14:textId="69262E36"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3D57A3AC" w14:textId="77777777" w:rsidR="00DD6B5A" w:rsidRDefault="000475B6" w:rsidP="00DD6B5A">
            <w:pPr>
              <w:widowControl/>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0</w:t>
            </w:r>
          </w:p>
          <w:p w14:paraId="722E70DD" w14:textId="7A35A553" w:rsidR="007422A2" w:rsidRPr="00EC370B" w:rsidRDefault="007422A2" w:rsidP="00DD6B5A">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還款超過多少比例會計算違約金,若無則擺0</w:t>
            </w:r>
          </w:p>
        </w:tc>
      </w:tr>
      <w:tr w:rsidR="00DD6B5A" w:rsidRPr="00DD6B5A" w14:paraId="1BA87AC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7E16563A"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39F6E861" w14:textId="135E01DB" w:rsidR="00924745" w:rsidRPr="00DD6B5A" w:rsidRDefault="00924745" w:rsidP="0092474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TwApplAmt</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503DAE13" w14:textId="07BD64F4"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94BEAC3" w14:textId="7DECF6B5"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07A2F35" w14:textId="439A72EC"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A71BB1B" w14:textId="34E34BC9" w:rsidR="00924745" w:rsidRPr="00DD6B5A" w:rsidRDefault="009247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4823ACC9" w14:textId="332A071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0468079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66DBBE12"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7179E85" w14:textId="192C8F97" w:rsidR="00924745" w:rsidRPr="00DD6B5A" w:rsidRDefault="00924745" w:rsidP="0092474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UsApplAmt</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290FF7" w14:textId="4F9F0ED0"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2561A52" w14:textId="3A2055D4"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C3CA057" w14:textId="54D66F45"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CE02F0E" w14:textId="77777777" w:rsidR="00924745" w:rsidRPr="00DD6B5A" w:rsidRDefault="00924745" w:rsidP="001D3945">
            <w:pPr>
              <w:widowControl/>
              <w:jc w:val="center"/>
              <w:rPr>
                <w:rFonts w:ascii="標楷體" w:eastAsia="標楷體" w:hAnsi="標楷體" w:cs="新細明體"/>
                <w:color w:val="000000" w:themeColor="text1"/>
                <w:kern w:val="0"/>
              </w:rPr>
            </w:pPr>
          </w:p>
        </w:tc>
        <w:tc>
          <w:tcPr>
            <w:tcW w:w="1264" w:type="pct"/>
            <w:tcBorders>
              <w:top w:val="single" w:sz="4" w:space="0" w:color="auto"/>
              <w:left w:val="single" w:sz="4" w:space="0" w:color="auto"/>
              <w:bottom w:val="single" w:sz="4" w:space="0" w:color="auto"/>
              <w:right w:val="single" w:sz="4" w:space="0" w:color="auto"/>
            </w:tcBorders>
            <w:noWrap/>
          </w:tcPr>
          <w:p w14:paraId="7F79F2E4" w14:textId="76CC45ED"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2EAD23A"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D952A79"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E8B4A28" w14:textId="6627F486" w:rsidR="00924745" w:rsidRPr="00DD6B5A" w:rsidRDefault="00924745" w:rsidP="0092474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TwAcctFee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0A8D771" w14:textId="14FA956C"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5DEE15" w14:textId="2BB35EBF"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68361FC" w14:textId="33FD12E1"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952EFE4" w14:textId="4594F1E7" w:rsidR="009247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5DC9D485" w14:textId="3C337C2F"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5905D1E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898EBF2"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DA07D81" w14:textId="1D949864" w:rsidR="00924745" w:rsidRPr="00DD6B5A" w:rsidRDefault="00924745" w:rsidP="0092474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UsAcctFee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FB887F" w14:textId="3F289DD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CB02051" w14:textId="0C7597FD"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BD49567" w14:textId="624611BC"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74446B" w14:textId="52129FFB" w:rsidR="009247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187198F6" w14:textId="58EE77B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3E15277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07BF553" w14:textId="77777777" w:rsidR="001D3945" w:rsidRPr="00DD6B5A" w:rsidRDefault="001D3945" w:rsidP="001D39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7E7F1A96" w14:textId="7F01FB83" w:rsidR="001D3945" w:rsidRPr="00DD6B5A" w:rsidRDefault="001D3945" w:rsidP="001D394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TwHandlingFee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6D2BD77D" w14:textId="3FB313F3"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F6BEEF" w14:textId="5C8ECC32"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607BFA7" w14:textId="6D3C762C"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12502191" w14:textId="438E7849"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27247E7C" w14:textId="4BA95D90"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2DD6DBC1"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18DA0E8" w14:textId="77777777" w:rsidR="001D3945" w:rsidRPr="00DD6B5A" w:rsidRDefault="001D3945" w:rsidP="001D39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0162AB8B" w14:textId="34A1B66B" w:rsidR="001D3945" w:rsidRPr="00DD6B5A" w:rsidRDefault="001D3945" w:rsidP="001D394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UsHandlingFee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15B9D02" w14:textId="11390B0E"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2A32154" w14:textId="3B773D5F"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7428361" w14:textId="687A3A1B"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DB727C8" w14:textId="3413FA6C"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067E1421" w14:textId="7D7AC830"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9151AFB" w14:textId="77777777" w:rsidTr="00FC6857">
        <w:trPr>
          <w:trHeight w:val="340"/>
        </w:trPr>
        <w:tc>
          <w:tcPr>
            <w:tcW w:w="274" w:type="pct"/>
            <w:tcBorders>
              <w:top w:val="single" w:sz="4" w:space="0" w:color="auto"/>
            </w:tcBorders>
            <w:shd w:val="clear" w:color="auto" w:fill="auto"/>
            <w:vAlign w:val="center"/>
          </w:tcPr>
          <w:p w14:paraId="6435D886"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nil"/>
              <w:bottom w:val="single" w:sz="4" w:space="0" w:color="auto"/>
              <w:right w:val="single" w:sz="4" w:space="0" w:color="auto"/>
            </w:tcBorders>
            <w:shd w:val="clear" w:color="auto" w:fill="auto"/>
            <w:noWrap/>
          </w:tcPr>
          <w:p w14:paraId="00C076B5" w14:textId="6E4D444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olor w:val="000000" w:themeColor="text1"/>
              </w:rPr>
              <w:t>L2153</w:t>
            </w:r>
            <w:r w:rsidRPr="00DD6B5A">
              <w:rPr>
                <w:rFonts w:ascii="標楷體" w:eastAsia="標楷體" w:hAnsi="標楷體" w:cs="新細明體"/>
                <w:color w:val="000000" w:themeColor="text1"/>
                <w:kern w:val="0"/>
              </w:rPr>
              <w:t>StepOccurs</w:t>
            </w:r>
          </w:p>
        </w:tc>
        <w:tc>
          <w:tcPr>
            <w:tcW w:w="1923" w:type="pct"/>
            <w:tcBorders>
              <w:top w:val="single" w:sz="4" w:space="0" w:color="auto"/>
              <w:left w:val="nil"/>
              <w:bottom w:val="single" w:sz="4" w:space="0" w:color="auto"/>
              <w:right w:val="single" w:sz="4" w:space="0" w:color="auto"/>
            </w:tcBorders>
            <w:shd w:val="clear" w:color="auto" w:fill="auto"/>
            <w:noWrap/>
          </w:tcPr>
          <w:p w14:paraId="7296B20D" w14:textId="77777777" w:rsidR="00924745" w:rsidRPr="00DD6B5A" w:rsidRDefault="00924745" w:rsidP="00924745">
            <w:pPr>
              <w:widowControl/>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1A3994B0"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2E09DB9C"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nil"/>
            </w:tcBorders>
            <w:shd w:val="clear" w:color="auto" w:fill="auto"/>
          </w:tcPr>
          <w:p w14:paraId="0E15DE57"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single" w:sz="4" w:space="0" w:color="auto"/>
              <w:left w:val="nil"/>
              <w:bottom w:val="single" w:sz="4" w:space="0" w:color="auto"/>
              <w:right w:val="single" w:sz="4" w:space="0" w:color="auto"/>
            </w:tcBorders>
            <w:noWrap/>
          </w:tcPr>
          <w:p w14:paraId="4B3AC7F0" w14:textId="1EB12CF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可輸入多</w:t>
            </w:r>
            <w:r w:rsidRPr="00DD6B5A">
              <w:rPr>
                <w:rFonts w:ascii="標楷體" w:eastAsia="標楷體" w:hAnsi="標楷體" w:hint="eastAsia"/>
                <w:color w:val="000000" w:themeColor="text1"/>
              </w:rPr>
              <w:t>組</w:t>
            </w:r>
          </w:p>
        </w:tc>
      </w:tr>
      <w:tr w:rsidR="00DD6B5A" w:rsidRPr="00DD6B5A" w14:paraId="36DDE2ED" w14:textId="77777777" w:rsidTr="00614F5B">
        <w:trPr>
          <w:trHeight w:val="340"/>
        </w:trPr>
        <w:tc>
          <w:tcPr>
            <w:tcW w:w="274" w:type="pct"/>
            <w:shd w:val="clear" w:color="auto" w:fill="auto"/>
            <w:vAlign w:val="center"/>
          </w:tcPr>
          <w:p w14:paraId="1599AB39" w14:textId="77777777" w:rsidR="00924745" w:rsidRPr="00DD6B5A" w:rsidRDefault="00924745" w:rsidP="00924745">
            <w:pPr>
              <w:widowControl/>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434A6CFE" w14:textId="3CCD8118" w:rsidR="00924745" w:rsidRPr="00DD6B5A" w:rsidRDefault="00924745" w:rsidP="00924745">
            <w:pPr>
              <w:widowControl/>
              <w:ind w:leftChars="91" w:left="218" w:firstLine="2"/>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StepMonthS</w:t>
            </w:r>
            <w:proofErr w:type="spellEnd"/>
          </w:p>
        </w:tc>
        <w:tc>
          <w:tcPr>
            <w:tcW w:w="1923" w:type="pct"/>
            <w:tcBorders>
              <w:top w:val="nil"/>
              <w:left w:val="nil"/>
              <w:bottom w:val="single" w:sz="4" w:space="0" w:color="auto"/>
              <w:right w:val="single" w:sz="4" w:space="0" w:color="auto"/>
            </w:tcBorders>
            <w:shd w:val="clear" w:color="auto" w:fill="auto"/>
            <w:noWrap/>
          </w:tcPr>
          <w:p w14:paraId="19442A76" w14:textId="1EDF985C"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階梯式利率－月數</w:t>
            </w:r>
            <w:r w:rsidRPr="00DD6B5A">
              <w:rPr>
                <w:rFonts w:ascii="標楷體" w:eastAsia="標楷體" w:hAnsi="標楷體" w:cs="新細明體"/>
                <w:color w:val="000000" w:themeColor="text1"/>
                <w:kern w:val="0"/>
              </w:rPr>
              <w:t>-起</w:t>
            </w:r>
          </w:p>
        </w:tc>
        <w:tc>
          <w:tcPr>
            <w:tcW w:w="275" w:type="pct"/>
            <w:tcBorders>
              <w:top w:val="nil"/>
              <w:left w:val="nil"/>
              <w:bottom w:val="single" w:sz="4" w:space="0" w:color="auto"/>
              <w:right w:val="single" w:sz="4" w:space="0" w:color="auto"/>
            </w:tcBorders>
            <w:shd w:val="clear" w:color="auto" w:fill="auto"/>
            <w:noWrap/>
          </w:tcPr>
          <w:p w14:paraId="671DB0B4" w14:textId="02E4D00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7910E04C" w14:textId="1F0D3E6A"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Borders>
              <w:top w:val="nil"/>
              <w:left w:val="nil"/>
              <w:bottom w:val="single" w:sz="4" w:space="0" w:color="auto"/>
              <w:right w:val="nil"/>
            </w:tcBorders>
            <w:shd w:val="clear" w:color="auto" w:fill="auto"/>
          </w:tcPr>
          <w:p w14:paraId="1A133F1E"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1779CDEE" w14:textId="77FF5956"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6211C320" w14:textId="77777777" w:rsidTr="00614F5B">
        <w:trPr>
          <w:trHeight w:val="340"/>
        </w:trPr>
        <w:tc>
          <w:tcPr>
            <w:tcW w:w="274" w:type="pct"/>
            <w:shd w:val="clear" w:color="auto" w:fill="auto"/>
            <w:vAlign w:val="center"/>
          </w:tcPr>
          <w:p w14:paraId="75CCEEC2" w14:textId="77777777" w:rsidR="00924745" w:rsidRPr="00DD6B5A" w:rsidRDefault="00924745" w:rsidP="00924745">
            <w:pPr>
              <w:widowControl/>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51F08A40" w14:textId="5A201FE2" w:rsidR="00924745" w:rsidRPr="00DD6B5A" w:rsidRDefault="00924745" w:rsidP="00924745">
            <w:pPr>
              <w:widowControl/>
              <w:ind w:leftChars="91" w:left="218" w:firstLine="2"/>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StepMonthE</w:t>
            </w:r>
            <w:proofErr w:type="spellEnd"/>
          </w:p>
        </w:tc>
        <w:tc>
          <w:tcPr>
            <w:tcW w:w="1923" w:type="pct"/>
            <w:tcBorders>
              <w:top w:val="nil"/>
              <w:left w:val="nil"/>
              <w:bottom w:val="single" w:sz="4" w:space="0" w:color="auto"/>
              <w:right w:val="single" w:sz="4" w:space="0" w:color="auto"/>
            </w:tcBorders>
            <w:shd w:val="clear" w:color="auto" w:fill="auto"/>
            <w:noWrap/>
          </w:tcPr>
          <w:p w14:paraId="13F4AA2C" w14:textId="1D73F480"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階梯式利率－月數</w:t>
            </w:r>
            <w:r w:rsidRPr="00DD6B5A">
              <w:rPr>
                <w:rFonts w:ascii="標楷體" w:eastAsia="標楷體" w:hAnsi="標楷體" w:cs="新細明體"/>
                <w:color w:val="000000" w:themeColor="text1"/>
                <w:kern w:val="0"/>
              </w:rPr>
              <w:t>-止</w:t>
            </w:r>
          </w:p>
        </w:tc>
        <w:tc>
          <w:tcPr>
            <w:tcW w:w="275" w:type="pct"/>
            <w:tcBorders>
              <w:top w:val="nil"/>
              <w:left w:val="nil"/>
              <w:bottom w:val="single" w:sz="4" w:space="0" w:color="auto"/>
              <w:right w:val="single" w:sz="4" w:space="0" w:color="auto"/>
            </w:tcBorders>
            <w:shd w:val="clear" w:color="auto" w:fill="auto"/>
            <w:noWrap/>
          </w:tcPr>
          <w:p w14:paraId="2C310332" w14:textId="04778C59"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6F546B41" w14:textId="794FEE7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Borders>
              <w:top w:val="nil"/>
              <w:left w:val="nil"/>
              <w:bottom w:val="single" w:sz="4" w:space="0" w:color="auto"/>
              <w:right w:val="nil"/>
            </w:tcBorders>
            <w:shd w:val="clear" w:color="auto" w:fill="auto"/>
          </w:tcPr>
          <w:p w14:paraId="2D20D8A7"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14A39181" w14:textId="6F691393"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2D4CDD93" w14:textId="77777777" w:rsidTr="00793178">
        <w:trPr>
          <w:trHeight w:val="340"/>
        </w:trPr>
        <w:tc>
          <w:tcPr>
            <w:tcW w:w="274" w:type="pct"/>
            <w:tcBorders>
              <w:bottom w:val="single" w:sz="4" w:space="0" w:color="auto"/>
            </w:tcBorders>
            <w:shd w:val="clear" w:color="auto" w:fill="auto"/>
            <w:vAlign w:val="center"/>
          </w:tcPr>
          <w:p w14:paraId="0DFD46DE" w14:textId="77777777" w:rsidR="00924745" w:rsidRPr="00DD6B5A" w:rsidRDefault="00924745" w:rsidP="00924745">
            <w:pPr>
              <w:pStyle w:val="af9"/>
              <w:widowControl/>
              <w:ind w:leftChars="0"/>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48945E1B" w14:textId="32DE3C01" w:rsidR="00924745" w:rsidRPr="00DD6B5A" w:rsidRDefault="00924745" w:rsidP="00924745">
            <w:pPr>
              <w:widowControl/>
              <w:ind w:leftChars="91" w:left="218" w:firstLine="2"/>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StepRateType</w:t>
            </w:r>
            <w:proofErr w:type="spellEnd"/>
          </w:p>
        </w:tc>
        <w:tc>
          <w:tcPr>
            <w:tcW w:w="1923" w:type="pct"/>
            <w:tcBorders>
              <w:top w:val="nil"/>
              <w:left w:val="nil"/>
              <w:bottom w:val="single" w:sz="4" w:space="0" w:color="auto"/>
              <w:right w:val="single" w:sz="4" w:space="0" w:color="auto"/>
            </w:tcBorders>
            <w:shd w:val="clear" w:color="auto" w:fill="auto"/>
            <w:noWrap/>
          </w:tcPr>
          <w:p w14:paraId="7EEB1922" w14:textId="12B0B46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階梯式利率－利率種類</w:t>
            </w:r>
          </w:p>
        </w:tc>
        <w:tc>
          <w:tcPr>
            <w:tcW w:w="275" w:type="pct"/>
            <w:tcBorders>
              <w:top w:val="nil"/>
              <w:left w:val="nil"/>
              <w:bottom w:val="single" w:sz="4" w:space="0" w:color="auto"/>
              <w:right w:val="single" w:sz="4" w:space="0" w:color="auto"/>
            </w:tcBorders>
            <w:shd w:val="clear" w:color="auto" w:fill="auto"/>
            <w:noWrap/>
          </w:tcPr>
          <w:p w14:paraId="1C3019B3" w14:textId="3C7D87E8"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7C56B4AD" w14:textId="36D3A048"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Borders>
              <w:top w:val="nil"/>
              <w:left w:val="nil"/>
              <w:bottom w:val="single" w:sz="4" w:space="0" w:color="auto"/>
              <w:right w:val="nil"/>
            </w:tcBorders>
            <w:shd w:val="clear" w:color="auto" w:fill="auto"/>
          </w:tcPr>
          <w:p w14:paraId="6AEBE159"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6FB8AB31" w14:textId="2004A1B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固定利率</w:t>
            </w:r>
          </w:p>
          <w:p w14:paraId="255E4A15" w14:textId="1155D4B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加碼利率</w:t>
            </w:r>
          </w:p>
        </w:tc>
      </w:tr>
      <w:tr w:rsidR="00DD6B5A" w:rsidRPr="00DD6B5A" w14:paraId="4CE7A76E" w14:textId="77777777" w:rsidTr="00793178">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7440C2" w14:textId="77777777" w:rsidR="00924745" w:rsidRPr="00DD6B5A" w:rsidRDefault="00924745" w:rsidP="00924745">
            <w:pPr>
              <w:pStyle w:val="af9"/>
              <w:widowControl/>
              <w:ind w:leftChars="0"/>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9E51324" w14:textId="196C7457" w:rsidR="00924745" w:rsidRPr="00DD6B5A" w:rsidRDefault="00924745" w:rsidP="00924745">
            <w:pPr>
              <w:widowControl/>
              <w:ind w:leftChars="91" w:left="218" w:firstLine="2"/>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StepRateIncr</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41C1C8E" w14:textId="70B7DDA2"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階梯式利率－加碼利率</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802A35" w14:textId="58BE7A40"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0E01D0D" w14:textId="1E64C065"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199999B"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single" w:sz="4" w:space="0" w:color="auto"/>
              <w:left w:val="single" w:sz="4" w:space="0" w:color="auto"/>
              <w:bottom w:val="single" w:sz="4" w:space="0" w:color="auto"/>
              <w:right w:val="single" w:sz="4" w:space="0" w:color="auto"/>
            </w:tcBorders>
            <w:noWrap/>
          </w:tcPr>
          <w:p w14:paraId="10C767D9" w14:textId="763104FF"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 or -00.0000</w:t>
            </w:r>
          </w:p>
        </w:tc>
      </w:tr>
    </w:tbl>
    <w:p w14:paraId="7BB1B8DC" w14:textId="77777777" w:rsidR="00675821" w:rsidRDefault="00675821" w:rsidP="00675821">
      <w:pPr>
        <w:ind w:leftChars="177" w:left="425"/>
        <w:rPr>
          <w:rFonts w:ascii="標楷體" w:eastAsia="標楷體" w:hAnsi="標楷體"/>
          <w:highlight w:val="cyan"/>
        </w:rPr>
      </w:pPr>
    </w:p>
    <w:p w14:paraId="4B964286" w14:textId="77777777" w:rsidR="00D940B1" w:rsidRDefault="00D940B1" w:rsidP="00D940B1">
      <w:pPr>
        <w:ind w:leftChars="500" w:left="1200"/>
        <w:rPr>
          <w:rFonts w:ascii="標楷體" w:eastAsia="標楷體" w:hAnsi="標楷體"/>
        </w:rPr>
      </w:pPr>
    </w:p>
    <w:p w14:paraId="5E82DEA0" w14:textId="77777777" w:rsidR="00D940B1" w:rsidRPr="000028F1" w:rsidRDefault="00D940B1" w:rsidP="00D940B1">
      <w:pPr>
        <w:spacing w:line="140" w:lineRule="atLeast"/>
        <w:ind w:leftChars="200" w:left="480"/>
        <w:rPr>
          <w:rFonts w:ascii="標楷體" w:eastAsia="標楷體" w:hAnsi="標楷體" w:cs="新細明體"/>
          <w:b/>
          <w:bCs/>
          <w:color w:val="0070C0"/>
          <w:kern w:val="0"/>
          <w:sz w:val="28"/>
          <w:szCs w:val="28"/>
        </w:rPr>
      </w:pPr>
      <w:r w:rsidRPr="000028F1">
        <w:rPr>
          <w:rFonts w:ascii="標楷體" w:eastAsia="標楷體" w:hAnsi="標楷體" w:cs="新細明體" w:hint="eastAsia"/>
          <w:b/>
          <w:bCs/>
          <w:color w:val="0070C0"/>
          <w:kern w:val="0"/>
          <w:sz w:val="28"/>
          <w:szCs w:val="28"/>
        </w:rPr>
        <w:lastRenderedPageBreak/>
        <w:t>下行</w:t>
      </w:r>
      <w:r w:rsidRPr="000028F1">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0028F1" w14:paraId="33E89AA1"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5DA3990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833B4B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9536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4F29992"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9FA647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15EDB8D9"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BD9218A" w14:textId="77777777" w:rsidR="00D940B1" w:rsidRPr="000028F1" w:rsidRDefault="00D940B1"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D940B1" w:rsidRPr="000028F1" w14:paraId="610F85FF"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7D80D0C0" w14:textId="77777777" w:rsidR="00D940B1" w:rsidRPr="000028F1" w:rsidRDefault="00D940B1" w:rsidP="00D940B1">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tcPr>
          <w:p w14:paraId="51D553C7" w14:textId="05F9F573" w:rsidR="00D940B1" w:rsidRPr="00614F5B" w:rsidRDefault="00D940B1" w:rsidP="00D940B1">
            <w:pPr>
              <w:spacing w:line="140" w:lineRule="atLeast"/>
              <w:rPr>
                <w:rFonts w:ascii="標楷體" w:eastAsia="標楷體" w:hAnsi="標楷體" w:cs="新細明體"/>
                <w:color w:val="0070C0"/>
                <w:kern w:val="0"/>
              </w:rPr>
            </w:pPr>
            <w:proofErr w:type="spellStart"/>
            <w:r w:rsidRPr="00614F5B">
              <w:rPr>
                <w:rFonts w:ascii="標楷體" w:eastAsia="標楷體" w:hAnsi="標楷體" w:cs="新細明體"/>
                <w:color w:val="0070C0"/>
                <w:kern w:val="0"/>
              </w:rPr>
              <w:t>OCustNo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7FFBE736" w14:textId="0C283B99" w:rsidR="00D940B1" w:rsidRPr="000028F1" w:rsidRDefault="00D940B1" w:rsidP="00D940B1">
            <w:pPr>
              <w:spacing w:line="140" w:lineRule="atLeast"/>
              <w:rPr>
                <w:rFonts w:ascii="標楷體" w:eastAsia="標楷體" w:hAnsi="標楷體"/>
                <w:color w:val="0070C0"/>
              </w:rPr>
            </w:pPr>
            <w:r w:rsidRPr="00D940B1">
              <w:rPr>
                <w:rFonts w:ascii="標楷體" w:eastAsia="標楷體" w:hAnsi="標楷體" w:cs="新細明體" w:hint="eastAsia"/>
                <w:color w:val="0070C0"/>
                <w:kern w:val="0"/>
              </w:rPr>
              <w:t>借款人戶號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DE1EE5C"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5F82476A"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3FAA16D" w14:textId="77777777" w:rsidR="00D940B1" w:rsidRPr="000028F1" w:rsidRDefault="00D940B1" w:rsidP="00D940B1">
            <w:pPr>
              <w:spacing w:line="140" w:lineRule="atLeast"/>
              <w:rPr>
                <w:rFonts w:ascii="標楷體" w:eastAsia="標楷體" w:hAnsi="標楷體"/>
                <w:color w:val="0070C0"/>
              </w:rPr>
            </w:pPr>
          </w:p>
        </w:tc>
      </w:tr>
      <w:tr w:rsidR="00D940B1" w:rsidRPr="000028F1" w14:paraId="4657D892"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648C9ED8" w14:textId="1305EC00" w:rsidR="00D940B1" w:rsidRPr="000028F1" w:rsidRDefault="00D940B1" w:rsidP="00D940B1">
            <w:pPr>
              <w:spacing w:line="140" w:lineRule="atLeast"/>
              <w:rPr>
                <w:rFonts w:ascii="標楷體" w:eastAsia="標楷體" w:hAnsi="標楷體"/>
                <w:color w:val="0070C0"/>
              </w:rPr>
            </w:pPr>
            <w:r>
              <w:rPr>
                <w:rFonts w:ascii="標楷體" w:eastAsia="標楷體" w:hAnsi="標楷體" w:hint="eastAsia"/>
                <w:color w:val="0070C0"/>
              </w:rPr>
              <w:t>2</w:t>
            </w:r>
          </w:p>
        </w:tc>
        <w:tc>
          <w:tcPr>
            <w:tcW w:w="2268" w:type="dxa"/>
            <w:tcBorders>
              <w:top w:val="single" w:sz="6" w:space="0" w:color="000000"/>
              <w:left w:val="single" w:sz="6" w:space="0" w:color="000000"/>
              <w:bottom w:val="single" w:sz="6" w:space="0" w:color="000000"/>
              <w:right w:val="single" w:sz="6" w:space="0" w:color="000000"/>
            </w:tcBorders>
          </w:tcPr>
          <w:p w14:paraId="01B6A8BA" w14:textId="6149FC04" w:rsidR="00D940B1" w:rsidRPr="00614F5B" w:rsidRDefault="00D940B1" w:rsidP="00D940B1">
            <w:pPr>
              <w:spacing w:line="140" w:lineRule="atLeast"/>
              <w:rPr>
                <w:rFonts w:ascii="標楷體" w:eastAsia="標楷體" w:hAnsi="標楷體" w:cs="新細明體"/>
                <w:color w:val="0070C0"/>
                <w:kern w:val="0"/>
              </w:rPr>
            </w:pPr>
            <w:proofErr w:type="spellStart"/>
            <w:r w:rsidRPr="00614F5B">
              <w:rPr>
                <w:rFonts w:ascii="標楷體" w:eastAsia="標楷體" w:hAnsi="標楷體" w:cs="新細明體"/>
                <w:color w:val="0070C0"/>
                <w:kern w:val="0"/>
              </w:rPr>
              <w:t>OFacmNo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57739C65" w14:textId="745871CB" w:rsidR="00D940B1" w:rsidRPr="000028F1" w:rsidRDefault="00D940B1" w:rsidP="00D940B1">
            <w:pPr>
              <w:spacing w:line="140" w:lineRule="atLeast"/>
              <w:rPr>
                <w:rFonts w:ascii="標楷體" w:eastAsia="標楷體" w:hAnsi="標楷體" w:cs="新細明體"/>
                <w:color w:val="0070C0"/>
                <w:kern w:val="0"/>
              </w:rPr>
            </w:pPr>
            <w:r w:rsidRPr="00D940B1">
              <w:rPr>
                <w:rFonts w:ascii="標楷體" w:eastAsia="標楷體" w:hAnsi="標楷體" w:cs="新細明體" w:hint="eastAsia"/>
                <w:color w:val="0070C0"/>
                <w:kern w:val="0"/>
              </w:rPr>
              <w:t>額度編號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0943AAB6" w14:textId="3987DEF9" w:rsidR="00D940B1" w:rsidRPr="000028F1" w:rsidRDefault="00D940B1" w:rsidP="00D940B1">
            <w:pPr>
              <w:spacing w:line="140" w:lineRule="atLeast"/>
              <w:jc w:val="center"/>
              <w:rPr>
                <w:rFonts w:ascii="標楷體" w:eastAsia="標楷體" w:hAnsi="標楷體" w:cs="新細明體"/>
                <w:color w:val="0070C0"/>
                <w:kern w:val="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F8AE56" w14:textId="537D6A18" w:rsidR="00D940B1" w:rsidRPr="000028F1" w:rsidRDefault="00D940B1" w:rsidP="00D940B1">
            <w:pPr>
              <w:spacing w:line="140" w:lineRule="atLeast"/>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977" w:type="dxa"/>
            <w:tcBorders>
              <w:top w:val="single" w:sz="6" w:space="0" w:color="000000"/>
              <w:left w:val="single" w:sz="6" w:space="0" w:color="000000"/>
              <w:bottom w:val="single" w:sz="6" w:space="0" w:color="000000"/>
              <w:right w:val="single" w:sz="6" w:space="0" w:color="000000"/>
            </w:tcBorders>
            <w:vAlign w:val="center"/>
          </w:tcPr>
          <w:p w14:paraId="7644BEC7" w14:textId="77777777" w:rsidR="00D940B1" w:rsidRPr="000028F1" w:rsidRDefault="00D940B1" w:rsidP="00D940B1">
            <w:pPr>
              <w:spacing w:line="140" w:lineRule="atLeast"/>
              <w:rPr>
                <w:rFonts w:ascii="標楷體" w:eastAsia="標楷體" w:hAnsi="標楷體"/>
                <w:color w:val="0070C0"/>
              </w:rPr>
            </w:pPr>
          </w:p>
        </w:tc>
      </w:tr>
    </w:tbl>
    <w:p w14:paraId="2B9478B5" w14:textId="77777777" w:rsidR="00D940B1" w:rsidRDefault="00D940B1" w:rsidP="00D940B1">
      <w:pPr>
        <w:ind w:leftChars="500" w:left="1200"/>
        <w:rPr>
          <w:rFonts w:ascii="標楷體" w:eastAsia="標楷體" w:hAnsi="標楷體"/>
        </w:rPr>
      </w:pPr>
    </w:p>
    <w:p w14:paraId="0C638F61" w14:textId="3BE6F379" w:rsidR="00D940B1" w:rsidRDefault="00D940B1" w:rsidP="004A1C2C">
      <w:pPr>
        <w:rPr>
          <w:rFonts w:ascii="標楷體" w:eastAsia="標楷體" w:hAnsi="標楷體"/>
        </w:rPr>
      </w:pPr>
    </w:p>
    <w:p w14:paraId="26172F3E" w14:textId="1437CDB3" w:rsidR="00D940B1" w:rsidRDefault="00D940B1" w:rsidP="004A1C2C">
      <w:pPr>
        <w:rPr>
          <w:rFonts w:ascii="標楷體" w:eastAsia="標楷體" w:hAnsi="標楷體"/>
        </w:rPr>
      </w:pPr>
    </w:p>
    <w:p w14:paraId="3BDAFADC" w14:textId="77777777" w:rsidR="00D940B1" w:rsidRPr="008F20B5" w:rsidRDefault="00D940B1" w:rsidP="004A1C2C">
      <w:pPr>
        <w:rPr>
          <w:rFonts w:ascii="標楷體" w:eastAsia="標楷體" w:hAnsi="標楷體"/>
        </w:rPr>
      </w:pPr>
    </w:p>
    <w:p w14:paraId="0CFFFC84"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5386F8D1" w14:textId="77777777" w:rsidR="009C1DD1" w:rsidRPr="004A1C2C" w:rsidRDefault="009C1DD1" w:rsidP="009C1DD1">
      <w:pPr>
        <w:rPr>
          <w:rFonts w:ascii="標楷體" w:eastAsia="標楷體" w:hAnsi="標楷體"/>
        </w:rPr>
      </w:pPr>
    </w:p>
    <w:p w14:paraId="7C0451D9" w14:textId="55485450" w:rsidR="009C1DD1" w:rsidRPr="008F20B5" w:rsidRDefault="009C1DD1" w:rsidP="0078740E">
      <w:pPr>
        <w:pStyle w:val="3"/>
        <w:numPr>
          <w:ilvl w:val="2"/>
          <w:numId w:val="7"/>
        </w:numPr>
        <w:spacing w:before="0"/>
        <w:rPr>
          <w:rFonts w:ascii="標楷體" w:hAnsi="標楷體"/>
          <w:b/>
          <w:szCs w:val="32"/>
        </w:rPr>
      </w:pPr>
      <w:bookmarkStart w:id="192" w:name="_L2410不動產擔保品資料登錄"/>
      <w:bookmarkStart w:id="193" w:name="_L2411不動產擔保品資料登錄"/>
      <w:bookmarkStart w:id="194" w:name="_Toc90483154"/>
      <w:bookmarkStart w:id="195" w:name="_Toc90483409"/>
      <w:bookmarkStart w:id="196" w:name="_Toc90483525"/>
      <w:bookmarkStart w:id="197" w:name="_Toc90483751"/>
      <w:bookmarkStart w:id="198" w:name="_Toc90490023"/>
      <w:bookmarkStart w:id="199" w:name="_Toc140244543"/>
      <w:bookmarkEnd w:id="192"/>
      <w:bookmarkEnd w:id="193"/>
      <w:r w:rsidRPr="008F20B5">
        <w:rPr>
          <w:rFonts w:ascii="標楷體" w:hAnsi="標楷體"/>
          <w:b/>
          <w:szCs w:val="32"/>
        </w:rPr>
        <w:t>L241</w:t>
      </w:r>
      <w:r w:rsidR="001F34F2" w:rsidRPr="008F20B5">
        <w:rPr>
          <w:rFonts w:ascii="標楷體" w:hAnsi="標楷體"/>
          <w:b/>
          <w:szCs w:val="32"/>
        </w:rPr>
        <w:t>1</w:t>
      </w:r>
      <w:r w:rsidRPr="008F20B5">
        <w:rPr>
          <w:rFonts w:ascii="標楷體" w:hAnsi="標楷體" w:hint="eastAsia"/>
          <w:b/>
          <w:szCs w:val="32"/>
        </w:rPr>
        <w:t>不動產擔保品資料登錄</w:t>
      </w:r>
      <w:bookmarkEnd w:id="194"/>
      <w:bookmarkEnd w:id="195"/>
      <w:bookmarkEnd w:id="196"/>
      <w:bookmarkEnd w:id="197"/>
      <w:bookmarkEnd w:id="198"/>
      <w:r w:rsidR="00E1324F">
        <w:rPr>
          <w:rFonts w:ascii="標楷體" w:hAnsi="標楷體" w:hint="eastAsia"/>
          <w:b/>
          <w:szCs w:val="32"/>
        </w:rPr>
        <w:t xml:space="preserve"> *</w:t>
      </w:r>
      <w:bookmarkEnd w:id="199"/>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FD0FD5" w:rsidRPr="008F20B5" w14:paraId="4D82BBD7" w14:textId="77777777" w:rsidTr="00667A5A">
        <w:trPr>
          <w:trHeight w:val="350"/>
          <w:tblHeader/>
        </w:trPr>
        <w:tc>
          <w:tcPr>
            <w:tcW w:w="274" w:type="pct"/>
            <w:shd w:val="clear" w:color="auto" w:fill="auto"/>
            <w:hideMark/>
          </w:tcPr>
          <w:p w14:paraId="4CC4EF90" w14:textId="77777777" w:rsidR="00FD0FD5" w:rsidRPr="008F20B5" w:rsidRDefault="00FD0FD5">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3A27395C"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0DD0544B"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0C3E7ADF"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3FC6446"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3CAA4484" w14:textId="5B6D64A4"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49FB22A" w14:textId="35BA06F9"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FD0FD5" w:rsidRPr="008F20B5" w14:paraId="46574838" w14:textId="77777777" w:rsidTr="00DD441D">
        <w:trPr>
          <w:trHeight w:val="340"/>
        </w:trPr>
        <w:tc>
          <w:tcPr>
            <w:tcW w:w="274" w:type="pct"/>
            <w:shd w:val="clear" w:color="auto" w:fill="auto"/>
          </w:tcPr>
          <w:p w14:paraId="2B6D04FE" w14:textId="50C527B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hideMark/>
          </w:tcPr>
          <w:p w14:paraId="10654E9B" w14:textId="3691E65C"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23" w:type="pct"/>
            <w:shd w:val="clear" w:color="auto" w:fill="auto"/>
            <w:hideMark/>
          </w:tcPr>
          <w:p w14:paraId="19854AFB"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299A3B47"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1CE0E032"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5EDAC969" w14:textId="488DDA9E"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A05A9FD" w14:textId="6B134F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L2411</w:t>
            </w:r>
          </w:p>
        </w:tc>
      </w:tr>
      <w:tr w:rsidR="00FD0FD5" w:rsidRPr="008F20B5" w14:paraId="60E6F707" w14:textId="77777777" w:rsidTr="00DD441D">
        <w:trPr>
          <w:trHeight w:val="340"/>
        </w:trPr>
        <w:tc>
          <w:tcPr>
            <w:tcW w:w="274" w:type="pct"/>
            <w:shd w:val="clear" w:color="auto" w:fill="auto"/>
          </w:tcPr>
          <w:p w14:paraId="334F0666" w14:textId="163F1E7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tcPr>
          <w:p w14:paraId="79B54C65" w14:textId="2F426F56"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923" w:type="pct"/>
            <w:shd w:val="clear" w:color="auto" w:fill="auto"/>
          </w:tcPr>
          <w:p w14:paraId="3B40BAA0" w14:textId="776703D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3D445063" w14:textId="6A2B5AF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00CCABA7" w14:textId="3A98A859"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A91BF34" w14:textId="2A813E8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1DA7FCE" w14:textId="0A6D9FA2"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084AC1B3" w14:textId="7777777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6E1D64C" w14:textId="1E4039A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FD0FD5" w:rsidRPr="008F20B5" w14:paraId="5CEEC486" w14:textId="77777777" w:rsidTr="00DD441D">
        <w:trPr>
          <w:trHeight w:val="340"/>
        </w:trPr>
        <w:tc>
          <w:tcPr>
            <w:tcW w:w="274" w:type="pct"/>
            <w:shd w:val="clear" w:color="auto" w:fill="auto"/>
            <w:vAlign w:val="center"/>
          </w:tcPr>
          <w:p w14:paraId="557FE133"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tcPr>
          <w:p w14:paraId="25EF3A2B" w14:textId="0F117150" w:rsidR="00FD0FD5" w:rsidRPr="008F20B5" w:rsidRDefault="00FD0FD5" w:rsidP="00573DD7">
            <w:pPr>
              <w:widowControl/>
              <w:rPr>
                <w:rFonts w:ascii="標楷體" w:eastAsia="標楷體" w:hAnsi="標楷體" w:cs="新細明體"/>
                <w:color w:val="000000"/>
                <w:kern w:val="0"/>
              </w:rPr>
            </w:pPr>
            <w:proofErr w:type="spellStart"/>
            <w:r w:rsidRPr="004A1C2C">
              <w:rPr>
                <w:rFonts w:ascii="標楷體" w:eastAsia="標楷體" w:hAnsi="標楷體"/>
              </w:rPr>
              <w:t>CustId</w:t>
            </w:r>
            <w:proofErr w:type="spellEnd"/>
          </w:p>
        </w:tc>
        <w:tc>
          <w:tcPr>
            <w:tcW w:w="1923" w:type="pct"/>
            <w:shd w:val="clear" w:color="auto" w:fill="auto"/>
            <w:vAlign w:val="center"/>
          </w:tcPr>
          <w:p w14:paraId="659758E3" w14:textId="56212A13"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75" w:type="pct"/>
            <w:shd w:val="clear" w:color="auto" w:fill="auto"/>
            <w:vAlign w:val="center"/>
          </w:tcPr>
          <w:p w14:paraId="7A39F16D" w14:textId="6F914BC6"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tcPr>
          <w:p w14:paraId="1BEFD132" w14:textId="52A546B8"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05958F19" w14:textId="3E97EF26"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5A392289" w14:textId="02BCE7F3" w:rsidR="00FD0FD5" w:rsidRPr="008F20B5" w:rsidRDefault="00FD0FD5">
            <w:pPr>
              <w:widowControl/>
              <w:rPr>
                <w:rFonts w:ascii="標楷體" w:eastAsia="標楷體" w:hAnsi="標楷體" w:cs="新細明體"/>
                <w:color w:val="000000"/>
                <w:kern w:val="0"/>
              </w:rPr>
            </w:pPr>
          </w:p>
        </w:tc>
      </w:tr>
      <w:tr w:rsidR="00FD0FD5" w:rsidRPr="008F20B5" w14:paraId="53B42E21" w14:textId="77777777" w:rsidTr="00DD441D">
        <w:trPr>
          <w:trHeight w:val="340"/>
        </w:trPr>
        <w:tc>
          <w:tcPr>
            <w:tcW w:w="274" w:type="pct"/>
            <w:shd w:val="clear" w:color="auto" w:fill="auto"/>
            <w:vAlign w:val="center"/>
          </w:tcPr>
          <w:p w14:paraId="4EF631F4"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tcPr>
          <w:p w14:paraId="55E73F59" w14:textId="2B34D345" w:rsidR="00FD0FD5" w:rsidRPr="008F20B5" w:rsidRDefault="00FD0FD5" w:rsidP="00573DD7">
            <w:pPr>
              <w:widowControl/>
              <w:rPr>
                <w:rFonts w:ascii="標楷體" w:eastAsia="標楷體" w:hAnsi="標楷體" w:cs="新細明體"/>
                <w:color w:val="000000"/>
                <w:kern w:val="0"/>
              </w:rPr>
            </w:pPr>
            <w:proofErr w:type="spellStart"/>
            <w:r w:rsidRPr="004A1C2C">
              <w:rPr>
                <w:rFonts w:ascii="標楷體" w:eastAsia="標楷體" w:hAnsi="標楷體"/>
              </w:rPr>
              <w:t>CustNo</w:t>
            </w:r>
            <w:proofErr w:type="spellEnd"/>
          </w:p>
        </w:tc>
        <w:tc>
          <w:tcPr>
            <w:tcW w:w="1923" w:type="pct"/>
            <w:shd w:val="clear" w:color="auto" w:fill="auto"/>
            <w:vAlign w:val="center"/>
          </w:tcPr>
          <w:p w14:paraId="23760DC7" w14:textId="650FC7C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5" w:type="pct"/>
            <w:shd w:val="clear" w:color="auto" w:fill="auto"/>
            <w:vAlign w:val="center"/>
          </w:tcPr>
          <w:p w14:paraId="02FB59F9" w14:textId="0E80297A"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tcPr>
          <w:p w14:paraId="7FB74E4A" w14:textId="1DD0143E"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5EB1B480" w14:textId="655314D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36436CDD" w14:textId="559F634F" w:rsidR="00FD0FD5" w:rsidRPr="008F20B5" w:rsidRDefault="00FD0FD5">
            <w:pPr>
              <w:widowControl/>
              <w:rPr>
                <w:rFonts w:ascii="標楷體" w:eastAsia="標楷體" w:hAnsi="標楷體" w:cs="新細明體"/>
                <w:color w:val="000000"/>
                <w:kern w:val="0"/>
              </w:rPr>
            </w:pPr>
          </w:p>
        </w:tc>
      </w:tr>
      <w:tr w:rsidR="0006488C" w:rsidRPr="0006488C" w14:paraId="4AC80C4C" w14:textId="77777777" w:rsidTr="00DD441D">
        <w:trPr>
          <w:trHeight w:val="340"/>
        </w:trPr>
        <w:tc>
          <w:tcPr>
            <w:tcW w:w="274" w:type="pct"/>
            <w:shd w:val="clear" w:color="auto" w:fill="auto"/>
            <w:vAlign w:val="center"/>
          </w:tcPr>
          <w:p w14:paraId="7D737DFA" w14:textId="77777777" w:rsidR="0006488C" w:rsidRPr="0006488C" w:rsidRDefault="0006488C" w:rsidP="0078740E">
            <w:pPr>
              <w:pStyle w:val="af9"/>
              <w:widowControl/>
              <w:numPr>
                <w:ilvl w:val="0"/>
                <w:numId w:val="10"/>
              </w:numPr>
              <w:ind w:leftChars="0"/>
              <w:jc w:val="center"/>
              <w:rPr>
                <w:rFonts w:ascii="標楷體" w:eastAsia="標楷體" w:hAnsi="標楷體" w:cs="新細明體"/>
                <w:color w:val="C00000"/>
                <w:kern w:val="0"/>
              </w:rPr>
            </w:pPr>
          </w:p>
        </w:tc>
        <w:tc>
          <w:tcPr>
            <w:tcW w:w="714" w:type="pct"/>
            <w:shd w:val="clear" w:color="auto" w:fill="auto"/>
          </w:tcPr>
          <w:p w14:paraId="52B4CF2A" w14:textId="01445C11" w:rsidR="0006488C" w:rsidRPr="0006488C" w:rsidRDefault="0006488C" w:rsidP="00573DD7">
            <w:pPr>
              <w:widowControl/>
              <w:rPr>
                <w:rFonts w:ascii="標楷體" w:eastAsia="標楷體" w:hAnsi="標楷體"/>
                <w:color w:val="C00000"/>
                <w:highlight w:val="yellow"/>
              </w:rPr>
            </w:pPr>
            <w:proofErr w:type="spellStart"/>
            <w:r w:rsidRPr="0006488C">
              <w:rPr>
                <w:rFonts w:ascii="標楷體" w:eastAsia="標楷體" w:hAnsi="標楷體" w:hint="eastAsia"/>
                <w:color w:val="C00000"/>
                <w:highlight w:val="yellow"/>
              </w:rPr>
              <w:t>ApplNo</w:t>
            </w:r>
            <w:proofErr w:type="spellEnd"/>
          </w:p>
        </w:tc>
        <w:tc>
          <w:tcPr>
            <w:tcW w:w="1923" w:type="pct"/>
            <w:shd w:val="clear" w:color="auto" w:fill="auto"/>
            <w:vAlign w:val="center"/>
          </w:tcPr>
          <w:p w14:paraId="7D7C5519" w14:textId="1D67CE03" w:rsidR="0006488C" w:rsidRPr="0006488C" w:rsidRDefault="0006488C" w:rsidP="00573DD7">
            <w:pPr>
              <w:widowControl/>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核准號碼</w:t>
            </w:r>
          </w:p>
        </w:tc>
        <w:tc>
          <w:tcPr>
            <w:tcW w:w="275" w:type="pct"/>
            <w:shd w:val="clear" w:color="auto" w:fill="auto"/>
            <w:vAlign w:val="center"/>
          </w:tcPr>
          <w:p w14:paraId="25D98DEE" w14:textId="1089F99B" w:rsidR="0006488C" w:rsidRPr="0006488C" w:rsidRDefault="0006488C" w:rsidP="00573DD7">
            <w:pPr>
              <w:widowControl/>
              <w:jc w:val="center"/>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9</w:t>
            </w:r>
          </w:p>
        </w:tc>
        <w:tc>
          <w:tcPr>
            <w:tcW w:w="275" w:type="pct"/>
            <w:shd w:val="clear" w:color="auto" w:fill="auto"/>
            <w:vAlign w:val="center"/>
          </w:tcPr>
          <w:p w14:paraId="2626A207" w14:textId="40F1BEC7" w:rsidR="0006488C" w:rsidRPr="0006488C" w:rsidRDefault="0006488C" w:rsidP="00573DD7">
            <w:pPr>
              <w:widowControl/>
              <w:jc w:val="center"/>
              <w:rPr>
                <w:rFonts w:ascii="標楷體" w:eastAsia="標楷體" w:hAnsi="標楷體" w:cs="新細明體"/>
                <w:color w:val="C00000"/>
                <w:kern w:val="0"/>
              </w:rPr>
            </w:pPr>
            <w:r w:rsidRPr="0006488C">
              <w:rPr>
                <w:rFonts w:ascii="標楷體" w:eastAsia="標楷體" w:hAnsi="標楷體" w:cs="新細明體" w:hint="eastAsia"/>
                <w:color w:val="C00000"/>
                <w:kern w:val="0"/>
                <w:highlight w:val="yellow"/>
              </w:rPr>
              <w:t>7</w:t>
            </w:r>
          </w:p>
        </w:tc>
        <w:tc>
          <w:tcPr>
            <w:tcW w:w="275" w:type="pct"/>
          </w:tcPr>
          <w:p w14:paraId="3322B3B8" w14:textId="77777777" w:rsidR="0006488C" w:rsidRPr="0006488C" w:rsidRDefault="0006488C" w:rsidP="00614F5B">
            <w:pPr>
              <w:widowControl/>
              <w:jc w:val="center"/>
              <w:rPr>
                <w:rFonts w:ascii="標楷體" w:eastAsia="標楷體" w:hAnsi="標楷體" w:cs="新細明體"/>
                <w:color w:val="C00000"/>
                <w:kern w:val="0"/>
              </w:rPr>
            </w:pPr>
          </w:p>
        </w:tc>
        <w:tc>
          <w:tcPr>
            <w:tcW w:w="1264" w:type="pct"/>
            <w:shd w:val="clear" w:color="auto" w:fill="auto"/>
            <w:vAlign w:val="center"/>
          </w:tcPr>
          <w:p w14:paraId="55557721" w14:textId="77777777" w:rsidR="0006488C" w:rsidRPr="0006488C" w:rsidRDefault="0006488C">
            <w:pPr>
              <w:widowControl/>
              <w:rPr>
                <w:rFonts w:ascii="標楷體" w:eastAsia="標楷體" w:hAnsi="標楷體" w:cs="新細明體"/>
                <w:color w:val="C00000"/>
                <w:kern w:val="0"/>
              </w:rPr>
            </w:pPr>
          </w:p>
        </w:tc>
      </w:tr>
      <w:tr w:rsidR="00FD0FD5" w:rsidRPr="008F20B5" w14:paraId="48C28937" w14:textId="77777777" w:rsidTr="00DD441D">
        <w:trPr>
          <w:trHeight w:val="340"/>
        </w:trPr>
        <w:tc>
          <w:tcPr>
            <w:tcW w:w="274" w:type="pct"/>
            <w:shd w:val="clear" w:color="auto" w:fill="auto"/>
            <w:vAlign w:val="center"/>
          </w:tcPr>
          <w:p w14:paraId="1D7A692F" w14:textId="264BE70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7C21E592" w14:textId="60502A8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923" w:type="pct"/>
            <w:shd w:val="clear" w:color="auto" w:fill="auto"/>
            <w:vAlign w:val="center"/>
            <w:hideMark/>
          </w:tcPr>
          <w:p w14:paraId="3B710667" w14:textId="7E7BE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7A0F7AB3" w14:textId="7174593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EE32AB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F8D8950" w14:textId="7C9E101B"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2BE9F0AB" w14:textId="6266746E"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1:房地;2:土地</w:t>
            </w:r>
          </w:p>
        </w:tc>
      </w:tr>
      <w:tr w:rsidR="00FD0FD5" w:rsidRPr="008F20B5" w14:paraId="2398D931" w14:textId="77777777" w:rsidTr="00DD441D">
        <w:trPr>
          <w:trHeight w:val="340"/>
        </w:trPr>
        <w:tc>
          <w:tcPr>
            <w:tcW w:w="274" w:type="pct"/>
            <w:shd w:val="clear" w:color="auto" w:fill="auto"/>
            <w:vAlign w:val="center"/>
          </w:tcPr>
          <w:p w14:paraId="6A16EC8D" w14:textId="1C0A1D8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0C7DDACE" w14:textId="0B6598E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923" w:type="pct"/>
            <w:shd w:val="clear" w:color="auto" w:fill="auto"/>
            <w:vAlign w:val="center"/>
            <w:hideMark/>
          </w:tcPr>
          <w:p w14:paraId="533FD4CC" w14:textId="53A89E2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2 </w:t>
            </w:r>
          </w:p>
        </w:tc>
        <w:tc>
          <w:tcPr>
            <w:tcW w:w="275" w:type="pct"/>
            <w:shd w:val="clear" w:color="auto" w:fill="auto"/>
            <w:vAlign w:val="center"/>
            <w:hideMark/>
          </w:tcPr>
          <w:p w14:paraId="52D36648" w14:textId="06C91BA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1307BFA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0AB82734" w14:textId="5C775F42"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3509049" w14:textId="43D98460"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1:房地 </w:t>
            </w:r>
            <w:r w:rsidRPr="008F20B5">
              <w:rPr>
                <w:rFonts w:ascii="標楷體" w:eastAsia="標楷體" w:hAnsi="標楷體" w:cs="新細明體" w:hint="eastAsia"/>
                <w:color w:val="000000"/>
                <w:kern w:val="0"/>
              </w:rPr>
              <w:t>時</w:t>
            </w:r>
          </w:p>
          <w:p w14:paraId="74BC3016"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728DA7A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3F65FF5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4701C40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29CA6AC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556F4881"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01A21412" w14:textId="77777777" w:rsidR="00FD0FD5" w:rsidRPr="008F20B5" w:rsidRDefault="00FD0FD5" w:rsidP="00702C02">
            <w:pPr>
              <w:widowControl/>
              <w:rPr>
                <w:rFonts w:ascii="標楷體" w:eastAsia="標楷體" w:hAnsi="標楷體" w:cs="新細明體"/>
                <w:color w:val="000000"/>
                <w:kern w:val="0"/>
              </w:rPr>
            </w:pPr>
          </w:p>
          <w:p w14:paraId="293D7281" w14:textId="12F4552E"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2:土地 </w:t>
            </w:r>
            <w:r w:rsidRPr="008F20B5">
              <w:rPr>
                <w:rFonts w:ascii="標楷體" w:eastAsia="標楷體" w:hAnsi="標楷體" w:cs="新細明體" w:hint="eastAsia"/>
                <w:color w:val="000000"/>
                <w:kern w:val="0"/>
              </w:rPr>
              <w:t>時</w:t>
            </w:r>
          </w:p>
          <w:p w14:paraId="355E791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457F9A4"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E10C85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4E2A18D"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255C5FF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3D9392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1F7170A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5DFB329F"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2B4F7DC6" w14:textId="6C35F648"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FD0FD5" w:rsidRPr="008F20B5" w14:paraId="750DC487" w14:textId="77777777" w:rsidTr="00DD441D">
        <w:trPr>
          <w:trHeight w:val="340"/>
        </w:trPr>
        <w:tc>
          <w:tcPr>
            <w:tcW w:w="274" w:type="pct"/>
            <w:shd w:val="clear" w:color="auto" w:fill="auto"/>
            <w:vAlign w:val="center"/>
          </w:tcPr>
          <w:p w14:paraId="39D0F27C" w14:textId="5066D26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FF3560A" w14:textId="3646F154"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ClNo</w:t>
            </w:r>
            <w:proofErr w:type="spellEnd"/>
          </w:p>
        </w:tc>
        <w:tc>
          <w:tcPr>
            <w:tcW w:w="1923" w:type="pct"/>
            <w:shd w:val="clear" w:color="auto" w:fill="auto"/>
            <w:noWrap/>
            <w:vAlign w:val="center"/>
            <w:hideMark/>
          </w:tcPr>
          <w:p w14:paraId="5538930D"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noWrap/>
            <w:vAlign w:val="center"/>
            <w:hideMark/>
          </w:tcPr>
          <w:p w14:paraId="766E3642" w14:textId="24CE3BDC" w:rsidR="00FD0FD5" w:rsidRPr="008F20B5" w:rsidRDefault="00FD0FD5" w:rsidP="00573DD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24685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73045F71" w14:textId="77777777" w:rsidR="00FD0FD5" w:rsidRPr="008F20B5" w:rsidDel="004444BD" w:rsidRDefault="00FD0FD5"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78C33D26" w14:textId="16DB36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2554D4C0" w14:textId="77777777" w:rsidTr="00DD441D">
        <w:trPr>
          <w:trHeight w:val="325"/>
        </w:trPr>
        <w:tc>
          <w:tcPr>
            <w:tcW w:w="274" w:type="pct"/>
            <w:shd w:val="clear" w:color="auto" w:fill="auto"/>
            <w:vAlign w:val="center"/>
          </w:tcPr>
          <w:p w14:paraId="5AF6CAB5" w14:textId="603B9C2A" w:rsidR="00FD0FD5" w:rsidRPr="004A1C2C" w:rsidRDefault="00FD0FD5" w:rsidP="0078740E">
            <w:pPr>
              <w:pStyle w:val="af9"/>
              <w:numPr>
                <w:ilvl w:val="0"/>
                <w:numId w:val="10"/>
              </w:numPr>
              <w:ind w:leftChars="0"/>
              <w:rPr>
                <w:rFonts w:ascii="標楷體" w:eastAsia="標楷體" w:hAnsi="標楷體"/>
              </w:rPr>
            </w:pPr>
          </w:p>
        </w:tc>
        <w:tc>
          <w:tcPr>
            <w:tcW w:w="714" w:type="pct"/>
            <w:shd w:val="clear" w:color="auto" w:fill="auto"/>
            <w:noWrap/>
            <w:vAlign w:val="center"/>
            <w:hideMark/>
          </w:tcPr>
          <w:p w14:paraId="48CB652F" w14:textId="69E2F104"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ClTypeCode</w:t>
            </w:r>
            <w:proofErr w:type="spellEnd"/>
          </w:p>
        </w:tc>
        <w:tc>
          <w:tcPr>
            <w:tcW w:w="1923" w:type="pct"/>
            <w:shd w:val="clear" w:color="auto" w:fill="auto"/>
            <w:noWrap/>
            <w:vAlign w:val="center"/>
            <w:hideMark/>
          </w:tcPr>
          <w:p w14:paraId="3DF59756"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75" w:type="pct"/>
            <w:shd w:val="clear" w:color="auto" w:fill="auto"/>
            <w:noWrap/>
            <w:vAlign w:val="center"/>
            <w:hideMark/>
          </w:tcPr>
          <w:p w14:paraId="11BBA13A"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624DF85"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CE2DD50" w14:textId="0CF651F0"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50D5AF52" w14:textId="09CE5D6D"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BDAB63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250: </w:t>
            </w:r>
            <w:r w:rsidRPr="004A1C2C">
              <w:rPr>
                <w:rFonts w:ascii="標楷體" w:eastAsia="標楷體" w:hAnsi="標楷體" w:cs="新細明體" w:hint="eastAsia"/>
                <w:color w:val="000000"/>
                <w:kern w:val="0"/>
                <w:sz w:val="20"/>
                <w:szCs w:val="20"/>
              </w:rPr>
              <w:t>土地及建物－住宅用</w:t>
            </w:r>
          </w:p>
          <w:p w14:paraId="308E0B71"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260: </w:t>
            </w:r>
            <w:r w:rsidRPr="004A1C2C">
              <w:rPr>
                <w:rFonts w:ascii="標楷體" w:eastAsia="標楷體" w:hAnsi="標楷體" w:cs="新細明體" w:hint="eastAsia"/>
                <w:color w:val="000000"/>
                <w:kern w:val="0"/>
                <w:sz w:val="20"/>
                <w:szCs w:val="20"/>
              </w:rPr>
              <w:t>土地及廠房</w:t>
            </w:r>
          </w:p>
          <w:p w14:paraId="5459BA40"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270: </w:t>
            </w:r>
            <w:r w:rsidRPr="004A1C2C">
              <w:rPr>
                <w:rFonts w:ascii="標楷體" w:eastAsia="標楷體" w:hAnsi="標楷體" w:cs="新細明體" w:hint="eastAsia"/>
                <w:color w:val="000000"/>
                <w:kern w:val="0"/>
                <w:sz w:val="20"/>
                <w:szCs w:val="20"/>
              </w:rPr>
              <w:t>建物（不含土地）－住宅用</w:t>
            </w:r>
          </w:p>
          <w:p w14:paraId="114B1F0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280: </w:t>
            </w:r>
            <w:r w:rsidRPr="004A1C2C">
              <w:rPr>
                <w:rFonts w:ascii="標楷體" w:eastAsia="標楷體" w:hAnsi="標楷體" w:cs="新細明體" w:hint="eastAsia"/>
                <w:color w:val="000000"/>
                <w:kern w:val="0"/>
                <w:sz w:val="20"/>
                <w:szCs w:val="20"/>
              </w:rPr>
              <w:t>廠房（不含土地）</w:t>
            </w:r>
          </w:p>
          <w:p w14:paraId="09F28AC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2A0: </w:t>
            </w:r>
            <w:r w:rsidRPr="004A1C2C">
              <w:rPr>
                <w:rFonts w:ascii="標楷體" w:eastAsia="標楷體" w:hAnsi="標楷體" w:cs="新細明體" w:hint="eastAsia"/>
                <w:color w:val="000000"/>
                <w:kern w:val="0"/>
                <w:sz w:val="20"/>
                <w:szCs w:val="20"/>
              </w:rPr>
              <w:t>土地及建物商業用</w:t>
            </w:r>
          </w:p>
          <w:p w14:paraId="38C33E27"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2A1: </w:t>
            </w:r>
            <w:r w:rsidRPr="004A1C2C">
              <w:rPr>
                <w:rFonts w:ascii="標楷體" w:eastAsia="標楷體" w:hAnsi="標楷體" w:cs="新細明體" w:hint="eastAsia"/>
                <w:color w:val="000000"/>
                <w:kern w:val="0"/>
                <w:sz w:val="20"/>
                <w:szCs w:val="20"/>
              </w:rPr>
              <w:t>觀光飯店</w:t>
            </w:r>
          </w:p>
          <w:p w14:paraId="35341EAF"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2A2: </w:t>
            </w:r>
            <w:r w:rsidRPr="004A1C2C">
              <w:rPr>
                <w:rFonts w:ascii="標楷體" w:eastAsia="標楷體" w:hAnsi="標楷體" w:cs="新細明體" w:hint="eastAsia"/>
                <w:color w:val="000000"/>
                <w:kern w:val="0"/>
                <w:sz w:val="20"/>
                <w:szCs w:val="20"/>
              </w:rPr>
              <w:t>醫院</w:t>
            </w:r>
          </w:p>
          <w:p w14:paraId="2B89E21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2B0: </w:t>
            </w:r>
            <w:r w:rsidRPr="004A1C2C">
              <w:rPr>
                <w:rFonts w:ascii="標楷體" w:eastAsia="標楷體" w:hAnsi="標楷體" w:cs="新細明體" w:hint="eastAsia"/>
                <w:color w:val="000000"/>
                <w:kern w:val="0"/>
                <w:sz w:val="20"/>
                <w:szCs w:val="20"/>
              </w:rPr>
              <w:t>建物（不含土地）－商業用</w:t>
            </w:r>
          </w:p>
          <w:p w14:paraId="63B43166" w14:textId="118A03A4" w:rsidR="00FD0FD5" w:rsidRPr="008F20B5" w:rsidRDefault="00FD0FD5" w:rsidP="001F2576">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2X0: </w:t>
            </w:r>
            <w:r w:rsidRPr="004A1C2C">
              <w:rPr>
                <w:rFonts w:ascii="標楷體" w:eastAsia="標楷體" w:hAnsi="標楷體" w:cs="新細明體" w:hint="eastAsia"/>
                <w:color w:val="000000"/>
                <w:kern w:val="0"/>
                <w:sz w:val="20"/>
                <w:szCs w:val="20"/>
              </w:rPr>
              <w:t>其他不動產</w:t>
            </w:r>
          </w:p>
          <w:p w14:paraId="76BA6D30" w14:textId="77777777" w:rsidR="00FD0FD5" w:rsidRPr="004A1C2C" w:rsidRDefault="00FD0FD5" w:rsidP="004A1C2C">
            <w:pPr>
              <w:widowControl/>
              <w:rPr>
                <w:rFonts w:ascii="標楷體" w:eastAsia="標楷體" w:hAnsi="標楷體" w:cs="新細明體"/>
                <w:color w:val="000000"/>
                <w:kern w:val="0"/>
                <w:sz w:val="20"/>
                <w:szCs w:val="20"/>
              </w:rPr>
            </w:pPr>
          </w:p>
          <w:p w14:paraId="35EA6FF1" w14:textId="77777777"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12D7FF1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200: </w:t>
            </w:r>
            <w:r w:rsidRPr="004A1C2C">
              <w:rPr>
                <w:rFonts w:ascii="標楷體" w:eastAsia="標楷體" w:hAnsi="標楷體" w:cs="新細明體" w:hint="eastAsia"/>
                <w:color w:val="000000"/>
                <w:kern w:val="0"/>
                <w:sz w:val="20"/>
                <w:szCs w:val="20"/>
              </w:rPr>
              <w:t>房地建地（不含建物）</w:t>
            </w:r>
          </w:p>
          <w:p w14:paraId="03627B9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210: </w:t>
            </w:r>
            <w:r w:rsidRPr="004A1C2C">
              <w:rPr>
                <w:rFonts w:ascii="標楷體" w:eastAsia="標楷體" w:hAnsi="標楷體" w:cs="新細明體" w:hint="eastAsia"/>
                <w:color w:val="000000"/>
                <w:kern w:val="0"/>
                <w:sz w:val="20"/>
                <w:szCs w:val="20"/>
              </w:rPr>
              <w:t>空地</w:t>
            </w:r>
          </w:p>
          <w:p w14:paraId="742CF07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220: </w:t>
            </w:r>
            <w:r w:rsidRPr="004A1C2C">
              <w:rPr>
                <w:rFonts w:ascii="標楷體" w:eastAsia="標楷體" w:hAnsi="標楷體" w:cs="新細明體" w:hint="eastAsia"/>
                <w:color w:val="000000"/>
                <w:kern w:val="0"/>
                <w:sz w:val="20"/>
                <w:szCs w:val="20"/>
              </w:rPr>
              <w:t>農地</w:t>
            </w:r>
          </w:p>
          <w:p w14:paraId="7B126C3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230: </w:t>
            </w:r>
            <w:r w:rsidRPr="004A1C2C">
              <w:rPr>
                <w:rFonts w:ascii="標楷體" w:eastAsia="標楷體" w:hAnsi="標楷體" w:cs="新細明體" w:hint="eastAsia"/>
                <w:color w:val="000000"/>
                <w:kern w:val="0"/>
                <w:sz w:val="20"/>
                <w:szCs w:val="20"/>
              </w:rPr>
              <w:t>林地</w:t>
            </w:r>
          </w:p>
          <w:p w14:paraId="0CCF13A4"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240: </w:t>
            </w:r>
            <w:r w:rsidRPr="004A1C2C">
              <w:rPr>
                <w:rFonts w:ascii="標楷體" w:eastAsia="標楷體" w:hAnsi="標楷體" w:cs="新細明體" w:hint="eastAsia"/>
                <w:color w:val="000000"/>
                <w:kern w:val="0"/>
                <w:sz w:val="20"/>
                <w:szCs w:val="20"/>
              </w:rPr>
              <w:t>養殖地</w:t>
            </w:r>
          </w:p>
          <w:p w14:paraId="2F9FED06" w14:textId="424506A9" w:rsidR="00FD0FD5" w:rsidRPr="008F20B5" w:rsidRDefault="00FD0FD5">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290: </w:t>
            </w:r>
            <w:r w:rsidRPr="004A1C2C">
              <w:rPr>
                <w:rFonts w:ascii="標楷體" w:eastAsia="標楷體" w:hAnsi="標楷體" w:cs="新細明體" w:hint="eastAsia"/>
                <w:color w:val="000000"/>
                <w:kern w:val="0"/>
                <w:sz w:val="20"/>
                <w:szCs w:val="20"/>
              </w:rPr>
              <w:t>高爾夫球場</w:t>
            </w:r>
          </w:p>
        </w:tc>
      </w:tr>
      <w:tr w:rsidR="00D965F9" w:rsidRPr="00D965F9" w14:paraId="2BC86675" w14:textId="77777777" w:rsidTr="00DD441D">
        <w:trPr>
          <w:trHeight w:val="340"/>
        </w:trPr>
        <w:tc>
          <w:tcPr>
            <w:tcW w:w="274" w:type="pct"/>
            <w:shd w:val="clear" w:color="auto" w:fill="auto"/>
            <w:vAlign w:val="center"/>
          </w:tcPr>
          <w:p w14:paraId="0B45AEDD"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0B521D92" w14:textId="3A8B9607"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CityCode</w:t>
            </w:r>
            <w:proofErr w:type="spellEnd"/>
          </w:p>
        </w:tc>
        <w:tc>
          <w:tcPr>
            <w:tcW w:w="1923" w:type="pct"/>
            <w:shd w:val="clear" w:color="auto" w:fill="auto"/>
            <w:noWrap/>
          </w:tcPr>
          <w:p w14:paraId="68450FE0" w14:textId="6BE854B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建物門牌（縣／市）</w:t>
            </w:r>
          </w:p>
        </w:tc>
        <w:tc>
          <w:tcPr>
            <w:tcW w:w="275" w:type="pct"/>
            <w:shd w:val="clear" w:color="auto" w:fill="auto"/>
            <w:noWrap/>
            <w:vAlign w:val="center"/>
          </w:tcPr>
          <w:p w14:paraId="3C7EFA2A" w14:textId="4814A064"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6E4FE569" w14:textId="4A032D3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75" w:type="pct"/>
          </w:tcPr>
          <w:p w14:paraId="61729064" w14:textId="12F151D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555FE6B2" w14:textId="6366679A" w:rsidR="004F394E" w:rsidRPr="00D965F9" w:rsidRDefault="004F394E" w:rsidP="00910C6F">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B3ACF9D" w14:textId="4E2AA745"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0A20EA47" w14:textId="20556C73"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(L2</w:t>
            </w:r>
            <w:r w:rsidRPr="00D965F9">
              <w:rPr>
                <w:rFonts w:ascii="標楷體" w:eastAsia="標楷體" w:hAnsi="標楷體" w:cs="新細明體"/>
                <w:kern w:val="0"/>
              </w:rPr>
              <w:t>411</w:t>
            </w:r>
            <w:r w:rsidRPr="00D965F9">
              <w:rPr>
                <w:rFonts w:ascii="標楷體" w:eastAsia="標楷體" w:hAnsi="標楷體" w:cs="新細明體" w:hint="eastAsia"/>
                <w:kern w:val="0"/>
              </w:rPr>
              <w:t>轉換為新代碼)</w:t>
            </w:r>
          </w:p>
        </w:tc>
      </w:tr>
      <w:tr w:rsidR="00D965F9" w:rsidRPr="00D965F9" w14:paraId="78AB9EEF" w14:textId="77777777" w:rsidTr="00DD441D">
        <w:trPr>
          <w:trHeight w:val="340"/>
        </w:trPr>
        <w:tc>
          <w:tcPr>
            <w:tcW w:w="274" w:type="pct"/>
            <w:shd w:val="clear" w:color="auto" w:fill="auto"/>
            <w:vAlign w:val="center"/>
          </w:tcPr>
          <w:p w14:paraId="07F09A5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345CDB43" w14:textId="4AE631DE"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AreaCode</w:t>
            </w:r>
            <w:proofErr w:type="spellEnd"/>
          </w:p>
        </w:tc>
        <w:tc>
          <w:tcPr>
            <w:tcW w:w="1923" w:type="pct"/>
            <w:shd w:val="clear" w:color="auto" w:fill="auto"/>
            <w:noWrap/>
          </w:tcPr>
          <w:p w14:paraId="695457E7" w14:textId="2593D12F"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建物門牌（鄉／鎮／市／區）</w:t>
            </w:r>
          </w:p>
        </w:tc>
        <w:tc>
          <w:tcPr>
            <w:tcW w:w="275" w:type="pct"/>
            <w:shd w:val="clear" w:color="auto" w:fill="auto"/>
            <w:noWrap/>
            <w:vAlign w:val="center"/>
          </w:tcPr>
          <w:p w14:paraId="63BD2C75" w14:textId="749866F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6B5F61CA" w14:textId="0261C0C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75" w:type="pct"/>
          </w:tcPr>
          <w:p w14:paraId="1E25A690" w14:textId="43C4D92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264" w:type="pct"/>
            <w:shd w:val="clear" w:color="auto" w:fill="auto"/>
            <w:noWrap/>
            <w:vAlign w:val="center"/>
          </w:tcPr>
          <w:p w14:paraId="1699E58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453761B1" w14:textId="031A2C64" w:rsidR="00FD0FD5" w:rsidRPr="00D965F9" w:rsidRDefault="00FD0FD5" w:rsidP="00910C6F">
            <w:pPr>
              <w:widowControl/>
              <w:rPr>
                <w:rFonts w:ascii="標楷體" w:eastAsia="標楷體" w:hAnsi="標楷體" w:cs="新細明體"/>
                <w:kern w:val="0"/>
              </w:rPr>
            </w:pPr>
          </w:p>
        </w:tc>
      </w:tr>
      <w:tr w:rsidR="00D965F9" w:rsidRPr="00D965F9" w14:paraId="3FB82A1F" w14:textId="77777777" w:rsidTr="00DD441D">
        <w:trPr>
          <w:trHeight w:val="340"/>
        </w:trPr>
        <w:tc>
          <w:tcPr>
            <w:tcW w:w="274" w:type="pct"/>
            <w:shd w:val="clear" w:color="auto" w:fill="auto"/>
            <w:vAlign w:val="center"/>
          </w:tcPr>
          <w:p w14:paraId="3825916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1447BBBE" w14:textId="6C8D815E"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IrCode</w:t>
            </w:r>
            <w:proofErr w:type="spellEnd"/>
          </w:p>
        </w:tc>
        <w:tc>
          <w:tcPr>
            <w:tcW w:w="1923" w:type="pct"/>
            <w:shd w:val="clear" w:color="auto" w:fill="auto"/>
            <w:noWrap/>
          </w:tcPr>
          <w:p w14:paraId="1EFA18A7" w14:textId="6B92552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建物門牌（地段）</w:t>
            </w:r>
          </w:p>
        </w:tc>
        <w:tc>
          <w:tcPr>
            <w:tcW w:w="275" w:type="pct"/>
            <w:shd w:val="clear" w:color="auto" w:fill="auto"/>
            <w:noWrap/>
            <w:vAlign w:val="center"/>
          </w:tcPr>
          <w:p w14:paraId="7B909415" w14:textId="4EA556A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748DEC87" w14:textId="1414B48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5EB0AA45" w14:textId="7DB6AB36"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264" w:type="pct"/>
            <w:shd w:val="clear" w:color="auto" w:fill="auto"/>
            <w:noWrap/>
            <w:vAlign w:val="center"/>
          </w:tcPr>
          <w:p w14:paraId="5EF9D44A"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03B7DD79" w14:textId="25739891" w:rsidR="00FD0FD5" w:rsidRPr="00D965F9" w:rsidRDefault="00FD0FD5" w:rsidP="00910C6F">
            <w:pPr>
              <w:widowControl/>
              <w:rPr>
                <w:rFonts w:ascii="標楷體" w:eastAsia="標楷體" w:hAnsi="標楷體" w:cs="新細明體"/>
                <w:kern w:val="0"/>
              </w:rPr>
            </w:pPr>
          </w:p>
        </w:tc>
      </w:tr>
      <w:tr w:rsidR="00D965F9" w:rsidRPr="00D965F9" w14:paraId="2A82C55E" w14:textId="77777777" w:rsidTr="00DD441D">
        <w:trPr>
          <w:trHeight w:val="340"/>
        </w:trPr>
        <w:tc>
          <w:tcPr>
            <w:tcW w:w="274" w:type="pct"/>
            <w:shd w:val="clear" w:color="auto" w:fill="auto"/>
            <w:vAlign w:val="center"/>
          </w:tcPr>
          <w:p w14:paraId="17650AB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1A57C60D" w14:textId="795DAF3F"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Road</w:t>
            </w:r>
          </w:p>
        </w:tc>
        <w:tc>
          <w:tcPr>
            <w:tcW w:w="1923" w:type="pct"/>
            <w:shd w:val="clear" w:color="auto" w:fill="auto"/>
            <w:noWrap/>
          </w:tcPr>
          <w:p w14:paraId="34559878" w14:textId="1A1903CB"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建物門牌（路／街／村）</w:t>
            </w:r>
          </w:p>
        </w:tc>
        <w:tc>
          <w:tcPr>
            <w:tcW w:w="275" w:type="pct"/>
            <w:shd w:val="clear" w:color="auto" w:fill="auto"/>
            <w:noWrap/>
            <w:vAlign w:val="center"/>
          </w:tcPr>
          <w:p w14:paraId="52C712D4" w14:textId="4CB3389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3A2A23AF" w14:textId="128FF63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20</w:t>
            </w:r>
          </w:p>
        </w:tc>
        <w:tc>
          <w:tcPr>
            <w:tcW w:w="275" w:type="pct"/>
          </w:tcPr>
          <w:p w14:paraId="046B8C7C" w14:textId="7FF612D4"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7DA7D427" w14:textId="3A8110BA" w:rsidR="00FD0FD5" w:rsidRPr="00D965F9" w:rsidRDefault="00FD0FD5" w:rsidP="00910C6F">
            <w:pPr>
              <w:widowControl/>
              <w:rPr>
                <w:rFonts w:ascii="標楷體" w:eastAsia="標楷體" w:hAnsi="標楷體" w:cs="新細明體"/>
                <w:kern w:val="0"/>
              </w:rPr>
            </w:pPr>
          </w:p>
        </w:tc>
      </w:tr>
      <w:tr w:rsidR="00D965F9" w:rsidRPr="00D965F9" w14:paraId="294DD48F" w14:textId="77777777" w:rsidTr="00DD441D">
        <w:trPr>
          <w:trHeight w:val="340"/>
        </w:trPr>
        <w:tc>
          <w:tcPr>
            <w:tcW w:w="274" w:type="pct"/>
            <w:shd w:val="clear" w:color="auto" w:fill="auto"/>
            <w:vAlign w:val="center"/>
          </w:tcPr>
          <w:p w14:paraId="010C803F"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7A09C7F" w14:textId="37E6712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Section</w:t>
            </w:r>
          </w:p>
        </w:tc>
        <w:tc>
          <w:tcPr>
            <w:tcW w:w="1923" w:type="pct"/>
            <w:shd w:val="clear" w:color="auto" w:fill="auto"/>
            <w:noWrap/>
          </w:tcPr>
          <w:p w14:paraId="47A09A08" w14:textId="1E8ED93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建物門牌－段</w:t>
            </w:r>
          </w:p>
        </w:tc>
        <w:tc>
          <w:tcPr>
            <w:tcW w:w="275" w:type="pct"/>
            <w:shd w:val="clear" w:color="auto" w:fill="auto"/>
            <w:noWrap/>
            <w:vAlign w:val="center"/>
          </w:tcPr>
          <w:p w14:paraId="77421333" w14:textId="692F6E0A"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3CE773C1" w14:textId="5B9D60C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6E53EAD4"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6508011" w14:textId="2CF92D84" w:rsidR="00FD0FD5" w:rsidRPr="00D965F9" w:rsidRDefault="00FD0FD5" w:rsidP="00910C6F">
            <w:pPr>
              <w:widowControl/>
              <w:rPr>
                <w:rFonts w:ascii="標楷體" w:eastAsia="標楷體" w:hAnsi="標楷體" w:cs="新細明體"/>
                <w:kern w:val="0"/>
              </w:rPr>
            </w:pPr>
          </w:p>
        </w:tc>
      </w:tr>
      <w:tr w:rsidR="00D965F9" w:rsidRPr="00D965F9" w14:paraId="6A8A24DE" w14:textId="77777777" w:rsidTr="00DD441D">
        <w:trPr>
          <w:trHeight w:val="340"/>
        </w:trPr>
        <w:tc>
          <w:tcPr>
            <w:tcW w:w="274" w:type="pct"/>
            <w:shd w:val="clear" w:color="auto" w:fill="auto"/>
            <w:vAlign w:val="center"/>
          </w:tcPr>
          <w:p w14:paraId="557DE935"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A687363" w14:textId="3F96A8C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Alley</w:t>
            </w:r>
          </w:p>
        </w:tc>
        <w:tc>
          <w:tcPr>
            <w:tcW w:w="1923" w:type="pct"/>
            <w:shd w:val="clear" w:color="auto" w:fill="auto"/>
            <w:noWrap/>
          </w:tcPr>
          <w:p w14:paraId="741F94B3" w14:textId="11D4D4A0"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建物門牌－巷</w:t>
            </w:r>
          </w:p>
        </w:tc>
        <w:tc>
          <w:tcPr>
            <w:tcW w:w="275" w:type="pct"/>
            <w:shd w:val="clear" w:color="auto" w:fill="auto"/>
            <w:noWrap/>
            <w:vAlign w:val="center"/>
          </w:tcPr>
          <w:p w14:paraId="7A987AE7" w14:textId="2CEDAFC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46AFF511" w14:textId="357E35B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49CB3AA0"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7595E79" w14:textId="2464CAF7" w:rsidR="00FD0FD5" w:rsidRPr="00D965F9" w:rsidRDefault="00FD0FD5" w:rsidP="00910C6F">
            <w:pPr>
              <w:widowControl/>
              <w:rPr>
                <w:rFonts w:ascii="標楷體" w:eastAsia="標楷體" w:hAnsi="標楷體" w:cs="新細明體"/>
                <w:kern w:val="0"/>
              </w:rPr>
            </w:pPr>
          </w:p>
        </w:tc>
      </w:tr>
      <w:tr w:rsidR="00D965F9" w:rsidRPr="00D965F9" w14:paraId="68544886" w14:textId="77777777" w:rsidTr="00DD441D">
        <w:trPr>
          <w:trHeight w:val="340"/>
        </w:trPr>
        <w:tc>
          <w:tcPr>
            <w:tcW w:w="274" w:type="pct"/>
            <w:shd w:val="clear" w:color="auto" w:fill="auto"/>
            <w:vAlign w:val="center"/>
          </w:tcPr>
          <w:p w14:paraId="10EB6EB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3303289D" w14:textId="45DFC369"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Lane</w:t>
            </w:r>
          </w:p>
        </w:tc>
        <w:tc>
          <w:tcPr>
            <w:tcW w:w="1923" w:type="pct"/>
            <w:shd w:val="clear" w:color="auto" w:fill="auto"/>
            <w:noWrap/>
          </w:tcPr>
          <w:p w14:paraId="1B39E97A" w14:textId="34587EB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建物門牌－弄</w:t>
            </w:r>
          </w:p>
        </w:tc>
        <w:tc>
          <w:tcPr>
            <w:tcW w:w="275" w:type="pct"/>
            <w:shd w:val="clear" w:color="auto" w:fill="auto"/>
            <w:noWrap/>
            <w:vAlign w:val="center"/>
          </w:tcPr>
          <w:p w14:paraId="17BEAA04" w14:textId="4203129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088D13E1" w14:textId="0AEC32D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2E1EF3B9"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7404999" w14:textId="1494DE40" w:rsidR="00FD0FD5" w:rsidRPr="00D965F9" w:rsidRDefault="00FD0FD5" w:rsidP="00910C6F">
            <w:pPr>
              <w:widowControl/>
              <w:rPr>
                <w:rFonts w:ascii="標楷體" w:eastAsia="標楷體" w:hAnsi="標楷體" w:cs="新細明體"/>
                <w:kern w:val="0"/>
              </w:rPr>
            </w:pPr>
          </w:p>
        </w:tc>
      </w:tr>
      <w:tr w:rsidR="00D965F9" w:rsidRPr="00D965F9" w14:paraId="23A756DE" w14:textId="77777777" w:rsidTr="00DD441D">
        <w:trPr>
          <w:trHeight w:val="340"/>
        </w:trPr>
        <w:tc>
          <w:tcPr>
            <w:tcW w:w="274" w:type="pct"/>
            <w:shd w:val="clear" w:color="auto" w:fill="auto"/>
            <w:vAlign w:val="center"/>
          </w:tcPr>
          <w:p w14:paraId="5ACA9224"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28555C2D" w14:textId="22667C94"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w:t>
            </w:r>
          </w:p>
        </w:tc>
        <w:tc>
          <w:tcPr>
            <w:tcW w:w="1923" w:type="pct"/>
            <w:shd w:val="clear" w:color="auto" w:fill="auto"/>
            <w:noWrap/>
          </w:tcPr>
          <w:p w14:paraId="6DBDFB45" w14:textId="50C60EE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w:t>
            </w:r>
          </w:p>
        </w:tc>
        <w:tc>
          <w:tcPr>
            <w:tcW w:w="275" w:type="pct"/>
            <w:shd w:val="clear" w:color="auto" w:fill="auto"/>
            <w:noWrap/>
            <w:vAlign w:val="center"/>
          </w:tcPr>
          <w:p w14:paraId="2C5D6680" w14:textId="5935DB2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16320DA6" w14:textId="0224517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5B9F6C8A"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9426848" w14:textId="7478DC11" w:rsidR="00FD0FD5" w:rsidRPr="00D965F9" w:rsidRDefault="00FD0FD5" w:rsidP="00910C6F">
            <w:pPr>
              <w:widowControl/>
              <w:rPr>
                <w:rFonts w:ascii="標楷體" w:eastAsia="標楷體" w:hAnsi="標楷體" w:cs="新細明體"/>
                <w:kern w:val="0"/>
              </w:rPr>
            </w:pPr>
          </w:p>
        </w:tc>
      </w:tr>
      <w:tr w:rsidR="00D965F9" w:rsidRPr="00D965F9" w14:paraId="13736FF4" w14:textId="77777777" w:rsidTr="00DD441D">
        <w:trPr>
          <w:trHeight w:val="340"/>
        </w:trPr>
        <w:tc>
          <w:tcPr>
            <w:tcW w:w="274" w:type="pct"/>
            <w:shd w:val="clear" w:color="auto" w:fill="auto"/>
            <w:vAlign w:val="center"/>
          </w:tcPr>
          <w:p w14:paraId="6AB8C6B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4DAB6345" w14:textId="4655F8DA"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NumDash</w:t>
            </w:r>
            <w:proofErr w:type="spellEnd"/>
          </w:p>
        </w:tc>
        <w:tc>
          <w:tcPr>
            <w:tcW w:w="1923" w:type="pct"/>
            <w:shd w:val="clear" w:color="auto" w:fill="auto"/>
            <w:noWrap/>
          </w:tcPr>
          <w:p w14:paraId="430C2848" w14:textId="6B38ACF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建物門牌－號之</w:t>
            </w:r>
          </w:p>
        </w:tc>
        <w:tc>
          <w:tcPr>
            <w:tcW w:w="275" w:type="pct"/>
            <w:shd w:val="clear" w:color="auto" w:fill="auto"/>
            <w:noWrap/>
            <w:vAlign w:val="center"/>
          </w:tcPr>
          <w:p w14:paraId="4472204E" w14:textId="78518F6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694E3B7B" w14:textId="6BF7111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27D6332F"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794CD424" w14:textId="0E13C76C" w:rsidR="00FD0FD5" w:rsidRPr="00D965F9" w:rsidRDefault="00FD0FD5" w:rsidP="00910C6F">
            <w:pPr>
              <w:widowControl/>
              <w:rPr>
                <w:rFonts w:ascii="標楷體" w:eastAsia="標楷體" w:hAnsi="標楷體" w:cs="新細明體"/>
                <w:kern w:val="0"/>
              </w:rPr>
            </w:pPr>
          </w:p>
        </w:tc>
      </w:tr>
      <w:tr w:rsidR="00D965F9" w:rsidRPr="00D965F9" w14:paraId="441A2ECA" w14:textId="77777777" w:rsidTr="00DD441D">
        <w:trPr>
          <w:trHeight w:val="340"/>
        </w:trPr>
        <w:tc>
          <w:tcPr>
            <w:tcW w:w="274" w:type="pct"/>
            <w:shd w:val="clear" w:color="auto" w:fill="auto"/>
            <w:vAlign w:val="center"/>
          </w:tcPr>
          <w:p w14:paraId="4300256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77A86ADC" w14:textId="0057CC3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w:t>
            </w:r>
          </w:p>
        </w:tc>
        <w:tc>
          <w:tcPr>
            <w:tcW w:w="1923" w:type="pct"/>
            <w:shd w:val="clear" w:color="auto" w:fill="auto"/>
            <w:noWrap/>
          </w:tcPr>
          <w:p w14:paraId="131876D5" w14:textId="4342359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w:t>
            </w:r>
          </w:p>
        </w:tc>
        <w:tc>
          <w:tcPr>
            <w:tcW w:w="275" w:type="pct"/>
            <w:shd w:val="clear" w:color="auto" w:fill="auto"/>
            <w:noWrap/>
            <w:vAlign w:val="center"/>
          </w:tcPr>
          <w:p w14:paraId="2C937510" w14:textId="5E0FCDDB"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2FFEBCAE" w14:textId="1F59428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579C00CA"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A993F31" w14:textId="5F764759" w:rsidR="00FD0FD5" w:rsidRPr="00D965F9" w:rsidRDefault="00FD0FD5" w:rsidP="00910C6F">
            <w:pPr>
              <w:widowControl/>
              <w:rPr>
                <w:rFonts w:ascii="標楷體" w:eastAsia="標楷體" w:hAnsi="標楷體" w:cs="新細明體"/>
                <w:kern w:val="0"/>
              </w:rPr>
            </w:pPr>
          </w:p>
        </w:tc>
      </w:tr>
      <w:tr w:rsidR="00D965F9" w:rsidRPr="00D965F9" w14:paraId="1D5C85DF" w14:textId="77777777" w:rsidTr="00DD441D">
        <w:trPr>
          <w:trHeight w:val="340"/>
        </w:trPr>
        <w:tc>
          <w:tcPr>
            <w:tcW w:w="274" w:type="pct"/>
            <w:shd w:val="clear" w:color="auto" w:fill="auto"/>
            <w:vAlign w:val="center"/>
          </w:tcPr>
          <w:p w14:paraId="38E00AD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060C7CBA" w14:textId="3E59BABD"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FloorDash</w:t>
            </w:r>
            <w:proofErr w:type="spellEnd"/>
          </w:p>
        </w:tc>
        <w:tc>
          <w:tcPr>
            <w:tcW w:w="1923" w:type="pct"/>
            <w:shd w:val="clear" w:color="auto" w:fill="auto"/>
            <w:noWrap/>
          </w:tcPr>
          <w:p w14:paraId="28199BE7" w14:textId="135DB70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建物門牌－樓之</w:t>
            </w:r>
          </w:p>
        </w:tc>
        <w:tc>
          <w:tcPr>
            <w:tcW w:w="275" w:type="pct"/>
            <w:shd w:val="clear" w:color="auto" w:fill="auto"/>
            <w:noWrap/>
            <w:vAlign w:val="center"/>
          </w:tcPr>
          <w:p w14:paraId="797EA676" w14:textId="0D42931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0AC4E9E4" w14:textId="4E12424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58314438"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F4D8E65" w14:textId="16D72EF6" w:rsidR="00FD0FD5" w:rsidRPr="00D965F9" w:rsidRDefault="00FD0FD5" w:rsidP="00910C6F">
            <w:pPr>
              <w:widowControl/>
              <w:rPr>
                <w:rFonts w:ascii="標楷體" w:eastAsia="標楷體" w:hAnsi="標楷體" w:cs="新細明體"/>
                <w:kern w:val="0"/>
              </w:rPr>
            </w:pPr>
          </w:p>
        </w:tc>
      </w:tr>
      <w:tr w:rsidR="00D965F9" w:rsidRPr="00D965F9" w14:paraId="527637A0" w14:textId="77777777" w:rsidTr="00DD441D">
        <w:trPr>
          <w:trHeight w:val="340"/>
        </w:trPr>
        <w:tc>
          <w:tcPr>
            <w:tcW w:w="274" w:type="pct"/>
            <w:shd w:val="clear" w:color="auto" w:fill="auto"/>
            <w:vAlign w:val="center"/>
          </w:tcPr>
          <w:p w14:paraId="6D2173B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3761DD2C" w14:textId="2D869FD3"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BdNo1</w:t>
            </w:r>
          </w:p>
        </w:tc>
        <w:tc>
          <w:tcPr>
            <w:tcW w:w="1923" w:type="pct"/>
            <w:shd w:val="clear" w:color="auto" w:fill="auto"/>
            <w:noWrap/>
          </w:tcPr>
          <w:p w14:paraId="406EADC9" w14:textId="20AE344D"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1</w:t>
            </w:r>
          </w:p>
        </w:tc>
        <w:tc>
          <w:tcPr>
            <w:tcW w:w="275" w:type="pct"/>
            <w:shd w:val="clear" w:color="auto" w:fill="auto"/>
            <w:noWrap/>
            <w:vAlign w:val="center"/>
          </w:tcPr>
          <w:p w14:paraId="710DD8D3" w14:textId="56192ED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3B440A91" w14:textId="1F27934D"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755A2A4B" w14:textId="5B3E2E7D"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264" w:type="pct"/>
            <w:shd w:val="clear" w:color="auto" w:fill="auto"/>
            <w:noWrap/>
            <w:vAlign w:val="center"/>
          </w:tcPr>
          <w:p w14:paraId="20B8AC0C"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C563684" w14:textId="751302AA" w:rsidR="00FD0FD5" w:rsidRPr="00D965F9" w:rsidRDefault="00FD0FD5" w:rsidP="00910C6F">
            <w:pPr>
              <w:widowControl/>
              <w:rPr>
                <w:rFonts w:ascii="標楷體" w:eastAsia="標楷體" w:hAnsi="標楷體" w:cs="新細明體"/>
                <w:kern w:val="0"/>
              </w:rPr>
            </w:pPr>
          </w:p>
        </w:tc>
      </w:tr>
      <w:tr w:rsidR="00D965F9" w:rsidRPr="00D965F9" w14:paraId="06C2D71B" w14:textId="77777777" w:rsidTr="00DD441D">
        <w:trPr>
          <w:trHeight w:val="340"/>
        </w:trPr>
        <w:tc>
          <w:tcPr>
            <w:tcW w:w="274" w:type="pct"/>
            <w:shd w:val="clear" w:color="auto" w:fill="auto"/>
            <w:vAlign w:val="center"/>
          </w:tcPr>
          <w:p w14:paraId="6E3F5249"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0E44ACDD" w14:textId="4C4AC19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BdNo2</w:t>
            </w:r>
          </w:p>
        </w:tc>
        <w:tc>
          <w:tcPr>
            <w:tcW w:w="1923" w:type="pct"/>
            <w:shd w:val="clear" w:color="auto" w:fill="auto"/>
            <w:noWrap/>
          </w:tcPr>
          <w:p w14:paraId="7BA854F3" w14:textId="6AF1CF2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2</w:t>
            </w:r>
          </w:p>
        </w:tc>
        <w:tc>
          <w:tcPr>
            <w:tcW w:w="275" w:type="pct"/>
            <w:shd w:val="clear" w:color="auto" w:fill="auto"/>
            <w:noWrap/>
            <w:vAlign w:val="center"/>
          </w:tcPr>
          <w:p w14:paraId="03CFF71A" w14:textId="59A479A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5C4747A2" w14:textId="15DB28E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75" w:type="pct"/>
          </w:tcPr>
          <w:p w14:paraId="13185AF2" w14:textId="3A7793D8"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264" w:type="pct"/>
            <w:shd w:val="clear" w:color="auto" w:fill="auto"/>
            <w:noWrap/>
            <w:vAlign w:val="center"/>
          </w:tcPr>
          <w:p w14:paraId="083E1D7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593EB9E" w14:textId="1F1566E0" w:rsidR="00FD0FD5" w:rsidRPr="00D965F9" w:rsidRDefault="00FD0FD5" w:rsidP="00910C6F">
            <w:pPr>
              <w:widowControl/>
              <w:rPr>
                <w:rFonts w:ascii="標楷體" w:eastAsia="標楷體" w:hAnsi="標楷體" w:cs="新細明體"/>
                <w:kern w:val="0"/>
              </w:rPr>
            </w:pPr>
          </w:p>
        </w:tc>
      </w:tr>
      <w:tr w:rsidR="00D965F9" w:rsidRPr="00D965F9" w14:paraId="6F81750B" w14:textId="77777777" w:rsidTr="00DD441D">
        <w:trPr>
          <w:trHeight w:val="340"/>
        </w:trPr>
        <w:tc>
          <w:tcPr>
            <w:tcW w:w="274" w:type="pct"/>
            <w:shd w:val="clear" w:color="auto" w:fill="auto"/>
            <w:vAlign w:val="center"/>
          </w:tcPr>
          <w:p w14:paraId="16E2B50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12484CD4" w14:textId="47BE5A69"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CityCodeB</w:t>
            </w:r>
            <w:proofErr w:type="spellEnd"/>
          </w:p>
        </w:tc>
        <w:tc>
          <w:tcPr>
            <w:tcW w:w="1923" w:type="pct"/>
            <w:shd w:val="clear" w:color="auto" w:fill="auto"/>
            <w:noWrap/>
          </w:tcPr>
          <w:p w14:paraId="7AB80EB8" w14:textId="634C6620"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土地座落（縣／市）</w:t>
            </w:r>
          </w:p>
        </w:tc>
        <w:tc>
          <w:tcPr>
            <w:tcW w:w="275" w:type="pct"/>
            <w:shd w:val="clear" w:color="auto" w:fill="auto"/>
            <w:noWrap/>
            <w:vAlign w:val="center"/>
          </w:tcPr>
          <w:p w14:paraId="0219A168" w14:textId="76854436"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2C51D04D" w14:textId="7196C2AD"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75" w:type="pct"/>
          </w:tcPr>
          <w:p w14:paraId="6173383A" w14:textId="3CD904E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11556C2D" w14:textId="2096857D" w:rsidR="004F394E"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p w14:paraId="132E65C2" w14:textId="213BE1E2"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59B0D252" w14:textId="5D800436"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(L</w:t>
            </w:r>
            <w:r w:rsidRPr="00D965F9">
              <w:rPr>
                <w:rFonts w:ascii="標楷體" w:eastAsia="標楷體" w:hAnsi="標楷體" w:cs="新細明體"/>
                <w:kern w:val="0"/>
              </w:rPr>
              <w:t>2411</w:t>
            </w:r>
            <w:r w:rsidRPr="00D965F9">
              <w:rPr>
                <w:rFonts w:ascii="標楷體" w:eastAsia="標楷體" w:hAnsi="標楷體" w:cs="新細明體" w:hint="eastAsia"/>
                <w:kern w:val="0"/>
              </w:rPr>
              <w:t>轉換為新代碼)</w:t>
            </w:r>
          </w:p>
        </w:tc>
      </w:tr>
      <w:tr w:rsidR="00D965F9" w:rsidRPr="00D965F9" w14:paraId="3E55511A" w14:textId="77777777" w:rsidTr="00DD441D">
        <w:trPr>
          <w:trHeight w:val="340"/>
        </w:trPr>
        <w:tc>
          <w:tcPr>
            <w:tcW w:w="274" w:type="pct"/>
            <w:shd w:val="clear" w:color="auto" w:fill="auto"/>
            <w:vAlign w:val="center"/>
          </w:tcPr>
          <w:p w14:paraId="08741AEE"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6939D8A0" w14:textId="6C9F41D6"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AreaCodeB</w:t>
            </w:r>
            <w:proofErr w:type="spellEnd"/>
          </w:p>
        </w:tc>
        <w:tc>
          <w:tcPr>
            <w:tcW w:w="1923" w:type="pct"/>
            <w:shd w:val="clear" w:color="auto" w:fill="auto"/>
            <w:noWrap/>
          </w:tcPr>
          <w:p w14:paraId="6B386CDB" w14:textId="04F6B903"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土地座落（鄉／鎮／市／區）</w:t>
            </w:r>
          </w:p>
        </w:tc>
        <w:tc>
          <w:tcPr>
            <w:tcW w:w="275" w:type="pct"/>
            <w:shd w:val="clear" w:color="auto" w:fill="auto"/>
            <w:noWrap/>
            <w:vAlign w:val="center"/>
          </w:tcPr>
          <w:p w14:paraId="6EB4FBA0" w14:textId="3FB758D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302622E3" w14:textId="77D7080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75" w:type="pct"/>
          </w:tcPr>
          <w:p w14:paraId="04A08488" w14:textId="0B897FC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42151862" w14:textId="582E9F27"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5C592179" w14:textId="77777777" w:rsidTr="00DD441D">
        <w:trPr>
          <w:trHeight w:val="340"/>
        </w:trPr>
        <w:tc>
          <w:tcPr>
            <w:tcW w:w="274" w:type="pct"/>
            <w:shd w:val="clear" w:color="auto" w:fill="auto"/>
            <w:vAlign w:val="center"/>
          </w:tcPr>
          <w:p w14:paraId="1AD4A6F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6B160B59" w14:textId="6F37BBE7"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IrCodeB</w:t>
            </w:r>
            <w:proofErr w:type="spellEnd"/>
          </w:p>
        </w:tc>
        <w:tc>
          <w:tcPr>
            <w:tcW w:w="1923" w:type="pct"/>
            <w:shd w:val="clear" w:color="auto" w:fill="auto"/>
            <w:noWrap/>
          </w:tcPr>
          <w:p w14:paraId="47BE4952" w14:textId="08246456"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土地座落（地段）</w:t>
            </w:r>
          </w:p>
        </w:tc>
        <w:tc>
          <w:tcPr>
            <w:tcW w:w="275" w:type="pct"/>
            <w:shd w:val="clear" w:color="auto" w:fill="auto"/>
            <w:noWrap/>
          </w:tcPr>
          <w:p w14:paraId="6A0FAF85" w14:textId="1CC827DC"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76CD6E42" w14:textId="0381726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75" w:type="pct"/>
          </w:tcPr>
          <w:p w14:paraId="7C875036" w14:textId="315BF43B"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420BDE3A" w14:textId="22E9397F"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24D33441" w14:textId="77777777" w:rsidTr="00DD441D">
        <w:trPr>
          <w:trHeight w:val="340"/>
        </w:trPr>
        <w:tc>
          <w:tcPr>
            <w:tcW w:w="274" w:type="pct"/>
            <w:shd w:val="clear" w:color="auto" w:fill="auto"/>
            <w:vAlign w:val="center"/>
          </w:tcPr>
          <w:p w14:paraId="5861E82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3F14B9E6" w14:textId="483073F2" w:rsidR="00FD0FD5" w:rsidRPr="00D965F9" w:rsidRDefault="00FD0FD5" w:rsidP="00424BE2">
            <w:pPr>
              <w:widowControl/>
              <w:rPr>
                <w:rFonts w:ascii="標楷體" w:eastAsia="標楷體" w:hAnsi="標楷體"/>
              </w:rPr>
            </w:pPr>
            <w:r w:rsidRPr="00D965F9">
              <w:rPr>
                <w:rFonts w:ascii="標楷體" w:eastAsia="標楷體" w:hAnsi="標楷體"/>
              </w:rPr>
              <w:t>LandNo1</w:t>
            </w:r>
          </w:p>
        </w:tc>
        <w:tc>
          <w:tcPr>
            <w:tcW w:w="1923" w:type="pct"/>
            <w:shd w:val="clear" w:color="auto" w:fill="auto"/>
            <w:noWrap/>
          </w:tcPr>
          <w:p w14:paraId="192C8533" w14:textId="7729EC37"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1</w:t>
            </w:r>
          </w:p>
        </w:tc>
        <w:tc>
          <w:tcPr>
            <w:tcW w:w="275" w:type="pct"/>
            <w:shd w:val="clear" w:color="auto" w:fill="auto"/>
            <w:noWrap/>
          </w:tcPr>
          <w:p w14:paraId="5BFEA46E" w14:textId="45ADF4B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52F704EC" w14:textId="7875726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75" w:type="pct"/>
          </w:tcPr>
          <w:p w14:paraId="7139C1B0" w14:textId="3BF634D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6984C054" w14:textId="30B7B801"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0050CC8C" w14:textId="77777777" w:rsidTr="00DD441D">
        <w:trPr>
          <w:trHeight w:val="340"/>
        </w:trPr>
        <w:tc>
          <w:tcPr>
            <w:tcW w:w="274" w:type="pct"/>
            <w:shd w:val="clear" w:color="auto" w:fill="auto"/>
            <w:vAlign w:val="center"/>
          </w:tcPr>
          <w:p w14:paraId="1F3EA2E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40FB4FEE" w14:textId="05DCDB77" w:rsidR="00FD0FD5" w:rsidRPr="00D965F9" w:rsidRDefault="00FD0FD5" w:rsidP="00424BE2">
            <w:pPr>
              <w:widowControl/>
              <w:rPr>
                <w:rFonts w:ascii="標楷體" w:eastAsia="標楷體" w:hAnsi="標楷體"/>
              </w:rPr>
            </w:pPr>
            <w:r w:rsidRPr="00D965F9">
              <w:rPr>
                <w:rFonts w:ascii="標楷體" w:eastAsia="標楷體" w:hAnsi="標楷體"/>
              </w:rPr>
              <w:t>LandNo2</w:t>
            </w:r>
          </w:p>
        </w:tc>
        <w:tc>
          <w:tcPr>
            <w:tcW w:w="1923" w:type="pct"/>
            <w:shd w:val="clear" w:color="auto" w:fill="auto"/>
            <w:noWrap/>
          </w:tcPr>
          <w:p w14:paraId="04362E2A" w14:textId="1E57E3EE"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2</w:t>
            </w:r>
          </w:p>
        </w:tc>
        <w:tc>
          <w:tcPr>
            <w:tcW w:w="275" w:type="pct"/>
            <w:shd w:val="clear" w:color="auto" w:fill="auto"/>
            <w:noWrap/>
          </w:tcPr>
          <w:p w14:paraId="2D95A66C" w14:textId="3D93045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611E5AAB" w14:textId="64AC7C3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75" w:type="pct"/>
          </w:tcPr>
          <w:p w14:paraId="595EA0DC" w14:textId="0F497C32"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64893F5D" w14:textId="29A4D283"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486528C3" w14:textId="77777777" w:rsidTr="00DD441D">
        <w:trPr>
          <w:trHeight w:val="340"/>
        </w:trPr>
        <w:tc>
          <w:tcPr>
            <w:tcW w:w="274" w:type="pct"/>
            <w:shd w:val="clear" w:color="auto" w:fill="auto"/>
            <w:vAlign w:val="center"/>
          </w:tcPr>
          <w:p w14:paraId="2E8D6D3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02A2948C" w14:textId="56BF80B9"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LandLocation</w:t>
            </w:r>
            <w:proofErr w:type="spellEnd"/>
          </w:p>
        </w:tc>
        <w:tc>
          <w:tcPr>
            <w:tcW w:w="1923" w:type="pct"/>
            <w:shd w:val="clear" w:color="auto" w:fill="auto"/>
            <w:noWrap/>
          </w:tcPr>
          <w:p w14:paraId="322964A0" w14:textId="2CCFF54F"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w:t>
            </w:r>
          </w:p>
        </w:tc>
        <w:tc>
          <w:tcPr>
            <w:tcW w:w="275" w:type="pct"/>
            <w:shd w:val="clear" w:color="auto" w:fill="auto"/>
            <w:noWrap/>
          </w:tcPr>
          <w:p w14:paraId="79061694" w14:textId="4C1AB6A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799D3568" w14:textId="03470FB5"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1</w:t>
            </w:r>
            <w:r w:rsidRPr="00D965F9">
              <w:rPr>
                <w:rFonts w:ascii="標楷體" w:eastAsia="標楷體" w:hAnsi="標楷體" w:cs="新細明體"/>
                <w:kern w:val="0"/>
              </w:rPr>
              <w:t>50</w:t>
            </w:r>
          </w:p>
        </w:tc>
        <w:tc>
          <w:tcPr>
            <w:tcW w:w="275" w:type="pct"/>
          </w:tcPr>
          <w:p w14:paraId="2F6BB593"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F16CA8C" w14:textId="1E4DF2E3" w:rsidR="00FD0FD5" w:rsidRPr="00D965F9" w:rsidRDefault="00FD0FD5" w:rsidP="00424BE2">
            <w:pPr>
              <w:widowControl/>
              <w:rPr>
                <w:rFonts w:ascii="標楷體" w:eastAsia="標楷體" w:hAnsi="標楷體" w:cs="新細明體"/>
                <w:kern w:val="0"/>
              </w:rPr>
            </w:pPr>
          </w:p>
        </w:tc>
      </w:tr>
      <w:tr w:rsidR="00FD0FD5" w:rsidRPr="008F20B5" w14:paraId="4A0AAF12" w14:textId="77777777" w:rsidTr="00DD441D">
        <w:trPr>
          <w:trHeight w:val="340"/>
        </w:trPr>
        <w:tc>
          <w:tcPr>
            <w:tcW w:w="274" w:type="pct"/>
            <w:shd w:val="clear" w:color="auto" w:fill="auto"/>
            <w:vAlign w:val="center"/>
          </w:tcPr>
          <w:p w14:paraId="20914E18" w14:textId="1B8F4F78"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16DBD06" w14:textId="63E87673"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EvaDate</w:t>
            </w:r>
            <w:proofErr w:type="spellEnd"/>
          </w:p>
        </w:tc>
        <w:tc>
          <w:tcPr>
            <w:tcW w:w="1923" w:type="pct"/>
            <w:shd w:val="clear" w:color="auto" w:fill="auto"/>
            <w:noWrap/>
            <w:vAlign w:val="center"/>
            <w:hideMark/>
          </w:tcPr>
          <w:p w14:paraId="69F93B89"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鑑價日期</w:t>
            </w:r>
          </w:p>
        </w:tc>
        <w:tc>
          <w:tcPr>
            <w:tcW w:w="275" w:type="pct"/>
            <w:shd w:val="clear" w:color="auto" w:fill="auto"/>
            <w:noWrap/>
            <w:vAlign w:val="center"/>
            <w:hideMark/>
          </w:tcPr>
          <w:p w14:paraId="196DE4FE"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27F6AAA2" w14:textId="6814FB0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6BC4FF73" w14:textId="19662919"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3CFCD1D5" w14:textId="52218A57"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7D3DB53A" w14:textId="77777777" w:rsidTr="00DD441D">
        <w:trPr>
          <w:trHeight w:val="340"/>
        </w:trPr>
        <w:tc>
          <w:tcPr>
            <w:tcW w:w="274" w:type="pct"/>
            <w:shd w:val="clear" w:color="auto" w:fill="auto"/>
            <w:vAlign w:val="center"/>
          </w:tcPr>
          <w:p w14:paraId="16EB2573" w14:textId="36A671C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608736F" w14:textId="2A670E3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EvaAmt</w:t>
            </w:r>
            <w:proofErr w:type="spellEnd"/>
          </w:p>
        </w:tc>
        <w:tc>
          <w:tcPr>
            <w:tcW w:w="1923" w:type="pct"/>
            <w:shd w:val="clear" w:color="auto" w:fill="auto"/>
            <w:noWrap/>
            <w:vAlign w:val="center"/>
            <w:hideMark/>
          </w:tcPr>
          <w:p w14:paraId="1D414E2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鑑估總值</w:t>
            </w:r>
          </w:p>
        </w:tc>
        <w:tc>
          <w:tcPr>
            <w:tcW w:w="275" w:type="pct"/>
            <w:shd w:val="clear" w:color="auto" w:fill="auto"/>
            <w:noWrap/>
            <w:vAlign w:val="center"/>
            <w:hideMark/>
          </w:tcPr>
          <w:p w14:paraId="6D6100EB" w14:textId="72C39C5B" w:rsidR="00FD0FD5" w:rsidRPr="008F20B5" w:rsidRDefault="00FD0FD5" w:rsidP="00424BE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3D6D18C7" w14:textId="6DEB81F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3C97E647" w14:textId="14334463" w:rsidR="00FD0FD5" w:rsidRPr="008F20B5" w:rsidDel="004444BD"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1D5C693B" w14:textId="555248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0887BB0B" w14:textId="77777777" w:rsidTr="00DD441D">
        <w:trPr>
          <w:trHeight w:val="340"/>
        </w:trPr>
        <w:tc>
          <w:tcPr>
            <w:tcW w:w="274" w:type="pct"/>
            <w:shd w:val="clear" w:color="auto" w:fill="auto"/>
            <w:vAlign w:val="center"/>
          </w:tcPr>
          <w:p w14:paraId="435E6622" w14:textId="1F6EE60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7810E21" w14:textId="7C7ACFB0"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EvaNetWorth</w:t>
            </w:r>
            <w:proofErr w:type="spellEnd"/>
          </w:p>
        </w:tc>
        <w:tc>
          <w:tcPr>
            <w:tcW w:w="1923" w:type="pct"/>
            <w:shd w:val="clear" w:color="auto" w:fill="auto"/>
            <w:noWrap/>
            <w:vAlign w:val="center"/>
            <w:hideMark/>
          </w:tcPr>
          <w:p w14:paraId="4D07D16B"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評估淨值</w:t>
            </w:r>
          </w:p>
        </w:tc>
        <w:tc>
          <w:tcPr>
            <w:tcW w:w="275" w:type="pct"/>
            <w:shd w:val="clear" w:color="auto" w:fill="auto"/>
            <w:noWrap/>
            <w:vAlign w:val="center"/>
            <w:hideMark/>
          </w:tcPr>
          <w:p w14:paraId="3FF9D003" w14:textId="50A39B8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6DADCA45" w14:textId="2F9169D9"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2EB04E7"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F35A856" w14:textId="7896765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6C8EFD7" w14:textId="77777777" w:rsidTr="00DD441D">
        <w:trPr>
          <w:trHeight w:val="340"/>
        </w:trPr>
        <w:tc>
          <w:tcPr>
            <w:tcW w:w="274" w:type="pct"/>
            <w:shd w:val="clear" w:color="auto" w:fill="auto"/>
            <w:vAlign w:val="center"/>
          </w:tcPr>
          <w:p w14:paraId="5A1F59A1" w14:textId="01AD8C3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FBE5E02" w14:textId="79E95885"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LVITax</w:t>
            </w:r>
            <w:proofErr w:type="spellEnd"/>
          </w:p>
        </w:tc>
        <w:tc>
          <w:tcPr>
            <w:tcW w:w="1923" w:type="pct"/>
            <w:shd w:val="clear" w:color="auto" w:fill="auto"/>
            <w:noWrap/>
            <w:vAlign w:val="center"/>
            <w:hideMark/>
          </w:tcPr>
          <w:p w14:paraId="452981D7"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土地增值稅</w:t>
            </w:r>
          </w:p>
        </w:tc>
        <w:tc>
          <w:tcPr>
            <w:tcW w:w="275" w:type="pct"/>
            <w:shd w:val="clear" w:color="auto" w:fill="auto"/>
            <w:noWrap/>
            <w:vAlign w:val="center"/>
            <w:hideMark/>
          </w:tcPr>
          <w:p w14:paraId="6466EC8B" w14:textId="3F46862D"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5B8D8FB9" w14:textId="0F964A63"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0CC922F7"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60CF9661" w14:textId="13B069DF"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36EFE1E6" w14:textId="77777777" w:rsidTr="00DD441D">
        <w:trPr>
          <w:trHeight w:val="340"/>
        </w:trPr>
        <w:tc>
          <w:tcPr>
            <w:tcW w:w="274" w:type="pct"/>
            <w:shd w:val="clear" w:color="auto" w:fill="auto"/>
            <w:vAlign w:val="center"/>
          </w:tcPr>
          <w:p w14:paraId="35A5D476" w14:textId="3281BF2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5D4860A" w14:textId="368E3DF7"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RentEvaValue</w:t>
            </w:r>
            <w:proofErr w:type="spellEnd"/>
          </w:p>
        </w:tc>
        <w:tc>
          <w:tcPr>
            <w:tcW w:w="1923" w:type="pct"/>
            <w:shd w:val="clear" w:color="auto" w:fill="auto"/>
            <w:noWrap/>
            <w:vAlign w:val="center"/>
            <w:hideMark/>
          </w:tcPr>
          <w:p w14:paraId="3526F8F0"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出租評估淨值</w:t>
            </w:r>
          </w:p>
        </w:tc>
        <w:tc>
          <w:tcPr>
            <w:tcW w:w="275" w:type="pct"/>
            <w:shd w:val="clear" w:color="auto" w:fill="auto"/>
            <w:noWrap/>
            <w:vAlign w:val="center"/>
            <w:hideMark/>
          </w:tcPr>
          <w:p w14:paraId="3328D7B8" w14:textId="71DA427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0E88117" w14:textId="5D33A5E4"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5B55482"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2AD21A1" w14:textId="2170088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9B59D2F" w14:textId="77777777" w:rsidTr="00DD441D">
        <w:trPr>
          <w:trHeight w:val="340"/>
        </w:trPr>
        <w:tc>
          <w:tcPr>
            <w:tcW w:w="274" w:type="pct"/>
            <w:shd w:val="clear" w:color="auto" w:fill="auto"/>
            <w:vAlign w:val="center"/>
          </w:tcPr>
          <w:p w14:paraId="2BBA082D" w14:textId="4C6BE3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AD8751A" w14:textId="61FA6AE9"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RentPrice</w:t>
            </w:r>
            <w:proofErr w:type="spellEnd"/>
          </w:p>
        </w:tc>
        <w:tc>
          <w:tcPr>
            <w:tcW w:w="1923" w:type="pct"/>
            <w:shd w:val="clear" w:color="auto" w:fill="auto"/>
            <w:noWrap/>
            <w:vAlign w:val="center"/>
            <w:hideMark/>
          </w:tcPr>
          <w:p w14:paraId="7D11163F"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押租金</w:t>
            </w:r>
          </w:p>
        </w:tc>
        <w:tc>
          <w:tcPr>
            <w:tcW w:w="275" w:type="pct"/>
            <w:shd w:val="clear" w:color="auto" w:fill="auto"/>
            <w:noWrap/>
            <w:vAlign w:val="center"/>
            <w:hideMark/>
          </w:tcPr>
          <w:p w14:paraId="138F6ABF" w14:textId="6204D233"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FFEDE99" w14:textId="6E00EB95"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0A0B64A0"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6FAEA324" w14:textId="345A930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3CE0663" w14:textId="77777777" w:rsidTr="00DD441D">
        <w:trPr>
          <w:trHeight w:val="340"/>
        </w:trPr>
        <w:tc>
          <w:tcPr>
            <w:tcW w:w="274" w:type="pct"/>
            <w:shd w:val="clear" w:color="auto" w:fill="auto"/>
            <w:vAlign w:val="center"/>
          </w:tcPr>
          <w:p w14:paraId="6F9B5A80" w14:textId="4400785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5EBD0E5" w14:textId="61164AC5"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EvaCompany</w:t>
            </w:r>
            <w:proofErr w:type="spellEnd"/>
          </w:p>
        </w:tc>
        <w:tc>
          <w:tcPr>
            <w:tcW w:w="1923" w:type="pct"/>
            <w:shd w:val="clear" w:color="auto" w:fill="auto"/>
            <w:noWrap/>
            <w:vAlign w:val="center"/>
            <w:hideMark/>
          </w:tcPr>
          <w:p w14:paraId="32B9A65A" w14:textId="2F3F503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鑑價公司</w:t>
            </w:r>
          </w:p>
        </w:tc>
        <w:tc>
          <w:tcPr>
            <w:tcW w:w="275" w:type="pct"/>
            <w:shd w:val="clear" w:color="auto" w:fill="auto"/>
            <w:noWrap/>
            <w:vAlign w:val="center"/>
            <w:hideMark/>
          </w:tcPr>
          <w:p w14:paraId="172F974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CB2456" w14:textId="2AF62AD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51E7373C" w14:textId="0E52A6A1"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5317154" w14:textId="77777777" w:rsidR="00623535" w:rsidRDefault="00623535" w:rsidP="00623535">
            <w:pPr>
              <w:rPr>
                <w:rFonts w:ascii="標楷體" w:eastAsia="標楷體" w:hAnsi="標楷體"/>
                <w:color w:val="000000"/>
              </w:rPr>
            </w:pPr>
            <w:r>
              <w:rPr>
                <w:rFonts w:ascii="標楷體" w:eastAsia="標楷體" w:hAnsi="標楷體" w:hint="eastAsia"/>
                <w:color w:val="000000"/>
              </w:rPr>
              <w:t>01: 新光人壽</w:t>
            </w:r>
          </w:p>
          <w:p w14:paraId="34D59435" w14:textId="77777777" w:rsidR="00623535" w:rsidRDefault="00623535" w:rsidP="00623535">
            <w:pPr>
              <w:rPr>
                <w:rFonts w:ascii="標楷體" w:eastAsia="標楷體" w:hAnsi="標楷體"/>
                <w:color w:val="000000"/>
              </w:rPr>
            </w:pPr>
            <w:r>
              <w:rPr>
                <w:rFonts w:ascii="標楷體" w:eastAsia="標楷體" w:hAnsi="標楷體" w:hint="eastAsia"/>
                <w:color w:val="000000"/>
              </w:rPr>
              <w:t>02: 梁振英</w:t>
            </w:r>
          </w:p>
          <w:p w14:paraId="00A3964A" w14:textId="77777777" w:rsidR="00623535" w:rsidRDefault="00623535" w:rsidP="00623535">
            <w:pPr>
              <w:rPr>
                <w:rFonts w:ascii="標楷體" w:eastAsia="標楷體" w:hAnsi="標楷體"/>
                <w:color w:val="000000"/>
              </w:rPr>
            </w:pPr>
            <w:r>
              <w:rPr>
                <w:rFonts w:ascii="標楷體" w:eastAsia="標楷體" w:hAnsi="標楷體" w:hint="eastAsia"/>
                <w:color w:val="000000"/>
              </w:rPr>
              <w:t>03: 中華徵信所</w:t>
            </w:r>
          </w:p>
          <w:p w14:paraId="1EC950FA" w14:textId="77777777" w:rsidR="00623535" w:rsidRDefault="00623535" w:rsidP="00623535">
            <w:pPr>
              <w:rPr>
                <w:rFonts w:ascii="標楷體" w:eastAsia="標楷體" w:hAnsi="標楷體"/>
                <w:color w:val="000000"/>
              </w:rPr>
            </w:pPr>
            <w:r>
              <w:rPr>
                <w:rFonts w:ascii="標楷體" w:eastAsia="標楷體" w:hAnsi="標楷體" w:hint="eastAsia"/>
                <w:color w:val="000000"/>
              </w:rPr>
              <w:t>04: 泛亞不動產</w:t>
            </w:r>
          </w:p>
          <w:p w14:paraId="2C345439" w14:textId="77777777" w:rsidR="00623535" w:rsidRDefault="00623535" w:rsidP="00623535">
            <w:pPr>
              <w:rPr>
                <w:rFonts w:ascii="標楷體" w:eastAsia="標楷體" w:hAnsi="標楷體"/>
                <w:color w:val="000000"/>
              </w:rPr>
            </w:pPr>
            <w:r>
              <w:rPr>
                <w:rFonts w:ascii="標楷體" w:eastAsia="標楷體" w:hAnsi="標楷體" w:hint="eastAsia"/>
                <w:color w:val="000000"/>
              </w:rPr>
              <w:t>05: 國聯不動產</w:t>
            </w:r>
          </w:p>
          <w:p w14:paraId="6E8FE609" w14:textId="77777777" w:rsidR="00623535" w:rsidRDefault="00623535" w:rsidP="00623535">
            <w:pPr>
              <w:rPr>
                <w:rFonts w:ascii="標楷體" w:eastAsia="標楷體" w:hAnsi="標楷體"/>
                <w:color w:val="000000"/>
              </w:rPr>
            </w:pPr>
            <w:r>
              <w:rPr>
                <w:rFonts w:ascii="標楷體" w:eastAsia="標楷體" w:hAnsi="標楷體" w:hint="eastAsia"/>
                <w:color w:val="000000"/>
              </w:rPr>
              <w:t>06: 台億不動產</w:t>
            </w:r>
          </w:p>
          <w:p w14:paraId="2178C8DE" w14:textId="77777777" w:rsidR="00623535" w:rsidRDefault="00623535" w:rsidP="00623535">
            <w:pPr>
              <w:rPr>
                <w:rFonts w:ascii="標楷體" w:eastAsia="標楷體" w:hAnsi="標楷體"/>
                <w:color w:val="000000"/>
              </w:rPr>
            </w:pPr>
            <w:r>
              <w:rPr>
                <w:rFonts w:ascii="標楷體" w:eastAsia="標楷體" w:hAnsi="標楷體" w:hint="eastAsia"/>
                <w:color w:val="000000"/>
              </w:rPr>
              <w:t>07: 宏碁不動產</w:t>
            </w:r>
          </w:p>
          <w:p w14:paraId="31BEA392" w14:textId="77777777" w:rsidR="00623535" w:rsidRDefault="00623535" w:rsidP="00623535">
            <w:pPr>
              <w:rPr>
                <w:rFonts w:ascii="標楷體" w:eastAsia="標楷體" w:hAnsi="標楷體"/>
                <w:color w:val="000000"/>
              </w:rPr>
            </w:pPr>
            <w:r>
              <w:rPr>
                <w:rFonts w:ascii="標楷體" w:eastAsia="標楷體" w:hAnsi="標楷體" w:hint="eastAsia"/>
                <w:color w:val="000000"/>
              </w:rPr>
              <w:t>08: 大公不動產</w:t>
            </w:r>
          </w:p>
          <w:p w14:paraId="7995F758" w14:textId="77777777" w:rsidR="00623535" w:rsidRDefault="00623535" w:rsidP="00623535">
            <w:pPr>
              <w:rPr>
                <w:rFonts w:ascii="標楷體" w:eastAsia="標楷體" w:hAnsi="標楷體"/>
                <w:color w:val="000000"/>
              </w:rPr>
            </w:pPr>
            <w:r>
              <w:rPr>
                <w:rFonts w:ascii="標楷體" w:eastAsia="標楷體" w:hAnsi="標楷體" w:hint="eastAsia"/>
                <w:color w:val="000000"/>
              </w:rPr>
              <w:t>09: 其他</w:t>
            </w:r>
          </w:p>
          <w:p w14:paraId="093EECF9" w14:textId="77777777" w:rsidR="00623535" w:rsidRDefault="00623535" w:rsidP="00623535">
            <w:pPr>
              <w:rPr>
                <w:rFonts w:ascii="標楷體" w:eastAsia="標楷體" w:hAnsi="標楷體"/>
                <w:color w:val="000000"/>
              </w:rPr>
            </w:pPr>
            <w:r>
              <w:rPr>
                <w:rFonts w:ascii="標楷體" w:eastAsia="標楷體" w:hAnsi="標楷體" w:hint="eastAsia"/>
                <w:color w:val="000000"/>
              </w:rPr>
              <w:t>10: 戴德梁行</w:t>
            </w:r>
          </w:p>
          <w:p w14:paraId="4E15C5A0" w14:textId="77777777" w:rsidR="00623535" w:rsidRDefault="00623535" w:rsidP="00623535">
            <w:pPr>
              <w:rPr>
                <w:rFonts w:ascii="標楷體" w:eastAsia="標楷體" w:hAnsi="標楷體"/>
                <w:color w:val="000000"/>
              </w:rPr>
            </w:pPr>
            <w:r>
              <w:rPr>
                <w:rFonts w:ascii="標楷體" w:eastAsia="標楷體" w:hAnsi="標楷體" w:hint="eastAsia"/>
                <w:color w:val="000000"/>
              </w:rPr>
              <w:t>11: 協和不動產</w:t>
            </w:r>
          </w:p>
          <w:p w14:paraId="673DAACA" w14:textId="344B7BAB" w:rsidR="00FD0FD5" w:rsidRPr="008F20B5" w:rsidRDefault="00623535" w:rsidP="00623535">
            <w:pPr>
              <w:widowControl/>
              <w:rPr>
                <w:rFonts w:ascii="標楷體" w:eastAsia="標楷體" w:hAnsi="標楷體" w:cs="新細明體"/>
                <w:color w:val="000000"/>
                <w:kern w:val="0"/>
              </w:rPr>
            </w:pPr>
            <w:r>
              <w:rPr>
                <w:rFonts w:ascii="標楷體" w:eastAsia="標楷體" w:hAnsi="標楷體" w:hint="eastAsia"/>
                <w:color w:val="000000"/>
              </w:rPr>
              <w:t>12: 國碁不動產</w:t>
            </w:r>
          </w:p>
        </w:tc>
      </w:tr>
      <w:tr w:rsidR="00FD0FD5" w:rsidRPr="008F20B5" w14:paraId="2CE3F27E" w14:textId="77777777" w:rsidTr="00DD441D">
        <w:trPr>
          <w:trHeight w:val="340"/>
        </w:trPr>
        <w:tc>
          <w:tcPr>
            <w:tcW w:w="274" w:type="pct"/>
            <w:shd w:val="clear" w:color="auto" w:fill="auto"/>
            <w:vAlign w:val="center"/>
          </w:tcPr>
          <w:p w14:paraId="675BC659" w14:textId="67B01FA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6D53FF7" w14:textId="6ABBA1C3"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OwnershipCode</w:t>
            </w:r>
            <w:proofErr w:type="spellEnd"/>
          </w:p>
        </w:tc>
        <w:tc>
          <w:tcPr>
            <w:tcW w:w="1923" w:type="pct"/>
            <w:shd w:val="clear" w:color="auto" w:fill="auto"/>
            <w:noWrap/>
            <w:vAlign w:val="center"/>
            <w:hideMark/>
          </w:tcPr>
          <w:p w14:paraId="7E03B554"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權利種類</w:t>
            </w:r>
          </w:p>
        </w:tc>
        <w:tc>
          <w:tcPr>
            <w:tcW w:w="275" w:type="pct"/>
            <w:shd w:val="clear" w:color="auto" w:fill="auto"/>
            <w:noWrap/>
            <w:vAlign w:val="center"/>
            <w:hideMark/>
          </w:tcPr>
          <w:p w14:paraId="6F50461B" w14:textId="3B39A0FD"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759E7DE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3E3CE531" w14:textId="1541DDA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1E1F527A" w14:textId="2E3EE75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抵押權</w:t>
            </w:r>
          </w:p>
          <w:p w14:paraId="32ABD1A3"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地上權</w:t>
            </w:r>
          </w:p>
          <w:p w14:paraId="5C51101C" w14:textId="2CE1DA0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抵押權＋地上權</w:t>
            </w:r>
          </w:p>
        </w:tc>
      </w:tr>
      <w:tr w:rsidR="00FD0FD5" w:rsidRPr="008F20B5" w14:paraId="4C64E296" w14:textId="77777777" w:rsidTr="00DD441D">
        <w:trPr>
          <w:trHeight w:val="340"/>
        </w:trPr>
        <w:tc>
          <w:tcPr>
            <w:tcW w:w="274" w:type="pct"/>
            <w:shd w:val="clear" w:color="auto" w:fill="auto"/>
            <w:vAlign w:val="center"/>
          </w:tcPr>
          <w:p w14:paraId="3FDA89F7" w14:textId="04D358D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DEB996E" w14:textId="3B03F411"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MtgCode</w:t>
            </w:r>
            <w:proofErr w:type="spellEnd"/>
          </w:p>
        </w:tc>
        <w:tc>
          <w:tcPr>
            <w:tcW w:w="1923" w:type="pct"/>
            <w:shd w:val="clear" w:color="auto" w:fill="auto"/>
            <w:noWrap/>
            <w:vAlign w:val="center"/>
            <w:hideMark/>
          </w:tcPr>
          <w:p w14:paraId="1269DC7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75" w:type="pct"/>
            <w:shd w:val="clear" w:color="auto" w:fill="auto"/>
            <w:noWrap/>
            <w:vAlign w:val="center"/>
            <w:hideMark/>
          </w:tcPr>
          <w:p w14:paraId="023C84DA" w14:textId="21B7005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6C13FB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09628C0" w14:textId="513C495E"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EBE04C5" w14:textId="41316FA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EB622E1" w14:textId="105B27E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FD0FD5" w:rsidRPr="008F20B5" w14:paraId="118849D7" w14:textId="77777777" w:rsidTr="00DD441D">
        <w:trPr>
          <w:trHeight w:val="340"/>
        </w:trPr>
        <w:tc>
          <w:tcPr>
            <w:tcW w:w="274" w:type="pct"/>
            <w:shd w:val="clear" w:color="auto" w:fill="auto"/>
            <w:vAlign w:val="center"/>
          </w:tcPr>
          <w:p w14:paraId="4C8493CD" w14:textId="6C71021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1526F6FE" w14:textId="78AE97E0"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MtgCheck</w:t>
            </w:r>
            <w:proofErr w:type="spellEnd"/>
          </w:p>
        </w:tc>
        <w:tc>
          <w:tcPr>
            <w:tcW w:w="1923" w:type="pct"/>
            <w:shd w:val="clear" w:color="auto" w:fill="auto"/>
            <w:noWrap/>
          </w:tcPr>
          <w:p w14:paraId="12DE27BF" w14:textId="7E24B79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票據</w:t>
            </w:r>
          </w:p>
        </w:tc>
        <w:tc>
          <w:tcPr>
            <w:tcW w:w="275" w:type="pct"/>
            <w:shd w:val="clear" w:color="auto" w:fill="auto"/>
            <w:noWrap/>
            <w:vAlign w:val="center"/>
          </w:tcPr>
          <w:p w14:paraId="6FA78A13" w14:textId="78BCD15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968E3E1" w14:textId="7EB7C0B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C3ECC15" w14:textId="1062CA4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164A6191" w14:textId="3BA60C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w:t>
            </w:r>
            <w:r w:rsidRPr="008F20B5">
              <w:rPr>
                <w:rFonts w:ascii="標楷體" w:eastAsia="標楷體" w:hAnsi="標楷體" w:cs="新細明體" w:hint="eastAsia"/>
                <w:color w:val="000000"/>
                <w:kern w:val="0"/>
              </w:rPr>
              <w:t>時可輸入；</w:t>
            </w:r>
          </w:p>
          <w:p w14:paraId="03B0D46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7FAF4A6" w14:textId="4658F22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3B2DE699" w14:textId="77777777" w:rsidTr="00DD441D">
        <w:trPr>
          <w:trHeight w:val="340"/>
        </w:trPr>
        <w:tc>
          <w:tcPr>
            <w:tcW w:w="274" w:type="pct"/>
            <w:shd w:val="clear" w:color="auto" w:fill="auto"/>
            <w:vAlign w:val="center"/>
          </w:tcPr>
          <w:p w14:paraId="1AEC57DD" w14:textId="466B238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77F37347" w14:textId="00C13CF2"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MtgLoan</w:t>
            </w:r>
            <w:proofErr w:type="spellEnd"/>
          </w:p>
        </w:tc>
        <w:tc>
          <w:tcPr>
            <w:tcW w:w="1923" w:type="pct"/>
            <w:shd w:val="clear" w:color="auto" w:fill="auto"/>
            <w:noWrap/>
          </w:tcPr>
          <w:p w14:paraId="519A5B42" w14:textId="51696A0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借款</w:t>
            </w:r>
            <w:r w:rsidRPr="004A1C2C">
              <w:rPr>
                <w:rFonts w:ascii="標楷體" w:eastAsia="標楷體" w:hAnsi="標楷體" w:cs="新細明體"/>
                <w:color w:val="000000"/>
                <w:kern w:val="0"/>
              </w:rPr>
              <w:t xml:space="preserve">  </w:t>
            </w:r>
          </w:p>
        </w:tc>
        <w:tc>
          <w:tcPr>
            <w:tcW w:w="275" w:type="pct"/>
            <w:shd w:val="clear" w:color="auto" w:fill="auto"/>
            <w:noWrap/>
            <w:vAlign w:val="center"/>
          </w:tcPr>
          <w:p w14:paraId="29ABE58B" w14:textId="6A68D25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4291D4EC" w14:textId="5259634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17E30A0" w14:textId="100E53B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66100F9" w14:textId="402834C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26F36E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6FA229E3" w14:textId="5F99618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13DC7E67" w14:textId="77777777" w:rsidTr="00DD441D">
        <w:trPr>
          <w:trHeight w:val="340"/>
        </w:trPr>
        <w:tc>
          <w:tcPr>
            <w:tcW w:w="274" w:type="pct"/>
            <w:shd w:val="clear" w:color="auto" w:fill="auto"/>
            <w:vAlign w:val="center"/>
          </w:tcPr>
          <w:p w14:paraId="3382B752" w14:textId="173E917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38BF8587" w14:textId="63BE5E10"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MtgPledge</w:t>
            </w:r>
            <w:proofErr w:type="spellEnd"/>
          </w:p>
        </w:tc>
        <w:tc>
          <w:tcPr>
            <w:tcW w:w="1923" w:type="pct"/>
            <w:shd w:val="clear" w:color="auto" w:fill="auto"/>
            <w:noWrap/>
          </w:tcPr>
          <w:p w14:paraId="2672637C" w14:textId="54147E28"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保證債務</w:t>
            </w:r>
          </w:p>
        </w:tc>
        <w:tc>
          <w:tcPr>
            <w:tcW w:w="275" w:type="pct"/>
            <w:shd w:val="clear" w:color="auto" w:fill="auto"/>
            <w:noWrap/>
            <w:vAlign w:val="center"/>
          </w:tcPr>
          <w:p w14:paraId="0D5F64EA" w14:textId="4A42DD0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AF28D2" w14:textId="0225686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795BD35E" w14:textId="4DCCFA9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0390C3E3" w14:textId="411C650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3B785A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DBDC287" w14:textId="128F154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556942C3" w14:textId="77777777" w:rsidTr="00DD441D">
        <w:trPr>
          <w:trHeight w:val="340"/>
        </w:trPr>
        <w:tc>
          <w:tcPr>
            <w:tcW w:w="274" w:type="pct"/>
            <w:shd w:val="clear" w:color="auto" w:fill="auto"/>
            <w:vAlign w:val="center"/>
          </w:tcPr>
          <w:p w14:paraId="0732F4A3" w14:textId="7BBBD899" w:rsidR="00FD0FD5" w:rsidRPr="004A1C2C" w:rsidRDefault="00FD0FD5" w:rsidP="0078740E">
            <w:pPr>
              <w:pStyle w:val="af9"/>
              <w:numPr>
                <w:ilvl w:val="0"/>
                <w:numId w:val="10"/>
              </w:numPr>
              <w:ind w:leftChars="0"/>
              <w:rPr>
                <w:rFonts w:ascii="標楷體" w:eastAsia="標楷體" w:hAnsi="標楷體"/>
              </w:rPr>
            </w:pPr>
          </w:p>
        </w:tc>
        <w:tc>
          <w:tcPr>
            <w:tcW w:w="714" w:type="pct"/>
            <w:shd w:val="clear" w:color="auto" w:fill="auto"/>
            <w:noWrap/>
            <w:vAlign w:val="center"/>
            <w:hideMark/>
          </w:tcPr>
          <w:p w14:paraId="48DFCCC8" w14:textId="707168DB"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ClStatus</w:t>
            </w:r>
            <w:proofErr w:type="spellEnd"/>
          </w:p>
        </w:tc>
        <w:tc>
          <w:tcPr>
            <w:tcW w:w="1923" w:type="pct"/>
            <w:shd w:val="clear" w:color="auto" w:fill="auto"/>
            <w:noWrap/>
            <w:vAlign w:val="center"/>
            <w:hideMark/>
          </w:tcPr>
          <w:p w14:paraId="4CBFFE0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75" w:type="pct"/>
            <w:shd w:val="clear" w:color="auto" w:fill="auto"/>
            <w:noWrap/>
            <w:vAlign w:val="center"/>
            <w:hideMark/>
          </w:tcPr>
          <w:p w14:paraId="7C805509" w14:textId="49D07C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24B30F4"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77DEB0FE" w14:textId="072A9E2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79A1F60D" w14:textId="52C8AE9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1已抵押</w:t>
            </w:r>
          </w:p>
        </w:tc>
      </w:tr>
      <w:tr w:rsidR="00FD0FD5" w:rsidRPr="008F20B5" w14:paraId="15925277" w14:textId="77777777" w:rsidTr="00DD441D">
        <w:trPr>
          <w:trHeight w:val="340"/>
        </w:trPr>
        <w:tc>
          <w:tcPr>
            <w:tcW w:w="274" w:type="pct"/>
            <w:shd w:val="clear" w:color="auto" w:fill="auto"/>
            <w:vAlign w:val="center"/>
          </w:tcPr>
          <w:p w14:paraId="4E05158D"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tcPr>
          <w:p w14:paraId="3418A38E" w14:textId="576BD440"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ClStat</w:t>
            </w:r>
            <w:proofErr w:type="spellEnd"/>
          </w:p>
        </w:tc>
        <w:tc>
          <w:tcPr>
            <w:tcW w:w="1923" w:type="pct"/>
            <w:shd w:val="clear" w:color="auto" w:fill="auto"/>
            <w:noWrap/>
            <w:vAlign w:val="center"/>
          </w:tcPr>
          <w:p w14:paraId="3047568E" w14:textId="616EBD8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75" w:type="pct"/>
            <w:shd w:val="clear" w:color="auto" w:fill="auto"/>
            <w:noWrap/>
            <w:vAlign w:val="center"/>
          </w:tcPr>
          <w:p w14:paraId="3BD04281" w14:textId="706A563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F941C31" w14:textId="3A7A31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4085A58" w14:textId="24CB1130"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670102C8" w14:textId="3538EDD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p>
          <w:p w14:paraId="2CD48E25" w14:textId="07977D6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p>
          <w:p w14:paraId="715DF2F6" w14:textId="4D5316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p>
          <w:p w14:paraId="300A48A9" w14:textId="3C3EB92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FD0FD5" w:rsidRPr="008F20B5" w14:paraId="52A3C9B0" w14:textId="77777777" w:rsidTr="00DD441D">
        <w:trPr>
          <w:trHeight w:val="340"/>
        </w:trPr>
        <w:tc>
          <w:tcPr>
            <w:tcW w:w="274" w:type="pct"/>
            <w:shd w:val="clear" w:color="auto" w:fill="auto"/>
            <w:vAlign w:val="center"/>
          </w:tcPr>
          <w:p w14:paraId="42331E5D" w14:textId="00852ED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E20A25D" w14:textId="1061D3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Agreement</w:t>
            </w:r>
          </w:p>
        </w:tc>
        <w:tc>
          <w:tcPr>
            <w:tcW w:w="1923" w:type="pct"/>
            <w:shd w:val="clear" w:color="auto" w:fill="auto"/>
            <w:noWrap/>
            <w:vAlign w:val="center"/>
            <w:hideMark/>
          </w:tcPr>
          <w:p w14:paraId="050195B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檢附同意書</w:t>
            </w:r>
          </w:p>
        </w:tc>
        <w:tc>
          <w:tcPr>
            <w:tcW w:w="275" w:type="pct"/>
            <w:shd w:val="clear" w:color="auto" w:fill="auto"/>
            <w:noWrap/>
            <w:vAlign w:val="center"/>
            <w:hideMark/>
          </w:tcPr>
          <w:p w14:paraId="28D85ADA"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F2235D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C8A5F47" w14:textId="20BA504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E782803" w14:textId="2F7EBFA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03C19959" w14:textId="77777777" w:rsidTr="00DD441D">
        <w:trPr>
          <w:trHeight w:val="340"/>
        </w:trPr>
        <w:tc>
          <w:tcPr>
            <w:tcW w:w="274" w:type="pct"/>
            <w:shd w:val="clear" w:color="auto" w:fill="auto"/>
            <w:vAlign w:val="center"/>
          </w:tcPr>
          <w:p w14:paraId="7E06F67D" w14:textId="7B38A0E9" w:rsidR="00FD0FD5" w:rsidRPr="004A1C2C" w:rsidRDefault="00FD0FD5" w:rsidP="0078740E">
            <w:pPr>
              <w:pStyle w:val="af9"/>
              <w:numPr>
                <w:ilvl w:val="0"/>
                <w:numId w:val="10"/>
              </w:numPr>
              <w:ind w:leftChars="0"/>
              <w:rPr>
                <w:rFonts w:ascii="標楷體" w:eastAsia="標楷體" w:hAnsi="標楷體"/>
              </w:rPr>
            </w:pPr>
          </w:p>
        </w:tc>
        <w:tc>
          <w:tcPr>
            <w:tcW w:w="714" w:type="pct"/>
            <w:shd w:val="clear" w:color="auto" w:fill="auto"/>
            <w:noWrap/>
            <w:vAlign w:val="center"/>
            <w:hideMark/>
          </w:tcPr>
          <w:p w14:paraId="6C2B12DE" w14:textId="4681FF88"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LimitCancelDate</w:t>
            </w:r>
            <w:proofErr w:type="spellEnd"/>
          </w:p>
        </w:tc>
        <w:tc>
          <w:tcPr>
            <w:tcW w:w="1923" w:type="pct"/>
            <w:shd w:val="clear" w:color="auto" w:fill="auto"/>
            <w:noWrap/>
            <w:vAlign w:val="center"/>
            <w:hideMark/>
          </w:tcPr>
          <w:p w14:paraId="4B7FB96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限制塗銷日期</w:t>
            </w:r>
          </w:p>
        </w:tc>
        <w:tc>
          <w:tcPr>
            <w:tcW w:w="275" w:type="pct"/>
            <w:shd w:val="clear" w:color="auto" w:fill="auto"/>
            <w:noWrap/>
            <w:vAlign w:val="center"/>
            <w:hideMark/>
          </w:tcPr>
          <w:p w14:paraId="7DF937ED"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CE37B2D" w14:textId="0434EC0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6E3198FB"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1DF965C3" w14:textId="5375EDD3"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5C2C1AE8" w14:textId="77777777" w:rsidTr="00DD441D">
        <w:trPr>
          <w:trHeight w:val="340"/>
        </w:trPr>
        <w:tc>
          <w:tcPr>
            <w:tcW w:w="274" w:type="pct"/>
            <w:shd w:val="clear" w:color="auto" w:fill="auto"/>
            <w:vAlign w:val="center"/>
          </w:tcPr>
          <w:p w14:paraId="3524A4F4" w14:textId="399D703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9D8F244" w14:textId="67E6C4F8"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ClCode</w:t>
            </w:r>
            <w:proofErr w:type="spellEnd"/>
          </w:p>
        </w:tc>
        <w:tc>
          <w:tcPr>
            <w:tcW w:w="1923" w:type="pct"/>
            <w:shd w:val="clear" w:color="auto" w:fill="auto"/>
            <w:noWrap/>
            <w:vAlign w:val="center"/>
            <w:hideMark/>
          </w:tcPr>
          <w:p w14:paraId="72D2FB6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擔保註記</w:t>
            </w:r>
          </w:p>
        </w:tc>
        <w:tc>
          <w:tcPr>
            <w:tcW w:w="275" w:type="pct"/>
            <w:shd w:val="clear" w:color="auto" w:fill="auto"/>
            <w:noWrap/>
            <w:vAlign w:val="center"/>
            <w:hideMark/>
          </w:tcPr>
          <w:p w14:paraId="2304BE46" w14:textId="1B1F59E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8043B1B"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9AD2C06" w14:textId="2EFA7BBF"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55C2CB6" w14:textId="7FC6D38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擔保</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副擔保</w:t>
            </w:r>
          </w:p>
        </w:tc>
      </w:tr>
      <w:tr w:rsidR="00FD0FD5" w:rsidRPr="008F20B5" w14:paraId="111A0879" w14:textId="77777777" w:rsidTr="00DD441D">
        <w:trPr>
          <w:trHeight w:val="340"/>
        </w:trPr>
        <w:tc>
          <w:tcPr>
            <w:tcW w:w="274" w:type="pct"/>
            <w:shd w:val="clear" w:color="auto" w:fill="auto"/>
            <w:vAlign w:val="center"/>
          </w:tcPr>
          <w:p w14:paraId="2311197D" w14:textId="6582F71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20B96C4" w14:textId="6C4F3BF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LoanToValue</w:t>
            </w:r>
            <w:proofErr w:type="spellEnd"/>
          </w:p>
        </w:tc>
        <w:tc>
          <w:tcPr>
            <w:tcW w:w="1923" w:type="pct"/>
            <w:shd w:val="clear" w:color="auto" w:fill="auto"/>
            <w:noWrap/>
            <w:vAlign w:val="center"/>
            <w:hideMark/>
          </w:tcPr>
          <w:p w14:paraId="71A3CC8B"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75" w:type="pct"/>
            <w:shd w:val="clear" w:color="auto" w:fill="auto"/>
            <w:noWrap/>
            <w:vAlign w:val="center"/>
            <w:hideMark/>
          </w:tcPr>
          <w:p w14:paraId="33EAED8D" w14:textId="36BCA5E3"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6A81A34" w14:textId="62A85E2C"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75" w:type="pct"/>
          </w:tcPr>
          <w:p w14:paraId="3A799D1E" w14:textId="5193AF4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A0230E2" w14:textId="537E972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FD0FD5" w:rsidRPr="008F20B5" w14:paraId="3F311F8C" w14:textId="77777777" w:rsidTr="00DD441D">
        <w:trPr>
          <w:trHeight w:val="340"/>
        </w:trPr>
        <w:tc>
          <w:tcPr>
            <w:tcW w:w="274" w:type="pct"/>
            <w:shd w:val="clear" w:color="auto" w:fill="auto"/>
            <w:vAlign w:val="center"/>
          </w:tcPr>
          <w:p w14:paraId="2EC3D08A" w14:textId="419EA63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9241C05" w14:textId="7E5A6FAD"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OtherOwnerTotal</w:t>
            </w:r>
            <w:proofErr w:type="spellEnd"/>
          </w:p>
        </w:tc>
        <w:tc>
          <w:tcPr>
            <w:tcW w:w="1923" w:type="pct"/>
            <w:shd w:val="clear" w:color="auto" w:fill="auto"/>
            <w:noWrap/>
            <w:vAlign w:val="center"/>
            <w:hideMark/>
          </w:tcPr>
          <w:p w14:paraId="6953B625"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其他債權人設定總額</w:t>
            </w:r>
          </w:p>
        </w:tc>
        <w:tc>
          <w:tcPr>
            <w:tcW w:w="275" w:type="pct"/>
            <w:shd w:val="clear" w:color="auto" w:fill="auto"/>
            <w:noWrap/>
            <w:vAlign w:val="center"/>
            <w:hideMark/>
          </w:tcPr>
          <w:p w14:paraId="4B7F8A79" w14:textId="11C7AD4B"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6F02669" w14:textId="344FD4BD"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57FFABF0"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5FE7DE8" w14:textId="75A11CD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4FF993D" w14:textId="77777777" w:rsidTr="00DD441D">
        <w:trPr>
          <w:trHeight w:val="340"/>
        </w:trPr>
        <w:tc>
          <w:tcPr>
            <w:tcW w:w="274" w:type="pct"/>
            <w:shd w:val="clear" w:color="auto" w:fill="auto"/>
            <w:vAlign w:val="center"/>
          </w:tcPr>
          <w:p w14:paraId="5A9417D9" w14:textId="66D59E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E63BF70" w14:textId="2C3C05EF"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CompensationCopy</w:t>
            </w:r>
            <w:proofErr w:type="spellEnd"/>
          </w:p>
        </w:tc>
        <w:tc>
          <w:tcPr>
            <w:tcW w:w="1923" w:type="pct"/>
            <w:shd w:val="clear" w:color="auto" w:fill="auto"/>
            <w:noWrap/>
            <w:vAlign w:val="center"/>
            <w:hideMark/>
          </w:tcPr>
          <w:p w14:paraId="53B4233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代償後謄本</w:t>
            </w:r>
          </w:p>
        </w:tc>
        <w:tc>
          <w:tcPr>
            <w:tcW w:w="275" w:type="pct"/>
            <w:shd w:val="clear" w:color="auto" w:fill="auto"/>
            <w:noWrap/>
            <w:vAlign w:val="center"/>
            <w:hideMark/>
          </w:tcPr>
          <w:p w14:paraId="40B72A94" w14:textId="15BC7B8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4DE93B7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7A11BAB" w14:textId="7C14736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79A496D" w14:textId="0673E83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無</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有</w:t>
            </w:r>
          </w:p>
        </w:tc>
      </w:tr>
      <w:tr w:rsidR="00FD0FD5" w:rsidRPr="008F20B5" w14:paraId="245E57A9" w14:textId="77777777" w:rsidTr="00DD441D">
        <w:trPr>
          <w:trHeight w:val="340"/>
        </w:trPr>
        <w:tc>
          <w:tcPr>
            <w:tcW w:w="274" w:type="pct"/>
            <w:shd w:val="clear" w:color="auto" w:fill="auto"/>
            <w:vAlign w:val="center"/>
          </w:tcPr>
          <w:p w14:paraId="1CA68D4F" w14:textId="61FDD59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C87C280" w14:textId="61F7DB9E"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BdRmk</w:t>
            </w:r>
            <w:proofErr w:type="spellEnd"/>
          </w:p>
        </w:tc>
        <w:tc>
          <w:tcPr>
            <w:tcW w:w="1923" w:type="pct"/>
            <w:shd w:val="clear" w:color="auto" w:fill="auto"/>
            <w:noWrap/>
            <w:vAlign w:val="center"/>
            <w:hideMark/>
          </w:tcPr>
          <w:p w14:paraId="3F3D882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建物標示備註</w:t>
            </w:r>
          </w:p>
        </w:tc>
        <w:tc>
          <w:tcPr>
            <w:tcW w:w="275" w:type="pct"/>
            <w:shd w:val="clear" w:color="auto" w:fill="auto"/>
            <w:noWrap/>
            <w:vAlign w:val="center"/>
            <w:hideMark/>
          </w:tcPr>
          <w:p w14:paraId="369E4B3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71B761A7" w14:textId="342A0BB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5" w:type="pct"/>
          </w:tcPr>
          <w:p w14:paraId="5CBACEA6"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232A2F1E" w14:textId="6AAF28BD" w:rsidR="00FD0FD5" w:rsidRPr="008F20B5" w:rsidRDefault="00FD0FD5" w:rsidP="00424BE2">
            <w:pPr>
              <w:widowControl/>
              <w:rPr>
                <w:rFonts w:ascii="標楷體" w:eastAsia="標楷體" w:hAnsi="標楷體" w:cs="新細明體"/>
                <w:color w:val="000000"/>
                <w:kern w:val="0"/>
              </w:rPr>
            </w:pPr>
          </w:p>
        </w:tc>
      </w:tr>
      <w:tr w:rsidR="00FD0FD5" w:rsidRPr="008F20B5" w14:paraId="6874CF81" w14:textId="77777777" w:rsidTr="00DD441D">
        <w:trPr>
          <w:trHeight w:val="340"/>
        </w:trPr>
        <w:tc>
          <w:tcPr>
            <w:tcW w:w="274" w:type="pct"/>
            <w:shd w:val="clear" w:color="auto" w:fill="auto"/>
            <w:vAlign w:val="center"/>
          </w:tcPr>
          <w:p w14:paraId="2B554041" w14:textId="51BECDE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08EB8F6" w14:textId="1FED5C7A"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Synd</w:t>
            </w:r>
            <w:proofErr w:type="spellEnd"/>
          </w:p>
        </w:tc>
        <w:tc>
          <w:tcPr>
            <w:tcW w:w="1923" w:type="pct"/>
            <w:shd w:val="clear" w:color="auto" w:fill="auto"/>
            <w:noWrap/>
            <w:vAlign w:val="center"/>
            <w:hideMark/>
          </w:tcPr>
          <w:p w14:paraId="7E5A637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75" w:type="pct"/>
            <w:shd w:val="clear" w:color="auto" w:fill="auto"/>
            <w:noWrap/>
            <w:vAlign w:val="center"/>
            <w:hideMark/>
          </w:tcPr>
          <w:p w14:paraId="6CA6017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79299E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7D2D2136" w14:textId="62D7F65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E262562" w14:textId="0596970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5787DAF0" w14:textId="77777777" w:rsidTr="00DD441D">
        <w:trPr>
          <w:trHeight w:val="340"/>
        </w:trPr>
        <w:tc>
          <w:tcPr>
            <w:tcW w:w="274" w:type="pct"/>
            <w:shd w:val="clear" w:color="auto" w:fill="auto"/>
            <w:vAlign w:val="center"/>
          </w:tcPr>
          <w:p w14:paraId="64497CD3" w14:textId="62E07E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246993E" w14:textId="5958C395"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SyndCode</w:t>
            </w:r>
            <w:proofErr w:type="spellEnd"/>
          </w:p>
        </w:tc>
        <w:tc>
          <w:tcPr>
            <w:tcW w:w="1923" w:type="pct"/>
            <w:shd w:val="clear" w:color="auto" w:fill="auto"/>
            <w:noWrap/>
            <w:vAlign w:val="center"/>
            <w:hideMark/>
          </w:tcPr>
          <w:p w14:paraId="1971E3A0"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75" w:type="pct"/>
            <w:shd w:val="clear" w:color="auto" w:fill="auto"/>
            <w:noWrap/>
            <w:vAlign w:val="center"/>
            <w:hideMark/>
          </w:tcPr>
          <w:p w14:paraId="41362D9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67FEA19"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CA6C70D" w14:textId="3A3B2A8D"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699CFD96" w14:textId="22C8E564" w:rsidR="00623535" w:rsidRDefault="00623535" w:rsidP="00424BE2">
            <w:pPr>
              <w:widowControl/>
              <w:rPr>
                <w:rFonts w:ascii="標楷體" w:eastAsia="標楷體" w:hAnsi="標楷體" w:cs="新細明體"/>
                <w:color w:val="000000"/>
                <w:kern w:val="0"/>
              </w:rPr>
            </w:pPr>
            <w:r>
              <w:rPr>
                <w:rFonts w:ascii="標楷體" w:eastAsia="標楷體" w:hAnsi="標楷體" w:cs="新細明體" w:hint="eastAsia"/>
                <w:color w:val="000000"/>
                <w:kern w:val="0"/>
              </w:rPr>
              <w:t>聯貸案為Y時</w:t>
            </w:r>
          </w:p>
          <w:p w14:paraId="04449EAC" w14:textId="720FF7A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FD0FD5" w:rsidRPr="008F20B5" w14:paraId="321834E3" w14:textId="77777777" w:rsidTr="00DD441D">
        <w:trPr>
          <w:trHeight w:val="340"/>
        </w:trPr>
        <w:tc>
          <w:tcPr>
            <w:tcW w:w="274" w:type="pct"/>
            <w:shd w:val="clear" w:color="auto" w:fill="auto"/>
            <w:vAlign w:val="center"/>
          </w:tcPr>
          <w:p w14:paraId="11E71AB5" w14:textId="6245AFA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9F84C58" w14:textId="26712098"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DispPrice</w:t>
            </w:r>
            <w:proofErr w:type="spellEnd"/>
          </w:p>
        </w:tc>
        <w:tc>
          <w:tcPr>
            <w:tcW w:w="1923" w:type="pct"/>
            <w:shd w:val="clear" w:color="auto" w:fill="auto"/>
            <w:noWrap/>
            <w:vAlign w:val="center"/>
            <w:hideMark/>
          </w:tcPr>
          <w:p w14:paraId="7595CDD1"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75" w:type="pct"/>
            <w:shd w:val="clear" w:color="auto" w:fill="auto"/>
            <w:noWrap/>
            <w:vAlign w:val="center"/>
            <w:hideMark/>
          </w:tcPr>
          <w:p w14:paraId="0F05C2D0" w14:textId="40DD520E"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6B0F7103" w14:textId="05A1C206"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6CC7088A"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4A6F7CEC" w14:textId="299D18F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F47B089" w14:textId="77777777" w:rsidTr="00DD441D">
        <w:trPr>
          <w:trHeight w:val="340"/>
        </w:trPr>
        <w:tc>
          <w:tcPr>
            <w:tcW w:w="274" w:type="pct"/>
            <w:shd w:val="clear" w:color="auto" w:fill="auto"/>
            <w:vAlign w:val="center"/>
          </w:tcPr>
          <w:p w14:paraId="65B1C96C" w14:textId="058A6B3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0890FB8" w14:textId="2A3F6444"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DispDate</w:t>
            </w:r>
            <w:proofErr w:type="spellEnd"/>
          </w:p>
        </w:tc>
        <w:tc>
          <w:tcPr>
            <w:tcW w:w="1923" w:type="pct"/>
            <w:shd w:val="clear" w:color="auto" w:fill="auto"/>
            <w:noWrap/>
            <w:vAlign w:val="center"/>
            <w:hideMark/>
          </w:tcPr>
          <w:p w14:paraId="552CFDBA"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75" w:type="pct"/>
            <w:shd w:val="clear" w:color="auto" w:fill="auto"/>
            <w:noWrap/>
            <w:vAlign w:val="center"/>
            <w:hideMark/>
          </w:tcPr>
          <w:p w14:paraId="3A0EBA6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62113E6E" w14:textId="5CF63BE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58867E3"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A94F354" w14:textId="2A9F8A46"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0E57B4D1" w14:textId="77777777" w:rsidTr="00DD441D">
        <w:trPr>
          <w:trHeight w:val="340"/>
        </w:trPr>
        <w:tc>
          <w:tcPr>
            <w:tcW w:w="274" w:type="pct"/>
            <w:shd w:val="clear" w:color="auto" w:fill="auto"/>
            <w:vAlign w:val="center"/>
          </w:tcPr>
          <w:p w14:paraId="0C4C5B81" w14:textId="5B12A1E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85F0E45" w14:textId="74DB227E"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MtgReasonCode</w:t>
            </w:r>
            <w:proofErr w:type="spellEnd"/>
          </w:p>
        </w:tc>
        <w:tc>
          <w:tcPr>
            <w:tcW w:w="1923" w:type="pct"/>
            <w:shd w:val="clear" w:color="auto" w:fill="auto"/>
            <w:noWrap/>
            <w:vAlign w:val="center"/>
            <w:hideMark/>
          </w:tcPr>
          <w:p w14:paraId="21B365E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p>
        </w:tc>
        <w:tc>
          <w:tcPr>
            <w:tcW w:w="275" w:type="pct"/>
            <w:shd w:val="clear" w:color="auto" w:fill="auto"/>
            <w:noWrap/>
            <w:vAlign w:val="center"/>
            <w:hideMark/>
          </w:tcPr>
          <w:p w14:paraId="7A5A0E69" w14:textId="15C71F5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BE7BFC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132EBE6B" w14:textId="14CF40B5" w:rsidR="00FD0FD5" w:rsidRPr="004A1C2C" w:rsidRDefault="00FD0FD5" w:rsidP="00614F5B">
            <w:pPr>
              <w:widowControl/>
              <w:ind w:firstLineChars="100" w:firstLine="200"/>
              <w:jc w:val="center"/>
              <w:rPr>
                <w:rFonts w:ascii="標楷體" w:eastAsia="標楷體" w:hAnsi="標楷體" w:cs="新細明體"/>
                <w:color w:val="000000"/>
                <w:kern w:val="0"/>
                <w:sz w:val="20"/>
                <w:szCs w:val="20"/>
              </w:rPr>
            </w:pPr>
          </w:p>
        </w:tc>
        <w:tc>
          <w:tcPr>
            <w:tcW w:w="1264" w:type="pct"/>
            <w:shd w:val="clear" w:color="auto" w:fill="auto"/>
            <w:noWrap/>
            <w:vAlign w:val="center"/>
          </w:tcPr>
          <w:p w14:paraId="58528DF5" w14:textId="1D063BBF" w:rsidR="00FD0FD5" w:rsidRPr="004A1C2C" w:rsidRDefault="00FD0FD5" w:rsidP="00424BE2">
            <w:pPr>
              <w:widowControl/>
              <w:ind w:firstLineChars="100" w:firstLine="200"/>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91044D5" w14:textId="705718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1: </w:t>
            </w:r>
            <w:r w:rsidRPr="004A1C2C">
              <w:rPr>
                <w:rFonts w:ascii="標楷體" w:eastAsia="標楷體" w:hAnsi="標楷體" w:cs="新細明體" w:hint="eastAsia"/>
                <w:color w:val="000000"/>
                <w:kern w:val="0"/>
                <w:sz w:val="20"/>
                <w:szCs w:val="20"/>
              </w:rPr>
              <w:t>擔保品遭查封（民事執行處）</w:t>
            </w:r>
          </w:p>
          <w:p w14:paraId="702D5A0C"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 </w:t>
            </w:r>
            <w:r w:rsidRPr="004A1C2C">
              <w:rPr>
                <w:rFonts w:ascii="標楷體" w:eastAsia="標楷體" w:hAnsi="標楷體" w:cs="新細明體" w:hint="eastAsia"/>
                <w:color w:val="000000"/>
                <w:kern w:val="0"/>
                <w:sz w:val="20"/>
                <w:szCs w:val="20"/>
              </w:rPr>
              <w:t>擔保品遭查封（行政執行處）</w:t>
            </w:r>
          </w:p>
          <w:p w14:paraId="16E460D1"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3: </w:t>
            </w:r>
            <w:r w:rsidRPr="004A1C2C">
              <w:rPr>
                <w:rFonts w:ascii="標楷體" w:eastAsia="標楷體" w:hAnsi="標楷體" w:cs="新細明體" w:hint="eastAsia"/>
                <w:color w:val="000000"/>
                <w:kern w:val="0"/>
                <w:sz w:val="20"/>
                <w:szCs w:val="20"/>
              </w:rPr>
              <w:t>本公司申請裁定拍賣抵押物</w:t>
            </w:r>
          </w:p>
          <w:p w14:paraId="5262FF7A"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4: </w:t>
            </w:r>
            <w:r w:rsidRPr="004A1C2C">
              <w:rPr>
                <w:rFonts w:ascii="標楷體" w:eastAsia="標楷體" w:hAnsi="標楷體" w:cs="新細明體" w:hint="eastAsia"/>
                <w:color w:val="000000"/>
                <w:kern w:val="0"/>
                <w:sz w:val="20"/>
                <w:szCs w:val="20"/>
              </w:rPr>
              <w:t>擔保品經本公司聲請強制執行</w:t>
            </w:r>
          </w:p>
          <w:p w14:paraId="3AEFC516"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5: </w:t>
            </w:r>
            <w:r w:rsidRPr="004A1C2C">
              <w:rPr>
                <w:rFonts w:ascii="標楷體" w:eastAsia="標楷體" w:hAnsi="標楷體" w:cs="新細明體" w:hint="eastAsia"/>
                <w:color w:val="000000"/>
                <w:kern w:val="0"/>
                <w:sz w:val="20"/>
                <w:szCs w:val="20"/>
              </w:rPr>
              <w:t>擔保品之查封經撤銷（民事執行處）</w:t>
            </w:r>
          </w:p>
          <w:p w14:paraId="34B49227" w14:textId="130AA8F9"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6: </w:t>
            </w:r>
            <w:r w:rsidRPr="004A1C2C">
              <w:rPr>
                <w:rFonts w:ascii="標楷體" w:eastAsia="標楷體" w:hAnsi="標楷體" w:cs="新細明體" w:hint="eastAsia"/>
                <w:color w:val="000000"/>
                <w:kern w:val="0"/>
                <w:sz w:val="20"/>
                <w:szCs w:val="20"/>
              </w:rPr>
              <w:t>擔保品之查封經撤銷（行政執行處）</w:t>
            </w:r>
          </w:p>
        </w:tc>
      </w:tr>
      <w:tr w:rsidR="00FD0FD5" w:rsidRPr="008F20B5" w14:paraId="5C2349A9" w14:textId="77777777" w:rsidTr="00DD441D">
        <w:trPr>
          <w:trHeight w:val="340"/>
        </w:trPr>
        <w:tc>
          <w:tcPr>
            <w:tcW w:w="274" w:type="pct"/>
            <w:shd w:val="clear" w:color="auto" w:fill="auto"/>
            <w:vAlign w:val="center"/>
          </w:tcPr>
          <w:p w14:paraId="23D4BD06" w14:textId="1B0113C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33645B62" w14:textId="4E1A19CA"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ReceivedDate</w:t>
            </w:r>
            <w:proofErr w:type="spellEnd"/>
          </w:p>
        </w:tc>
        <w:tc>
          <w:tcPr>
            <w:tcW w:w="1923" w:type="pct"/>
            <w:shd w:val="clear" w:color="auto" w:fill="auto"/>
            <w:noWrap/>
          </w:tcPr>
          <w:p w14:paraId="2C128E07" w14:textId="34E90D7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收文日期</w:t>
            </w:r>
          </w:p>
        </w:tc>
        <w:tc>
          <w:tcPr>
            <w:tcW w:w="275" w:type="pct"/>
            <w:shd w:val="clear" w:color="auto" w:fill="auto"/>
            <w:noWrap/>
            <w:vAlign w:val="center"/>
          </w:tcPr>
          <w:p w14:paraId="5EDF6AB3" w14:textId="09F6FD7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3C0D2BCB" w14:textId="63676FC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EE6E56D" w14:textId="4246209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5D0A36E" w14:textId="77777777" w:rsidR="00623535" w:rsidRDefault="0062353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6055F19F" w14:textId="44C1B1D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69968AC3" w14:textId="77777777" w:rsidTr="00DD441D">
        <w:trPr>
          <w:trHeight w:val="340"/>
        </w:trPr>
        <w:tc>
          <w:tcPr>
            <w:tcW w:w="274" w:type="pct"/>
            <w:shd w:val="clear" w:color="auto" w:fill="auto"/>
            <w:vAlign w:val="center"/>
          </w:tcPr>
          <w:p w14:paraId="63C9706A" w14:textId="136173E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41EA7411" w14:textId="5A5C30EC"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ReceivedNo</w:t>
            </w:r>
            <w:proofErr w:type="spellEnd"/>
            <w:r w:rsidRPr="004A1C2C">
              <w:rPr>
                <w:rFonts w:ascii="標楷體" w:eastAsia="標楷體" w:hAnsi="標楷體"/>
              </w:rPr>
              <w:t xml:space="preserve">  </w:t>
            </w:r>
          </w:p>
        </w:tc>
        <w:tc>
          <w:tcPr>
            <w:tcW w:w="1923" w:type="pct"/>
            <w:shd w:val="clear" w:color="auto" w:fill="auto"/>
            <w:noWrap/>
          </w:tcPr>
          <w:p w14:paraId="5A7376AF" w14:textId="6BB5B0C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收文案號</w:t>
            </w:r>
          </w:p>
        </w:tc>
        <w:tc>
          <w:tcPr>
            <w:tcW w:w="275" w:type="pct"/>
            <w:shd w:val="clear" w:color="auto" w:fill="auto"/>
            <w:noWrap/>
            <w:vAlign w:val="center"/>
          </w:tcPr>
          <w:p w14:paraId="1A9CEE7E" w14:textId="776FDB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176263A" w14:textId="4EEAC68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5" w:type="pct"/>
          </w:tcPr>
          <w:p w14:paraId="4AB9E327" w14:textId="7ACCF5C2"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1C4E53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7CA5395C" w14:textId="4AFC4397" w:rsidR="00FD0FD5" w:rsidRPr="00623535" w:rsidRDefault="00FD0FD5" w:rsidP="00424BE2">
            <w:pPr>
              <w:widowControl/>
              <w:rPr>
                <w:rFonts w:ascii="標楷體" w:eastAsia="標楷體" w:hAnsi="標楷體" w:cs="新細明體"/>
                <w:color w:val="000000"/>
                <w:kern w:val="0"/>
              </w:rPr>
            </w:pPr>
          </w:p>
        </w:tc>
      </w:tr>
      <w:tr w:rsidR="00FD0FD5" w:rsidRPr="008F20B5" w14:paraId="4FD8003A" w14:textId="77777777" w:rsidTr="00DD441D">
        <w:trPr>
          <w:trHeight w:val="340"/>
        </w:trPr>
        <w:tc>
          <w:tcPr>
            <w:tcW w:w="274" w:type="pct"/>
            <w:shd w:val="clear" w:color="auto" w:fill="auto"/>
            <w:vAlign w:val="center"/>
          </w:tcPr>
          <w:p w14:paraId="4A16FB1F" w14:textId="1CA8CD0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6EACBAC3" w14:textId="1DCDC612"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CancelDate</w:t>
            </w:r>
            <w:proofErr w:type="spellEnd"/>
            <w:r w:rsidRPr="004A1C2C">
              <w:rPr>
                <w:rFonts w:ascii="標楷體" w:eastAsia="標楷體" w:hAnsi="標楷體"/>
              </w:rPr>
              <w:t xml:space="preserve">  </w:t>
            </w:r>
          </w:p>
        </w:tc>
        <w:tc>
          <w:tcPr>
            <w:tcW w:w="1923" w:type="pct"/>
            <w:shd w:val="clear" w:color="auto" w:fill="auto"/>
            <w:noWrap/>
          </w:tcPr>
          <w:p w14:paraId="7385B742" w14:textId="344C488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撤銷日期</w:t>
            </w:r>
          </w:p>
        </w:tc>
        <w:tc>
          <w:tcPr>
            <w:tcW w:w="275" w:type="pct"/>
            <w:shd w:val="clear" w:color="auto" w:fill="auto"/>
            <w:noWrap/>
            <w:vAlign w:val="center"/>
          </w:tcPr>
          <w:p w14:paraId="6BD458E2" w14:textId="78B6D44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4C62C452" w14:textId="18FA6D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7D6EFC27" w14:textId="789CF96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19C8AB8"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04125F20" w14:textId="584C2D34"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7D4A6A5C" w14:textId="77777777" w:rsidTr="00DD441D">
        <w:trPr>
          <w:trHeight w:val="340"/>
        </w:trPr>
        <w:tc>
          <w:tcPr>
            <w:tcW w:w="274" w:type="pct"/>
            <w:shd w:val="clear" w:color="auto" w:fill="auto"/>
            <w:vAlign w:val="center"/>
          </w:tcPr>
          <w:p w14:paraId="75C908D1" w14:textId="12CF149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3C643A94" w14:textId="7A346F6F"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CancelNo</w:t>
            </w:r>
            <w:proofErr w:type="spellEnd"/>
            <w:r w:rsidRPr="004A1C2C">
              <w:rPr>
                <w:rFonts w:ascii="標楷體" w:eastAsia="標楷體" w:hAnsi="標楷體"/>
              </w:rPr>
              <w:t xml:space="preserve">    </w:t>
            </w:r>
          </w:p>
        </w:tc>
        <w:tc>
          <w:tcPr>
            <w:tcW w:w="1923" w:type="pct"/>
            <w:shd w:val="clear" w:color="auto" w:fill="auto"/>
            <w:noWrap/>
          </w:tcPr>
          <w:p w14:paraId="6C2814F5" w14:textId="6D87CC7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撤銷案號</w:t>
            </w:r>
          </w:p>
        </w:tc>
        <w:tc>
          <w:tcPr>
            <w:tcW w:w="275" w:type="pct"/>
            <w:shd w:val="clear" w:color="auto" w:fill="auto"/>
            <w:noWrap/>
            <w:vAlign w:val="center"/>
          </w:tcPr>
          <w:p w14:paraId="58B8E8FF" w14:textId="79C7697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48CF715A" w14:textId="72262A6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5" w:type="pct"/>
          </w:tcPr>
          <w:p w14:paraId="2D0B2412" w14:textId="7FA6331A"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6C8447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593C670E" w14:textId="25CC6353" w:rsidR="00FD0FD5" w:rsidRPr="00623535" w:rsidRDefault="00FD0FD5" w:rsidP="00424BE2">
            <w:pPr>
              <w:widowControl/>
              <w:rPr>
                <w:rFonts w:ascii="標楷體" w:eastAsia="標楷體" w:hAnsi="標楷體" w:cs="新細明體"/>
                <w:color w:val="000000"/>
                <w:kern w:val="0"/>
              </w:rPr>
            </w:pPr>
          </w:p>
        </w:tc>
      </w:tr>
      <w:tr w:rsidR="00FD0FD5" w:rsidRPr="008F20B5" w14:paraId="358CC8D8" w14:textId="77777777" w:rsidTr="00DD441D">
        <w:trPr>
          <w:trHeight w:val="340"/>
        </w:trPr>
        <w:tc>
          <w:tcPr>
            <w:tcW w:w="274" w:type="pct"/>
            <w:shd w:val="clear" w:color="auto" w:fill="auto"/>
            <w:vAlign w:val="center"/>
          </w:tcPr>
          <w:p w14:paraId="55C076D0" w14:textId="1F7AF67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hideMark/>
          </w:tcPr>
          <w:p w14:paraId="539AEEF1" w14:textId="4B4D32CE"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SettingDate</w:t>
            </w:r>
            <w:proofErr w:type="spellEnd"/>
            <w:r w:rsidRPr="004A1C2C">
              <w:rPr>
                <w:rFonts w:ascii="標楷體" w:eastAsia="標楷體" w:hAnsi="標楷體"/>
              </w:rPr>
              <w:t xml:space="preserve"> </w:t>
            </w:r>
          </w:p>
        </w:tc>
        <w:tc>
          <w:tcPr>
            <w:tcW w:w="1923" w:type="pct"/>
            <w:shd w:val="clear" w:color="auto" w:fill="auto"/>
            <w:noWrap/>
            <w:vAlign w:val="center"/>
            <w:hideMark/>
          </w:tcPr>
          <w:p w14:paraId="79CD642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75" w:type="pct"/>
            <w:shd w:val="clear" w:color="auto" w:fill="auto"/>
            <w:noWrap/>
            <w:vAlign w:val="center"/>
            <w:hideMark/>
          </w:tcPr>
          <w:p w14:paraId="5788D6E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37A963EA" w14:textId="6BA2D5EF"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2FFC7082" w14:textId="1AD00F3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786AD57B" w14:textId="1F7393DE"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5FD2A4FE" w14:textId="77777777" w:rsidTr="00DD441D">
        <w:trPr>
          <w:trHeight w:val="340"/>
        </w:trPr>
        <w:tc>
          <w:tcPr>
            <w:tcW w:w="274" w:type="pct"/>
            <w:shd w:val="clear" w:color="auto" w:fill="auto"/>
            <w:vAlign w:val="center"/>
          </w:tcPr>
          <w:p w14:paraId="020A1AAD" w14:textId="77777777" w:rsidR="00FD0FD5" w:rsidRPr="008F20B5" w:rsidDel="00A03B19"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58AE1CD0" w14:textId="11CC2116" w:rsidR="00FD0FD5" w:rsidRPr="008F20B5" w:rsidRDefault="00FD0FD5" w:rsidP="00424BE2">
            <w:pPr>
              <w:widowControl/>
              <w:rPr>
                <w:rFonts w:ascii="標楷體" w:eastAsia="標楷體" w:hAnsi="標楷體"/>
              </w:rPr>
            </w:pPr>
            <w:proofErr w:type="spellStart"/>
            <w:r w:rsidRPr="008F20B5">
              <w:rPr>
                <w:rFonts w:ascii="標楷體" w:eastAsia="標楷體" w:hAnsi="標楷體"/>
              </w:rPr>
              <w:t>SettingStat</w:t>
            </w:r>
            <w:proofErr w:type="spellEnd"/>
          </w:p>
        </w:tc>
        <w:tc>
          <w:tcPr>
            <w:tcW w:w="1923" w:type="pct"/>
            <w:shd w:val="clear" w:color="auto" w:fill="auto"/>
            <w:noWrap/>
            <w:vAlign w:val="center"/>
          </w:tcPr>
          <w:p w14:paraId="2A9439B9" w14:textId="0BF50DF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75" w:type="pct"/>
            <w:shd w:val="clear" w:color="auto" w:fill="auto"/>
            <w:noWrap/>
            <w:vAlign w:val="center"/>
          </w:tcPr>
          <w:p w14:paraId="137736BE" w14:textId="1CC4D56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F7BC3E7" w14:textId="463CAB6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5DE5D3A2" w14:textId="649FEAC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57AD66C" w14:textId="0275024C"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2A176D8E" w14:textId="0480EE44" w:rsidR="00FD0FD5" w:rsidRPr="008F20B5" w:rsidDel="00FF3932"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FD0FD5" w:rsidRPr="008F20B5" w14:paraId="6A778968" w14:textId="77777777" w:rsidTr="00DD441D">
        <w:trPr>
          <w:trHeight w:val="340"/>
        </w:trPr>
        <w:tc>
          <w:tcPr>
            <w:tcW w:w="274" w:type="pct"/>
            <w:shd w:val="clear" w:color="auto" w:fill="auto"/>
            <w:vAlign w:val="center"/>
          </w:tcPr>
          <w:p w14:paraId="7501D55E" w14:textId="715C8E8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2635B40" w14:textId="06D3F436"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SettingAmt</w:t>
            </w:r>
            <w:proofErr w:type="spellEnd"/>
          </w:p>
        </w:tc>
        <w:tc>
          <w:tcPr>
            <w:tcW w:w="1923" w:type="pct"/>
            <w:shd w:val="clear" w:color="auto" w:fill="auto"/>
            <w:noWrap/>
            <w:vAlign w:val="center"/>
            <w:hideMark/>
          </w:tcPr>
          <w:p w14:paraId="18B099D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75" w:type="pct"/>
            <w:shd w:val="clear" w:color="auto" w:fill="auto"/>
            <w:noWrap/>
            <w:vAlign w:val="center"/>
            <w:hideMark/>
          </w:tcPr>
          <w:p w14:paraId="4A0B978A" w14:textId="0C4C6D2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9C16452" w14:textId="139DBD9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D671C6F" w14:textId="6B8A9876"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4B3279CD" w14:textId="54F4C64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tc>
      </w:tr>
      <w:tr w:rsidR="00FD0FD5" w:rsidRPr="008F20B5" w14:paraId="14802A94" w14:textId="77777777" w:rsidTr="00DD441D">
        <w:trPr>
          <w:trHeight w:val="340"/>
        </w:trPr>
        <w:tc>
          <w:tcPr>
            <w:tcW w:w="274" w:type="pct"/>
            <w:shd w:val="clear" w:color="auto" w:fill="auto"/>
            <w:vAlign w:val="center"/>
          </w:tcPr>
          <w:p w14:paraId="06DF561E" w14:textId="54362D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0F76FA0" w14:textId="3D89D99D"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ClaimDate</w:t>
            </w:r>
            <w:proofErr w:type="spellEnd"/>
          </w:p>
        </w:tc>
        <w:tc>
          <w:tcPr>
            <w:tcW w:w="1923" w:type="pct"/>
            <w:shd w:val="clear" w:color="auto" w:fill="auto"/>
            <w:noWrap/>
            <w:vAlign w:val="center"/>
            <w:hideMark/>
          </w:tcPr>
          <w:p w14:paraId="6F8225D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擔保債權確定日期</w:t>
            </w:r>
          </w:p>
        </w:tc>
        <w:tc>
          <w:tcPr>
            <w:tcW w:w="275" w:type="pct"/>
            <w:shd w:val="clear" w:color="auto" w:fill="auto"/>
            <w:noWrap/>
            <w:vAlign w:val="center"/>
            <w:hideMark/>
          </w:tcPr>
          <w:p w14:paraId="6EF28557" w14:textId="6C6E389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68F24B85" w14:textId="5B7D1F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1DA172A4" w14:textId="174D0B7C"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32482354" w14:textId="07BAA03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D441D" w:rsidRPr="00444245" w14:paraId="5B2BD56A" w14:textId="77777777" w:rsidTr="00DD441D">
        <w:trPr>
          <w:trHeight w:val="340"/>
        </w:trPr>
        <w:tc>
          <w:tcPr>
            <w:tcW w:w="274" w:type="pct"/>
            <w:shd w:val="clear" w:color="auto" w:fill="auto"/>
            <w:vAlign w:val="center"/>
          </w:tcPr>
          <w:p w14:paraId="5C8B354D" w14:textId="77777777" w:rsidR="00DD441D" w:rsidRPr="00444245" w:rsidRDefault="00DD441D" w:rsidP="00CC7DD0">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vAlign w:val="center"/>
            <w:hideMark/>
          </w:tcPr>
          <w:p w14:paraId="6388AA21" w14:textId="77777777" w:rsidR="00DD441D" w:rsidRPr="00444245" w:rsidRDefault="00DD441D" w:rsidP="00CC7DD0">
            <w:pPr>
              <w:widowControl/>
              <w:rPr>
                <w:rFonts w:ascii="標楷體" w:eastAsia="標楷體" w:hAnsi="標楷體" w:cs="新細明體"/>
                <w:kern w:val="0"/>
              </w:rPr>
            </w:pPr>
            <w:proofErr w:type="spellStart"/>
            <w:r w:rsidRPr="00444245">
              <w:rPr>
                <w:rFonts w:ascii="標楷體" w:eastAsia="標楷體" w:hAnsi="標楷體" w:cs="新細明體"/>
                <w:kern w:val="0"/>
              </w:rPr>
              <w:t>SettingSeq</w:t>
            </w:r>
            <w:proofErr w:type="spellEnd"/>
          </w:p>
        </w:tc>
        <w:tc>
          <w:tcPr>
            <w:tcW w:w="1923" w:type="pct"/>
            <w:shd w:val="clear" w:color="auto" w:fill="auto"/>
            <w:noWrap/>
            <w:vAlign w:val="center"/>
            <w:hideMark/>
          </w:tcPr>
          <w:p w14:paraId="0CF3A80E" w14:textId="77777777" w:rsidR="00DD441D" w:rsidRPr="00444245" w:rsidRDefault="00DD441D" w:rsidP="00CC7DD0">
            <w:pPr>
              <w:widowControl/>
              <w:rPr>
                <w:rFonts w:ascii="標楷體" w:eastAsia="標楷體" w:hAnsi="標楷體" w:cs="新細明體"/>
                <w:kern w:val="0"/>
              </w:rPr>
            </w:pPr>
            <w:r w:rsidRPr="00444245">
              <w:rPr>
                <w:rFonts w:ascii="標楷體" w:eastAsia="標楷體" w:hAnsi="標楷體" w:cs="新細明體" w:hint="eastAsia"/>
                <w:kern w:val="0"/>
              </w:rPr>
              <w:t>設定順位</w:t>
            </w:r>
            <w:r w:rsidRPr="00444245">
              <w:rPr>
                <w:rFonts w:ascii="標楷體" w:eastAsia="標楷體" w:hAnsi="標楷體" w:cs="新細明體"/>
                <w:kern w:val="0"/>
              </w:rPr>
              <w:t>(</w:t>
            </w:r>
            <w:r w:rsidRPr="00444245">
              <w:rPr>
                <w:rFonts w:ascii="標楷體" w:eastAsia="標楷體" w:hAnsi="標楷體" w:cs="新細明體"/>
                <w:color w:val="C00000"/>
                <w:kern w:val="0"/>
                <w:highlight w:val="yellow"/>
              </w:rPr>
              <w:t>1~</w:t>
            </w:r>
            <w:r w:rsidRPr="00444245">
              <w:rPr>
                <w:rFonts w:ascii="標楷體" w:eastAsia="標楷體" w:hAnsi="標楷體" w:cs="新細明體" w:hint="eastAsia"/>
                <w:color w:val="C00000"/>
                <w:kern w:val="0"/>
                <w:highlight w:val="yellow"/>
              </w:rPr>
              <w:t>9</w:t>
            </w:r>
            <w:r w:rsidRPr="00444245">
              <w:rPr>
                <w:rFonts w:ascii="標楷體" w:eastAsia="標楷體" w:hAnsi="標楷體" w:cs="新細明體"/>
                <w:kern w:val="0"/>
              </w:rPr>
              <w:t>)</w:t>
            </w:r>
          </w:p>
        </w:tc>
        <w:tc>
          <w:tcPr>
            <w:tcW w:w="275" w:type="pct"/>
            <w:shd w:val="clear" w:color="auto" w:fill="auto"/>
            <w:noWrap/>
            <w:vAlign w:val="center"/>
            <w:hideMark/>
          </w:tcPr>
          <w:p w14:paraId="7A82E26C" w14:textId="77777777" w:rsidR="00DD441D" w:rsidRPr="00444245" w:rsidRDefault="00DD441D" w:rsidP="00CC7DD0">
            <w:pPr>
              <w:widowControl/>
              <w:jc w:val="center"/>
              <w:rPr>
                <w:rFonts w:ascii="標楷體" w:eastAsia="標楷體" w:hAnsi="標楷體" w:cs="新細明體"/>
                <w:kern w:val="0"/>
              </w:rPr>
            </w:pPr>
            <w:r w:rsidRPr="00444245">
              <w:rPr>
                <w:rFonts w:ascii="標楷體" w:eastAsia="標楷體" w:hAnsi="標楷體" w:cs="新細明體"/>
                <w:kern w:val="0"/>
              </w:rPr>
              <w:t>X</w:t>
            </w:r>
          </w:p>
        </w:tc>
        <w:tc>
          <w:tcPr>
            <w:tcW w:w="275" w:type="pct"/>
            <w:shd w:val="clear" w:color="auto" w:fill="auto"/>
            <w:noWrap/>
            <w:vAlign w:val="center"/>
            <w:hideMark/>
          </w:tcPr>
          <w:p w14:paraId="0A353210" w14:textId="77777777" w:rsidR="00DD441D" w:rsidRPr="00444245" w:rsidRDefault="00DD441D" w:rsidP="00CC7DD0">
            <w:pPr>
              <w:widowControl/>
              <w:jc w:val="center"/>
              <w:rPr>
                <w:rFonts w:ascii="標楷體" w:eastAsia="標楷體" w:hAnsi="標楷體" w:cs="新細明體"/>
                <w:kern w:val="0"/>
              </w:rPr>
            </w:pPr>
            <w:r w:rsidRPr="00444245">
              <w:rPr>
                <w:rFonts w:ascii="標楷體" w:eastAsia="標楷體" w:hAnsi="標楷體" w:cs="新細明體"/>
                <w:kern w:val="0"/>
              </w:rPr>
              <w:t>1</w:t>
            </w:r>
          </w:p>
        </w:tc>
        <w:tc>
          <w:tcPr>
            <w:tcW w:w="275" w:type="pct"/>
          </w:tcPr>
          <w:p w14:paraId="35CE47C9" w14:textId="77777777" w:rsidR="00DD441D" w:rsidRPr="00444245" w:rsidRDefault="00DD441D" w:rsidP="00CC7DD0">
            <w:pPr>
              <w:widowControl/>
              <w:jc w:val="center"/>
              <w:rPr>
                <w:rFonts w:ascii="標楷體" w:eastAsia="標楷體" w:hAnsi="標楷體" w:cs="新細明體"/>
                <w:kern w:val="0"/>
              </w:rPr>
            </w:pPr>
            <w:r w:rsidRPr="00444245">
              <w:rPr>
                <w:rFonts w:ascii="標楷體" w:eastAsia="標楷體" w:hAnsi="標楷體" w:cs="新細明體" w:hint="eastAsia"/>
                <w:kern w:val="0"/>
              </w:rPr>
              <w:t>V</w:t>
            </w:r>
          </w:p>
        </w:tc>
        <w:tc>
          <w:tcPr>
            <w:tcW w:w="1264" w:type="pct"/>
            <w:shd w:val="clear" w:color="auto" w:fill="auto"/>
            <w:noWrap/>
            <w:vAlign w:val="center"/>
            <w:hideMark/>
          </w:tcPr>
          <w:p w14:paraId="45A4B7CC" w14:textId="77777777" w:rsidR="00DD441D" w:rsidRPr="00444245" w:rsidRDefault="00DD441D" w:rsidP="00CC7DD0">
            <w:pPr>
              <w:widowControl/>
              <w:rPr>
                <w:rFonts w:ascii="標楷體" w:eastAsia="標楷體" w:hAnsi="標楷體" w:cs="新細明體"/>
                <w:kern w:val="0"/>
              </w:rPr>
            </w:pPr>
            <w:r w:rsidRPr="00444245">
              <w:rPr>
                <w:rFonts w:ascii="標楷體" w:eastAsia="標楷體" w:hAnsi="標楷體" w:cs="新細明體" w:hint="eastAsia"/>
                <w:color w:val="C00000"/>
                <w:kern w:val="0"/>
                <w:highlight w:val="yellow"/>
              </w:rPr>
              <w:t>1~9</w:t>
            </w:r>
          </w:p>
        </w:tc>
      </w:tr>
      <w:tr w:rsidR="00FD0FD5" w:rsidRPr="00444245" w14:paraId="70BA8890" w14:textId="77777777" w:rsidTr="00DD441D">
        <w:trPr>
          <w:trHeight w:val="340"/>
        </w:trPr>
        <w:tc>
          <w:tcPr>
            <w:tcW w:w="274" w:type="pct"/>
            <w:shd w:val="clear" w:color="auto" w:fill="auto"/>
            <w:vAlign w:val="center"/>
          </w:tcPr>
          <w:p w14:paraId="13EE3A2C" w14:textId="752687A3" w:rsidR="00FD0FD5" w:rsidRPr="00444245"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vAlign w:val="center"/>
            <w:hideMark/>
          </w:tcPr>
          <w:p w14:paraId="353A6B9F" w14:textId="12ACFD12" w:rsidR="00FD0FD5" w:rsidRPr="00DD441D" w:rsidRDefault="00DD441D" w:rsidP="00424BE2">
            <w:pPr>
              <w:widowControl/>
              <w:rPr>
                <w:rFonts w:ascii="標楷體" w:eastAsia="標楷體" w:hAnsi="標楷體" w:cs="新細明體"/>
                <w:kern w:val="0"/>
                <w:highlight w:val="green"/>
              </w:rPr>
            </w:pPr>
            <w:proofErr w:type="spellStart"/>
            <w:r w:rsidRPr="00DD441D">
              <w:rPr>
                <w:rFonts w:ascii="標楷體" w:eastAsia="標楷體" w:hAnsi="標楷體" w:cs="新細明體"/>
                <w:kern w:val="0"/>
                <w:highlight w:val="green"/>
              </w:rPr>
              <w:t>CreditCode</w:t>
            </w:r>
            <w:proofErr w:type="spellEnd"/>
          </w:p>
        </w:tc>
        <w:tc>
          <w:tcPr>
            <w:tcW w:w="1923" w:type="pct"/>
            <w:shd w:val="clear" w:color="auto" w:fill="auto"/>
            <w:noWrap/>
            <w:vAlign w:val="center"/>
            <w:hideMark/>
          </w:tcPr>
          <w:p w14:paraId="1D3F9119" w14:textId="0980F1C9" w:rsidR="00FD0FD5" w:rsidRPr="00DD441D" w:rsidRDefault="00DD441D" w:rsidP="00424BE2">
            <w:pPr>
              <w:widowControl/>
              <w:rPr>
                <w:rFonts w:ascii="標楷體" w:eastAsia="標楷體" w:hAnsi="標楷體" w:cs="新細明體"/>
                <w:kern w:val="0"/>
                <w:highlight w:val="green"/>
              </w:rPr>
            </w:pPr>
            <w:r w:rsidRPr="00DD441D">
              <w:rPr>
                <w:rFonts w:ascii="標楷體" w:eastAsia="標楷體" w:hAnsi="標楷體" w:cs="新細明體" w:hint="eastAsia"/>
                <w:kern w:val="0"/>
                <w:highlight w:val="green"/>
              </w:rPr>
              <w:t>授信方式</w:t>
            </w:r>
          </w:p>
        </w:tc>
        <w:tc>
          <w:tcPr>
            <w:tcW w:w="275" w:type="pct"/>
            <w:shd w:val="clear" w:color="auto" w:fill="auto"/>
            <w:noWrap/>
            <w:vAlign w:val="center"/>
            <w:hideMark/>
          </w:tcPr>
          <w:p w14:paraId="2AAE39DC" w14:textId="1EE4D997" w:rsidR="00FD0FD5" w:rsidRPr="00DD441D" w:rsidRDefault="00FD0FD5" w:rsidP="00424BE2">
            <w:pPr>
              <w:widowControl/>
              <w:jc w:val="center"/>
              <w:rPr>
                <w:rFonts w:ascii="標楷體" w:eastAsia="標楷體" w:hAnsi="標楷體" w:cs="新細明體"/>
                <w:kern w:val="0"/>
                <w:highlight w:val="green"/>
              </w:rPr>
            </w:pPr>
            <w:r w:rsidRPr="00DD441D">
              <w:rPr>
                <w:rFonts w:ascii="標楷體" w:eastAsia="標楷體" w:hAnsi="標楷體" w:cs="新細明體"/>
                <w:kern w:val="0"/>
                <w:highlight w:val="green"/>
              </w:rPr>
              <w:t>X</w:t>
            </w:r>
          </w:p>
        </w:tc>
        <w:tc>
          <w:tcPr>
            <w:tcW w:w="275" w:type="pct"/>
            <w:shd w:val="clear" w:color="auto" w:fill="auto"/>
            <w:noWrap/>
            <w:vAlign w:val="center"/>
            <w:hideMark/>
          </w:tcPr>
          <w:p w14:paraId="78EE7539" w14:textId="162016BD" w:rsidR="00FD0FD5" w:rsidRPr="00DD441D" w:rsidRDefault="00DD441D" w:rsidP="00424BE2">
            <w:pPr>
              <w:widowControl/>
              <w:jc w:val="center"/>
              <w:rPr>
                <w:rFonts w:ascii="標楷體" w:eastAsia="標楷體" w:hAnsi="標楷體" w:cs="新細明體"/>
                <w:kern w:val="0"/>
                <w:highlight w:val="green"/>
              </w:rPr>
            </w:pPr>
            <w:r w:rsidRPr="00DD441D">
              <w:rPr>
                <w:rFonts w:ascii="標楷體" w:eastAsia="標楷體" w:hAnsi="標楷體" w:cs="新細明體" w:hint="eastAsia"/>
                <w:kern w:val="0"/>
                <w:highlight w:val="green"/>
              </w:rPr>
              <w:t>2</w:t>
            </w:r>
          </w:p>
        </w:tc>
        <w:tc>
          <w:tcPr>
            <w:tcW w:w="275" w:type="pct"/>
          </w:tcPr>
          <w:p w14:paraId="05381EEE" w14:textId="71E41D7D" w:rsidR="00FD0FD5" w:rsidRPr="00DD441D" w:rsidRDefault="00623535" w:rsidP="00614F5B">
            <w:pPr>
              <w:widowControl/>
              <w:jc w:val="center"/>
              <w:rPr>
                <w:rFonts w:ascii="標楷體" w:eastAsia="標楷體" w:hAnsi="標楷體" w:cs="新細明體"/>
                <w:kern w:val="0"/>
                <w:highlight w:val="green"/>
              </w:rPr>
            </w:pPr>
            <w:r w:rsidRPr="00DD441D">
              <w:rPr>
                <w:rFonts w:ascii="標楷體" w:eastAsia="標楷體" w:hAnsi="標楷體" w:cs="新細明體" w:hint="eastAsia"/>
                <w:kern w:val="0"/>
                <w:highlight w:val="green"/>
              </w:rPr>
              <w:t>V</w:t>
            </w:r>
          </w:p>
        </w:tc>
        <w:tc>
          <w:tcPr>
            <w:tcW w:w="1264" w:type="pct"/>
            <w:shd w:val="clear" w:color="auto" w:fill="auto"/>
            <w:noWrap/>
            <w:vAlign w:val="center"/>
            <w:hideMark/>
          </w:tcPr>
          <w:p w14:paraId="0DEDE70D" w14:textId="2AE8F933"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01</w:t>
            </w:r>
            <w:r w:rsidRPr="00DD441D">
              <w:rPr>
                <w:rFonts w:ascii="標楷體" w:eastAsia="標楷體" w:hAnsi="標楷體" w:cs="新細明體" w:hint="eastAsia"/>
                <w:kern w:val="0"/>
                <w:highlight w:val="green"/>
              </w:rPr>
              <w:t>新貸(轉貸)</w:t>
            </w:r>
          </w:p>
          <w:p w14:paraId="135B2029" w14:textId="69A02584"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02</w:t>
            </w:r>
            <w:r w:rsidRPr="00DD441D">
              <w:rPr>
                <w:rFonts w:ascii="標楷體" w:eastAsia="標楷體" w:hAnsi="標楷體" w:cs="新細明體" w:hint="eastAsia"/>
                <w:kern w:val="0"/>
                <w:highlight w:val="green"/>
              </w:rPr>
              <w:t>新貸(買賣)</w:t>
            </w:r>
          </w:p>
          <w:p w14:paraId="1DDF60F6" w14:textId="32F41810"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03</w:t>
            </w:r>
            <w:r w:rsidRPr="00DD441D">
              <w:rPr>
                <w:rFonts w:ascii="標楷體" w:eastAsia="標楷體" w:hAnsi="標楷體" w:cs="新細明體" w:hint="eastAsia"/>
                <w:kern w:val="0"/>
                <w:highlight w:val="green"/>
              </w:rPr>
              <w:t>新貸(其他)</w:t>
            </w:r>
          </w:p>
          <w:p w14:paraId="729DF0AA" w14:textId="49C6E1DB"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04</w:t>
            </w:r>
            <w:r w:rsidRPr="00DD441D">
              <w:rPr>
                <w:rFonts w:ascii="標楷體" w:eastAsia="標楷體" w:hAnsi="標楷體" w:cs="新細明體" w:hint="eastAsia"/>
                <w:kern w:val="0"/>
                <w:highlight w:val="green"/>
              </w:rPr>
              <w:t>動支</w:t>
            </w:r>
          </w:p>
          <w:p w14:paraId="7560EE8E" w14:textId="0247CD61"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05</w:t>
            </w:r>
            <w:r w:rsidRPr="00DD441D">
              <w:rPr>
                <w:rFonts w:ascii="標楷體" w:eastAsia="標楷體" w:hAnsi="標楷體" w:cs="新細明體" w:hint="eastAsia"/>
                <w:kern w:val="0"/>
                <w:highlight w:val="green"/>
              </w:rPr>
              <w:t>增貸</w:t>
            </w:r>
          </w:p>
          <w:p w14:paraId="2EB833E7" w14:textId="1CA6B549"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06</w:t>
            </w:r>
            <w:r w:rsidRPr="00DD441D">
              <w:rPr>
                <w:rFonts w:ascii="標楷體" w:eastAsia="標楷體" w:hAnsi="標楷體" w:cs="新細明體" w:hint="eastAsia"/>
                <w:kern w:val="0"/>
                <w:highlight w:val="green"/>
              </w:rPr>
              <w:t>展期</w:t>
            </w:r>
          </w:p>
          <w:p w14:paraId="1A136A5A" w14:textId="3609F638"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lastRenderedPageBreak/>
              <w:t>12</w:t>
            </w:r>
            <w:r w:rsidRPr="00DD441D">
              <w:rPr>
                <w:rFonts w:ascii="標楷體" w:eastAsia="標楷體" w:hAnsi="標楷體" w:cs="新細明體" w:hint="eastAsia"/>
                <w:kern w:val="0"/>
                <w:highlight w:val="green"/>
              </w:rPr>
              <w:t>授信條件變更(貸前)</w:t>
            </w:r>
          </w:p>
          <w:p w14:paraId="6F1416C5" w14:textId="00A3A68D" w:rsidR="00FD0FD5" w:rsidRPr="00444245" w:rsidRDefault="00DD441D" w:rsidP="00DD441D">
            <w:pPr>
              <w:widowControl/>
              <w:rPr>
                <w:rFonts w:ascii="標楷體" w:eastAsia="標楷體" w:hAnsi="標楷體" w:cs="新細明體"/>
                <w:kern w:val="0"/>
              </w:rPr>
            </w:pPr>
            <w:r w:rsidRPr="00DD441D">
              <w:rPr>
                <w:rFonts w:ascii="標楷體" w:eastAsia="標楷體" w:hAnsi="標楷體" w:cs="新細明體"/>
                <w:kern w:val="0"/>
                <w:highlight w:val="green"/>
              </w:rPr>
              <w:t>13</w:t>
            </w:r>
            <w:r w:rsidRPr="00DD441D">
              <w:rPr>
                <w:rFonts w:ascii="標楷體" w:eastAsia="標楷體" w:hAnsi="標楷體" w:cs="新細明體" w:hint="eastAsia"/>
                <w:kern w:val="0"/>
                <w:highlight w:val="green"/>
              </w:rPr>
              <w:t>授信條件變更(貸後)</w:t>
            </w:r>
          </w:p>
        </w:tc>
      </w:tr>
      <w:tr w:rsidR="00667A5A" w:rsidRPr="00667A5A" w14:paraId="0195D2DD" w14:textId="77777777" w:rsidTr="00DD441D">
        <w:trPr>
          <w:trHeight w:val="340"/>
        </w:trPr>
        <w:tc>
          <w:tcPr>
            <w:tcW w:w="274" w:type="pct"/>
            <w:shd w:val="clear" w:color="auto" w:fill="auto"/>
            <w:vAlign w:val="center"/>
          </w:tcPr>
          <w:p w14:paraId="2B2FC374" w14:textId="77777777" w:rsidR="00667A5A" w:rsidRPr="00667A5A" w:rsidRDefault="00667A5A" w:rsidP="0078740E">
            <w:pPr>
              <w:pStyle w:val="af9"/>
              <w:widowControl/>
              <w:numPr>
                <w:ilvl w:val="0"/>
                <w:numId w:val="10"/>
              </w:numPr>
              <w:ind w:leftChars="0"/>
              <w:jc w:val="center"/>
              <w:rPr>
                <w:rFonts w:ascii="標楷體" w:eastAsia="標楷體" w:hAnsi="標楷體" w:cs="新細明體"/>
                <w:color w:val="C00000"/>
                <w:kern w:val="0"/>
                <w:highlight w:val="yellow"/>
              </w:rPr>
            </w:pPr>
          </w:p>
        </w:tc>
        <w:tc>
          <w:tcPr>
            <w:tcW w:w="4726" w:type="pct"/>
            <w:gridSpan w:val="6"/>
            <w:shd w:val="clear" w:color="auto" w:fill="auto"/>
            <w:noWrap/>
          </w:tcPr>
          <w:p w14:paraId="06ABA2EB" w14:textId="6BF28648" w:rsidR="00667A5A" w:rsidRPr="00667A5A" w:rsidRDefault="00FD5FED" w:rsidP="00424BE2">
            <w:pPr>
              <w:widowControl/>
              <w:rPr>
                <w:rFonts w:ascii="標楷體" w:eastAsia="標楷體" w:hAnsi="標楷體" w:cs="新細明體"/>
                <w:color w:val="C00000"/>
                <w:kern w:val="0"/>
                <w:highlight w:val="yellow"/>
              </w:rPr>
            </w:pPr>
            <w:r>
              <w:rPr>
                <w:rFonts w:ascii="標楷體" w:eastAsia="標楷體" w:hAnsi="標楷體"/>
                <w:color w:val="C00000"/>
                <w:highlight w:val="yellow"/>
              </w:rPr>
              <w:t>L2411</w:t>
            </w:r>
            <w:r w:rsidR="00BB4BE0" w:rsidRPr="00667A5A">
              <w:rPr>
                <w:rFonts w:ascii="標楷體" w:eastAsia="標楷體" w:hAnsi="標楷體"/>
                <w:color w:val="C00000"/>
                <w:highlight w:val="yellow"/>
              </w:rPr>
              <w:t>Firs</w:t>
            </w:r>
            <w:r w:rsidR="00BB4BE0" w:rsidRPr="00BB4BE0">
              <w:rPr>
                <w:rFonts w:ascii="標楷體" w:eastAsia="標楷體" w:hAnsi="標楷體"/>
                <w:color w:val="C00000"/>
                <w:highlight w:val="yellow"/>
              </w:rPr>
              <w:t>t</w:t>
            </w:r>
            <w:r w:rsidR="00BB4BE0" w:rsidRPr="00BB4BE0">
              <w:rPr>
                <w:rFonts w:ascii="標楷體" w:eastAsia="標楷體" w:hAnsi="標楷體" w:hint="eastAsia"/>
                <w:color w:val="C00000"/>
                <w:highlight w:val="yellow"/>
              </w:rPr>
              <w:t>O</w:t>
            </w:r>
            <w:r w:rsidR="00BB4BE0">
              <w:rPr>
                <w:rFonts w:ascii="標楷體" w:eastAsia="標楷體" w:hAnsi="標楷體" w:hint="eastAsia"/>
                <w:color w:val="C00000"/>
                <w:highlight w:val="yellow"/>
              </w:rPr>
              <w:t>c</w:t>
            </w:r>
            <w:r w:rsidR="005F00CF" w:rsidRPr="00BB4BE0">
              <w:rPr>
                <w:rFonts w:ascii="標楷體" w:eastAsia="標楷體" w:hAnsi="標楷體"/>
                <w:color w:val="C00000"/>
                <w:highlight w:val="yellow"/>
              </w:rPr>
              <w:t>curs</w:t>
            </w:r>
            <w:r w:rsidR="0099661B">
              <w:rPr>
                <w:rFonts w:ascii="標楷體" w:eastAsia="標楷體" w:hAnsi="標楷體"/>
                <w:color w:val="C00000"/>
                <w:highlight w:val="yellow"/>
              </w:rPr>
              <w:t xml:space="preserve"> </w:t>
            </w:r>
            <w:r w:rsidR="0099661B" w:rsidRPr="0099661B">
              <w:rPr>
                <w:rFonts w:ascii="標楷體" w:eastAsia="標楷體" w:hAnsi="標楷體"/>
                <w:highlight w:val="magenta"/>
              </w:rPr>
              <w:t>(</w:t>
            </w:r>
            <w:r w:rsidR="0099661B" w:rsidRPr="0099661B">
              <w:rPr>
                <w:rFonts w:ascii="標楷體" w:eastAsia="標楷體" w:hAnsi="標楷體" w:hint="eastAsia"/>
                <w:highlight w:val="magenta"/>
                <w:lang w:eastAsia="zh-HK"/>
              </w:rPr>
              <w:t>最多8筆</w:t>
            </w:r>
            <w:r w:rsidR="0099661B" w:rsidRPr="0099661B">
              <w:rPr>
                <w:rFonts w:ascii="標楷體" w:eastAsia="標楷體" w:hAnsi="標楷體"/>
                <w:highlight w:val="magenta"/>
              </w:rPr>
              <w:t>)</w:t>
            </w:r>
          </w:p>
        </w:tc>
      </w:tr>
      <w:tr w:rsidR="007171F4" w:rsidRPr="00667A5A" w14:paraId="3E7B546C" w14:textId="77777777" w:rsidTr="00667A5A">
        <w:trPr>
          <w:trHeight w:val="340"/>
        </w:trPr>
        <w:tc>
          <w:tcPr>
            <w:tcW w:w="274" w:type="pct"/>
            <w:shd w:val="clear" w:color="auto" w:fill="auto"/>
            <w:vAlign w:val="center"/>
          </w:tcPr>
          <w:p w14:paraId="068F2F78" w14:textId="77777777" w:rsidR="007171F4" w:rsidRPr="00667A5A" w:rsidRDefault="007171F4" w:rsidP="00667A5A">
            <w:pPr>
              <w:widowControl/>
              <w:rPr>
                <w:rFonts w:ascii="標楷體" w:eastAsia="標楷體" w:hAnsi="標楷體" w:cs="新細明體"/>
                <w:color w:val="C00000"/>
                <w:kern w:val="0"/>
                <w:highlight w:val="yellow"/>
              </w:rPr>
            </w:pPr>
          </w:p>
        </w:tc>
        <w:tc>
          <w:tcPr>
            <w:tcW w:w="714" w:type="pct"/>
            <w:shd w:val="clear" w:color="auto" w:fill="auto"/>
            <w:noWrap/>
          </w:tcPr>
          <w:p w14:paraId="3E1CB688" w14:textId="062A2DBA" w:rsidR="007171F4" w:rsidRPr="00667A5A" w:rsidRDefault="00667A5A" w:rsidP="00BB4BE0">
            <w:pPr>
              <w:widowControl/>
              <w:ind w:leftChars="100" w:left="240"/>
              <w:rPr>
                <w:rFonts w:ascii="標楷體" w:eastAsia="標楷體" w:hAnsi="標楷體"/>
                <w:color w:val="C00000"/>
                <w:highlight w:val="yellow"/>
              </w:rPr>
            </w:pPr>
            <w:proofErr w:type="spellStart"/>
            <w:r w:rsidRPr="00BB4BE0">
              <w:rPr>
                <w:rFonts w:ascii="標楷體" w:eastAsia="標楷體" w:hAnsi="標楷體"/>
                <w:color w:val="C00000"/>
                <w:highlight w:val="yellow"/>
              </w:rPr>
              <w:t>FirstCreditor</w:t>
            </w:r>
            <w:proofErr w:type="spellEnd"/>
          </w:p>
        </w:tc>
        <w:tc>
          <w:tcPr>
            <w:tcW w:w="1923" w:type="pct"/>
            <w:shd w:val="clear" w:color="auto" w:fill="auto"/>
            <w:noWrap/>
            <w:vAlign w:val="center"/>
          </w:tcPr>
          <w:p w14:paraId="6E935220" w14:textId="6C277568" w:rsidR="007171F4" w:rsidRPr="00667A5A" w:rsidRDefault="00667A5A" w:rsidP="00424BE2">
            <w:pPr>
              <w:widowControl/>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lang w:eastAsia="zh-HK"/>
              </w:rPr>
              <w:t>順位債權人</w:t>
            </w:r>
          </w:p>
        </w:tc>
        <w:tc>
          <w:tcPr>
            <w:tcW w:w="275" w:type="pct"/>
            <w:shd w:val="clear" w:color="auto" w:fill="auto"/>
            <w:noWrap/>
            <w:vAlign w:val="center"/>
          </w:tcPr>
          <w:p w14:paraId="24C283D9" w14:textId="10A459C0"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X</w:t>
            </w:r>
          </w:p>
        </w:tc>
        <w:tc>
          <w:tcPr>
            <w:tcW w:w="275" w:type="pct"/>
            <w:shd w:val="clear" w:color="auto" w:fill="auto"/>
            <w:noWrap/>
            <w:vAlign w:val="center"/>
          </w:tcPr>
          <w:p w14:paraId="5548D6CD" w14:textId="7B342C62"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40</w:t>
            </w:r>
          </w:p>
        </w:tc>
        <w:tc>
          <w:tcPr>
            <w:tcW w:w="275" w:type="pct"/>
          </w:tcPr>
          <w:p w14:paraId="66654E70" w14:textId="77777777" w:rsidR="007171F4" w:rsidRPr="00667A5A" w:rsidRDefault="007171F4"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577F01F7" w14:textId="77777777" w:rsidR="007171F4" w:rsidRPr="00667A5A" w:rsidRDefault="007171F4" w:rsidP="00424BE2">
            <w:pPr>
              <w:widowControl/>
              <w:rPr>
                <w:rFonts w:ascii="標楷體" w:eastAsia="標楷體" w:hAnsi="標楷體" w:cs="新細明體"/>
                <w:color w:val="C00000"/>
                <w:kern w:val="0"/>
                <w:highlight w:val="yellow"/>
              </w:rPr>
            </w:pPr>
          </w:p>
        </w:tc>
      </w:tr>
      <w:tr w:rsidR="00667A5A" w:rsidRPr="007171F4" w14:paraId="555A569E" w14:textId="77777777" w:rsidTr="00667A5A">
        <w:trPr>
          <w:trHeight w:val="340"/>
        </w:trPr>
        <w:tc>
          <w:tcPr>
            <w:tcW w:w="274" w:type="pct"/>
            <w:shd w:val="clear" w:color="auto" w:fill="auto"/>
            <w:vAlign w:val="center"/>
          </w:tcPr>
          <w:p w14:paraId="2E35FA7D" w14:textId="77777777" w:rsidR="00667A5A" w:rsidRPr="00667A5A" w:rsidRDefault="00667A5A" w:rsidP="00667A5A">
            <w:pPr>
              <w:pStyle w:val="af9"/>
              <w:widowControl/>
              <w:ind w:leftChars="0"/>
              <w:rPr>
                <w:rFonts w:ascii="標楷體" w:eastAsia="標楷體" w:hAnsi="標楷體" w:cs="新細明體"/>
                <w:color w:val="C00000"/>
                <w:kern w:val="0"/>
                <w:highlight w:val="yellow"/>
              </w:rPr>
            </w:pPr>
          </w:p>
        </w:tc>
        <w:tc>
          <w:tcPr>
            <w:tcW w:w="714" w:type="pct"/>
            <w:shd w:val="clear" w:color="auto" w:fill="auto"/>
            <w:noWrap/>
          </w:tcPr>
          <w:p w14:paraId="67D763E0" w14:textId="0429B6A6" w:rsidR="00667A5A" w:rsidRPr="00667A5A" w:rsidRDefault="00667A5A" w:rsidP="00BB4BE0">
            <w:pPr>
              <w:widowControl/>
              <w:ind w:firstLineChars="100" w:firstLine="240"/>
              <w:rPr>
                <w:rFonts w:ascii="標楷體" w:eastAsia="標楷體" w:hAnsi="標楷體"/>
                <w:color w:val="C00000"/>
                <w:highlight w:val="yellow"/>
              </w:rPr>
            </w:pPr>
            <w:proofErr w:type="spellStart"/>
            <w:r w:rsidRPr="00667A5A">
              <w:rPr>
                <w:rFonts w:ascii="標楷體" w:eastAsia="標楷體" w:hAnsi="標楷體"/>
                <w:color w:val="C00000"/>
                <w:highlight w:val="yellow"/>
              </w:rPr>
              <w:t>FirstAmt</w:t>
            </w:r>
            <w:proofErr w:type="spellEnd"/>
          </w:p>
        </w:tc>
        <w:tc>
          <w:tcPr>
            <w:tcW w:w="1923" w:type="pct"/>
            <w:shd w:val="clear" w:color="auto" w:fill="auto"/>
            <w:noWrap/>
            <w:vAlign w:val="center"/>
          </w:tcPr>
          <w:p w14:paraId="4D1F79BE" w14:textId="382A4DA5" w:rsidR="00667A5A" w:rsidRPr="00667A5A" w:rsidRDefault="00667A5A" w:rsidP="00667A5A">
            <w:pPr>
              <w:widowControl/>
              <w:rPr>
                <w:rFonts w:ascii="標楷體" w:eastAsia="標楷體" w:hAnsi="標楷體" w:cs="新細明體"/>
                <w:color w:val="C00000"/>
                <w:kern w:val="0"/>
                <w:highlight w:val="yellow"/>
                <w:lang w:eastAsia="zh-HK"/>
              </w:rPr>
            </w:pPr>
            <w:r w:rsidRPr="00667A5A">
              <w:rPr>
                <w:rFonts w:ascii="標楷體" w:eastAsia="標楷體" w:hAnsi="標楷體" w:cs="新細明體" w:hint="eastAsia"/>
                <w:color w:val="C00000"/>
                <w:kern w:val="0"/>
                <w:highlight w:val="yellow"/>
                <w:lang w:eastAsia="zh-HK"/>
              </w:rPr>
              <w:t>順位金額</w:t>
            </w:r>
          </w:p>
        </w:tc>
        <w:tc>
          <w:tcPr>
            <w:tcW w:w="275" w:type="pct"/>
            <w:shd w:val="clear" w:color="auto" w:fill="auto"/>
            <w:noWrap/>
            <w:vAlign w:val="center"/>
          </w:tcPr>
          <w:p w14:paraId="4B8E410B" w14:textId="764D5A7C"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9</w:t>
            </w:r>
          </w:p>
        </w:tc>
        <w:tc>
          <w:tcPr>
            <w:tcW w:w="275" w:type="pct"/>
            <w:shd w:val="clear" w:color="auto" w:fill="auto"/>
            <w:noWrap/>
            <w:vAlign w:val="center"/>
          </w:tcPr>
          <w:p w14:paraId="2B6226BA" w14:textId="3DC81308"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14</w:t>
            </w:r>
          </w:p>
        </w:tc>
        <w:tc>
          <w:tcPr>
            <w:tcW w:w="275" w:type="pct"/>
          </w:tcPr>
          <w:p w14:paraId="6F747E57" w14:textId="77777777" w:rsidR="00667A5A" w:rsidRPr="00667A5A" w:rsidRDefault="00667A5A"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631FC877" w14:textId="77777777" w:rsidR="00667A5A" w:rsidRPr="00667A5A" w:rsidRDefault="00667A5A" w:rsidP="00424BE2">
            <w:pPr>
              <w:widowControl/>
              <w:rPr>
                <w:rFonts w:ascii="標楷體" w:eastAsia="標楷體" w:hAnsi="標楷體" w:cs="新細明體"/>
                <w:color w:val="C00000"/>
                <w:kern w:val="0"/>
                <w:highlight w:val="yellow"/>
              </w:rPr>
            </w:pPr>
          </w:p>
        </w:tc>
      </w:tr>
      <w:tr w:rsidR="00667A5A" w:rsidRPr="00667A5A" w14:paraId="0ACE072C" w14:textId="77777777" w:rsidTr="00667A5A">
        <w:trPr>
          <w:trHeight w:val="340"/>
        </w:trPr>
        <w:tc>
          <w:tcPr>
            <w:tcW w:w="274" w:type="pct"/>
            <w:shd w:val="clear" w:color="auto" w:fill="auto"/>
            <w:vAlign w:val="center"/>
          </w:tcPr>
          <w:p w14:paraId="355D3972" w14:textId="77777777" w:rsidR="00FD0FD5" w:rsidRPr="00667A5A"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4719F75" w14:textId="1C31B713" w:rsidR="00FD0FD5" w:rsidRPr="00667A5A" w:rsidRDefault="00FD0FD5" w:rsidP="000B2337">
            <w:pPr>
              <w:widowControl/>
              <w:rPr>
                <w:rFonts w:ascii="標楷體" w:eastAsia="標楷體" w:hAnsi="標楷體"/>
              </w:rPr>
            </w:pPr>
            <w:r w:rsidRPr="00667A5A">
              <w:rPr>
                <w:rFonts w:ascii="標楷體" w:eastAsia="標楷體" w:hAnsi="標楷體"/>
              </w:rPr>
              <w:t>L2411Occurs</w:t>
            </w:r>
          </w:p>
        </w:tc>
        <w:tc>
          <w:tcPr>
            <w:tcW w:w="1923" w:type="pct"/>
            <w:shd w:val="clear" w:color="auto" w:fill="auto"/>
            <w:noWrap/>
            <w:vAlign w:val="center"/>
          </w:tcPr>
          <w:p w14:paraId="25FF2B90" w14:textId="77777777" w:rsidR="00FD0FD5" w:rsidRPr="00667A5A" w:rsidRDefault="00FD0FD5" w:rsidP="000B2337">
            <w:pPr>
              <w:widowControl/>
              <w:rPr>
                <w:rFonts w:ascii="標楷體" w:eastAsia="標楷體" w:hAnsi="標楷體" w:cs="新細明體"/>
                <w:kern w:val="0"/>
              </w:rPr>
            </w:pPr>
          </w:p>
        </w:tc>
        <w:tc>
          <w:tcPr>
            <w:tcW w:w="275" w:type="pct"/>
            <w:shd w:val="clear" w:color="auto" w:fill="auto"/>
            <w:noWrap/>
            <w:vAlign w:val="center"/>
          </w:tcPr>
          <w:p w14:paraId="493707E8" w14:textId="77777777" w:rsidR="00FD0FD5" w:rsidRPr="00667A5A" w:rsidRDefault="00FD0FD5" w:rsidP="000B2337">
            <w:pPr>
              <w:widowControl/>
              <w:jc w:val="center"/>
              <w:rPr>
                <w:rFonts w:ascii="標楷體" w:eastAsia="標楷體" w:hAnsi="標楷體" w:cs="新細明體"/>
                <w:kern w:val="0"/>
              </w:rPr>
            </w:pPr>
          </w:p>
        </w:tc>
        <w:tc>
          <w:tcPr>
            <w:tcW w:w="275" w:type="pct"/>
            <w:shd w:val="clear" w:color="auto" w:fill="auto"/>
            <w:noWrap/>
            <w:vAlign w:val="center"/>
          </w:tcPr>
          <w:p w14:paraId="5F372BE4" w14:textId="77777777" w:rsidR="00FD0FD5" w:rsidRPr="00667A5A" w:rsidRDefault="00FD0FD5" w:rsidP="000B2337">
            <w:pPr>
              <w:widowControl/>
              <w:jc w:val="center"/>
              <w:rPr>
                <w:rFonts w:ascii="標楷體" w:eastAsia="標楷體" w:hAnsi="標楷體" w:cs="新細明體"/>
                <w:kern w:val="0"/>
              </w:rPr>
            </w:pPr>
          </w:p>
        </w:tc>
        <w:tc>
          <w:tcPr>
            <w:tcW w:w="275" w:type="pct"/>
          </w:tcPr>
          <w:p w14:paraId="4AFF38A0"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29BB726" w14:textId="11B6F9D0" w:rsidR="00FD0FD5" w:rsidRPr="00667A5A" w:rsidRDefault="00E51A01" w:rsidP="000B2337">
            <w:pPr>
              <w:widowControl/>
              <w:rPr>
                <w:rFonts w:ascii="標楷體" w:eastAsia="標楷體" w:hAnsi="標楷體" w:cs="新細明體"/>
                <w:kern w:val="0"/>
              </w:rPr>
            </w:pPr>
            <w:r w:rsidRPr="00667A5A">
              <w:rPr>
                <w:rFonts w:ascii="標楷體" w:eastAsia="標楷體" w:hAnsi="標楷體" w:hint="eastAsia"/>
              </w:rPr>
              <w:t>最少輸入一組.</w:t>
            </w:r>
            <w:r w:rsidRPr="00667A5A">
              <w:rPr>
                <w:rFonts w:ascii="標楷體" w:eastAsia="標楷體" w:hAnsi="標楷體" w:cs="新細明體" w:hint="eastAsia"/>
                <w:kern w:val="0"/>
              </w:rPr>
              <w:t xml:space="preserve"> </w:t>
            </w:r>
            <w:r w:rsidR="0099661B" w:rsidRPr="0099661B">
              <w:rPr>
                <w:rFonts w:ascii="標楷體" w:eastAsia="標楷體" w:hAnsi="標楷體" w:cs="新細明體" w:hint="eastAsia"/>
                <w:kern w:val="0"/>
                <w:highlight w:val="magenta"/>
                <w:lang w:eastAsia="zh-HK"/>
              </w:rPr>
              <w:t>最多</w:t>
            </w:r>
            <w:r w:rsidR="0099661B" w:rsidRPr="0099661B">
              <w:rPr>
                <w:rFonts w:ascii="標楷體" w:eastAsia="標楷體" w:hAnsi="標楷體" w:cs="新細明體" w:hint="eastAsia"/>
                <w:kern w:val="0"/>
                <w:highlight w:val="magenta"/>
              </w:rPr>
              <w:t>10</w:t>
            </w:r>
            <w:r w:rsidRPr="00667A5A">
              <w:rPr>
                <w:rFonts w:ascii="標楷體" w:eastAsia="標楷體" w:hAnsi="標楷體" w:hint="eastAsia"/>
              </w:rPr>
              <w:t>組</w:t>
            </w:r>
          </w:p>
        </w:tc>
      </w:tr>
      <w:tr w:rsidR="00667A5A" w:rsidRPr="00667A5A" w14:paraId="2DB10D3A" w14:textId="77777777" w:rsidTr="00667A5A">
        <w:trPr>
          <w:trHeight w:val="340"/>
        </w:trPr>
        <w:tc>
          <w:tcPr>
            <w:tcW w:w="274" w:type="pct"/>
            <w:shd w:val="clear" w:color="auto" w:fill="auto"/>
            <w:vAlign w:val="center"/>
          </w:tcPr>
          <w:p w14:paraId="7BC538EE"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582604FC" w14:textId="16E38AD6"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OwnerId</w:t>
            </w:r>
            <w:proofErr w:type="spellEnd"/>
          </w:p>
        </w:tc>
        <w:tc>
          <w:tcPr>
            <w:tcW w:w="1923" w:type="pct"/>
            <w:shd w:val="clear" w:color="auto" w:fill="auto"/>
            <w:noWrap/>
          </w:tcPr>
          <w:p w14:paraId="459A2192" w14:textId="62232A90"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所有權人－統編</w:t>
            </w:r>
          </w:p>
        </w:tc>
        <w:tc>
          <w:tcPr>
            <w:tcW w:w="275" w:type="pct"/>
            <w:shd w:val="clear" w:color="auto" w:fill="auto"/>
            <w:noWrap/>
            <w:vAlign w:val="center"/>
          </w:tcPr>
          <w:p w14:paraId="4506B8B4" w14:textId="7A24C5A7"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2DE8A2FD" w14:textId="6FBF94B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085715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0C19655" w14:textId="3C2C3E19" w:rsidR="00FD0FD5" w:rsidRPr="00667A5A" w:rsidRDefault="00FD0FD5" w:rsidP="000B2337">
            <w:pPr>
              <w:widowControl/>
              <w:rPr>
                <w:rFonts w:ascii="標楷體" w:eastAsia="標楷體" w:hAnsi="標楷體" w:cs="新細明體"/>
                <w:kern w:val="0"/>
              </w:rPr>
            </w:pPr>
          </w:p>
        </w:tc>
      </w:tr>
      <w:tr w:rsidR="00667A5A" w:rsidRPr="00667A5A" w14:paraId="3CC85E93" w14:textId="77777777" w:rsidTr="00667A5A">
        <w:trPr>
          <w:trHeight w:val="340"/>
        </w:trPr>
        <w:tc>
          <w:tcPr>
            <w:tcW w:w="274" w:type="pct"/>
            <w:shd w:val="clear" w:color="auto" w:fill="auto"/>
            <w:vAlign w:val="center"/>
          </w:tcPr>
          <w:p w14:paraId="419C0694"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19B52187" w14:textId="3251E100"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OwnerName</w:t>
            </w:r>
            <w:proofErr w:type="spellEnd"/>
          </w:p>
        </w:tc>
        <w:tc>
          <w:tcPr>
            <w:tcW w:w="1923" w:type="pct"/>
            <w:shd w:val="clear" w:color="auto" w:fill="auto"/>
            <w:noWrap/>
          </w:tcPr>
          <w:p w14:paraId="54D3EFA4" w14:textId="1938EE81"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所有權人－姓名</w:t>
            </w:r>
          </w:p>
        </w:tc>
        <w:tc>
          <w:tcPr>
            <w:tcW w:w="275" w:type="pct"/>
            <w:shd w:val="clear" w:color="auto" w:fill="auto"/>
            <w:noWrap/>
            <w:vAlign w:val="center"/>
          </w:tcPr>
          <w:p w14:paraId="619D37E0" w14:textId="38228C3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67756949" w14:textId="2069695B"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100</w:t>
            </w:r>
          </w:p>
        </w:tc>
        <w:tc>
          <w:tcPr>
            <w:tcW w:w="275" w:type="pct"/>
          </w:tcPr>
          <w:p w14:paraId="741BE07E"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E54F85A" w14:textId="0FD1865A" w:rsidR="00FD0FD5" w:rsidRPr="00667A5A" w:rsidRDefault="00FD0FD5" w:rsidP="000B2337">
            <w:pPr>
              <w:widowControl/>
              <w:rPr>
                <w:rFonts w:ascii="標楷體" w:eastAsia="標楷體" w:hAnsi="標楷體" w:cs="新細明體"/>
                <w:kern w:val="0"/>
              </w:rPr>
            </w:pPr>
          </w:p>
        </w:tc>
      </w:tr>
      <w:tr w:rsidR="00667A5A" w:rsidRPr="00667A5A" w14:paraId="1C00A47C" w14:textId="77777777" w:rsidTr="00667A5A">
        <w:trPr>
          <w:trHeight w:val="340"/>
        </w:trPr>
        <w:tc>
          <w:tcPr>
            <w:tcW w:w="274" w:type="pct"/>
            <w:shd w:val="clear" w:color="auto" w:fill="auto"/>
            <w:vAlign w:val="center"/>
          </w:tcPr>
          <w:p w14:paraId="31CF12DC"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70134E59" w14:textId="0A318BC1"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OwnerRelCode</w:t>
            </w:r>
            <w:proofErr w:type="spellEnd"/>
          </w:p>
        </w:tc>
        <w:tc>
          <w:tcPr>
            <w:tcW w:w="1923" w:type="pct"/>
            <w:shd w:val="clear" w:color="auto" w:fill="auto"/>
            <w:noWrap/>
          </w:tcPr>
          <w:p w14:paraId="2FB190AA" w14:textId="7968A0CF"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所有權人－與授信戶關係</w:t>
            </w:r>
          </w:p>
        </w:tc>
        <w:tc>
          <w:tcPr>
            <w:tcW w:w="275" w:type="pct"/>
            <w:shd w:val="clear" w:color="auto" w:fill="auto"/>
            <w:noWrap/>
            <w:vAlign w:val="center"/>
          </w:tcPr>
          <w:p w14:paraId="4A0785A0" w14:textId="3DEE17FD"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1D9E29FD" w14:textId="29CB1AEB" w:rsidR="00FD0FD5" w:rsidRPr="00667A5A" w:rsidRDefault="00E43614" w:rsidP="000B2337">
            <w:pPr>
              <w:widowControl/>
              <w:jc w:val="center"/>
              <w:rPr>
                <w:rFonts w:ascii="標楷體" w:eastAsia="標楷體" w:hAnsi="標楷體" w:cs="新細明體"/>
                <w:kern w:val="0"/>
              </w:rPr>
            </w:pPr>
            <w:r w:rsidRPr="00667A5A">
              <w:rPr>
                <w:rFonts w:ascii="標楷體" w:eastAsia="標楷體" w:hAnsi="標楷體" w:cs="新細明體" w:hint="eastAsia"/>
                <w:kern w:val="0"/>
              </w:rPr>
              <w:t>2</w:t>
            </w:r>
          </w:p>
        </w:tc>
        <w:tc>
          <w:tcPr>
            <w:tcW w:w="275" w:type="pct"/>
          </w:tcPr>
          <w:p w14:paraId="0C174C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7BD80BD" w14:textId="50D9B805" w:rsidR="00FD0FD5" w:rsidRPr="003E74D2" w:rsidRDefault="003E74D2" w:rsidP="000C61B8">
            <w:pPr>
              <w:widowControl/>
              <w:rPr>
                <w:rFonts w:ascii="標楷體" w:eastAsia="標楷體" w:hAnsi="標楷體" w:cs="新細明體"/>
                <w:kern w:val="0"/>
                <w:highlight w:val="yellow"/>
              </w:rPr>
            </w:pPr>
            <w:r w:rsidRPr="003E74D2">
              <w:rPr>
                <w:rFonts w:ascii="標楷體" w:eastAsia="標楷體" w:hAnsi="標楷體" w:cs="新細明體" w:hint="eastAsia"/>
                <w:color w:val="C00000"/>
                <w:kern w:val="0"/>
                <w:highlight w:val="yellow"/>
              </w:rPr>
              <w:t>參考:附件4.2.2保證人關係代碼</w:t>
            </w:r>
          </w:p>
        </w:tc>
      </w:tr>
      <w:tr w:rsidR="00667A5A" w:rsidRPr="00667A5A" w14:paraId="1031ADE1" w14:textId="77777777" w:rsidTr="00667A5A">
        <w:trPr>
          <w:trHeight w:val="340"/>
        </w:trPr>
        <w:tc>
          <w:tcPr>
            <w:tcW w:w="274" w:type="pct"/>
            <w:shd w:val="clear" w:color="auto" w:fill="auto"/>
            <w:vAlign w:val="center"/>
          </w:tcPr>
          <w:p w14:paraId="5B313E79"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B369DD3" w14:textId="4A8A884E"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OwnerPart</w:t>
            </w:r>
            <w:proofErr w:type="spellEnd"/>
          </w:p>
        </w:tc>
        <w:tc>
          <w:tcPr>
            <w:tcW w:w="1923" w:type="pct"/>
            <w:shd w:val="clear" w:color="auto" w:fill="auto"/>
            <w:noWrap/>
          </w:tcPr>
          <w:p w14:paraId="4951506A" w14:textId="66BC717A"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分子</w:t>
            </w:r>
            <w:r w:rsidRPr="00667A5A">
              <w:rPr>
                <w:rFonts w:ascii="標楷體" w:eastAsia="標楷體" w:hAnsi="標楷體"/>
              </w:rPr>
              <w:t>)</w:t>
            </w:r>
          </w:p>
        </w:tc>
        <w:tc>
          <w:tcPr>
            <w:tcW w:w="275" w:type="pct"/>
            <w:shd w:val="clear" w:color="auto" w:fill="auto"/>
            <w:noWrap/>
            <w:vAlign w:val="center"/>
          </w:tcPr>
          <w:p w14:paraId="4F86C527" w14:textId="665A450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0046506C" w14:textId="301763CE"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58BBC2D2"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487FE40" w14:textId="74CF88B0" w:rsidR="00FD0FD5" w:rsidRPr="00667A5A" w:rsidRDefault="00FD0FD5" w:rsidP="000B2337">
            <w:pPr>
              <w:widowControl/>
              <w:rPr>
                <w:rFonts w:ascii="標楷體" w:eastAsia="標楷體" w:hAnsi="標楷體" w:cs="新細明體"/>
                <w:kern w:val="0"/>
              </w:rPr>
            </w:pPr>
          </w:p>
        </w:tc>
      </w:tr>
      <w:tr w:rsidR="00667A5A" w:rsidRPr="00667A5A" w14:paraId="2AAE7EDA" w14:textId="77777777" w:rsidTr="00667A5A">
        <w:trPr>
          <w:trHeight w:val="340"/>
        </w:trPr>
        <w:tc>
          <w:tcPr>
            <w:tcW w:w="274" w:type="pct"/>
            <w:shd w:val="clear" w:color="auto" w:fill="auto"/>
            <w:vAlign w:val="center"/>
          </w:tcPr>
          <w:p w14:paraId="41EF05D1"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9BEFDF8" w14:textId="3F9C044F"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OwnerTotal</w:t>
            </w:r>
            <w:proofErr w:type="spellEnd"/>
          </w:p>
        </w:tc>
        <w:tc>
          <w:tcPr>
            <w:tcW w:w="1923" w:type="pct"/>
            <w:shd w:val="clear" w:color="auto" w:fill="auto"/>
            <w:noWrap/>
          </w:tcPr>
          <w:p w14:paraId="7F21BACD" w14:textId="589EAA9C"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分母</w:t>
            </w:r>
            <w:r w:rsidRPr="00667A5A">
              <w:rPr>
                <w:rFonts w:ascii="標楷體" w:eastAsia="標楷體" w:hAnsi="標楷體"/>
              </w:rPr>
              <w:t>)</w:t>
            </w:r>
          </w:p>
        </w:tc>
        <w:tc>
          <w:tcPr>
            <w:tcW w:w="275" w:type="pct"/>
            <w:shd w:val="clear" w:color="auto" w:fill="auto"/>
            <w:noWrap/>
            <w:vAlign w:val="center"/>
          </w:tcPr>
          <w:p w14:paraId="4C085504" w14:textId="5A03F5EA"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76B24EBF" w14:textId="64FE0AA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155BE6E8"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183DC7D" w14:textId="362DC7EF" w:rsidR="00FD0FD5" w:rsidRPr="00667A5A" w:rsidRDefault="00FD0FD5" w:rsidP="000B2337">
            <w:pPr>
              <w:widowControl/>
              <w:rPr>
                <w:rFonts w:ascii="標楷體" w:eastAsia="標楷體" w:hAnsi="標楷體" w:cs="新細明體"/>
                <w:kern w:val="0"/>
              </w:rPr>
            </w:pPr>
          </w:p>
        </w:tc>
      </w:tr>
    </w:tbl>
    <w:p w14:paraId="4264CD9B" w14:textId="4B0D0B26" w:rsidR="00E068B7" w:rsidRDefault="00E068B7" w:rsidP="00BB1296">
      <w:pPr>
        <w:ind w:leftChars="500" w:left="1200"/>
        <w:rPr>
          <w:rFonts w:ascii="標楷體" w:eastAsia="標楷體" w:hAnsi="標楷體"/>
        </w:rPr>
      </w:pPr>
    </w:p>
    <w:p w14:paraId="4E717E21" w14:textId="785453E8" w:rsidR="00D940B1" w:rsidRPr="00614F5B" w:rsidRDefault="00D940B1" w:rsidP="00614F5B">
      <w:pPr>
        <w:spacing w:line="140" w:lineRule="atLeast"/>
        <w:ind w:leftChars="200" w:left="480"/>
        <w:rPr>
          <w:rFonts w:ascii="標楷體" w:eastAsia="標楷體" w:hAnsi="標楷體" w:cs="新細明體"/>
          <w:b/>
          <w:bCs/>
          <w:color w:val="0070C0"/>
          <w:kern w:val="0"/>
          <w:sz w:val="28"/>
          <w:szCs w:val="28"/>
        </w:rPr>
      </w:pPr>
      <w:r w:rsidRPr="00614F5B">
        <w:rPr>
          <w:rFonts w:ascii="標楷體" w:eastAsia="標楷體" w:hAnsi="標楷體" w:cs="新細明體" w:hint="eastAsia"/>
          <w:b/>
          <w:bCs/>
          <w:color w:val="0070C0"/>
          <w:kern w:val="0"/>
          <w:sz w:val="28"/>
          <w:szCs w:val="28"/>
        </w:rPr>
        <w:t>下行</w:t>
      </w:r>
      <w:r w:rsidRPr="00614F5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D940B1" w14:paraId="0F8E6C0A"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0E4A46E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序</w:t>
            </w:r>
          </w:p>
          <w:p w14:paraId="528E160E"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FF0FBA4"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4AF29347"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5708D65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0912E53A"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34F0A8F4" w14:textId="77777777" w:rsidR="00D940B1" w:rsidRPr="00614F5B" w:rsidRDefault="00D940B1" w:rsidP="00167D24">
            <w:pPr>
              <w:spacing w:line="140" w:lineRule="atLeast"/>
              <w:jc w:val="center"/>
              <w:rPr>
                <w:rFonts w:ascii="標楷體" w:eastAsia="標楷體" w:hAnsi="標楷體"/>
                <w:bCs/>
                <w:color w:val="0070C0"/>
              </w:rPr>
            </w:pPr>
            <w:r w:rsidRPr="00614F5B">
              <w:rPr>
                <w:rFonts w:ascii="標楷體" w:eastAsia="標楷體" w:hAnsi="標楷體" w:hint="eastAsia"/>
                <w:bCs/>
                <w:color w:val="0070C0"/>
              </w:rPr>
              <w:t>欄位說明</w:t>
            </w:r>
          </w:p>
        </w:tc>
      </w:tr>
      <w:tr w:rsidR="00D940B1" w:rsidRPr="00D940B1" w14:paraId="44115947"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65D3757A" w14:textId="77777777"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7C4EABD9" w14:textId="2FAFE584" w:rsidR="00D940B1" w:rsidRPr="00614F5B" w:rsidRDefault="00D940B1" w:rsidP="00D940B1">
            <w:pPr>
              <w:spacing w:line="140" w:lineRule="atLeast"/>
              <w:rPr>
                <w:rFonts w:ascii="標楷體" w:eastAsia="標楷體" w:hAnsi="標楷體"/>
                <w:color w:val="0070C0"/>
              </w:rPr>
            </w:pPr>
            <w:proofErr w:type="spellStart"/>
            <w:r w:rsidRPr="00614F5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71239E90" w14:textId="4F9106B5"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E86E887" w14:textId="6AC870F3"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18938ABE" w14:textId="32F01D17"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F3E4CB3" w14:textId="58B97511" w:rsidR="00D940B1" w:rsidRPr="00614F5B" w:rsidRDefault="00D940B1" w:rsidP="00D940B1">
            <w:pPr>
              <w:spacing w:line="140" w:lineRule="atLeast"/>
              <w:rPr>
                <w:rFonts w:ascii="標楷體" w:eastAsia="標楷體" w:hAnsi="標楷體"/>
                <w:color w:val="0070C0"/>
              </w:rPr>
            </w:pPr>
          </w:p>
        </w:tc>
      </w:tr>
    </w:tbl>
    <w:p w14:paraId="6646A25F" w14:textId="2A64B58B" w:rsidR="00D940B1" w:rsidRDefault="00D940B1" w:rsidP="00BB1296">
      <w:pPr>
        <w:ind w:leftChars="500" w:left="1200"/>
        <w:rPr>
          <w:rFonts w:ascii="標楷體" w:eastAsia="標楷體" w:hAnsi="標楷體"/>
        </w:rPr>
      </w:pPr>
    </w:p>
    <w:p w14:paraId="303095FE"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52F6ED37" w14:textId="77777777" w:rsidR="009C1DD1" w:rsidRPr="004A1C2C" w:rsidRDefault="009C1DD1" w:rsidP="009C1DD1">
      <w:pPr>
        <w:rPr>
          <w:rFonts w:ascii="標楷體" w:eastAsia="標楷體" w:hAnsi="標楷體"/>
        </w:rPr>
      </w:pPr>
    </w:p>
    <w:p w14:paraId="65F73CCE" w14:textId="19BA08EA" w:rsidR="009C1DD1" w:rsidRPr="008F20B5" w:rsidRDefault="00573DD7" w:rsidP="0078740E">
      <w:pPr>
        <w:pStyle w:val="3"/>
        <w:numPr>
          <w:ilvl w:val="2"/>
          <w:numId w:val="7"/>
        </w:numPr>
        <w:spacing w:before="0"/>
        <w:rPr>
          <w:rFonts w:ascii="標楷體" w:hAnsi="標楷體"/>
          <w:b/>
          <w:szCs w:val="32"/>
        </w:rPr>
      </w:pPr>
      <w:bookmarkStart w:id="200" w:name="_L2411不動產土地擔保品資料登錄"/>
      <w:bookmarkStart w:id="201" w:name="_L2416不動產土地擔保品資料登錄"/>
      <w:bookmarkStart w:id="202" w:name="_Toc90483155"/>
      <w:bookmarkStart w:id="203" w:name="_Toc90483410"/>
      <w:bookmarkStart w:id="204" w:name="_Toc90483526"/>
      <w:bookmarkStart w:id="205" w:name="_Toc90483752"/>
      <w:bookmarkStart w:id="206" w:name="_Toc90490024"/>
      <w:bookmarkStart w:id="207" w:name="_Toc140244544"/>
      <w:bookmarkEnd w:id="200"/>
      <w:bookmarkEnd w:id="201"/>
      <w:r w:rsidRPr="008F20B5">
        <w:rPr>
          <w:rFonts w:ascii="標楷體" w:hAnsi="標楷體"/>
          <w:b/>
          <w:szCs w:val="32"/>
        </w:rPr>
        <w:t>L241</w:t>
      </w:r>
      <w:r w:rsidR="00D42D26" w:rsidRPr="008F20B5">
        <w:rPr>
          <w:rFonts w:ascii="標楷體" w:hAnsi="標楷體"/>
          <w:b/>
          <w:szCs w:val="32"/>
        </w:rPr>
        <w:t>6</w:t>
      </w:r>
      <w:r w:rsidRPr="008F20B5">
        <w:rPr>
          <w:rFonts w:ascii="標楷體" w:hAnsi="標楷體" w:hint="eastAsia"/>
          <w:b/>
          <w:szCs w:val="32"/>
        </w:rPr>
        <w:t>不動產土地擔保品資料登錄</w:t>
      </w:r>
      <w:bookmarkEnd w:id="202"/>
      <w:bookmarkEnd w:id="203"/>
      <w:bookmarkEnd w:id="204"/>
      <w:bookmarkEnd w:id="205"/>
      <w:bookmarkEnd w:id="206"/>
      <w:r w:rsidR="00C60E8B">
        <w:rPr>
          <w:rFonts w:ascii="標楷體" w:hAnsi="標楷體" w:hint="eastAsia"/>
          <w:b/>
          <w:szCs w:val="32"/>
        </w:rPr>
        <w:t xml:space="preserve"> *</w:t>
      </w:r>
      <w:bookmarkEnd w:id="207"/>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330AAC" w:rsidRPr="008F20B5" w14:paraId="74141053" w14:textId="77777777" w:rsidTr="00614F5B">
        <w:trPr>
          <w:trHeight w:val="350"/>
        </w:trPr>
        <w:tc>
          <w:tcPr>
            <w:tcW w:w="274" w:type="pct"/>
            <w:shd w:val="clear" w:color="auto" w:fill="auto"/>
            <w:hideMark/>
          </w:tcPr>
          <w:p w14:paraId="58E4A54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56A51A43"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16ED602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2B8E432F"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0BB4307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54FD20B8" w14:textId="3B1BB60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AB38578" w14:textId="7F860F1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4D8FFDFE" w14:textId="77777777" w:rsidTr="00614F5B">
        <w:trPr>
          <w:trHeight w:val="340"/>
        </w:trPr>
        <w:tc>
          <w:tcPr>
            <w:tcW w:w="274" w:type="pct"/>
            <w:shd w:val="clear" w:color="auto" w:fill="auto"/>
          </w:tcPr>
          <w:p w14:paraId="40C34826" w14:textId="7F1724EF"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EB3A75C" w14:textId="35F0E3AE" w:rsidR="00330AAC" w:rsidRPr="008F20B5" w:rsidRDefault="00330AAC"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23" w:type="pct"/>
            <w:shd w:val="clear" w:color="auto" w:fill="auto"/>
            <w:hideMark/>
          </w:tcPr>
          <w:p w14:paraId="6D2827D2"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388C945B"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042444A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77C8BE60" w14:textId="7B93565D"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E6A42C2" w14:textId="0DDD245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L2416</w:t>
            </w:r>
          </w:p>
        </w:tc>
      </w:tr>
      <w:tr w:rsidR="00330AAC" w:rsidRPr="008F20B5" w14:paraId="7D2E927D" w14:textId="77777777" w:rsidTr="00614F5B">
        <w:trPr>
          <w:trHeight w:val="340"/>
        </w:trPr>
        <w:tc>
          <w:tcPr>
            <w:tcW w:w="274" w:type="pct"/>
            <w:shd w:val="clear" w:color="auto" w:fill="auto"/>
          </w:tcPr>
          <w:p w14:paraId="62DEE6FD" w14:textId="755B519D"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1C505187" w14:textId="50A1EA16" w:rsidR="00330AAC" w:rsidRPr="008F20B5" w:rsidRDefault="00330AAC"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923" w:type="pct"/>
            <w:shd w:val="clear" w:color="auto" w:fill="auto"/>
          </w:tcPr>
          <w:p w14:paraId="50547046" w14:textId="78F6DD5A"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52640B2A" w14:textId="11050C0B"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30D2D03" w14:textId="67BCB76E"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7D7332C" w14:textId="18F9AF7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B84B55E" w14:textId="6B3C6AB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39203E18" w14:textId="77777777" w:rsidTr="00614F5B">
        <w:trPr>
          <w:trHeight w:val="340"/>
        </w:trPr>
        <w:tc>
          <w:tcPr>
            <w:tcW w:w="274" w:type="pct"/>
            <w:shd w:val="clear" w:color="auto" w:fill="auto"/>
          </w:tcPr>
          <w:p w14:paraId="04AA8603" w14:textId="4B56F835"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CE3D64B" w14:textId="5625C19C"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ClCode1</w:t>
            </w:r>
          </w:p>
        </w:tc>
        <w:tc>
          <w:tcPr>
            <w:tcW w:w="1923" w:type="pct"/>
            <w:shd w:val="clear" w:color="auto" w:fill="auto"/>
            <w:vAlign w:val="center"/>
            <w:hideMark/>
          </w:tcPr>
          <w:p w14:paraId="6BA0AD5F"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0E280336" w14:textId="30912A43"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00FDF19"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2C71736" w14:textId="1C2B53B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6BEE8990" w14:textId="65D2CB1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p>
        </w:tc>
      </w:tr>
      <w:tr w:rsidR="00330AAC" w:rsidRPr="008F20B5" w14:paraId="15E2C789" w14:textId="77777777" w:rsidTr="00614F5B">
        <w:trPr>
          <w:trHeight w:val="340"/>
        </w:trPr>
        <w:tc>
          <w:tcPr>
            <w:tcW w:w="274" w:type="pct"/>
            <w:shd w:val="clear" w:color="auto" w:fill="auto"/>
          </w:tcPr>
          <w:p w14:paraId="24FADE09" w14:textId="030D07C4"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4724C567" w14:textId="5B827D30"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ClCode2</w:t>
            </w:r>
          </w:p>
        </w:tc>
        <w:tc>
          <w:tcPr>
            <w:tcW w:w="1923" w:type="pct"/>
            <w:shd w:val="clear" w:color="auto" w:fill="auto"/>
            <w:vAlign w:val="center"/>
            <w:hideMark/>
          </w:tcPr>
          <w:p w14:paraId="68B5DADB"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5" w:type="pct"/>
            <w:shd w:val="clear" w:color="auto" w:fill="auto"/>
            <w:vAlign w:val="center"/>
            <w:hideMark/>
          </w:tcPr>
          <w:p w14:paraId="2399E69E" w14:textId="578F802F"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230F3D1"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3C2D409"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4299AF15" w14:textId="0AD2603E"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CDE80A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EF9B60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CC9B31D"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10E947B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606FF0FE"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17D3A1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7C2B04FB" w14:textId="77777777" w:rsidR="00330AAC" w:rsidRPr="008F20B5" w:rsidRDefault="00330AAC" w:rsidP="00B337D3">
            <w:pPr>
              <w:widowControl/>
              <w:rPr>
                <w:rFonts w:ascii="標楷體" w:eastAsia="標楷體" w:hAnsi="標楷體" w:cs="新細明體"/>
                <w:color w:val="000000"/>
                <w:kern w:val="0"/>
              </w:rPr>
            </w:pPr>
          </w:p>
          <w:p w14:paraId="196B15F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3C362CC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55F85F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CA206E7"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EEFA708"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3AE7B2F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5C8F455"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69525BD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1799FD5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0B069084" w14:textId="0999530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330AAC" w:rsidRPr="008F20B5" w14:paraId="21304157" w14:textId="77777777" w:rsidTr="00614F5B">
        <w:trPr>
          <w:trHeight w:val="340"/>
        </w:trPr>
        <w:tc>
          <w:tcPr>
            <w:tcW w:w="274" w:type="pct"/>
            <w:shd w:val="clear" w:color="auto" w:fill="auto"/>
          </w:tcPr>
          <w:p w14:paraId="280FDA4F" w14:textId="1705A448"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0336C4CC" w14:textId="4E7C269D" w:rsidR="00330AAC" w:rsidRPr="008F20B5" w:rsidRDefault="00330AAC" w:rsidP="00A44938">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r w:rsidRPr="004A1C2C">
              <w:rPr>
                <w:rFonts w:ascii="標楷體" w:eastAsia="標楷體" w:hAnsi="標楷體"/>
              </w:rPr>
              <w:t xml:space="preserve">   </w:t>
            </w:r>
          </w:p>
        </w:tc>
        <w:tc>
          <w:tcPr>
            <w:tcW w:w="1923" w:type="pct"/>
            <w:shd w:val="clear" w:color="auto" w:fill="auto"/>
            <w:vAlign w:val="center"/>
            <w:hideMark/>
          </w:tcPr>
          <w:p w14:paraId="67286D25"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hideMark/>
          </w:tcPr>
          <w:p w14:paraId="14F016A3" w14:textId="0BE22151"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59A12ECD"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F25D76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tcPr>
          <w:p w14:paraId="178D422C" w14:textId="244D28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CE70C0" w:rsidRPr="00CE70C0" w14:paraId="0CB50B46" w14:textId="77777777" w:rsidTr="00614F5B">
        <w:trPr>
          <w:trHeight w:val="340"/>
        </w:trPr>
        <w:tc>
          <w:tcPr>
            <w:tcW w:w="274" w:type="pct"/>
            <w:shd w:val="clear" w:color="auto" w:fill="auto"/>
          </w:tcPr>
          <w:p w14:paraId="0C2DE830" w14:textId="77777777" w:rsidR="00330AAC" w:rsidRPr="00CE70C0" w:rsidRDefault="00330AAC" w:rsidP="0078740E">
            <w:pPr>
              <w:pStyle w:val="af9"/>
              <w:widowControl/>
              <w:numPr>
                <w:ilvl w:val="0"/>
                <w:numId w:val="17"/>
              </w:numPr>
              <w:ind w:leftChars="0"/>
              <w:rPr>
                <w:rFonts w:ascii="標楷體" w:eastAsia="標楷體" w:hAnsi="標楷體" w:cs="新細明體"/>
                <w:kern w:val="0"/>
              </w:rPr>
            </w:pPr>
          </w:p>
        </w:tc>
        <w:tc>
          <w:tcPr>
            <w:tcW w:w="714" w:type="pct"/>
            <w:shd w:val="clear" w:color="auto" w:fill="auto"/>
          </w:tcPr>
          <w:p w14:paraId="58313873" w14:textId="6DFB34AF" w:rsidR="00330AAC" w:rsidRPr="00CE70C0" w:rsidRDefault="00330AAC" w:rsidP="00A44938">
            <w:pPr>
              <w:widowControl/>
              <w:rPr>
                <w:rFonts w:ascii="標楷體" w:eastAsia="標楷體" w:hAnsi="標楷體"/>
              </w:rPr>
            </w:pPr>
            <w:proofErr w:type="spellStart"/>
            <w:r w:rsidRPr="00CE70C0">
              <w:rPr>
                <w:rFonts w:ascii="標楷體" w:eastAsia="標楷體" w:hAnsi="標楷體"/>
              </w:rPr>
              <w:t>LandSeq</w:t>
            </w:r>
            <w:proofErr w:type="spellEnd"/>
          </w:p>
        </w:tc>
        <w:tc>
          <w:tcPr>
            <w:tcW w:w="1923" w:type="pct"/>
            <w:shd w:val="clear" w:color="auto" w:fill="auto"/>
            <w:vAlign w:val="center"/>
          </w:tcPr>
          <w:p w14:paraId="734F8AC3" w14:textId="28329E5A" w:rsidR="00330AAC" w:rsidRPr="00CE70C0" w:rsidRDefault="00330AAC" w:rsidP="00A44938">
            <w:pPr>
              <w:widowControl/>
              <w:rPr>
                <w:rFonts w:ascii="標楷體" w:eastAsia="標楷體" w:hAnsi="標楷體" w:cs="新細明體"/>
                <w:kern w:val="0"/>
              </w:rPr>
            </w:pPr>
            <w:r w:rsidRPr="00CE70C0">
              <w:rPr>
                <w:rFonts w:ascii="標楷體" w:eastAsia="標楷體" w:hAnsi="標楷體" w:cs="新細明體" w:hint="eastAsia"/>
                <w:kern w:val="0"/>
              </w:rPr>
              <w:t>土地序號</w:t>
            </w:r>
          </w:p>
        </w:tc>
        <w:tc>
          <w:tcPr>
            <w:tcW w:w="275" w:type="pct"/>
            <w:shd w:val="clear" w:color="auto" w:fill="auto"/>
          </w:tcPr>
          <w:p w14:paraId="4D8B45C3" w14:textId="5F5E1AB9"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hint="eastAsia"/>
                <w:kern w:val="0"/>
              </w:rPr>
              <w:t>9</w:t>
            </w:r>
          </w:p>
        </w:tc>
        <w:tc>
          <w:tcPr>
            <w:tcW w:w="275" w:type="pct"/>
            <w:shd w:val="clear" w:color="auto" w:fill="auto"/>
          </w:tcPr>
          <w:p w14:paraId="73002B78" w14:textId="42E10A92"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kern w:val="0"/>
              </w:rPr>
              <w:t>3</w:t>
            </w:r>
          </w:p>
        </w:tc>
        <w:tc>
          <w:tcPr>
            <w:tcW w:w="275" w:type="pct"/>
          </w:tcPr>
          <w:p w14:paraId="282DA8A0" w14:textId="77777777" w:rsidR="00330AAC" w:rsidRPr="00CE70C0" w:rsidRDefault="00330AAC" w:rsidP="00614F5B">
            <w:pPr>
              <w:widowControl/>
              <w:jc w:val="center"/>
              <w:rPr>
                <w:rFonts w:ascii="標楷體" w:eastAsia="標楷體" w:hAnsi="標楷體" w:cs="新細明體"/>
                <w:kern w:val="0"/>
              </w:rPr>
            </w:pPr>
          </w:p>
        </w:tc>
        <w:tc>
          <w:tcPr>
            <w:tcW w:w="1264" w:type="pct"/>
            <w:shd w:val="clear" w:color="auto" w:fill="auto"/>
          </w:tcPr>
          <w:p w14:paraId="378BA32C" w14:textId="29C5E6A2" w:rsidR="00330AAC" w:rsidRPr="00CE70C0" w:rsidRDefault="00330AAC" w:rsidP="003153AB">
            <w:pPr>
              <w:widowControl/>
              <w:rPr>
                <w:rFonts w:ascii="標楷體" w:eastAsia="標楷體" w:hAnsi="標楷體" w:cs="新細明體"/>
                <w:kern w:val="0"/>
              </w:rPr>
            </w:pPr>
            <w:r w:rsidRPr="00CE70C0">
              <w:rPr>
                <w:rFonts w:ascii="標楷體" w:eastAsia="標楷體" w:hAnsi="標楷體" w:cs="新細明體" w:hint="eastAsia"/>
                <w:kern w:val="0"/>
              </w:rPr>
              <w:t>擔保品代號</w:t>
            </w:r>
            <w:r w:rsidRPr="00CE70C0">
              <w:rPr>
                <w:rFonts w:ascii="標楷體" w:eastAsia="標楷體" w:hAnsi="標楷體" w:cs="新細明體"/>
                <w:kern w:val="0"/>
              </w:rPr>
              <w:t xml:space="preserve">1為1:房地 </w:t>
            </w:r>
            <w:r w:rsidRPr="00CE70C0">
              <w:rPr>
                <w:rFonts w:ascii="標楷體" w:eastAsia="標楷體" w:hAnsi="標楷體" w:cs="新細明體" w:hint="eastAsia"/>
                <w:kern w:val="0"/>
              </w:rPr>
              <w:t>時</w:t>
            </w:r>
          </w:p>
          <w:p w14:paraId="68908E6E" w14:textId="13989A83" w:rsidR="00330AAC" w:rsidRPr="00CE70C0" w:rsidRDefault="00330AAC">
            <w:pPr>
              <w:widowControl/>
              <w:rPr>
                <w:rFonts w:ascii="標楷體" w:eastAsia="標楷體" w:hAnsi="標楷體" w:cs="新細明體"/>
                <w:kern w:val="0"/>
              </w:rPr>
            </w:pPr>
            <w:r w:rsidRPr="00CE70C0">
              <w:rPr>
                <w:rFonts w:ascii="標楷體" w:eastAsia="標楷體" w:hAnsi="標楷體" w:cs="新細明體" w:hint="eastAsia"/>
                <w:kern w:val="0"/>
              </w:rPr>
              <w:t xml:space="preserve">由 </w:t>
            </w:r>
            <w:r w:rsidRPr="00CE70C0">
              <w:rPr>
                <w:rFonts w:ascii="標楷體" w:eastAsia="標楷體" w:hAnsi="標楷體" w:cs="新細明體"/>
                <w:kern w:val="0"/>
              </w:rPr>
              <w:t>001</w:t>
            </w:r>
            <w:r w:rsidRPr="00CE70C0">
              <w:rPr>
                <w:rFonts w:ascii="標楷體" w:eastAsia="標楷體" w:hAnsi="標楷體" w:cs="新細明體" w:hint="eastAsia"/>
                <w:kern w:val="0"/>
              </w:rPr>
              <w:t>起編，2</w:t>
            </w:r>
            <w:r w:rsidRPr="00CE70C0">
              <w:rPr>
                <w:rFonts w:ascii="標楷體" w:eastAsia="標楷體" w:hAnsi="標楷體" w:cs="新細明體"/>
                <w:kern w:val="0"/>
              </w:rPr>
              <w:t>:</w:t>
            </w:r>
            <w:r w:rsidRPr="00CE70C0">
              <w:rPr>
                <w:rFonts w:ascii="標楷體" w:eastAsia="標楷體" w:hAnsi="標楷體" w:cs="新細明體" w:hint="eastAsia"/>
                <w:kern w:val="0"/>
              </w:rPr>
              <w:t>土地時固定為0</w:t>
            </w:r>
            <w:r w:rsidRPr="00CE70C0">
              <w:rPr>
                <w:rFonts w:ascii="標楷體" w:eastAsia="標楷體" w:hAnsi="標楷體" w:cs="新細明體"/>
                <w:kern w:val="0"/>
              </w:rPr>
              <w:t>00</w:t>
            </w:r>
          </w:p>
        </w:tc>
      </w:tr>
      <w:tr w:rsidR="00330AAC" w:rsidRPr="008F20B5" w14:paraId="6A6A726F" w14:textId="77777777" w:rsidTr="00614F5B">
        <w:trPr>
          <w:trHeight w:val="340"/>
        </w:trPr>
        <w:tc>
          <w:tcPr>
            <w:tcW w:w="274" w:type="pct"/>
            <w:shd w:val="clear" w:color="auto" w:fill="auto"/>
          </w:tcPr>
          <w:p w14:paraId="77D58C3A" w14:textId="085DDC8B"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56719045" w14:textId="17992F67" w:rsidR="00330AAC" w:rsidRPr="004A1C2C" w:rsidRDefault="00330AAC" w:rsidP="00B337D3">
            <w:pPr>
              <w:widowControl/>
              <w:rPr>
                <w:rFonts w:ascii="標楷體" w:eastAsia="標楷體" w:hAnsi="標楷體"/>
              </w:rPr>
            </w:pPr>
            <w:proofErr w:type="spellStart"/>
            <w:r w:rsidRPr="004A1C2C">
              <w:rPr>
                <w:rFonts w:ascii="標楷體" w:eastAsia="標楷體" w:hAnsi="標楷體"/>
              </w:rPr>
              <w:t>ClTypeCode</w:t>
            </w:r>
            <w:proofErr w:type="spellEnd"/>
          </w:p>
        </w:tc>
        <w:tc>
          <w:tcPr>
            <w:tcW w:w="1923" w:type="pct"/>
            <w:shd w:val="clear" w:color="auto" w:fill="auto"/>
          </w:tcPr>
          <w:p w14:paraId="5DB88300" w14:textId="08A16F6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擔保品類別</w:t>
            </w:r>
            <w:r w:rsidRPr="004A1C2C">
              <w:rPr>
                <w:rFonts w:ascii="標楷體" w:eastAsia="標楷體" w:hAnsi="標楷體"/>
              </w:rPr>
              <w:t xml:space="preserve"> </w:t>
            </w:r>
          </w:p>
        </w:tc>
        <w:tc>
          <w:tcPr>
            <w:tcW w:w="275" w:type="pct"/>
            <w:shd w:val="clear" w:color="auto" w:fill="auto"/>
          </w:tcPr>
          <w:p w14:paraId="0A869256" w14:textId="0A4764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7A89FF7" w14:textId="2573810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272E1B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63FCA2CB" w14:textId="7AAAB87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6DFE2C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4AF17970"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2CCC956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3F8D6B56"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lastRenderedPageBreak/>
              <w:t xml:space="preserve">280: </w:t>
            </w:r>
            <w:r w:rsidRPr="008F20B5">
              <w:rPr>
                <w:rFonts w:ascii="標楷體" w:eastAsia="標楷體" w:hAnsi="標楷體" w:cs="新細明體" w:hint="eastAsia"/>
                <w:color w:val="000000"/>
                <w:kern w:val="0"/>
                <w:sz w:val="20"/>
                <w:szCs w:val="20"/>
              </w:rPr>
              <w:t>廠房（不含土地）</w:t>
            </w:r>
          </w:p>
          <w:p w14:paraId="2F5B9BE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879E38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271BC695"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6F9E0F9A"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1DC9801B"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p w14:paraId="56445AB5" w14:textId="77777777" w:rsidR="00330AAC" w:rsidRPr="008F20B5" w:rsidRDefault="00330AAC" w:rsidP="00B337D3">
            <w:pPr>
              <w:widowControl/>
              <w:rPr>
                <w:rFonts w:ascii="標楷體" w:eastAsia="標楷體" w:hAnsi="標楷體" w:cs="新細明體"/>
                <w:color w:val="000000"/>
                <w:kern w:val="0"/>
                <w:sz w:val="20"/>
                <w:szCs w:val="20"/>
              </w:rPr>
            </w:pPr>
          </w:p>
          <w:p w14:paraId="1758B5D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414586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200: </w:t>
            </w:r>
            <w:r w:rsidRPr="008F20B5">
              <w:rPr>
                <w:rFonts w:ascii="標楷體" w:eastAsia="標楷體" w:hAnsi="標楷體" w:cs="新細明體" w:hint="eastAsia"/>
                <w:color w:val="000000"/>
                <w:kern w:val="0"/>
                <w:sz w:val="20"/>
                <w:szCs w:val="20"/>
              </w:rPr>
              <w:t>房地建地（不含建物）</w:t>
            </w:r>
          </w:p>
          <w:p w14:paraId="23392A3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210: </w:t>
            </w:r>
            <w:r w:rsidRPr="008F20B5">
              <w:rPr>
                <w:rFonts w:ascii="標楷體" w:eastAsia="標楷體" w:hAnsi="標楷體" w:cs="新細明體" w:hint="eastAsia"/>
                <w:color w:val="000000"/>
                <w:kern w:val="0"/>
                <w:sz w:val="20"/>
                <w:szCs w:val="20"/>
              </w:rPr>
              <w:t>空地</w:t>
            </w:r>
          </w:p>
          <w:p w14:paraId="6316415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220: </w:t>
            </w:r>
            <w:r w:rsidRPr="008F20B5">
              <w:rPr>
                <w:rFonts w:ascii="標楷體" w:eastAsia="標楷體" w:hAnsi="標楷體" w:cs="新細明體" w:hint="eastAsia"/>
                <w:color w:val="000000"/>
                <w:kern w:val="0"/>
                <w:sz w:val="20"/>
                <w:szCs w:val="20"/>
              </w:rPr>
              <w:t>農地</w:t>
            </w:r>
          </w:p>
          <w:p w14:paraId="67D5CF58"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230: </w:t>
            </w:r>
            <w:r w:rsidRPr="008F20B5">
              <w:rPr>
                <w:rFonts w:ascii="標楷體" w:eastAsia="標楷體" w:hAnsi="標楷體" w:cs="新細明體" w:hint="eastAsia"/>
                <w:color w:val="000000"/>
                <w:kern w:val="0"/>
                <w:sz w:val="20"/>
                <w:szCs w:val="20"/>
              </w:rPr>
              <w:t>林地</w:t>
            </w:r>
          </w:p>
          <w:p w14:paraId="10803EE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240: </w:t>
            </w:r>
            <w:r w:rsidRPr="008F20B5">
              <w:rPr>
                <w:rFonts w:ascii="標楷體" w:eastAsia="標楷體" w:hAnsi="標楷體" w:cs="新細明體" w:hint="eastAsia"/>
                <w:color w:val="000000"/>
                <w:kern w:val="0"/>
                <w:sz w:val="20"/>
                <w:szCs w:val="20"/>
              </w:rPr>
              <w:t>養殖地</w:t>
            </w:r>
          </w:p>
          <w:p w14:paraId="4B0DC5CF" w14:textId="22FA1F4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sz w:val="20"/>
                <w:szCs w:val="20"/>
              </w:rPr>
              <w:t xml:space="preserve">290: </w:t>
            </w:r>
            <w:r w:rsidRPr="008F20B5">
              <w:rPr>
                <w:rFonts w:ascii="標楷體" w:eastAsia="標楷體" w:hAnsi="標楷體" w:cs="新細明體" w:hint="eastAsia"/>
                <w:color w:val="000000"/>
                <w:kern w:val="0"/>
                <w:sz w:val="20"/>
                <w:szCs w:val="20"/>
              </w:rPr>
              <w:t>高爾夫球場</w:t>
            </w:r>
          </w:p>
        </w:tc>
      </w:tr>
      <w:tr w:rsidR="00330AAC" w:rsidRPr="008F20B5" w14:paraId="7DE175D6" w14:textId="77777777" w:rsidTr="00614F5B">
        <w:trPr>
          <w:trHeight w:val="340"/>
        </w:trPr>
        <w:tc>
          <w:tcPr>
            <w:tcW w:w="274" w:type="pct"/>
            <w:shd w:val="clear" w:color="auto" w:fill="auto"/>
          </w:tcPr>
          <w:p w14:paraId="26EF941B" w14:textId="71206DC8" w:rsidR="00330AAC" w:rsidRPr="008913C0" w:rsidRDefault="00330AAC" w:rsidP="008913C0">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hideMark/>
          </w:tcPr>
          <w:p w14:paraId="5011871B" w14:textId="04208C51"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CityCode</w:t>
            </w:r>
            <w:proofErr w:type="spellEnd"/>
          </w:p>
        </w:tc>
        <w:tc>
          <w:tcPr>
            <w:tcW w:w="1923" w:type="pct"/>
            <w:shd w:val="clear" w:color="auto" w:fill="auto"/>
            <w:noWrap/>
            <w:hideMark/>
          </w:tcPr>
          <w:p w14:paraId="4B790999" w14:textId="6FB3C03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土地座落（縣／市）</w:t>
            </w:r>
          </w:p>
        </w:tc>
        <w:tc>
          <w:tcPr>
            <w:tcW w:w="275" w:type="pct"/>
            <w:shd w:val="clear" w:color="auto" w:fill="auto"/>
            <w:noWrap/>
            <w:vAlign w:val="center"/>
            <w:hideMark/>
          </w:tcPr>
          <w:p w14:paraId="7D7216E8"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CE5CACE" w14:textId="5DE2C29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CA4FF50" w14:textId="77777777" w:rsidR="00330AAC"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18389" w14:textId="0C498CA3" w:rsidR="00330AAC"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w:t>
            </w:r>
          </w:p>
          <w:p w14:paraId="36A1F284" w14:textId="383404BF"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(L</w:t>
            </w:r>
            <w:r>
              <w:rPr>
                <w:rFonts w:ascii="標楷體" w:eastAsia="標楷體" w:hAnsi="標楷體" w:cs="新細明體"/>
                <w:color w:val="000000"/>
                <w:kern w:val="0"/>
              </w:rPr>
              <w:t>2416</w:t>
            </w:r>
            <w:r>
              <w:rPr>
                <w:rFonts w:ascii="標楷體" w:eastAsia="標楷體" w:hAnsi="標楷體" w:cs="新細明體" w:hint="eastAsia"/>
                <w:color w:val="000000"/>
                <w:kern w:val="0"/>
              </w:rPr>
              <w:t>轉換為新代碼)</w:t>
            </w:r>
          </w:p>
        </w:tc>
      </w:tr>
      <w:tr w:rsidR="00330AAC" w:rsidRPr="008F20B5" w14:paraId="1DD7F067" w14:textId="77777777" w:rsidTr="00614F5B">
        <w:trPr>
          <w:trHeight w:val="340"/>
        </w:trPr>
        <w:tc>
          <w:tcPr>
            <w:tcW w:w="274" w:type="pct"/>
            <w:shd w:val="clear" w:color="auto" w:fill="auto"/>
          </w:tcPr>
          <w:p w14:paraId="30CF1EA5" w14:textId="7BE8F633"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D77596" w14:textId="4FFE197C"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AreaCode</w:t>
            </w:r>
            <w:proofErr w:type="spellEnd"/>
          </w:p>
        </w:tc>
        <w:tc>
          <w:tcPr>
            <w:tcW w:w="1923" w:type="pct"/>
            <w:shd w:val="clear" w:color="auto" w:fill="auto"/>
            <w:noWrap/>
          </w:tcPr>
          <w:p w14:paraId="28C6C692" w14:textId="6306A44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土地座落（鄉／鎮／市／區）</w:t>
            </w:r>
          </w:p>
        </w:tc>
        <w:tc>
          <w:tcPr>
            <w:tcW w:w="275" w:type="pct"/>
            <w:shd w:val="clear" w:color="auto" w:fill="auto"/>
            <w:noWrap/>
            <w:vAlign w:val="center"/>
          </w:tcPr>
          <w:p w14:paraId="6CBCA907" w14:textId="20187F22"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CAD5127" w14:textId="6D1B9806"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160F377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00F1651" w14:textId="60E3967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2B581354" w14:textId="77777777" w:rsidTr="00614F5B">
        <w:trPr>
          <w:trHeight w:val="340"/>
        </w:trPr>
        <w:tc>
          <w:tcPr>
            <w:tcW w:w="274" w:type="pct"/>
            <w:shd w:val="clear" w:color="auto" w:fill="auto"/>
          </w:tcPr>
          <w:p w14:paraId="66D854E3" w14:textId="333A0DF8"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3D696D" w14:textId="61CF7362"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IrCode</w:t>
            </w:r>
            <w:proofErr w:type="spellEnd"/>
          </w:p>
        </w:tc>
        <w:tc>
          <w:tcPr>
            <w:tcW w:w="1923" w:type="pct"/>
            <w:shd w:val="clear" w:color="auto" w:fill="auto"/>
            <w:noWrap/>
          </w:tcPr>
          <w:p w14:paraId="13022FBA" w14:textId="22DA3807" w:rsidR="00330AAC" w:rsidRPr="008F20B5" w:rsidRDefault="00330AAC">
            <w:pPr>
              <w:widowControl/>
              <w:rPr>
                <w:rFonts w:ascii="標楷體" w:eastAsia="標楷體" w:hAnsi="標楷體" w:cs="新細明體"/>
                <w:color w:val="000000"/>
                <w:kern w:val="0"/>
              </w:rPr>
            </w:pPr>
            <w:r w:rsidRPr="004A1C2C">
              <w:rPr>
                <w:rFonts w:ascii="標楷體" w:eastAsia="標楷體" w:hAnsi="標楷體" w:hint="eastAsia"/>
              </w:rPr>
              <w:t>土地座落（地段）</w:t>
            </w:r>
          </w:p>
        </w:tc>
        <w:tc>
          <w:tcPr>
            <w:tcW w:w="275" w:type="pct"/>
            <w:shd w:val="clear" w:color="auto" w:fill="auto"/>
            <w:noWrap/>
            <w:vAlign w:val="center"/>
          </w:tcPr>
          <w:p w14:paraId="55ED9DBA" w14:textId="780589B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7C8DA64" w14:textId="5536BE48"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0A9C546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F6EDE6F" w14:textId="60CF452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w:t>
            </w:r>
          </w:p>
        </w:tc>
      </w:tr>
      <w:tr w:rsidR="00330AAC" w:rsidRPr="008F20B5" w14:paraId="4FFE7652" w14:textId="77777777" w:rsidTr="00614F5B">
        <w:trPr>
          <w:trHeight w:val="340"/>
        </w:trPr>
        <w:tc>
          <w:tcPr>
            <w:tcW w:w="274" w:type="pct"/>
            <w:shd w:val="clear" w:color="auto" w:fill="auto"/>
          </w:tcPr>
          <w:p w14:paraId="67EA3AC0" w14:textId="098FC990"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FDCCDEA" w14:textId="656A2A2E"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LandNo1</w:t>
            </w:r>
          </w:p>
        </w:tc>
        <w:tc>
          <w:tcPr>
            <w:tcW w:w="1923" w:type="pct"/>
            <w:shd w:val="clear" w:color="auto" w:fill="auto"/>
            <w:noWrap/>
          </w:tcPr>
          <w:p w14:paraId="74D44EA4" w14:textId="3C386C4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1</w:t>
            </w:r>
          </w:p>
        </w:tc>
        <w:tc>
          <w:tcPr>
            <w:tcW w:w="275" w:type="pct"/>
            <w:shd w:val="clear" w:color="auto" w:fill="auto"/>
            <w:noWrap/>
            <w:vAlign w:val="center"/>
          </w:tcPr>
          <w:p w14:paraId="0FD9D21B" w14:textId="1388A9B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25E1845" w14:textId="31BD088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21659CD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D5ED53" w14:textId="2A5F3449" w:rsidR="00330AAC" w:rsidRPr="008F20B5" w:rsidRDefault="00330AAC">
            <w:pPr>
              <w:widowControl/>
              <w:rPr>
                <w:rFonts w:ascii="標楷體" w:eastAsia="標楷體" w:hAnsi="標楷體" w:cs="新細明體"/>
                <w:color w:val="000000"/>
                <w:kern w:val="0"/>
              </w:rPr>
            </w:pPr>
          </w:p>
        </w:tc>
      </w:tr>
      <w:tr w:rsidR="00330AAC" w:rsidRPr="008F20B5" w14:paraId="251EF1F2" w14:textId="77777777" w:rsidTr="00614F5B">
        <w:trPr>
          <w:trHeight w:val="340"/>
        </w:trPr>
        <w:tc>
          <w:tcPr>
            <w:tcW w:w="274" w:type="pct"/>
            <w:shd w:val="clear" w:color="auto" w:fill="auto"/>
          </w:tcPr>
          <w:p w14:paraId="611815FD" w14:textId="6C3447EA"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74107288" w14:textId="19436340"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LandNo2</w:t>
            </w:r>
          </w:p>
        </w:tc>
        <w:tc>
          <w:tcPr>
            <w:tcW w:w="1923" w:type="pct"/>
            <w:shd w:val="clear" w:color="auto" w:fill="auto"/>
            <w:noWrap/>
          </w:tcPr>
          <w:p w14:paraId="3606D3A0" w14:textId="542448B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2</w:t>
            </w:r>
          </w:p>
        </w:tc>
        <w:tc>
          <w:tcPr>
            <w:tcW w:w="275" w:type="pct"/>
            <w:shd w:val="clear" w:color="auto" w:fill="auto"/>
            <w:noWrap/>
            <w:vAlign w:val="center"/>
          </w:tcPr>
          <w:p w14:paraId="3EF183A8" w14:textId="0D67A864"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2549866" w14:textId="31EF2F9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36AB94B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12676F21" w14:textId="523E2F5B" w:rsidR="00330AAC" w:rsidRPr="008F20B5" w:rsidRDefault="00330AAC">
            <w:pPr>
              <w:widowControl/>
              <w:rPr>
                <w:rFonts w:ascii="標楷體" w:eastAsia="標楷體" w:hAnsi="標楷體" w:cs="新細明體"/>
                <w:color w:val="000000"/>
                <w:kern w:val="0"/>
              </w:rPr>
            </w:pPr>
          </w:p>
        </w:tc>
      </w:tr>
      <w:tr w:rsidR="00330AAC" w:rsidRPr="008F20B5" w14:paraId="03A9B376" w14:textId="77777777" w:rsidTr="00614F5B">
        <w:trPr>
          <w:trHeight w:val="340"/>
        </w:trPr>
        <w:tc>
          <w:tcPr>
            <w:tcW w:w="274" w:type="pct"/>
            <w:shd w:val="clear" w:color="auto" w:fill="auto"/>
          </w:tcPr>
          <w:p w14:paraId="17132CA6" w14:textId="2CB7DB76"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55A48B96" w14:textId="072201CB"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LandLocation</w:t>
            </w:r>
            <w:proofErr w:type="spellEnd"/>
          </w:p>
        </w:tc>
        <w:tc>
          <w:tcPr>
            <w:tcW w:w="1923" w:type="pct"/>
            <w:shd w:val="clear" w:color="auto" w:fill="auto"/>
            <w:noWrap/>
          </w:tcPr>
          <w:p w14:paraId="248BD2F1" w14:textId="4F8FF8C6"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p>
        </w:tc>
        <w:tc>
          <w:tcPr>
            <w:tcW w:w="275" w:type="pct"/>
            <w:shd w:val="clear" w:color="auto" w:fill="auto"/>
            <w:noWrap/>
            <w:vAlign w:val="center"/>
          </w:tcPr>
          <w:p w14:paraId="23281E40" w14:textId="325B044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51D47A7" w14:textId="2482041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75" w:type="pct"/>
          </w:tcPr>
          <w:p w14:paraId="57F9CF76"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52B9AB" w14:textId="6F7433F2" w:rsidR="00330AAC" w:rsidRPr="008F20B5" w:rsidRDefault="00330AAC">
            <w:pPr>
              <w:widowControl/>
              <w:rPr>
                <w:rFonts w:ascii="標楷體" w:eastAsia="標楷體" w:hAnsi="標楷體" w:cs="新細明體"/>
                <w:color w:val="000000"/>
                <w:kern w:val="0"/>
              </w:rPr>
            </w:pPr>
          </w:p>
        </w:tc>
      </w:tr>
      <w:tr w:rsidR="00330AAC" w:rsidRPr="008F20B5" w14:paraId="7DD00C62" w14:textId="77777777" w:rsidTr="00614F5B">
        <w:trPr>
          <w:trHeight w:val="340"/>
        </w:trPr>
        <w:tc>
          <w:tcPr>
            <w:tcW w:w="274" w:type="pct"/>
            <w:shd w:val="clear" w:color="auto" w:fill="auto"/>
          </w:tcPr>
          <w:p w14:paraId="4D72824F" w14:textId="3B510E3D"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vAlign w:val="center"/>
            <w:hideMark/>
          </w:tcPr>
          <w:p w14:paraId="3CFDFC5F" w14:textId="2F9C0085"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LandCode</w:t>
            </w:r>
            <w:proofErr w:type="spellEnd"/>
          </w:p>
        </w:tc>
        <w:tc>
          <w:tcPr>
            <w:tcW w:w="1923" w:type="pct"/>
            <w:shd w:val="clear" w:color="auto" w:fill="auto"/>
            <w:noWrap/>
            <w:vAlign w:val="center"/>
            <w:hideMark/>
          </w:tcPr>
          <w:p w14:paraId="76C7A30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地目</w:t>
            </w:r>
          </w:p>
        </w:tc>
        <w:tc>
          <w:tcPr>
            <w:tcW w:w="275" w:type="pct"/>
            <w:shd w:val="clear" w:color="auto" w:fill="auto"/>
            <w:noWrap/>
            <w:vAlign w:val="center"/>
            <w:hideMark/>
          </w:tcPr>
          <w:p w14:paraId="63C60734" w14:textId="0ECCB74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F0F30A1"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430AF4"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7D0E18D1" w14:textId="2598C82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建</w:t>
            </w:r>
          </w:p>
          <w:p w14:paraId="20DB178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田</w:t>
            </w:r>
          </w:p>
          <w:p w14:paraId="1022EEA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旱</w:t>
            </w:r>
          </w:p>
          <w:p w14:paraId="272AA7F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雜</w:t>
            </w:r>
          </w:p>
          <w:p w14:paraId="2A7A1E5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w:t>
            </w:r>
          </w:p>
          <w:p w14:paraId="29EA12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w:t>
            </w:r>
          </w:p>
          <w:p w14:paraId="13C508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溜</w:t>
            </w:r>
          </w:p>
          <w:p w14:paraId="08E5B6E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w:t>
            </w:r>
          </w:p>
          <w:p w14:paraId="6FA79AA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w:t>
            </w:r>
          </w:p>
          <w:p w14:paraId="0BE502D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w:t>
            </w:r>
          </w:p>
          <w:p w14:paraId="6BAAA37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墓</w:t>
            </w:r>
          </w:p>
          <w:p w14:paraId="0C4E9A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祠</w:t>
            </w:r>
          </w:p>
          <w:p w14:paraId="3E86FB1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鐵</w:t>
            </w:r>
          </w:p>
          <w:p w14:paraId="5B5AD99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p w14:paraId="4759B5C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w:t>
            </w:r>
          </w:p>
          <w:p w14:paraId="579FFA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堤</w:t>
            </w:r>
          </w:p>
          <w:p w14:paraId="2F6BEE3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池</w:t>
            </w:r>
          </w:p>
          <w:p w14:paraId="5A9E59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溝</w:t>
            </w:r>
          </w:p>
          <w:p w14:paraId="44C9690E" w14:textId="5EA0B54D"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w:t>
            </w:r>
          </w:p>
        </w:tc>
      </w:tr>
      <w:tr w:rsidR="00330AAC" w:rsidRPr="008F20B5" w14:paraId="277640B1" w14:textId="77777777" w:rsidTr="00614F5B">
        <w:trPr>
          <w:trHeight w:val="340"/>
        </w:trPr>
        <w:tc>
          <w:tcPr>
            <w:tcW w:w="274" w:type="pct"/>
            <w:shd w:val="clear" w:color="auto" w:fill="auto"/>
          </w:tcPr>
          <w:p w14:paraId="317804B0" w14:textId="0F71E6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4589BCB" w14:textId="1FAE855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Area</w:t>
            </w:r>
          </w:p>
        </w:tc>
        <w:tc>
          <w:tcPr>
            <w:tcW w:w="1923" w:type="pct"/>
            <w:shd w:val="clear" w:color="auto" w:fill="auto"/>
            <w:noWrap/>
            <w:vAlign w:val="center"/>
            <w:hideMark/>
          </w:tcPr>
          <w:p w14:paraId="365D9C01" w14:textId="053DD41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面積</w:t>
            </w:r>
            <w:r w:rsidRPr="008F20B5">
              <w:rPr>
                <w:rFonts w:ascii="標楷體" w:eastAsia="標楷體" w:hAnsi="標楷體" w:cs="新細明體"/>
                <w:color w:val="000000"/>
                <w:kern w:val="0"/>
              </w:rPr>
              <w:t>(坪)</w:t>
            </w:r>
          </w:p>
        </w:tc>
        <w:tc>
          <w:tcPr>
            <w:tcW w:w="275" w:type="pct"/>
            <w:shd w:val="clear" w:color="auto" w:fill="auto"/>
            <w:noWrap/>
            <w:vAlign w:val="center"/>
            <w:hideMark/>
          </w:tcPr>
          <w:p w14:paraId="4036A35C"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B25E7D4"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75" w:type="pct"/>
          </w:tcPr>
          <w:p w14:paraId="3A794FDF"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83B569B" w14:textId="340838D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330AAC" w:rsidRPr="008F20B5" w14:paraId="71BA4170" w14:textId="77777777" w:rsidTr="00614F5B">
        <w:trPr>
          <w:trHeight w:val="340"/>
        </w:trPr>
        <w:tc>
          <w:tcPr>
            <w:tcW w:w="274" w:type="pct"/>
            <w:shd w:val="clear" w:color="auto" w:fill="auto"/>
          </w:tcPr>
          <w:p w14:paraId="7E9C8B9B" w14:textId="45B9F4FD"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56A4BA2F" w14:textId="09F86D13"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LandZoningCode</w:t>
            </w:r>
            <w:proofErr w:type="spellEnd"/>
          </w:p>
        </w:tc>
        <w:tc>
          <w:tcPr>
            <w:tcW w:w="1923" w:type="pct"/>
            <w:shd w:val="clear" w:color="auto" w:fill="auto"/>
            <w:noWrap/>
            <w:vAlign w:val="center"/>
            <w:hideMark/>
          </w:tcPr>
          <w:p w14:paraId="0887871A"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使用區分</w:t>
            </w:r>
          </w:p>
        </w:tc>
        <w:tc>
          <w:tcPr>
            <w:tcW w:w="275" w:type="pct"/>
            <w:shd w:val="clear" w:color="auto" w:fill="auto"/>
            <w:noWrap/>
            <w:vAlign w:val="center"/>
            <w:hideMark/>
          </w:tcPr>
          <w:p w14:paraId="5256A4BF" w14:textId="1A7D193E"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B04FB"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3673EE"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1A5B2C75" w14:textId="5AF9E79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特定農業區</w:t>
            </w:r>
          </w:p>
          <w:p w14:paraId="36C53B5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一般農業區</w:t>
            </w:r>
          </w:p>
          <w:p w14:paraId="4782C40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鄉村區</w:t>
            </w:r>
          </w:p>
          <w:p w14:paraId="7EA76D0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780E84A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森林區</w:t>
            </w:r>
          </w:p>
          <w:p w14:paraId="6002DB4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山坡地保育區</w:t>
            </w:r>
          </w:p>
          <w:p w14:paraId="68A3BF1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6CE7807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083859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國家公園區</w:t>
            </w:r>
          </w:p>
          <w:p w14:paraId="74D34DD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住宅區</w:t>
            </w:r>
          </w:p>
          <w:p w14:paraId="695D9DC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商業區</w:t>
            </w:r>
          </w:p>
          <w:p w14:paraId="477A942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行政區</w:t>
            </w:r>
          </w:p>
          <w:p w14:paraId="4492E3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523EDEA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文教區</w:t>
            </w:r>
          </w:p>
          <w:p w14:paraId="50F17C0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農業區</w:t>
            </w:r>
          </w:p>
          <w:p w14:paraId="5B30B3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76539EA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保護區</w:t>
            </w:r>
          </w:p>
          <w:p w14:paraId="00FA149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水岸發展區</w:t>
            </w:r>
          </w:p>
          <w:p w14:paraId="14F5511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漁業區</w:t>
            </w:r>
          </w:p>
          <w:p w14:paraId="223547A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倉儲區</w:t>
            </w:r>
          </w:p>
          <w:p w14:paraId="7109FA7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保存區</w:t>
            </w:r>
          </w:p>
          <w:p w14:paraId="26DB6D6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葬儀業區</w:t>
            </w:r>
          </w:p>
          <w:p w14:paraId="4B01F94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25C56E0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其他分區</w:t>
            </w:r>
          </w:p>
          <w:p w14:paraId="221B4D8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w:t>
            </w:r>
          </w:p>
          <w:p w14:paraId="0C79E9F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w:t>
            </w:r>
          </w:p>
          <w:p w14:paraId="3C1286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w:t>
            </w:r>
          </w:p>
          <w:p w14:paraId="2DC72BB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w:t>
            </w:r>
          </w:p>
          <w:p w14:paraId="4CE3FFE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兒童遊樂場</w:t>
            </w:r>
          </w:p>
          <w:p w14:paraId="61DC987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w:t>
            </w:r>
          </w:p>
          <w:p w14:paraId="66D1970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w:t>
            </w:r>
          </w:p>
          <w:p w14:paraId="119C795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w:t>
            </w:r>
          </w:p>
          <w:p w14:paraId="3AE780C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w:t>
            </w:r>
          </w:p>
          <w:p w14:paraId="5E44366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w:t>
            </w:r>
          </w:p>
          <w:p w14:paraId="79E7B44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w:t>
            </w:r>
          </w:p>
          <w:p w14:paraId="48FCF89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w:t>
            </w:r>
          </w:p>
          <w:p w14:paraId="2BD9943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w:t>
            </w:r>
          </w:p>
          <w:p w14:paraId="551705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w:t>
            </w:r>
          </w:p>
          <w:p w14:paraId="6F446A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w:t>
            </w:r>
          </w:p>
          <w:p w14:paraId="2EB46D2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w:t>
            </w:r>
          </w:p>
          <w:p w14:paraId="5ACB836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綠帶</w:t>
            </w:r>
          </w:p>
          <w:p w14:paraId="4C7CB5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w:t>
            </w:r>
          </w:p>
          <w:p w14:paraId="675BFEB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其他公共設施</w:t>
            </w:r>
          </w:p>
          <w:p w14:paraId="4F47A67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道路保留地</w:t>
            </w:r>
          </w:p>
          <w:p w14:paraId="0ACA2A5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公園保留地</w:t>
            </w:r>
          </w:p>
          <w:p w14:paraId="08C69F1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綠地保留地</w:t>
            </w:r>
          </w:p>
          <w:p w14:paraId="46D25F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廣場保留地</w:t>
            </w:r>
          </w:p>
          <w:p w14:paraId="0FB877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兒童樂園場保留地</w:t>
            </w:r>
          </w:p>
          <w:p w14:paraId="32CA4B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49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民用航空站保留地</w:t>
            </w:r>
          </w:p>
          <w:p w14:paraId="15B6522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停車場保留地</w:t>
            </w:r>
          </w:p>
          <w:p w14:paraId="0E7ABC4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河道保留地</w:t>
            </w:r>
          </w:p>
          <w:p w14:paraId="15967B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港埠保留地</w:t>
            </w:r>
          </w:p>
          <w:p w14:paraId="490A4A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學校保留地</w:t>
            </w:r>
          </w:p>
          <w:p w14:paraId="2ADE059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社教機構保留地</w:t>
            </w:r>
          </w:p>
          <w:p w14:paraId="228A2C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體育場保留地</w:t>
            </w:r>
          </w:p>
          <w:p w14:paraId="29EA789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市場保留地</w:t>
            </w:r>
          </w:p>
          <w:p w14:paraId="2320C8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醫療衛生機構保留地</w:t>
            </w:r>
          </w:p>
          <w:p w14:paraId="3BCA87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機關保留地</w:t>
            </w:r>
          </w:p>
          <w:p w14:paraId="63C0A03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公用事業保留地</w:t>
            </w:r>
          </w:p>
          <w:p w14:paraId="6FCF61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60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加油站保留地</w:t>
            </w:r>
          </w:p>
          <w:p w14:paraId="18FB09F9" w14:textId="4C3E20D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其他保留地</w:t>
            </w:r>
          </w:p>
        </w:tc>
      </w:tr>
      <w:tr w:rsidR="00330AAC" w:rsidRPr="008F20B5" w14:paraId="1D6ABDDD" w14:textId="77777777" w:rsidTr="00614F5B">
        <w:trPr>
          <w:trHeight w:val="340"/>
        </w:trPr>
        <w:tc>
          <w:tcPr>
            <w:tcW w:w="274" w:type="pct"/>
            <w:shd w:val="clear" w:color="auto" w:fill="auto"/>
          </w:tcPr>
          <w:p w14:paraId="2DBB1C33" w14:textId="067F80C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7E35A03F" w14:textId="304DC45F"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LandUsageType</w:t>
            </w:r>
            <w:proofErr w:type="spellEnd"/>
          </w:p>
        </w:tc>
        <w:tc>
          <w:tcPr>
            <w:tcW w:w="1923" w:type="pct"/>
            <w:shd w:val="clear" w:color="auto" w:fill="auto"/>
            <w:noWrap/>
            <w:vAlign w:val="center"/>
          </w:tcPr>
          <w:p w14:paraId="6A519B47" w14:textId="5CDBC1DA"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使用地類別</w:t>
            </w:r>
          </w:p>
        </w:tc>
        <w:tc>
          <w:tcPr>
            <w:tcW w:w="275" w:type="pct"/>
            <w:shd w:val="clear" w:color="auto" w:fill="auto"/>
            <w:noWrap/>
            <w:vAlign w:val="center"/>
          </w:tcPr>
          <w:p w14:paraId="57BEDF83" w14:textId="4155C6A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09193EF" w14:textId="1555EEA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BAF66DC"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3EC634FE" w14:textId="040A56C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甲種建築用地</w:t>
            </w:r>
          </w:p>
          <w:p w14:paraId="54EBBE0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乙種建築用地</w:t>
            </w:r>
          </w:p>
          <w:p w14:paraId="72E4FC0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丙種建築用地</w:t>
            </w:r>
          </w:p>
          <w:p w14:paraId="55A4DC2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丁種建築用地</w:t>
            </w:r>
          </w:p>
          <w:p w14:paraId="309E8E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農牧用地</w:t>
            </w:r>
          </w:p>
          <w:p w14:paraId="4DD61EC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礦業用地</w:t>
            </w:r>
          </w:p>
          <w:p w14:paraId="2A67B4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交通用地</w:t>
            </w:r>
          </w:p>
          <w:p w14:paraId="678DF84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水利用地</w:t>
            </w:r>
          </w:p>
          <w:p w14:paraId="4C7A7D0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遊憩用地</w:t>
            </w:r>
          </w:p>
          <w:p w14:paraId="121C63F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古蹟保存用地</w:t>
            </w:r>
          </w:p>
          <w:p w14:paraId="6632F6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生態保護用地</w:t>
            </w:r>
          </w:p>
          <w:p w14:paraId="4C37F54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國土保安</w:t>
            </w:r>
          </w:p>
          <w:p w14:paraId="19C8B4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墳墓用地</w:t>
            </w:r>
          </w:p>
          <w:p w14:paraId="43D1BAA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特定目的事業用地</w:t>
            </w:r>
          </w:p>
          <w:p w14:paraId="5FF3126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鹽業用地</w:t>
            </w:r>
          </w:p>
          <w:p w14:paraId="0B15E2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窯業用地</w:t>
            </w:r>
          </w:p>
          <w:p w14:paraId="61AF219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林業用地</w:t>
            </w:r>
          </w:p>
          <w:p w14:paraId="16A998D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養殖用地</w:t>
            </w:r>
          </w:p>
          <w:p w14:paraId="035966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都市用地</w:t>
            </w:r>
          </w:p>
          <w:p w14:paraId="7BE50E83" w14:textId="17B529B4"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tc>
      </w:tr>
      <w:tr w:rsidR="00330AAC" w:rsidRPr="008F20B5" w14:paraId="27E6E397" w14:textId="77777777" w:rsidTr="00614F5B">
        <w:trPr>
          <w:trHeight w:val="340"/>
        </w:trPr>
        <w:tc>
          <w:tcPr>
            <w:tcW w:w="274" w:type="pct"/>
            <w:shd w:val="clear" w:color="auto" w:fill="auto"/>
          </w:tcPr>
          <w:p w14:paraId="116D576F" w14:textId="5D61901C"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ABFE69D" w14:textId="02E274F7"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PostedLandValue</w:t>
            </w:r>
            <w:proofErr w:type="spellEnd"/>
          </w:p>
        </w:tc>
        <w:tc>
          <w:tcPr>
            <w:tcW w:w="1923" w:type="pct"/>
            <w:shd w:val="clear" w:color="auto" w:fill="auto"/>
            <w:noWrap/>
            <w:vAlign w:val="center"/>
            <w:hideMark/>
          </w:tcPr>
          <w:p w14:paraId="1EFECBBC" w14:textId="44ADE5B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w:t>
            </w:r>
            <w:r w:rsidRPr="008F20B5">
              <w:rPr>
                <w:rFonts w:ascii="標楷體" w:eastAsia="標楷體" w:hAnsi="標楷體" w:cs="新細明體"/>
                <w:color w:val="000000"/>
                <w:kern w:val="0"/>
              </w:rPr>
              <w:t>(元)</w:t>
            </w:r>
          </w:p>
        </w:tc>
        <w:tc>
          <w:tcPr>
            <w:tcW w:w="275" w:type="pct"/>
            <w:shd w:val="clear" w:color="auto" w:fill="auto"/>
            <w:noWrap/>
            <w:vAlign w:val="center"/>
            <w:hideMark/>
          </w:tcPr>
          <w:p w14:paraId="2FDAB5B4" w14:textId="3EA6EF8D" w:rsidR="00330AAC" w:rsidRPr="008F20B5" w:rsidRDefault="00330AAC" w:rsidP="00B337D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4797C06" w14:textId="0138CA30"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1A47CB21" w14:textId="1120DC3F"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397F6E0" w14:textId="2540B7B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73192D00" w14:textId="77777777" w:rsidTr="00614F5B">
        <w:trPr>
          <w:trHeight w:val="340"/>
        </w:trPr>
        <w:tc>
          <w:tcPr>
            <w:tcW w:w="274" w:type="pct"/>
            <w:shd w:val="clear" w:color="auto" w:fill="auto"/>
          </w:tcPr>
          <w:p w14:paraId="5FB5E734" w14:textId="1EC1A1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0739D71" w14:textId="0567887D"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PostedLandValueYear</w:t>
            </w:r>
            <w:proofErr w:type="spellEnd"/>
          </w:p>
        </w:tc>
        <w:tc>
          <w:tcPr>
            <w:tcW w:w="1923" w:type="pct"/>
            <w:shd w:val="clear" w:color="auto" w:fill="auto"/>
            <w:noWrap/>
            <w:vAlign w:val="center"/>
            <w:hideMark/>
          </w:tcPr>
          <w:p w14:paraId="4E6BD2F0" w14:textId="6FEBE44C"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公告土地現值年月－年</w:t>
            </w:r>
          </w:p>
        </w:tc>
        <w:tc>
          <w:tcPr>
            <w:tcW w:w="275" w:type="pct"/>
            <w:shd w:val="clear" w:color="auto" w:fill="auto"/>
            <w:noWrap/>
            <w:vAlign w:val="center"/>
            <w:hideMark/>
          </w:tcPr>
          <w:p w14:paraId="198827B1" w14:textId="47A21C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67775D" w14:textId="5521BA3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2AA433FA" w14:textId="2A3269E5"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75AD7E4" w14:textId="4F487B04"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w:t>
            </w:r>
            <w:proofErr w:type="spellEnd"/>
          </w:p>
        </w:tc>
      </w:tr>
      <w:tr w:rsidR="00330AAC" w:rsidRPr="008F20B5" w14:paraId="54DE7AE2" w14:textId="77777777" w:rsidTr="00614F5B">
        <w:trPr>
          <w:trHeight w:val="340"/>
        </w:trPr>
        <w:tc>
          <w:tcPr>
            <w:tcW w:w="274" w:type="pct"/>
            <w:shd w:val="clear" w:color="auto" w:fill="auto"/>
          </w:tcPr>
          <w:p w14:paraId="7D7314A3" w14:textId="5685A76E"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42EBAC8C" w14:textId="09BCCED9"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PostedLandValueMonth</w:t>
            </w:r>
            <w:proofErr w:type="spellEnd"/>
          </w:p>
        </w:tc>
        <w:tc>
          <w:tcPr>
            <w:tcW w:w="1923" w:type="pct"/>
            <w:shd w:val="clear" w:color="auto" w:fill="auto"/>
            <w:noWrap/>
            <w:vAlign w:val="center"/>
          </w:tcPr>
          <w:p w14:paraId="66475019" w14:textId="3E6E5DC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公告土地現值年月－月</w:t>
            </w:r>
          </w:p>
        </w:tc>
        <w:tc>
          <w:tcPr>
            <w:tcW w:w="275" w:type="pct"/>
            <w:shd w:val="clear" w:color="auto" w:fill="auto"/>
            <w:noWrap/>
            <w:vAlign w:val="center"/>
          </w:tcPr>
          <w:p w14:paraId="58D8B5BC" w14:textId="47ECACE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CC0C14C" w14:textId="494DD9BB"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3E376F5" w14:textId="7F8F2BF1"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9C42579" w14:textId="786ACA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mm</w:t>
            </w:r>
          </w:p>
        </w:tc>
      </w:tr>
      <w:tr w:rsidR="00330AAC" w:rsidRPr="008F20B5" w14:paraId="07626FE2" w14:textId="77777777" w:rsidTr="00614F5B">
        <w:trPr>
          <w:trHeight w:val="340"/>
        </w:trPr>
        <w:tc>
          <w:tcPr>
            <w:tcW w:w="274" w:type="pct"/>
            <w:shd w:val="clear" w:color="auto" w:fill="auto"/>
          </w:tcPr>
          <w:p w14:paraId="405E508D" w14:textId="04A0EA9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D451759" w14:textId="2C557BC0"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TransferedYear</w:t>
            </w:r>
            <w:proofErr w:type="spellEnd"/>
          </w:p>
        </w:tc>
        <w:tc>
          <w:tcPr>
            <w:tcW w:w="1923" w:type="pct"/>
            <w:shd w:val="clear" w:color="auto" w:fill="auto"/>
            <w:noWrap/>
            <w:vAlign w:val="center"/>
            <w:hideMark/>
          </w:tcPr>
          <w:p w14:paraId="5E9DA14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移轉年度</w:t>
            </w:r>
          </w:p>
        </w:tc>
        <w:tc>
          <w:tcPr>
            <w:tcW w:w="275" w:type="pct"/>
            <w:shd w:val="clear" w:color="auto" w:fill="auto"/>
            <w:noWrap/>
            <w:vAlign w:val="center"/>
            <w:hideMark/>
          </w:tcPr>
          <w:p w14:paraId="6040E2A7" w14:textId="6679521C"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44413E9" w14:textId="574FE27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D49E5E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2BC930F" w14:textId="38576EFE"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w:t>
            </w:r>
            <w:proofErr w:type="spellEnd"/>
          </w:p>
        </w:tc>
      </w:tr>
      <w:tr w:rsidR="00330AAC" w:rsidRPr="008F20B5" w14:paraId="5421A3D7" w14:textId="77777777" w:rsidTr="00614F5B">
        <w:trPr>
          <w:trHeight w:val="340"/>
        </w:trPr>
        <w:tc>
          <w:tcPr>
            <w:tcW w:w="274" w:type="pct"/>
            <w:shd w:val="clear" w:color="auto" w:fill="auto"/>
          </w:tcPr>
          <w:p w14:paraId="1F6D11EE" w14:textId="5DC8E36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6558804" w14:textId="7EC8AC3F"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LastTransferedAmt</w:t>
            </w:r>
            <w:proofErr w:type="spellEnd"/>
          </w:p>
        </w:tc>
        <w:tc>
          <w:tcPr>
            <w:tcW w:w="1923" w:type="pct"/>
            <w:shd w:val="clear" w:color="auto" w:fill="auto"/>
            <w:noWrap/>
            <w:vAlign w:val="center"/>
            <w:hideMark/>
          </w:tcPr>
          <w:p w14:paraId="0A4FCFE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前次移轉金額</w:t>
            </w:r>
          </w:p>
        </w:tc>
        <w:tc>
          <w:tcPr>
            <w:tcW w:w="275" w:type="pct"/>
            <w:shd w:val="clear" w:color="auto" w:fill="auto"/>
            <w:noWrap/>
            <w:vAlign w:val="center"/>
            <w:hideMark/>
          </w:tcPr>
          <w:p w14:paraId="32E7B194" w14:textId="3ED57406"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943A60" w14:textId="441DC6B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11BC63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A907D3F" w14:textId="1DD0E40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5D9E535E" w14:textId="77777777" w:rsidTr="00614F5B">
        <w:trPr>
          <w:trHeight w:val="340"/>
        </w:trPr>
        <w:tc>
          <w:tcPr>
            <w:tcW w:w="274" w:type="pct"/>
            <w:shd w:val="clear" w:color="auto" w:fill="auto"/>
          </w:tcPr>
          <w:p w14:paraId="1A37194B" w14:textId="6C6A10A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4ED20F93" w14:textId="3C0CB4F9"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EvaUnitPrice</w:t>
            </w:r>
            <w:proofErr w:type="spellEnd"/>
          </w:p>
        </w:tc>
        <w:tc>
          <w:tcPr>
            <w:tcW w:w="1923" w:type="pct"/>
            <w:shd w:val="clear" w:color="auto" w:fill="auto"/>
            <w:noWrap/>
            <w:vAlign w:val="center"/>
            <w:hideMark/>
          </w:tcPr>
          <w:p w14:paraId="6BAC5ADF" w14:textId="6452593B"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鑑價單價／坪</w:t>
            </w:r>
          </w:p>
        </w:tc>
        <w:tc>
          <w:tcPr>
            <w:tcW w:w="275" w:type="pct"/>
            <w:shd w:val="clear" w:color="auto" w:fill="auto"/>
            <w:noWrap/>
            <w:vAlign w:val="center"/>
            <w:hideMark/>
          </w:tcPr>
          <w:p w14:paraId="4E2704B6" w14:textId="71C8657C"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9ECA2F1" w14:textId="4478AA71"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75" w:type="pct"/>
          </w:tcPr>
          <w:p w14:paraId="7B50B8C8"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1633D5D0" w14:textId="2FEA45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1107D516" w14:textId="77777777" w:rsidTr="00614F5B">
        <w:trPr>
          <w:trHeight w:val="340"/>
        </w:trPr>
        <w:tc>
          <w:tcPr>
            <w:tcW w:w="274" w:type="pct"/>
            <w:shd w:val="clear" w:color="auto" w:fill="auto"/>
          </w:tcPr>
          <w:p w14:paraId="0CDAAB97" w14:textId="05CDA43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BF577D4" w14:textId="3D22AF85"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LandUsageCode</w:t>
            </w:r>
            <w:proofErr w:type="spellEnd"/>
          </w:p>
        </w:tc>
        <w:tc>
          <w:tcPr>
            <w:tcW w:w="1923" w:type="pct"/>
            <w:shd w:val="clear" w:color="auto" w:fill="auto"/>
            <w:noWrap/>
            <w:vAlign w:val="center"/>
            <w:hideMark/>
          </w:tcPr>
          <w:p w14:paraId="5302CDCA"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土地使用別</w:t>
            </w:r>
          </w:p>
        </w:tc>
        <w:tc>
          <w:tcPr>
            <w:tcW w:w="275" w:type="pct"/>
            <w:shd w:val="clear" w:color="auto" w:fill="auto"/>
            <w:noWrap/>
            <w:vAlign w:val="center"/>
            <w:hideMark/>
          </w:tcPr>
          <w:p w14:paraId="2D9DAD0E" w14:textId="76B468B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04B06E"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E70470D"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B85F2C8" w14:textId="62CDDBA5"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p>
          <w:p w14:paraId="4CBFB082"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p>
          <w:p w14:paraId="70E33A7F"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p>
          <w:p w14:paraId="58482115"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p>
          <w:p w14:paraId="622A01B6"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p>
          <w:p w14:paraId="6FF1243B" w14:textId="022227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330AAC" w:rsidRPr="008F20B5" w14:paraId="35FF0BF2" w14:textId="77777777" w:rsidTr="00614F5B">
        <w:trPr>
          <w:trHeight w:val="340"/>
        </w:trPr>
        <w:tc>
          <w:tcPr>
            <w:tcW w:w="274" w:type="pct"/>
            <w:shd w:val="clear" w:color="auto" w:fill="auto"/>
          </w:tcPr>
          <w:p w14:paraId="54FCC053" w14:textId="65D9D7F4"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F6B0E7C" w14:textId="713E991C"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LandRentStartDate</w:t>
            </w:r>
            <w:proofErr w:type="spellEnd"/>
          </w:p>
        </w:tc>
        <w:tc>
          <w:tcPr>
            <w:tcW w:w="1923" w:type="pct"/>
            <w:shd w:val="clear" w:color="auto" w:fill="auto"/>
            <w:noWrap/>
            <w:vAlign w:val="center"/>
            <w:hideMark/>
          </w:tcPr>
          <w:p w14:paraId="49179F2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土地租約起日</w:t>
            </w:r>
          </w:p>
        </w:tc>
        <w:tc>
          <w:tcPr>
            <w:tcW w:w="275" w:type="pct"/>
            <w:shd w:val="clear" w:color="auto" w:fill="auto"/>
            <w:noWrap/>
            <w:vAlign w:val="center"/>
            <w:hideMark/>
          </w:tcPr>
          <w:p w14:paraId="2A42BCE5"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D556978" w14:textId="0984AF7A"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DE5B6F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30BBF6FD" w14:textId="046265BD"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50798167" w14:textId="77777777" w:rsidTr="00614F5B">
        <w:trPr>
          <w:trHeight w:val="340"/>
        </w:trPr>
        <w:tc>
          <w:tcPr>
            <w:tcW w:w="274" w:type="pct"/>
            <w:shd w:val="clear" w:color="auto" w:fill="auto"/>
          </w:tcPr>
          <w:p w14:paraId="147A1A0F" w14:textId="79902FC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B466E71" w14:textId="2B86555D"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LandRentEndDate</w:t>
            </w:r>
            <w:proofErr w:type="spellEnd"/>
          </w:p>
        </w:tc>
        <w:tc>
          <w:tcPr>
            <w:tcW w:w="1923" w:type="pct"/>
            <w:shd w:val="clear" w:color="auto" w:fill="auto"/>
            <w:noWrap/>
            <w:vAlign w:val="center"/>
            <w:hideMark/>
          </w:tcPr>
          <w:p w14:paraId="4807B95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土地租約到期日</w:t>
            </w:r>
          </w:p>
        </w:tc>
        <w:tc>
          <w:tcPr>
            <w:tcW w:w="275" w:type="pct"/>
            <w:shd w:val="clear" w:color="auto" w:fill="auto"/>
            <w:noWrap/>
            <w:vAlign w:val="center"/>
            <w:hideMark/>
          </w:tcPr>
          <w:p w14:paraId="6B5E4C11"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B9925FC" w14:textId="5B85A9B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CF65A9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5D52E71F" w14:textId="00A9CBA6"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1269F5FC" w14:textId="77777777" w:rsidTr="00614F5B">
        <w:trPr>
          <w:trHeight w:val="340"/>
        </w:trPr>
        <w:tc>
          <w:tcPr>
            <w:tcW w:w="274" w:type="pct"/>
            <w:shd w:val="clear" w:color="auto" w:fill="auto"/>
          </w:tcPr>
          <w:p w14:paraId="47471CF8" w14:textId="755D484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0E2F3A93" w14:textId="6E0AAA4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OwnerOccurs</w:t>
            </w:r>
          </w:p>
        </w:tc>
        <w:tc>
          <w:tcPr>
            <w:tcW w:w="1923" w:type="pct"/>
            <w:shd w:val="clear" w:color="auto" w:fill="auto"/>
            <w:noWrap/>
            <w:vAlign w:val="center"/>
          </w:tcPr>
          <w:p w14:paraId="44E6E322" w14:textId="77777777" w:rsidR="00330AAC" w:rsidRPr="004A1C2C" w:rsidRDefault="00330AAC" w:rsidP="00DC4BAC">
            <w:pPr>
              <w:widowControl/>
              <w:rPr>
                <w:rFonts w:ascii="標楷體" w:eastAsia="標楷體" w:hAnsi="標楷體" w:cs="新細明體"/>
                <w:color w:val="000000" w:themeColor="text1"/>
                <w:kern w:val="0"/>
              </w:rPr>
            </w:pPr>
          </w:p>
        </w:tc>
        <w:tc>
          <w:tcPr>
            <w:tcW w:w="275" w:type="pct"/>
            <w:shd w:val="clear" w:color="auto" w:fill="auto"/>
            <w:noWrap/>
            <w:vAlign w:val="center"/>
          </w:tcPr>
          <w:p w14:paraId="68A45F00"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04DD6011"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1E4DC88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BB1038" w14:textId="7B3AEAC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47253505" w14:textId="77777777" w:rsidTr="00614F5B">
        <w:trPr>
          <w:trHeight w:val="340"/>
        </w:trPr>
        <w:tc>
          <w:tcPr>
            <w:tcW w:w="274" w:type="pct"/>
            <w:shd w:val="clear" w:color="auto" w:fill="auto"/>
          </w:tcPr>
          <w:p w14:paraId="0A07D4E9" w14:textId="06D8314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697FB048" w14:textId="498497C6" w:rsidR="00330AAC" w:rsidRPr="004A1C2C" w:rsidRDefault="00330AAC" w:rsidP="004A1C2C">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olor w:val="000000" w:themeColor="text1"/>
              </w:rPr>
              <w:t>OwnerId</w:t>
            </w:r>
            <w:proofErr w:type="spellEnd"/>
          </w:p>
        </w:tc>
        <w:tc>
          <w:tcPr>
            <w:tcW w:w="1923" w:type="pct"/>
            <w:shd w:val="clear" w:color="auto" w:fill="auto"/>
            <w:noWrap/>
          </w:tcPr>
          <w:p w14:paraId="629A987D" w14:textId="57E53CF5"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統編</w:t>
            </w:r>
          </w:p>
        </w:tc>
        <w:tc>
          <w:tcPr>
            <w:tcW w:w="275" w:type="pct"/>
            <w:shd w:val="clear" w:color="auto" w:fill="auto"/>
            <w:noWrap/>
            <w:vAlign w:val="center"/>
          </w:tcPr>
          <w:p w14:paraId="5FD8E78C" w14:textId="7F744345"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37D488" w14:textId="27EFCD3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3093D8F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E123BF" w14:textId="2911F294" w:rsidR="00330AAC" w:rsidRPr="008F20B5" w:rsidRDefault="00330AAC" w:rsidP="00DC4BAC">
            <w:pPr>
              <w:widowControl/>
              <w:rPr>
                <w:rFonts w:ascii="標楷體" w:eastAsia="標楷體" w:hAnsi="標楷體" w:cs="新細明體"/>
                <w:color w:val="000000"/>
                <w:kern w:val="0"/>
              </w:rPr>
            </w:pPr>
          </w:p>
        </w:tc>
      </w:tr>
      <w:tr w:rsidR="00330AAC" w:rsidRPr="008F20B5" w14:paraId="1C3BED0A" w14:textId="77777777" w:rsidTr="00614F5B">
        <w:trPr>
          <w:trHeight w:val="340"/>
        </w:trPr>
        <w:tc>
          <w:tcPr>
            <w:tcW w:w="274" w:type="pct"/>
            <w:shd w:val="clear" w:color="auto" w:fill="auto"/>
          </w:tcPr>
          <w:p w14:paraId="614BD2EB" w14:textId="2EE70121"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4E77669" w14:textId="7EBF59A6" w:rsidR="00330AAC" w:rsidRPr="004A1C2C" w:rsidRDefault="00330AAC" w:rsidP="004A1C2C">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olor w:val="000000" w:themeColor="text1"/>
              </w:rPr>
              <w:t>OwnerName</w:t>
            </w:r>
            <w:proofErr w:type="spellEnd"/>
          </w:p>
        </w:tc>
        <w:tc>
          <w:tcPr>
            <w:tcW w:w="1923" w:type="pct"/>
            <w:shd w:val="clear" w:color="auto" w:fill="auto"/>
            <w:noWrap/>
          </w:tcPr>
          <w:p w14:paraId="2EB66958" w14:textId="1EBEAFC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姓名</w:t>
            </w:r>
          </w:p>
        </w:tc>
        <w:tc>
          <w:tcPr>
            <w:tcW w:w="275" w:type="pct"/>
            <w:shd w:val="clear" w:color="auto" w:fill="auto"/>
            <w:noWrap/>
            <w:vAlign w:val="center"/>
          </w:tcPr>
          <w:p w14:paraId="26F42E96" w14:textId="3CF590CD"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0ABED43" w14:textId="6F2319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4483988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B9E2BA" w14:textId="32F6E388" w:rsidR="00330AAC" w:rsidRPr="008F20B5" w:rsidRDefault="00330AAC" w:rsidP="00DC4BAC">
            <w:pPr>
              <w:widowControl/>
              <w:rPr>
                <w:rFonts w:ascii="標楷體" w:eastAsia="標楷體" w:hAnsi="標楷體" w:cs="新細明體"/>
                <w:color w:val="000000"/>
                <w:kern w:val="0"/>
              </w:rPr>
            </w:pPr>
          </w:p>
        </w:tc>
      </w:tr>
      <w:tr w:rsidR="00330AAC" w:rsidRPr="008F20B5" w14:paraId="7E3FD78D" w14:textId="77777777" w:rsidTr="00614F5B">
        <w:trPr>
          <w:trHeight w:val="340"/>
        </w:trPr>
        <w:tc>
          <w:tcPr>
            <w:tcW w:w="274" w:type="pct"/>
            <w:shd w:val="clear" w:color="auto" w:fill="auto"/>
          </w:tcPr>
          <w:p w14:paraId="514A9FB0" w14:textId="6B16E9D9"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6DCFAFB" w14:textId="0DDF2387"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OwnerRelCode</w:t>
            </w:r>
            <w:proofErr w:type="spellEnd"/>
          </w:p>
        </w:tc>
        <w:tc>
          <w:tcPr>
            <w:tcW w:w="1923" w:type="pct"/>
            <w:shd w:val="clear" w:color="auto" w:fill="auto"/>
            <w:noWrap/>
          </w:tcPr>
          <w:p w14:paraId="56953311" w14:textId="2853AAC8"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與授信戶關係</w:t>
            </w:r>
          </w:p>
        </w:tc>
        <w:tc>
          <w:tcPr>
            <w:tcW w:w="275" w:type="pct"/>
            <w:shd w:val="clear" w:color="auto" w:fill="auto"/>
            <w:noWrap/>
            <w:vAlign w:val="center"/>
          </w:tcPr>
          <w:p w14:paraId="34D502BF" w14:textId="630CEAE0"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D71E9E" w14:textId="4462AD03" w:rsidR="00330AAC" w:rsidRPr="008F20B5" w:rsidRDefault="007B38E5"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w:t>
            </w:r>
          </w:p>
        </w:tc>
        <w:tc>
          <w:tcPr>
            <w:tcW w:w="275" w:type="pct"/>
          </w:tcPr>
          <w:p w14:paraId="537D22D7"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625A737" w14:textId="478C37D1" w:rsidR="005345D9" w:rsidRDefault="005345D9" w:rsidP="005345D9">
            <w:pPr>
              <w:widowControl/>
              <w:rPr>
                <w:rFonts w:ascii="標楷體" w:eastAsia="標楷體" w:hAnsi="標楷體" w:cs="新細明體"/>
                <w:color w:val="000000"/>
                <w:kern w:val="0"/>
              </w:rPr>
            </w:pPr>
            <w:r>
              <w:rPr>
                <w:rFonts w:ascii="標楷體" w:eastAsia="標楷體" w:hAnsi="標楷體" w:cs="新細明體" w:hint="eastAsia"/>
                <w:color w:val="000000"/>
                <w:kern w:val="0"/>
              </w:rPr>
              <w:t>需前補0</w:t>
            </w:r>
          </w:p>
          <w:p w14:paraId="3BD82BA0" w14:textId="0BF08B88"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00本人</w:t>
            </w:r>
          </w:p>
          <w:p w14:paraId="6F0E723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01夫</w:t>
            </w:r>
          </w:p>
          <w:p w14:paraId="184080B3"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02妻</w:t>
            </w:r>
          </w:p>
          <w:p w14:paraId="7D9608E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03父</w:t>
            </w:r>
          </w:p>
          <w:p w14:paraId="7FE0506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04母</w:t>
            </w:r>
          </w:p>
          <w:p w14:paraId="5B7921CF"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05子</w:t>
            </w:r>
          </w:p>
          <w:p w14:paraId="5112EA6C"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06女</w:t>
            </w:r>
          </w:p>
          <w:p w14:paraId="5DB8247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07兄</w:t>
            </w:r>
          </w:p>
          <w:p w14:paraId="7C5C1DBB"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08弟</w:t>
            </w:r>
          </w:p>
          <w:p w14:paraId="74ED7EB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09姊</w:t>
            </w:r>
          </w:p>
          <w:p w14:paraId="56237FB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10妹</w:t>
            </w:r>
          </w:p>
          <w:p w14:paraId="2AE73060"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11姪子</w:t>
            </w:r>
          </w:p>
          <w:p w14:paraId="59BE8D4E" w14:textId="363D3201" w:rsidR="00330AAC" w:rsidRPr="008F20B5"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99其他</w:t>
            </w:r>
          </w:p>
        </w:tc>
      </w:tr>
      <w:tr w:rsidR="00330AAC" w:rsidRPr="008F20B5" w14:paraId="4B73458C" w14:textId="77777777" w:rsidTr="00614F5B">
        <w:trPr>
          <w:trHeight w:val="340"/>
        </w:trPr>
        <w:tc>
          <w:tcPr>
            <w:tcW w:w="274" w:type="pct"/>
            <w:shd w:val="clear" w:color="auto" w:fill="auto"/>
          </w:tcPr>
          <w:p w14:paraId="5078288C" w14:textId="1088A1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2CB86FF5" w14:textId="64B4124C"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OwnerPart</w:t>
            </w:r>
            <w:proofErr w:type="spellEnd"/>
          </w:p>
        </w:tc>
        <w:tc>
          <w:tcPr>
            <w:tcW w:w="1923" w:type="pct"/>
            <w:shd w:val="clear" w:color="auto" w:fill="auto"/>
            <w:noWrap/>
          </w:tcPr>
          <w:p w14:paraId="3AABCF77" w14:textId="4827E42E"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持份比例</w:t>
            </w:r>
            <w:r w:rsidRPr="004A1C2C">
              <w:rPr>
                <w:rFonts w:ascii="標楷體" w:eastAsia="標楷體" w:hAnsi="標楷體"/>
                <w:color w:val="000000" w:themeColor="text1"/>
              </w:rPr>
              <w:t>(分子)</w:t>
            </w:r>
          </w:p>
        </w:tc>
        <w:tc>
          <w:tcPr>
            <w:tcW w:w="275" w:type="pct"/>
            <w:shd w:val="clear" w:color="auto" w:fill="auto"/>
            <w:noWrap/>
            <w:vAlign w:val="center"/>
          </w:tcPr>
          <w:p w14:paraId="6C42CA51" w14:textId="1F576A5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9586735" w14:textId="1883FFA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A6F9D90"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F7C37BE" w14:textId="02AE7949" w:rsidR="00330AAC" w:rsidRPr="008F20B5" w:rsidRDefault="00330AAC" w:rsidP="00DC4BAC">
            <w:pPr>
              <w:widowControl/>
              <w:rPr>
                <w:rFonts w:ascii="標楷體" w:eastAsia="標楷體" w:hAnsi="標楷體" w:cs="新細明體"/>
                <w:color w:val="000000"/>
                <w:kern w:val="0"/>
              </w:rPr>
            </w:pPr>
          </w:p>
        </w:tc>
      </w:tr>
      <w:tr w:rsidR="00330AAC" w:rsidRPr="008F20B5" w14:paraId="5A5DA02C" w14:textId="77777777" w:rsidTr="00614F5B">
        <w:trPr>
          <w:trHeight w:val="340"/>
        </w:trPr>
        <w:tc>
          <w:tcPr>
            <w:tcW w:w="274" w:type="pct"/>
            <w:shd w:val="clear" w:color="auto" w:fill="auto"/>
          </w:tcPr>
          <w:p w14:paraId="6D94784E" w14:textId="0F6C78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73D82B8A" w14:textId="6B2EE7D1"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OwnerTotal</w:t>
            </w:r>
            <w:proofErr w:type="spellEnd"/>
          </w:p>
        </w:tc>
        <w:tc>
          <w:tcPr>
            <w:tcW w:w="1923" w:type="pct"/>
            <w:shd w:val="clear" w:color="auto" w:fill="auto"/>
            <w:noWrap/>
          </w:tcPr>
          <w:p w14:paraId="470B39DB" w14:textId="35BC787D"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持份比率</w:t>
            </w:r>
            <w:r w:rsidRPr="004A1C2C">
              <w:rPr>
                <w:rFonts w:ascii="標楷體" w:eastAsia="標楷體" w:hAnsi="標楷體"/>
                <w:color w:val="000000" w:themeColor="text1"/>
              </w:rPr>
              <w:t>(分母)</w:t>
            </w:r>
          </w:p>
        </w:tc>
        <w:tc>
          <w:tcPr>
            <w:tcW w:w="275" w:type="pct"/>
            <w:shd w:val="clear" w:color="auto" w:fill="auto"/>
            <w:noWrap/>
            <w:vAlign w:val="center"/>
          </w:tcPr>
          <w:p w14:paraId="14B74F9E" w14:textId="6A0855F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77617B2" w14:textId="3D3FBB1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370426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877E373" w14:textId="26FC986D" w:rsidR="00330AAC" w:rsidRPr="008F20B5" w:rsidRDefault="00330AAC" w:rsidP="00DC4BAC">
            <w:pPr>
              <w:widowControl/>
              <w:rPr>
                <w:rFonts w:ascii="標楷體" w:eastAsia="標楷體" w:hAnsi="標楷體" w:cs="新細明體"/>
                <w:color w:val="000000"/>
                <w:kern w:val="0"/>
              </w:rPr>
            </w:pPr>
          </w:p>
        </w:tc>
      </w:tr>
      <w:tr w:rsidR="00330AAC" w:rsidRPr="008F20B5" w14:paraId="1AD77806" w14:textId="77777777" w:rsidTr="00802471">
        <w:trPr>
          <w:trHeight w:val="340"/>
        </w:trPr>
        <w:tc>
          <w:tcPr>
            <w:tcW w:w="274" w:type="pct"/>
            <w:shd w:val="clear" w:color="auto" w:fill="auto"/>
          </w:tcPr>
          <w:p w14:paraId="40757FDB" w14:textId="4F676D0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76B6BAC3" w14:textId="3EF1835B" w:rsidR="00330AAC" w:rsidRPr="00802471" w:rsidRDefault="00330AAC" w:rsidP="004A1C2C">
            <w:pPr>
              <w:widowControl/>
              <w:rPr>
                <w:rFonts w:ascii="標楷體" w:eastAsia="標楷體" w:hAnsi="標楷體"/>
                <w:strike/>
                <w:color w:val="000000" w:themeColor="text1"/>
                <w:highlight w:val="red"/>
              </w:rPr>
            </w:pPr>
            <w:r w:rsidRPr="00802471">
              <w:rPr>
                <w:rFonts w:ascii="標楷體" w:eastAsia="標楷體" w:hAnsi="標楷體" w:cs="新細明體"/>
                <w:strike/>
                <w:color w:val="000000" w:themeColor="text1"/>
                <w:kern w:val="0"/>
                <w:highlight w:val="red"/>
              </w:rPr>
              <w:t>L2416</w:t>
            </w:r>
            <w:r w:rsidRPr="00802471">
              <w:rPr>
                <w:rFonts w:ascii="標楷體" w:eastAsia="標楷體" w:hAnsi="標楷體"/>
                <w:strike/>
                <w:color w:val="000000" w:themeColor="text1"/>
                <w:highlight w:val="red"/>
              </w:rPr>
              <w:t>ReasonOccurs</w:t>
            </w:r>
          </w:p>
        </w:tc>
        <w:tc>
          <w:tcPr>
            <w:tcW w:w="1923" w:type="pct"/>
            <w:shd w:val="clear" w:color="auto" w:fill="auto"/>
            <w:noWrap/>
          </w:tcPr>
          <w:p w14:paraId="5B27D29C" w14:textId="77777777" w:rsidR="00330AAC" w:rsidRPr="00802471" w:rsidRDefault="00330AAC" w:rsidP="00DC4BAC">
            <w:pPr>
              <w:widowControl/>
              <w:rPr>
                <w:rFonts w:ascii="標楷體" w:eastAsia="標楷體" w:hAnsi="標楷體"/>
                <w:strike/>
                <w:color w:val="000000" w:themeColor="text1"/>
                <w:highlight w:val="red"/>
              </w:rPr>
            </w:pPr>
          </w:p>
        </w:tc>
        <w:tc>
          <w:tcPr>
            <w:tcW w:w="275" w:type="pct"/>
            <w:shd w:val="clear" w:color="auto" w:fill="auto"/>
            <w:noWrap/>
            <w:vAlign w:val="center"/>
          </w:tcPr>
          <w:p w14:paraId="21C7899C"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shd w:val="clear" w:color="auto" w:fill="auto"/>
            <w:noWrap/>
            <w:vAlign w:val="center"/>
          </w:tcPr>
          <w:p w14:paraId="7EF6DE77"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tcPr>
          <w:p w14:paraId="56231DD3"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FC16F4B" w14:textId="44B1053F"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hint="eastAsia"/>
                <w:strike/>
                <w:color w:val="000000"/>
                <w:kern w:val="0"/>
                <w:highlight w:val="red"/>
              </w:rPr>
              <w:t>可輸入多</w:t>
            </w:r>
            <w:r w:rsidRPr="00802471">
              <w:rPr>
                <w:rFonts w:ascii="標楷體" w:eastAsia="標楷體" w:hAnsi="標楷體" w:hint="eastAsia"/>
                <w:strike/>
                <w:highlight w:val="red"/>
              </w:rPr>
              <w:t>組</w:t>
            </w:r>
          </w:p>
        </w:tc>
      </w:tr>
      <w:tr w:rsidR="00330AAC" w:rsidRPr="008F20B5" w14:paraId="1D644BED" w14:textId="77777777" w:rsidTr="00802471">
        <w:trPr>
          <w:trHeight w:val="340"/>
        </w:trPr>
        <w:tc>
          <w:tcPr>
            <w:tcW w:w="274" w:type="pct"/>
            <w:shd w:val="clear" w:color="auto" w:fill="auto"/>
          </w:tcPr>
          <w:p w14:paraId="569BA0A0" w14:textId="4DCF1623"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2B6DF491" w14:textId="01802096"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Reason</w:t>
            </w:r>
          </w:p>
        </w:tc>
        <w:tc>
          <w:tcPr>
            <w:tcW w:w="1923" w:type="pct"/>
            <w:shd w:val="clear" w:color="auto" w:fill="auto"/>
            <w:noWrap/>
          </w:tcPr>
          <w:p w14:paraId="344C1B5E" w14:textId="2917E1C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代碼</w:t>
            </w:r>
          </w:p>
        </w:tc>
        <w:tc>
          <w:tcPr>
            <w:tcW w:w="275" w:type="pct"/>
            <w:shd w:val="clear" w:color="auto" w:fill="auto"/>
            <w:noWrap/>
            <w:vAlign w:val="center"/>
          </w:tcPr>
          <w:p w14:paraId="66C2C3EE" w14:textId="69D4CBC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58E3790C" w14:textId="57641E64"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p>
        </w:tc>
        <w:tc>
          <w:tcPr>
            <w:tcW w:w="275" w:type="pct"/>
          </w:tcPr>
          <w:p w14:paraId="445738DA"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F5AD5DF" w14:textId="1C3BFCA0"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170FBE39"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2:資料錯誤</w:t>
            </w:r>
          </w:p>
          <w:p w14:paraId="3ACCC362"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E88F4EF"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7A9BBB5"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29A7974E" w14:textId="0C33D0F5"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lastRenderedPageBreak/>
              <w:t>6:其他</w:t>
            </w:r>
            <w:r w:rsidRPr="00802471">
              <w:rPr>
                <w:rFonts w:ascii="標楷體" w:eastAsia="標楷體" w:hAnsi="標楷體" w:cs="新細明體" w:hint="eastAsia"/>
                <w:strike/>
                <w:color w:val="000000"/>
                <w:kern w:val="0"/>
                <w:highlight w:val="red"/>
              </w:rPr>
              <w:t>：</w:t>
            </w:r>
          </w:p>
        </w:tc>
      </w:tr>
      <w:tr w:rsidR="00330AAC" w:rsidRPr="008F20B5" w14:paraId="11181F86" w14:textId="77777777" w:rsidTr="00802471">
        <w:trPr>
          <w:trHeight w:val="340"/>
        </w:trPr>
        <w:tc>
          <w:tcPr>
            <w:tcW w:w="274" w:type="pct"/>
            <w:shd w:val="clear" w:color="auto" w:fill="auto"/>
          </w:tcPr>
          <w:p w14:paraId="2EAC0682" w14:textId="1C912012"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88274D5" w14:textId="2B6EBE16" w:rsidR="00330AAC" w:rsidRPr="00802471" w:rsidRDefault="00330AAC" w:rsidP="004A1C2C">
            <w:pPr>
              <w:widowControl/>
              <w:ind w:leftChars="100" w:left="240"/>
              <w:rPr>
                <w:rFonts w:ascii="標楷體" w:eastAsia="標楷體" w:hAnsi="標楷體" w:cs="新細明體"/>
                <w:strike/>
                <w:color w:val="000000" w:themeColor="text1"/>
                <w:kern w:val="0"/>
                <w:highlight w:val="red"/>
              </w:rPr>
            </w:pPr>
            <w:proofErr w:type="spellStart"/>
            <w:r w:rsidRPr="00802471">
              <w:rPr>
                <w:rFonts w:ascii="標楷體" w:eastAsia="標楷體" w:hAnsi="標楷體" w:cs="新細明體"/>
                <w:strike/>
                <w:color w:val="000000" w:themeColor="text1"/>
                <w:kern w:val="0"/>
                <w:highlight w:val="red"/>
              </w:rPr>
              <w:t>OtherReason</w:t>
            </w:r>
            <w:proofErr w:type="spellEnd"/>
          </w:p>
        </w:tc>
        <w:tc>
          <w:tcPr>
            <w:tcW w:w="1923" w:type="pct"/>
            <w:shd w:val="clear" w:color="auto" w:fill="auto"/>
            <w:noWrap/>
          </w:tcPr>
          <w:p w14:paraId="5FC8CD6B" w14:textId="407E3FB0" w:rsidR="00330AAC" w:rsidRPr="00802471" w:rsidRDefault="00330AAC" w:rsidP="00DC4BAC">
            <w:pPr>
              <w:widowControl/>
              <w:rPr>
                <w:rFonts w:ascii="標楷體" w:eastAsia="標楷體" w:hAnsi="標楷體" w:cs="新細明體"/>
                <w:strike/>
                <w:color w:val="000000" w:themeColor="text1"/>
                <w:kern w:val="0"/>
                <w:highlight w:val="red"/>
              </w:rPr>
            </w:pPr>
            <w:r w:rsidRPr="00802471">
              <w:rPr>
                <w:rFonts w:ascii="標楷體" w:eastAsia="標楷體" w:hAnsi="標楷體" w:cs="新細明體" w:hint="eastAsia"/>
                <w:strike/>
                <w:color w:val="000000" w:themeColor="text1"/>
                <w:kern w:val="0"/>
                <w:highlight w:val="red"/>
              </w:rPr>
              <w:t>土地修改原因－原因</w:t>
            </w:r>
          </w:p>
        </w:tc>
        <w:tc>
          <w:tcPr>
            <w:tcW w:w="275" w:type="pct"/>
            <w:shd w:val="clear" w:color="auto" w:fill="auto"/>
            <w:noWrap/>
            <w:vAlign w:val="center"/>
          </w:tcPr>
          <w:p w14:paraId="357D6AFF" w14:textId="388D19BF"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277E8C69" w14:textId="17D61DF9"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75" w:type="pct"/>
          </w:tcPr>
          <w:p w14:paraId="10FD55E2" w14:textId="77777777" w:rsidR="00330AAC" w:rsidRPr="00802471" w:rsidRDefault="00330AAC">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CDD4E78" w14:textId="612CDBE9" w:rsidR="00330AAC" w:rsidRPr="00802471" w:rsidRDefault="00330AAC" w:rsidP="004A1C2C">
            <w:pPr>
              <w:widowControl/>
              <w:jc w:val="center"/>
              <w:rPr>
                <w:rFonts w:ascii="標楷體" w:eastAsia="標楷體" w:hAnsi="標楷體" w:cs="新細明體"/>
                <w:strike/>
                <w:color w:val="000000"/>
                <w:kern w:val="0"/>
                <w:highlight w:val="red"/>
              </w:rPr>
            </w:pPr>
          </w:p>
        </w:tc>
      </w:tr>
      <w:tr w:rsidR="00330AAC" w:rsidRPr="008F20B5" w14:paraId="5B540D27" w14:textId="77777777" w:rsidTr="00802471">
        <w:trPr>
          <w:trHeight w:val="340"/>
        </w:trPr>
        <w:tc>
          <w:tcPr>
            <w:tcW w:w="274" w:type="pct"/>
            <w:shd w:val="clear" w:color="auto" w:fill="auto"/>
          </w:tcPr>
          <w:p w14:paraId="52D63F21" w14:textId="068826D6"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0040AFBB" w14:textId="527F102F" w:rsidR="00330AAC" w:rsidRPr="00802471" w:rsidRDefault="00330AAC" w:rsidP="004A1C2C">
            <w:pPr>
              <w:widowControl/>
              <w:ind w:leftChars="100" w:left="240"/>
              <w:rPr>
                <w:rFonts w:ascii="標楷體" w:eastAsia="標楷體" w:hAnsi="標楷體"/>
                <w:strike/>
                <w:color w:val="000000" w:themeColor="text1"/>
                <w:highlight w:val="red"/>
              </w:rPr>
            </w:pPr>
            <w:proofErr w:type="spellStart"/>
            <w:r w:rsidRPr="00802471">
              <w:rPr>
                <w:rFonts w:ascii="標楷體" w:eastAsia="標楷體" w:hAnsi="標楷體"/>
                <w:strike/>
                <w:color w:val="000000" w:themeColor="text1"/>
                <w:highlight w:val="red"/>
              </w:rPr>
              <w:t>CreateEmpNo</w:t>
            </w:r>
            <w:proofErr w:type="spellEnd"/>
          </w:p>
        </w:tc>
        <w:tc>
          <w:tcPr>
            <w:tcW w:w="1923" w:type="pct"/>
            <w:shd w:val="clear" w:color="auto" w:fill="auto"/>
            <w:noWrap/>
          </w:tcPr>
          <w:p w14:paraId="4CA24B23" w14:textId="3D6C0A3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建立者</w:t>
            </w:r>
          </w:p>
        </w:tc>
        <w:tc>
          <w:tcPr>
            <w:tcW w:w="275" w:type="pct"/>
            <w:shd w:val="clear" w:color="auto" w:fill="auto"/>
            <w:noWrap/>
            <w:vAlign w:val="center"/>
          </w:tcPr>
          <w:p w14:paraId="09294C05" w14:textId="07E54808"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10561690" w14:textId="7DC57D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75" w:type="pct"/>
          </w:tcPr>
          <w:p w14:paraId="31AEE1BC"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1AC555F" w14:textId="61D48994" w:rsidR="00330AAC" w:rsidRPr="00802471" w:rsidRDefault="00330AAC" w:rsidP="00DC4BAC">
            <w:pPr>
              <w:widowControl/>
              <w:rPr>
                <w:rFonts w:ascii="標楷體" w:eastAsia="標楷體" w:hAnsi="標楷體" w:cs="新細明體"/>
                <w:strike/>
                <w:color w:val="000000"/>
                <w:kern w:val="0"/>
                <w:highlight w:val="red"/>
              </w:rPr>
            </w:pPr>
          </w:p>
        </w:tc>
      </w:tr>
      <w:tr w:rsidR="00330AAC" w:rsidRPr="008F20B5" w14:paraId="783A30A2" w14:textId="77777777" w:rsidTr="00802471">
        <w:trPr>
          <w:trHeight w:val="340"/>
        </w:trPr>
        <w:tc>
          <w:tcPr>
            <w:tcW w:w="274" w:type="pct"/>
            <w:shd w:val="clear" w:color="auto" w:fill="auto"/>
          </w:tcPr>
          <w:p w14:paraId="656CD77A" w14:textId="3046A07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B934AF3" w14:textId="6F9CB745" w:rsidR="00330AAC" w:rsidRPr="00802471" w:rsidRDefault="00330AAC" w:rsidP="004A1C2C">
            <w:pPr>
              <w:widowControl/>
              <w:ind w:leftChars="100" w:left="240"/>
              <w:rPr>
                <w:rFonts w:ascii="標楷體" w:eastAsia="標楷體" w:hAnsi="標楷體"/>
                <w:strike/>
                <w:color w:val="000000" w:themeColor="text1"/>
                <w:highlight w:val="red"/>
              </w:rPr>
            </w:pPr>
            <w:proofErr w:type="spellStart"/>
            <w:r w:rsidRPr="00802471">
              <w:rPr>
                <w:rFonts w:ascii="標楷體" w:eastAsia="標楷體" w:hAnsi="標楷體"/>
                <w:strike/>
                <w:color w:val="000000" w:themeColor="text1"/>
                <w:highlight w:val="red"/>
              </w:rPr>
              <w:t>CreateDate</w:t>
            </w:r>
            <w:proofErr w:type="spellEnd"/>
          </w:p>
        </w:tc>
        <w:tc>
          <w:tcPr>
            <w:tcW w:w="1923" w:type="pct"/>
            <w:shd w:val="clear" w:color="auto" w:fill="auto"/>
            <w:noWrap/>
          </w:tcPr>
          <w:p w14:paraId="7CAF07C4" w14:textId="4B3A55BB"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建立日期</w:t>
            </w:r>
          </w:p>
        </w:tc>
        <w:tc>
          <w:tcPr>
            <w:tcW w:w="275" w:type="pct"/>
            <w:shd w:val="clear" w:color="auto" w:fill="auto"/>
            <w:noWrap/>
            <w:vAlign w:val="center"/>
          </w:tcPr>
          <w:p w14:paraId="61C9F2F2" w14:textId="73CC36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75" w:type="pct"/>
            <w:shd w:val="clear" w:color="auto" w:fill="auto"/>
            <w:noWrap/>
            <w:vAlign w:val="center"/>
          </w:tcPr>
          <w:p w14:paraId="1B7A1ACA" w14:textId="31333047"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75" w:type="pct"/>
          </w:tcPr>
          <w:p w14:paraId="0D5746BE"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66267F0" w14:textId="1D16C383" w:rsidR="00330AAC" w:rsidRPr="00802471" w:rsidRDefault="00330AAC" w:rsidP="00DC4BAC">
            <w:pPr>
              <w:widowControl/>
              <w:rPr>
                <w:rFonts w:ascii="標楷體" w:eastAsia="標楷體" w:hAnsi="標楷體" w:cs="新細明體"/>
                <w:strike/>
                <w:color w:val="000000"/>
                <w:kern w:val="0"/>
                <w:highlight w:val="red"/>
              </w:rPr>
            </w:pPr>
            <w:proofErr w:type="spellStart"/>
            <w:r w:rsidRPr="00802471">
              <w:rPr>
                <w:rFonts w:ascii="標楷體" w:eastAsia="標楷體" w:hAnsi="標楷體" w:cs="新細明體"/>
                <w:strike/>
                <w:color w:val="000000"/>
                <w:kern w:val="0"/>
                <w:highlight w:val="red"/>
              </w:rPr>
              <w:t>yyymmdd</w:t>
            </w:r>
            <w:proofErr w:type="spellEnd"/>
          </w:p>
        </w:tc>
      </w:tr>
    </w:tbl>
    <w:p w14:paraId="529586A4" w14:textId="77777777" w:rsidR="009C1DD1" w:rsidRPr="008F20B5" w:rsidRDefault="009C1DD1" w:rsidP="009C1DD1">
      <w:pPr>
        <w:ind w:leftChars="500" w:left="1200"/>
        <w:rPr>
          <w:rFonts w:ascii="標楷體" w:eastAsia="標楷體" w:hAnsi="標楷體"/>
        </w:rPr>
      </w:pPr>
    </w:p>
    <w:p w14:paraId="4D5B229C"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C4B9D21" w14:textId="77777777" w:rsidR="009C1DD1" w:rsidRPr="004A1C2C" w:rsidRDefault="009C1DD1" w:rsidP="009C1DD1">
      <w:pPr>
        <w:rPr>
          <w:rFonts w:ascii="標楷體" w:eastAsia="標楷體" w:hAnsi="標楷體"/>
        </w:rPr>
      </w:pPr>
    </w:p>
    <w:p w14:paraId="3BD7C864" w14:textId="4D04F89F" w:rsidR="009C1DD1" w:rsidRPr="008F20B5" w:rsidRDefault="00573DD7" w:rsidP="0078740E">
      <w:pPr>
        <w:pStyle w:val="3"/>
        <w:numPr>
          <w:ilvl w:val="2"/>
          <w:numId w:val="7"/>
        </w:numPr>
        <w:spacing w:before="0"/>
        <w:rPr>
          <w:rFonts w:ascii="標楷體" w:hAnsi="標楷體"/>
          <w:b/>
          <w:szCs w:val="32"/>
        </w:rPr>
      </w:pPr>
      <w:bookmarkStart w:id="208" w:name="_L2412不動產建物擔保品資料登錄"/>
      <w:bookmarkStart w:id="209" w:name="_L2415不動產建物擔保品資料登錄"/>
      <w:bookmarkStart w:id="210" w:name="_Toc90483156"/>
      <w:bookmarkStart w:id="211" w:name="_Toc90483411"/>
      <w:bookmarkStart w:id="212" w:name="_Toc90483527"/>
      <w:bookmarkStart w:id="213" w:name="_Toc90483753"/>
      <w:bookmarkStart w:id="214" w:name="_Toc90490025"/>
      <w:bookmarkStart w:id="215" w:name="_Toc140244545"/>
      <w:bookmarkEnd w:id="208"/>
      <w:bookmarkEnd w:id="209"/>
      <w:r w:rsidRPr="008F20B5">
        <w:rPr>
          <w:rFonts w:ascii="標楷體" w:hAnsi="標楷體"/>
          <w:b/>
          <w:szCs w:val="32"/>
        </w:rPr>
        <w:t>L241</w:t>
      </w:r>
      <w:r w:rsidR="00D42D26" w:rsidRPr="008F20B5">
        <w:rPr>
          <w:rFonts w:ascii="標楷體" w:hAnsi="標楷體"/>
          <w:b/>
          <w:szCs w:val="32"/>
        </w:rPr>
        <w:t>5</w:t>
      </w:r>
      <w:r w:rsidRPr="008F20B5">
        <w:rPr>
          <w:rFonts w:ascii="標楷體" w:hAnsi="標楷體" w:hint="eastAsia"/>
          <w:b/>
          <w:szCs w:val="32"/>
        </w:rPr>
        <w:t>不動產建物擔保品資料登錄</w:t>
      </w:r>
      <w:bookmarkEnd w:id="210"/>
      <w:bookmarkEnd w:id="211"/>
      <w:bookmarkEnd w:id="212"/>
      <w:bookmarkEnd w:id="213"/>
      <w:bookmarkEnd w:id="214"/>
      <w:r w:rsidR="00BB231F">
        <w:rPr>
          <w:rFonts w:ascii="標楷體" w:hAnsi="標楷體" w:hint="eastAsia"/>
          <w:b/>
          <w:szCs w:val="32"/>
        </w:rPr>
        <w:t xml:space="preserve"> *</w:t>
      </w:r>
      <w:bookmarkEnd w:id="215"/>
    </w:p>
    <w:tbl>
      <w:tblPr>
        <w:tblStyle w:val="ac"/>
        <w:tblW w:w="5050" w:type="pct"/>
        <w:tblLayout w:type="fixed"/>
        <w:tblLook w:val="04A0" w:firstRow="1" w:lastRow="0" w:firstColumn="1" w:lastColumn="0" w:noHBand="0" w:noVBand="1"/>
      </w:tblPr>
      <w:tblGrid>
        <w:gridCol w:w="550"/>
        <w:gridCol w:w="1433"/>
        <w:gridCol w:w="3851"/>
        <w:gridCol w:w="552"/>
        <w:gridCol w:w="552"/>
        <w:gridCol w:w="599"/>
        <w:gridCol w:w="2759"/>
      </w:tblGrid>
      <w:tr w:rsidR="008A7303" w:rsidRPr="008F20B5" w14:paraId="0F27ED91" w14:textId="77777777" w:rsidTr="00614F5B">
        <w:trPr>
          <w:trHeight w:val="340"/>
        </w:trPr>
        <w:tc>
          <w:tcPr>
            <w:tcW w:w="267" w:type="pct"/>
            <w:hideMark/>
          </w:tcPr>
          <w:p w14:paraId="602F7027"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6" w:type="pct"/>
            <w:hideMark/>
          </w:tcPr>
          <w:p w14:paraId="16EE817B"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70" w:type="pct"/>
            <w:hideMark/>
          </w:tcPr>
          <w:p w14:paraId="56EA021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8" w:type="pct"/>
            <w:hideMark/>
          </w:tcPr>
          <w:p w14:paraId="6A5EB48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8" w:type="pct"/>
            <w:hideMark/>
          </w:tcPr>
          <w:p w14:paraId="4E404ACD"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91" w:type="pct"/>
          </w:tcPr>
          <w:p w14:paraId="4DF5BAE0" w14:textId="1DEBE90E" w:rsidR="008A7303" w:rsidRPr="008F20B5" w:rsidRDefault="00B926B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340" w:type="pct"/>
            <w:hideMark/>
          </w:tcPr>
          <w:p w14:paraId="13827750" w14:textId="4DD3B5E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A7303" w:rsidRPr="008F20B5" w14:paraId="338D52A7" w14:textId="77777777" w:rsidTr="00614F5B">
        <w:trPr>
          <w:trHeight w:val="340"/>
        </w:trPr>
        <w:tc>
          <w:tcPr>
            <w:tcW w:w="267" w:type="pct"/>
            <w:hideMark/>
          </w:tcPr>
          <w:p w14:paraId="09D17B51" w14:textId="23E5FB3E" w:rsidR="008A7303" w:rsidRPr="000927FC" w:rsidRDefault="008A7303" w:rsidP="000927FC">
            <w:pPr>
              <w:pStyle w:val="af9"/>
              <w:widowControl/>
              <w:numPr>
                <w:ilvl w:val="0"/>
                <w:numId w:val="33"/>
              </w:numPr>
              <w:ind w:leftChars="0"/>
              <w:jc w:val="center"/>
              <w:rPr>
                <w:rFonts w:ascii="標楷體" w:eastAsia="標楷體" w:hAnsi="標楷體" w:cs="新細明體"/>
                <w:color w:val="000000"/>
                <w:kern w:val="0"/>
              </w:rPr>
            </w:pPr>
          </w:p>
        </w:tc>
        <w:tc>
          <w:tcPr>
            <w:tcW w:w="696" w:type="pct"/>
            <w:hideMark/>
          </w:tcPr>
          <w:p w14:paraId="44748946" w14:textId="25EF94C4" w:rsidR="008A7303" w:rsidRPr="008F20B5" w:rsidRDefault="008A7303"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870" w:type="pct"/>
            <w:hideMark/>
          </w:tcPr>
          <w:p w14:paraId="45C31AC5" w14:textId="77777777"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8" w:type="pct"/>
            <w:hideMark/>
          </w:tcPr>
          <w:p w14:paraId="68E6D753"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7ADF6A3C"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48B56E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67FB6CE4" w14:textId="670F156A"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L2415</w:t>
            </w:r>
          </w:p>
        </w:tc>
      </w:tr>
      <w:tr w:rsidR="008A7303" w:rsidRPr="008F20B5" w14:paraId="39EACE9F" w14:textId="77777777" w:rsidTr="00614F5B">
        <w:trPr>
          <w:trHeight w:val="340"/>
        </w:trPr>
        <w:tc>
          <w:tcPr>
            <w:tcW w:w="267" w:type="pct"/>
          </w:tcPr>
          <w:p w14:paraId="6A04AB68" w14:textId="5698EB32"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96" w:type="pct"/>
          </w:tcPr>
          <w:p w14:paraId="50309969" w14:textId="07AE2167" w:rsidR="008A7303" w:rsidRPr="008F20B5" w:rsidRDefault="008A7303" w:rsidP="00833FA4">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870" w:type="pct"/>
          </w:tcPr>
          <w:p w14:paraId="737A28CF" w14:textId="2C0625F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8" w:type="pct"/>
          </w:tcPr>
          <w:p w14:paraId="307C7AF8" w14:textId="7972AFA0"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tcPr>
          <w:p w14:paraId="328659FB" w14:textId="0B9504AF"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00E9572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6736BC83" w14:textId="736B92B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8A7303" w:rsidRPr="008F20B5" w14:paraId="37E8F62C" w14:textId="77777777" w:rsidTr="00614F5B">
        <w:trPr>
          <w:trHeight w:val="340"/>
        </w:trPr>
        <w:tc>
          <w:tcPr>
            <w:tcW w:w="267" w:type="pct"/>
          </w:tcPr>
          <w:p w14:paraId="0FFB2773" w14:textId="3D446ECC"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96" w:type="pct"/>
          </w:tcPr>
          <w:p w14:paraId="31252246" w14:textId="055B5DAE"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ClCode1</w:t>
            </w:r>
          </w:p>
        </w:tc>
        <w:tc>
          <w:tcPr>
            <w:tcW w:w="1870" w:type="pct"/>
            <w:hideMark/>
          </w:tcPr>
          <w:p w14:paraId="78A09372" w14:textId="1D25A05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8" w:type="pct"/>
            <w:hideMark/>
          </w:tcPr>
          <w:p w14:paraId="43456936" w14:textId="478447E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58E20C91" w14:textId="38C721C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9C0F9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7308E93E" w14:textId="12C1E5D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p>
        </w:tc>
      </w:tr>
      <w:tr w:rsidR="008A7303" w:rsidRPr="008F20B5" w14:paraId="2B61F514" w14:textId="77777777" w:rsidTr="00614F5B">
        <w:trPr>
          <w:trHeight w:val="340"/>
        </w:trPr>
        <w:tc>
          <w:tcPr>
            <w:tcW w:w="267" w:type="pct"/>
          </w:tcPr>
          <w:p w14:paraId="7F38B931" w14:textId="1649314E"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696" w:type="pct"/>
            <w:noWrap/>
          </w:tcPr>
          <w:p w14:paraId="3E258A62" w14:textId="10F5402D"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ClCode2</w:t>
            </w:r>
          </w:p>
        </w:tc>
        <w:tc>
          <w:tcPr>
            <w:tcW w:w="1870" w:type="pct"/>
            <w:noWrap/>
            <w:hideMark/>
          </w:tcPr>
          <w:p w14:paraId="413A9590" w14:textId="74F43BC5"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8" w:type="pct"/>
            <w:noWrap/>
            <w:hideMark/>
          </w:tcPr>
          <w:p w14:paraId="7F88857B" w14:textId="58A5E93B"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375CD86" w14:textId="6FF14F3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129BA66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60DBAB9" w14:textId="050E59E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7C12367"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777D1E0"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7ABB65B3"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02397061"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95A61AD" w14:textId="1779594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tc>
      </w:tr>
      <w:tr w:rsidR="008A7303" w:rsidRPr="008F20B5" w14:paraId="411D22B3" w14:textId="77777777" w:rsidTr="00614F5B">
        <w:trPr>
          <w:trHeight w:val="340"/>
        </w:trPr>
        <w:tc>
          <w:tcPr>
            <w:tcW w:w="267" w:type="pct"/>
          </w:tcPr>
          <w:p w14:paraId="42DB1C29" w14:textId="52337553"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696" w:type="pct"/>
          </w:tcPr>
          <w:p w14:paraId="6AD420C4" w14:textId="77C7AAB8" w:rsidR="008A7303" w:rsidRPr="008F20B5" w:rsidRDefault="008A7303" w:rsidP="00833FA4">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870" w:type="pct"/>
            <w:hideMark/>
          </w:tcPr>
          <w:p w14:paraId="66F9F12B"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8" w:type="pct"/>
            <w:hideMark/>
          </w:tcPr>
          <w:p w14:paraId="1DA5E31A" w14:textId="48F8AD24"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0006262E" w14:textId="4031F5A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3160F81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06F35C00" w14:textId="784CB24C"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0679630B" w14:textId="77777777" w:rsidTr="00614F5B">
        <w:trPr>
          <w:trHeight w:val="340"/>
        </w:trPr>
        <w:tc>
          <w:tcPr>
            <w:tcW w:w="267" w:type="pct"/>
          </w:tcPr>
          <w:p w14:paraId="6803C1D3" w14:textId="193CC691"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696" w:type="pct"/>
            <w:noWrap/>
          </w:tcPr>
          <w:p w14:paraId="732FB961" w14:textId="4B9A5C60" w:rsidR="008A7303" w:rsidRPr="008F20B5" w:rsidRDefault="008A7303" w:rsidP="00833FA4">
            <w:pPr>
              <w:widowControl/>
              <w:rPr>
                <w:rFonts w:ascii="標楷體" w:eastAsia="標楷體" w:hAnsi="標楷體" w:cs="新細明體"/>
                <w:color w:val="000000"/>
                <w:kern w:val="0"/>
              </w:rPr>
            </w:pPr>
            <w:proofErr w:type="spellStart"/>
            <w:r w:rsidRPr="004A1C2C">
              <w:rPr>
                <w:rFonts w:ascii="標楷體" w:eastAsia="標楷體" w:hAnsi="標楷體"/>
              </w:rPr>
              <w:t>ClTypeCode</w:t>
            </w:r>
            <w:proofErr w:type="spellEnd"/>
          </w:p>
        </w:tc>
        <w:tc>
          <w:tcPr>
            <w:tcW w:w="1870" w:type="pct"/>
            <w:noWrap/>
            <w:hideMark/>
          </w:tcPr>
          <w:p w14:paraId="08E7B680" w14:textId="7BD6B57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8" w:type="pct"/>
            <w:noWrap/>
            <w:hideMark/>
          </w:tcPr>
          <w:p w14:paraId="3C511482" w14:textId="76FBF02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D8C880F" w14:textId="3A3970F9"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6BCBA5C6" w14:textId="77777777" w:rsidR="008A7303" w:rsidRPr="008F20B5" w:rsidRDefault="008A7303" w:rsidP="00614F5B">
            <w:pPr>
              <w:widowControl/>
              <w:jc w:val="center"/>
              <w:rPr>
                <w:rFonts w:ascii="標楷體" w:eastAsia="標楷體" w:hAnsi="標楷體" w:cs="新細明體"/>
                <w:color w:val="000000"/>
                <w:kern w:val="0"/>
                <w:sz w:val="20"/>
                <w:szCs w:val="20"/>
              </w:rPr>
            </w:pPr>
          </w:p>
        </w:tc>
        <w:tc>
          <w:tcPr>
            <w:tcW w:w="1340" w:type="pct"/>
            <w:noWrap/>
          </w:tcPr>
          <w:p w14:paraId="12275844" w14:textId="701B8BB6"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0A71E4F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4E68F340"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2B48C83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2352039"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B22006C"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127727A6"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0038BAE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634C7034" w14:textId="48AFC1B8" w:rsidR="008A7303" w:rsidRPr="004A1C2C"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tc>
      </w:tr>
      <w:tr w:rsidR="008A7303" w:rsidRPr="008F20B5" w14:paraId="243BDA0F" w14:textId="77777777" w:rsidTr="00614F5B">
        <w:trPr>
          <w:trHeight w:val="340"/>
        </w:trPr>
        <w:tc>
          <w:tcPr>
            <w:tcW w:w="267" w:type="pct"/>
          </w:tcPr>
          <w:p w14:paraId="79D962E7" w14:textId="19A791B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21</w:t>
            </w:r>
          </w:p>
        </w:tc>
        <w:tc>
          <w:tcPr>
            <w:tcW w:w="696" w:type="pct"/>
            <w:noWrap/>
          </w:tcPr>
          <w:p w14:paraId="23B423D1" w14:textId="4C8D6268"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BdLocation</w:t>
            </w:r>
            <w:proofErr w:type="spellEnd"/>
          </w:p>
        </w:tc>
        <w:tc>
          <w:tcPr>
            <w:tcW w:w="1870" w:type="pct"/>
            <w:noWrap/>
            <w:hideMark/>
          </w:tcPr>
          <w:p w14:paraId="50CED1F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建物門牌</w:t>
            </w:r>
          </w:p>
        </w:tc>
        <w:tc>
          <w:tcPr>
            <w:tcW w:w="268" w:type="pct"/>
            <w:noWrap/>
            <w:hideMark/>
          </w:tcPr>
          <w:p w14:paraId="295A67D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C4EA542" w14:textId="67051C9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91" w:type="pct"/>
          </w:tcPr>
          <w:p w14:paraId="0546086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269C02" w14:textId="0C85D4EC" w:rsidR="008A7303" w:rsidRPr="008F20B5" w:rsidRDefault="008A7303" w:rsidP="00576321">
            <w:pPr>
              <w:widowControl/>
              <w:rPr>
                <w:rFonts w:ascii="標楷體" w:eastAsia="標楷體" w:hAnsi="標楷體" w:cs="新細明體"/>
                <w:color w:val="000000"/>
                <w:kern w:val="0"/>
              </w:rPr>
            </w:pPr>
          </w:p>
        </w:tc>
      </w:tr>
      <w:tr w:rsidR="008A7303" w:rsidRPr="008F20B5" w14:paraId="0AB92881" w14:textId="77777777" w:rsidTr="00614F5B">
        <w:trPr>
          <w:trHeight w:val="340"/>
        </w:trPr>
        <w:tc>
          <w:tcPr>
            <w:tcW w:w="267" w:type="pct"/>
          </w:tcPr>
          <w:p w14:paraId="2729496B" w14:textId="351B240D"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22</w:t>
            </w:r>
          </w:p>
        </w:tc>
        <w:tc>
          <w:tcPr>
            <w:tcW w:w="696" w:type="pct"/>
            <w:noWrap/>
          </w:tcPr>
          <w:p w14:paraId="75F24AC9" w14:textId="6D42E701"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BdMainUseCode</w:t>
            </w:r>
            <w:proofErr w:type="spellEnd"/>
          </w:p>
        </w:tc>
        <w:tc>
          <w:tcPr>
            <w:tcW w:w="1870" w:type="pct"/>
            <w:noWrap/>
            <w:hideMark/>
          </w:tcPr>
          <w:p w14:paraId="6B2BF4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建物主要用途</w:t>
            </w:r>
          </w:p>
        </w:tc>
        <w:tc>
          <w:tcPr>
            <w:tcW w:w="268" w:type="pct"/>
            <w:noWrap/>
            <w:hideMark/>
          </w:tcPr>
          <w:p w14:paraId="1057AEFB" w14:textId="3AA4FAD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EE083F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FC556F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76FFA63" w14:textId="6ABD006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住家用</w:t>
            </w:r>
            <w:r w:rsidRPr="008F20B5">
              <w:rPr>
                <w:rFonts w:ascii="標楷體" w:eastAsia="標楷體" w:hAnsi="標楷體" w:cs="新細明體"/>
                <w:color w:val="000000"/>
                <w:kern w:val="0"/>
              </w:rPr>
              <w:t>;</w:t>
            </w:r>
          </w:p>
          <w:p w14:paraId="4DE5A1DF"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商業用</w:t>
            </w:r>
            <w:r w:rsidRPr="008F20B5">
              <w:rPr>
                <w:rFonts w:ascii="標楷體" w:eastAsia="標楷體" w:hAnsi="標楷體" w:cs="新細明體"/>
                <w:color w:val="000000"/>
                <w:kern w:val="0"/>
              </w:rPr>
              <w:t>;</w:t>
            </w:r>
          </w:p>
          <w:p w14:paraId="7D7FD62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工業用</w:t>
            </w:r>
            <w:r w:rsidRPr="008F20B5">
              <w:rPr>
                <w:rFonts w:ascii="標楷體" w:eastAsia="標楷體" w:hAnsi="標楷體" w:cs="新細明體"/>
                <w:color w:val="000000"/>
                <w:kern w:val="0"/>
              </w:rPr>
              <w:t>;</w:t>
            </w:r>
          </w:p>
          <w:p w14:paraId="2C4796D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農業用</w:t>
            </w:r>
            <w:r w:rsidRPr="008F20B5">
              <w:rPr>
                <w:rFonts w:ascii="標楷體" w:eastAsia="標楷體" w:hAnsi="標楷體" w:cs="新細明體"/>
                <w:color w:val="000000"/>
                <w:kern w:val="0"/>
              </w:rPr>
              <w:t>;</w:t>
            </w:r>
          </w:p>
          <w:p w14:paraId="5171CB7B"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農舍</w:t>
            </w:r>
            <w:r w:rsidRPr="008F20B5">
              <w:rPr>
                <w:rFonts w:ascii="標楷體" w:eastAsia="標楷體" w:hAnsi="標楷體" w:cs="新細明體"/>
                <w:color w:val="000000"/>
                <w:kern w:val="0"/>
              </w:rPr>
              <w:t>;</w:t>
            </w:r>
          </w:p>
          <w:p w14:paraId="15981BA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住商用</w:t>
            </w:r>
            <w:r w:rsidRPr="008F20B5">
              <w:rPr>
                <w:rFonts w:ascii="標楷體" w:eastAsia="標楷體" w:hAnsi="標楷體" w:cs="新細明體"/>
                <w:color w:val="000000"/>
                <w:kern w:val="0"/>
              </w:rPr>
              <w:t>;</w:t>
            </w:r>
          </w:p>
          <w:p w14:paraId="076AAE9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住工用</w:t>
            </w:r>
            <w:r w:rsidRPr="008F20B5">
              <w:rPr>
                <w:rFonts w:ascii="標楷體" w:eastAsia="標楷體" w:hAnsi="標楷體" w:cs="新細明體"/>
                <w:color w:val="000000"/>
                <w:kern w:val="0"/>
              </w:rPr>
              <w:t>;</w:t>
            </w:r>
          </w:p>
          <w:p w14:paraId="22B7A7AD"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工商用</w:t>
            </w:r>
            <w:r w:rsidRPr="008F20B5">
              <w:rPr>
                <w:rFonts w:ascii="標楷體" w:eastAsia="標楷體" w:hAnsi="標楷體" w:cs="新細明體"/>
                <w:color w:val="000000"/>
                <w:kern w:val="0"/>
              </w:rPr>
              <w:t>;</w:t>
            </w:r>
          </w:p>
          <w:p w14:paraId="7AA857C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共用部分</w:t>
            </w:r>
            <w:r w:rsidRPr="008F20B5">
              <w:rPr>
                <w:rFonts w:ascii="標楷體" w:eastAsia="標楷體" w:hAnsi="標楷體" w:cs="新細明體"/>
                <w:color w:val="000000"/>
                <w:kern w:val="0"/>
              </w:rPr>
              <w:t>;</w:t>
            </w:r>
          </w:p>
          <w:p w14:paraId="273BAB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列管標準廠房</w:t>
            </w:r>
            <w:r w:rsidRPr="008F20B5">
              <w:rPr>
                <w:rFonts w:ascii="標楷體" w:eastAsia="標楷體" w:hAnsi="標楷體" w:cs="新細明體"/>
                <w:color w:val="000000"/>
                <w:kern w:val="0"/>
              </w:rPr>
              <w:t>;</w:t>
            </w:r>
          </w:p>
          <w:p w14:paraId="3729A1E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11: </w:t>
            </w:r>
            <w:r w:rsidRPr="008F20B5">
              <w:rPr>
                <w:rFonts w:ascii="標楷體" w:eastAsia="標楷體" w:hAnsi="標楷體" w:cs="新細明體" w:hint="eastAsia"/>
                <w:color w:val="000000"/>
                <w:kern w:val="0"/>
              </w:rPr>
              <w:t>國民住宅</w:t>
            </w:r>
            <w:r w:rsidRPr="008F20B5">
              <w:rPr>
                <w:rFonts w:ascii="標楷體" w:eastAsia="標楷體" w:hAnsi="標楷體" w:cs="新細明體"/>
                <w:color w:val="000000"/>
                <w:kern w:val="0"/>
              </w:rPr>
              <w:t>;</w:t>
            </w:r>
          </w:p>
          <w:p w14:paraId="53348DE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市場攤位</w:t>
            </w:r>
            <w:r w:rsidRPr="008F20B5">
              <w:rPr>
                <w:rFonts w:ascii="標楷體" w:eastAsia="標楷體" w:hAnsi="標楷體" w:cs="新細明體"/>
                <w:color w:val="000000"/>
                <w:kern w:val="0"/>
              </w:rPr>
              <w:t>;</w:t>
            </w:r>
          </w:p>
          <w:p w14:paraId="2233D9B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停車空間</w:t>
            </w:r>
            <w:r w:rsidRPr="008F20B5">
              <w:rPr>
                <w:rFonts w:ascii="標楷體" w:eastAsia="標楷體" w:hAnsi="標楷體" w:cs="新細明體"/>
                <w:color w:val="000000"/>
                <w:kern w:val="0"/>
              </w:rPr>
              <w:t>;</w:t>
            </w:r>
          </w:p>
          <w:p w14:paraId="3A34075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見使用執照</w:t>
            </w:r>
            <w:r w:rsidRPr="008F20B5">
              <w:rPr>
                <w:rFonts w:ascii="標楷體" w:eastAsia="標楷體" w:hAnsi="標楷體" w:cs="新細明體"/>
                <w:color w:val="000000"/>
                <w:kern w:val="0"/>
              </w:rPr>
              <w:t>;</w:t>
            </w:r>
          </w:p>
          <w:p w14:paraId="563357B9" w14:textId="6638C088"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見其它登記事項</w:t>
            </w:r>
          </w:p>
        </w:tc>
      </w:tr>
      <w:tr w:rsidR="008A7303" w:rsidRPr="008F20B5" w14:paraId="266F8374" w14:textId="77777777" w:rsidTr="00614F5B">
        <w:trPr>
          <w:trHeight w:val="340"/>
        </w:trPr>
        <w:tc>
          <w:tcPr>
            <w:tcW w:w="267" w:type="pct"/>
          </w:tcPr>
          <w:p w14:paraId="7C539D99" w14:textId="2A3F0FDA"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23</w:t>
            </w:r>
          </w:p>
        </w:tc>
        <w:tc>
          <w:tcPr>
            <w:tcW w:w="696" w:type="pct"/>
            <w:noWrap/>
          </w:tcPr>
          <w:p w14:paraId="2ED1F463" w14:textId="504FEDFE"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BdMtrlCode</w:t>
            </w:r>
            <w:proofErr w:type="spellEnd"/>
          </w:p>
        </w:tc>
        <w:tc>
          <w:tcPr>
            <w:tcW w:w="1870" w:type="pct"/>
            <w:noWrap/>
            <w:hideMark/>
          </w:tcPr>
          <w:p w14:paraId="479952E8"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建物主要建材</w:t>
            </w:r>
          </w:p>
        </w:tc>
        <w:tc>
          <w:tcPr>
            <w:tcW w:w="268" w:type="pct"/>
            <w:noWrap/>
            <w:hideMark/>
          </w:tcPr>
          <w:p w14:paraId="600E590F" w14:textId="256A144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217B78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05647DC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0C545CD"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01:磚水泥</w:t>
            </w:r>
          </w:p>
          <w:p w14:paraId="0B13AA9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02:鋼筋水泥</w:t>
            </w:r>
          </w:p>
          <w:p w14:paraId="0C83D931"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03:鋼骨水泥</w:t>
            </w:r>
          </w:p>
          <w:p w14:paraId="392FF6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04:磚造</w:t>
            </w:r>
          </w:p>
          <w:p w14:paraId="00004FD6"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05:鋼骨鋼筋混凝土造</w:t>
            </w:r>
          </w:p>
          <w:p w14:paraId="27036DC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06:鋼筋混凝土加強磚造</w:t>
            </w:r>
          </w:p>
          <w:p w14:paraId="49983FF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07:鋼造</w:t>
            </w:r>
          </w:p>
          <w:p w14:paraId="70DBD7D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08:混凝土造</w:t>
            </w:r>
          </w:p>
          <w:p w14:paraId="3CF3B0B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09:磚鐵皮</w:t>
            </w:r>
          </w:p>
          <w:p w14:paraId="6BCF28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10:石造</w:t>
            </w:r>
          </w:p>
          <w:p w14:paraId="0541920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11:木造</w:t>
            </w:r>
          </w:p>
          <w:p w14:paraId="3F8C2608"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12:鐵皮造</w:t>
            </w:r>
          </w:p>
          <w:p w14:paraId="7E9BD4A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13:壁式預鑄鋼筋混凝土造</w:t>
            </w:r>
          </w:p>
          <w:p w14:paraId="3B3ACD8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14:預力混凝土造</w:t>
            </w:r>
          </w:p>
          <w:p w14:paraId="59EBCEC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15:土造</w:t>
            </w:r>
          </w:p>
          <w:p w14:paraId="466838C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16:土石造</w:t>
            </w:r>
          </w:p>
          <w:p w14:paraId="275702A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17:土磚石混合造</w:t>
            </w:r>
          </w:p>
          <w:p w14:paraId="500CE09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18:加強磚</w:t>
            </w:r>
          </w:p>
          <w:p w14:paraId="19119FC2"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19:竹造</w:t>
            </w:r>
          </w:p>
          <w:p w14:paraId="542A9C3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20:鋼筋混凝土加強空心磚造</w:t>
            </w:r>
          </w:p>
          <w:p w14:paraId="01B78914"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21:土木造</w:t>
            </w:r>
          </w:p>
          <w:p w14:paraId="7912865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22:鋁架造</w:t>
            </w:r>
          </w:p>
          <w:p w14:paraId="56B90C7A"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30:見使用執照</w:t>
            </w:r>
          </w:p>
          <w:p w14:paraId="18DB0C31" w14:textId="142096BD" w:rsidR="008A7303" w:rsidRPr="008F20B5" w:rsidRDefault="0080675B" w:rsidP="0080675B">
            <w:pPr>
              <w:widowControl/>
              <w:rPr>
                <w:rFonts w:ascii="標楷體" w:eastAsia="標楷體" w:hAnsi="標楷體" w:cs="新細明體"/>
                <w:color w:val="000000"/>
                <w:kern w:val="0"/>
              </w:rPr>
            </w:pPr>
            <w:r w:rsidRPr="0080675B">
              <w:rPr>
                <w:rFonts w:ascii="標楷體" w:eastAsia="標楷體" w:hAnsi="標楷體" w:cs="新細明體" w:hint="eastAsia"/>
                <w:color w:val="000000"/>
                <w:kern w:val="0"/>
                <w:highlight w:val="yellow"/>
              </w:rPr>
              <w:t>31:見其它登記事項</w:t>
            </w:r>
          </w:p>
        </w:tc>
      </w:tr>
      <w:tr w:rsidR="008A7303" w:rsidRPr="008F20B5" w14:paraId="23788A52" w14:textId="77777777" w:rsidTr="00614F5B">
        <w:trPr>
          <w:trHeight w:val="340"/>
        </w:trPr>
        <w:tc>
          <w:tcPr>
            <w:tcW w:w="267" w:type="pct"/>
          </w:tcPr>
          <w:p w14:paraId="1F12AFD7" w14:textId="02FD209C"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24</w:t>
            </w:r>
          </w:p>
        </w:tc>
        <w:tc>
          <w:tcPr>
            <w:tcW w:w="696" w:type="pct"/>
            <w:noWrap/>
          </w:tcPr>
          <w:p w14:paraId="2AF09583" w14:textId="43D8B1C0"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BdTypeCode</w:t>
            </w:r>
            <w:proofErr w:type="spellEnd"/>
          </w:p>
        </w:tc>
        <w:tc>
          <w:tcPr>
            <w:tcW w:w="1870" w:type="pct"/>
            <w:noWrap/>
            <w:hideMark/>
          </w:tcPr>
          <w:p w14:paraId="6AA4843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建物類別</w:t>
            </w:r>
          </w:p>
        </w:tc>
        <w:tc>
          <w:tcPr>
            <w:tcW w:w="268" w:type="pct"/>
            <w:noWrap/>
            <w:hideMark/>
          </w:tcPr>
          <w:p w14:paraId="44718368" w14:textId="6B27EB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1CAFA8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55F157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61FBA85" w14:textId="7B396EDD"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公寓</w:t>
            </w:r>
            <w:r w:rsidRPr="008F20B5">
              <w:rPr>
                <w:rFonts w:ascii="標楷體" w:eastAsia="標楷體" w:hAnsi="標楷體" w:cs="新細明體"/>
                <w:color w:val="000000"/>
                <w:kern w:val="0"/>
              </w:rPr>
              <w:t>;</w:t>
            </w:r>
          </w:p>
          <w:p w14:paraId="3A436BC4"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電梯大廈</w:t>
            </w:r>
            <w:r w:rsidRPr="008F20B5">
              <w:rPr>
                <w:rFonts w:ascii="標楷體" w:eastAsia="標楷體" w:hAnsi="標楷體" w:cs="新細明體"/>
                <w:color w:val="000000"/>
                <w:kern w:val="0"/>
              </w:rPr>
              <w:t>;</w:t>
            </w:r>
          </w:p>
          <w:p w14:paraId="478A03F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套房</w:t>
            </w:r>
            <w:r w:rsidRPr="008F20B5">
              <w:rPr>
                <w:rFonts w:ascii="標楷體" w:eastAsia="標楷體" w:hAnsi="標楷體" w:cs="新細明體"/>
                <w:color w:val="000000"/>
                <w:kern w:val="0"/>
              </w:rPr>
              <w:t>;</w:t>
            </w:r>
          </w:p>
          <w:p w14:paraId="14C6D25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別墅</w:t>
            </w:r>
            <w:r w:rsidRPr="008F20B5">
              <w:rPr>
                <w:rFonts w:ascii="標楷體" w:eastAsia="標楷體" w:hAnsi="標楷體" w:cs="新細明體"/>
                <w:color w:val="000000"/>
                <w:kern w:val="0"/>
              </w:rPr>
              <w:t>;</w:t>
            </w:r>
          </w:p>
          <w:p w14:paraId="2A7FB1D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透天厝</w:t>
            </w:r>
            <w:r w:rsidRPr="008F20B5">
              <w:rPr>
                <w:rFonts w:ascii="標楷體" w:eastAsia="標楷體" w:hAnsi="標楷體" w:cs="新細明體"/>
                <w:color w:val="000000"/>
                <w:kern w:val="0"/>
              </w:rPr>
              <w:t>;</w:t>
            </w:r>
          </w:p>
          <w:p w14:paraId="7FD555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樓中樓</w:t>
            </w:r>
            <w:r w:rsidRPr="008F20B5">
              <w:rPr>
                <w:rFonts w:ascii="標楷體" w:eastAsia="標楷體" w:hAnsi="標楷體" w:cs="新細明體"/>
                <w:color w:val="000000"/>
                <w:kern w:val="0"/>
              </w:rPr>
              <w:t>;</w:t>
            </w:r>
          </w:p>
          <w:p w14:paraId="363CE5C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辦公</w:t>
            </w:r>
            <w:r w:rsidRPr="008F20B5">
              <w:rPr>
                <w:rFonts w:ascii="標楷體" w:eastAsia="標楷體" w:hAnsi="標楷體" w:cs="新細明體"/>
                <w:color w:val="000000"/>
                <w:kern w:val="0"/>
              </w:rPr>
              <w:t>;</w:t>
            </w:r>
          </w:p>
          <w:p w14:paraId="5948405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店面</w:t>
            </w:r>
            <w:r w:rsidRPr="008F20B5">
              <w:rPr>
                <w:rFonts w:ascii="標楷體" w:eastAsia="標楷體" w:hAnsi="標楷體" w:cs="新細明體"/>
                <w:color w:val="000000"/>
                <w:kern w:val="0"/>
              </w:rPr>
              <w:t>;</w:t>
            </w:r>
          </w:p>
          <w:p w14:paraId="43D907C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09: </w:t>
            </w:r>
            <w:r w:rsidRPr="008F20B5">
              <w:rPr>
                <w:rFonts w:ascii="標楷體" w:eastAsia="標楷體" w:hAnsi="標楷體" w:cs="新細明體" w:hint="eastAsia"/>
                <w:color w:val="000000"/>
                <w:kern w:val="0"/>
              </w:rPr>
              <w:t>廠房</w:t>
            </w:r>
            <w:r w:rsidRPr="008F20B5">
              <w:rPr>
                <w:rFonts w:ascii="標楷體" w:eastAsia="標楷體" w:hAnsi="標楷體" w:cs="新細明體"/>
                <w:color w:val="000000"/>
                <w:kern w:val="0"/>
              </w:rPr>
              <w:t>;</w:t>
            </w:r>
          </w:p>
          <w:p w14:paraId="780CED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車位</w:t>
            </w:r>
            <w:r w:rsidRPr="008F20B5">
              <w:rPr>
                <w:rFonts w:ascii="標楷體" w:eastAsia="標楷體" w:hAnsi="標楷體" w:cs="新細明體"/>
                <w:color w:val="000000"/>
                <w:kern w:val="0"/>
              </w:rPr>
              <w:t>;</w:t>
            </w:r>
          </w:p>
          <w:p w14:paraId="72FB0841" w14:textId="7586E735"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其它</w:t>
            </w:r>
          </w:p>
        </w:tc>
      </w:tr>
      <w:tr w:rsidR="008A7303" w:rsidRPr="008F20B5" w14:paraId="4754AFF9" w14:textId="77777777" w:rsidTr="00614F5B">
        <w:trPr>
          <w:trHeight w:val="340"/>
        </w:trPr>
        <w:tc>
          <w:tcPr>
            <w:tcW w:w="267" w:type="pct"/>
          </w:tcPr>
          <w:p w14:paraId="625F240F" w14:textId="5360E22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25</w:t>
            </w:r>
          </w:p>
        </w:tc>
        <w:tc>
          <w:tcPr>
            <w:tcW w:w="696" w:type="pct"/>
            <w:noWrap/>
          </w:tcPr>
          <w:p w14:paraId="76F73D18" w14:textId="46D0BC6C"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TotalFloor</w:t>
            </w:r>
            <w:proofErr w:type="spellEnd"/>
          </w:p>
        </w:tc>
        <w:tc>
          <w:tcPr>
            <w:tcW w:w="1870" w:type="pct"/>
            <w:noWrap/>
            <w:hideMark/>
          </w:tcPr>
          <w:p w14:paraId="05EFC64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總樓層</w:t>
            </w:r>
          </w:p>
        </w:tc>
        <w:tc>
          <w:tcPr>
            <w:tcW w:w="268" w:type="pct"/>
            <w:noWrap/>
            <w:hideMark/>
          </w:tcPr>
          <w:p w14:paraId="5A9604FB" w14:textId="50D9554C"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849E8B3" w14:textId="3CAA2B3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3B4E0C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670FADC" w14:textId="0BC87172"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39E5E3DE" w14:textId="77777777" w:rsidTr="00614F5B">
        <w:trPr>
          <w:trHeight w:val="340"/>
        </w:trPr>
        <w:tc>
          <w:tcPr>
            <w:tcW w:w="267" w:type="pct"/>
          </w:tcPr>
          <w:p w14:paraId="16EFCC6F" w14:textId="4170AD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26</w:t>
            </w:r>
          </w:p>
        </w:tc>
        <w:tc>
          <w:tcPr>
            <w:tcW w:w="696" w:type="pct"/>
            <w:noWrap/>
          </w:tcPr>
          <w:p w14:paraId="08828429" w14:textId="1ABFEE52"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FloorNo</w:t>
            </w:r>
            <w:proofErr w:type="spellEnd"/>
          </w:p>
        </w:tc>
        <w:tc>
          <w:tcPr>
            <w:tcW w:w="1870" w:type="pct"/>
            <w:noWrap/>
            <w:hideMark/>
          </w:tcPr>
          <w:p w14:paraId="1214D776"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w:t>
            </w:r>
          </w:p>
        </w:tc>
        <w:tc>
          <w:tcPr>
            <w:tcW w:w="268" w:type="pct"/>
            <w:noWrap/>
            <w:hideMark/>
          </w:tcPr>
          <w:p w14:paraId="449A970B" w14:textId="5026745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9A15E47" w14:textId="6E49079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5FB7CB09"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EAACF77" w14:textId="6D1F2ABF" w:rsidR="008A7303" w:rsidRPr="008F20B5" w:rsidRDefault="008A7303" w:rsidP="00576321">
            <w:pPr>
              <w:widowControl/>
              <w:rPr>
                <w:rFonts w:ascii="標楷體" w:eastAsia="標楷體" w:hAnsi="標楷體" w:cs="新細明體"/>
                <w:color w:val="000000"/>
                <w:kern w:val="0"/>
              </w:rPr>
            </w:pPr>
          </w:p>
        </w:tc>
      </w:tr>
      <w:tr w:rsidR="008A7303" w:rsidRPr="008F20B5" w14:paraId="7F0D3CC6" w14:textId="77777777" w:rsidTr="00614F5B">
        <w:trPr>
          <w:trHeight w:val="340"/>
        </w:trPr>
        <w:tc>
          <w:tcPr>
            <w:tcW w:w="267" w:type="pct"/>
          </w:tcPr>
          <w:p w14:paraId="43639B1B" w14:textId="5032FED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27</w:t>
            </w:r>
          </w:p>
        </w:tc>
        <w:tc>
          <w:tcPr>
            <w:tcW w:w="696" w:type="pct"/>
            <w:noWrap/>
          </w:tcPr>
          <w:p w14:paraId="5F424462" w14:textId="4F676C40"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FloorArea</w:t>
            </w:r>
            <w:proofErr w:type="spellEnd"/>
          </w:p>
        </w:tc>
        <w:tc>
          <w:tcPr>
            <w:tcW w:w="1870" w:type="pct"/>
            <w:noWrap/>
            <w:hideMark/>
          </w:tcPr>
          <w:p w14:paraId="0C463AD2" w14:textId="2128ED4D"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擔保品所在樓層面積</w:t>
            </w:r>
            <w:r w:rsidRPr="008F20B5">
              <w:rPr>
                <w:rFonts w:ascii="標楷體" w:eastAsia="標楷體" w:hAnsi="標楷體" w:cs="新細明體"/>
                <w:color w:val="000000"/>
                <w:kern w:val="0"/>
              </w:rPr>
              <w:t>(坪)</w:t>
            </w:r>
          </w:p>
        </w:tc>
        <w:tc>
          <w:tcPr>
            <w:tcW w:w="268" w:type="pct"/>
            <w:noWrap/>
            <w:hideMark/>
          </w:tcPr>
          <w:p w14:paraId="7D4B4E3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D05BD6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58A56615"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040BFDC" w14:textId="28F4F69B"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15A3F494" w14:textId="77777777" w:rsidTr="00614F5B">
        <w:trPr>
          <w:trHeight w:val="340"/>
        </w:trPr>
        <w:tc>
          <w:tcPr>
            <w:tcW w:w="267" w:type="pct"/>
          </w:tcPr>
          <w:p w14:paraId="39E180D3" w14:textId="4DB0C48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28</w:t>
            </w:r>
          </w:p>
        </w:tc>
        <w:tc>
          <w:tcPr>
            <w:tcW w:w="696" w:type="pct"/>
            <w:noWrap/>
          </w:tcPr>
          <w:p w14:paraId="1B17F319" w14:textId="1170D48D" w:rsidR="008A7303" w:rsidRPr="008F20B5" w:rsidRDefault="008A7303" w:rsidP="004444BD">
            <w:pPr>
              <w:widowControl/>
              <w:rPr>
                <w:rFonts w:ascii="標楷體" w:eastAsia="標楷體" w:hAnsi="標楷體" w:cs="新細明體"/>
                <w:color w:val="000000"/>
                <w:kern w:val="0"/>
              </w:rPr>
            </w:pPr>
            <w:proofErr w:type="spellStart"/>
            <w:r w:rsidRPr="004A1C2C">
              <w:rPr>
                <w:rFonts w:ascii="標楷體" w:eastAsia="標楷體" w:hAnsi="標楷體"/>
              </w:rPr>
              <w:t>EvaUnitPrice</w:t>
            </w:r>
            <w:proofErr w:type="spellEnd"/>
          </w:p>
        </w:tc>
        <w:tc>
          <w:tcPr>
            <w:tcW w:w="1870" w:type="pct"/>
            <w:noWrap/>
            <w:hideMark/>
          </w:tcPr>
          <w:p w14:paraId="00D5D4C3" w14:textId="1416F552"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w:t>
            </w:r>
            <w:r w:rsidRPr="008F20B5">
              <w:rPr>
                <w:rFonts w:ascii="標楷體" w:eastAsia="標楷體" w:hAnsi="標楷體" w:cs="新細明體"/>
                <w:color w:val="000000"/>
                <w:kern w:val="0"/>
              </w:rPr>
              <w:t>/坪(元)</w:t>
            </w:r>
          </w:p>
        </w:tc>
        <w:tc>
          <w:tcPr>
            <w:tcW w:w="268" w:type="pct"/>
            <w:noWrap/>
            <w:hideMark/>
          </w:tcPr>
          <w:p w14:paraId="264FE5AD" w14:textId="6A2FD2A4"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22AF776" w14:textId="47B0D217"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2312A25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25645880" w14:textId="6578A780"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4E62009D" w14:textId="77777777" w:rsidTr="00614F5B">
        <w:trPr>
          <w:trHeight w:val="340"/>
        </w:trPr>
        <w:tc>
          <w:tcPr>
            <w:tcW w:w="267" w:type="pct"/>
          </w:tcPr>
          <w:p w14:paraId="4DEA8F95" w14:textId="0AB2E50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29</w:t>
            </w:r>
          </w:p>
        </w:tc>
        <w:tc>
          <w:tcPr>
            <w:tcW w:w="696" w:type="pct"/>
            <w:noWrap/>
          </w:tcPr>
          <w:p w14:paraId="3A931B59" w14:textId="0C088FD7"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RoofStructureCode</w:t>
            </w:r>
            <w:proofErr w:type="spellEnd"/>
          </w:p>
        </w:tc>
        <w:tc>
          <w:tcPr>
            <w:tcW w:w="1870" w:type="pct"/>
            <w:noWrap/>
            <w:hideMark/>
          </w:tcPr>
          <w:p w14:paraId="388D057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屋頂結構</w:t>
            </w:r>
          </w:p>
        </w:tc>
        <w:tc>
          <w:tcPr>
            <w:tcW w:w="268" w:type="pct"/>
            <w:noWrap/>
            <w:hideMark/>
          </w:tcPr>
          <w:p w14:paraId="151781CC" w14:textId="3F82E63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1DB213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4CEC575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55024988" w14:textId="1CE9B5B3"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平屋頂</w:t>
            </w:r>
            <w:r w:rsidRPr="008F20B5">
              <w:rPr>
                <w:rFonts w:ascii="標楷體" w:eastAsia="標楷體" w:hAnsi="標楷體" w:cs="新細明體"/>
                <w:color w:val="000000"/>
                <w:kern w:val="0"/>
              </w:rPr>
              <w:t>;</w:t>
            </w:r>
          </w:p>
          <w:p w14:paraId="53CBD70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瓦屋頂</w:t>
            </w:r>
            <w:r w:rsidRPr="008F20B5">
              <w:rPr>
                <w:rFonts w:ascii="標楷體" w:eastAsia="標楷體" w:hAnsi="標楷體" w:cs="新細明體"/>
                <w:color w:val="000000"/>
                <w:kern w:val="0"/>
              </w:rPr>
              <w:t>;</w:t>
            </w:r>
          </w:p>
          <w:p w14:paraId="4E04DB3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石棉板屋頂</w:t>
            </w:r>
            <w:r w:rsidRPr="008F20B5">
              <w:rPr>
                <w:rFonts w:ascii="標楷體" w:eastAsia="標楷體" w:hAnsi="標楷體" w:cs="新細明體"/>
                <w:color w:val="000000"/>
                <w:kern w:val="0"/>
              </w:rPr>
              <w:t>;</w:t>
            </w:r>
          </w:p>
          <w:p w14:paraId="2B5BC01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鐵皮屋頂</w:t>
            </w:r>
            <w:r w:rsidRPr="008F20B5">
              <w:rPr>
                <w:rFonts w:ascii="標楷體" w:eastAsia="標楷體" w:hAnsi="標楷體" w:cs="新細明體"/>
                <w:color w:val="000000"/>
                <w:kern w:val="0"/>
              </w:rPr>
              <w:t>;</w:t>
            </w:r>
          </w:p>
          <w:p w14:paraId="79E572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木板屋頂</w:t>
            </w:r>
            <w:r w:rsidRPr="008F20B5">
              <w:rPr>
                <w:rFonts w:ascii="標楷體" w:eastAsia="標楷體" w:hAnsi="標楷體" w:cs="新細明體"/>
                <w:color w:val="000000"/>
                <w:kern w:val="0"/>
              </w:rPr>
              <w:t>;</w:t>
            </w:r>
          </w:p>
          <w:p w14:paraId="72655B4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石棉瓦屋頂</w:t>
            </w:r>
            <w:r w:rsidRPr="008F20B5">
              <w:rPr>
                <w:rFonts w:ascii="標楷體" w:eastAsia="標楷體" w:hAnsi="標楷體" w:cs="新細明體"/>
                <w:color w:val="000000"/>
                <w:kern w:val="0"/>
              </w:rPr>
              <w:t>;</w:t>
            </w:r>
          </w:p>
          <w:p w14:paraId="0E96E87F" w14:textId="1BC6FE9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其他</w:t>
            </w:r>
          </w:p>
        </w:tc>
      </w:tr>
      <w:tr w:rsidR="008A7303" w:rsidRPr="008F20B5" w14:paraId="402AA71A" w14:textId="77777777" w:rsidTr="00614F5B">
        <w:trPr>
          <w:trHeight w:val="340"/>
        </w:trPr>
        <w:tc>
          <w:tcPr>
            <w:tcW w:w="267" w:type="pct"/>
          </w:tcPr>
          <w:p w14:paraId="20BE74E2" w14:textId="3C2281B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30</w:t>
            </w:r>
          </w:p>
        </w:tc>
        <w:tc>
          <w:tcPr>
            <w:tcW w:w="696" w:type="pct"/>
            <w:noWrap/>
          </w:tcPr>
          <w:p w14:paraId="4596C084" w14:textId="12D6F132"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BdDate</w:t>
            </w:r>
            <w:proofErr w:type="spellEnd"/>
          </w:p>
        </w:tc>
        <w:tc>
          <w:tcPr>
            <w:tcW w:w="1870" w:type="pct"/>
            <w:noWrap/>
            <w:hideMark/>
          </w:tcPr>
          <w:p w14:paraId="43646D8E"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建築完成日期</w:t>
            </w:r>
          </w:p>
        </w:tc>
        <w:tc>
          <w:tcPr>
            <w:tcW w:w="268" w:type="pct"/>
            <w:noWrap/>
            <w:hideMark/>
          </w:tcPr>
          <w:p w14:paraId="7ECBC61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6A7C2518" w14:textId="5AEFC8F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6E6B3516"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7A7EC8D" w14:textId="21DE7640" w:rsidR="008A7303" w:rsidRPr="008F20B5" w:rsidRDefault="008A7303" w:rsidP="0057632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A7303" w:rsidRPr="008F20B5" w14:paraId="6FE44118" w14:textId="77777777" w:rsidTr="00614F5B">
        <w:trPr>
          <w:trHeight w:val="340"/>
        </w:trPr>
        <w:tc>
          <w:tcPr>
            <w:tcW w:w="267" w:type="pct"/>
          </w:tcPr>
          <w:p w14:paraId="3F596E08" w14:textId="1E21648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31</w:t>
            </w:r>
          </w:p>
        </w:tc>
        <w:tc>
          <w:tcPr>
            <w:tcW w:w="696" w:type="pct"/>
            <w:noWrap/>
          </w:tcPr>
          <w:p w14:paraId="64DEFDB9" w14:textId="021B50CA"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BdSubUsageCode</w:t>
            </w:r>
            <w:proofErr w:type="spellEnd"/>
          </w:p>
        </w:tc>
        <w:tc>
          <w:tcPr>
            <w:tcW w:w="1870" w:type="pct"/>
            <w:noWrap/>
            <w:hideMark/>
          </w:tcPr>
          <w:p w14:paraId="59B893B9"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附屬建物用途</w:t>
            </w:r>
          </w:p>
        </w:tc>
        <w:tc>
          <w:tcPr>
            <w:tcW w:w="268" w:type="pct"/>
            <w:noWrap/>
            <w:hideMark/>
          </w:tcPr>
          <w:p w14:paraId="1908012B" w14:textId="6CF70782"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632183B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3D3118F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F6FD9A6" w14:textId="21E083E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花台</w:t>
            </w:r>
            <w:r w:rsidRPr="008F20B5">
              <w:rPr>
                <w:rFonts w:ascii="標楷體" w:eastAsia="標楷體" w:hAnsi="標楷體" w:cs="新細明體"/>
                <w:color w:val="000000"/>
                <w:kern w:val="0"/>
              </w:rPr>
              <w:t>;</w:t>
            </w:r>
          </w:p>
          <w:p w14:paraId="30FDAAA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露台</w:t>
            </w:r>
            <w:r w:rsidRPr="008F20B5">
              <w:rPr>
                <w:rFonts w:ascii="標楷體" w:eastAsia="標楷體" w:hAnsi="標楷體" w:cs="新細明體"/>
                <w:color w:val="000000"/>
                <w:kern w:val="0"/>
              </w:rPr>
              <w:t>;</w:t>
            </w:r>
          </w:p>
          <w:p w14:paraId="0E8840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陽台</w:t>
            </w:r>
            <w:r w:rsidRPr="008F20B5">
              <w:rPr>
                <w:rFonts w:ascii="標楷體" w:eastAsia="標楷體" w:hAnsi="標楷體" w:cs="新細明體"/>
                <w:color w:val="000000"/>
                <w:kern w:val="0"/>
              </w:rPr>
              <w:t>;</w:t>
            </w:r>
          </w:p>
          <w:p w14:paraId="17C807E9" w14:textId="5BE7F3EC"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其他</w:t>
            </w:r>
          </w:p>
        </w:tc>
      </w:tr>
      <w:tr w:rsidR="008A7303" w:rsidRPr="008F20B5" w14:paraId="5B3CCB27" w14:textId="77777777" w:rsidTr="00614F5B">
        <w:trPr>
          <w:trHeight w:val="340"/>
        </w:trPr>
        <w:tc>
          <w:tcPr>
            <w:tcW w:w="267" w:type="pct"/>
          </w:tcPr>
          <w:p w14:paraId="22A2328D" w14:textId="6C8592A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32</w:t>
            </w:r>
          </w:p>
        </w:tc>
        <w:tc>
          <w:tcPr>
            <w:tcW w:w="696" w:type="pct"/>
            <w:noWrap/>
          </w:tcPr>
          <w:p w14:paraId="437A1660" w14:textId="5B57FC6A"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BdSubArea</w:t>
            </w:r>
            <w:proofErr w:type="spellEnd"/>
          </w:p>
        </w:tc>
        <w:tc>
          <w:tcPr>
            <w:tcW w:w="1870" w:type="pct"/>
            <w:noWrap/>
            <w:hideMark/>
          </w:tcPr>
          <w:p w14:paraId="3DB941D5" w14:textId="31B815A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附屬建物面積</w:t>
            </w:r>
            <w:r w:rsidRPr="008F20B5">
              <w:rPr>
                <w:rFonts w:ascii="標楷體" w:eastAsia="標楷體" w:hAnsi="標楷體" w:cs="新細明體"/>
                <w:color w:val="000000"/>
                <w:kern w:val="0"/>
              </w:rPr>
              <w:t>(坪)</w:t>
            </w:r>
          </w:p>
        </w:tc>
        <w:tc>
          <w:tcPr>
            <w:tcW w:w="268" w:type="pct"/>
            <w:noWrap/>
            <w:hideMark/>
          </w:tcPr>
          <w:p w14:paraId="071F63D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A470D2B"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7B649E5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2D11C6F" w14:textId="1F96E89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4090E266" w14:textId="77777777" w:rsidTr="00614F5B">
        <w:trPr>
          <w:trHeight w:val="340"/>
        </w:trPr>
        <w:tc>
          <w:tcPr>
            <w:tcW w:w="267" w:type="pct"/>
          </w:tcPr>
          <w:p w14:paraId="464A88AF" w14:textId="597B5023"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33</w:t>
            </w:r>
          </w:p>
        </w:tc>
        <w:tc>
          <w:tcPr>
            <w:tcW w:w="696" w:type="pct"/>
            <w:noWrap/>
          </w:tcPr>
          <w:p w14:paraId="346A8288" w14:textId="6ABE428D"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SellerId</w:t>
            </w:r>
            <w:proofErr w:type="spellEnd"/>
          </w:p>
        </w:tc>
        <w:tc>
          <w:tcPr>
            <w:tcW w:w="1870" w:type="pct"/>
            <w:noWrap/>
            <w:hideMark/>
          </w:tcPr>
          <w:p w14:paraId="751E76E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賣方統編</w:t>
            </w:r>
          </w:p>
        </w:tc>
        <w:tc>
          <w:tcPr>
            <w:tcW w:w="268" w:type="pct"/>
            <w:noWrap/>
            <w:hideMark/>
          </w:tcPr>
          <w:p w14:paraId="2CC400B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65C37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4103D34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DAA24B" w14:textId="5E1AB0F7" w:rsidR="008A7303" w:rsidRPr="008F20B5" w:rsidRDefault="008A7303" w:rsidP="00576321">
            <w:pPr>
              <w:widowControl/>
              <w:rPr>
                <w:rFonts w:ascii="標楷體" w:eastAsia="標楷體" w:hAnsi="標楷體" w:cs="新細明體"/>
                <w:color w:val="000000"/>
                <w:kern w:val="0"/>
              </w:rPr>
            </w:pPr>
          </w:p>
        </w:tc>
      </w:tr>
      <w:tr w:rsidR="008A7303" w:rsidRPr="008F20B5" w14:paraId="79395947" w14:textId="77777777" w:rsidTr="00614F5B">
        <w:trPr>
          <w:trHeight w:val="340"/>
        </w:trPr>
        <w:tc>
          <w:tcPr>
            <w:tcW w:w="267" w:type="pct"/>
          </w:tcPr>
          <w:p w14:paraId="114A4404" w14:textId="0A76C26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34</w:t>
            </w:r>
          </w:p>
        </w:tc>
        <w:tc>
          <w:tcPr>
            <w:tcW w:w="696" w:type="pct"/>
            <w:noWrap/>
          </w:tcPr>
          <w:p w14:paraId="69200293" w14:textId="090DACBD"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SellerName</w:t>
            </w:r>
            <w:proofErr w:type="spellEnd"/>
          </w:p>
        </w:tc>
        <w:tc>
          <w:tcPr>
            <w:tcW w:w="1870" w:type="pct"/>
            <w:noWrap/>
            <w:hideMark/>
          </w:tcPr>
          <w:p w14:paraId="0C0FB94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賣方姓名</w:t>
            </w:r>
          </w:p>
        </w:tc>
        <w:tc>
          <w:tcPr>
            <w:tcW w:w="268" w:type="pct"/>
            <w:noWrap/>
            <w:hideMark/>
          </w:tcPr>
          <w:p w14:paraId="52441756"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194014B6" w14:textId="2DC9DCF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276B2E3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67551F" w14:textId="4ACCA1E2" w:rsidR="008A7303" w:rsidRPr="008F20B5" w:rsidRDefault="008A7303" w:rsidP="00576321">
            <w:pPr>
              <w:widowControl/>
              <w:rPr>
                <w:rFonts w:ascii="標楷體" w:eastAsia="標楷體" w:hAnsi="標楷體" w:cs="新細明體"/>
                <w:color w:val="000000"/>
                <w:kern w:val="0"/>
              </w:rPr>
            </w:pPr>
          </w:p>
        </w:tc>
      </w:tr>
      <w:tr w:rsidR="008A7303" w:rsidRPr="008F20B5" w14:paraId="5120E084" w14:textId="77777777" w:rsidTr="00614F5B">
        <w:trPr>
          <w:trHeight w:val="340"/>
        </w:trPr>
        <w:tc>
          <w:tcPr>
            <w:tcW w:w="267" w:type="pct"/>
          </w:tcPr>
          <w:p w14:paraId="282302E3" w14:textId="16507901"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35</w:t>
            </w:r>
          </w:p>
        </w:tc>
        <w:tc>
          <w:tcPr>
            <w:tcW w:w="696" w:type="pct"/>
            <w:noWrap/>
          </w:tcPr>
          <w:p w14:paraId="62328F50" w14:textId="283ED3C9" w:rsidR="008A7303" w:rsidRPr="008F20B5" w:rsidRDefault="008A7303" w:rsidP="004444BD">
            <w:pPr>
              <w:widowControl/>
              <w:rPr>
                <w:rFonts w:ascii="標楷體" w:eastAsia="標楷體" w:hAnsi="標楷體" w:cs="新細明體"/>
                <w:color w:val="000000"/>
                <w:kern w:val="0"/>
              </w:rPr>
            </w:pPr>
            <w:proofErr w:type="spellStart"/>
            <w:r w:rsidRPr="004A1C2C">
              <w:rPr>
                <w:rFonts w:ascii="標楷體" w:eastAsia="標楷體" w:hAnsi="標楷體"/>
              </w:rPr>
              <w:t>ContractPrice</w:t>
            </w:r>
            <w:proofErr w:type="spellEnd"/>
          </w:p>
        </w:tc>
        <w:tc>
          <w:tcPr>
            <w:tcW w:w="1870" w:type="pct"/>
            <w:noWrap/>
            <w:hideMark/>
          </w:tcPr>
          <w:p w14:paraId="48B0C987" w14:textId="77777777"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買賣契約價格</w:t>
            </w:r>
          </w:p>
        </w:tc>
        <w:tc>
          <w:tcPr>
            <w:tcW w:w="268" w:type="pct"/>
            <w:noWrap/>
            <w:hideMark/>
          </w:tcPr>
          <w:p w14:paraId="4130153D" w14:textId="60BECFF6"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CAB8CCA" w14:textId="133CF0E1"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5F24D0E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0C45141A" w14:textId="23F1996B"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01606473" w14:textId="77777777" w:rsidTr="00614F5B">
        <w:trPr>
          <w:trHeight w:val="340"/>
        </w:trPr>
        <w:tc>
          <w:tcPr>
            <w:tcW w:w="267" w:type="pct"/>
          </w:tcPr>
          <w:p w14:paraId="75521532" w14:textId="64AB33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36</w:t>
            </w:r>
          </w:p>
        </w:tc>
        <w:tc>
          <w:tcPr>
            <w:tcW w:w="696" w:type="pct"/>
            <w:noWrap/>
          </w:tcPr>
          <w:p w14:paraId="690418EC" w14:textId="16E695E0"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ContractDate</w:t>
            </w:r>
            <w:proofErr w:type="spellEnd"/>
          </w:p>
        </w:tc>
        <w:tc>
          <w:tcPr>
            <w:tcW w:w="1870" w:type="pct"/>
            <w:noWrap/>
            <w:hideMark/>
          </w:tcPr>
          <w:p w14:paraId="5D3CF60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買賣契約日期</w:t>
            </w:r>
          </w:p>
        </w:tc>
        <w:tc>
          <w:tcPr>
            <w:tcW w:w="268" w:type="pct"/>
            <w:noWrap/>
            <w:hideMark/>
          </w:tcPr>
          <w:p w14:paraId="06B6E0F5"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30E0C0E4" w14:textId="2710757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B3BC73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954B2E9" w14:textId="22705A0F" w:rsidR="008A7303" w:rsidRPr="008F20B5" w:rsidRDefault="008A7303" w:rsidP="0057632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A7303" w:rsidRPr="008F20B5" w14:paraId="7EDDB556" w14:textId="77777777" w:rsidTr="00614F5B">
        <w:trPr>
          <w:trHeight w:val="340"/>
        </w:trPr>
        <w:tc>
          <w:tcPr>
            <w:tcW w:w="267" w:type="pct"/>
          </w:tcPr>
          <w:p w14:paraId="69FA2E0C" w14:textId="75C2804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37</w:t>
            </w:r>
          </w:p>
        </w:tc>
        <w:tc>
          <w:tcPr>
            <w:tcW w:w="696" w:type="pct"/>
            <w:noWrap/>
          </w:tcPr>
          <w:p w14:paraId="3DC56AE3" w14:textId="41C0B309"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BdUsageCode</w:t>
            </w:r>
            <w:proofErr w:type="spellEnd"/>
          </w:p>
        </w:tc>
        <w:tc>
          <w:tcPr>
            <w:tcW w:w="1870" w:type="pct"/>
            <w:noWrap/>
            <w:hideMark/>
          </w:tcPr>
          <w:p w14:paraId="59A25450"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建物使用別</w:t>
            </w:r>
          </w:p>
        </w:tc>
        <w:tc>
          <w:tcPr>
            <w:tcW w:w="268" w:type="pct"/>
            <w:noWrap/>
            <w:hideMark/>
          </w:tcPr>
          <w:p w14:paraId="438976B3" w14:textId="18A1286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B9B919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683875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958A7EB" w14:textId="4F576E8A"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w:t>
            </w:r>
          </w:p>
          <w:p w14:paraId="392ECB3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r w:rsidRPr="008F20B5">
              <w:rPr>
                <w:rFonts w:ascii="標楷體" w:eastAsia="標楷體" w:hAnsi="標楷體" w:cs="新細明體"/>
                <w:color w:val="000000"/>
                <w:kern w:val="0"/>
              </w:rPr>
              <w:t>;</w:t>
            </w:r>
          </w:p>
          <w:p w14:paraId="53361B6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r w:rsidRPr="008F20B5">
              <w:rPr>
                <w:rFonts w:ascii="標楷體" w:eastAsia="標楷體" w:hAnsi="標楷體" w:cs="新細明體"/>
                <w:color w:val="000000"/>
                <w:kern w:val="0"/>
              </w:rPr>
              <w:t>;</w:t>
            </w:r>
          </w:p>
          <w:p w14:paraId="5DC6EB6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r w:rsidRPr="008F20B5">
              <w:rPr>
                <w:rFonts w:ascii="標楷體" w:eastAsia="標楷體" w:hAnsi="標楷體" w:cs="新細明體"/>
                <w:color w:val="000000"/>
                <w:kern w:val="0"/>
              </w:rPr>
              <w:t>;</w:t>
            </w:r>
          </w:p>
          <w:p w14:paraId="3341C13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5: </w:t>
            </w:r>
            <w:r w:rsidRPr="008F20B5">
              <w:rPr>
                <w:rFonts w:ascii="標楷體" w:eastAsia="標楷體" w:hAnsi="標楷體" w:cs="新細明體" w:hint="eastAsia"/>
                <w:color w:val="000000"/>
                <w:kern w:val="0"/>
              </w:rPr>
              <w:t>無償供他人使用</w:t>
            </w:r>
            <w:r w:rsidRPr="008F20B5">
              <w:rPr>
                <w:rFonts w:ascii="標楷體" w:eastAsia="標楷體" w:hAnsi="標楷體" w:cs="新細明體"/>
                <w:color w:val="000000"/>
                <w:kern w:val="0"/>
              </w:rPr>
              <w:t>;</w:t>
            </w:r>
          </w:p>
          <w:p w14:paraId="6A2DECAE" w14:textId="7998B45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8A7303" w:rsidRPr="008F20B5" w14:paraId="6BA15BAC" w14:textId="77777777" w:rsidTr="00614F5B">
        <w:trPr>
          <w:trHeight w:val="340"/>
        </w:trPr>
        <w:tc>
          <w:tcPr>
            <w:tcW w:w="267" w:type="pct"/>
          </w:tcPr>
          <w:p w14:paraId="1A829430" w14:textId="724C3AA9"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38</w:t>
            </w:r>
          </w:p>
        </w:tc>
        <w:tc>
          <w:tcPr>
            <w:tcW w:w="696" w:type="pct"/>
            <w:noWrap/>
          </w:tcPr>
          <w:p w14:paraId="1E7BB74D" w14:textId="71734E5E"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ParkingTypeCode</w:t>
            </w:r>
            <w:proofErr w:type="spellEnd"/>
          </w:p>
        </w:tc>
        <w:tc>
          <w:tcPr>
            <w:tcW w:w="1870" w:type="pct"/>
            <w:noWrap/>
            <w:hideMark/>
          </w:tcPr>
          <w:p w14:paraId="0B33D1D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停車位形式</w:t>
            </w:r>
          </w:p>
        </w:tc>
        <w:tc>
          <w:tcPr>
            <w:tcW w:w="268" w:type="pct"/>
            <w:noWrap/>
            <w:hideMark/>
          </w:tcPr>
          <w:p w14:paraId="5E06599B" w14:textId="6F92586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4A87F1A"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429E3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D06D262" w14:textId="590F191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無車位</w:t>
            </w:r>
            <w:r w:rsidRPr="008F20B5">
              <w:rPr>
                <w:rFonts w:ascii="標楷體" w:eastAsia="標楷體" w:hAnsi="標楷體" w:cs="新細明體"/>
                <w:color w:val="000000"/>
                <w:kern w:val="0"/>
              </w:rPr>
              <w:t>;</w:t>
            </w:r>
          </w:p>
          <w:p w14:paraId="39C1E22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坡道平面車位</w:t>
            </w:r>
            <w:r w:rsidRPr="008F20B5">
              <w:rPr>
                <w:rFonts w:ascii="標楷體" w:eastAsia="標楷體" w:hAnsi="標楷體" w:cs="新細明體"/>
                <w:color w:val="000000"/>
                <w:kern w:val="0"/>
              </w:rPr>
              <w:t>;</w:t>
            </w:r>
          </w:p>
          <w:p w14:paraId="5E0CCE7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機械平面車位</w:t>
            </w:r>
            <w:r w:rsidRPr="008F20B5">
              <w:rPr>
                <w:rFonts w:ascii="標楷體" w:eastAsia="標楷體" w:hAnsi="標楷體" w:cs="新細明體"/>
                <w:color w:val="000000"/>
                <w:kern w:val="0"/>
              </w:rPr>
              <w:t>;</w:t>
            </w:r>
          </w:p>
          <w:p w14:paraId="2C58F00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坡道機械車位</w:t>
            </w:r>
            <w:r w:rsidRPr="008F20B5">
              <w:rPr>
                <w:rFonts w:ascii="標楷體" w:eastAsia="標楷體" w:hAnsi="標楷體" w:cs="新細明體"/>
                <w:color w:val="000000"/>
                <w:kern w:val="0"/>
              </w:rPr>
              <w:t>;</w:t>
            </w:r>
          </w:p>
          <w:p w14:paraId="6AFD767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機械機械車位</w:t>
            </w:r>
            <w:r w:rsidRPr="008F20B5">
              <w:rPr>
                <w:rFonts w:ascii="標楷體" w:eastAsia="標楷體" w:hAnsi="標楷體" w:cs="新細明體"/>
                <w:color w:val="000000"/>
                <w:kern w:val="0"/>
              </w:rPr>
              <w:t>;</w:t>
            </w:r>
          </w:p>
          <w:p w14:paraId="3F20E296" w14:textId="5C56ECD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庭院車位</w:t>
            </w:r>
          </w:p>
        </w:tc>
      </w:tr>
      <w:tr w:rsidR="00806806" w:rsidRPr="00806806" w14:paraId="0CE18670" w14:textId="77777777" w:rsidTr="00614F5B">
        <w:trPr>
          <w:trHeight w:val="325"/>
        </w:trPr>
        <w:tc>
          <w:tcPr>
            <w:tcW w:w="267" w:type="pct"/>
          </w:tcPr>
          <w:p w14:paraId="2846C4C1" w14:textId="0DC8EA92"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39</w:t>
            </w:r>
          </w:p>
        </w:tc>
        <w:tc>
          <w:tcPr>
            <w:tcW w:w="696" w:type="pct"/>
            <w:noWrap/>
          </w:tcPr>
          <w:p w14:paraId="3DF6EFEA" w14:textId="6FDB9D2E" w:rsidR="008A7303" w:rsidRPr="00806806" w:rsidRDefault="008A7303" w:rsidP="00576321">
            <w:pPr>
              <w:widowControl/>
              <w:rPr>
                <w:rFonts w:ascii="標楷體" w:eastAsia="標楷體" w:hAnsi="標楷體" w:cs="新細明體"/>
                <w:kern w:val="0"/>
              </w:rPr>
            </w:pPr>
            <w:proofErr w:type="spellStart"/>
            <w:r w:rsidRPr="00806806">
              <w:rPr>
                <w:rFonts w:ascii="標楷體" w:eastAsia="標楷體" w:hAnsi="標楷體"/>
              </w:rPr>
              <w:t>ParkingProperty</w:t>
            </w:r>
            <w:proofErr w:type="spellEnd"/>
          </w:p>
        </w:tc>
        <w:tc>
          <w:tcPr>
            <w:tcW w:w="1870" w:type="pct"/>
            <w:noWrap/>
            <w:hideMark/>
          </w:tcPr>
          <w:p w14:paraId="455EA8A4" w14:textId="77777777"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hint="eastAsia"/>
                <w:kern w:val="0"/>
              </w:rPr>
              <w:t>獨立產權車位註記</w:t>
            </w:r>
          </w:p>
        </w:tc>
        <w:tc>
          <w:tcPr>
            <w:tcW w:w="268" w:type="pct"/>
            <w:noWrap/>
            <w:hideMark/>
          </w:tcPr>
          <w:p w14:paraId="5B78841A"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X</w:t>
            </w:r>
          </w:p>
        </w:tc>
        <w:tc>
          <w:tcPr>
            <w:tcW w:w="268" w:type="pct"/>
            <w:noWrap/>
            <w:hideMark/>
          </w:tcPr>
          <w:p w14:paraId="3970C232"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1</w:t>
            </w:r>
          </w:p>
        </w:tc>
        <w:tc>
          <w:tcPr>
            <w:tcW w:w="291" w:type="pct"/>
          </w:tcPr>
          <w:p w14:paraId="38E77A22" w14:textId="77777777" w:rsidR="008A7303" w:rsidRPr="00806806" w:rsidRDefault="008A7303" w:rsidP="00614F5B">
            <w:pPr>
              <w:widowControl/>
              <w:jc w:val="center"/>
              <w:rPr>
                <w:rFonts w:ascii="標楷體" w:eastAsia="標楷體" w:hAnsi="標楷體" w:cs="新細明體"/>
                <w:kern w:val="0"/>
              </w:rPr>
            </w:pPr>
          </w:p>
        </w:tc>
        <w:tc>
          <w:tcPr>
            <w:tcW w:w="1340" w:type="pct"/>
            <w:noWrap/>
          </w:tcPr>
          <w:p w14:paraId="35D6CF75" w14:textId="1DBB6391"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kern w:val="0"/>
              </w:rPr>
              <w:t xml:space="preserve">Y: 是;N: </w:t>
            </w:r>
            <w:r w:rsidRPr="00806806">
              <w:rPr>
                <w:rFonts w:ascii="標楷體" w:eastAsia="標楷體" w:hAnsi="標楷體" w:cs="新細明體" w:hint="eastAsia"/>
                <w:kern w:val="0"/>
              </w:rPr>
              <w:t>否</w:t>
            </w:r>
          </w:p>
        </w:tc>
      </w:tr>
      <w:tr w:rsidR="008A7303" w:rsidRPr="008F20B5" w14:paraId="705829ED" w14:textId="77777777" w:rsidTr="00614F5B">
        <w:trPr>
          <w:trHeight w:val="340"/>
        </w:trPr>
        <w:tc>
          <w:tcPr>
            <w:tcW w:w="267" w:type="pct"/>
          </w:tcPr>
          <w:p w14:paraId="42EF1C60" w14:textId="7E53FED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40</w:t>
            </w:r>
          </w:p>
        </w:tc>
        <w:tc>
          <w:tcPr>
            <w:tcW w:w="696" w:type="pct"/>
            <w:noWrap/>
          </w:tcPr>
          <w:p w14:paraId="6A2076B9" w14:textId="77650E18"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HouseTaxNo</w:t>
            </w:r>
            <w:proofErr w:type="spellEnd"/>
          </w:p>
        </w:tc>
        <w:tc>
          <w:tcPr>
            <w:tcW w:w="1870" w:type="pct"/>
            <w:noWrap/>
            <w:hideMark/>
          </w:tcPr>
          <w:p w14:paraId="7A778DF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房屋稅籍號碼</w:t>
            </w:r>
          </w:p>
        </w:tc>
        <w:tc>
          <w:tcPr>
            <w:tcW w:w="268" w:type="pct"/>
            <w:noWrap/>
            <w:hideMark/>
          </w:tcPr>
          <w:p w14:paraId="578E391C" w14:textId="7ADA965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631D51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291" w:type="pct"/>
          </w:tcPr>
          <w:p w14:paraId="314D94E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C8BF1A" w14:textId="234536A1" w:rsidR="008A7303" w:rsidRPr="008F20B5" w:rsidRDefault="008A7303" w:rsidP="00576321">
            <w:pPr>
              <w:widowControl/>
              <w:rPr>
                <w:rFonts w:ascii="標楷體" w:eastAsia="標楷體" w:hAnsi="標楷體" w:cs="新細明體"/>
                <w:color w:val="000000"/>
                <w:kern w:val="0"/>
              </w:rPr>
            </w:pPr>
          </w:p>
        </w:tc>
      </w:tr>
      <w:tr w:rsidR="008A7303" w:rsidRPr="008F20B5" w14:paraId="72E3B69E" w14:textId="77777777" w:rsidTr="00614F5B">
        <w:trPr>
          <w:trHeight w:val="340"/>
        </w:trPr>
        <w:tc>
          <w:tcPr>
            <w:tcW w:w="267" w:type="pct"/>
          </w:tcPr>
          <w:p w14:paraId="014D4F01" w14:textId="128B53F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41</w:t>
            </w:r>
          </w:p>
        </w:tc>
        <w:tc>
          <w:tcPr>
            <w:tcW w:w="696" w:type="pct"/>
            <w:noWrap/>
          </w:tcPr>
          <w:p w14:paraId="0DDC8E0B" w14:textId="06218D78"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HouseBuyDate</w:t>
            </w:r>
            <w:proofErr w:type="spellEnd"/>
          </w:p>
        </w:tc>
        <w:tc>
          <w:tcPr>
            <w:tcW w:w="1870" w:type="pct"/>
            <w:noWrap/>
            <w:hideMark/>
          </w:tcPr>
          <w:p w14:paraId="6141E3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房屋取得日期</w:t>
            </w:r>
          </w:p>
        </w:tc>
        <w:tc>
          <w:tcPr>
            <w:tcW w:w="268" w:type="pct"/>
            <w:noWrap/>
            <w:hideMark/>
          </w:tcPr>
          <w:p w14:paraId="37C9866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4937333B" w14:textId="503CDA6F"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F3C23DB"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5B52F47" w14:textId="08556624" w:rsidR="008A7303" w:rsidRPr="008F20B5" w:rsidRDefault="008A7303" w:rsidP="0057632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A7303" w:rsidRPr="008F20B5" w14:paraId="3EC575BE" w14:textId="77777777" w:rsidTr="00614F5B">
        <w:trPr>
          <w:trHeight w:val="340"/>
        </w:trPr>
        <w:tc>
          <w:tcPr>
            <w:tcW w:w="267" w:type="pct"/>
          </w:tcPr>
          <w:p w14:paraId="00F0FC39" w14:textId="52D2E21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42</w:t>
            </w:r>
          </w:p>
        </w:tc>
        <w:tc>
          <w:tcPr>
            <w:tcW w:w="696" w:type="pct"/>
            <w:noWrap/>
          </w:tcPr>
          <w:p w14:paraId="3808C46A" w14:textId="3358F8A6" w:rsidR="008A7303" w:rsidRPr="004A1C2C" w:rsidRDefault="008A7303" w:rsidP="00576321">
            <w:pPr>
              <w:widowControl/>
              <w:rPr>
                <w:rFonts w:ascii="標楷體" w:eastAsia="標楷體" w:hAnsi="標楷體"/>
                <w:color w:val="000000" w:themeColor="text1"/>
              </w:rPr>
            </w:pPr>
            <w:r w:rsidRPr="00614F5B">
              <w:rPr>
                <w:rFonts w:ascii="標楷體" w:eastAsia="標楷體" w:hAnsi="標楷體"/>
                <w:color w:val="FF0000"/>
              </w:rPr>
              <w:t>L2415PublicOccurs</w:t>
            </w:r>
          </w:p>
        </w:tc>
        <w:tc>
          <w:tcPr>
            <w:tcW w:w="1870" w:type="pct"/>
            <w:noWrap/>
          </w:tcPr>
          <w:p w14:paraId="4363E8B5" w14:textId="77777777" w:rsidR="008A7303" w:rsidRPr="004A1C2C" w:rsidRDefault="008A7303" w:rsidP="00576321">
            <w:pPr>
              <w:widowControl/>
              <w:rPr>
                <w:rFonts w:ascii="標楷體" w:eastAsia="標楷體" w:hAnsi="標楷體" w:cs="新細明體"/>
                <w:color w:val="000000" w:themeColor="text1"/>
                <w:kern w:val="0"/>
              </w:rPr>
            </w:pPr>
          </w:p>
        </w:tc>
        <w:tc>
          <w:tcPr>
            <w:tcW w:w="268" w:type="pct"/>
            <w:noWrap/>
          </w:tcPr>
          <w:p w14:paraId="6AE330A8" w14:textId="77777777" w:rsidR="008A7303" w:rsidRPr="008F20B5" w:rsidRDefault="008A7303" w:rsidP="00576321">
            <w:pPr>
              <w:widowControl/>
              <w:jc w:val="center"/>
              <w:rPr>
                <w:rFonts w:ascii="標楷體" w:eastAsia="標楷體" w:hAnsi="標楷體" w:cs="新細明體"/>
                <w:color w:val="000000"/>
                <w:kern w:val="0"/>
              </w:rPr>
            </w:pPr>
          </w:p>
        </w:tc>
        <w:tc>
          <w:tcPr>
            <w:tcW w:w="268" w:type="pct"/>
            <w:noWrap/>
          </w:tcPr>
          <w:p w14:paraId="28CE931F" w14:textId="77777777" w:rsidR="008A7303" w:rsidRPr="008F20B5" w:rsidRDefault="008A7303" w:rsidP="00576321">
            <w:pPr>
              <w:widowControl/>
              <w:jc w:val="center"/>
              <w:rPr>
                <w:rFonts w:ascii="標楷體" w:eastAsia="標楷體" w:hAnsi="標楷體" w:cs="新細明體"/>
                <w:color w:val="000000"/>
                <w:kern w:val="0"/>
              </w:rPr>
            </w:pPr>
          </w:p>
        </w:tc>
        <w:tc>
          <w:tcPr>
            <w:tcW w:w="291" w:type="pct"/>
          </w:tcPr>
          <w:p w14:paraId="7C90C44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7EEC9EE" w14:textId="51386BEA"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8A7303" w:rsidRPr="008F20B5" w14:paraId="7790ACE5" w14:textId="77777777" w:rsidTr="00614F5B">
        <w:trPr>
          <w:trHeight w:val="340"/>
        </w:trPr>
        <w:tc>
          <w:tcPr>
            <w:tcW w:w="267" w:type="pct"/>
          </w:tcPr>
          <w:p w14:paraId="387A5035" w14:textId="7523D0A1"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43</w:t>
            </w:r>
          </w:p>
        </w:tc>
        <w:tc>
          <w:tcPr>
            <w:tcW w:w="696" w:type="pct"/>
            <w:noWrap/>
          </w:tcPr>
          <w:p w14:paraId="4763E1C3" w14:textId="069761C3" w:rsidR="008A7303" w:rsidRPr="004A1C2C" w:rsidRDefault="008A7303" w:rsidP="004A1C2C">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olor w:val="000000" w:themeColor="text1"/>
              </w:rPr>
              <w:t>PublicBdNoA</w:t>
            </w:r>
            <w:proofErr w:type="spellEnd"/>
          </w:p>
        </w:tc>
        <w:tc>
          <w:tcPr>
            <w:tcW w:w="1870" w:type="pct"/>
            <w:noWrap/>
          </w:tcPr>
          <w:p w14:paraId="5DD8CDE1" w14:textId="23C9C8F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A</w:t>
            </w:r>
          </w:p>
        </w:tc>
        <w:tc>
          <w:tcPr>
            <w:tcW w:w="268" w:type="pct"/>
            <w:noWrap/>
          </w:tcPr>
          <w:p w14:paraId="615F1AFC" w14:textId="23B5D86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89B251E" w14:textId="32AF20A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7E14A15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EBB523" w14:textId="58C7A513" w:rsidR="008A7303" w:rsidRPr="008F20B5" w:rsidRDefault="008A7303" w:rsidP="00576321">
            <w:pPr>
              <w:widowControl/>
              <w:rPr>
                <w:rFonts w:ascii="標楷體" w:eastAsia="標楷體" w:hAnsi="標楷體" w:cs="新細明體"/>
                <w:color w:val="000000"/>
                <w:kern w:val="0"/>
              </w:rPr>
            </w:pPr>
          </w:p>
        </w:tc>
      </w:tr>
      <w:tr w:rsidR="008A7303" w:rsidRPr="008F20B5" w14:paraId="6F39A63B" w14:textId="77777777" w:rsidTr="00614F5B">
        <w:trPr>
          <w:trHeight w:val="340"/>
        </w:trPr>
        <w:tc>
          <w:tcPr>
            <w:tcW w:w="267" w:type="pct"/>
          </w:tcPr>
          <w:p w14:paraId="25164407" w14:textId="66CD6C6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44</w:t>
            </w:r>
          </w:p>
        </w:tc>
        <w:tc>
          <w:tcPr>
            <w:tcW w:w="696" w:type="pct"/>
            <w:noWrap/>
          </w:tcPr>
          <w:p w14:paraId="623C81F4" w14:textId="788E18AE"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PublicBdNoB</w:t>
            </w:r>
            <w:proofErr w:type="spellEnd"/>
          </w:p>
        </w:tc>
        <w:tc>
          <w:tcPr>
            <w:tcW w:w="1870" w:type="pct"/>
            <w:noWrap/>
          </w:tcPr>
          <w:p w14:paraId="46525D6F" w14:textId="0F2F4EA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B</w:t>
            </w:r>
          </w:p>
        </w:tc>
        <w:tc>
          <w:tcPr>
            <w:tcW w:w="268" w:type="pct"/>
            <w:noWrap/>
          </w:tcPr>
          <w:p w14:paraId="60D74576" w14:textId="2EB49B7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3D90AD6A" w14:textId="5B1FF4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8E126B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2598469" w14:textId="787E85D5" w:rsidR="008A7303" w:rsidRPr="008F20B5" w:rsidRDefault="008A7303" w:rsidP="00576321">
            <w:pPr>
              <w:widowControl/>
              <w:rPr>
                <w:rFonts w:ascii="標楷體" w:eastAsia="標楷體" w:hAnsi="標楷體" w:cs="新細明體"/>
                <w:color w:val="000000"/>
                <w:kern w:val="0"/>
              </w:rPr>
            </w:pPr>
          </w:p>
        </w:tc>
      </w:tr>
      <w:tr w:rsidR="008A7303" w:rsidRPr="008F20B5" w14:paraId="2CECB5D5" w14:textId="77777777" w:rsidTr="00614F5B">
        <w:trPr>
          <w:trHeight w:val="340"/>
        </w:trPr>
        <w:tc>
          <w:tcPr>
            <w:tcW w:w="267" w:type="pct"/>
          </w:tcPr>
          <w:p w14:paraId="0CA016D8" w14:textId="24B7D4BB"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45</w:t>
            </w:r>
          </w:p>
        </w:tc>
        <w:tc>
          <w:tcPr>
            <w:tcW w:w="696" w:type="pct"/>
            <w:noWrap/>
          </w:tcPr>
          <w:p w14:paraId="7499097F" w14:textId="7E55B6C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Area</w:t>
            </w:r>
          </w:p>
        </w:tc>
        <w:tc>
          <w:tcPr>
            <w:tcW w:w="1870" w:type="pct"/>
            <w:noWrap/>
          </w:tcPr>
          <w:p w14:paraId="2E0E53B6" w14:textId="24E90282"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公設建號－登記面積</w:t>
            </w:r>
            <w:r w:rsidRPr="004A1C2C">
              <w:rPr>
                <w:rFonts w:ascii="標楷體" w:eastAsia="標楷體" w:hAnsi="標楷體"/>
                <w:color w:val="000000" w:themeColor="text1"/>
              </w:rPr>
              <w:t>(</w:t>
            </w:r>
            <w:r w:rsidRPr="004A1C2C">
              <w:rPr>
                <w:rFonts w:ascii="標楷體" w:eastAsia="標楷體" w:hAnsi="標楷體" w:hint="eastAsia"/>
                <w:color w:val="000000" w:themeColor="text1"/>
              </w:rPr>
              <w:t>坪</w:t>
            </w:r>
            <w:r w:rsidRPr="004A1C2C">
              <w:rPr>
                <w:rFonts w:ascii="標楷體" w:eastAsia="標楷體" w:hAnsi="標楷體"/>
                <w:color w:val="000000" w:themeColor="text1"/>
              </w:rPr>
              <w:t>)</w:t>
            </w:r>
          </w:p>
        </w:tc>
        <w:tc>
          <w:tcPr>
            <w:tcW w:w="268" w:type="pct"/>
            <w:noWrap/>
          </w:tcPr>
          <w:p w14:paraId="76AE2948" w14:textId="3952F6BF" w:rsidR="008A7303" w:rsidRPr="008F20B5" w:rsidRDefault="008A7303" w:rsidP="0057632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1272A9E4" w14:textId="35B474B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91" w:type="pct"/>
          </w:tcPr>
          <w:p w14:paraId="0C4436AA"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53EC57AF" w14:textId="3ED0C53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500EF48E" w14:textId="77777777" w:rsidTr="00614F5B">
        <w:trPr>
          <w:trHeight w:val="340"/>
        </w:trPr>
        <w:tc>
          <w:tcPr>
            <w:tcW w:w="267" w:type="pct"/>
          </w:tcPr>
          <w:p w14:paraId="11FD28A8" w14:textId="5F6B3BE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46</w:t>
            </w:r>
          </w:p>
        </w:tc>
        <w:tc>
          <w:tcPr>
            <w:tcW w:w="696" w:type="pct"/>
            <w:noWrap/>
          </w:tcPr>
          <w:p w14:paraId="380D81C2" w14:textId="6A2BBCC7"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PublicBdOwnerId</w:t>
            </w:r>
            <w:proofErr w:type="spellEnd"/>
          </w:p>
        </w:tc>
        <w:tc>
          <w:tcPr>
            <w:tcW w:w="1870" w:type="pct"/>
            <w:noWrap/>
          </w:tcPr>
          <w:p w14:paraId="7937C950" w14:textId="1A1204A7"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公設建號－所有權人統編</w:t>
            </w:r>
          </w:p>
        </w:tc>
        <w:tc>
          <w:tcPr>
            <w:tcW w:w="268" w:type="pct"/>
            <w:noWrap/>
          </w:tcPr>
          <w:p w14:paraId="6C32FA18" w14:textId="6B4C44D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7AB16A9E" w14:textId="7B6023A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688D5FC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03543201" w14:textId="2FF1C132" w:rsidR="008A7303" w:rsidRPr="008F20B5" w:rsidRDefault="008A7303" w:rsidP="00576321">
            <w:pPr>
              <w:widowControl/>
              <w:rPr>
                <w:rFonts w:ascii="標楷體" w:eastAsia="標楷體" w:hAnsi="標楷體" w:cs="新細明體"/>
                <w:color w:val="000000"/>
                <w:kern w:val="0"/>
              </w:rPr>
            </w:pPr>
          </w:p>
        </w:tc>
      </w:tr>
      <w:tr w:rsidR="008A7303" w:rsidRPr="008F20B5" w14:paraId="56E146DA" w14:textId="77777777" w:rsidTr="00614F5B">
        <w:trPr>
          <w:trHeight w:val="340"/>
        </w:trPr>
        <w:tc>
          <w:tcPr>
            <w:tcW w:w="267" w:type="pct"/>
          </w:tcPr>
          <w:p w14:paraId="466AA0CF" w14:textId="265D0BD4"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47</w:t>
            </w:r>
          </w:p>
        </w:tc>
        <w:tc>
          <w:tcPr>
            <w:tcW w:w="696" w:type="pct"/>
            <w:noWrap/>
          </w:tcPr>
          <w:p w14:paraId="03A7F0F5" w14:textId="2AF615A8"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PublicBdOwnerName</w:t>
            </w:r>
            <w:proofErr w:type="spellEnd"/>
          </w:p>
        </w:tc>
        <w:tc>
          <w:tcPr>
            <w:tcW w:w="1870" w:type="pct"/>
            <w:noWrap/>
          </w:tcPr>
          <w:p w14:paraId="5CD38C9E" w14:textId="404942D3"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公設建號－所有權人姓名</w:t>
            </w:r>
          </w:p>
        </w:tc>
        <w:tc>
          <w:tcPr>
            <w:tcW w:w="268" w:type="pct"/>
            <w:noWrap/>
          </w:tcPr>
          <w:p w14:paraId="3AC66A48" w14:textId="342C6BF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68E820AC" w14:textId="56F5C9D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452F189A"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2C3A627E" w14:textId="12A0FDA3" w:rsidR="008A7303" w:rsidRPr="008F20B5" w:rsidRDefault="008A7303" w:rsidP="00576321">
            <w:pPr>
              <w:widowControl/>
              <w:rPr>
                <w:rFonts w:ascii="標楷體" w:eastAsia="標楷體" w:hAnsi="標楷體" w:cs="新細明體"/>
                <w:color w:val="000000"/>
                <w:kern w:val="0"/>
              </w:rPr>
            </w:pPr>
          </w:p>
        </w:tc>
      </w:tr>
      <w:tr w:rsidR="008A7303" w:rsidRPr="002C739F" w14:paraId="12A7B87A" w14:textId="77777777" w:rsidTr="00614F5B">
        <w:trPr>
          <w:trHeight w:val="340"/>
        </w:trPr>
        <w:tc>
          <w:tcPr>
            <w:tcW w:w="267" w:type="pct"/>
          </w:tcPr>
          <w:p w14:paraId="2294F8D6" w14:textId="77777777" w:rsidR="008A7303" w:rsidRPr="002C739F" w:rsidRDefault="008A7303" w:rsidP="002C739F">
            <w:pPr>
              <w:pStyle w:val="af9"/>
              <w:widowControl/>
              <w:ind w:leftChars="0"/>
              <w:rPr>
                <w:rFonts w:ascii="標楷體" w:eastAsia="標楷體" w:hAnsi="標楷體" w:cs="新細明體"/>
                <w:strike/>
                <w:color w:val="000000"/>
                <w:kern w:val="0"/>
              </w:rPr>
            </w:pPr>
          </w:p>
        </w:tc>
        <w:tc>
          <w:tcPr>
            <w:tcW w:w="696" w:type="pct"/>
            <w:noWrap/>
          </w:tcPr>
          <w:p w14:paraId="481AEBD4" w14:textId="5F8B3C7E" w:rsidR="008A7303" w:rsidRPr="002C739F" w:rsidRDefault="008A7303" w:rsidP="00614F5B">
            <w:pPr>
              <w:widowControl/>
              <w:rPr>
                <w:rFonts w:ascii="標楷體" w:eastAsia="標楷體" w:hAnsi="標楷體"/>
                <w:strike/>
                <w:highlight w:val="magenta"/>
              </w:rPr>
            </w:pPr>
            <w:r w:rsidRPr="002C739F">
              <w:rPr>
                <w:rFonts w:ascii="標楷體" w:eastAsia="標楷體" w:hAnsi="標楷體"/>
                <w:strike/>
                <w:highlight w:val="magenta"/>
              </w:rPr>
              <w:t>L2415ParkingOccurs</w:t>
            </w:r>
          </w:p>
        </w:tc>
        <w:tc>
          <w:tcPr>
            <w:tcW w:w="1870" w:type="pct"/>
            <w:noWrap/>
          </w:tcPr>
          <w:p w14:paraId="4BD605CC" w14:textId="77777777" w:rsidR="008A7303" w:rsidRPr="002C739F" w:rsidRDefault="008A7303" w:rsidP="00576321">
            <w:pPr>
              <w:widowControl/>
              <w:rPr>
                <w:rFonts w:ascii="標楷體" w:eastAsia="標楷體" w:hAnsi="標楷體"/>
                <w:strike/>
                <w:highlight w:val="magenta"/>
              </w:rPr>
            </w:pPr>
          </w:p>
        </w:tc>
        <w:tc>
          <w:tcPr>
            <w:tcW w:w="268" w:type="pct"/>
            <w:noWrap/>
          </w:tcPr>
          <w:p w14:paraId="6CA93E85"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68" w:type="pct"/>
            <w:noWrap/>
          </w:tcPr>
          <w:p w14:paraId="33D0653C"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91" w:type="pct"/>
          </w:tcPr>
          <w:p w14:paraId="4AB62617" w14:textId="77777777" w:rsidR="008A7303" w:rsidRPr="002C739F" w:rsidRDefault="008A7303" w:rsidP="00614F5B">
            <w:pPr>
              <w:widowControl/>
              <w:jc w:val="center"/>
              <w:rPr>
                <w:rFonts w:ascii="標楷體" w:eastAsia="標楷體" w:hAnsi="標楷體" w:cs="新細明體"/>
                <w:strike/>
                <w:kern w:val="0"/>
                <w:highlight w:val="magenta"/>
              </w:rPr>
            </w:pPr>
          </w:p>
        </w:tc>
        <w:tc>
          <w:tcPr>
            <w:tcW w:w="1340" w:type="pct"/>
            <w:noWrap/>
          </w:tcPr>
          <w:p w14:paraId="5CC87E72" w14:textId="54C17F2E" w:rsidR="008A7303" w:rsidRPr="002C739F" w:rsidRDefault="002C739F" w:rsidP="00576321">
            <w:pPr>
              <w:widowControl/>
              <w:rPr>
                <w:rFonts w:ascii="標楷體" w:eastAsia="標楷體" w:hAnsi="標楷體" w:cs="新細明體"/>
                <w:kern w:val="0"/>
                <w:highlight w:val="magenta"/>
              </w:rPr>
            </w:pPr>
            <w:r w:rsidRPr="002C739F">
              <w:rPr>
                <w:rFonts w:ascii="標楷體" w:eastAsia="標楷體" w:hAnsi="標楷體" w:cs="新細明體" w:hint="eastAsia"/>
                <w:kern w:val="0"/>
                <w:highlight w:val="magenta"/>
                <w:lang w:eastAsia="zh-HK"/>
              </w:rPr>
              <w:t>合併入</w:t>
            </w:r>
            <w:r w:rsidRPr="002C739F">
              <w:rPr>
                <w:rFonts w:ascii="標楷體" w:eastAsia="標楷體" w:hAnsi="標楷體" w:hint="eastAsia"/>
                <w:highlight w:val="magenta"/>
              </w:rPr>
              <w:t>L2415</w:t>
            </w:r>
            <w:r w:rsidRPr="002C739F">
              <w:rPr>
                <w:rFonts w:ascii="標楷體" w:eastAsia="標楷體" w:hAnsi="標楷體"/>
                <w:highlight w:val="magenta"/>
              </w:rPr>
              <w:t>Parking</w:t>
            </w:r>
            <w:r w:rsidRPr="002C739F">
              <w:rPr>
                <w:rFonts w:ascii="標楷體" w:eastAsia="標楷體" w:hAnsi="標楷體" w:hint="eastAsia"/>
                <w:highlight w:val="magenta"/>
              </w:rPr>
              <w:t>DetailOc</w:t>
            </w:r>
            <w:r w:rsidRPr="002C739F">
              <w:rPr>
                <w:rFonts w:ascii="標楷體" w:eastAsia="標楷體" w:hAnsi="標楷體"/>
                <w:highlight w:val="magenta"/>
              </w:rPr>
              <w:t>curs</w:t>
            </w:r>
          </w:p>
        </w:tc>
      </w:tr>
      <w:tr w:rsidR="008A7303" w:rsidRPr="002C739F" w14:paraId="0B2CB15E" w14:textId="77777777" w:rsidTr="00614F5B">
        <w:trPr>
          <w:trHeight w:val="340"/>
        </w:trPr>
        <w:tc>
          <w:tcPr>
            <w:tcW w:w="267" w:type="pct"/>
          </w:tcPr>
          <w:p w14:paraId="426AB1C1" w14:textId="6C4AF083"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48</w:t>
            </w:r>
          </w:p>
        </w:tc>
        <w:tc>
          <w:tcPr>
            <w:tcW w:w="696" w:type="pct"/>
            <w:noWrap/>
          </w:tcPr>
          <w:p w14:paraId="123205C5" w14:textId="3DA98F12" w:rsidR="008A7303" w:rsidRPr="002C739F" w:rsidRDefault="008A7303" w:rsidP="004A1C2C">
            <w:pPr>
              <w:widowControl/>
              <w:ind w:leftChars="100" w:left="240"/>
              <w:rPr>
                <w:rFonts w:ascii="標楷體" w:eastAsia="標楷體" w:hAnsi="標楷體"/>
                <w:strike/>
                <w:color w:val="000000" w:themeColor="text1"/>
                <w:highlight w:val="magenta"/>
              </w:rPr>
            </w:pPr>
            <w:proofErr w:type="spellStart"/>
            <w:r w:rsidRPr="002C739F">
              <w:rPr>
                <w:rFonts w:ascii="標楷體" w:eastAsia="標楷體" w:hAnsi="標楷體"/>
                <w:strike/>
                <w:color w:val="000000" w:themeColor="text1"/>
                <w:highlight w:val="magenta"/>
              </w:rPr>
              <w:t>ParkingBdNoA</w:t>
            </w:r>
            <w:proofErr w:type="spellEnd"/>
          </w:p>
        </w:tc>
        <w:tc>
          <w:tcPr>
            <w:tcW w:w="1870" w:type="pct"/>
            <w:noWrap/>
          </w:tcPr>
          <w:p w14:paraId="24140313" w14:textId="55956F6B"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A</w:t>
            </w:r>
          </w:p>
        </w:tc>
        <w:tc>
          <w:tcPr>
            <w:tcW w:w="268" w:type="pct"/>
            <w:noWrap/>
          </w:tcPr>
          <w:p w14:paraId="2EC6C5B2" w14:textId="025211B9"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1A9B16AE" w14:textId="7033E06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w:t>
            </w:r>
          </w:p>
        </w:tc>
        <w:tc>
          <w:tcPr>
            <w:tcW w:w="291" w:type="pct"/>
          </w:tcPr>
          <w:p w14:paraId="5648D9A1"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4AC1E2F5" w14:textId="48E00C68"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A41A503" w14:textId="77777777" w:rsidTr="00614F5B">
        <w:trPr>
          <w:trHeight w:val="340"/>
        </w:trPr>
        <w:tc>
          <w:tcPr>
            <w:tcW w:w="267" w:type="pct"/>
          </w:tcPr>
          <w:p w14:paraId="1507F901" w14:textId="0A1C71CB" w:rsidR="008A7303" w:rsidRPr="002C739F" w:rsidRDefault="008A7303" w:rsidP="002C739F">
            <w:pPr>
              <w:widowControl/>
              <w:jc w:val="center"/>
              <w:rPr>
                <w:rFonts w:ascii="標楷體" w:eastAsia="標楷體" w:hAnsi="標楷體" w:cs="新細明體"/>
                <w:strike/>
                <w:color w:val="000000"/>
                <w:kern w:val="0"/>
                <w:highlight w:val="magenta"/>
              </w:rPr>
            </w:pPr>
          </w:p>
        </w:tc>
        <w:tc>
          <w:tcPr>
            <w:tcW w:w="696" w:type="pct"/>
            <w:noWrap/>
          </w:tcPr>
          <w:p w14:paraId="6DE852A6" w14:textId="2CE2727E" w:rsidR="008A7303" w:rsidRPr="002C739F" w:rsidRDefault="008A7303" w:rsidP="004A1C2C">
            <w:pPr>
              <w:widowControl/>
              <w:ind w:leftChars="100" w:left="240"/>
              <w:rPr>
                <w:rFonts w:ascii="標楷體" w:eastAsia="標楷體" w:hAnsi="標楷體"/>
                <w:strike/>
                <w:color w:val="000000" w:themeColor="text1"/>
                <w:highlight w:val="magenta"/>
              </w:rPr>
            </w:pPr>
            <w:proofErr w:type="spellStart"/>
            <w:r w:rsidRPr="002C739F">
              <w:rPr>
                <w:rFonts w:ascii="標楷體" w:eastAsia="標楷體" w:hAnsi="標楷體"/>
                <w:strike/>
                <w:color w:val="000000" w:themeColor="text1"/>
                <w:highlight w:val="magenta"/>
              </w:rPr>
              <w:t>ParkingBdNoB</w:t>
            </w:r>
            <w:proofErr w:type="spellEnd"/>
          </w:p>
        </w:tc>
        <w:tc>
          <w:tcPr>
            <w:tcW w:w="1870" w:type="pct"/>
            <w:noWrap/>
          </w:tcPr>
          <w:p w14:paraId="04B79D36" w14:textId="60E042BF"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B</w:t>
            </w:r>
          </w:p>
        </w:tc>
        <w:tc>
          <w:tcPr>
            <w:tcW w:w="268" w:type="pct"/>
            <w:noWrap/>
          </w:tcPr>
          <w:p w14:paraId="1316D5E5" w14:textId="1E4D61AA"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6E186B49" w14:textId="4870487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3</w:t>
            </w:r>
          </w:p>
        </w:tc>
        <w:tc>
          <w:tcPr>
            <w:tcW w:w="291" w:type="pct"/>
          </w:tcPr>
          <w:p w14:paraId="67612944"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9D8B918" w14:textId="43D1EC40"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C2B6C78" w14:textId="77777777" w:rsidTr="00614F5B">
        <w:trPr>
          <w:trHeight w:val="340"/>
        </w:trPr>
        <w:tc>
          <w:tcPr>
            <w:tcW w:w="267" w:type="pct"/>
          </w:tcPr>
          <w:p w14:paraId="47A23C16" w14:textId="3340E442"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50</w:t>
            </w:r>
          </w:p>
        </w:tc>
        <w:tc>
          <w:tcPr>
            <w:tcW w:w="696" w:type="pct"/>
            <w:noWrap/>
          </w:tcPr>
          <w:p w14:paraId="35E7E266" w14:textId="064F1428" w:rsidR="008A7303" w:rsidRPr="002C739F" w:rsidRDefault="008A7303" w:rsidP="004A1C2C">
            <w:pPr>
              <w:widowControl/>
              <w:ind w:leftChars="100" w:left="240"/>
              <w:rPr>
                <w:rFonts w:ascii="標楷體" w:eastAsia="標楷體" w:hAnsi="標楷體"/>
                <w:strike/>
                <w:color w:val="000000" w:themeColor="text1"/>
                <w:highlight w:val="magenta"/>
              </w:rPr>
            </w:pPr>
            <w:proofErr w:type="spellStart"/>
            <w:r w:rsidRPr="002C739F">
              <w:rPr>
                <w:rFonts w:ascii="標楷體" w:eastAsia="標楷體" w:hAnsi="標楷體"/>
                <w:strike/>
                <w:color w:val="000000" w:themeColor="text1"/>
                <w:highlight w:val="magenta"/>
              </w:rPr>
              <w:t>ParkingArea</w:t>
            </w:r>
            <w:proofErr w:type="spellEnd"/>
          </w:p>
        </w:tc>
        <w:tc>
          <w:tcPr>
            <w:tcW w:w="1870" w:type="pct"/>
            <w:noWrap/>
          </w:tcPr>
          <w:p w14:paraId="1BE524B2" w14:textId="166D824A"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獨立產權車位－登記面積</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坪</w:t>
            </w:r>
            <w:r w:rsidRPr="002C739F">
              <w:rPr>
                <w:rFonts w:ascii="標楷體" w:eastAsia="標楷體" w:hAnsi="標楷體"/>
                <w:strike/>
                <w:color w:val="000000" w:themeColor="text1"/>
                <w:highlight w:val="magenta"/>
              </w:rPr>
              <w:t>)</w:t>
            </w:r>
          </w:p>
        </w:tc>
        <w:tc>
          <w:tcPr>
            <w:tcW w:w="268" w:type="pct"/>
            <w:noWrap/>
          </w:tcPr>
          <w:p w14:paraId="40BD78A3" w14:textId="22C507D8"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3FC9D2FE" w14:textId="66EDB5E4"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14.2</w:t>
            </w:r>
          </w:p>
        </w:tc>
        <w:tc>
          <w:tcPr>
            <w:tcW w:w="291" w:type="pct"/>
          </w:tcPr>
          <w:p w14:paraId="5E8CD682"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CB02294" w14:textId="7BCA9D9E" w:rsidR="008A7303" w:rsidRPr="002C739F" w:rsidRDefault="008A7303" w:rsidP="009B76AC">
            <w:pPr>
              <w:widowControl/>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0.00</w:t>
            </w:r>
          </w:p>
        </w:tc>
      </w:tr>
      <w:tr w:rsidR="008A7303" w:rsidRPr="002C739F" w14:paraId="5721B2BF" w14:textId="77777777" w:rsidTr="00614F5B">
        <w:trPr>
          <w:trHeight w:val="340"/>
        </w:trPr>
        <w:tc>
          <w:tcPr>
            <w:tcW w:w="267" w:type="pct"/>
          </w:tcPr>
          <w:p w14:paraId="6531AABF" w14:textId="797C8AF6"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51</w:t>
            </w:r>
          </w:p>
        </w:tc>
        <w:tc>
          <w:tcPr>
            <w:tcW w:w="696" w:type="pct"/>
            <w:noWrap/>
          </w:tcPr>
          <w:p w14:paraId="3D704318" w14:textId="270DA06C" w:rsidR="008A7303" w:rsidRPr="002C739F" w:rsidRDefault="008A7303" w:rsidP="004A1C2C">
            <w:pPr>
              <w:widowControl/>
              <w:ind w:leftChars="100" w:left="240"/>
              <w:rPr>
                <w:rFonts w:ascii="標楷體" w:eastAsia="標楷體" w:hAnsi="標楷體"/>
                <w:strike/>
                <w:color w:val="000000" w:themeColor="text1"/>
                <w:highlight w:val="magenta"/>
              </w:rPr>
            </w:pPr>
            <w:proofErr w:type="spellStart"/>
            <w:r w:rsidRPr="002C739F">
              <w:rPr>
                <w:rFonts w:ascii="標楷體" w:eastAsia="標楷體" w:hAnsi="標楷體"/>
                <w:strike/>
                <w:color w:val="000000" w:themeColor="text1"/>
                <w:highlight w:val="magenta"/>
              </w:rPr>
              <w:t>ParkingAmt</w:t>
            </w:r>
            <w:proofErr w:type="spellEnd"/>
          </w:p>
        </w:tc>
        <w:tc>
          <w:tcPr>
            <w:tcW w:w="1870" w:type="pct"/>
            <w:noWrap/>
          </w:tcPr>
          <w:p w14:paraId="16CAC42A" w14:textId="022C0FC0"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獨立產權車位－價格</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元</w:t>
            </w:r>
            <w:r w:rsidRPr="002C739F">
              <w:rPr>
                <w:rFonts w:ascii="標楷體" w:eastAsia="標楷體" w:hAnsi="標楷體"/>
                <w:strike/>
                <w:color w:val="000000" w:themeColor="text1"/>
                <w:highlight w:val="magenta"/>
              </w:rPr>
              <w:t>)</w:t>
            </w:r>
          </w:p>
        </w:tc>
        <w:tc>
          <w:tcPr>
            <w:tcW w:w="268" w:type="pct"/>
            <w:noWrap/>
          </w:tcPr>
          <w:p w14:paraId="7BD44DEE" w14:textId="50D029F9"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1ABE9907" w14:textId="6016491A"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w:t>
            </w:r>
          </w:p>
        </w:tc>
        <w:tc>
          <w:tcPr>
            <w:tcW w:w="291" w:type="pct"/>
          </w:tcPr>
          <w:p w14:paraId="242377A9"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1D0154DF" w14:textId="5CE70E05" w:rsidR="008A7303" w:rsidRPr="002C739F" w:rsidRDefault="008A7303" w:rsidP="009B76AC">
            <w:pPr>
              <w:widowControl/>
              <w:rPr>
                <w:rFonts w:ascii="標楷體" w:eastAsia="標楷體" w:hAnsi="標楷體" w:cs="新細明體"/>
                <w:strike/>
                <w:color w:val="000000"/>
                <w:kern w:val="0"/>
              </w:rPr>
            </w:pPr>
            <w:r w:rsidRPr="002C739F">
              <w:rPr>
                <w:rFonts w:ascii="標楷體" w:eastAsia="標楷體" w:hAnsi="標楷體" w:cs="新細明體"/>
                <w:strike/>
                <w:color w:val="000000"/>
                <w:kern w:val="0"/>
                <w:highlight w:val="magenta"/>
              </w:rPr>
              <w:t>0</w:t>
            </w:r>
          </w:p>
        </w:tc>
      </w:tr>
      <w:tr w:rsidR="008A7303" w:rsidRPr="005E1BA9" w14:paraId="08E90661" w14:textId="77777777" w:rsidTr="002A4485">
        <w:trPr>
          <w:trHeight w:val="340"/>
        </w:trPr>
        <w:tc>
          <w:tcPr>
            <w:tcW w:w="267" w:type="pct"/>
            <w:shd w:val="clear" w:color="auto" w:fill="auto"/>
          </w:tcPr>
          <w:p w14:paraId="2B8922E3" w14:textId="77777777" w:rsidR="008A7303" w:rsidRPr="00D15A7B" w:rsidRDefault="008A7303" w:rsidP="000927FC">
            <w:pPr>
              <w:pStyle w:val="af9"/>
              <w:widowControl/>
              <w:numPr>
                <w:ilvl w:val="0"/>
                <w:numId w:val="33"/>
              </w:numPr>
              <w:ind w:leftChars="0"/>
              <w:jc w:val="center"/>
              <w:rPr>
                <w:rFonts w:ascii="標楷體" w:eastAsia="標楷體" w:hAnsi="標楷體" w:cs="新細明體"/>
                <w:strike/>
                <w:kern w:val="0"/>
                <w:highlight w:val="red"/>
              </w:rPr>
            </w:pPr>
          </w:p>
          <w:p w14:paraId="77877D83" w14:textId="4BF25A90" w:rsidR="002A4485" w:rsidRPr="00D15A7B" w:rsidRDefault="002A4485" w:rsidP="002A4485">
            <w:pPr>
              <w:rPr>
                <w:strike/>
                <w:highlight w:val="red"/>
              </w:rPr>
            </w:pPr>
          </w:p>
        </w:tc>
        <w:tc>
          <w:tcPr>
            <w:tcW w:w="696" w:type="pct"/>
            <w:noWrap/>
          </w:tcPr>
          <w:p w14:paraId="23E70A45" w14:textId="72777938" w:rsidR="008A7303" w:rsidRPr="00D15A7B" w:rsidRDefault="008A7303" w:rsidP="00614F5B">
            <w:pPr>
              <w:widowControl/>
              <w:rPr>
                <w:rFonts w:ascii="標楷體" w:eastAsia="標楷體" w:hAnsi="標楷體"/>
                <w:strike/>
              </w:rPr>
            </w:pPr>
            <w:r w:rsidRPr="00D15A7B">
              <w:rPr>
                <w:rFonts w:ascii="標楷體" w:eastAsia="標楷體" w:hAnsi="標楷體"/>
                <w:strike/>
                <w:highlight w:val="red"/>
              </w:rPr>
              <w:t>L2415ReasonOccurs</w:t>
            </w:r>
          </w:p>
        </w:tc>
        <w:tc>
          <w:tcPr>
            <w:tcW w:w="1870" w:type="pct"/>
            <w:noWrap/>
          </w:tcPr>
          <w:p w14:paraId="7181C052" w14:textId="77777777" w:rsidR="008A7303" w:rsidRPr="002A4485" w:rsidRDefault="008A7303" w:rsidP="009B76AC">
            <w:pPr>
              <w:widowControl/>
              <w:rPr>
                <w:rFonts w:ascii="標楷體" w:eastAsia="標楷體" w:hAnsi="標楷體"/>
                <w:strike/>
              </w:rPr>
            </w:pPr>
          </w:p>
        </w:tc>
        <w:tc>
          <w:tcPr>
            <w:tcW w:w="268" w:type="pct"/>
            <w:noWrap/>
          </w:tcPr>
          <w:p w14:paraId="19BC0007" w14:textId="77777777" w:rsidR="008A7303" w:rsidRPr="002A4485" w:rsidRDefault="008A7303" w:rsidP="009B76AC">
            <w:pPr>
              <w:widowControl/>
              <w:jc w:val="center"/>
              <w:rPr>
                <w:rFonts w:ascii="標楷體" w:eastAsia="標楷體" w:hAnsi="標楷體" w:cs="新細明體"/>
                <w:strike/>
                <w:kern w:val="0"/>
              </w:rPr>
            </w:pPr>
          </w:p>
        </w:tc>
        <w:tc>
          <w:tcPr>
            <w:tcW w:w="268" w:type="pct"/>
            <w:noWrap/>
          </w:tcPr>
          <w:p w14:paraId="5C59D84B" w14:textId="77777777" w:rsidR="008A7303" w:rsidRPr="002A4485" w:rsidRDefault="008A7303" w:rsidP="009B76AC">
            <w:pPr>
              <w:widowControl/>
              <w:jc w:val="center"/>
              <w:rPr>
                <w:rFonts w:ascii="標楷體" w:eastAsia="標楷體" w:hAnsi="標楷體" w:cs="新細明體"/>
                <w:strike/>
                <w:kern w:val="0"/>
              </w:rPr>
            </w:pPr>
          </w:p>
        </w:tc>
        <w:tc>
          <w:tcPr>
            <w:tcW w:w="291" w:type="pct"/>
          </w:tcPr>
          <w:p w14:paraId="2865CC50" w14:textId="77777777" w:rsidR="008A7303" w:rsidRPr="002A4485" w:rsidRDefault="008A7303" w:rsidP="00614F5B">
            <w:pPr>
              <w:widowControl/>
              <w:jc w:val="center"/>
              <w:rPr>
                <w:rFonts w:ascii="標楷體" w:eastAsia="標楷體" w:hAnsi="標楷體" w:cs="新細明體"/>
                <w:strike/>
                <w:kern w:val="0"/>
              </w:rPr>
            </w:pPr>
          </w:p>
        </w:tc>
        <w:tc>
          <w:tcPr>
            <w:tcW w:w="1340" w:type="pct"/>
            <w:noWrap/>
          </w:tcPr>
          <w:p w14:paraId="7DCBA795" w14:textId="6C4EDC49" w:rsidR="008A7303" w:rsidRPr="002A4485" w:rsidRDefault="008A7303" w:rsidP="009B76AC">
            <w:pPr>
              <w:widowControl/>
              <w:rPr>
                <w:rFonts w:ascii="標楷體" w:eastAsia="標楷體" w:hAnsi="標楷體" w:cs="新細明體"/>
                <w:strike/>
                <w:kern w:val="0"/>
              </w:rPr>
            </w:pPr>
          </w:p>
        </w:tc>
      </w:tr>
      <w:tr w:rsidR="008A7303" w:rsidRPr="008F20B5" w14:paraId="543EF7C5" w14:textId="77777777" w:rsidTr="00614F5B">
        <w:trPr>
          <w:trHeight w:val="340"/>
        </w:trPr>
        <w:tc>
          <w:tcPr>
            <w:tcW w:w="267" w:type="pct"/>
          </w:tcPr>
          <w:p w14:paraId="6231E642" w14:textId="6D938729"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2F5B6452" w14:textId="2711CA7B" w:rsidR="008A7303" w:rsidRPr="002A4485" w:rsidRDefault="008A7303" w:rsidP="004A1C2C">
            <w:pPr>
              <w:widowControl/>
              <w:ind w:leftChars="100" w:left="240"/>
              <w:rPr>
                <w:rFonts w:ascii="標楷體" w:eastAsia="標楷體" w:hAnsi="標楷體"/>
                <w:strike/>
                <w:color w:val="000000" w:themeColor="text1"/>
              </w:rPr>
            </w:pPr>
            <w:r w:rsidRPr="002A4485">
              <w:rPr>
                <w:rFonts w:ascii="標楷體" w:eastAsia="標楷體" w:hAnsi="標楷體"/>
                <w:strike/>
                <w:color w:val="000000" w:themeColor="text1"/>
                <w:highlight w:val="red"/>
              </w:rPr>
              <w:t>Reason</w:t>
            </w:r>
          </w:p>
        </w:tc>
        <w:tc>
          <w:tcPr>
            <w:tcW w:w="1870" w:type="pct"/>
            <w:noWrap/>
          </w:tcPr>
          <w:p w14:paraId="6024584E" w14:textId="424C7AF5" w:rsidR="008A7303" w:rsidRPr="002A4485" w:rsidRDefault="008A7303" w:rsidP="009B76AC">
            <w:pPr>
              <w:widowControl/>
              <w:rPr>
                <w:rFonts w:ascii="標楷體" w:eastAsia="標楷體" w:hAnsi="標楷體" w:cs="新細明體"/>
                <w:strike/>
                <w:color w:val="000000" w:themeColor="text1"/>
                <w:kern w:val="0"/>
              </w:rPr>
            </w:pPr>
            <w:r w:rsidRPr="00802471">
              <w:rPr>
                <w:rFonts w:ascii="標楷體" w:eastAsia="標楷體" w:hAnsi="標楷體" w:hint="eastAsia"/>
                <w:strike/>
                <w:color w:val="000000" w:themeColor="text1"/>
                <w:highlight w:val="red"/>
              </w:rPr>
              <w:t>建物修改原因－原因代碼</w:t>
            </w:r>
          </w:p>
        </w:tc>
        <w:tc>
          <w:tcPr>
            <w:tcW w:w="268" w:type="pct"/>
            <w:noWrap/>
          </w:tcPr>
          <w:p w14:paraId="6D5CA337" w14:textId="6B47E6CD"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X</w:t>
            </w:r>
          </w:p>
        </w:tc>
        <w:tc>
          <w:tcPr>
            <w:tcW w:w="268" w:type="pct"/>
            <w:noWrap/>
          </w:tcPr>
          <w:p w14:paraId="15EE70FD" w14:textId="18D14807"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1</w:t>
            </w:r>
          </w:p>
        </w:tc>
        <w:tc>
          <w:tcPr>
            <w:tcW w:w="291" w:type="pct"/>
          </w:tcPr>
          <w:p w14:paraId="368DD913" w14:textId="77777777" w:rsidR="008A7303" w:rsidRPr="002A4485" w:rsidRDefault="008A7303" w:rsidP="00614F5B">
            <w:pPr>
              <w:widowControl/>
              <w:jc w:val="center"/>
              <w:rPr>
                <w:rFonts w:ascii="標楷體" w:eastAsia="標楷體" w:hAnsi="標楷體" w:cs="新細明體"/>
                <w:strike/>
                <w:color w:val="000000"/>
                <w:kern w:val="0"/>
              </w:rPr>
            </w:pPr>
          </w:p>
        </w:tc>
        <w:tc>
          <w:tcPr>
            <w:tcW w:w="1340" w:type="pct"/>
            <w:noWrap/>
          </w:tcPr>
          <w:p w14:paraId="1238BF32" w14:textId="645BF333"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7034E26B"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2:資料錯誤</w:t>
            </w:r>
          </w:p>
          <w:p w14:paraId="288DFACC"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C43D2EA"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00AA437"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7771650F" w14:textId="509DEB6C" w:rsidR="008A7303" w:rsidRPr="002A4485" w:rsidRDefault="008A7303" w:rsidP="009B76AC">
            <w:pPr>
              <w:widowControl/>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6:其他：</w:t>
            </w:r>
          </w:p>
        </w:tc>
      </w:tr>
      <w:tr w:rsidR="008A7303" w:rsidRPr="008F20B5" w14:paraId="13D591F1" w14:textId="77777777" w:rsidTr="00614F5B">
        <w:trPr>
          <w:trHeight w:val="340"/>
        </w:trPr>
        <w:tc>
          <w:tcPr>
            <w:tcW w:w="267" w:type="pct"/>
          </w:tcPr>
          <w:p w14:paraId="56319E6C" w14:textId="6661105F"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48976F99" w14:textId="7091A367" w:rsidR="008A7303" w:rsidRPr="00802471" w:rsidRDefault="008A7303" w:rsidP="004A1C2C">
            <w:pPr>
              <w:widowControl/>
              <w:ind w:leftChars="100" w:left="240"/>
              <w:rPr>
                <w:rFonts w:ascii="標楷體" w:eastAsia="標楷體" w:hAnsi="標楷體"/>
                <w:strike/>
                <w:color w:val="000000" w:themeColor="text1"/>
                <w:highlight w:val="red"/>
              </w:rPr>
            </w:pPr>
            <w:proofErr w:type="spellStart"/>
            <w:r w:rsidRPr="00802471">
              <w:rPr>
                <w:rFonts w:ascii="標楷體" w:eastAsia="標楷體" w:hAnsi="標楷體"/>
                <w:strike/>
                <w:color w:val="000000" w:themeColor="text1"/>
                <w:highlight w:val="red"/>
              </w:rPr>
              <w:t>OtherReason</w:t>
            </w:r>
            <w:proofErr w:type="spellEnd"/>
          </w:p>
        </w:tc>
        <w:tc>
          <w:tcPr>
            <w:tcW w:w="1870" w:type="pct"/>
            <w:noWrap/>
          </w:tcPr>
          <w:p w14:paraId="74A11CAA" w14:textId="0B15DF8D"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建物修改原因－原因</w:t>
            </w:r>
          </w:p>
        </w:tc>
        <w:tc>
          <w:tcPr>
            <w:tcW w:w="268" w:type="pct"/>
            <w:noWrap/>
          </w:tcPr>
          <w:p w14:paraId="63D5AF06" w14:textId="5973D57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17A87065" w14:textId="60871CC3"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91" w:type="pct"/>
          </w:tcPr>
          <w:p w14:paraId="3753B2EC"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3EC85CB" w14:textId="7ACD76CE"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31882BD" w14:textId="77777777" w:rsidTr="00614F5B">
        <w:trPr>
          <w:trHeight w:val="340"/>
        </w:trPr>
        <w:tc>
          <w:tcPr>
            <w:tcW w:w="267" w:type="pct"/>
          </w:tcPr>
          <w:p w14:paraId="665EE870" w14:textId="2687CBC5"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208038D" w14:textId="1E3694A4" w:rsidR="008A7303" w:rsidRPr="00802471" w:rsidRDefault="008A7303" w:rsidP="004A1C2C">
            <w:pPr>
              <w:widowControl/>
              <w:ind w:leftChars="100" w:left="240"/>
              <w:rPr>
                <w:rFonts w:ascii="標楷體" w:eastAsia="標楷體" w:hAnsi="標楷體"/>
                <w:strike/>
                <w:color w:val="000000" w:themeColor="text1"/>
                <w:highlight w:val="red"/>
              </w:rPr>
            </w:pPr>
            <w:proofErr w:type="spellStart"/>
            <w:r w:rsidRPr="00802471">
              <w:rPr>
                <w:rFonts w:ascii="標楷體" w:eastAsia="標楷體" w:hAnsi="標楷體"/>
                <w:strike/>
                <w:color w:val="000000" w:themeColor="text1"/>
                <w:highlight w:val="red"/>
              </w:rPr>
              <w:t>CreateEmpNo</w:t>
            </w:r>
            <w:proofErr w:type="spellEnd"/>
          </w:p>
        </w:tc>
        <w:tc>
          <w:tcPr>
            <w:tcW w:w="1870" w:type="pct"/>
            <w:noWrap/>
          </w:tcPr>
          <w:p w14:paraId="687D2385" w14:textId="612DCFD4"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建物修改原因－建立者</w:t>
            </w:r>
          </w:p>
        </w:tc>
        <w:tc>
          <w:tcPr>
            <w:tcW w:w="268" w:type="pct"/>
            <w:noWrap/>
          </w:tcPr>
          <w:p w14:paraId="23C8835A" w14:textId="1E857517"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5E63EBF6" w14:textId="102B96C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91" w:type="pct"/>
          </w:tcPr>
          <w:p w14:paraId="2E78847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A601528" w14:textId="2103EBC4"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B38CB35" w14:textId="77777777" w:rsidTr="00614F5B">
        <w:trPr>
          <w:trHeight w:val="340"/>
        </w:trPr>
        <w:tc>
          <w:tcPr>
            <w:tcW w:w="267" w:type="pct"/>
          </w:tcPr>
          <w:p w14:paraId="1817FC3E" w14:textId="33FF0C1B"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B349A2E" w14:textId="2EF1128C" w:rsidR="008A7303" w:rsidRPr="00802471" w:rsidRDefault="008A7303" w:rsidP="004A1C2C">
            <w:pPr>
              <w:widowControl/>
              <w:ind w:leftChars="100" w:left="240"/>
              <w:rPr>
                <w:rFonts w:ascii="標楷體" w:eastAsia="標楷體" w:hAnsi="標楷體"/>
                <w:strike/>
                <w:color w:val="000000" w:themeColor="text1"/>
                <w:highlight w:val="red"/>
              </w:rPr>
            </w:pPr>
            <w:proofErr w:type="spellStart"/>
            <w:r w:rsidRPr="00802471">
              <w:rPr>
                <w:rFonts w:ascii="標楷體" w:eastAsia="標楷體" w:hAnsi="標楷體"/>
                <w:strike/>
                <w:color w:val="000000" w:themeColor="text1"/>
                <w:highlight w:val="red"/>
              </w:rPr>
              <w:t>CreateDate</w:t>
            </w:r>
            <w:proofErr w:type="spellEnd"/>
          </w:p>
        </w:tc>
        <w:tc>
          <w:tcPr>
            <w:tcW w:w="1870" w:type="pct"/>
            <w:noWrap/>
          </w:tcPr>
          <w:p w14:paraId="5C0BD7BC" w14:textId="358AED48"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建物修改原因－建立日期</w:t>
            </w:r>
          </w:p>
        </w:tc>
        <w:tc>
          <w:tcPr>
            <w:tcW w:w="268" w:type="pct"/>
            <w:noWrap/>
          </w:tcPr>
          <w:p w14:paraId="4D603F68" w14:textId="1111756A"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68" w:type="pct"/>
            <w:noWrap/>
          </w:tcPr>
          <w:p w14:paraId="006D5925" w14:textId="0FE4A210"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91" w:type="pct"/>
          </w:tcPr>
          <w:p w14:paraId="142F170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7E01842E" w14:textId="607F716C" w:rsidR="008A7303" w:rsidRPr="00802471" w:rsidRDefault="008A7303" w:rsidP="009B76AC">
            <w:pPr>
              <w:widowControl/>
              <w:rPr>
                <w:rFonts w:ascii="標楷體" w:eastAsia="標楷體" w:hAnsi="標楷體" w:cs="新細明體"/>
                <w:strike/>
                <w:color w:val="000000"/>
                <w:kern w:val="0"/>
                <w:highlight w:val="red"/>
              </w:rPr>
            </w:pPr>
            <w:proofErr w:type="spellStart"/>
            <w:r w:rsidRPr="00802471">
              <w:rPr>
                <w:rFonts w:ascii="標楷體" w:eastAsia="標楷體" w:hAnsi="標楷體" w:cs="新細明體"/>
                <w:strike/>
                <w:color w:val="000000"/>
                <w:kern w:val="0"/>
                <w:highlight w:val="red"/>
              </w:rPr>
              <w:t>yyymmdd</w:t>
            </w:r>
            <w:proofErr w:type="spellEnd"/>
          </w:p>
        </w:tc>
      </w:tr>
      <w:tr w:rsidR="001466D5" w:rsidRPr="005E1BA9" w14:paraId="0E47901E" w14:textId="77777777" w:rsidTr="00614F5B">
        <w:trPr>
          <w:trHeight w:val="340"/>
        </w:trPr>
        <w:tc>
          <w:tcPr>
            <w:tcW w:w="267" w:type="pct"/>
          </w:tcPr>
          <w:p w14:paraId="5F3D8BBE" w14:textId="070C72FF" w:rsidR="001466D5" w:rsidRPr="002C739F" w:rsidRDefault="001466D5" w:rsidP="000927FC">
            <w:pPr>
              <w:pStyle w:val="af9"/>
              <w:widowControl/>
              <w:numPr>
                <w:ilvl w:val="0"/>
                <w:numId w:val="33"/>
              </w:numPr>
              <w:ind w:leftChars="0"/>
              <w:jc w:val="center"/>
              <w:rPr>
                <w:rFonts w:ascii="標楷體" w:eastAsia="標楷體" w:hAnsi="標楷體" w:cs="新細明體"/>
                <w:kern w:val="0"/>
                <w:highlight w:val="magenta"/>
              </w:rPr>
            </w:pPr>
            <w:r w:rsidRPr="002C739F">
              <w:rPr>
                <w:rFonts w:ascii="標楷體" w:eastAsia="標楷體" w:hAnsi="標楷體" w:cs="新細明體"/>
                <w:kern w:val="0"/>
                <w:highlight w:val="magenta"/>
              </w:rPr>
              <w:t>52</w:t>
            </w:r>
          </w:p>
        </w:tc>
        <w:tc>
          <w:tcPr>
            <w:tcW w:w="696" w:type="pct"/>
            <w:noWrap/>
          </w:tcPr>
          <w:p w14:paraId="5726D037" w14:textId="084AA8CB" w:rsidR="001466D5" w:rsidRPr="005E1BA9" w:rsidRDefault="001466D5"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ParkingTotal</w:t>
            </w:r>
            <w:r w:rsidRPr="005E1BA9">
              <w:rPr>
                <w:rFonts w:ascii="標楷體" w:eastAsia="標楷體" w:hAnsi="標楷體" w:hint="eastAsia"/>
                <w:color w:val="C00000"/>
                <w:highlight w:val="yellow"/>
              </w:rPr>
              <w:t>Oc</w:t>
            </w:r>
            <w:r w:rsidRPr="005E1BA9">
              <w:rPr>
                <w:rFonts w:ascii="標楷體" w:eastAsia="標楷體" w:hAnsi="標楷體"/>
                <w:color w:val="C00000"/>
                <w:highlight w:val="yellow"/>
              </w:rPr>
              <w:t>curs</w:t>
            </w:r>
          </w:p>
        </w:tc>
        <w:tc>
          <w:tcPr>
            <w:tcW w:w="1870" w:type="pct"/>
            <w:noWrap/>
          </w:tcPr>
          <w:p w14:paraId="070EAB45" w14:textId="034B1F50" w:rsidR="001466D5"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停車位合計</w:t>
            </w:r>
          </w:p>
        </w:tc>
        <w:tc>
          <w:tcPr>
            <w:tcW w:w="268" w:type="pct"/>
            <w:noWrap/>
          </w:tcPr>
          <w:p w14:paraId="58CD2F03"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68" w:type="pct"/>
            <w:noWrap/>
          </w:tcPr>
          <w:p w14:paraId="529161B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91" w:type="pct"/>
          </w:tcPr>
          <w:p w14:paraId="2E5EFC0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CF7821F" w14:textId="77777777" w:rsidR="001466D5" w:rsidRPr="005E1BA9" w:rsidRDefault="001466D5" w:rsidP="009B76AC">
            <w:pPr>
              <w:widowControl/>
              <w:rPr>
                <w:rFonts w:ascii="標楷體" w:eastAsia="標楷體" w:hAnsi="標楷體" w:cs="新細明體"/>
                <w:color w:val="C00000"/>
                <w:kern w:val="0"/>
                <w:highlight w:val="yellow"/>
              </w:rPr>
            </w:pPr>
          </w:p>
        </w:tc>
      </w:tr>
      <w:tr w:rsidR="005E1BA9" w:rsidRPr="005E1BA9" w14:paraId="68FB5B41" w14:textId="77777777" w:rsidTr="00614F5B">
        <w:trPr>
          <w:trHeight w:val="340"/>
        </w:trPr>
        <w:tc>
          <w:tcPr>
            <w:tcW w:w="267" w:type="pct"/>
          </w:tcPr>
          <w:p w14:paraId="34178CE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0685BE16" w14:textId="6F3D74B7" w:rsidR="001466D5" w:rsidRPr="005E1BA9" w:rsidRDefault="001466D5"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ParkingTypeCodeA</w:t>
            </w:r>
            <w:proofErr w:type="spellEnd"/>
          </w:p>
        </w:tc>
        <w:tc>
          <w:tcPr>
            <w:tcW w:w="1870" w:type="pct"/>
            <w:noWrap/>
          </w:tcPr>
          <w:p w14:paraId="53D9F3A2" w14:textId="6BA2305A"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w:t>
            </w:r>
          </w:p>
        </w:tc>
        <w:tc>
          <w:tcPr>
            <w:tcW w:w="268" w:type="pct"/>
            <w:noWrap/>
          </w:tcPr>
          <w:p w14:paraId="6B647D0B" w14:textId="1F08FA0B"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091DFE1E" w14:textId="28D0C0F4"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5EAA86C2"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B3C8D4"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12C27A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25FB470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33E0CB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4F00B3B7" w14:textId="51E46187" w:rsidR="001466D5"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1466D5" w:rsidRPr="005E1BA9" w14:paraId="7B578546" w14:textId="77777777" w:rsidTr="00614F5B">
        <w:trPr>
          <w:trHeight w:val="340"/>
        </w:trPr>
        <w:tc>
          <w:tcPr>
            <w:tcW w:w="267" w:type="pct"/>
          </w:tcPr>
          <w:p w14:paraId="60B896B1"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2479FAEA" w14:textId="152EE240" w:rsidR="001466D5" w:rsidRPr="005E1BA9" w:rsidRDefault="001466D5"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ParkingQtyA</w:t>
            </w:r>
            <w:proofErr w:type="spellEnd"/>
          </w:p>
        </w:tc>
        <w:tc>
          <w:tcPr>
            <w:tcW w:w="1870" w:type="pct"/>
            <w:noWrap/>
          </w:tcPr>
          <w:p w14:paraId="769BAB16" w14:textId="338DFD0B"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停車位類別合計數</w:t>
            </w:r>
          </w:p>
        </w:tc>
        <w:tc>
          <w:tcPr>
            <w:tcW w:w="268" w:type="pct"/>
            <w:noWrap/>
          </w:tcPr>
          <w:p w14:paraId="4CFF6127" w14:textId="31EF10D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C3F003D" w14:textId="10599131"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17F913A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4973D24C" w14:textId="77777777" w:rsidR="001466D5" w:rsidRPr="005E1BA9" w:rsidRDefault="001466D5" w:rsidP="009B76AC">
            <w:pPr>
              <w:widowControl/>
              <w:rPr>
                <w:rFonts w:ascii="標楷體" w:eastAsia="標楷體" w:hAnsi="標楷體" w:cs="新細明體"/>
                <w:color w:val="C00000"/>
                <w:kern w:val="0"/>
                <w:highlight w:val="yellow"/>
              </w:rPr>
            </w:pPr>
          </w:p>
        </w:tc>
      </w:tr>
      <w:tr w:rsidR="001466D5" w:rsidRPr="005E1BA9" w14:paraId="4F830280" w14:textId="77777777" w:rsidTr="00614F5B">
        <w:trPr>
          <w:trHeight w:val="340"/>
        </w:trPr>
        <w:tc>
          <w:tcPr>
            <w:tcW w:w="267" w:type="pct"/>
          </w:tcPr>
          <w:p w14:paraId="1464E6DF"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7DF9C117" w14:textId="488F1B62" w:rsidR="001466D5"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ParkingAreaA</w:t>
            </w:r>
            <w:proofErr w:type="spellEnd"/>
          </w:p>
        </w:tc>
        <w:tc>
          <w:tcPr>
            <w:tcW w:w="1870" w:type="pct"/>
            <w:noWrap/>
          </w:tcPr>
          <w:p w14:paraId="71718584" w14:textId="754CA80F"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停車位類別面計合計</w:t>
            </w:r>
          </w:p>
        </w:tc>
        <w:tc>
          <w:tcPr>
            <w:tcW w:w="268" w:type="pct"/>
            <w:noWrap/>
          </w:tcPr>
          <w:p w14:paraId="2B1C0407" w14:textId="264F5C0C"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6CD349BF" w14:textId="38F8C1F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00C10FFD"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8F0A18" w14:textId="32D54124" w:rsidR="001466D5" w:rsidRPr="005E1BA9" w:rsidRDefault="00E02014"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65C52744" w14:textId="77777777" w:rsidTr="00614F5B">
        <w:trPr>
          <w:trHeight w:val="340"/>
        </w:trPr>
        <w:tc>
          <w:tcPr>
            <w:tcW w:w="267" w:type="pct"/>
          </w:tcPr>
          <w:p w14:paraId="1625F177" w14:textId="339DE004" w:rsidR="00D51BDA" w:rsidRPr="002C739F" w:rsidRDefault="00D51BDA" w:rsidP="002C739F">
            <w:pPr>
              <w:pStyle w:val="af9"/>
              <w:widowControl/>
              <w:numPr>
                <w:ilvl w:val="0"/>
                <w:numId w:val="33"/>
              </w:numPr>
              <w:ind w:leftChars="0"/>
              <w:jc w:val="center"/>
              <w:rPr>
                <w:rFonts w:ascii="標楷體" w:eastAsia="標楷體" w:hAnsi="標楷體" w:cs="新細明體"/>
                <w:color w:val="C00000"/>
                <w:kern w:val="0"/>
                <w:highlight w:val="magenta"/>
              </w:rPr>
            </w:pPr>
            <w:r w:rsidRPr="002C739F">
              <w:rPr>
                <w:rFonts w:ascii="標楷體" w:eastAsia="標楷體" w:hAnsi="標楷體" w:cs="新細明體" w:hint="eastAsia"/>
                <w:color w:val="C00000"/>
                <w:kern w:val="0"/>
                <w:highlight w:val="magenta"/>
              </w:rPr>
              <w:t>53</w:t>
            </w:r>
          </w:p>
        </w:tc>
        <w:tc>
          <w:tcPr>
            <w:tcW w:w="696" w:type="pct"/>
            <w:noWrap/>
          </w:tcPr>
          <w:p w14:paraId="48AD2D29" w14:textId="332377F9" w:rsidR="00D51BDA" w:rsidRPr="005E1BA9" w:rsidRDefault="00D51BDA"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w:t>
            </w:r>
            <w:r w:rsidRPr="005E1BA9">
              <w:rPr>
                <w:rFonts w:ascii="標楷體" w:eastAsia="標楷體" w:hAnsi="標楷體" w:hint="eastAsia"/>
                <w:color w:val="C00000"/>
                <w:highlight w:val="yellow"/>
              </w:rPr>
              <w:t>DetailOc</w:t>
            </w:r>
            <w:r w:rsidRPr="005E1BA9">
              <w:rPr>
                <w:rFonts w:ascii="標楷體" w:eastAsia="標楷體" w:hAnsi="標楷體"/>
                <w:color w:val="C00000"/>
                <w:highlight w:val="yellow"/>
              </w:rPr>
              <w:t>curs</w:t>
            </w:r>
          </w:p>
        </w:tc>
        <w:tc>
          <w:tcPr>
            <w:tcW w:w="1870" w:type="pct"/>
            <w:noWrap/>
          </w:tcPr>
          <w:p w14:paraId="36AA49F3" w14:textId="03B2D649" w:rsidR="00D51BDA"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停車位明細</w:t>
            </w:r>
          </w:p>
        </w:tc>
        <w:tc>
          <w:tcPr>
            <w:tcW w:w="268" w:type="pct"/>
            <w:noWrap/>
          </w:tcPr>
          <w:p w14:paraId="3DE3B0C4"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68" w:type="pct"/>
            <w:noWrap/>
          </w:tcPr>
          <w:p w14:paraId="63011F99"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91" w:type="pct"/>
          </w:tcPr>
          <w:p w14:paraId="3D262CF7"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C97C749"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71E7278" w14:textId="77777777" w:rsidTr="00614F5B">
        <w:trPr>
          <w:trHeight w:val="340"/>
        </w:trPr>
        <w:tc>
          <w:tcPr>
            <w:tcW w:w="267" w:type="pct"/>
          </w:tcPr>
          <w:p w14:paraId="763173B3"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2309C40" w14:textId="4367359E" w:rsidR="00D51BDA" w:rsidRPr="005E1BA9" w:rsidRDefault="00D51BDA" w:rsidP="00DA0445">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ParkingNo</w:t>
            </w:r>
            <w:proofErr w:type="spellEnd"/>
          </w:p>
        </w:tc>
        <w:tc>
          <w:tcPr>
            <w:tcW w:w="1870" w:type="pct"/>
            <w:noWrap/>
          </w:tcPr>
          <w:p w14:paraId="7DE737C3" w14:textId="43AF8736"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車位編號</w:t>
            </w:r>
          </w:p>
        </w:tc>
        <w:tc>
          <w:tcPr>
            <w:tcW w:w="268" w:type="pct"/>
            <w:noWrap/>
          </w:tcPr>
          <w:p w14:paraId="2A531EFD" w14:textId="1F440184"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51D8A028" w14:textId="628CE58A"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20</w:t>
            </w:r>
          </w:p>
        </w:tc>
        <w:tc>
          <w:tcPr>
            <w:tcW w:w="291" w:type="pct"/>
          </w:tcPr>
          <w:p w14:paraId="7E850CF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14FA29E"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6ADD91E1" w14:textId="77777777" w:rsidTr="00614F5B">
        <w:trPr>
          <w:trHeight w:val="340"/>
        </w:trPr>
        <w:tc>
          <w:tcPr>
            <w:tcW w:w="267" w:type="pct"/>
          </w:tcPr>
          <w:p w14:paraId="25F10B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B4D45A7" w14:textId="1B693E67" w:rsidR="00D51BDA" w:rsidRPr="005E1BA9" w:rsidRDefault="00D51BDA" w:rsidP="00DA0445">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ParkingQty</w:t>
            </w:r>
            <w:proofErr w:type="spellEnd"/>
          </w:p>
        </w:tc>
        <w:tc>
          <w:tcPr>
            <w:tcW w:w="1870" w:type="pct"/>
            <w:noWrap/>
          </w:tcPr>
          <w:p w14:paraId="4E75D5DC" w14:textId="5243EC1C"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車位數量</w:t>
            </w:r>
          </w:p>
        </w:tc>
        <w:tc>
          <w:tcPr>
            <w:tcW w:w="268" w:type="pct"/>
            <w:noWrap/>
          </w:tcPr>
          <w:p w14:paraId="199A299F" w14:textId="5556C49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4A3B844A" w14:textId="0EFAB02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684EE85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363358AC" w14:textId="77777777" w:rsidR="00D51BDA" w:rsidRPr="005E1BA9" w:rsidRDefault="00D51BDA" w:rsidP="009B76AC">
            <w:pPr>
              <w:widowControl/>
              <w:rPr>
                <w:rFonts w:ascii="標楷體" w:eastAsia="標楷體" w:hAnsi="標楷體" w:cs="新細明體"/>
                <w:color w:val="C00000"/>
                <w:kern w:val="0"/>
                <w:highlight w:val="yellow"/>
              </w:rPr>
            </w:pPr>
          </w:p>
        </w:tc>
      </w:tr>
      <w:tr w:rsidR="005E1BA9" w:rsidRPr="005E1BA9" w14:paraId="2496253E" w14:textId="77777777" w:rsidTr="00614F5B">
        <w:trPr>
          <w:trHeight w:val="340"/>
        </w:trPr>
        <w:tc>
          <w:tcPr>
            <w:tcW w:w="267" w:type="pct"/>
          </w:tcPr>
          <w:p w14:paraId="3C366E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F34560E" w14:textId="562E8002" w:rsidR="00D51BDA" w:rsidRPr="005E1BA9" w:rsidRDefault="00D51BDA" w:rsidP="00DA0445">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ParkingTypeCode</w:t>
            </w:r>
            <w:proofErr w:type="spellEnd"/>
          </w:p>
        </w:tc>
        <w:tc>
          <w:tcPr>
            <w:tcW w:w="1870" w:type="pct"/>
            <w:noWrap/>
          </w:tcPr>
          <w:p w14:paraId="65D60504" w14:textId="1A4ECF85"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停車位型式</w:t>
            </w:r>
          </w:p>
        </w:tc>
        <w:tc>
          <w:tcPr>
            <w:tcW w:w="268" w:type="pct"/>
            <w:noWrap/>
          </w:tcPr>
          <w:p w14:paraId="5E8B518E" w14:textId="49F47E7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21C48C08" w14:textId="4C831513"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0C3CC1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071FC62"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FEC3B6D"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04B0C0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0BCE45E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11D49CF5" w14:textId="035C9965" w:rsidR="00D51BDA"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D51BDA" w:rsidRPr="005E1BA9" w14:paraId="1174E43E" w14:textId="77777777" w:rsidTr="00614F5B">
        <w:trPr>
          <w:trHeight w:val="340"/>
        </w:trPr>
        <w:tc>
          <w:tcPr>
            <w:tcW w:w="267" w:type="pct"/>
          </w:tcPr>
          <w:p w14:paraId="35B4B828"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7109A9EC" w14:textId="17FE7A02"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ParkingOwnerPart</w:t>
            </w:r>
            <w:proofErr w:type="spellEnd"/>
          </w:p>
        </w:tc>
        <w:tc>
          <w:tcPr>
            <w:tcW w:w="1870" w:type="pct"/>
            <w:noWrap/>
          </w:tcPr>
          <w:p w14:paraId="1AC8C94F" w14:textId="3ADACBFF"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持份比率(分子)</w:t>
            </w:r>
          </w:p>
        </w:tc>
        <w:tc>
          <w:tcPr>
            <w:tcW w:w="268" w:type="pct"/>
            <w:noWrap/>
          </w:tcPr>
          <w:p w14:paraId="23DF97DE" w14:textId="62F73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53D1F404" w14:textId="14E0036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388B2B86"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4E118700"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20AFAE5" w14:textId="77777777" w:rsidTr="00614F5B">
        <w:trPr>
          <w:trHeight w:val="340"/>
        </w:trPr>
        <w:tc>
          <w:tcPr>
            <w:tcW w:w="267" w:type="pct"/>
          </w:tcPr>
          <w:p w14:paraId="4098085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38487B6" w14:textId="14B0C621"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ParkingOwnerTotal</w:t>
            </w:r>
            <w:proofErr w:type="spellEnd"/>
          </w:p>
        </w:tc>
        <w:tc>
          <w:tcPr>
            <w:tcW w:w="1870" w:type="pct"/>
            <w:noWrap/>
          </w:tcPr>
          <w:p w14:paraId="2E571AFF" w14:textId="1C9E7D29"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持份比率(分母)</w:t>
            </w:r>
          </w:p>
        </w:tc>
        <w:tc>
          <w:tcPr>
            <w:tcW w:w="268" w:type="pct"/>
            <w:noWrap/>
          </w:tcPr>
          <w:p w14:paraId="5EB38638" w14:textId="4396C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310D87" w14:textId="4E1CC48C"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7CE0BF3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513C21F"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1AC407EA" w14:textId="77777777" w:rsidTr="00614F5B">
        <w:trPr>
          <w:trHeight w:val="340"/>
        </w:trPr>
        <w:tc>
          <w:tcPr>
            <w:tcW w:w="267" w:type="pct"/>
          </w:tcPr>
          <w:p w14:paraId="2E4B5E0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C62C3A1" w14:textId="0B1EB6F8"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ParkingArea</w:t>
            </w:r>
            <w:proofErr w:type="spellEnd"/>
          </w:p>
        </w:tc>
        <w:tc>
          <w:tcPr>
            <w:tcW w:w="1870" w:type="pct"/>
            <w:noWrap/>
          </w:tcPr>
          <w:p w14:paraId="13F7BADA" w14:textId="41A9326C"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車位-登記面積(坪)</w:t>
            </w:r>
          </w:p>
        </w:tc>
        <w:tc>
          <w:tcPr>
            <w:tcW w:w="268" w:type="pct"/>
            <w:noWrap/>
          </w:tcPr>
          <w:p w14:paraId="21C7FBFD" w14:textId="6D78545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01AD4A2" w14:textId="207D7983"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705BF5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2E29D95" w14:textId="5717009F" w:rsidR="00D51BDA" w:rsidRPr="005E1BA9" w:rsidRDefault="00240A1B"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50F078A7" w14:textId="77777777" w:rsidTr="00614F5B">
        <w:trPr>
          <w:trHeight w:val="340"/>
        </w:trPr>
        <w:tc>
          <w:tcPr>
            <w:tcW w:w="267" w:type="pct"/>
          </w:tcPr>
          <w:p w14:paraId="35016D30"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2C6A9E6" w14:textId="6A23AAFC"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ParkingBdNoA</w:t>
            </w:r>
            <w:proofErr w:type="spellEnd"/>
          </w:p>
        </w:tc>
        <w:tc>
          <w:tcPr>
            <w:tcW w:w="1870" w:type="pct"/>
            <w:noWrap/>
          </w:tcPr>
          <w:p w14:paraId="6A709FC3" w14:textId="251E028A"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1</w:t>
            </w:r>
          </w:p>
        </w:tc>
        <w:tc>
          <w:tcPr>
            <w:tcW w:w="268" w:type="pct"/>
            <w:noWrap/>
          </w:tcPr>
          <w:p w14:paraId="7DADF96B" w14:textId="2AF5D6C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6466832" w14:textId="51CF2698"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2618166A"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0520A89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40991208" w14:textId="77777777" w:rsidTr="00614F5B">
        <w:trPr>
          <w:trHeight w:val="340"/>
        </w:trPr>
        <w:tc>
          <w:tcPr>
            <w:tcW w:w="267" w:type="pct"/>
          </w:tcPr>
          <w:p w14:paraId="467ED87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B42F53F" w14:textId="2DBC0FCE"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ParkingBdNoB</w:t>
            </w:r>
            <w:proofErr w:type="spellEnd"/>
          </w:p>
        </w:tc>
        <w:tc>
          <w:tcPr>
            <w:tcW w:w="1870" w:type="pct"/>
            <w:noWrap/>
          </w:tcPr>
          <w:p w14:paraId="22C72537" w14:textId="1E92E08F"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2</w:t>
            </w:r>
          </w:p>
        </w:tc>
        <w:tc>
          <w:tcPr>
            <w:tcW w:w="268" w:type="pct"/>
            <w:noWrap/>
          </w:tcPr>
          <w:p w14:paraId="4CEB72B7" w14:textId="5D41B3CB"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F9CB81C" w14:textId="6BD296C9"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w:t>
            </w:r>
          </w:p>
        </w:tc>
        <w:tc>
          <w:tcPr>
            <w:tcW w:w="291" w:type="pct"/>
          </w:tcPr>
          <w:p w14:paraId="3A4FFE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29D08C0A"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ACABD66" w14:textId="77777777" w:rsidTr="00614F5B">
        <w:trPr>
          <w:trHeight w:val="340"/>
        </w:trPr>
        <w:tc>
          <w:tcPr>
            <w:tcW w:w="267" w:type="pct"/>
          </w:tcPr>
          <w:p w14:paraId="13865D92"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4C059C5" w14:textId="4671BFF6"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ParkingLandNoA</w:t>
            </w:r>
            <w:proofErr w:type="spellEnd"/>
          </w:p>
        </w:tc>
        <w:tc>
          <w:tcPr>
            <w:tcW w:w="1870" w:type="pct"/>
            <w:noWrap/>
          </w:tcPr>
          <w:p w14:paraId="0240A918" w14:textId="0AB9E2F0"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1</w:t>
            </w:r>
          </w:p>
        </w:tc>
        <w:tc>
          <w:tcPr>
            <w:tcW w:w="268" w:type="pct"/>
            <w:noWrap/>
          </w:tcPr>
          <w:p w14:paraId="05A3BEFC" w14:textId="6D268736"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5E2850A" w14:textId="5951092F"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0E16CA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B508353"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2FCA2BF3" w14:textId="77777777" w:rsidTr="00614F5B">
        <w:trPr>
          <w:trHeight w:val="340"/>
        </w:trPr>
        <w:tc>
          <w:tcPr>
            <w:tcW w:w="267" w:type="pct"/>
          </w:tcPr>
          <w:p w14:paraId="31A7A60D"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79A012A" w14:textId="13D828EB"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ParkingLandNoB</w:t>
            </w:r>
            <w:proofErr w:type="spellEnd"/>
          </w:p>
        </w:tc>
        <w:tc>
          <w:tcPr>
            <w:tcW w:w="1870" w:type="pct"/>
            <w:noWrap/>
          </w:tcPr>
          <w:p w14:paraId="3A2B63D4" w14:textId="27ADAC0A"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2</w:t>
            </w:r>
          </w:p>
        </w:tc>
        <w:tc>
          <w:tcPr>
            <w:tcW w:w="268" w:type="pct"/>
            <w:noWrap/>
          </w:tcPr>
          <w:p w14:paraId="2DA17F01" w14:textId="19107BBC"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7920BAD" w14:textId="21CCA91D"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28D6BC2C"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0FDB30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9FF1B10" w14:textId="77777777" w:rsidTr="00614F5B">
        <w:trPr>
          <w:trHeight w:val="340"/>
        </w:trPr>
        <w:tc>
          <w:tcPr>
            <w:tcW w:w="267" w:type="pct"/>
          </w:tcPr>
          <w:p w14:paraId="2545275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902D50C" w14:textId="18CEE244"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ParkingAmount</w:t>
            </w:r>
            <w:proofErr w:type="spellEnd"/>
          </w:p>
        </w:tc>
        <w:tc>
          <w:tcPr>
            <w:tcW w:w="1870" w:type="pct"/>
            <w:noWrap/>
          </w:tcPr>
          <w:p w14:paraId="2CB42027" w14:textId="7897706E"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車位-價格</w:t>
            </w:r>
          </w:p>
        </w:tc>
        <w:tc>
          <w:tcPr>
            <w:tcW w:w="268" w:type="pct"/>
            <w:noWrap/>
          </w:tcPr>
          <w:p w14:paraId="15423623" w14:textId="3A6111A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239882" w14:textId="2B856300" w:rsidR="00D51BDA" w:rsidRPr="005E1BA9" w:rsidRDefault="00240A1B" w:rsidP="009B76AC">
            <w:pPr>
              <w:widowControl/>
              <w:jc w:val="center"/>
              <w:rPr>
                <w:rFonts w:ascii="標楷體" w:eastAsia="標楷體" w:hAnsi="標楷體" w:cs="新細明體"/>
                <w:color w:val="C00000"/>
                <w:kern w:val="0"/>
              </w:rPr>
            </w:pPr>
            <w:r w:rsidRPr="005E1BA9">
              <w:rPr>
                <w:rFonts w:ascii="標楷體" w:eastAsia="標楷體" w:hAnsi="標楷體" w:cs="新細明體" w:hint="eastAsia"/>
                <w:color w:val="C00000"/>
                <w:kern w:val="0"/>
                <w:highlight w:val="yellow"/>
              </w:rPr>
              <w:t>10</w:t>
            </w:r>
          </w:p>
        </w:tc>
        <w:tc>
          <w:tcPr>
            <w:tcW w:w="291" w:type="pct"/>
          </w:tcPr>
          <w:p w14:paraId="789E8B1D" w14:textId="77777777" w:rsidR="00D51BDA" w:rsidRPr="005E1BA9" w:rsidRDefault="00D51BDA" w:rsidP="00614F5B">
            <w:pPr>
              <w:widowControl/>
              <w:jc w:val="center"/>
              <w:rPr>
                <w:rFonts w:ascii="標楷體" w:eastAsia="標楷體" w:hAnsi="標楷體" w:cs="新細明體"/>
                <w:color w:val="C00000"/>
                <w:kern w:val="0"/>
              </w:rPr>
            </w:pPr>
          </w:p>
        </w:tc>
        <w:tc>
          <w:tcPr>
            <w:tcW w:w="1340" w:type="pct"/>
            <w:noWrap/>
          </w:tcPr>
          <w:p w14:paraId="754BDA35" w14:textId="77777777" w:rsidR="00D51BDA" w:rsidRPr="005E1BA9" w:rsidRDefault="00D51BDA" w:rsidP="009B76AC">
            <w:pPr>
              <w:widowControl/>
              <w:rPr>
                <w:rFonts w:ascii="標楷體" w:eastAsia="標楷體" w:hAnsi="標楷體" w:cs="新細明體"/>
                <w:color w:val="C00000"/>
                <w:kern w:val="0"/>
              </w:rPr>
            </w:pPr>
          </w:p>
        </w:tc>
      </w:tr>
    </w:tbl>
    <w:p w14:paraId="529345F6" w14:textId="77777777" w:rsidR="009C1DD1" w:rsidRPr="008F20B5" w:rsidRDefault="009C1DD1" w:rsidP="009C1DD1">
      <w:pPr>
        <w:ind w:leftChars="500" w:left="1200"/>
        <w:rPr>
          <w:rFonts w:ascii="標楷體" w:eastAsia="標楷體" w:hAnsi="標楷體"/>
        </w:rPr>
      </w:pPr>
    </w:p>
    <w:p w14:paraId="76EFC5BB"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67818F31" w14:textId="77777777" w:rsidR="009C1DD1" w:rsidRPr="004A1C2C" w:rsidRDefault="009C1DD1" w:rsidP="009C1DD1">
      <w:pPr>
        <w:rPr>
          <w:rFonts w:ascii="標楷體" w:eastAsia="標楷體" w:hAnsi="標楷體"/>
        </w:rPr>
      </w:pPr>
    </w:p>
    <w:p w14:paraId="705F392B" w14:textId="0C82A492" w:rsidR="009C1DD1" w:rsidRPr="008F20B5" w:rsidRDefault="00573DD7" w:rsidP="0078740E">
      <w:pPr>
        <w:pStyle w:val="3"/>
        <w:numPr>
          <w:ilvl w:val="2"/>
          <w:numId w:val="7"/>
        </w:numPr>
        <w:spacing w:before="0"/>
        <w:rPr>
          <w:rFonts w:ascii="標楷體" w:hAnsi="標楷體"/>
          <w:b/>
          <w:szCs w:val="32"/>
        </w:rPr>
      </w:pPr>
      <w:bookmarkStart w:id="216" w:name="_L2440動產擔保品資料登錄"/>
      <w:bookmarkStart w:id="217" w:name="_L2412動產擔保品資料登錄"/>
      <w:bookmarkStart w:id="218" w:name="_Toc90483157"/>
      <w:bookmarkStart w:id="219" w:name="_Toc90483412"/>
      <w:bookmarkStart w:id="220" w:name="_Toc90483528"/>
      <w:bookmarkStart w:id="221" w:name="_Toc90483754"/>
      <w:bookmarkStart w:id="222" w:name="_Toc90490026"/>
      <w:bookmarkStart w:id="223" w:name="_Toc140244546"/>
      <w:bookmarkEnd w:id="216"/>
      <w:bookmarkEnd w:id="217"/>
      <w:r w:rsidRPr="008F20B5">
        <w:rPr>
          <w:rFonts w:ascii="標楷體" w:hAnsi="標楷體"/>
          <w:b/>
          <w:szCs w:val="32"/>
        </w:rPr>
        <w:t>L24</w:t>
      </w:r>
      <w:r w:rsidR="00D42D26" w:rsidRPr="008F20B5">
        <w:rPr>
          <w:rFonts w:ascii="標楷體" w:hAnsi="標楷體"/>
          <w:b/>
          <w:szCs w:val="32"/>
        </w:rPr>
        <w:t>12</w:t>
      </w:r>
      <w:r w:rsidRPr="008F20B5">
        <w:rPr>
          <w:rFonts w:ascii="標楷體" w:hAnsi="標楷體" w:hint="eastAsia"/>
          <w:b/>
          <w:szCs w:val="32"/>
        </w:rPr>
        <w:t>動產擔保品資料登錄</w:t>
      </w:r>
      <w:bookmarkEnd w:id="218"/>
      <w:bookmarkEnd w:id="219"/>
      <w:bookmarkEnd w:id="220"/>
      <w:bookmarkEnd w:id="221"/>
      <w:bookmarkEnd w:id="222"/>
      <w:r w:rsidR="00BD6152">
        <w:rPr>
          <w:rFonts w:ascii="標楷體" w:hAnsi="標楷體" w:hint="eastAsia"/>
          <w:b/>
          <w:szCs w:val="32"/>
        </w:rPr>
        <w:t xml:space="preserve"> *</w:t>
      </w:r>
      <w:bookmarkEnd w:id="223"/>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330AAC" w:rsidRPr="008F20B5" w14:paraId="5AD3DFCA" w14:textId="77777777" w:rsidTr="00614F5B">
        <w:trPr>
          <w:trHeight w:val="340"/>
        </w:trPr>
        <w:tc>
          <w:tcPr>
            <w:tcW w:w="250" w:type="pct"/>
            <w:hideMark/>
          </w:tcPr>
          <w:p w14:paraId="102115D1"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hideMark/>
          </w:tcPr>
          <w:p w14:paraId="604EBBAE"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hideMark/>
          </w:tcPr>
          <w:p w14:paraId="4782EA5C"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0" w:type="pct"/>
            <w:hideMark/>
          </w:tcPr>
          <w:p w14:paraId="0465B7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hideMark/>
          </w:tcPr>
          <w:p w14:paraId="4D44ED3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F9FD60" w14:textId="53A7203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684C8695" w14:textId="4A35A4A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599E841B" w14:textId="77777777" w:rsidTr="00614F5B">
        <w:trPr>
          <w:trHeight w:val="340"/>
        </w:trPr>
        <w:tc>
          <w:tcPr>
            <w:tcW w:w="250" w:type="pct"/>
          </w:tcPr>
          <w:p w14:paraId="0D3D242C" w14:textId="0E6148D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hideMark/>
          </w:tcPr>
          <w:p w14:paraId="7DA17303" w14:textId="453395ED" w:rsidR="00330AAC" w:rsidRPr="008F20B5" w:rsidRDefault="00330AAC"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hideMark/>
          </w:tcPr>
          <w:p w14:paraId="35C641C9"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hideMark/>
          </w:tcPr>
          <w:p w14:paraId="11D69410"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6FFAED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462652CA" w14:textId="3616F1C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087DB53C" w14:textId="3F79FE8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L2412</w:t>
            </w:r>
          </w:p>
        </w:tc>
      </w:tr>
      <w:tr w:rsidR="00330AAC" w:rsidRPr="008F20B5" w14:paraId="1CE13695" w14:textId="77777777" w:rsidTr="00614F5B">
        <w:trPr>
          <w:trHeight w:val="340"/>
        </w:trPr>
        <w:tc>
          <w:tcPr>
            <w:tcW w:w="250" w:type="pct"/>
          </w:tcPr>
          <w:p w14:paraId="16C23000" w14:textId="670B85AE"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32B81ADC" w14:textId="79FDD754"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FunCd</w:t>
            </w:r>
            <w:proofErr w:type="spellEnd"/>
          </w:p>
        </w:tc>
        <w:tc>
          <w:tcPr>
            <w:tcW w:w="1750" w:type="pct"/>
          </w:tcPr>
          <w:p w14:paraId="5BEB3FDD" w14:textId="711BAD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tcPr>
          <w:p w14:paraId="6AFDE83C" w14:textId="63012E1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29C335AB" w14:textId="6ADA542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DF41620" w14:textId="1CE0971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4BF4A08" w14:textId="4742EFB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39046D6B" w14:textId="7777777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0EE9BF1" w14:textId="6B3A5CBB"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2BDC8826" w14:textId="77777777" w:rsidTr="00614F5B">
        <w:trPr>
          <w:trHeight w:val="340"/>
        </w:trPr>
        <w:tc>
          <w:tcPr>
            <w:tcW w:w="250" w:type="pct"/>
          </w:tcPr>
          <w:p w14:paraId="27D650B3"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3E2BC7D" w14:textId="70BDCE4C" w:rsidR="00330AAC" w:rsidRPr="008F20B5" w:rsidRDefault="00330AAC" w:rsidP="00D05A4E">
            <w:pPr>
              <w:widowControl/>
              <w:rPr>
                <w:rFonts w:ascii="標楷體" w:eastAsia="標楷體" w:hAnsi="標楷體"/>
              </w:rPr>
            </w:pPr>
            <w:proofErr w:type="spellStart"/>
            <w:r w:rsidRPr="004A1C2C">
              <w:rPr>
                <w:rFonts w:ascii="標楷體" w:eastAsia="標楷體" w:hAnsi="標楷體"/>
              </w:rPr>
              <w:t>CustId</w:t>
            </w:r>
            <w:proofErr w:type="spellEnd"/>
          </w:p>
        </w:tc>
        <w:tc>
          <w:tcPr>
            <w:tcW w:w="1750" w:type="pct"/>
          </w:tcPr>
          <w:p w14:paraId="0C6602F8" w14:textId="0824C9F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tcPr>
          <w:p w14:paraId="408CABBA" w14:textId="32D3BA0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6FA4CAEB" w14:textId="3BC9411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A935C" w14:textId="4E3BF988"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20099D19" w14:textId="4801BC1E" w:rsidR="00330AAC" w:rsidRPr="008F20B5" w:rsidRDefault="00330AAC">
            <w:pPr>
              <w:widowControl/>
              <w:rPr>
                <w:rFonts w:ascii="標楷體" w:eastAsia="標楷體" w:hAnsi="標楷體" w:cs="新細明體"/>
                <w:color w:val="000000"/>
                <w:kern w:val="0"/>
              </w:rPr>
            </w:pPr>
          </w:p>
        </w:tc>
      </w:tr>
      <w:tr w:rsidR="00330AAC" w:rsidRPr="008F20B5" w14:paraId="6DF0EC37" w14:textId="77777777" w:rsidTr="00614F5B">
        <w:trPr>
          <w:trHeight w:val="340"/>
        </w:trPr>
        <w:tc>
          <w:tcPr>
            <w:tcW w:w="250" w:type="pct"/>
          </w:tcPr>
          <w:p w14:paraId="465FD8E5"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610A0C8" w14:textId="3CA02B20" w:rsidR="00330AAC" w:rsidRPr="008F20B5" w:rsidRDefault="00330AAC" w:rsidP="00D05A4E">
            <w:pPr>
              <w:widowControl/>
              <w:rPr>
                <w:rFonts w:ascii="標楷體" w:eastAsia="標楷體" w:hAnsi="標楷體"/>
              </w:rPr>
            </w:pPr>
            <w:proofErr w:type="spellStart"/>
            <w:r w:rsidRPr="004A1C2C">
              <w:rPr>
                <w:rFonts w:ascii="標楷體" w:eastAsia="標楷體" w:hAnsi="標楷體"/>
              </w:rPr>
              <w:t>CustNo</w:t>
            </w:r>
            <w:proofErr w:type="spellEnd"/>
          </w:p>
        </w:tc>
        <w:tc>
          <w:tcPr>
            <w:tcW w:w="1750" w:type="pct"/>
          </w:tcPr>
          <w:p w14:paraId="26F4FF76" w14:textId="02CF253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tcPr>
          <w:p w14:paraId="1FF90D70" w14:textId="40144338"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308544AD" w14:textId="7CCDB2A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21277A3" w14:textId="7A8F8A6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03A8632A" w14:textId="1613D657" w:rsidR="00330AAC" w:rsidRPr="008F20B5" w:rsidRDefault="00330AAC">
            <w:pPr>
              <w:widowControl/>
              <w:rPr>
                <w:rFonts w:ascii="標楷體" w:eastAsia="標楷體" w:hAnsi="標楷體" w:cs="新細明體"/>
                <w:color w:val="000000"/>
                <w:kern w:val="0"/>
              </w:rPr>
            </w:pPr>
          </w:p>
        </w:tc>
      </w:tr>
      <w:tr w:rsidR="00A76E0E" w:rsidRPr="00A76E0E" w14:paraId="6ADA2BDB" w14:textId="77777777" w:rsidTr="00614F5B">
        <w:trPr>
          <w:trHeight w:val="340"/>
        </w:trPr>
        <w:tc>
          <w:tcPr>
            <w:tcW w:w="250" w:type="pct"/>
          </w:tcPr>
          <w:p w14:paraId="4A6ECB58" w14:textId="77777777" w:rsidR="00A76E0E" w:rsidRPr="00A76E0E" w:rsidRDefault="00A76E0E"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tcPr>
          <w:p w14:paraId="177BD420" w14:textId="7EEFC322" w:rsidR="00A76E0E" w:rsidRPr="00A76E0E" w:rsidRDefault="00A76E0E" w:rsidP="00D05A4E">
            <w:pPr>
              <w:widowControl/>
              <w:rPr>
                <w:rFonts w:ascii="標楷體" w:eastAsia="標楷體" w:hAnsi="標楷體"/>
                <w:color w:val="C00000"/>
                <w:highlight w:val="yellow"/>
              </w:rPr>
            </w:pPr>
            <w:proofErr w:type="spellStart"/>
            <w:r w:rsidRPr="00A76E0E">
              <w:rPr>
                <w:rFonts w:ascii="標楷體" w:eastAsia="標楷體" w:hAnsi="標楷體" w:hint="eastAsia"/>
                <w:color w:val="C00000"/>
                <w:highlight w:val="yellow"/>
              </w:rPr>
              <w:t>Ap</w:t>
            </w:r>
            <w:r w:rsidRPr="00A76E0E">
              <w:rPr>
                <w:rFonts w:ascii="標楷體" w:eastAsia="標楷體" w:hAnsi="標楷體"/>
                <w:color w:val="C00000"/>
                <w:highlight w:val="yellow"/>
              </w:rPr>
              <w:t>plNo</w:t>
            </w:r>
            <w:proofErr w:type="spellEnd"/>
          </w:p>
        </w:tc>
        <w:tc>
          <w:tcPr>
            <w:tcW w:w="1750" w:type="pct"/>
          </w:tcPr>
          <w:p w14:paraId="04858B59" w14:textId="17654DAA" w:rsidR="00A76E0E" w:rsidRPr="00A76E0E" w:rsidRDefault="00A76E0E" w:rsidP="00D05A4E">
            <w:pPr>
              <w:widowControl/>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核准號碼</w:t>
            </w:r>
          </w:p>
        </w:tc>
        <w:tc>
          <w:tcPr>
            <w:tcW w:w="250" w:type="pct"/>
          </w:tcPr>
          <w:p w14:paraId="123F7FE5" w14:textId="76444A56" w:rsidR="00A76E0E" w:rsidRPr="00A76E0E" w:rsidRDefault="00A76E0E" w:rsidP="00D05A4E">
            <w:pPr>
              <w:widowControl/>
              <w:jc w:val="center"/>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9</w:t>
            </w:r>
          </w:p>
        </w:tc>
        <w:tc>
          <w:tcPr>
            <w:tcW w:w="250" w:type="pct"/>
          </w:tcPr>
          <w:p w14:paraId="291A2E43" w14:textId="023B42F9" w:rsidR="00A76E0E" w:rsidRPr="00A76E0E" w:rsidRDefault="00A76E0E" w:rsidP="00D05A4E">
            <w:pPr>
              <w:widowControl/>
              <w:jc w:val="center"/>
              <w:rPr>
                <w:rFonts w:ascii="標楷體" w:eastAsia="標楷體" w:hAnsi="標楷體" w:cs="新細明體"/>
                <w:color w:val="C00000"/>
                <w:kern w:val="0"/>
              </w:rPr>
            </w:pPr>
            <w:r w:rsidRPr="00A76E0E">
              <w:rPr>
                <w:rFonts w:ascii="標楷體" w:eastAsia="標楷體" w:hAnsi="標楷體" w:cs="新細明體" w:hint="eastAsia"/>
                <w:color w:val="C00000"/>
                <w:kern w:val="0"/>
                <w:highlight w:val="yellow"/>
              </w:rPr>
              <w:t>7</w:t>
            </w:r>
          </w:p>
        </w:tc>
        <w:tc>
          <w:tcPr>
            <w:tcW w:w="250" w:type="pct"/>
          </w:tcPr>
          <w:p w14:paraId="6C6D9169" w14:textId="77777777" w:rsidR="00A76E0E" w:rsidRPr="00A76E0E" w:rsidRDefault="00A76E0E" w:rsidP="00614F5B">
            <w:pPr>
              <w:widowControl/>
              <w:jc w:val="center"/>
              <w:rPr>
                <w:rFonts w:ascii="標楷體" w:eastAsia="標楷體" w:hAnsi="標楷體" w:cs="新細明體"/>
                <w:color w:val="C00000"/>
                <w:kern w:val="0"/>
              </w:rPr>
            </w:pPr>
          </w:p>
        </w:tc>
        <w:tc>
          <w:tcPr>
            <w:tcW w:w="1150" w:type="pct"/>
          </w:tcPr>
          <w:p w14:paraId="42705784" w14:textId="77777777" w:rsidR="00A76E0E" w:rsidRPr="00A76E0E" w:rsidRDefault="00A76E0E">
            <w:pPr>
              <w:widowControl/>
              <w:rPr>
                <w:rFonts w:ascii="標楷體" w:eastAsia="標楷體" w:hAnsi="標楷體" w:cs="新細明體"/>
                <w:color w:val="C00000"/>
                <w:kern w:val="0"/>
              </w:rPr>
            </w:pPr>
          </w:p>
        </w:tc>
      </w:tr>
      <w:tr w:rsidR="00330AAC" w:rsidRPr="008F20B5" w14:paraId="79B2DC16" w14:textId="77777777" w:rsidTr="00614F5B">
        <w:trPr>
          <w:trHeight w:val="340"/>
        </w:trPr>
        <w:tc>
          <w:tcPr>
            <w:tcW w:w="250" w:type="pct"/>
          </w:tcPr>
          <w:p w14:paraId="1EAE1A7C" w14:textId="6463A17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183AC684" w14:textId="3303B8B2" w:rsidR="00330AAC" w:rsidRPr="004A1C2C" w:rsidRDefault="00330AAC" w:rsidP="00D05A4E">
            <w:pPr>
              <w:widowControl/>
              <w:rPr>
                <w:rFonts w:ascii="標楷體" w:eastAsia="標楷體" w:hAnsi="標楷體"/>
              </w:rPr>
            </w:pPr>
            <w:r w:rsidRPr="004A1C2C">
              <w:rPr>
                <w:rFonts w:ascii="標楷體" w:eastAsia="標楷體" w:hAnsi="標楷體"/>
              </w:rPr>
              <w:t>ClCode1</w:t>
            </w:r>
          </w:p>
        </w:tc>
        <w:tc>
          <w:tcPr>
            <w:tcW w:w="1750" w:type="pct"/>
          </w:tcPr>
          <w:p w14:paraId="21DE63A9" w14:textId="6BDAA3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tcPr>
          <w:p w14:paraId="6BA21C97" w14:textId="04C55D5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452FB0A9" w14:textId="44B9E50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839AA65" w14:textId="26EBC44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1991B23" w14:textId="69846C3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30AAC" w:rsidRPr="008F20B5" w14:paraId="00E56D8C" w14:textId="77777777" w:rsidTr="00614F5B">
        <w:trPr>
          <w:trHeight w:val="340"/>
        </w:trPr>
        <w:tc>
          <w:tcPr>
            <w:tcW w:w="250" w:type="pct"/>
          </w:tcPr>
          <w:p w14:paraId="2A14E05F" w14:textId="5D36688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7DF070F4" w14:textId="61D80C8B" w:rsidR="00330AAC" w:rsidRPr="004A1C2C" w:rsidRDefault="00330AAC" w:rsidP="00E315A1">
            <w:pPr>
              <w:widowControl/>
              <w:rPr>
                <w:rFonts w:ascii="標楷體" w:eastAsia="標楷體" w:hAnsi="標楷體"/>
              </w:rPr>
            </w:pPr>
            <w:r w:rsidRPr="004A1C2C">
              <w:rPr>
                <w:rFonts w:ascii="標楷體" w:eastAsia="標楷體" w:hAnsi="標楷體"/>
              </w:rPr>
              <w:t>ClCode2</w:t>
            </w:r>
          </w:p>
        </w:tc>
        <w:tc>
          <w:tcPr>
            <w:tcW w:w="1750" w:type="pct"/>
          </w:tcPr>
          <w:p w14:paraId="0C2A35AF" w14:textId="63140C56" w:rsidR="00330AAC" w:rsidRPr="008F20B5" w:rsidRDefault="00330AAC" w:rsidP="00E315A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50" w:type="pct"/>
          </w:tcPr>
          <w:p w14:paraId="4A5A238F" w14:textId="77777777"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F130C7F" w14:textId="717688CE"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298ADF" w14:textId="227AA025"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CFC4A80" w14:textId="774AA1A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車輛</w:t>
            </w:r>
          </w:p>
          <w:p w14:paraId="18D36564" w14:textId="53A3C65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機器設備</w:t>
            </w:r>
          </w:p>
        </w:tc>
      </w:tr>
      <w:tr w:rsidR="00330AAC" w:rsidRPr="008F20B5" w14:paraId="6EE4FEDA" w14:textId="77777777" w:rsidTr="00614F5B">
        <w:trPr>
          <w:trHeight w:val="340"/>
        </w:trPr>
        <w:tc>
          <w:tcPr>
            <w:tcW w:w="250" w:type="pct"/>
          </w:tcPr>
          <w:p w14:paraId="6FEDD149" w14:textId="0B5537D9" w:rsidR="00330AAC" w:rsidRPr="004A1C2C" w:rsidRDefault="00330AAC" w:rsidP="0078740E">
            <w:pPr>
              <w:pStyle w:val="af9"/>
              <w:widowControl/>
              <w:numPr>
                <w:ilvl w:val="0"/>
                <w:numId w:val="12"/>
              </w:numPr>
              <w:ind w:leftChars="0"/>
              <w:jc w:val="center"/>
              <w:rPr>
                <w:rFonts w:ascii="標楷體" w:eastAsia="標楷體" w:hAnsi="標楷體"/>
              </w:rPr>
            </w:pPr>
          </w:p>
        </w:tc>
        <w:tc>
          <w:tcPr>
            <w:tcW w:w="650" w:type="pct"/>
            <w:hideMark/>
          </w:tcPr>
          <w:p w14:paraId="1182C1ED" w14:textId="0388A98C"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750" w:type="pct"/>
            <w:hideMark/>
          </w:tcPr>
          <w:p w14:paraId="605663D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hideMark/>
          </w:tcPr>
          <w:p w14:paraId="6D41C2B0" w14:textId="21F5CA6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0ED6DCF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3D37611" w14:textId="5773622E"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63E8A3E9" w14:textId="3447D2E3"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330AAC" w:rsidRPr="008F20B5" w14:paraId="7307FE12" w14:textId="77777777" w:rsidTr="00614F5B">
        <w:trPr>
          <w:trHeight w:val="325"/>
        </w:trPr>
        <w:tc>
          <w:tcPr>
            <w:tcW w:w="250" w:type="pct"/>
          </w:tcPr>
          <w:p w14:paraId="4F81BF71" w14:textId="29CC7EF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3F9A33E8" w14:textId="2530852E"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ClTypeCode</w:t>
            </w:r>
            <w:proofErr w:type="spellEnd"/>
          </w:p>
        </w:tc>
        <w:tc>
          <w:tcPr>
            <w:tcW w:w="1750" w:type="pct"/>
            <w:noWrap/>
            <w:hideMark/>
          </w:tcPr>
          <w:p w14:paraId="19C62DAA"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noWrap/>
            <w:hideMark/>
          </w:tcPr>
          <w:p w14:paraId="62D2993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4BBCC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5B6BEA22" w14:textId="59F5C232"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5751E2E8" w14:textId="6265188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300: </w:t>
            </w:r>
            <w:r w:rsidRPr="00614F5B">
              <w:rPr>
                <w:rFonts w:ascii="標楷體" w:eastAsia="標楷體" w:hAnsi="標楷體" w:cs="新細明體" w:hint="eastAsia"/>
                <w:color w:val="000000"/>
                <w:kern w:val="0"/>
                <w:sz w:val="20"/>
                <w:szCs w:val="20"/>
              </w:rPr>
              <w:t>機器設備</w:t>
            </w:r>
          </w:p>
          <w:p w14:paraId="7B7ABA3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310: </w:t>
            </w:r>
            <w:r w:rsidRPr="00614F5B">
              <w:rPr>
                <w:rFonts w:ascii="標楷體" w:eastAsia="標楷體" w:hAnsi="標楷體" w:cs="新細明體" w:hint="eastAsia"/>
                <w:color w:val="000000"/>
                <w:kern w:val="0"/>
                <w:sz w:val="20"/>
                <w:szCs w:val="20"/>
              </w:rPr>
              <w:t>車輛</w:t>
            </w:r>
          </w:p>
          <w:p w14:paraId="2E46CB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320: </w:t>
            </w:r>
            <w:r w:rsidRPr="00614F5B">
              <w:rPr>
                <w:rFonts w:ascii="標楷體" w:eastAsia="標楷體" w:hAnsi="標楷體" w:cs="新細明體" w:hint="eastAsia"/>
                <w:color w:val="000000"/>
                <w:kern w:val="0"/>
                <w:sz w:val="20"/>
                <w:szCs w:val="20"/>
              </w:rPr>
              <w:t>船舶</w:t>
            </w:r>
          </w:p>
          <w:p w14:paraId="6CF2954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330: </w:t>
            </w:r>
            <w:r w:rsidRPr="00614F5B">
              <w:rPr>
                <w:rFonts w:ascii="標楷體" w:eastAsia="標楷體" w:hAnsi="標楷體" w:cs="新細明體" w:hint="eastAsia"/>
                <w:color w:val="000000"/>
                <w:kern w:val="0"/>
                <w:sz w:val="20"/>
                <w:szCs w:val="20"/>
              </w:rPr>
              <w:t>漁船</w:t>
            </w:r>
          </w:p>
          <w:p w14:paraId="315691A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340: </w:t>
            </w:r>
            <w:r w:rsidRPr="00614F5B">
              <w:rPr>
                <w:rFonts w:ascii="標楷體" w:eastAsia="標楷體" w:hAnsi="標楷體" w:cs="新細明體" w:hint="eastAsia"/>
                <w:color w:val="000000"/>
                <w:kern w:val="0"/>
                <w:sz w:val="20"/>
                <w:szCs w:val="20"/>
              </w:rPr>
              <w:t>航空器</w:t>
            </w:r>
          </w:p>
          <w:p w14:paraId="611D7B4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350: </w:t>
            </w:r>
            <w:r w:rsidRPr="00614F5B">
              <w:rPr>
                <w:rFonts w:ascii="標楷體" w:eastAsia="標楷體" w:hAnsi="標楷體" w:cs="新細明體" w:hint="eastAsia"/>
                <w:color w:val="000000"/>
                <w:kern w:val="0"/>
                <w:sz w:val="20"/>
                <w:szCs w:val="20"/>
              </w:rPr>
              <w:t>工具</w:t>
            </w:r>
          </w:p>
          <w:p w14:paraId="430EDF3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360: </w:t>
            </w:r>
            <w:r w:rsidRPr="00614F5B">
              <w:rPr>
                <w:rFonts w:ascii="標楷體" w:eastAsia="標楷體" w:hAnsi="標楷體" w:cs="新細明體" w:hint="eastAsia"/>
                <w:color w:val="000000"/>
                <w:kern w:val="0"/>
                <w:sz w:val="20"/>
                <w:szCs w:val="20"/>
              </w:rPr>
              <w:t>原料</w:t>
            </w:r>
          </w:p>
          <w:p w14:paraId="2C96BA1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370: </w:t>
            </w:r>
            <w:r w:rsidRPr="00614F5B">
              <w:rPr>
                <w:rFonts w:ascii="標楷體" w:eastAsia="標楷體" w:hAnsi="標楷體" w:cs="新細明體" w:hint="eastAsia"/>
                <w:color w:val="000000"/>
                <w:kern w:val="0"/>
                <w:sz w:val="20"/>
                <w:szCs w:val="20"/>
              </w:rPr>
              <w:t>半製品</w:t>
            </w:r>
          </w:p>
          <w:p w14:paraId="2D6EE90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380: </w:t>
            </w:r>
            <w:r w:rsidRPr="00614F5B">
              <w:rPr>
                <w:rFonts w:ascii="標楷體" w:eastAsia="標楷體" w:hAnsi="標楷體" w:cs="新細明體" w:hint="eastAsia"/>
                <w:color w:val="000000"/>
                <w:kern w:val="0"/>
                <w:sz w:val="20"/>
                <w:szCs w:val="20"/>
              </w:rPr>
              <w:t>商品</w:t>
            </w:r>
          </w:p>
          <w:p w14:paraId="12EE09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390: </w:t>
            </w:r>
            <w:r w:rsidRPr="00614F5B">
              <w:rPr>
                <w:rFonts w:ascii="標楷體" w:eastAsia="標楷體" w:hAnsi="標楷體" w:cs="新細明體" w:hint="eastAsia"/>
                <w:color w:val="000000"/>
                <w:kern w:val="0"/>
                <w:sz w:val="20"/>
                <w:szCs w:val="20"/>
              </w:rPr>
              <w:t>農林漁牧產品</w:t>
            </w:r>
          </w:p>
          <w:p w14:paraId="50E7E0C8"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3A0: </w:t>
            </w:r>
            <w:r w:rsidRPr="00614F5B">
              <w:rPr>
                <w:rFonts w:ascii="標楷體" w:eastAsia="標楷體" w:hAnsi="標楷體" w:cs="新細明體" w:hint="eastAsia"/>
                <w:color w:val="000000"/>
                <w:kern w:val="0"/>
                <w:sz w:val="20"/>
                <w:szCs w:val="20"/>
              </w:rPr>
              <w:t>畜牧</w:t>
            </w:r>
          </w:p>
          <w:p w14:paraId="2894E453" w14:textId="5172044F"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3X0: </w:t>
            </w:r>
            <w:r w:rsidRPr="00614F5B">
              <w:rPr>
                <w:rFonts w:ascii="標楷體" w:eastAsia="標楷體" w:hAnsi="標楷體" w:cs="新細明體" w:hint="eastAsia"/>
                <w:color w:val="000000"/>
                <w:kern w:val="0"/>
                <w:sz w:val="20"/>
                <w:szCs w:val="20"/>
              </w:rPr>
              <w:t>其他動產</w:t>
            </w:r>
          </w:p>
        </w:tc>
      </w:tr>
      <w:tr w:rsidR="00330AAC" w:rsidRPr="008F20B5" w14:paraId="2D21FAD8" w14:textId="77777777" w:rsidTr="00614F5B">
        <w:trPr>
          <w:trHeight w:val="340"/>
        </w:trPr>
        <w:tc>
          <w:tcPr>
            <w:tcW w:w="250" w:type="pct"/>
          </w:tcPr>
          <w:p w14:paraId="79D7EB2D" w14:textId="3BCECFF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B662843" w14:textId="080DB2F1"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CityCode</w:t>
            </w:r>
            <w:proofErr w:type="spellEnd"/>
          </w:p>
        </w:tc>
        <w:tc>
          <w:tcPr>
            <w:tcW w:w="1750" w:type="pct"/>
            <w:noWrap/>
            <w:hideMark/>
          </w:tcPr>
          <w:p w14:paraId="4923898D"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50" w:type="pct"/>
            <w:noWrap/>
            <w:hideMark/>
          </w:tcPr>
          <w:p w14:paraId="7360BFC2" w14:textId="10968A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A9780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5B0FA13" w14:textId="36539B2A"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6F845825" w14:textId="5601FF6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43367A5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1C00B2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61D54FD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4F6546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7B5129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3BF6F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122E23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0F08C29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5E1D6EF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36292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7AD6BFC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1B88D92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6BFF006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30C091A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66A123F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4EED823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08A9366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5E98A64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0962BFD2" w14:textId="77777777" w:rsidR="00330AAC" w:rsidRDefault="00330AAC">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3D6D8206" w14:textId="77027297" w:rsidR="00330AAC" w:rsidRPr="00614F5B" w:rsidRDefault="00330AAC"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2412</w:t>
            </w:r>
            <w:r>
              <w:rPr>
                <w:rFonts w:ascii="標楷體" w:eastAsia="標楷體" w:hAnsi="標楷體" w:cs="新細明體" w:hint="eastAsia"/>
                <w:color w:val="000000"/>
                <w:kern w:val="0"/>
              </w:rPr>
              <w:t>轉換為新代碼)</w:t>
            </w:r>
          </w:p>
        </w:tc>
      </w:tr>
      <w:tr w:rsidR="00330AAC" w:rsidRPr="008F20B5" w14:paraId="42D51D96" w14:textId="77777777" w:rsidTr="00614F5B">
        <w:trPr>
          <w:trHeight w:val="340"/>
        </w:trPr>
        <w:tc>
          <w:tcPr>
            <w:tcW w:w="250" w:type="pct"/>
          </w:tcPr>
          <w:p w14:paraId="2FE21A58" w14:textId="1EB185D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019748B" w14:textId="5DBF6F46"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OwnerId</w:t>
            </w:r>
            <w:proofErr w:type="spellEnd"/>
          </w:p>
        </w:tc>
        <w:tc>
          <w:tcPr>
            <w:tcW w:w="1750" w:type="pct"/>
            <w:noWrap/>
          </w:tcPr>
          <w:p w14:paraId="3B98B26B" w14:textId="44269D54"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50" w:type="pct"/>
            <w:noWrap/>
          </w:tcPr>
          <w:p w14:paraId="6C017601" w14:textId="124A594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0F18FAFA" w14:textId="4CE9FE7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A1746FA" w14:textId="2591D89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C6110FA" w14:textId="11767FF3" w:rsidR="00330AAC" w:rsidRPr="008F20B5" w:rsidRDefault="00330AAC">
            <w:pPr>
              <w:widowControl/>
              <w:rPr>
                <w:rFonts w:ascii="標楷體" w:eastAsia="標楷體" w:hAnsi="標楷體" w:cs="新細明體"/>
                <w:color w:val="000000"/>
                <w:kern w:val="0"/>
              </w:rPr>
            </w:pPr>
          </w:p>
        </w:tc>
      </w:tr>
      <w:tr w:rsidR="00330AAC" w:rsidRPr="008F20B5" w14:paraId="20734161" w14:textId="77777777" w:rsidTr="00614F5B">
        <w:trPr>
          <w:trHeight w:val="340"/>
        </w:trPr>
        <w:tc>
          <w:tcPr>
            <w:tcW w:w="250" w:type="pct"/>
          </w:tcPr>
          <w:p w14:paraId="635115D3" w14:textId="1B68A4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8BF3358" w14:textId="5DF0E124"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OwnerName</w:t>
            </w:r>
            <w:proofErr w:type="spellEnd"/>
          </w:p>
        </w:tc>
        <w:tc>
          <w:tcPr>
            <w:tcW w:w="1750" w:type="pct"/>
            <w:noWrap/>
          </w:tcPr>
          <w:p w14:paraId="1A217BD5" w14:textId="27EC548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50" w:type="pct"/>
            <w:noWrap/>
          </w:tcPr>
          <w:p w14:paraId="11984B16" w14:textId="14E17F6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1A854105" w14:textId="187EBE4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42B83656" w14:textId="301FB0F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051C0EDF" w14:textId="3A0A930D" w:rsidR="00330AAC" w:rsidRPr="008F20B5" w:rsidRDefault="00330AAC">
            <w:pPr>
              <w:widowControl/>
              <w:rPr>
                <w:rFonts w:ascii="標楷體" w:eastAsia="標楷體" w:hAnsi="標楷體" w:cs="新細明體"/>
                <w:color w:val="000000"/>
                <w:kern w:val="0"/>
              </w:rPr>
            </w:pPr>
          </w:p>
        </w:tc>
      </w:tr>
      <w:tr w:rsidR="008156D7" w:rsidRPr="006200C7" w14:paraId="1BE022FF" w14:textId="77777777" w:rsidTr="00614F5B">
        <w:trPr>
          <w:trHeight w:val="340"/>
        </w:trPr>
        <w:tc>
          <w:tcPr>
            <w:tcW w:w="250" w:type="pct"/>
          </w:tcPr>
          <w:p w14:paraId="72775842" w14:textId="77777777" w:rsidR="008156D7" w:rsidRPr="006200C7" w:rsidRDefault="008156D7"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noWrap/>
          </w:tcPr>
          <w:p w14:paraId="6781C9AB" w14:textId="3B304C98" w:rsidR="008156D7" w:rsidRPr="006200C7" w:rsidRDefault="008156D7" w:rsidP="00D05A4E">
            <w:pPr>
              <w:widowControl/>
              <w:rPr>
                <w:rFonts w:ascii="標楷體" w:eastAsia="標楷體" w:hAnsi="標楷體"/>
                <w:color w:val="C00000"/>
                <w:highlight w:val="yellow"/>
              </w:rPr>
            </w:pPr>
            <w:proofErr w:type="spellStart"/>
            <w:r w:rsidRPr="006200C7">
              <w:rPr>
                <w:rFonts w:ascii="標楷體" w:eastAsia="標楷體" w:hAnsi="標楷體"/>
                <w:color w:val="C00000"/>
                <w:highlight w:val="yellow"/>
              </w:rPr>
              <w:t>OwnerRelCode</w:t>
            </w:r>
            <w:proofErr w:type="spellEnd"/>
          </w:p>
        </w:tc>
        <w:tc>
          <w:tcPr>
            <w:tcW w:w="1750" w:type="pct"/>
            <w:noWrap/>
          </w:tcPr>
          <w:p w14:paraId="7922A253" w14:textId="52DCAC3B" w:rsidR="008156D7" w:rsidRPr="006200C7" w:rsidRDefault="008156D7" w:rsidP="00D05A4E">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與授信戶關係</w:t>
            </w:r>
          </w:p>
        </w:tc>
        <w:tc>
          <w:tcPr>
            <w:tcW w:w="250" w:type="pct"/>
            <w:noWrap/>
          </w:tcPr>
          <w:p w14:paraId="40BA37FF" w14:textId="2C5B286D"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50" w:type="pct"/>
            <w:noWrap/>
          </w:tcPr>
          <w:p w14:paraId="43031691" w14:textId="39964929"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50" w:type="pct"/>
          </w:tcPr>
          <w:p w14:paraId="688585DA" w14:textId="77777777" w:rsidR="008156D7" w:rsidRPr="006200C7" w:rsidRDefault="008156D7" w:rsidP="00614F5B">
            <w:pPr>
              <w:widowControl/>
              <w:jc w:val="center"/>
              <w:rPr>
                <w:rFonts w:ascii="標楷體" w:eastAsia="標楷體" w:hAnsi="標楷體" w:cs="新細明體"/>
                <w:color w:val="C00000"/>
                <w:kern w:val="0"/>
                <w:highlight w:val="yellow"/>
              </w:rPr>
            </w:pPr>
          </w:p>
        </w:tc>
        <w:tc>
          <w:tcPr>
            <w:tcW w:w="1150" w:type="pct"/>
            <w:noWrap/>
          </w:tcPr>
          <w:p w14:paraId="656CD97B" w14:textId="0AC10067" w:rsidR="008156D7" w:rsidRPr="006200C7" w:rsidRDefault="006200C7">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330AAC" w:rsidRPr="008F20B5" w14:paraId="25B7F99B" w14:textId="77777777" w:rsidTr="00614F5B">
        <w:trPr>
          <w:trHeight w:val="340"/>
        </w:trPr>
        <w:tc>
          <w:tcPr>
            <w:tcW w:w="250" w:type="pct"/>
          </w:tcPr>
          <w:p w14:paraId="2A7D37E7" w14:textId="51573F1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20D665F2" w14:textId="2F5AAC8A"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EvaDate</w:t>
            </w:r>
            <w:proofErr w:type="spellEnd"/>
          </w:p>
        </w:tc>
        <w:tc>
          <w:tcPr>
            <w:tcW w:w="1750" w:type="pct"/>
            <w:noWrap/>
          </w:tcPr>
          <w:p w14:paraId="5C11C443" w14:textId="3E39AF8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50" w:type="pct"/>
            <w:noWrap/>
          </w:tcPr>
          <w:p w14:paraId="30A325E4" w14:textId="4FD5AC3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7DF176B6" w14:textId="75E8C7A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23A6E3" w14:textId="29794D6F"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36430FC" w14:textId="30094833"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2B724721" w14:textId="77777777" w:rsidTr="00614F5B">
        <w:trPr>
          <w:trHeight w:val="340"/>
        </w:trPr>
        <w:tc>
          <w:tcPr>
            <w:tcW w:w="250" w:type="pct"/>
          </w:tcPr>
          <w:p w14:paraId="3334515A" w14:textId="1B1CABF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921C10F" w14:textId="2481CBE7"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EvaAmt</w:t>
            </w:r>
            <w:proofErr w:type="spellEnd"/>
          </w:p>
        </w:tc>
        <w:tc>
          <w:tcPr>
            <w:tcW w:w="1750" w:type="pct"/>
            <w:noWrap/>
          </w:tcPr>
          <w:p w14:paraId="1EF854B6" w14:textId="1DB1831A"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鑑價總值</w:t>
            </w:r>
          </w:p>
        </w:tc>
        <w:tc>
          <w:tcPr>
            <w:tcW w:w="250" w:type="pct"/>
            <w:noWrap/>
          </w:tcPr>
          <w:p w14:paraId="37D69220" w14:textId="71615CD3" w:rsidR="00330AAC" w:rsidRPr="008F20B5" w:rsidRDefault="00330AAC" w:rsidP="00D05A4E">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tcPr>
          <w:p w14:paraId="3DB09E75" w14:textId="4CAC583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4B477FC" w14:textId="1F390C6F" w:rsidR="00330AAC" w:rsidRPr="008F20B5" w:rsidDel="004444BD"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BBBB743" w14:textId="3F32EDE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81EB199" w14:textId="77777777" w:rsidTr="00614F5B">
        <w:trPr>
          <w:trHeight w:val="340"/>
        </w:trPr>
        <w:tc>
          <w:tcPr>
            <w:tcW w:w="250" w:type="pct"/>
          </w:tcPr>
          <w:p w14:paraId="05529528" w14:textId="16DC05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4C30CD3D" w14:textId="11C4277A"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ServiceLife</w:t>
            </w:r>
            <w:proofErr w:type="spellEnd"/>
          </w:p>
        </w:tc>
        <w:tc>
          <w:tcPr>
            <w:tcW w:w="1750" w:type="pct"/>
            <w:noWrap/>
            <w:hideMark/>
          </w:tcPr>
          <w:p w14:paraId="073E6F5C"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耐用年限</w:t>
            </w:r>
          </w:p>
        </w:tc>
        <w:tc>
          <w:tcPr>
            <w:tcW w:w="250" w:type="pct"/>
            <w:noWrap/>
            <w:hideMark/>
          </w:tcPr>
          <w:p w14:paraId="0142D9DE" w14:textId="2D2B384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CACCB06"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BCB40EB" w14:textId="350247C0"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0BF599EC" w14:textId="7A6BFCB9" w:rsidR="00330AAC" w:rsidRPr="008F20B5" w:rsidRDefault="00330AAC">
            <w:pPr>
              <w:widowControl/>
              <w:rPr>
                <w:rFonts w:ascii="標楷體" w:eastAsia="標楷體" w:hAnsi="標楷體" w:cs="新細明體"/>
                <w:color w:val="000000"/>
                <w:kern w:val="0"/>
              </w:rPr>
            </w:pPr>
          </w:p>
        </w:tc>
      </w:tr>
      <w:tr w:rsidR="00330AAC" w:rsidRPr="008F20B5" w14:paraId="2E04B7A1" w14:textId="77777777" w:rsidTr="00614F5B">
        <w:trPr>
          <w:trHeight w:val="340"/>
        </w:trPr>
        <w:tc>
          <w:tcPr>
            <w:tcW w:w="250" w:type="pct"/>
          </w:tcPr>
          <w:p w14:paraId="2C442965" w14:textId="74A4FF9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DF4D4F1" w14:textId="7FC4AA8C" w:rsidR="00330AAC" w:rsidRPr="004A1C2C" w:rsidRDefault="00330AAC" w:rsidP="00D05A4E">
            <w:pPr>
              <w:widowControl/>
              <w:rPr>
                <w:rFonts w:ascii="標楷體" w:eastAsia="標楷體" w:hAnsi="標楷體"/>
              </w:rPr>
            </w:pPr>
            <w:proofErr w:type="spellStart"/>
            <w:r w:rsidRPr="008F20B5">
              <w:rPr>
                <w:rFonts w:ascii="標楷體" w:eastAsia="標楷體" w:hAnsi="標楷體" w:cs="新細明體"/>
                <w:color w:val="000000"/>
                <w:kern w:val="0"/>
              </w:rPr>
              <w:t>ProductSpec</w:t>
            </w:r>
            <w:proofErr w:type="spellEnd"/>
          </w:p>
        </w:tc>
        <w:tc>
          <w:tcPr>
            <w:tcW w:w="1750" w:type="pct"/>
            <w:noWrap/>
          </w:tcPr>
          <w:p w14:paraId="449A05CE" w14:textId="2D3600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形式</w:t>
            </w:r>
            <w:r w:rsidRPr="008F20B5">
              <w:rPr>
                <w:rFonts w:ascii="標楷體" w:eastAsia="標楷體" w:hAnsi="標楷體" w:cs="新細明體"/>
                <w:color w:val="000000"/>
                <w:kern w:val="0"/>
              </w:rPr>
              <w:t>/規格</w:t>
            </w:r>
          </w:p>
        </w:tc>
        <w:tc>
          <w:tcPr>
            <w:tcW w:w="250" w:type="pct"/>
            <w:noWrap/>
          </w:tcPr>
          <w:p w14:paraId="63DD8B06" w14:textId="7C5E89F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52B4131" w14:textId="317ACC5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8859FBF"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770D0BD" w14:textId="5F8626A6" w:rsidR="00330AAC" w:rsidRPr="008F20B5" w:rsidDel="00A01B26" w:rsidRDefault="00330AAC">
            <w:pPr>
              <w:widowControl/>
              <w:rPr>
                <w:rFonts w:ascii="標楷體" w:eastAsia="標楷體" w:hAnsi="標楷體" w:cs="新細明體"/>
                <w:color w:val="000000"/>
                <w:kern w:val="0"/>
              </w:rPr>
            </w:pPr>
          </w:p>
        </w:tc>
      </w:tr>
      <w:tr w:rsidR="00330AAC" w:rsidRPr="008F20B5" w14:paraId="49A7F0D7" w14:textId="77777777" w:rsidTr="00614F5B">
        <w:trPr>
          <w:trHeight w:val="340"/>
        </w:trPr>
        <w:tc>
          <w:tcPr>
            <w:tcW w:w="250" w:type="pct"/>
          </w:tcPr>
          <w:p w14:paraId="78C0DA89" w14:textId="78ED5CF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98CBE05" w14:textId="10E669FE"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ProductType</w:t>
            </w:r>
            <w:proofErr w:type="spellEnd"/>
          </w:p>
        </w:tc>
        <w:tc>
          <w:tcPr>
            <w:tcW w:w="1750" w:type="pct"/>
            <w:noWrap/>
          </w:tcPr>
          <w:p w14:paraId="47629038" w14:textId="19D0552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產品代碼</w:t>
            </w:r>
            <w:r w:rsidRPr="008F20B5">
              <w:rPr>
                <w:rFonts w:ascii="標楷體" w:eastAsia="標楷體" w:hAnsi="標楷體" w:cs="新細明體"/>
                <w:color w:val="000000"/>
                <w:kern w:val="0"/>
              </w:rPr>
              <w:t>/型號</w:t>
            </w:r>
          </w:p>
        </w:tc>
        <w:tc>
          <w:tcPr>
            <w:tcW w:w="250" w:type="pct"/>
            <w:noWrap/>
          </w:tcPr>
          <w:p w14:paraId="2B439C59" w14:textId="292A0C1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5BD1BA4D" w14:textId="0247BE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496F0E7C"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17E5101D" w14:textId="794E3C5F" w:rsidR="00330AAC" w:rsidRPr="008F20B5" w:rsidDel="00A01B26" w:rsidRDefault="00330AAC">
            <w:pPr>
              <w:widowControl/>
              <w:rPr>
                <w:rFonts w:ascii="標楷體" w:eastAsia="標楷體" w:hAnsi="標楷體" w:cs="新細明體"/>
                <w:color w:val="000000"/>
                <w:kern w:val="0"/>
              </w:rPr>
            </w:pPr>
          </w:p>
        </w:tc>
      </w:tr>
      <w:tr w:rsidR="00330AAC" w:rsidRPr="008F20B5" w14:paraId="670F69C3" w14:textId="77777777" w:rsidTr="00614F5B">
        <w:trPr>
          <w:trHeight w:val="340"/>
        </w:trPr>
        <w:tc>
          <w:tcPr>
            <w:tcW w:w="250" w:type="pct"/>
          </w:tcPr>
          <w:p w14:paraId="287A8EE2" w14:textId="4514D40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0C8325F" w14:textId="107741A9"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ProductBrand</w:t>
            </w:r>
            <w:proofErr w:type="spellEnd"/>
          </w:p>
        </w:tc>
        <w:tc>
          <w:tcPr>
            <w:tcW w:w="1750" w:type="pct"/>
            <w:noWrap/>
          </w:tcPr>
          <w:p w14:paraId="1B4117D1" w14:textId="369F38ED"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品牌</w:t>
            </w:r>
            <w:r w:rsidRPr="008F20B5">
              <w:rPr>
                <w:rFonts w:ascii="標楷體" w:eastAsia="標楷體" w:hAnsi="標楷體" w:cs="新細明體"/>
                <w:color w:val="000000"/>
                <w:kern w:val="0"/>
              </w:rPr>
              <w:t>/廠牌/船名</w:t>
            </w:r>
          </w:p>
        </w:tc>
        <w:tc>
          <w:tcPr>
            <w:tcW w:w="250" w:type="pct"/>
            <w:noWrap/>
          </w:tcPr>
          <w:p w14:paraId="2B3B7456" w14:textId="24D3BA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22EACA31" w14:textId="2ABACB3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6285924"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45B8BD0" w14:textId="448B7C32" w:rsidR="00330AAC" w:rsidRPr="008F20B5" w:rsidDel="00A01B26" w:rsidRDefault="00330AAC">
            <w:pPr>
              <w:widowControl/>
              <w:rPr>
                <w:rFonts w:ascii="標楷體" w:eastAsia="標楷體" w:hAnsi="標楷體" w:cs="新細明體"/>
                <w:color w:val="000000"/>
                <w:kern w:val="0"/>
              </w:rPr>
            </w:pPr>
          </w:p>
        </w:tc>
      </w:tr>
      <w:tr w:rsidR="00330AAC" w:rsidRPr="008F20B5" w14:paraId="53165E96" w14:textId="77777777" w:rsidTr="00614F5B">
        <w:trPr>
          <w:trHeight w:val="340"/>
        </w:trPr>
        <w:tc>
          <w:tcPr>
            <w:tcW w:w="250" w:type="pct"/>
          </w:tcPr>
          <w:p w14:paraId="0EDE314F" w14:textId="4B1748C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D1651A0" w14:textId="29544A30"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ProductCC</w:t>
            </w:r>
            <w:proofErr w:type="spellEnd"/>
          </w:p>
        </w:tc>
        <w:tc>
          <w:tcPr>
            <w:tcW w:w="1750" w:type="pct"/>
            <w:noWrap/>
          </w:tcPr>
          <w:p w14:paraId="5C467497" w14:textId="2CE76D8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排氣量</w:t>
            </w:r>
          </w:p>
        </w:tc>
        <w:tc>
          <w:tcPr>
            <w:tcW w:w="250" w:type="pct"/>
            <w:noWrap/>
          </w:tcPr>
          <w:p w14:paraId="15F39C4D" w14:textId="64F7CD4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3DBFE87A" w14:textId="6F41CD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593CD483"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06465422" w14:textId="44F07ECA" w:rsidR="00330AAC" w:rsidRPr="008F20B5" w:rsidDel="00A01B26" w:rsidRDefault="00330AAC">
            <w:pPr>
              <w:widowControl/>
              <w:rPr>
                <w:rFonts w:ascii="標楷體" w:eastAsia="標楷體" w:hAnsi="標楷體" w:cs="新細明體"/>
                <w:color w:val="000000"/>
                <w:kern w:val="0"/>
              </w:rPr>
            </w:pPr>
          </w:p>
        </w:tc>
      </w:tr>
      <w:tr w:rsidR="00330AAC" w:rsidRPr="008F20B5" w14:paraId="1C9A42C4" w14:textId="77777777" w:rsidTr="00614F5B">
        <w:trPr>
          <w:trHeight w:val="340"/>
        </w:trPr>
        <w:tc>
          <w:tcPr>
            <w:tcW w:w="250" w:type="pct"/>
          </w:tcPr>
          <w:p w14:paraId="05DE8131" w14:textId="5750605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40EE774" w14:textId="149944B5"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ProductColor</w:t>
            </w:r>
            <w:proofErr w:type="spellEnd"/>
          </w:p>
        </w:tc>
        <w:tc>
          <w:tcPr>
            <w:tcW w:w="1750" w:type="pct"/>
            <w:noWrap/>
          </w:tcPr>
          <w:p w14:paraId="0AD21EE4" w14:textId="40F7D84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顏色</w:t>
            </w:r>
          </w:p>
        </w:tc>
        <w:tc>
          <w:tcPr>
            <w:tcW w:w="250" w:type="pct"/>
            <w:noWrap/>
          </w:tcPr>
          <w:p w14:paraId="39F7CAD3" w14:textId="2AF556B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22CCAC1" w14:textId="465D98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F105E02"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3B6B409B" w14:textId="0DB18A39" w:rsidR="00330AAC" w:rsidRPr="008F20B5" w:rsidDel="00A01B26" w:rsidRDefault="00330AAC">
            <w:pPr>
              <w:widowControl/>
              <w:rPr>
                <w:rFonts w:ascii="標楷體" w:eastAsia="標楷體" w:hAnsi="標楷體" w:cs="新細明體"/>
                <w:color w:val="000000"/>
                <w:kern w:val="0"/>
              </w:rPr>
            </w:pPr>
          </w:p>
        </w:tc>
      </w:tr>
      <w:tr w:rsidR="00330AAC" w:rsidRPr="008F20B5" w14:paraId="4625B3EC" w14:textId="77777777" w:rsidTr="00614F5B">
        <w:trPr>
          <w:trHeight w:val="340"/>
        </w:trPr>
        <w:tc>
          <w:tcPr>
            <w:tcW w:w="250" w:type="pct"/>
          </w:tcPr>
          <w:p w14:paraId="4A9B7BA1" w14:textId="1D10B91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9E29ACA" w14:textId="46019B16"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EngineSN</w:t>
            </w:r>
            <w:proofErr w:type="spellEnd"/>
          </w:p>
        </w:tc>
        <w:tc>
          <w:tcPr>
            <w:tcW w:w="1750" w:type="pct"/>
            <w:noWrap/>
            <w:hideMark/>
          </w:tcPr>
          <w:p w14:paraId="1559264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引擎號碼</w:t>
            </w:r>
          </w:p>
        </w:tc>
        <w:tc>
          <w:tcPr>
            <w:tcW w:w="250" w:type="pct"/>
            <w:noWrap/>
            <w:hideMark/>
          </w:tcPr>
          <w:p w14:paraId="181E450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5C4B62E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50" w:type="pct"/>
          </w:tcPr>
          <w:p w14:paraId="50C9C60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31E22B1" w14:textId="61F3607F" w:rsidR="00330AAC" w:rsidRPr="008F20B5" w:rsidRDefault="00330AAC">
            <w:pPr>
              <w:widowControl/>
              <w:rPr>
                <w:rFonts w:ascii="標楷體" w:eastAsia="標楷體" w:hAnsi="標楷體" w:cs="新細明體"/>
                <w:color w:val="000000"/>
                <w:kern w:val="0"/>
              </w:rPr>
            </w:pPr>
          </w:p>
        </w:tc>
      </w:tr>
      <w:tr w:rsidR="00330AAC" w:rsidRPr="008F20B5" w14:paraId="3F647DBE" w14:textId="77777777" w:rsidTr="00614F5B">
        <w:trPr>
          <w:trHeight w:val="340"/>
        </w:trPr>
        <w:tc>
          <w:tcPr>
            <w:tcW w:w="250" w:type="pct"/>
          </w:tcPr>
          <w:p w14:paraId="2F74337C" w14:textId="4A6E6F8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7E7F238" w14:textId="09B9074E"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LicenseNo</w:t>
            </w:r>
            <w:proofErr w:type="spellEnd"/>
          </w:p>
        </w:tc>
        <w:tc>
          <w:tcPr>
            <w:tcW w:w="1750" w:type="pct"/>
            <w:noWrap/>
            <w:hideMark/>
          </w:tcPr>
          <w:p w14:paraId="3843FD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牌照號碼</w:t>
            </w:r>
          </w:p>
        </w:tc>
        <w:tc>
          <w:tcPr>
            <w:tcW w:w="250" w:type="pct"/>
            <w:noWrap/>
            <w:hideMark/>
          </w:tcPr>
          <w:p w14:paraId="235FEE7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24C0719"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16D3C24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29B928F1" w14:textId="67BE9E82" w:rsidR="00330AAC" w:rsidRPr="008F20B5" w:rsidRDefault="00330AAC">
            <w:pPr>
              <w:widowControl/>
              <w:rPr>
                <w:rFonts w:ascii="標楷體" w:eastAsia="標楷體" w:hAnsi="標楷體" w:cs="新細明體"/>
                <w:color w:val="000000"/>
                <w:kern w:val="0"/>
              </w:rPr>
            </w:pPr>
          </w:p>
        </w:tc>
      </w:tr>
      <w:tr w:rsidR="00330AAC" w:rsidRPr="008F20B5" w14:paraId="416C0A31" w14:textId="77777777" w:rsidTr="00614F5B">
        <w:trPr>
          <w:trHeight w:val="340"/>
        </w:trPr>
        <w:tc>
          <w:tcPr>
            <w:tcW w:w="250" w:type="pct"/>
          </w:tcPr>
          <w:p w14:paraId="0D38B3D9" w14:textId="7BFAFDA5"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584CCB" w14:textId="66E1A191"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LicenseTypeCode</w:t>
            </w:r>
            <w:proofErr w:type="spellEnd"/>
          </w:p>
        </w:tc>
        <w:tc>
          <w:tcPr>
            <w:tcW w:w="1750" w:type="pct"/>
            <w:noWrap/>
            <w:hideMark/>
          </w:tcPr>
          <w:p w14:paraId="7D86F417"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牌照類別</w:t>
            </w:r>
          </w:p>
        </w:tc>
        <w:tc>
          <w:tcPr>
            <w:tcW w:w="250" w:type="pct"/>
            <w:noWrap/>
            <w:hideMark/>
          </w:tcPr>
          <w:p w14:paraId="3D4F0939" w14:textId="790036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C2194B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444AFB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4F53157C" w14:textId="54D0406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營業</w:t>
            </w:r>
          </w:p>
        </w:tc>
      </w:tr>
      <w:tr w:rsidR="00330AAC" w:rsidRPr="008F20B5" w14:paraId="148D31E0" w14:textId="77777777" w:rsidTr="00614F5B">
        <w:trPr>
          <w:trHeight w:val="340"/>
        </w:trPr>
        <w:tc>
          <w:tcPr>
            <w:tcW w:w="250" w:type="pct"/>
          </w:tcPr>
          <w:p w14:paraId="68CFD2F7" w14:textId="51BB18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7DD2D6B" w14:textId="11A02FE5"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LicenseUsageCode</w:t>
            </w:r>
            <w:proofErr w:type="spellEnd"/>
          </w:p>
        </w:tc>
        <w:tc>
          <w:tcPr>
            <w:tcW w:w="1750" w:type="pct"/>
            <w:noWrap/>
            <w:hideMark/>
          </w:tcPr>
          <w:p w14:paraId="4B2413A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牌照用途</w:t>
            </w:r>
          </w:p>
        </w:tc>
        <w:tc>
          <w:tcPr>
            <w:tcW w:w="250" w:type="pct"/>
            <w:noWrap/>
            <w:hideMark/>
          </w:tcPr>
          <w:p w14:paraId="4211ABFB" w14:textId="495A299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AFF8145"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264A1FF"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770EF9AC" w14:textId="6A163E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一般</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專用</w:t>
            </w:r>
          </w:p>
        </w:tc>
      </w:tr>
      <w:tr w:rsidR="00330AAC" w:rsidRPr="008F20B5" w14:paraId="3DEBE5EB" w14:textId="77777777" w:rsidTr="00614F5B">
        <w:trPr>
          <w:trHeight w:val="340"/>
        </w:trPr>
        <w:tc>
          <w:tcPr>
            <w:tcW w:w="250" w:type="pct"/>
          </w:tcPr>
          <w:p w14:paraId="07BF118E" w14:textId="419D2A6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8112A62" w14:textId="45707F7E"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LiceneIssueDate</w:t>
            </w:r>
            <w:proofErr w:type="spellEnd"/>
          </w:p>
        </w:tc>
        <w:tc>
          <w:tcPr>
            <w:tcW w:w="1750" w:type="pct"/>
            <w:noWrap/>
            <w:hideMark/>
          </w:tcPr>
          <w:p w14:paraId="5593DB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發照日期</w:t>
            </w:r>
          </w:p>
        </w:tc>
        <w:tc>
          <w:tcPr>
            <w:tcW w:w="250" w:type="pct"/>
            <w:noWrap/>
            <w:hideMark/>
          </w:tcPr>
          <w:p w14:paraId="2457A40D"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13D3A33" w14:textId="07D7E8F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21B2BE2"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4EE8833" w14:textId="19A7B6C4"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35030794" w14:textId="77777777" w:rsidTr="00614F5B">
        <w:trPr>
          <w:trHeight w:val="340"/>
        </w:trPr>
        <w:tc>
          <w:tcPr>
            <w:tcW w:w="250" w:type="pct"/>
          </w:tcPr>
          <w:p w14:paraId="1DE03699" w14:textId="41D978A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D9B5756" w14:textId="4EF65C55"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MfgYearMonth</w:t>
            </w:r>
            <w:proofErr w:type="spellEnd"/>
          </w:p>
        </w:tc>
        <w:tc>
          <w:tcPr>
            <w:tcW w:w="1750" w:type="pct"/>
            <w:noWrap/>
            <w:hideMark/>
          </w:tcPr>
          <w:p w14:paraId="0B724A3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製造年月</w:t>
            </w:r>
          </w:p>
        </w:tc>
        <w:tc>
          <w:tcPr>
            <w:tcW w:w="250" w:type="pct"/>
            <w:noWrap/>
            <w:hideMark/>
          </w:tcPr>
          <w:p w14:paraId="3A96273A" w14:textId="5C41158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D6BB097" w14:textId="47E39E0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0655C27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7626680" w14:textId="776F5D28"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w:t>
            </w:r>
            <w:proofErr w:type="spellEnd"/>
            <w:r w:rsidRPr="008F20B5">
              <w:rPr>
                <w:rFonts w:ascii="標楷體" w:eastAsia="標楷體" w:hAnsi="標楷體" w:cs="新細明體" w:hint="eastAsia"/>
                <w:color w:val="000000"/>
                <w:kern w:val="0"/>
              </w:rPr>
              <w:t>年月</w:t>
            </w:r>
          </w:p>
        </w:tc>
      </w:tr>
      <w:tr w:rsidR="00330AAC" w:rsidRPr="008F20B5" w14:paraId="7E85C9B0" w14:textId="77777777" w:rsidTr="00614F5B">
        <w:trPr>
          <w:trHeight w:val="340"/>
        </w:trPr>
        <w:tc>
          <w:tcPr>
            <w:tcW w:w="250" w:type="pct"/>
          </w:tcPr>
          <w:p w14:paraId="504692C1" w14:textId="3AC44F4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E78D5B9" w14:textId="1822E968"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VehicleTypeCode</w:t>
            </w:r>
            <w:proofErr w:type="spellEnd"/>
          </w:p>
        </w:tc>
        <w:tc>
          <w:tcPr>
            <w:tcW w:w="1750" w:type="pct"/>
            <w:noWrap/>
            <w:hideMark/>
          </w:tcPr>
          <w:p w14:paraId="3CABEB5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車別</w:t>
            </w:r>
          </w:p>
        </w:tc>
        <w:tc>
          <w:tcPr>
            <w:tcW w:w="250" w:type="pct"/>
            <w:noWrap/>
            <w:hideMark/>
          </w:tcPr>
          <w:p w14:paraId="2A70D109" w14:textId="0E61099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5100AF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DAA1702"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3D11C87" w14:textId="23131219"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小客車</w:t>
            </w:r>
          </w:p>
          <w:p w14:paraId="284033D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大客車</w:t>
            </w:r>
          </w:p>
          <w:p w14:paraId="4211C64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小貨車</w:t>
            </w:r>
          </w:p>
          <w:p w14:paraId="3EF05F5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p>
          <w:p w14:paraId="26868CB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(砂石車)</w:t>
            </w:r>
          </w:p>
          <w:p w14:paraId="12D1D3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(混凝土攪拌車)</w:t>
            </w:r>
          </w:p>
          <w:p w14:paraId="1698848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代用大客車</w:t>
            </w:r>
          </w:p>
          <w:p w14:paraId="742063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(工程車)</w:t>
            </w:r>
          </w:p>
          <w:p w14:paraId="1993B55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(水肥車)</w:t>
            </w:r>
          </w:p>
          <w:p w14:paraId="52A011E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(垃圾車)</w:t>
            </w:r>
          </w:p>
          <w:p w14:paraId="61DAF80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(拖吊車)</w:t>
            </w:r>
          </w:p>
          <w:p w14:paraId="286AC23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(捐血車)</w:t>
            </w:r>
          </w:p>
          <w:p w14:paraId="22AAB53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(掃街車)</w:t>
            </w:r>
          </w:p>
          <w:p w14:paraId="09F6E0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(救濟車)</w:t>
            </w:r>
          </w:p>
          <w:p w14:paraId="5EFCB58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15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(清溝車)</w:t>
            </w:r>
          </w:p>
          <w:p w14:paraId="1FCD894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(照明車)</w:t>
            </w:r>
          </w:p>
          <w:p w14:paraId="2B179B2B" w14:textId="1561BB74"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(醫療車)</w:t>
            </w:r>
          </w:p>
          <w:p w14:paraId="43A8939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(灑水車)</w:t>
            </w:r>
          </w:p>
          <w:p w14:paraId="3531FE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(工程救險車)</w:t>
            </w:r>
          </w:p>
          <w:p w14:paraId="59FAE39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(高空作業車)</w:t>
            </w:r>
          </w:p>
          <w:p w14:paraId="08F99D4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(救助器材車)</w:t>
            </w:r>
          </w:p>
          <w:p w14:paraId="6B127D1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(電信傳送車)</w:t>
            </w:r>
          </w:p>
          <w:p w14:paraId="3F5590D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(廚餘收集車)</w:t>
            </w:r>
          </w:p>
          <w:p w14:paraId="50A2EFB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p>
          <w:p w14:paraId="15D2DDE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(砂石車)</w:t>
            </w:r>
          </w:p>
          <w:p w14:paraId="5597B7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(混凝土攪拌車)</w:t>
            </w:r>
          </w:p>
          <w:p w14:paraId="3854F4F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全拖車</w:t>
            </w:r>
          </w:p>
          <w:p w14:paraId="2E46596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曳引車</w:t>
            </w:r>
          </w:p>
          <w:p w14:paraId="5BE0D50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重型機器腳踏車</w:t>
            </w:r>
          </w:p>
          <w:p w14:paraId="5B595D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(子母式垃圾車)</w:t>
            </w:r>
          </w:p>
          <w:p w14:paraId="0E55E6C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(水肥車)</w:t>
            </w:r>
          </w:p>
          <w:p w14:paraId="1082E71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(水箱消防車)</w:t>
            </w:r>
          </w:p>
          <w:p w14:paraId="08E90B5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(垃圾車)</w:t>
            </w:r>
          </w:p>
          <w:p w14:paraId="6F63FCB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(拖吊車)</w:t>
            </w:r>
          </w:p>
          <w:p w14:paraId="69E2CD9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(捐血車)</w:t>
            </w:r>
          </w:p>
          <w:p w14:paraId="3CF64D9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(高空作業車)</w:t>
            </w:r>
          </w:p>
          <w:p w14:paraId="500C2A2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(掃街車)</w:t>
            </w:r>
          </w:p>
          <w:p w14:paraId="7DB9AA6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(救助器材車)</w:t>
            </w:r>
          </w:p>
          <w:p w14:paraId="56CC016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(救濟車)</w:t>
            </w:r>
          </w:p>
          <w:p w14:paraId="6B5E6BD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(廚餘收集車)</w:t>
            </w:r>
          </w:p>
          <w:p w14:paraId="205AE88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(醫療車)</w:t>
            </w:r>
          </w:p>
          <w:p w14:paraId="5A972E2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(警備車)</w:t>
            </w:r>
          </w:p>
          <w:p w14:paraId="74D16C7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(灑水車)</w:t>
            </w:r>
          </w:p>
          <w:p w14:paraId="213B388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輕型拖車</w:t>
            </w:r>
            <w:r w:rsidRPr="00664348">
              <w:rPr>
                <w:rFonts w:ascii="標楷體" w:eastAsia="標楷體" w:hAnsi="標楷體" w:cs="新細明體"/>
                <w:color w:val="000000"/>
                <w:kern w:val="0"/>
                <w:sz w:val="20"/>
                <w:szCs w:val="20"/>
              </w:rPr>
              <w:t>(水上摩托車)</w:t>
            </w:r>
          </w:p>
          <w:p w14:paraId="13820851" w14:textId="3BBA5C72"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輕型機器腳踏車</w:t>
            </w:r>
          </w:p>
        </w:tc>
      </w:tr>
      <w:tr w:rsidR="00330AAC" w:rsidRPr="008F20B5" w14:paraId="4390C177" w14:textId="77777777" w:rsidTr="00614F5B">
        <w:trPr>
          <w:trHeight w:val="340"/>
        </w:trPr>
        <w:tc>
          <w:tcPr>
            <w:tcW w:w="250" w:type="pct"/>
          </w:tcPr>
          <w:p w14:paraId="6D9762F7" w14:textId="0469CCE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3BC8BA6" w14:textId="69E67256"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VehicleStyleCode</w:t>
            </w:r>
            <w:proofErr w:type="spellEnd"/>
          </w:p>
        </w:tc>
        <w:tc>
          <w:tcPr>
            <w:tcW w:w="1750" w:type="pct"/>
            <w:noWrap/>
            <w:hideMark/>
          </w:tcPr>
          <w:p w14:paraId="53464B2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車身樣式</w:t>
            </w:r>
          </w:p>
        </w:tc>
        <w:tc>
          <w:tcPr>
            <w:tcW w:w="250" w:type="pct"/>
            <w:noWrap/>
            <w:hideMark/>
          </w:tcPr>
          <w:p w14:paraId="4ABCF313" w14:textId="48BD44D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DC601AF"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788A6F8D"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56B6C49" w14:textId="71417DF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01</w:t>
            </w:r>
            <w:r w:rsidRPr="00614F5B">
              <w:rPr>
                <w:rFonts w:ascii="標楷體" w:eastAsia="標楷體" w:hAnsi="標楷體" w:cs="新細明體"/>
                <w:color w:val="000000"/>
                <w:kern w:val="0"/>
                <w:sz w:val="20"/>
                <w:szCs w:val="20"/>
              </w:rPr>
              <w:tab/>
              <w:t>---</w:t>
            </w:r>
          </w:p>
          <w:p w14:paraId="2525E7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平板式</w:t>
            </w:r>
          </w:p>
          <w:p w14:paraId="3A22FEE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伸縮平板式</w:t>
            </w:r>
          </w:p>
          <w:p w14:paraId="6B9964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伸縮鋼架式</w:t>
            </w:r>
          </w:p>
          <w:p w14:paraId="76B4E70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低床平板式</w:t>
            </w:r>
          </w:p>
          <w:p w14:paraId="15108A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柵式</w:t>
            </w:r>
          </w:p>
          <w:p w14:paraId="3696AF2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框式</w:t>
            </w:r>
          </w:p>
          <w:p w14:paraId="4DCB06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高壓罐槽體式</w:t>
            </w:r>
          </w:p>
          <w:p w14:paraId="00D280D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密封式</w:t>
            </w:r>
          </w:p>
          <w:p w14:paraId="26A548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常壓罐槽式</w:t>
            </w:r>
          </w:p>
          <w:p w14:paraId="2DDEA13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0DAE66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傾卸平板式</w:t>
            </w:r>
          </w:p>
          <w:p w14:paraId="78C6AAF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傾卸框式</w:t>
            </w:r>
          </w:p>
          <w:p w14:paraId="7899B34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傾卸密封式</w:t>
            </w:r>
          </w:p>
          <w:p w14:paraId="3B7F73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槽體式</w:t>
            </w:r>
          </w:p>
          <w:p w14:paraId="238C29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323826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144F9F3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鋼架式</w:t>
            </w:r>
          </w:p>
          <w:p w14:paraId="4D9CA28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0D1303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lastRenderedPageBreak/>
              <w:t>20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雙廂式</w:t>
            </w:r>
          </w:p>
          <w:p w14:paraId="2D72BC6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雙層式</w:t>
            </w:r>
          </w:p>
          <w:p w14:paraId="25B17E1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雙層框式</w:t>
            </w:r>
          </w:p>
          <w:p w14:paraId="253E788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攪拌式</w:t>
            </w:r>
          </w:p>
          <w:p w14:paraId="68A2431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罐式</w:t>
            </w:r>
          </w:p>
          <w:p w14:paraId="403B71FD" w14:textId="20064EF6"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罐槽體式</w:t>
            </w:r>
          </w:p>
        </w:tc>
      </w:tr>
      <w:tr w:rsidR="00330AAC" w:rsidRPr="008F20B5" w14:paraId="64BEC0D7" w14:textId="77777777" w:rsidTr="00614F5B">
        <w:trPr>
          <w:trHeight w:val="340"/>
        </w:trPr>
        <w:tc>
          <w:tcPr>
            <w:tcW w:w="250" w:type="pct"/>
          </w:tcPr>
          <w:p w14:paraId="235AC1CE" w14:textId="580EC78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BC9D1ED" w14:textId="4A08A755"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VehicleOfficeCode</w:t>
            </w:r>
            <w:proofErr w:type="spellEnd"/>
          </w:p>
        </w:tc>
        <w:tc>
          <w:tcPr>
            <w:tcW w:w="1750" w:type="pct"/>
            <w:noWrap/>
            <w:hideMark/>
          </w:tcPr>
          <w:p w14:paraId="388765FD" w14:textId="4908514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監理處所</w:t>
            </w:r>
          </w:p>
        </w:tc>
        <w:tc>
          <w:tcPr>
            <w:tcW w:w="250" w:type="pct"/>
            <w:noWrap/>
            <w:hideMark/>
          </w:tcPr>
          <w:p w14:paraId="3D605C2C" w14:textId="5F23E69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4BCE5D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31E7C184"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1B10F445" w14:textId="71E67A1E"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臺北區監理所基隆監理站</w:t>
            </w:r>
          </w:p>
          <w:p w14:paraId="7477AAD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臺北區監理所板橋監理站</w:t>
            </w:r>
          </w:p>
          <w:p w14:paraId="2DE3028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w:t>
            </w:r>
          </w:p>
          <w:p w14:paraId="78E3F27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臺北區監理所蘆洲監理站</w:t>
            </w:r>
          </w:p>
          <w:p w14:paraId="5BD8C24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臺北區監理所宜蘭監理站</w:t>
            </w:r>
          </w:p>
          <w:p w14:paraId="25A0EBF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新竹區監理所新竹市監理站</w:t>
            </w:r>
          </w:p>
          <w:p w14:paraId="298A217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w:t>
            </w:r>
          </w:p>
          <w:p w14:paraId="3333139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新竹區監理所中壢監理站</w:t>
            </w:r>
          </w:p>
          <w:p w14:paraId="49848D7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新竹區監理所桃園監理站</w:t>
            </w:r>
          </w:p>
          <w:p w14:paraId="7D3495E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新竹區監理所苗栗監理站</w:t>
            </w:r>
          </w:p>
          <w:p w14:paraId="6567A02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臺中區監理所臺中市監理站</w:t>
            </w:r>
          </w:p>
          <w:p w14:paraId="5378AF7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臺中區監理所豐原監理站</w:t>
            </w:r>
          </w:p>
          <w:p w14:paraId="57F16A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w:t>
            </w:r>
          </w:p>
          <w:p w14:paraId="63809F3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臺中區監理所彰化監理站</w:t>
            </w:r>
          </w:p>
          <w:p w14:paraId="5869FD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臺中區監理所南投監理站</w:t>
            </w:r>
          </w:p>
          <w:p w14:paraId="751C671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臺中區監理所埔里監理分站</w:t>
            </w:r>
          </w:p>
          <w:p w14:paraId="5DAB684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w:t>
            </w:r>
          </w:p>
          <w:p w14:paraId="13CCF32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嘉義區監理所東勢監理分站</w:t>
            </w:r>
          </w:p>
          <w:p w14:paraId="38997E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嘉義區監理所雲林監理站</w:t>
            </w:r>
          </w:p>
          <w:p w14:paraId="7383CDD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嘉義區監理所臺南監理站</w:t>
            </w:r>
          </w:p>
          <w:p w14:paraId="227CBD6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嘉義區監理所麻豆監理站</w:t>
            </w:r>
          </w:p>
          <w:p w14:paraId="2679C08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嘉義區監理所新營監理站</w:t>
            </w:r>
          </w:p>
          <w:p w14:paraId="27DCAF4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w:t>
            </w:r>
          </w:p>
          <w:p w14:paraId="583DDAC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高雄區監理所旗山監理站</w:t>
            </w:r>
          </w:p>
          <w:p w14:paraId="57FF4B9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880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高雄區監理所澎湖監理站</w:t>
            </w:r>
          </w:p>
          <w:p w14:paraId="7804331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891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金門監理所</w:t>
            </w:r>
          </w:p>
          <w:p w14:paraId="542861D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高雄區監理所屏東監理站</w:t>
            </w:r>
          </w:p>
          <w:p w14:paraId="2C3DDAA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946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高雄區監理所恆春監理分站</w:t>
            </w:r>
          </w:p>
          <w:p w14:paraId="5BFA344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950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高雄區監理所臺東監理站</w:t>
            </w:r>
          </w:p>
          <w:p w14:paraId="28B53C9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973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臺北區監理所花蓮監理站</w:t>
            </w:r>
          </w:p>
          <w:p w14:paraId="4DCA4B7C" w14:textId="7F530799"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981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臺北區監理所玉里監理分站</w:t>
            </w:r>
          </w:p>
        </w:tc>
      </w:tr>
      <w:tr w:rsidR="00330AAC" w:rsidRPr="008F20B5" w14:paraId="703B6392" w14:textId="77777777" w:rsidTr="00614F5B">
        <w:trPr>
          <w:trHeight w:val="340"/>
        </w:trPr>
        <w:tc>
          <w:tcPr>
            <w:tcW w:w="250" w:type="pct"/>
          </w:tcPr>
          <w:p w14:paraId="04F8EE6C" w14:textId="4831FAA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CDF5171" w14:textId="406A48E3"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Currency</w:t>
            </w:r>
          </w:p>
        </w:tc>
        <w:tc>
          <w:tcPr>
            <w:tcW w:w="1750" w:type="pct"/>
            <w:noWrap/>
            <w:hideMark/>
          </w:tcPr>
          <w:p w14:paraId="7E443C55"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幣別</w:t>
            </w:r>
          </w:p>
        </w:tc>
        <w:tc>
          <w:tcPr>
            <w:tcW w:w="250" w:type="pct"/>
            <w:noWrap/>
            <w:hideMark/>
          </w:tcPr>
          <w:p w14:paraId="1ACB7261" w14:textId="487B135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9EFC37D" w14:textId="34A1D98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56AC2E7" w14:textId="4B5FAF48"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4E2B5A7E" w14:textId="22F7BF1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TWD</w:t>
            </w:r>
          </w:p>
        </w:tc>
      </w:tr>
      <w:tr w:rsidR="00330AAC" w:rsidRPr="008F20B5" w14:paraId="03D104C2" w14:textId="77777777" w:rsidTr="00614F5B">
        <w:trPr>
          <w:trHeight w:val="340"/>
        </w:trPr>
        <w:tc>
          <w:tcPr>
            <w:tcW w:w="250" w:type="pct"/>
          </w:tcPr>
          <w:p w14:paraId="3167C30A" w14:textId="4735C88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4B218CB" w14:textId="755AF347"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ExchangeRate</w:t>
            </w:r>
            <w:proofErr w:type="spellEnd"/>
          </w:p>
        </w:tc>
        <w:tc>
          <w:tcPr>
            <w:tcW w:w="1750" w:type="pct"/>
            <w:noWrap/>
            <w:hideMark/>
          </w:tcPr>
          <w:p w14:paraId="6F6E0C7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匯率</w:t>
            </w:r>
          </w:p>
        </w:tc>
        <w:tc>
          <w:tcPr>
            <w:tcW w:w="250" w:type="pct"/>
            <w:noWrap/>
            <w:hideMark/>
          </w:tcPr>
          <w:p w14:paraId="6BE23B9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1475B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250" w:type="pct"/>
          </w:tcPr>
          <w:p w14:paraId="6494CE60" w14:textId="714EBF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68F46B9B" w14:textId="3BC3E0D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1.00000</w:t>
            </w:r>
          </w:p>
        </w:tc>
      </w:tr>
      <w:tr w:rsidR="00330AAC" w:rsidRPr="008F20B5" w14:paraId="38D2A666" w14:textId="77777777" w:rsidTr="00614F5B">
        <w:trPr>
          <w:trHeight w:val="325"/>
        </w:trPr>
        <w:tc>
          <w:tcPr>
            <w:tcW w:w="250" w:type="pct"/>
          </w:tcPr>
          <w:p w14:paraId="04B04C17" w14:textId="2534EF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A63B803" w14:textId="7ACA371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Insurance</w:t>
            </w:r>
          </w:p>
        </w:tc>
        <w:tc>
          <w:tcPr>
            <w:tcW w:w="1750" w:type="pct"/>
            <w:noWrap/>
            <w:hideMark/>
          </w:tcPr>
          <w:p w14:paraId="5E974AF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投保註記</w:t>
            </w:r>
          </w:p>
        </w:tc>
        <w:tc>
          <w:tcPr>
            <w:tcW w:w="250" w:type="pct"/>
            <w:noWrap/>
            <w:hideMark/>
          </w:tcPr>
          <w:p w14:paraId="6D24CE8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13421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767B691" w14:textId="332AFB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5DA754B" w14:textId="3BBE1CE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11D77587" w14:textId="77777777" w:rsidTr="00614F5B">
        <w:trPr>
          <w:trHeight w:val="340"/>
        </w:trPr>
        <w:tc>
          <w:tcPr>
            <w:tcW w:w="250" w:type="pct"/>
          </w:tcPr>
          <w:p w14:paraId="04465CF7" w14:textId="7C1FD01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A693544" w14:textId="6B7FEFC7"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LoanToValue</w:t>
            </w:r>
            <w:proofErr w:type="spellEnd"/>
          </w:p>
        </w:tc>
        <w:tc>
          <w:tcPr>
            <w:tcW w:w="1750" w:type="pct"/>
            <w:noWrap/>
            <w:hideMark/>
          </w:tcPr>
          <w:p w14:paraId="512D3AC2"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noWrap/>
            <w:hideMark/>
          </w:tcPr>
          <w:p w14:paraId="4F34022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942D481"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0E22CC0" w14:textId="635D6B1A"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33DF1FE5" w14:textId="30D39AB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330AAC" w:rsidRPr="008F20B5" w14:paraId="3C595FC1" w14:textId="77777777" w:rsidTr="00614F5B">
        <w:trPr>
          <w:trHeight w:val="340"/>
        </w:trPr>
        <w:tc>
          <w:tcPr>
            <w:tcW w:w="250" w:type="pct"/>
          </w:tcPr>
          <w:p w14:paraId="303F8D79"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123394C" w14:textId="44042F43" w:rsidR="00330AAC" w:rsidRPr="008F20B5" w:rsidRDefault="00330AAC" w:rsidP="00D05A4E">
            <w:pPr>
              <w:widowControl/>
              <w:rPr>
                <w:rFonts w:ascii="標楷體" w:eastAsia="標楷體" w:hAnsi="標楷體"/>
              </w:rPr>
            </w:pPr>
            <w:proofErr w:type="spellStart"/>
            <w:r w:rsidRPr="008F20B5">
              <w:rPr>
                <w:rFonts w:ascii="標楷體" w:eastAsia="標楷體" w:hAnsi="標楷體"/>
              </w:rPr>
              <w:t>ScrapValue</w:t>
            </w:r>
            <w:proofErr w:type="spellEnd"/>
          </w:p>
        </w:tc>
        <w:tc>
          <w:tcPr>
            <w:tcW w:w="1750" w:type="pct"/>
            <w:noWrap/>
          </w:tcPr>
          <w:p w14:paraId="0F59C006" w14:textId="75FF253B"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殘值</w:t>
            </w:r>
          </w:p>
        </w:tc>
        <w:tc>
          <w:tcPr>
            <w:tcW w:w="250" w:type="pct"/>
            <w:noWrap/>
          </w:tcPr>
          <w:p w14:paraId="01286E7D" w14:textId="2880A5B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07236FC1" w14:textId="6A61871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7C737B2"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noWrap/>
          </w:tcPr>
          <w:p w14:paraId="7582F762" w14:textId="1FDEB73A"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9B5F81D" w14:textId="77777777" w:rsidTr="00614F5B">
        <w:trPr>
          <w:trHeight w:val="340"/>
        </w:trPr>
        <w:tc>
          <w:tcPr>
            <w:tcW w:w="250" w:type="pct"/>
          </w:tcPr>
          <w:p w14:paraId="11C46DA6" w14:textId="7FF693EF"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7AF3639" w14:textId="31962C1D"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MtgCode</w:t>
            </w:r>
            <w:proofErr w:type="spellEnd"/>
          </w:p>
        </w:tc>
        <w:tc>
          <w:tcPr>
            <w:tcW w:w="1750" w:type="pct"/>
            <w:noWrap/>
            <w:hideMark/>
          </w:tcPr>
          <w:p w14:paraId="57BFF60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noWrap/>
            <w:hideMark/>
          </w:tcPr>
          <w:p w14:paraId="7A4E7C20" w14:textId="69272A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FFCD50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3220CF5" w14:textId="77121D99"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2B0B164B" w14:textId="60B0A11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18656A0" w14:textId="1EA0F0C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330AAC" w:rsidRPr="008F20B5" w14:paraId="59092D0D" w14:textId="77777777" w:rsidTr="00614F5B">
        <w:trPr>
          <w:trHeight w:val="340"/>
        </w:trPr>
        <w:tc>
          <w:tcPr>
            <w:tcW w:w="250" w:type="pct"/>
          </w:tcPr>
          <w:p w14:paraId="3B024734" w14:textId="1F40FB80"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1726B9B" w14:textId="217DFFFA"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MtgCheck</w:t>
            </w:r>
            <w:proofErr w:type="spellEnd"/>
          </w:p>
        </w:tc>
        <w:tc>
          <w:tcPr>
            <w:tcW w:w="1750" w:type="pct"/>
            <w:noWrap/>
          </w:tcPr>
          <w:p w14:paraId="7D9711B7" w14:textId="057E612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最高限額抵押權之擔保債權種類－票據</w:t>
            </w:r>
          </w:p>
        </w:tc>
        <w:tc>
          <w:tcPr>
            <w:tcW w:w="250" w:type="pct"/>
            <w:noWrap/>
          </w:tcPr>
          <w:p w14:paraId="278F95B7" w14:textId="51CF6090"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A6F4740" w14:textId="26CC256B"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7EBC0C3" w14:textId="6A307578"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0C8395E8" w14:textId="33D8BED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2F1A8F9E"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A0D3DD0" w14:textId="29046BEE"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04D1E9E9" w14:textId="77777777" w:rsidTr="00614F5B">
        <w:trPr>
          <w:trHeight w:val="340"/>
        </w:trPr>
        <w:tc>
          <w:tcPr>
            <w:tcW w:w="250" w:type="pct"/>
          </w:tcPr>
          <w:p w14:paraId="29ED4B1E" w14:textId="1AFD19BF" w:rsidR="00330AAC" w:rsidRPr="004A1C2C" w:rsidRDefault="00330AAC" w:rsidP="0078740E">
            <w:pPr>
              <w:pStyle w:val="af9"/>
              <w:numPr>
                <w:ilvl w:val="0"/>
                <w:numId w:val="12"/>
              </w:numPr>
              <w:ind w:leftChars="0"/>
              <w:rPr>
                <w:rFonts w:ascii="標楷體" w:eastAsia="標楷體" w:hAnsi="標楷體"/>
              </w:rPr>
            </w:pPr>
          </w:p>
        </w:tc>
        <w:tc>
          <w:tcPr>
            <w:tcW w:w="650" w:type="pct"/>
            <w:noWrap/>
          </w:tcPr>
          <w:p w14:paraId="0F678F0D" w14:textId="4CAA7D4A"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MtgLoan</w:t>
            </w:r>
            <w:proofErr w:type="spellEnd"/>
          </w:p>
        </w:tc>
        <w:tc>
          <w:tcPr>
            <w:tcW w:w="1750" w:type="pct"/>
            <w:noWrap/>
            <w:hideMark/>
          </w:tcPr>
          <w:p w14:paraId="12E78E56" w14:textId="20F6768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最高限額抵押權之擔保債權種類－借款</w:t>
            </w:r>
          </w:p>
        </w:tc>
        <w:tc>
          <w:tcPr>
            <w:tcW w:w="250" w:type="pct"/>
            <w:noWrap/>
            <w:hideMark/>
          </w:tcPr>
          <w:p w14:paraId="584C3DF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FF182C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D6829B7" w14:textId="51D6397F"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7FD0B93E" w14:textId="4E50F601"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055F6DF9"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6F32A431" w14:textId="390A930B"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3294E6FD" w14:textId="77777777" w:rsidTr="00614F5B">
        <w:trPr>
          <w:trHeight w:val="340"/>
        </w:trPr>
        <w:tc>
          <w:tcPr>
            <w:tcW w:w="250" w:type="pct"/>
          </w:tcPr>
          <w:p w14:paraId="72D796C6" w14:textId="7AD1695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C00CAF" w14:textId="43955F0B"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MtgPledge</w:t>
            </w:r>
            <w:proofErr w:type="spellEnd"/>
          </w:p>
        </w:tc>
        <w:tc>
          <w:tcPr>
            <w:tcW w:w="1750" w:type="pct"/>
            <w:noWrap/>
            <w:hideMark/>
          </w:tcPr>
          <w:p w14:paraId="09B37F01" w14:textId="10182B9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最高限額抵押權之擔保債權種類－保證債務</w:t>
            </w:r>
          </w:p>
        </w:tc>
        <w:tc>
          <w:tcPr>
            <w:tcW w:w="250" w:type="pct"/>
            <w:noWrap/>
            <w:hideMark/>
          </w:tcPr>
          <w:p w14:paraId="461BEC4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44525C"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FA5D11B" w14:textId="7010FA55"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5FA84C94" w14:textId="011F47BD"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568EB42A"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301862D9" w14:textId="3BA2866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5C41B335" w14:textId="77777777" w:rsidTr="00614F5B">
        <w:trPr>
          <w:trHeight w:val="325"/>
        </w:trPr>
        <w:tc>
          <w:tcPr>
            <w:tcW w:w="250" w:type="pct"/>
          </w:tcPr>
          <w:p w14:paraId="5B61C883" w14:textId="4A50885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1563244" w14:textId="0E8BEEB7"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Synd</w:t>
            </w:r>
            <w:proofErr w:type="spellEnd"/>
          </w:p>
        </w:tc>
        <w:tc>
          <w:tcPr>
            <w:tcW w:w="1750" w:type="pct"/>
            <w:noWrap/>
            <w:hideMark/>
          </w:tcPr>
          <w:p w14:paraId="72D32B0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noWrap/>
            <w:hideMark/>
          </w:tcPr>
          <w:p w14:paraId="2A267A9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139E4F9"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B4B3C6B" w14:textId="3F8D97CF"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511F06F" w14:textId="4753F78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0E35C1A0" w14:textId="77777777" w:rsidTr="00614F5B">
        <w:trPr>
          <w:trHeight w:val="325"/>
        </w:trPr>
        <w:tc>
          <w:tcPr>
            <w:tcW w:w="250" w:type="pct"/>
          </w:tcPr>
          <w:p w14:paraId="5F84CCC5" w14:textId="0B5B6EA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4B09D94" w14:textId="4DB0EDCF"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SyndCode</w:t>
            </w:r>
            <w:proofErr w:type="spellEnd"/>
          </w:p>
        </w:tc>
        <w:tc>
          <w:tcPr>
            <w:tcW w:w="1750" w:type="pct"/>
            <w:noWrap/>
            <w:hideMark/>
          </w:tcPr>
          <w:p w14:paraId="0699DB7C"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noWrap/>
            <w:hideMark/>
          </w:tcPr>
          <w:p w14:paraId="5785D7AC"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AFC1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32496A4" w14:textId="110EA7AE"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395BFCC5" w14:textId="58F256C1"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r>
              <w:rPr>
                <w:rFonts w:ascii="標楷體" w:eastAsia="標楷體" w:hAnsi="標楷體" w:cs="新細明體" w:hint="eastAsia"/>
                <w:color w:val="000000"/>
                <w:kern w:val="0"/>
              </w:rPr>
              <w:t>為Y時必須輸入</w:t>
            </w:r>
          </w:p>
          <w:p w14:paraId="258F86DE" w14:textId="20CB7B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330AAC" w:rsidRPr="008F20B5" w14:paraId="5E1394CF" w14:textId="77777777" w:rsidTr="00614F5B">
        <w:trPr>
          <w:trHeight w:val="340"/>
        </w:trPr>
        <w:tc>
          <w:tcPr>
            <w:tcW w:w="250" w:type="pct"/>
          </w:tcPr>
          <w:p w14:paraId="3F51DBD6" w14:textId="69126B33"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26B69DF" w14:textId="02A760A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DispPrice</w:t>
            </w:r>
            <w:proofErr w:type="spellEnd"/>
          </w:p>
        </w:tc>
        <w:tc>
          <w:tcPr>
            <w:tcW w:w="1750" w:type="pct"/>
            <w:noWrap/>
            <w:hideMark/>
          </w:tcPr>
          <w:p w14:paraId="2DC974A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noWrap/>
            <w:hideMark/>
          </w:tcPr>
          <w:p w14:paraId="248C8F3F" w14:textId="3E27F7E6" w:rsidR="00330AAC" w:rsidRPr="008F20B5" w:rsidRDefault="00330AAC" w:rsidP="004304F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hideMark/>
          </w:tcPr>
          <w:p w14:paraId="3F602B4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F3221CE"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hideMark/>
          </w:tcPr>
          <w:p w14:paraId="6769BA0E" w14:textId="1E5E058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2C0A6B8C" w14:textId="77777777" w:rsidTr="00614F5B">
        <w:trPr>
          <w:trHeight w:val="340"/>
        </w:trPr>
        <w:tc>
          <w:tcPr>
            <w:tcW w:w="250" w:type="pct"/>
          </w:tcPr>
          <w:p w14:paraId="3040AE5B" w14:textId="11FB5E5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C6D94C7" w14:textId="735FD70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DispDate</w:t>
            </w:r>
            <w:proofErr w:type="spellEnd"/>
          </w:p>
        </w:tc>
        <w:tc>
          <w:tcPr>
            <w:tcW w:w="1750" w:type="pct"/>
            <w:noWrap/>
            <w:hideMark/>
          </w:tcPr>
          <w:p w14:paraId="52F16737"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noWrap/>
            <w:hideMark/>
          </w:tcPr>
          <w:p w14:paraId="1211896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45D17895" w14:textId="3EC9C93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48741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00BB423" w14:textId="5147A9C3"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07656DFB" w14:textId="77777777" w:rsidTr="00614F5B">
        <w:trPr>
          <w:trHeight w:val="340"/>
        </w:trPr>
        <w:tc>
          <w:tcPr>
            <w:tcW w:w="250" w:type="pct"/>
          </w:tcPr>
          <w:p w14:paraId="31DFAC8C"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CEB4801" w14:textId="165F856A" w:rsidR="00330AAC" w:rsidRPr="008F20B5" w:rsidRDefault="00330AAC" w:rsidP="004304FC">
            <w:pPr>
              <w:widowControl/>
              <w:rPr>
                <w:rFonts w:ascii="標楷體" w:eastAsia="標楷體" w:hAnsi="標楷體"/>
              </w:rPr>
            </w:pPr>
            <w:proofErr w:type="spellStart"/>
            <w:r w:rsidRPr="008F20B5">
              <w:rPr>
                <w:rFonts w:ascii="標楷體" w:eastAsia="標楷體" w:hAnsi="標楷體"/>
              </w:rPr>
              <w:t>ClStat</w:t>
            </w:r>
            <w:proofErr w:type="spellEnd"/>
          </w:p>
        </w:tc>
        <w:tc>
          <w:tcPr>
            <w:tcW w:w="1750" w:type="pct"/>
            <w:noWrap/>
          </w:tcPr>
          <w:p w14:paraId="193643B4" w14:textId="5EC2665F"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noWrap/>
          </w:tcPr>
          <w:p w14:paraId="51D01540" w14:textId="62DE3356"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36CC0F51" w14:textId="0164488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FB41FBD" w14:textId="7243D251"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D1E89B8" w14:textId="079A2618"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w:t>
            </w:r>
          </w:p>
          <w:p w14:paraId="77964E61"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w:t>
            </w:r>
          </w:p>
          <w:p w14:paraId="5C49C6B6"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w:t>
            </w:r>
          </w:p>
          <w:p w14:paraId="4D7472D0" w14:textId="15592E7A"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330AAC" w:rsidRPr="008F20B5" w14:paraId="5BBA2E04" w14:textId="77777777" w:rsidTr="00614F5B">
        <w:trPr>
          <w:trHeight w:val="340"/>
        </w:trPr>
        <w:tc>
          <w:tcPr>
            <w:tcW w:w="250" w:type="pct"/>
          </w:tcPr>
          <w:p w14:paraId="3FFD593F"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555917D" w14:textId="13C74D91" w:rsidR="00330AAC" w:rsidRPr="008F20B5" w:rsidRDefault="00330AAC" w:rsidP="004304FC">
            <w:pPr>
              <w:widowControl/>
              <w:rPr>
                <w:rFonts w:ascii="標楷體" w:eastAsia="標楷體" w:hAnsi="標楷體"/>
              </w:rPr>
            </w:pPr>
            <w:proofErr w:type="spellStart"/>
            <w:r w:rsidRPr="008F20B5">
              <w:rPr>
                <w:rFonts w:ascii="標楷體" w:eastAsia="標楷體" w:hAnsi="標楷體"/>
              </w:rPr>
              <w:t>SettingStat</w:t>
            </w:r>
            <w:proofErr w:type="spellEnd"/>
          </w:p>
        </w:tc>
        <w:tc>
          <w:tcPr>
            <w:tcW w:w="1750" w:type="pct"/>
            <w:noWrap/>
          </w:tcPr>
          <w:p w14:paraId="6EBB4CD0" w14:textId="028FFD21"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noWrap/>
          </w:tcPr>
          <w:p w14:paraId="227EB0B0" w14:textId="5160E6F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14D23C8" w14:textId="23C7F24D"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3CA40B" w14:textId="42E0F6B6"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139E1B9" w14:textId="7C327843" w:rsidR="00330AAC" w:rsidRPr="008F20B5" w:rsidRDefault="00330AAC" w:rsidP="004D15A0">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37629350" w14:textId="149532D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330AAC" w:rsidRPr="008F20B5" w14:paraId="2955E183" w14:textId="77777777" w:rsidTr="00614F5B">
        <w:trPr>
          <w:trHeight w:val="340"/>
        </w:trPr>
        <w:tc>
          <w:tcPr>
            <w:tcW w:w="250" w:type="pct"/>
          </w:tcPr>
          <w:p w14:paraId="26CCA29E" w14:textId="637933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3874930" w14:textId="3BAEEAF2"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SettingAmt</w:t>
            </w:r>
            <w:proofErr w:type="spellEnd"/>
          </w:p>
        </w:tc>
        <w:tc>
          <w:tcPr>
            <w:tcW w:w="1750" w:type="pct"/>
            <w:noWrap/>
            <w:hideMark/>
          </w:tcPr>
          <w:p w14:paraId="480F7C5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抵押設定金額</w:t>
            </w:r>
          </w:p>
        </w:tc>
        <w:tc>
          <w:tcPr>
            <w:tcW w:w="250" w:type="pct"/>
            <w:noWrap/>
            <w:hideMark/>
          </w:tcPr>
          <w:p w14:paraId="152227DE"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A6038B4" w14:textId="40782C91"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2A8F0B3" w14:textId="0C95C651" w:rsidR="00330AAC" w:rsidRPr="008F20B5" w:rsidDel="004444BD"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386C2F0D" w14:textId="1805DC4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3C2924A0" w14:textId="77777777" w:rsidTr="00614F5B">
        <w:trPr>
          <w:trHeight w:val="340"/>
        </w:trPr>
        <w:tc>
          <w:tcPr>
            <w:tcW w:w="250" w:type="pct"/>
          </w:tcPr>
          <w:p w14:paraId="5EB9259F" w14:textId="5D61350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FE52617" w14:textId="753CBE5C"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ReceiptNo</w:t>
            </w:r>
            <w:proofErr w:type="spellEnd"/>
          </w:p>
        </w:tc>
        <w:tc>
          <w:tcPr>
            <w:tcW w:w="1750" w:type="pct"/>
            <w:noWrap/>
            <w:hideMark/>
          </w:tcPr>
          <w:p w14:paraId="14F33EB0"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收件字號</w:t>
            </w:r>
          </w:p>
        </w:tc>
        <w:tc>
          <w:tcPr>
            <w:tcW w:w="250" w:type="pct"/>
            <w:noWrap/>
            <w:hideMark/>
          </w:tcPr>
          <w:p w14:paraId="52B8A30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05238A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4F812C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3D53351B" w14:textId="7626AE42" w:rsidR="00330AAC" w:rsidRPr="008F20B5" w:rsidRDefault="00330AAC">
            <w:pPr>
              <w:widowControl/>
              <w:rPr>
                <w:rFonts w:ascii="標楷體" w:eastAsia="標楷體" w:hAnsi="標楷體" w:cs="新細明體"/>
                <w:color w:val="000000"/>
                <w:kern w:val="0"/>
              </w:rPr>
            </w:pPr>
          </w:p>
        </w:tc>
      </w:tr>
      <w:tr w:rsidR="00330AAC" w:rsidRPr="008F20B5" w14:paraId="7A965619" w14:textId="77777777" w:rsidTr="00614F5B">
        <w:trPr>
          <w:trHeight w:val="340"/>
        </w:trPr>
        <w:tc>
          <w:tcPr>
            <w:tcW w:w="250" w:type="pct"/>
          </w:tcPr>
          <w:p w14:paraId="116EE379" w14:textId="2292B8F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6194829" w14:textId="71CE7E1F"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MtgNo</w:t>
            </w:r>
            <w:proofErr w:type="spellEnd"/>
          </w:p>
        </w:tc>
        <w:tc>
          <w:tcPr>
            <w:tcW w:w="1750" w:type="pct"/>
            <w:noWrap/>
            <w:hideMark/>
          </w:tcPr>
          <w:p w14:paraId="72F2375D"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抵押登記字號</w:t>
            </w:r>
          </w:p>
        </w:tc>
        <w:tc>
          <w:tcPr>
            <w:tcW w:w="250" w:type="pct"/>
            <w:noWrap/>
            <w:hideMark/>
          </w:tcPr>
          <w:p w14:paraId="5142EF42"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FE19637"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710C1DD0"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C4C6A49" w14:textId="7BF4952F" w:rsidR="00330AAC" w:rsidRPr="008F20B5" w:rsidRDefault="00330AAC">
            <w:pPr>
              <w:widowControl/>
              <w:rPr>
                <w:rFonts w:ascii="標楷體" w:eastAsia="標楷體" w:hAnsi="標楷體" w:cs="新細明體"/>
                <w:color w:val="000000"/>
                <w:kern w:val="0"/>
              </w:rPr>
            </w:pPr>
          </w:p>
        </w:tc>
      </w:tr>
      <w:tr w:rsidR="00330AAC" w:rsidRPr="008F20B5" w14:paraId="586B7C53" w14:textId="77777777" w:rsidTr="00614F5B">
        <w:trPr>
          <w:trHeight w:val="340"/>
        </w:trPr>
        <w:tc>
          <w:tcPr>
            <w:tcW w:w="250" w:type="pct"/>
          </w:tcPr>
          <w:p w14:paraId="7471E647" w14:textId="03D4C12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509C32E5" w14:textId="14028F9F"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ReceivedDate</w:t>
            </w:r>
            <w:proofErr w:type="spellEnd"/>
          </w:p>
        </w:tc>
        <w:tc>
          <w:tcPr>
            <w:tcW w:w="1750" w:type="pct"/>
            <w:noWrap/>
            <w:hideMark/>
          </w:tcPr>
          <w:p w14:paraId="135953D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抵押收件日</w:t>
            </w:r>
          </w:p>
        </w:tc>
        <w:tc>
          <w:tcPr>
            <w:tcW w:w="250" w:type="pct"/>
            <w:noWrap/>
            <w:hideMark/>
          </w:tcPr>
          <w:p w14:paraId="64F1E7A5" w14:textId="414C7ECF"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F5099E8" w14:textId="2EA99FF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DFCA68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22D2183" w14:textId="78E0AA92"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78540E94" w14:textId="77777777" w:rsidTr="00614F5B">
        <w:trPr>
          <w:trHeight w:val="340"/>
        </w:trPr>
        <w:tc>
          <w:tcPr>
            <w:tcW w:w="250" w:type="pct"/>
          </w:tcPr>
          <w:p w14:paraId="2E8D5EE9" w14:textId="6765F70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007ED38F" w14:textId="4DC1DCC5"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MortgageIssueStartDate</w:t>
            </w:r>
            <w:proofErr w:type="spellEnd"/>
          </w:p>
        </w:tc>
        <w:tc>
          <w:tcPr>
            <w:tcW w:w="1750" w:type="pct"/>
            <w:noWrap/>
            <w:hideMark/>
          </w:tcPr>
          <w:p w14:paraId="1C86D04B"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p>
        </w:tc>
        <w:tc>
          <w:tcPr>
            <w:tcW w:w="250" w:type="pct"/>
            <w:noWrap/>
            <w:hideMark/>
          </w:tcPr>
          <w:p w14:paraId="7AF1A1B0"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2D4DD7B" w14:textId="213F51A0"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B14919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5B416F34" w14:textId="408DCD95"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28D97D33" w14:textId="77777777" w:rsidTr="00614F5B">
        <w:trPr>
          <w:trHeight w:val="340"/>
        </w:trPr>
        <w:tc>
          <w:tcPr>
            <w:tcW w:w="250" w:type="pct"/>
          </w:tcPr>
          <w:p w14:paraId="4BC04B29" w14:textId="07C8F5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2B10466D" w14:textId="437D8A3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MortgageIssueEndDate</w:t>
            </w:r>
            <w:proofErr w:type="spellEnd"/>
          </w:p>
        </w:tc>
        <w:tc>
          <w:tcPr>
            <w:tcW w:w="1750" w:type="pct"/>
            <w:noWrap/>
            <w:hideMark/>
          </w:tcPr>
          <w:p w14:paraId="2A6A97F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抵押登記迄日</w:t>
            </w:r>
          </w:p>
        </w:tc>
        <w:tc>
          <w:tcPr>
            <w:tcW w:w="250" w:type="pct"/>
            <w:noWrap/>
            <w:hideMark/>
          </w:tcPr>
          <w:p w14:paraId="5654CCCD"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0E41A7CC" w14:textId="422CD58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EF4DAC0" w14:textId="14FDBFBA"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941B9B1" w14:textId="18CE281D"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r>
              <w:rPr>
                <w:rFonts w:ascii="標楷體" w:eastAsia="標楷體" w:hAnsi="標楷體" w:cs="新細明體" w:hint="eastAsia"/>
                <w:color w:val="000000"/>
                <w:kern w:val="0"/>
              </w:rPr>
              <w:t>有輸入時必須輸入</w:t>
            </w:r>
          </w:p>
          <w:p w14:paraId="07CEEFFD" w14:textId="054BD547"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59FA4828" w14:textId="77777777" w:rsidTr="00614F5B">
        <w:trPr>
          <w:trHeight w:val="340"/>
        </w:trPr>
        <w:tc>
          <w:tcPr>
            <w:tcW w:w="250" w:type="pct"/>
          </w:tcPr>
          <w:p w14:paraId="3AA4E186" w14:textId="73BF720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26C9CE8" w14:textId="128731E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ClStatus</w:t>
            </w:r>
            <w:proofErr w:type="spellEnd"/>
          </w:p>
        </w:tc>
        <w:tc>
          <w:tcPr>
            <w:tcW w:w="1750" w:type="pct"/>
            <w:noWrap/>
            <w:hideMark/>
          </w:tcPr>
          <w:p w14:paraId="7BCC583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noWrap/>
            <w:hideMark/>
          </w:tcPr>
          <w:p w14:paraId="6960C09E" w14:textId="6792CC13"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FCA65CF"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54EA314" w14:textId="07530313"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2B08C11" w14:textId="1278F4A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r w:rsidR="00330AAC" w:rsidRPr="008F20B5" w14:paraId="2D7D0ECD" w14:textId="77777777" w:rsidTr="00614F5B">
        <w:trPr>
          <w:trHeight w:val="340"/>
        </w:trPr>
        <w:tc>
          <w:tcPr>
            <w:tcW w:w="250" w:type="pct"/>
          </w:tcPr>
          <w:p w14:paraId="71AF1A84" w14:textId="2A03F1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599410C" w14:textId="7457DB7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Remark</w:t>
            </w:r>
          </w:p>
        </w:tc>
        <w:tc>
          <w:tcPr>
            <w:tcW w:w="1750" w:type="pct"/>
            <w:noWrap/>
            <w:hideMark/>
          </w:tcPr>
          <w:p w14:paraId="43615661"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備註</w:t>
            </w:r>
          </w:p>
        </w:tc>
        <w:tc>
          <w:tcPr>
            <w:tcW w:w="250" w:type="pct"/>
            <w:noWrap/>
            <w:hideMark/>
          </w:tcPr>
          <w:p w14:paraId="083BAC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445DAEC" w14:textId="698C15A3" w:rsidR="00330AAC" w:rsidRPr="008F20B5" w:rsidRDefault="00330A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F85545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6EC9781" w14:textId="74D30C2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bl>
    <w:p w14:paraId="31AD8745" w14:textId="4AA939F4" w:rsidR="009C1DD1" w:rsidRDefault="009C1DD1" w:rsidP="009C1DD1">
      <w:pPr>
        <w:ind w:leftChars="500" w:left="1200"/>
        <w:rPr>
          <w:rFonts w:ascii="標楷體" w:eastAsia="標楷體" w:hAnsi="標楷體"/>
        </w:rPr>
      </w:pPr>
    </w:p>
    <w:p w14:paraId="59212DA4" w14:textId="72A35DB3" w:rsidR="00664348" w:rsidRDefault="00664348" w:rsidP="009C1DD1">
      <w:pPr>
        <w:ind w:leftChars="500" w:left="1200"/>
        <w:rPr>
          <w:rFonts w:ascii="標楷體" w:eastAsia="標楷體" w:hAnsi="標楷體"/>
        </w:rPr>
      </w:pPr>
    </w:p>
    <w:p w14:paraId="004EA274" w14:textId="2A8677F1" w:rsidR="00664348" w:rsidRDefault="00664348" w:rsidP="009C1DD1">
      <w:pPr>
        <w:ind w:leftChars="500" w:left="1200"/>
        <w:rPr>
          <w:rFonts w:ascii="標楷體" w:eastAsia="標楷體" w:hAnsi="標楷體"/>
        </w:rPr>
      </w:pPr>
    </w:p>
    <w:p w14:paraId="6E5FF0A9"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63691E02"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71A08072"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356C9BC3"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0558B"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BFE76D5"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6C21B23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BE533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178BA5EC"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63865A66"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2B1134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6E3E9CB5" w14:textId="77777777" w:rsidR="00664348" w:rsidRPr="0029020B" w:rsidRDefault="00664348" w:rsidP="00DA4FCA">
            <w:pPr>
              <w:spacing w:line="140" w:lineRule="atLeast"/>
              <w:rPr>
                <w:rFonts w:ascii="標楷體" w:eastAsia="標楷體" w:hAnsi="標楷體"/>
                <w:color w:val="0070C0"/>
              </w:rPr>
            </w:pPr>
            <w:proofErr w:type="spellStart"/>
            <w:r w:rsidRPr="0029020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730EB1E1"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5CAF4C2"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261C7F3C"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E49E296" w14:textId="77777777" w:rsidR="00664348" w:rsidRPr="0029020B" w:rsidRDefault="00664348" w:rsidP="00DA4FCA">
            <w:pPr>
              <w:spacing w:line="140" w:lineRule="atLeast"/>
              <w:rPr>
                <w:rFonts w:ascii="標楷體" w:eastAsia="標楷體" w:hAnsi="標楷體"/>
                <w:color w:val="0070C0"/>
              </w:rPr>
            </w:pPr>
          </w:p>
        </w:tc>
      </w:tr>
    </w:tbl>
    <w:p w14:paraId="03B427E7" w14:textId="77777777" w:rsidR="00664348" w:rsidRPr="008F20B5" w:rsidRDefault="00664348" w:rsidP="009C1DD1">
      <w:pPr>
        <w:ind w:leftChars="500" w:left="1200"/>
        <w:rPr>
          <w:rFonts w:ascii="標楷體" w:eastAsia="標楷體" w:hAnsi="標楷體"/>
        </w:rPr>
      </w:pPr>
    </w:p>
    <w:p w14:paraId="692B2FC4"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8D459E8" w14:textId="77777777" w:rsidR="009C1DD1" w:rsidRPr="004A1C2C" w:rsidRDefault="009C1DD1" w:rsidP="009C1DD1">
      <w:pPr>
        <w:rPr>
          <w:rFonts w:ascii="標楷體" w:eastAsia="標楷體" w:hAnsi="標楷體"/>
        </w:rPr>
      </w:pPr>
    </w:p>
    <w:p w14:paraId="4589DBBE" w14:textId="57A1FECF" w:rsidR="009C1DD1" w:rsidRPr="008F20B5" w:rsidRDefault="00573DD7" w:rsidP="0078740E">
      <w:pPr>
        <w:pStyle w:val="3"/>
        <w:numPr>
          <w:ilvl w:val="2"/>
          <w:numId w:val="7"/>
        </w:numPr>
        <w:spacing w:before="0"/>
        <w:rPr>
          <w:rFonts w:ascii="標楷體" w:hAnsi="標楷體"/>
          <w:b/>
          <w:szCs w:val="32"/>
        </w:rPr>
      </w:pPr>
      <w:bookmarkStart w:id="224" w:name="_L2430股票擔保品資料登錄"/>
      <w:bookmarkStart w:id="225" w:name="_L2413股票擔保品資料登錄"/>
      <w:bookmarkStart w:id="226" w:name="_Toc90483158"/>
      <w:bookmarkStart w:id="227" w:name="_Toc90483413"/>
      <w:bookmarkStart w:id="228" w:name="_Toc90483529"/>
      <w:bookmarkStart w:id="229" w:name="_Toc90483755"/>
      <w:bookmarkStart w:id="230" w:name="_Toc90490027"/>
      <w:bookmarkStart w:id="231" w:name="_Toc140244547"/>
      <w:bookmarkEnd w:id="224"/>
      <w:bookmarkEnd w:id="225"/>
      <w:r w:rsidRPr="008F20B5">
        <w:rPr>
          <w:rFonts w:ascii="標楷體" w:hAnsi="標楷體"/>
          <w:b/>
          <w:szCs w:val="32"/>
        </w:rPr>
        <w:t>L24</w:t>
      </w:r>
      <w:r w:rsidR="00D42D26" w:rsidRPr="008F20B5">
        <w:rPr>
          <w:rFonts w:ascii="標楷體" w:hAnsi="標楷體"/>
          <w:b/>
          <w:szCs w:val="32"/>
        </w:rPr>
        <w:t>13</w:t>
      </w:r>
      <w:r w:rsidRPr="008F20B5">
        <w:rPr>
          <w:rFonts w:ascii="標楷體" w:hAnsi="標楷體" w:hint="eastAsia"/>
          <w:b/>
          <w:szCs w:val="32"/>
        </w:rPr>
        <w:t>股票擔保品資料登錄</w:t>
      </w:r>
      <w:bookmarkEnd w:id="226"/>
      <w:bookmarkEnd w:id="227"/>
      <w:bookmarkEnd w:id="228"/>
      <w:bookmarkEnd w:id="229"/>
      <w:bookmarkEnd w:id="230"/>
      <w:r w:rsidR="005B4AC1">
        <w:rPr>
          <w:rFonts w:ascii="標楷體" w:hAnsi="標楷體" w:hint="eastAsia"/>
          <w:b/>
          <w:szCs w:val="32"/>
        </w:rPr>
        <w:t xml:space="preserve"> *</w:t>
      </w:r>
      <w:bookmarkEnd w:id="231"/>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43"/>
        <w:gridCol w:w="1486"/>
        <w:gridCol w:w="4003"/>
        <w:gridCol w:w="529"/>
        <w:gridCol w:w="533"/>
        <w:gridCol w:w="572"/>
        <w:gridCol w:w="2630"/>
      </w:tblGrid>
      <w:tr w:rsidR="007309AD" w:rsidRPr="008F20B5" w14:paraId="2BACF004" w14:textId="77777777" w:rsidTr="00614F5B">
        <w:trPr>
          <w:trHeight w:val="340"/>
        </w:trPr>
        <w:tc>
          <w:tcPr>
            <w:tcW w:w="238" w:type="pct"/>
            <w:shd w:val="clear" w:color="auto" w:fill="auto"/>
            <w:hideMark/>
          </w:tcPr>
          <w:p w14:paraId="54BFE648"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60F24553"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95A73F1"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31" w:type="pct"/>
            <w:shd w:val="clear" w:color="auto" w:fill="auto"/>
            <w:hideMark/>
          </w:tcPr>
          <w:p w14:paraId="2E1EC8E2"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33" w:type="pct"/>
            <w:shd w:val="clear" w:color="auto" w:fill="auto"/>
            <w:hideMark/>
          </w:tcPr>
          <w:p w14:paraId="6E0D41E4"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AE34D69" w14:textId="5DDC0D6A" w:rsidR="007309AD" w:rsidRPr="008F20B5" w:rsidRDefault="007309AD"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0DA5C616" w14:textId="34F4B57D"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7309AD" w:rsidRPr="008F20B5" w14:paraId="3F15480A" w14:textId="77777777" w:rsidTr="00614F5B">
        <w:trPr>
          <w:trHeight w:val="340"/>
        </w:trPr>
        <w:tc>
          <w:tcPr>
            <w:tcW w:w="238" w:type="pct"/>
            <w:shd w:val="clear" w:color="auto" w:fill="auto"/>
          </w:tcPr>
          <w:p w14:paraId="2480A1DF" w14:textId="3E26F62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75CEA85F" w14:textId="77BD9A71" w:rsidR="007309AD" w:rsidRPr="008F20B5" w:rsidRDefault="007309AD"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hideMark/>
          </w:tcPr>
          <w:p w14:paraId="141E45D7" w14:textId="77777777"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31" w:type="pct"/>
            <w:shd w:val="clear" w:color="auto" w:fill="auto"/>
            <w:hideMark/>
          </w:tcPr>
          <w:p w14:paraId="686A105C"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hideMark/>
          </w:tcPr>
          <w:p w14:paraId="48028FA9"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1E4BB607" w14:textId="0B128D6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4E1200" w14:textId="6D1D762E"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L2413</w:t>
            </w:r>
          </w:p>
        </w:tc>
      </w:tr>
      <w:tr w:rsidR="007309AD" w:rsidRPr="008F20B5" w14:paraId="77C9DB33" w14:textId="77777777" w:rsidTr="00614F5B">
        <w:trPr>
          <w:trHeight w:val="340"/>
        </w:trPr>
        <w:tc>
          <w:tcPr>
            <w:tcW w:w="238" w:type="pct"/>
            <w:shd w:val="clear" w:color="auto" w:fill="auto"/>
          </w:tcPr>
          <w:p w14:paraId="69D685F7" w14:textId="3FDAD9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65DE4799" w14:textId="472934CD" w:rsidR="007309AD" w:rsidRPr="008F20B5" w:rsidRDefault="007309AD" w:rsidP="00F84F05">
            <w:pPr>
              <w:widowControl/>
              <w:rPr>
                <w:rFonts w:ascii="標楷體" w:eastAsia="標楷體" w:hAnsi="標楷體" w:cs="新細明體"/>
                <w:color w:val="000000"/>
                <w:kern w:val="0"/>
              </w:rPr>
            </w:pPr>
            <w:proofErr w:type="spellStart"/>
            <w:r w:rsidRPr="004A1C2C">
              <w:rPr>
                <w:rFonts w:ascii="標楷體" w:eastAsia="標楷體" w:hAnsi="標楷體"/>
              </w:rPr>
              <w:t>FunCd</w:t>
            </w:r>
            <w:proofErr w:type="spellEnd"/>
          </w:p>
        </w:tc>
        <w:tc>
          <w:tcPr>
            <w:tcW w:w="1750" w:type="pct"/>
            <w:shd w:val="clear" w:color="auto" w:fill="auto"/>
          </w:tcPr>
          <w:p w14:paraId="1B6D9486" w14:textId="652BEEB2"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hint="eastAsia"/>
              </w:rPr>
              <w:t>功能</w:t>
            </w:r>
          </w:p>
        </w:tc>
        <w:tc>
          <w:tcPr>
            <w:tcW w:w="231" w:type="pct"/>
            <w:shd w:val="clear" w:color="auto" w:fill="auto"/>
          </w:tcPr>
          <w:p w14:paraId="55E78749" w14:textId="41A4B6A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E3DD49C" w14:textId="15B3D87F"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5811346" w14:textId="2ED1DC2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123D64" w14:textId="5992F2FF"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7309AD" w:rsidRPr="008F20B5" w14:paraId="159E3EC8" w14:textId="77777777" w:rsidTr="00614F5B">
        <w:trPr>
          <w:trHeight w:val="325"/>
        </w:trPr>
        <w:tc>
          <w:tcPr>
            <w:tcW w:w="238" w:type="pct"/>
            <w:shd w:val="clear" w:color="auto" w:fill="auto"/>
          </w:tcPr>
          <w:p w14:paraId="442C1A6D"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AFE9A8A" w14:textId="60613D06" w:rsidR="007309AD" w:rsidRPr="008F20B5" w:rsidRDefault="007309AD" w:rsidP="002B3102">
            <w:pPr>
              <w:widowControl/>
              <w:rPr>
                <w:rFonts w:ascii="標楷體" w:eastAsia="標楷體" w:hAnsi="標楷體"/>
              </w:rPr>
            </w:pPr>
            <w:proofErr w:type="spellStart"/>
            <w:r w:rsidRPr="004A1C2C">
              <w:rPr>
                <w:rFonts w:ascii="標楷體" w:eastAsia="標楷體" w:hAnsi="標楷體"/>
              </w:rPr>
              <w:t>CustId</w:t>
            </w:r>
            <w:proofErr w:type="spellEnd"/>
          </w:p>
        </w:tc>
        <w:tc>
          <w:tcPr>
            <w:tcW w:w="1750" w:type="pct"/>
            <w:shd w:val="clear" w:color="auto" w:fill="auto"/>
            <w:noWrap/>
          </w:tcPr>
          <w:p w14:paraId="447BA342" w14:textId="640B612B" w:rsidR="007309AD" w:rsidRPr="008F20B5" w:rsidRDefault="007309AD" w:rsidP="002B3102">
            <w:pPr>
              <w:widowControl/>
              <w:rPr>
                <w:rFonts w:ascii="標楷體" w:eastAsia="標楷體" w:hAnsi="標楷體"/>
              </w:rPr>
            </w:pPr>
            <w:r w:rsidRPr="008F20B5">
              <w:rPr>
                <w:rFonts w:ascii="標楷體" w:eastAsia="標楷體" w:hAnsi="標楷體" w:hint="eastAsia"/>
              </w:rPr>
              <w:t>統一編號</w:t>
            </w:r>
          </w:p>
        </w:tc>
        <w:tc>
          <w:tcPr>
            <w:tcW w:w="231" w:type="pct"/>
            <w:shd w:val="clear" w:color="auto" w:fill="auto"/>
            <w:noWrap/>
          </w:tcPr>
          <w:p w14:paraId="5632F005" w14:textId="454847E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7B2ECFDF" w14:textId="00FAF6A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916328D" w14:textId="07C1676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DE998F8" w14:textId="73CD612F" w:rsidR="007309AD" w:rsidRPr="008F20B5" w:rsidRDefault="007309AD" w:rsidP="002B3102">
            <w:pPr>
              <w:widowControl/>
              <w:rPr>
                <w:rFonts w:ascii="標楷體" w:eastAsia="標楷體" w:hAnsi="標楷體" w:cs="新細明體"/>
                <w:color w:val="000000"/>
                <w:kern w:val="0"/>
              </w:rPr>
            </w:pPr>
          </w:p>
        </w:tc>
      </w:tr>
      <w:tr w:rsidR="007309AD" w:rsidRPr="008F20B5" w14:paraId="3A6B2F3D" w14:textId="77777777" w:rsidTr="00614F5B">
        <w:trPr>
          <w:trHeight w:val="325"/>
        </w:trPr>
        <w:tc>
          <w:tcPr>
            <w:tcW w:w="238" w:type="pct"/>
            <w:shd w:val="clear" w:color="auto" w:fill="auto"/>
          </w:tcPr>
          <w:p w14:paraId="72DB4C94"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215C65F" w14:textId="0D6F092B" w:rsidR="007309AD" w:rsidRPr="008F20B5" w:rsidRDefault="007309AD" w:rsidP="002B3102">
            <w:pPr>
              <w:widowControl/>
              <w:rPr>
                <w:rFonts w:ascii="標楷體" w:eastAsia="標楷體" w:hAnsi="標楷體"/>
              </w:rPr>
            </w:pPr>
            <w:proofErr w:type="spellStart"/>
            <w:r w:rsidRPr="004A1C2C">
              <w:rPr>
                <w:rFonts w:ascii="標楷體" w:eastAsia="標楷體" w:hAnsi="標楷體"/>
              </w:rPr>
              <w:t>CustNo</w:t>
            </w:r>
            <w:proofErr w:type="spellEnd"/>
          </w:p>
        </w:tc>
        <w:tc>
          <w:tcPr>
            <w:tcW w:w="1750" w:type="pct"/>
            <w:shd w:val="clear" w:color="auto" w:fill="auto"/>
            <w:noWrap/>
          </w:tcPr>
          <w:p w14:paraId="7868070C" w14:textId="7D74A620" w:rsidR="007309AD" w:rsidRPr="008F20B5" w:rsidRDefault="007309AD" w:rsidP="002B3102">
            <w:pPr>
              <w:widowControl/>
              <w:rPr>
                <w:rFonts w:ascii="標楷體" w:eastAsia="標楷體" w:hAnsi="標楷體"/>
              </w:rPr>
            </w:pPr>
            <w:r w:rsidRPr="008F20B5">
              <w:rPr>
                <w:rFonts w:ascii="標楷體" w:eastAsia="標楷體" w:hAnsi="標楷體" w:hint="eastAsia"/>
              </w:rPr>
              <w:t>戶號</w:t>
            </w:r>
          </w:p>
        </w:tc>
        <w:tc>
          <w:tcPr>
            <w:tcW w:w="231" w:type="pct"/>
            <w:shd w:val="clear" w:color="auto" w:fill="auto"/>
            <w:noWrap/>
          </w:tcPr>
          <w:p w14:paraId="49E33DB6" w14:textId="1237C28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2DC34DC1" w14:textId="0CAEF04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E7A332" w14:textId="4CBBD80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88AA866" w14:textId="539E030B" w:rsidR="007309AD" w:rsidRPr="008F20B5" w:rsidRDefault="007309AD" w:rsidP="002B3102">
            <w:pPr>
              <w:widowControl/>
              <w:rPr>
                <w:rFonts w:ascii="標楷體" w:eastAsia="標楷體" w:hAnsi="標楷體" w:cs="新細明體"/>
                <w:color w:val="000000"/>
                <w:kern w:val="0"/>
              </w:rPr>
            </w:pPr>
          </w:p>
        </w:tc>
      </w:tr>
      <w:tr w:rsidR="0075033A" w:rsidRPr="008F20B5" w14:paraId="031CF626" w14:textId="77777777" w:rsidTr="00614F5B">
        <w:trPr>
          <w:trHeight w:val="325"/>
        </w:trPr>
        <w:tc>
          <w:tcPr>
            <w:tcW w:w="238" w:type="pct"/>
            <w:shd w:val="clear" w:color="auto" w:fill="auto"/>
          </w:tcPr>
          <w:p w14:paraId="0DE8828C" w14:textId="77777777" w:rsidR="0075033A" w:rsidRPr="004A1C2C" w:rsidRDefault="0075033A"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E4F6A6" w14:textId="7AD33CFF" w:rsidR="0075033A" w:rsidRPr="004A1C2C" w:rsidRDefault="0075033A" w:rsidP="002B3102">
            <w:pPr>
              <w:widowControl/>
              <w:rPr>
                <w:rFonts w:ascii="標楷體" w:eastAsia="標楷體" w:hAnsi="標楷體"/>
              </w:rPr>
            </w:pPr>
            <w:proofErr w:type="spellStart"/>
            <w:r>
              <w:rPr>
                <w:rFonts w:ascii="標楷體" w:eastAsia="標楷體" w:hAnsi="標楷體" w:hint="eastAsia"/>
              </w:rPr>
              <w:t>ApplNo</w:t>
            </w:r>
            <w:proofErr w:type="spellEnd"/>
          </w:p>
        </w:tc>
        <w:tc>
          <w:tcPr>
            <w:tcW w:w="1750" w:type="pct"/>
            <w:shd w:val="clear" w:color="auto" w:fill="auto"/>
            <w:noWrap/>
          </w:tcPr>
          <w:p w14:paraId="09D70437" w14:textId="15F3D369" w:rsidR="0075033A" w:rsidRPr="008F20B5" w:rsidRDefault="0075033A" w:rsidP="002B3102">
            <w:pPr>
              <w:widowControl/>
              <w:rPr>
                <w:rFonts w:ascii="標楷體" w:eastAsia="標楷體" w:hAnsi="標楷體"/>
              </w:rPr>
            </w:pPr>
            <w:r w:rsidRPr="0075033A">
              <w:rPr>
                <w:rFonts w:ascii="標楷體" w:eastAsia="標楷體" w:hAnsi="標楷體" w:hint="eastAsia"/>
              </w:rPr>
              <w:t>核准號碼</w:t>
            </w:r>
          </w:p>
        </w:tc>
        <w:tc>
          <w:tcPr>
            <w:tcW w:w="231" w:type="pct"/>
            <w:shd w:val="clear" w:color="auto" w:fill="auto"/>
            <w:noWrap/>
          </w:tcPr>
          <w:p w14:paraId="18C97784" w14:textId="14A33982"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33" w:type="pct"/>
            <w:shd w:val="clear" w:color="auto" w:fill="auto"/>
            <w:noWrap/>
          </w:tcPr>
          <w:p w14:paraId="03FACC03" w14:textId="364D7A28"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50" w:type="pct"/>
          </w:tcPr>
          <w:p w14:paraId="47714663" w14:textId="77777777" w:rsidR="0075033A" w:rsidRDefault="0075033A"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A61FC0" w14:textId="77777777" w:rsidR="0075033A" w:rsidRPr="008F20B5" w:rsidRDefault="0075033A" w:rsidP="002B3102">
            <w:pPr>
              <w:widowControl/>
              <w:rPr>
                <w:rFonts w:ascii="標楷體" w:eastAsia="標楷體" w:hAnsi="標楷體" w:cs="新細明體"/>
                <w:color w:val="000000"/>
                <w:kern w:val="0"/>
              </w:rPr>
            </w:pPr>
          </w:p>
        </w:tc>
      </w:tr>
      <w:tr w:rsidR="007309AD" w:rsidRPr="008F20B5" w14:paraId="7B24265B" w14:textId="77777777" w:rsidTr="00614F5B">
        <w:trPr>
          <w:trHeight w:val="325"/>
        </w:trPr>
        <w:tc>
          <w:tcPr>
            <w:tcW w:w="238" w:type="pct"/>
            <w:shd w:val="clear" w:color="auto" w:fill="auto"/>
          </w:tcPr>
          <w:p w14:paraId="2ACB9503" w14:textId="732ADD4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F206F6D" w14:textId="3F7849D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ClTypeCode</w:t>
            </w:r>
            <w:proofErr w:type="spellEnd"/>
          </w:p>
        </w:tc>
        <w:tc>
          <w:tcPr>
            <w:tcW w:w="1750" w:type="pct"/>
            <w:shd w:val="clear" w:color="auto" w:fill="auto"/>
            <w:noWrap/>
            <w:hideMark/>
          </w:tcPr>
          <w:p w14:paraId="7A5F928B" w14:textId="4BE355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擔保品類別</w:t>
            </w:r>
          </w:p>
        </w:tc>
        <w:tc>
          <w:tcPr>
            <w:tcW w:w="231" w:type="pct"/>
            <w:shd w:val="clear" w:color="auto" w:fill="auto"/>
            <w:noWrap/>
            <w:vAlign w:val="center"/>
            <w:hideMark/>
          </w:tcPr>
          <w:p w14:paraId="3F85D88E" w14:textId="777777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hideMark/>
          </w:tcPr>
          <w:p w14:paraId="0CD19562" w14:textId="166B802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781238EE" w14:textId="4A56F37C"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hideMark/>
          </w:tcPr>
          <w:p w14:paraId="3AD92BEF" w14:textId="246CAC14"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1為3: </w:t>
            </w:r>
            <w:r w:rsidRPr="00614F5B">
              <w:rPr>
                <w:rFonts w:ascii="標楷體" w:eastAsia="標楷體" w:hAnsi="標楷體" w:cs="新細明體" w:hint="eastAsia"/>
                <w:color w:val="000000"/>
                <w:kern w:val="0"/>
                <w:sz w:val="20"/>
                <w:szCs w:val="20"/>
              </w:rPr>
              <w:t>股票時</w:t>
            </w:r>
          </w:p>
          <w:p w14:paraId="387743BF"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141: </w:t>
            </w:r>
            <w:r w:rsidRPr="00614F5B">
              <w:rPr>
                <w:rFonts w:ascii="標楷體" w:eastAsia="標楷體" w:hAnsi="標楷體" w:cs="新細明體" w:hint="eastAsia"/>
                <w:color w:val="000000"/>
                <w:kern w:val="0"/>
                <w:sz w:val="20"/>
                <w:szCs w:val="20"/>
              </w:rPr>
              <w:t>上市公司股票</w:t>
            </w:r>
          </w:p>
          <w:p w14:paraId="526EBAA5"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142: </w:t>
            </w:r>
            <w:r w:rsidRPr="00614F5B">
              <w:rPr>
                <w:rFonts w:ascii="標楷體" w:eastAsia="標楷體" w:hAnsi="標楷體" w:cs="新細明體" w:hint="eastAsia"/>
                <w:color w:val="000000"/>
                <w:kern w:val="0"/>
                <w:sz w:val="20"/>
                <w:szCs w:val="20"/>
              </w:rPr>
              <w:t>上櫃公司股票</w:t>
            </w:r>
          </w:p>
          <w:p w14:paraId="7CFB37FC" w14:textId="1159F626"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143: </w:t>
            </w:r>
            <w:r w:rsidRPr="00614F5B">
              <w:rPr>
                <w:rFonts w:ascii="標楷體" w:eastAsia="標楷體" w:hAnsi="標楷體" w:cs="新細明體" w:hint="eastAsia"/>
                <w:color w:val="000000"/>
                <w:kern w:val="0"/>
                <w:sz w:val="20"/>
                <w:szCs w:val="20"/>
              </w:rPr>
              <w:t>興櫃股票</w:t>
            </w:r>
          </w:p>
          <w:p w14:paraId="4344DB68"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p>
          <w:p w14:paraId="26F862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1為4: </w:t>
            </w:r>
            <w:r w:rsidRPr="00614F5B">
              <w:rPr>
                <w:rFonts w:ascii="標楷體" w:eastAsia="標楷體" w:hAnsi="標楷體" w:cs="新細明體" w:hint="eastAsia"/>
                <w:color w:val="000000"/>
                <w:kern w:val="0"/>
                <w:sz w:val="20"/>
                <w:szCs w:val="20"/>
              </w:rPr>
              <w:t>其他有價證券時</w:t>
            </w:r>
          </w:p>
          <w:p w14:paraId="21E439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144: </w:t>
            </w:r>
            <w:r w:rsidRPr="00614F5B">
              <w:rPr>
                <w:rFonts w:ascii="標楷體" w:eastAsia="標楷體" w:hAnsi="標楷體" w:cs="新細明體" w:hint="eastAsia"/>
                <w:color w:val="000000"/>
                <w:kern w:val="0"/>
                <w:sz w:val="20"/>
                <w:szCs w:val="20"/>
              </w:rPr>
              <w:t>非上市上櫃公司股票－公開發行</w:t>
            </w:r>
          </w:p>
          <w:p w14:paraId="4B84778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145: </w:t>
            </w:r>
            <w:r w:rsidRPr="00614F5B">
              <w:rPr>
                <w:rFonts w:ascii="標楷體" w:eastAsia="標楷體" w:hAnsi="標楷體" w:cs="新細明體" w:hint="eastAsia"/>
                <w:color w:val="000000"/>
                <w:kern w:val="0"/>
                <w:sz w:val="20"/>
                <w:szCs w:val="20"/>
              </w:rPr>
              <w:t>股權憑證</w:t>
            </w:r>
          </w:p>
          <w:p w14:paraId="5F5C8340" w14:textId="33EAA1A1" w:rsidR="007309AD" w:rsidRPr="008F20B5" w:rsidRDefault="007309AD" w:rsidP="00614F5B">
            <w:pPr>
              <w:widowControl/>
              <w:spacing w:line="240" w:lineRule="exact"/>
              <w:rPr>
                <w:rFonts w:ascii="標楷體" w:eastAsia="標楷體" w:hAnsi="標楷體" w:cs="新細明體"/>
                <w:color w:val="000000"/>
                <w:kern w:val="0"/>
              </w:rPr>
            </w:pPr>
            <w:r w:rsidRPr="00614F5B">
              <w:rPr>
                <w:rFonts w:ascii="標楷體" w:eastAsia="標楷體" w:hAnsi="標楷體" w:cs="新細明體"/>
                <w:color w:val="000000"/>
                <w:kern w:val="0"/>
                <w:sz w:val="20"/>
                <w:szCs w:val="20"/>
              </w:rPr>
              <w:t xml:space="preserve">146: </w:t>
            </w:r>
            <w:r w:rsidRPr="00614F5B">
              <w:rPr>
                <w:rFonts w:ascii="標楷體" w:eastAsia="標楷體" w:hAnsi="標楷體" w:cs="新細明體" w:hint="eastAsia"/>
                <w:color w:val="000000"/>
                <w:kern w:val="0"/>
                <w:sz w:val="20"/>
                <w:szCs w:val="20"/>
              </w:rPr>
              <w:t>非上市上櫃公司股票－非公開發行</w:t>
            </w:r>
          </w:p>
        </w:tc>
      </w:tr>
      <w:tr w:rsidR="007309AD" w:rsidRPr="008F20B5" w14:paraId="695093F6" w14:textId="77777777" w:rsidTr="00614F5B">
        <w:trPr>
          <w:trHeight w:val="340"/>
        </w:trPr>
        <w:tc>
          <w:tcPr>
            <w:tcW w:w="238" w:type="pct"/>
            <w:shd w:val="clear" w:color="auto" w:fill="auto"/>
          </w:tcPr>
          <w:p w14:paraId="28651161" w14:textId="63CB8A33" w:rsidR="007309AD" w:rsidRPr="004A1C2C" w:rsidRDefault="007309AD" w:rsidP="0078740E">
            <w:pPr>
              <w:pStyle w:val="af9"/>
              <w:numPr>
                <w:ilvl w:val="0"/>
                <w:numId w:val="13"/>
              </w:numPr>
              <w:ind w:leftChars="0"/>
              <w:rPr>
                <w:rFonts w:ascii="標楷體" w:eastAsia="標楷體" w:hAnsi="標楷體"/>
              </w:rPr>
            </w:pPr>
          </w:p>
        </w:tc>
        <w:tc>
          <w:tcPr>
            <w:tcW w:w="650" w:type="pct"/>
            <w:shd w:val="clear" w:color="auto" w:fill="auto"/>
            <w:noWrap/>
          </w:tcPr>
          <w:p w14:paraId="4858794D" w14:textId="32695917" w:rsidR="007309AD" w:rsidRPr="004A1C2C" w:rsidRDefault="007309AD" w:rsidP="002B3102">
            <w:pPr>
              <w:widowControl/>
              <w:rPr>
                <w:rFonts w:ascii="標楷體" w:eastAsia="標楷體" w:hAnsi="標楷體"/>
              </w:rPr>
            </w:pPr>
            <w:r w:rsidRPr="004A1C2C">
              <w:rPr>
                <w:rFonts w:ascii="標楷體" w:eastAsia="標楷體" w:hAnsi="標楷體"/>
              </w:rPr>
              <w:t>ClCode1</w:t>
            </w:r>
          </w:p>
        </w:tc>
        <w:tc>
          <w:tcPr>
            <w:tcW w:w="1750" w:type="pct"/>
            <w:shd w:val="clear" w:color="auto" w:fill="auto"/>
            <w:noWrap/>
          </w:tcPr>
          <w:p w14:paraId="05324842" w14:textId="4FA6F3C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1</w:t>
            </w:r>
          </w:p>
        </w:tc>
        <w:tc>
          <w:tcPr>
            <w:tcW w:w="231" w:type="pct"/>
            <w:shd w:val="clear" w:color="auto" w:fill="auto"/>
            <w:noWrap/>
            <w:vAlign w:val="center"/>
          </w:tcPr>
          <w:p w14:paraId="750AB1D0" w14:textId="60DF162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6546E5A" w14:textId="6BE4C95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3C7C756" w14:textId="680BE43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01A3ADA" w14:textId="6E1EEF1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p>
        </w:tc>
      </w:tr>
      <w:tr w:rsidR="007309AD" w:rsidRPr="008F20B5" w14:paraId="2491DD5C" w14:textId="77777777" w:rsidTr="00614F5B">
        <w:trPr>
          <w:trHeight w:val="340"/>
        </w:trPr>
        <w:tc>
          <w:tcPr>
            <w:tcW w:w="238" w:type="pct"/>
            <w:shd w:val="clear" w:color="auto" w:fill="auto"/>
          </w:tcPr>
          <w:p w14:paraId="666ACF11" w14:textId="1281BCE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A96BB8F" w14:textId="1E7D03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noWrap/>
          </w:tcPr>
          <w:p w14:paraId="73A62481" w14:textId="5504477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2</w:t>
            </w:r>
          </w:p>
        </w:tc>
        <w:tc>
          <w:tcPr>
            <w:tcW w:w="231" w:type="pct"/>
            <w:shd w:val="clear" w:color="auto" w:fill="auto"/>
            <w:noWrap/>
            <w:vAlign w:val="center"/>
          </w:tcPr>
          <w:p w14:paraId="47D3549C" w14:textId="0BF86B9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161C64E" w14:textId="24E5D37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60BD07A6" w14:textId="580252D2"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016BCF" w14:textId="1546CFF5"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01</w:t>
            </w:r>
          </w:p>
        </w:tc>
      </w:tr>
      <w:tr w:rsidR="007309AD" w:rsidRPr="008F20B5" w14:paraId="12C6BD49" w14:textId="77777777" w:rsidTr="00614F5B">
        <w:trPr>
          <w:trHeight w:val="340"/>
        </w:trPr>
        <w:tc>
          <w:tcPr>
            <w:tcW w:w="238" w:type="pct"/>
            <w:shd w:val="clear" w:color="auto" w:fill="auto"/>
          </w:tcPr>
          <w:p w14:paraId="1130AB41" w14:textId="1639368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326A586" w14:textId="4FEA5FC5"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750" w:type="pct"/>
            <w:shd w:val="clear" w:color="auto" w:fill="auto"/>
            <w:noWrap/>
          </w:tcPr>
          <w:p w14:paraId="4CA8AF0A" w14:textId="203582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擔保品編號</w:t>
            </w:r>
          </w:p>
        </w:tc>
        <w:tc>
          <w:tcPr>
            <w:tcW w:w="231" w:type="pct"/>
            <w:shd w:val="clear" w:color="auto" w:fill="auto"/>
            <w:noWrap/>
            <w:vAlign w:val="center"/>
          </w:tcPr>
          <w:p w14:paraId="7E4FF6A9" w14:textId="507CDAB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CB69E0A" w14:textId="5FFF68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FDE0CBF" w14:textId="1DB19B6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4D9CE28" w14:textId="7B83DC12"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0000000</w:t>
            </w:r>
          </w:p>
        </w:tc>
      </w:tr>
      <w:tr w:rsidR="007309AD" w:rsidRPr="008F20B5" w14:paraId="633A9A0C" w14:textId="77777777" w:rsidTr="00614F5B">
        <w:trPr>
          <w:trHeight w:val="340"/>
        </w:trPr>
        <w:tc>
          <w:tcPr>
            <w:tcW w:w="238" w:type="pct"/>
            <w:shd w:val="clear" w:color="auto" w:fill="auto"/>
          </w:tcPr>
          <w:p w14:paraId="50849A7D" w14:textId="2BEE750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A278036" w14:textId="6CF333B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CityCode</w:t>
            </w:r>
            <w:proofErr w:type="spellEnd"/>
          </w:p>
        </w:tc>
        <w:tc>
          <w:tcPr>
            <w:tcW w:w="1750" w:type="pct"/>
            <w:shd w:val="clear" w:color="auto" w:fill="auto"/>
            <w:noWrap/>
          </w:tcPr>
          <w:p w14:paraId="286E4015" w14:textId="3FE800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地區別</w:t>
            </w:r>
          </w:p>
        </w:tc>
        <w:tc>
          <w:tcPr>
            <w:tcW w:w="231" w:type="pct"/>
            <w:shd w:val="clear" w:color="auto" w:fill="auto"/>
            <w:noWrap/>
            <w:vAlign w:val="center"/>
          </w:tcPr>
          <w:p w14:paraId="289D1C67" w14:textId="42ABC81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E576CCB" w14:textId="01AD12A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AE251A3" w14:textId="3EF6F6FD"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tcPr>
          <w:p w14:paraId="38F9C384" w14:textId="149BDFB8"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60CE785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6BEB963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47EDC7E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081B4E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1A9C6D1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E11B5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0868935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2EE984E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4F9BE43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8ECD1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435F1DFC"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330E279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4111739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558B65D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5FCF56C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3040F0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4654612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2E203A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621581AA" w14:textId="77777777" w:rsidR="007309AD" w:rsidRDefault="007309AD">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6AF56543" w14:textId="5B8FCBD4" w:rsidR="007309AD" w:rsidRPr="00614F5B" w:rsidRDefault="007309AD"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2413</w:t>
            </w:r>
            <w:r>
              <w:rPr>
                <w:rFonts w:ascii="標楷體" w:eastAsia="標楷體" w:hAnsi="標楷體" w:cs="新細明體" w:hint="eastAsia"/>
                <w:color w:val="000000"/>
                <w:kern w:val="0"/>
              </w:rPr>
              <w:t>轉換為新代碼)</w:t>
            </w:r>
          </w:p>
        </w:tc>
      </w:tr>
      <w:tr w:rsidR="007309AD" w:rsidRPr="008F20B5" w14:paraId="51F05761" w14:textId="77777777" w:rsidTr="00614F5B">
        <w:trPr>
          <w:trHeight w:val="340"/>
        </w:trPr>
        <w:tc>
          <w:tcPr>
            <w:tcW w:w="238" w:type="pct"/>
            <w:shd w:val="clear" w:color="auto" w:fill="auto"/>
          </w:tcPr>
          <w:p w14:paraId="1989F442" w14:textId="760C2A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C6C4CAF" w14:textId="436C1D33"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StockCode</w:t>
            </w:r>
            <w:proofErr w:type="spellEnd"/>
          </w:p>
        </w:tc>
        <w:tc>
          <w:tcPr>
            <w:tcW w:w="1750" w:type="pct"/>
            <w:shd w:val="clear" w:color="auto" w:fill="auto"/>
            <w:noWrap/>
          </w:tcPr>
          <w:p w14:paraId="41C6C511" w14:textId="427AAF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股票代號</w:t>
            </w:r>
          </w:p>
        </w:tc>
        <w:tc>
          <w:tcPr>
            <w:tcW w:w="231" w:type="pct"/>
            <w:shd w:val="clear" w:color="auto" w:fill="auto"/>
            <w:noWrap/>
            <w:vAlign w:val="center"/>
          </w:tcPr>
          <w:p w14:paraId="018301CF" w14:textId="51DCD82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9E91381" w14:textId="53E4844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50" w:type="pct"/>
          </w:tcPr>
          <w:p w14:paraId="4057921F" w14:textId="5568DB0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D9E0346" w14:textId="1762B2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2888: </w:t>
            </w:r>
            <w:r w:rsidRPr="008F20B5">
              <w:rPr>
                <w:rFonts w:ascii="標楷體" w:eastAsia="標楷體" w:hAnsi="標楷體" w:cs="新細明體" w:hint="eastAsia"/>
                <w:color w:val="000000"/>
                <w:kern w:val="0"/>
              </w:rPr>
              <w:t>新光金</w:t>
            </w:r>
          </w:p>
        </w:tc>
      </w:tr>
      <w:tr w:rsidR="007309AD" w:rsidRPr="008F20B5" w14:paraId="57161379" w14:textId="77777777" w:rsidTr="00614F5B">
        <w:trPr>
          <w:trHeight w:val="340"/>
        </w:trPr>
        <w:tc>
          <w:tcPr>
            <w:tcW w:w="238" w:type="pct"/>
            <w:shd w:val="clear" w:color="auto" w:fill="auto"/>
          </w:tcPr>
          <w:p w14:paraId="63EB9543" w14:textId="4BCE950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FCA1C8E" w14:textId="61080D42"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ListingType</w:t>
            </w:r>
            <w:proofErr w:type="spellEnd"/>
          </w:p>
        </w:tc>
        <w:tc>
          <w:tcPr>
            <w:tcW w:w="1750" w:type="pct"/>
            <w:shd w:val="clear" w:color="auto" w:fill="auto"/>
            <w:noWrap/>
          </w:tcPr>
          <w:p w14:paraId="67B65F08" w14:textId="77B7D0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掛牌別</w:t>
            </w:r>
          </w:p>
        </w:tc>
        <w:tc>
          <w:tcPr>
            <w:tcW w:w="231" w:type="pct"/>
            <w:shd w:val="clear" w:color="auto" w:fill="auto"/>
            <w:noWrap/>
            <w:vAlign w:val="center"/>
          </w:tcPr>
          <w:p w14:paraId="5A68A1E0" w14:textId="2DED77A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B1704C2" w14:textId="5C7339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18F8A9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D02D5AF" w14:textId="7A8D80B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上市</w:t>
            </w:r>
          </w:p>
          <w:p w14:paraId="00CC7B89"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上櫃</w:t>
            </w:r>
          </w:p>
          <w:p w14:paraId="3FABEBE5"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興櫃</w:t>
            </w:r>
          </w:p>
          <w:p w14:paraId="418581B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公開</w:t>
            </w:r>
          </w:p>
          <w:p w14:paraId="3D1E8661" w14:textId="39CE206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非公開</w:t>
            </w:r>
          </w:p>
        </w:tc>
      </w:tr>
      <w:tr w:rsidR="007309AD" w:rsidRPr="008F20B5" w14:paraId="6EC8A0C5" w14:textId="77777777" w:rsidTr="00614F5B">
        <w:trPr>
          <w:trHeight w:val="340"/>
        </w:trPr>
        <w:tc>
          <w:tcPr>
            <w:tcW w:w="238" w:type="pct"/>
            <w:shd w:val="clear" w:color="auto" w:fill="auto"/>
          </w:tcPr>
          <w:p w14:paraId="65C41FEB" w14:textId="4F38076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0096A04" w14:textId="28874928"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StockType</w:t>
            </w:r>
            <w:proofErr w:type="spellEnd"/>
          </w:p>
        </w:tc>
        <w:tc>
          <w:tcPr>
            <w:tcW w:w="1750" w:type="pct"/>
            <w:shd w:val="clear" w:color="auto" w:fill="auto"/>
            <w:noWrap/>
          </w:tcPr>
          <w:p w14:paraId="7434E7A7" w14:textId="61D2F7B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股票種類</w:t>
            </w:r>
          </w:p>
        </w:tc>
        <w:tc>
          <w:tcPr>
            <w:tcW w:w="231" w:type="pct"/>
            <w:shd w:val="clear" w:color="auto" w:fill="auto"/>
            <w:noWrap/>
            <w:vAlign w:val="center"/>
          </w:tcPr>
          <w:p w14:paraId="2CA7E775" w14:textId="7B4004E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0673BA9" w14:textId="42040E4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51DE224"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85163F8" w14:textId="1AC510B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w:t>
            </w:r>
          </w:p>
          <w:p w14:paraId="7574EF1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普通股</w:t>
            </w:r>
          </w:p>
          <w:p w14:paraId="53689929" w14:textId="220548E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特別股</w:t>
            </w:r>
          </w:p>
        </w:tc>
      </w:tr>
      <w:tr w:rsidR="007309AD" w:rsidRPr="008F20B5" w14:paraId="40AFA145" w14:textId="77777777" w:rsidTr="00614F5B">
        <w:trPr>
          <w:trHeight w:val="340"/>
        </w:trPr>
        <w:tc>
          <w:tcPr>
            <w:tcW w:w="238" w:type="pct"/>
            <w:shd w:val="clear" w:color="auto" w:fill="auto"/>
          </w:tcPr>
          <w:p w14:paraId="64166933" w14:textId="5263B2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4ACEB499" w14:textId="65520C01"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CompanyId</w:t>
            </w:r>
            <w:proofErr w:type="spellEnd"/>
          </w:p>
        </w:tc>
        <w:tc>
          <w:tcPr>
            <w:tcW w:w="1750" w:type="pct"/>
            <w:shd w:val="clear" w:color="auto" w:fill="auto"/>
            <w:hideMark/>
          </w:tcPr>
          <w:p w14:paraId="76F34113" w14:textId="4033762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發行公司統一編號</w:t>
            </w:r>
          </w:p>
        </w:tc>
        <w:tc>
          <w:tcPr>
            <w:tcW w:w="231" w:type="pct"/>
            <w:shd w:val="clear" w:color="auto" w:fill="auto"/>
          </w:tcPr>
          <w:p w14:paraId="6D145A87" w14:textId="211B371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0E1EB26" w14:textId="543A410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69A54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3606DF41" w14:textId="36794D61" w:rsidR="007309AD" w:rsidRPr="008F20B5" w:rsidRDefault="007309AD" w:rsidP="002B3102">
            <w:pPr>
              <w:widowControl/>
              <w:rPr>
                <w:rFonts w:ascii="標楷體" w:eastAsia="標楷體" w:hAnsi="標楷體" w:cs="新細明體"/>
                <w:color w:val="000000"/>
                <w:kern w:val="0"/>
              </w:rPr>
            </w:pPr>
          </w:p>
        </w:tc>
      </w:tr>
      <w:tr w:rsidR="007309AD" w:rsidRPr="008F20B5" w14:paraId="58E06D20" w14:textId="77777777" w:rsidTr="00614F5B">
        <w:trPr>
          <w:trHeight w:val="340"/>
        </w:trPr>
        <w:tc>
          <w:tcPr>
            <w:tcW w:w="238" w:type="pct"/>
            <w:shd w:val="clear" w:color="auto" w:fill="auto"/>
          </w:tcPr>
          <w:p w14:paraId="2CCABA0C" w14:textId="55CFF08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78501A00" w14:textId="72B5D5CF"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DataYear</w:t>
            </w:r>
            <w:proofErr w:type="spellEnd"/>
          </w:p>
        </w:tc>
        <w:tc>
          <w:tcPr>
            <w:tcW w:w="1750" w:type="pct"/>
            <w:shd w:val="clear" w:color="auto" w:fill="auto"/>
          </w:tcPr>
          <w:p w14:paraId="34026252" w14:textId="114912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資料年度</w:t>
            </w:r>
          </w:p>
        </w:tc>
        <w:tc>
          <w:tcPr>
            <w:tcW w:w="231" w:type="pct"/>
            <w:shd w:val="clear" w:color="auto" w:fill="auto"/>
          </w:tcPr>
          <w:p w14:paraId="5A82A20E" w14:textId="630C732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608FCAC0" w14:textId="254AC3B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05CC50F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07621586" w14:textId="49BA2939"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w:t>
            </w:r>
            <w:proofErr w:type="spellEnd"/>
          </w:p>
        </w:tc>
      </w:tr>
      <w:tr w:rsidR="007309AD" w:rsidRPr="008F20B5" w14:paraId="6B0AF29C" w14:textId="77777777" w:rsidTr="00614F5B">
        <w:trPr>
          <w:trHeight w:val="325"/>
        </w:trPr>
        <w:tc>
          <w:tcPr>
            <w:tcW w:w="238" w:type="pct"/>
            <w:shd w:val="clear" w:color="auto" w:fill="auto"/>
          </w:tcPr>
          <w:p w14:paraId="34C74E5A" w14:textId="5C3560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D15917C" w14:textId="686B3D65"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IssuedShares</w:t>
            </w:r>
            <w:proofErr w:type="spellEnd"/>
          </w:p>
        </w:tc>
        <w:tc>
          <w:tcPr>
            <w:tcW w:w="1750" w:type="pct"/>
            <w:shd w:val="clear" w:color="auto" w:fill="auto"/>
            <w:noWrap/>
            <w:hideMark/>
          </w:tcPr>
          <w:p w14:paraId="1F7B2421" w14:textId="354E79C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發行股數</w:t>
            </w:r>
          </w:p>
        </w:tc>
        <w:tc>
          <w:tcPr>
            <w:tcW w:w="231" w:type="pct"/>
            <w:shd w:val="clear" w:color="auto" w:fill="auto"/>
            <w:noWrap/>
            <w:vAlign w:val="center"/>
          </w:tcPr>
          <w:p w14:paraId="5225D6E9" w14:textId="33DFCB3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0B28915" w14:textId="18CF07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6359AF8"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2C419557" w14:textId="2B848EE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28EA5EF4" w14:textId="77777777" w:rsidTr="00614F5B">
        <w:trPr>
          <w:trHeight w:val="340"/>
        </w:trPr>
        <w:tc>
          <w:tcPr>
            <w:tcW w:w="238" w:type="pct"/>
            <w:shd w:val="clear" w:color="auto" w:fill="auto"/>
          </w:tcPr>
          <w:p w14:paraId="1E0A39DE" w14:textId="06D0067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95AC268" w14:textId="4A0EC02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NetWorth</w:t>
            </w:r>
            <w:proofErr w:type="spellEnd"/>
          </w:p>
        </w:tc>
        <w:tc>
          <w:tcPr>
            <w:tcW w:w="1750" w:type="pct"/>
            <w:shd w:val="clear" w:color="auto" w:fill="auto"/>
            <w:noWrap/>
            <w:hideMark/>
          </w:tcPr>
          <w:p w14:paraId="79E0D191" w14:textId="477DE1D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非上市（櫃）每股淨值</w:t>
            </w:r>
          </w:p>
        </w:tc>
        <w:tc>
          <w:tcPr>
            <w:tcW w:w="231" w:type="pct"/>
            <w:shd w:val="clear" w:color="auto" w:fill="auto"/>
            <w:noWrap/>
            <w:vAlign w:val="center"/>
          </w:tcPr>
          <w:p w14:paraId="40D493F3" w14:textId="176BAA3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63C96E3" w14:textId="5AF3A7E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566F79A"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643E351" w14:textId="74C874B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時必須輸入</w:t>
            </w:r>
          </w:p>
          <w:p w14:paraId="4D75527D" w14:textId="186D8F1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3C5009F7" w14:textId="77777777" w:rsidTr="00614F5B">
        <w:trPr>
          <w:trHeight w:val="340"/>
        </w:trPr>
        <w:tc>
          <w:tcPr>
            <w:tcW w:w="238" w:type="pct"/>
            <w:shd w:val="clear" w:color="auto" w:fill="auto"/>
          </w:tcPr>
          <w:p w14:paraId="42496C70" w14:textId="7594190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D1EE90" w14:textId="59124FA0" w:rsidR="007309AD" w:rsidRPr="004A1C2C" w:rsidRDefault="007309AD" w:rsidP="002B3102">
            <w:pPr>
              <w:widowControl/>
              <w:rPr>
                <w:rFonts w:ascii="標楷體" w:eastAsia="標楷體" w:hAnsi="標楷體"/>
              </w:rPr>
            </w:pPr>
            <w:proofErr w:type="spellStart"/>
            <w:r w:rsidRPr="004A1C2C">
              <w:rPr>
                <w:rFonts w:ascii="標楷體" w:eastAsia="標楷體" w:hAnsi="標楷體"/>
              </w:rPr>
              <w:t>EvaStandard</w:t>
            </w:r>
            <w:proofErr w:type="spellEnd"/>
          </w:p>
        </w:tc>
        <w:tc>
          <w:tcPr>
            <w:tcW w:w="1750" w:type="pct"/>
            <w:shd w:val="clear" w:color="auto" w:fill="auto"/>
            <w:noWrap/>
          </w:tcPr>
          <w:p w14:paraId="31B9D70A" w14:textId="571EA5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p>
        </w:tc>
        <w:tc>
          <w:tcPr>
            <w:tcW w:w="231" w:type="pct"/>
            <w:shd w:val="clear" w:color="auto" w:fill="auto"/>
            <w:noWrap/>
            <w:vAlign w:val="center"/>
          </w:tcPr>
          <w:p w14:paraId="417B7479" w14:textId="0DE0A55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83017A1" w14:textId="4D921F8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90BB91" w14:textId="3AF773ED" w:rsidR="007309AD" w:rsidRPr="008F20B5" w:rsidRDefault="00E80C61" w:rsidP="00614F5B">
            <w:pPr>
              <w:jc w:val="center"/>
              <w:rPr>
                <w:rFonts w:ascii="標楷體" w:eastAsia="標楷體" w:hAnsi="標楷體"/>
                <w:color w:val="000000"/>
              </w:rPr>
            </w:pPr>
            <w:r>
              <w:rPr>
                <w:rFonts w:ascii="標楷體" w:eastAsia="標楷體" w:hAnsi="標楷體" w:hint="eastAsia"/>
                <w:color w:val="000000"/>
              </w:rPr>
              <w:t>V</w:t>
            </w:r>
          </w:p>
        </w:tc>
        <w:tc>
          <w:tcPr>
            <w:tcW w:w="1150" w:type="pct"/>
            <w:shd w:val="clear" w:color="auto" w:fill="auto"/>
            <w:noWrap/>
            <w:vAlign w:val="center"/>
          </w:tcPr>
          <w:p w14:paraId="72183AB6" w14:textId="4A359B39" w:rsidR="007309AD" w:rsidRPr="008F20B5" w:rsidRDefault="007309AD" w:rsidP="002B3102">
            <w:pPr>
              <w:rPr>
                <w:rFonts w:ascii="標楷體" w:eastAsia="標楷體" w:hAnsi="標楷體"/>
                <w:color w:val="000000"/>
              </w:rPr>
            </w:pPr>
            <w:r w:rsidRPr="008F20B5">
              <w:rPr>
                <w:rFonts w:ascii="標楷體" w:eastAsia="標楷體" w:hAnsi="標楷體"/>
                <w:color w:val="000000"/>
              </w:rPr>
              <w:t>01: 非上市(櫃)每股淨值</w:t>
            </w:r>
          </w:p>
          <w:p w14:paraId="26913A46"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02: </w:t>
            </w:r>
            <w:r w:rsidRPr="008F20B5">
              <w:rPr>
                <w:rFonts w:ascii="標楷體" w:eastAsia="標楷體" w:hAnsi="標楷體" w:hint="eastAsia"/>
                <w:color w:val="000000"/>
              </w:rPr>
              <w:t>每股面額</w:t>
            </w:r>
          </w:p>
          <w:p w14:paraId="2C756779"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03: </w:t>
            </w:r>
            <w:r w:rsidRPr="008F20B5">
              <w:rPr>
                <w:rFonts w:ascii="標楷體" w:eastAsia="標楷體" w:hAnsi="標楷體" w:hint="eastAsia"/>
                <w:color w:val="000000"/>
              </w:rPr>
              <w:t>前日收盤價</w:t>
            </w:r>
          </w:p>
          <w:p w14:paraId="2F0F50D8"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04: </w:t>
            </w:r>
            <w:r w:rsidRPr="008F20B5">
              <w:rPr>
                <w:rFonts w:ascii="標楷體" w:eastAsia="標楷體" w:hAnsi="標楷體" w:hint="eastAsia"/>
                <w:color w:val="000000"/>
              </w:rPr>
              <w:t>一個月平均價</w:t>
            </w:r>
          </w:p>
          <w:p w14:paraId="280754E1" w14:textId="799D37A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olor w:val="000000"/>
              </w:rPr>
              <w:t>05: 三個月平均價</w:t>
            </w:r>
          </w:p>
        </w:tc>
      </w:tr>
      <w:tr w:rsidR="007309AD" w:rsidRPr="008F20B5" w14:paraId="0EAFCB6A" w14:textId="77777777" w:rsidTr="00614F5B">
        <w:trPr>
          <w:trHeight w:val="340"/>
        </w:trPr>
        <w:tc>
          <w:tcPr>
            <w:tcW w:w="238" w:type="pct"/>
            <w:shd w:val="clear" w:color="auto" w:fill="auto"/>
          </w:tcPr>
          <w:p w14:paraId="659B147B" w14:textId="79D0582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96DA507" w14:textId="543E3BE7"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ParValue</w:t>
            </w:r>
            <w:proofErr w:type="spellEnd"/>
          </w:p>
        </w:tc>
        <w:tc>
          <w:tcPr>
            <w:tcW w:w="1750" w:type="pct"/>
            <w:shd w:val="clear" w:color="auto" w:fill="auto"/>
            <w:noWrap/>
          </w:tcPr>
          <w:p w14:paraId="4E60B810" w14:textId="51169C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每股面額</w:t>
            </w:r>
          </w:p>
        </w:tc>
        <w:tc>
          <w:tcPr>
            <w:tcW w:w="231" w:type="pct"/>
            <w:shd w:val="clear" w:color="auto" w:fill="auto"/>
            <w:noWrap/>
            <w:vAlign w:val="center"/>
          </w:tcPr>
          <w:p w14:paraId="6F821254" w14:textId="3E183FE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6C061C85" w14:textId="013D58C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1E22419" w14:textId="0806A25A"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116EEFD" w14:textId="00E30CDA" w:rsidR="00D745D4" w:rsidRPr="00D92297" w:rsidRDefault="00D745D4" w:rsidP="00D745D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sidR="00B47264">
              <w:rPr>
                <w:rFonts w:ascii="標楷體" w:eastAsia="標楷體" w:hAnsi="標楷體" w:cs="新細明體"/>
                <w:color w:val="000000"/>
                <w:kern w:val="0"/>
              </w:rPr>
              <w:t>02</w:t>
            </w:r>
            <w:r>
              <w:rPr>
                <w:rFonts w:ascii="標楷體" w:eastAsia="標楷體" w:hAnsi="標楷體" w:cs="新細明體" w:hint="eastAsia"/>
                <w:color w:val="000000"/>
                <w:kern w:val="0"/>
              </w:rPr>
              <w:t>時必須輸入</w:t>
            </w:r>
          </w:p>
          <w:p w14:paraId="41810BD5" w14:textId="435837C4"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05C9669F" w14:textId="77777777" w:rsidTr="00614F5B">
        <w:trPr>
          <w:trHeight w:val="340"/>
        </w:trPr>
        <w:tc>
          <w:tcPr>
            <w:tcW w:w="238" w:type="pct"/>
            <w:shd w:val="clear" w:color="auto" w:fill="auto"/>
          </w:tcPr>
          <w:p w14:paraId="091B5D9B" w14:textId="48D3CA4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79E2AA58" w14:textId="2119023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MonthlyAvg</w:t>
            </w:r>
            <w:proofErr w:type="spellEnd"/>
          </w:p>
        </w:tc>
        <w:tc>
          <w:tcPr>
            <w:tcW w:w="1750" w:type="pct"/>
            <w:shd w:val="clear" w:color="auto" w:fill="auto"/>
            <w:noWrap/>
          </w:tcPr>
          <w:p w14:paraId="07ADE42A" w14:textId="6B79A2F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一個月平均價</w:t>
            </w:r>
          </w:p>
        </w:tc>
        <w:tc>
          <w:tcPr>
            <w:tcW w:w="231" w:type="pct"/>
            <w:shd w:val="clear" w:color="auto" w:fill="auto"/>
            <w:noWrap/>
            <w:vAlign w:val="center"/>
          </w:tcPr>
          <w:p w14:paraId="3516CBD7" w14:textId="2A60328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4696D3DE" w14:textId="4D0286B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006E3C7B" w14:textId="2776D05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E6499A8" w14:textId="3B87429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04</w:t>
            </w:r>
            <w:r>
              <w:rPr>
                <w:rFonts w:ascii="標楷體" w:eastAsia="標楷體" w:hAnsi="標楷體" w:cs="新細明體" w:hint="eastAsia"/>
                <w:color w:val="000000"/>
                <w:kern w:val="0"/>
              </w:rPr>
              <w:t>時必須輸入</w:t>
            </w:r>
          </w:p>
          <w:p w14:paraId="234AC08B" w14:textId="477FDE41"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A343162" w14:textId="77777777" w:rsidTr="00614F5B">
        <w:trPr>
          <w:trHeight w:val="340"/>
        </w:trPr>
        <w:tc>
          <w:tcPr>
            <w:tcW w:w="238" w:type="pct"/>
            <w:shd w:val="clear" w:color="auto" w:fill="auto"/>
          </w:tcPr>
          <w:p w14:paraId="1A72983D" w14:textId="00030F0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94711A9" w14:textId="582A33FD"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YdClosingPrice</w:t>
            </w:r>
            <w:proofErr w:type="spellEnd"/>
          </w:p>
        </w:tc>
        <w:tc>
          <w:tcPr>
            <w:tcW w:w="1750" w:type="pct"/>
            <w:shd w:val="clear" w:color="auto" w:fill="auto"/>
            <w:noWrap/>
          </w:tcPr>
          <w:p w14:paraId="767D4E64" w14:textId="346D5E8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前日收盤價</w:t>
            </w:r>
          </w:p>
        </w:tc>
        <w:tc>
          <w:tcPr>
            <w:tcW w:w="231" w:type="pct"/>
            <w:shd w:val="clear" w:color="auto" w:fill="auto"/>
            <w:noWrap/>
            <w:vAlign w:val="center"/>
          </w:tcPr>
          <w:p w14:paraId="403555E7" w14:textId="0F7E42B3"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92D5742" w14:textId="4720C6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2446131" w14:textId="13A44071"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B2ED9C" w14:textId="3C4705AD"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03</w:t>
            </w:r>
            <w:r>
              <w:rPr>
                <w:rFonts w:ascii="標楷體" w:eastAsia="標楷體" w:hAnsi="標楷體" w:cs="新細明體" w:hint="eastAsia"/>
                <w:color w:val="000000"/>
                <w:kern w:val="0"/>
              </w:rPr>
              <w:t>時必須輸入</w:t>
            </w:r>
          </w:p>
          <w:p w14:paraId="3B795EBC" w14:textId="79D193C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340B943" w14:textId="77777777" w:rsidTr="00614F5B">
        <w:trPr>
          <w:trHeight w:val="340"/>
        </w:trPr>
        <w:tc>
          <w:tcPr>
            <w:tcW w:w="238" w:type="pct"/>
            <w:shd w:val="clear" w:color="auto" w:fill="auto"/>
          </w:tcPr>
          <w:p w14:paraId="7F574355" w14:textId="1064839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1BEFFB3" w14:textId="7230469C"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ThreeMonthAvg</w:t>
            </w:r>
            <w:proofErr w:type="spellEnd"/>
          </w:p>
        </w:tc>
        <w:tc>
          <w:tcPr>
            <w:tcW w:w="1750" w:type="pct"/>
            <w:shd w:val="clear" w:color="auto" w:fill="auto"/>
            <w:noWrap/>
          </w:tcPr>
          <w:p w14:paraId="27645E8E" w14:textId="62D1476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三個月平均價</w:t>
            </w:r>
          </w:p>
        </w:tc>
        <w:tc>
          <w:tcPr>
            <w:tcW w:w="231" w:type="pct"/>
            <w:shd w:val="clear" w:color="auto" w:fill="auto"/>
            <w:noWrap/>
            <w:vAlign w:val="center"/>
          </w:tcPr>
          <w:p w14:paraId="508C2FF9" w14:textId="781E654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2D193AC0" w14:textId="708AFB4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C5BB865" w14:textId="7AA81D66"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9264E4D" w14:textId="23CC6491"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05</w:t>
            </w:r>
            <w:r>
              <w:rPr>
                <w:rFonts w:ascii="標楷體" w:eastAsia="標楷體" w:hAnsi="標楷體" w:cs="新細明體" w:hint="eastAsia"/>
                <w:color w:val="000000"/>
                <w:kern w:val="0"/>
              </w:rPr>
              <w:t>時必須輸入</w:t>
            </w:r>
          </w:p>
          <w:p w14:paraId="3BEFA2AE" w14:textId="4120FD2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2FC35C9" w14:textId="77777777" w:rsidTr="00614F5B">
        <w:trPr>
          <w:trHeight w:val="340"/>
        </w:trPr>
        <w:tc>
          <w:tcPr>
            <w:tcW w:w="238" w:type="pct"/>
            <w:shd w:val="clear" w:color="auto" w:fill="auto"/>
          </w:tcPr>
          <w:p w14:paraId="15102732" w14:textId="7B182D7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BC535A" w14:textId="62E9BCB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EvaUnitPrice</w:t>
            </w:r>
            <w:proofErr w:type="spellEnd"/>
          </w:p>
        </w:tc>
        <w:tc>
          <w:tcPr>
            <w:tcW w:w="1750" w:type="pct"/>
            <w:shd w:val="clear" w:color="auto" w:fill="auto"/>
            <w:noWrap/>
          </w:tcPr>
          <w:p w14:paraId="7ED66148" w14:textId="11ADF24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鑑定單價</w:t>
            </w:r>
          </w:p>
        </w:tc>
        <w:tc>
          <w:tcPr>
            <w:tcW w:w="231" w:type="pct"/>
            <w:shd w:val="clear" w:color="auto" w:fill="auto"/>
            <w:noWrap/>
            <w:vAlign w:val="center"/>
          </w:tcPr>
          <w:p w14:paraId="015F1334" w14:textId="299BEA2E"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77051BC" w14:textId="12C2172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C0E33EB" w14:textId="099A441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A6689A" w14:textId="7BC53578" w:rsidR="00B47264" w:rsidRDefault="00B47264" w:rsidP="002B3102">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時自動帶入</w:t>
            </w:r>
            <w:r w:rsidRPr="004A1C2C">
              <w:rPr>
                <w:rFonts w:ascii="標楷體" w:eastAsia="標楷體" w:hAnsi="標楷體" w:hint="eastAsia"/>
              </w:rPr>
              <w:t>非上市（櫃）每股淨值</w:t>
            </w:r>
          </w:p>
          <w:p w14:paraId="50960199"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2時自動帶入</w:t>
            </w:r>
            <w:r w:rsidRPr="004A1C2C">
              <w:rPr>
                <w:rFonts w:ascii="標楷體" w:eastAsia="標楷體" w:hAnsi="標楷體" w:hint="eastAsia"/>
              </w:rPr>
              <w:t>每股面額</w:t>
            </w:r>
          </w:p>
          <w:p w14:paraId="7BBFD641"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lastRenderedPageBreak/>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3時自動帶入</w:t>
            </w:r>
            <w:r w:rsidRPr="004A1C2C">
              <w:rPr>
                <w:rFonts w:ascii="標楷體" w:eastAsia="標楷體" w:hAnsi="標楷體" w:hint="eastAsia"/>
              </w:rPr>
              <w:t>前日收盤價</w:t>
            </w:r>
          </w:p>
          <w:p w14:paraId="3DD8C245" w14:textId="77777777" w:rsidR="00B47264" w:rsidRDefault="00B47264" w:rsidP="00B47264">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4時自動帶入</w:t>
            </w:r>
            <w:r w:rsidRPr="004A1C2C">
              <w:rPr>
                <w:rFonts w:ascii="標楷體" w:eastAsia="標楷體" w:hAnsi="標楷體" w:hint="eastAsia"/>
              </w:rPr>
              <w:t>一個月平均價</w:t>
            </w:r>
          </w:p>
          <w:p w14:paraId="57A130CE" w14:textId="306D5F52" w:rsidR="00B47264" w:rsidRPr="00B47264" w:rsidRDefault="00B47264"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5時自動帶入</w:t>
            </w:r>
            <w:r w:rsidRPr="004A1C2C">
              <w:rPr>
                <w:rFonts w:ascii="標楷體" w:eastAsia="標楷體" w:hAnsi="標楷體" w:hint="eastAsia"/>
              </w:rPr>
              <w:t>三個月平均價</w:t>
            </w:r>
          </w:p>
          <w:p w14:paraId="6AFC7AB4" w14:textId="5D739E9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D8AFB29" w14:textId="77777777" w:rsidTr="00614F5B">
        <w:trPr>
          <w:trHeight w:val="340"/>
        </w:trPr>
        <w:tc>
          <w:tcPr>
            <w:tcW w:w="238" w:type="pct"/>
            <w:shd w:val="clear" w:color="auto" w:fill="auto"/>
          </w:tcPr>
          <w:p w14:paraId="50A85D86" w14:textId="6995031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618C11C" w14:textId="19B2EA31"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OwnerId</w:t>
            </w:r>
            <w:proofErr w:type="spellEnd"/>
          </w:p>
        </w:tc>
        <w:tc>
          <w:tcPr>
            <w:tcW w:w="1750" w:type="pct"/>
            <w:shd w:val="clear" w:color="auto" w:fill="auto"/>
            <w:noWrap/>
          </w:tcPr>
          <w:p w14:paraId="5EB52A6F" w14:textId="59341A7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股票持有人統編</w:t>
            </w:r>
          </w:p>
        </w:tc>
        <w:tc>
          <w:tcPr>
            <w:tcW w:w="231" w:type="pct"/>
            <w:shd w:val="clear" w:color="auto" w:fill="auto"/>
            <w:noWrap/>
            <w:vAlign w:val="center"/>
          </w:tcPr>
          <w:p w14:paraId="6729C74D" w14:textId="3AECC20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8CFD327" w14:textId="0DA7ABF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D8AC509" w14:textId="5288EC76"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E45482" w14:textId="27EA960A" w:rsidR="007309AD" w:rsidRPr="008F20B5" w:rsidRDefault="007309AD" w:rsidP="002B3102">
            <w:pPr>
              <w:widowControl/>
              <w:rPr>
                <w:rFonts w:ascii="標楷體" w:eastAsia="標楷體" w:hAnsi="標楷體" w:cs="新細明體"/>
                <w:color w:val="000000"/>
                <w:kern w:val="0"/>
              </w:rPr>
            </w:pPr>
          </w:p>
        </w:tc>
      </w:tr>
      <w:tr w:rsidR="007309AD" w:rsidRPr="008F20B5" w14:paraId="4E71B773" w14:textId="77777777" w:rsidTr="00614F5B">
        <w:trPr>
          <w:trHeight w:val="340"/>
        </w:trPr>
        <w:tc>
          <w:tcPr>
            <w:tcW w:w="238" w:type="pct"/>
            <w:shd w:val="clear" w:color="auto" w:fill="auto"/>
          </w:tcPr>
          <w:p w14:paraId="0AA69424" w14:textId="14A444E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338DEEFD" w14:textId="4676805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OwnerName</w:t>
            </w:r>
            <w:proofErr w:type="spellEnd"/>
          </w:p>
        </w:tc>
        <w:tc>
          <w:tcPr>
            <w:tcW w:w="1750" w:type="pct"/>
            <w:shd w:val="clear" w:color="auto" w:fill="auto"/>
            <w:hideMark/>
          </w:tcPr>
          <w:p w14:paraId="67162571" w14:textId="5D0C79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股票持有人姓名</w:t>
            </w:r>
          </w:p>
        </w:tc>
        <w:tc>
          <w:tcPr>
            <w:tcW w:w="231" w:type="pct"/>
            <w:shd w:val="clear" w:color="auto" w:fill="auto"/>
          </w:tcPr>
          <w:p w14:paraId="57A74F78" w14:textId="3C8D79D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8A08C41" w14:textId="2B1F8C3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01894EC7" w14:textId="78FF397F"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2317566" w14:textId="7FB5EE71" w:rsidR="007309AD" w:rsidRPr="008F20B5" w:rsidRDefault="007309AD" w:rsidP="002B3102">
            <w:pPr>
              <w:widowControl/>
              <w:rPr>
                <w:rFonts w:ascii="標楷體" w:eastAsia="標楷體" w:hAnsi="標楷體" w:cs="新細明體"/>
                <w:color w:val="000000"/>
                <w:kern w:val="0"/>
              </w:rPr>
            </w:pPr>
          </w:p>
        </w:tc>
      </w:tr>
      <w:tr w:rsidR="0073526B" w:rsidRPr="003E74D2" w14:paraId="102D35B5" w14:textId="77777777" w:rsidTr="00614F5B">
        <w:trPr>
          <w:trHeight w:val="340"/>
        </w:trPr>
        <w:tc>
          <w:tcPr>
            <w:tcW w:w="238" w:type="pct"/>
            <w:shd w:val="clear" w:color="auto" w:fill="auto"/>
          </w:tcPr>
          <w:p w14:paraId="44754809" w14:textId="77777777" w:rsidR="0073526B" w:rsidRPr="003E74D2" w:rsidRDefault="0073526B" w:rsidP="0078740E">
            <w:pPr>
              <w:pStyle w:val="af9"/>
              <w:widowControl/>
              <w:numPr>
                <w:ilvl w:val="0"/>
                <w:numId w:val="13"/>
              </w:numPr>
              <w:ind w:leftChars="0"/>
              <w:jc w:val="center"/>
              <w:rPr>
                <w:rFonts w:ascii="標楷體" w:eastAsia="標楷體" w:hAnsi="標楷體" w:cs="新細明體"/>
                <w:color w:val="C00000"/>
                <w:kern w:val="0"/>
              </w:rPr>
            </w:pPr>
          </w:p>
        </w:tc>
        <w:tc>
          <w:tcPr>
            <w:tcW w:w="650" w:type="pct"/>
            <w:shd w:val="clear" w:color="auto" w:fill="auto"/>
          </w:tcPr>
          <w:p w14:paraId="62595EDA" w14:textId="5F4E053E" w:rsidR="0073526B" w:rsidRPr="003E74D2" w:rsidRDefault="0073526B" w:rsidP="002B3102">
            <w:pPr>
              <w:widowControl/>
              <w:rPr>
                <w:rFonts w:ascii="標楷體" w:eastAsia="標楷體" w:hAnsi="標楷體"/>
                <w:color w:val="C00000"/>
                <w:highlight w:val="yellow"/>
              </w:rPr>
            </w:pPr>
            <w:proofErr w:type="spellStart"/>
            <w:r w:rsidRPr="003E74D2">
              <w:rPr>
                <w:rFonts w:ascii="標楷體" w:eastAsia="標楷體" w:hAnsi="標楷體"/>
                <w:color w:val="C00000"/>
                <w:highlight w:val="yellow"/>
              </w:rPr>
              <w:t>OwnerRelCode</w:t>
            </w:r>
            <w:proofErr w:type="spellEnd"/>
          </w:p>
        </w:tc>
        <w:tc>
          <w:tcPr>
            <w:tcW w:w="1750" w:type="pct"/>
            <w:shd w:val="clear" w:color="auto" w:fill="auto"/>
          </w:tcPr>
          <w:p w14:paraId="1998CC61" w14:textId="22B304DC"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hint="eastAsia"/>
                <w:color w:val="C00000"/>
                <w:highlight w:val="yellow"/>
              </w:rPr>
              <w:t>與授信戶關係</w:t>
            </w:r>
          </w:p>
        </w:tc>
        <w:tc>
          <w:tcPr>
            <w:tcW w:w="231" w:type="pct"/>
            <w:shd w:val="clear" w:color="auto" w:fill="auto"/>
          </w:tcPr>
          <w:p w14:paraId="15E57065" w14:textId="6838F68C"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X</w:t>
            </w:r>
          </w:p>
        </w:tc>
        <w:tc>
          <w:tcPr>
            <w:tcW w:w="233" w:type="pct"/>
            <w:shd w:val="clear" w:color="auto" w:fill="auto"/>
          </w:tcPr>
          <w:p w14:paraId="1E158D4A" w14:textId="71204C94"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2</w:t>
            </w:r>
          </w:p>
        </w:tc>
        <w:tc>
          <w:tcPr>
            <w:tcW w:w="250" w:type="pct"/>
          </w:tcPr>
          <w:p w14:paraId="3BDA0502" w14:textId="7DC0E42C" w:rsidR="0073526B" w:rsidRPr="003E74D2" w:rsidRDefault="0073526B" w:rsidP="00614F5B">
            <w:pPr>
              <w:widowControl/>
              <w:jc w:val="center"/>
              <w:rPr>
                <w:rFonts w:ascii="標楷體" w:eastAsia="標楷體" w:hAnsi="標楷體" w:cs="新細明體"/>
                <w:color w:val="C00000"/>
                <w:kern w:val="0"/>
                <w:highlight w:val="yellow"/>
              </w:rPr>
            </w:pPr>
          </w:p>
        </w:tc>
        <w:tc>
          <w:tcPr>
            <w:tcW w:w="1150" w:type="pct"/>
            <w:shd w:val="clear" w:color="auto" w:fill="auto"/>
            <w:noWrap/>
            <w:vAlign w:val="center"/>
          </w:tcPr>
          <w:p w14:paraId="35FEEF40" w14:textId="559D82F4" w:rsidR="0073526B" w:rsidRPr="003E74D2" w:rsidRDefault="003E74D2" w:rsidP="002B3102">
            <w:pPr>
              <w:widowControl/>
              <w:rPr>
                <w:rFonts w:ascii="標楷體" w:eastAsia="標楷體" w:hAnsi="標楷體" w:cs="新細明體"/>
                <w:color w:val="C00000"/>
                <w:kern w:val="0"/>
              </w:rPr>
            </w:pPr>
            <w:r w:rsidRPr="003E74D2">
              <w:rPr>
                <w:rFonts w:ascii="標楷體" w:eastAsia="標楷體" w:hAnsi="標楷體" w:cs="新細明體" w:hint="eastAsia"/>
                <w:color w:val="C00000"/>
                <w:kern w:val="0"/>
                <w:highlight w:val="yellow"/>
                <w:lang w:eastAsia="zh-HK"/>
              </w:rPr>
              <w:t>參考</w:t>
            </w:r>
            <w:r w:rsidRPr="003E74D2">
              <w:rPr>
                <w:rFonts w:ascii="標楷體" w:eastAsia="標楷體" w:hAnsi="標楷體" w:cs="新細明體" w:hint="eastAsia"/>
                <w:color w:val="C00000"/>
                <w:kern w:val="0"/>
                <w:highlight w:val="yellow"/>
              </w:rPr>
              <w:t>:</w:t>
            </w:r>
            <w:r w:rsidRPr="003E74D2">
              <w:rPr>
                <w:rFonts w:ascii="標楷體" w:eastAsia="標楷體" w:hAnsi="標楷體" w:cs="新細明體" w:hint="eastAsia"/>
                <w:color w:val="C00000"/>
                <w:kern w:val="0"/>
                <w:highlight w:val="yellow"/>
                <w:lang w:eastAsia="zh-HK"/>
              </w:rPr>
              <w:t>附件</w:t>
            </w:r>
            <w:r w:rsidRPr="003E74D2">
              <w:rPr>
                <w:rFonts w:ascii="標楷體" w:eastAsia="標楷體" w:hAnsi="標楷體" w:cs="新細明體" w:hint="eastAsia"/>
                <w:color w:val="C00000"/>
                <w:kern w:val="0"/>
                <w:highlight w:val="yellow"/>
              </w:rPr>
              <w:t>4.2.2</w:t>
            </w:r>
            <w:r w:rsidRPr="003E74D2">
              <w:rPr>
                <w:rFonts w:ascii="標楷體" w:eastAsia="標楷體" w:hAnsi="標楷體" w:hint="eastAsia"/>
                <w:color w:val="C00000"/>
                <w:highlight w:val="yellow"/>
              </w:rPr>
              <w:t>保證人關係代碼</w:t>
            </w:r>
          </w:p>
        </w:tc>
      </w:tr>
      <w:tr w:rsidR="007309AD" w:rsidRPr="008F20B5" w14:paraId="4D04424B" w14:textId="77777777" w:rsidTr="00614F5B">
        <w:trPr>
          <w:trHeight w:val="340"/>
        </w:trPr>
        <w:tc>
          <w:tcPr>
            <w:tcW w:w="238" w:type="pct"/>
            <w:shd w:val="clear" w:color="auto" w:fill="auto"/>
          </w:tcPr>
          <w:p w14:paraId="7B97981B" w14:textId="7CF4FB15"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01B34224" w14:textId="449DFBF6"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InsiderJobTitle</w:t>
            </w:r>
            <w:proofErr w:type="spellEnd"/>
          </w:p>
        </w:tc>
        <w:tc>
          <w:tcPr>
            <w:tcW w:w="1750" w:type="pct"/>
            <w:shd w:val="clear" w:color="auto" w:fill="auto"/>
          </w:tcPr>
          <w:p w14:paraId="54FD1C25" w14:textId="42A520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公司內部人職稱</w:t>
            </w:r>
          </w:p>
        </w:tc>
        <w:tc>
          <w:tcPr>
            <w:tcW w:w="231" w:type="pct"/>
            <w:shd w:val="clear" w:color="auto" w:fill="auto"/>
          </w:tcPr>
          <w:p w14:paraId="0D2D92B6" w14:textId="7ED9452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861FD60" w14:textId="1F9F231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073D296"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9FE6BF6" w14:textId="0B9FE72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董事長</w:t>
            </w:r>
          </w:p>
          <w:p w14:paraId="0080770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副董事長</w:t>
            </w:r>
          </w:p>
          <w:p w14:paraId="5B6376B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常務董事</w:t>
            </w:r>
          </w:p>
          <w:p w14:paraId="11CE8AF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董事</w:t>
            </w:r>
          </w:p>
          <w:p w14:paraId="3BB649C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監察人</w:t>
            </w:r>
          </w:p>
          <w:p w14:paraId="5B3815A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總經理</w:t>
            </w:r>
          </w:p>
          <w:p w14:paraId="11A4804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副總經理</w:t>
            </w:r>
          </w:p>
          <w:p w14:paraId="6ED9723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26FE923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協理</w:t>
            </w:r>
          </w:p>
          <w:p w14:paraId="0F3B84A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大股東（持股</w:t>
            </w:r>
            <w:r w:rsidRPr="00614F5B">
              <w:rPr>
                <w:rFonts w:ascii="標楷體" w:eastAsia="標楷體" w:hAnsi="標楷體" w:cs="新細明體"/>
                <w:color w:val="000000"/>
                <w:kern w:val="0"/>
                <w:sz w:val="20"/>
                <w:szCs w:val="20"/>
              </w:rPr>
              <w:t>10％以上）</w:t>
            </w:r>
          </w:p>
          <w:p w14:paraId="52421AA0" w14:textId="795B964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11: </w:t>
            </w:r>
            <w:r w:rsidRPr="00614F5B">
              <w:rPr>
                <w:rFonts w:ascii="標楷體" w:eastAsia="標楷體" w:hAnsi="標楷體" w:cs="新細明體" w:hint="eastAsia"/>
                <w:color w:val="000000"/>
                <w:kern w:val="0"/>
                <w:sz w:val="20"/>
                <w:szCs w:val="20"/>
              </w:rPr>
              <w:t>其他</w:t>
            </w:r>
          </w:p>
        </w:tc>
      </w:tr>
      <w:tr w:rsidR="007309AD" w:rsidRPr="008F20B5" w14:paraId="29610A70" w14:textId="77777777" w:rsidTr="00614F5B">
        <w:trPr>
          <w:trHeight w:val="325"/>
        </w:trPr>
        <w:tc>
          <w:tcPr>
            <w:tcW w:w="238" w:type="pct"/>
            <w:shd w:val="clear" w:color="auto" w:fill="auto"/>
          </w:tcPr>
          <w:p w14:paraId="37700CBD" w14:textId="5D513D4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0A5922A" w14:textId="21E430B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InsiderPosition</w:t>
            </w:r>
            <w:proofErr w:type="spellEnd"/>
          </w:p>
        </w:tc>
        <w:tc>
          <w:tcPr>
            <w:tcW w:w="1750" w:type="pct"/>
            <w:shd w:val="clear" w:color="auto" w:fill="auto"/>
            <w:noWrap/>
            <w:hideMark/>
          </w:tcPr>
          <w:p w14:paraId="4AE5377D" w14:textId="35A5AC5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公司內部人身分註記</w:t>
            </w:r>
          </w:p>
        </w:tc>
        <w:tc>
          <w:tcPr>
            <w:tcW w:w="231" w:type="pct"/>
            <w:shd w:val="clear" w:color="auto" w:fill="auto"/>
            <w:noWrap/>
            <w:vAlign w:val="center"/>
          </w:tcPr>
          <w:p w14:paraId="568E9545" w14:textId="3FC77D6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7015042" w14:textId="29FB21C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4A66496B"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FE94F2C" w14:textId="4662766F"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本人</w:t>
            </w:r>
          </w:p>
          <w:p w14:paraId="048F15D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法人代表</w:t>
            </w:r>
          </w:p>
          <w:p w14:paraId="00459E32"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本人配偶</w:t>
            </w:r>
          </w:p>
          <w:p w14:paraId="09D283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本人子女</w:t>
            </w:r>
          </w:p>
          <w:p w14:paraId="6C08232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利用他人名義持有</w:t>
            </w:r>
          </w:p>
          <w:p w14:paraId="0F3A108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法人代表之配偶</w:t>
            </w:r>
          </w:p>
          <w:p w14:paraId="4199464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法人代表之子女</w:t>
            </w:r>
          </w:p>
          <w:p w14:paraId="302A5B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4870C5CC" w14:textId="640AD62E"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本人為金融機構協理</w:t>
            </w:r>
          </w:p>
        </w:tc>
      </w:tr>
      <w:tr w:rsidR="007309AD" w:rsidRPr="008F20B5" w14:paraId="587F4050" w14:textId="77777777" w:rsidTr="00614F5B">
        <w:trPr>
          <w:trHeight w:val="340"/>
        </w:trPr>
        <w:tc>
          <w:tcPr>
            <w:tcW w:w="238" w:type="pct"/>
            <w:shd w:val="clear" w:color="auto" w:fill="auto"/>
          </w:tcPr>
          <w:p w14:paraId="0ADA30AD" w14:textId="10A9A9B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F8A02FC" w14:textId="7B9810C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LegalPersonId</w:t>
            </w:r>
            <w:proofErr w:type="spellEnd"/>
          </w:p>
        </w:tc>
        <w:tc>
          <w:tcPr>
            <w:tcW w:w="1750" w:type="pct"/>
            <w:shd w:val="clear" w:color="auto" w:fill="auto"/>
            <w:noWrap/>
            <w:hideMark/>
          </w:tcPr>
          <w:p w14:paraId="1CA168D9" w14:textId="1925EC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法定關係人統編</w:t>
            </w:r>
          </w:p>
        </w:tc>
        <w:tc>
          <w:tcPr>
            <w:tcW w:w="231" w:type="pct"/>
            <w:shd w:val="clear" w:color="auto" w:fill="auto"/>
            <w:noWrap/>
            <w:vAlign w:val="center"/>
          </w:tcPr>
          <w:p w14:paraId="77400480" w14:textId="5686323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DF9A120" w14:textId="0D2F3F8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19D775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CA747EE" w14:textId="511B5BCC" w:rsidR="007309AD" w:rsidRPr="008F20B5" w:rsidRDefault="007309AD" w:rsidP="002B3102">
            <w:pPr>
              <w:widowControl/>
              <w:rPr>
                <w:rFonts w:ascii="標楷體" w:eastAsia="標楷體" w:hAnsi="標楷體" w:cs="新細明體"/>
                <w:color w:val="000000"/>
                <w:kern w:val="0"/>
              </w:rPr>
            </w:pPr>
          </w:p>
        </w:tc>
      </w:tr>
      <w:tr w:rsidR="007309AD" w:rsidRPr="008F20B5" w14:paraId="2B61C2FE" w14:textId="77777777" w:rsidTr="00614F5B">
        <w:trPr>
          <w:trHeight w:val="340"/>
        </w:trPr>
        <w:tc>
          <w:tcPr>
            <w:tcW w:w="238" w:type="pct"/>
            <w:shd w:val="clear" w:color="auto" w:fill="auto"/>
          </w:tcPr>
          <w:p w14:paraId="24D32883" w14:textId="57E167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3C5EF33" w14:textId="6C0CB529" w:rsidR="007309AD" w:rsidRPr="004A1C2C" w:rsidRDefault="007309AD" w:rsidP="002B3102">
            <w:pPr>
              <w:widowControl/>
              <w:rPr>
                <w:rFonts w:ascii="標楷體" w:eastAsia="標楷體" w:hAnsi="標楷體"/>
              </w:rPr>
            </w:pPr>
            <w:proofErr w:type="spellStart"/>
            <w:r w:rsidRPr="004A1C2C">
              <w:rPr>
                <w:rFonts w:ascii="標楷體" w:eastAsia="標楷體" w:hAnsi="標楷體"/>
              </w:rPr>
              <w:t>LoanToValue</w:t>
            </w:r>
            <w:proofErr w:type="spellEnd"/>
          </w:p>
        </w:tc>
        <w:tc>
          <w:tcPr>
            <w:tcW w:w="1750" w:type="pct"/>
            <w:shd w:val="clear" w:color="auto" w:fill="auto"/>
            <w:noWrap/>
          </w:tcPr>
          <w:p w14:paraId="6B76478C" w14:textId="787206F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貸放成數</w:t>
            </w:r>
            <w:r w:rsidRPr="004A1C2C">
              <w:rPr>
                <w:rFonts w:ascii="標楷體" w:eastAsia="標楷體" w:hAnsi="標楷體"/>
              </w:rPr>
              <w:t>(%)</w:t>
            </w:r>
          </w:p>
        </w:tc>
        <w:tc>
          <w:tcPr>
            <w:tcW w:w="231" w:type="pct"/>
            <w:shd w:val="clear" w:color="auto" w:fill="auto"/>
            <w:noWrap/>
            <w:vAlign w:val="center"/>
          </w:tcPr>
          <w:p w14:paraId="33A3C5C3" w14:textId="31E68D1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CE6A614" w14:textId="2E5C53B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B58A1EA" w14:textId="7338091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277E17BF" w14:textId="30F89428"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05F1FDA" w14:textId="77777777" w:rsidTr="00614F5B">
        <w:trPr>
          <w:trHeight w:val="340"/>
        </w:trPr>
        <w:tc>
          <w:tcPr>
            <w:tcW w:w="238" w:type="pct"/>
            <w:shd w:val="clear" w:color="auto" w:fill="auto"/>
          </w:tcPr>
          <w:p w14:paraId="6082647C" w14:textId="7D4555F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555DD90" w14:textId="0766A991"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ClMtr</w:t>
            </w:r>
            <w:proofErr w:type="spellEnd"/>
          </w:p>
        </w:tc>
        <w:tc>
          <w:tcPr>
            <w:tcW w:w="1750" w:type="pct"/>
            <w:shd w:val="clear" w:color="auto" w:fill="auto"/>
            <w:noWrap/>
          </w:tcPr>
          <w:p w14:paraId="4A21A219" w14:textId="4529C74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擔保維持率</w:t>
            </w:r>
            <w:r w:rsidRPr="004A1C2C">
              <w:rPr>
                <w:rFonts w:ascii="標楷體" w:eastAsia="標楷體" w:hAnsi="標楷體"/>
              </w:rPr>
              <w:t>(%)</w:t>
            </w:r>
          </w:p>
        </w:tc>
        <w:tc>
          <w:tcPr>
            <w:tcW w:w="231" w:type="pct"/>
            <w:shd w:val="clear" w:color="auto" w:fill="auto"/>
            <w:noWrap/>
            <w:vAlign w:val="center"/>
          </w:tcPr>
          <w:p w14:paraId="0754692F" w14:textId="015D22A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C53EA38" w14:textId="3465A34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015125F"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A4D3E62" w14:textId="2248709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2B58F1E" w14:textId="77777777" w:rsidTr="00614F5B">
        <w:trPr>
          <w:trHeight w:val="340"/>
        </w:trPr>
        <w:tc>
          <w:tcPr>
            <w:tcW w:w="238" w:type="pct"/>
            <w:shd w:val="clear" w:color="auto" w:fill="auto"/>
          </w:tcPr>
          <w:p w14:paraId="2C55B767" w14:textId="680069E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F69AFA6" w14:textId="41AA8EF9"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NoticeMtr</w:t>
            </w:r>
            <w:proofErr w:type="spellEnd"/>
          </w:p>
        </w:tc>
        <w:tc>
          <w:tcPr>
            <w:tcW w:w="1750" w:type="pct"/>
            <w:shd w:val="clear" w:color="auto" w:fill="auto"/>
            <w:noWrap/>
          </w:tcPr>
          <w:p w14:paraId="44846D37" w14:textId="6ECF356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通知追繳維持率</w:t>
            </w:r>
            <w:r w:rsidRPr="004A1C2C">
              <w:rPr>
                <w:rFonts w:ascii="標楷體" w:eastAsia="標楷體" w:hAnsi="標楷體"/>
              </w:rPr>
              <w:t>(%)</w:t>
            </w:r>
          </w:p>
        </w:tc>
        <w:tc>
          <w:tcPr>
            <w:tcW w:w="231" w:type="pct"/>
            <w:shd w:val="clear" w:color="auto" w:fill="auto"/>
            <w:noWrap/>
            <w:vAlign w:val="center"/>
          </w:tcPr>
          <w:p w14:paraId="275E9ED7" w14:textId="02F3B37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40058FF" w14:textId="5A38AB6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874729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C6325FF" w14:textId="536EB07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09ED70E2" w14:textId="77777777" w:rsidTr="00614F5B">
        <w:trPr>
          <w:trHeight w:val="340"/>
        </w:trPr>
        <w:tc>
          <w:tcPr>
            <w:tcW w:w="238" w:type="pct"/>
            <w:shd w:val="clear" w:color="auto" w:fill="auto"/>
          </w:tcPr>
          <w:p w14:paraId="5A401F74" w14:textId="72ECB11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9038FC3" w14:textId="5A66D41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ImplementMtr</w:t>
            </w:r>
            <w:proofErr w:type="spellEnd"/>
          </w:p>
        </w:tc>
        <w:tc>
          <w:tcPr>
            <w:tcW w:w="1750" w:type="pct"/>
            <w:shd w:val="clear" w:color="auto" w:fill="auto"/>
            <w:noWrap/>
          </w:tcPr>
          <w:p w14:paraId="48AF17E3" w14:textId="1E4184B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實行職權維持率</w:t>
            </w:r>
            <w:r w:rsidRPr="004A1C2C">
              <w:rPr>
                <w:rFonts w:ascii="標楷體" w:eastAsia="標楷體" w:hAnsi="標楷體"/>
              </w:rPr>
              <w:t>(%)</w:t>
            </w:r>
          </w:p>
        </w:tc>
        <w:tc>
          <w:tcPr>
            <w:tcW w:w="231" w:type="pct"/>
            <w:shd w:val="clear" w:color="auto" w:fill="auto"/>
            <w:noWrap/>
            <w:vAlign w:val="center"/>
          </w:tcPr>
          <w:p w14:paraId="00343676" w14:textId="59C92E8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E19FBEB" w14:textId="1609F0B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0BE208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5E26945" w14:textId="065BD40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A4F4C85" w14:textId="77777777" w:rsidTr="00614F5B">
        <w:trPr>
          <w:trHeight w:val="340"/>
        </w:trPr>
        <w:tc>
          <w:tcPr>
            <w:tcW w:w="238" w:type="pct"/>
            <w:shd w:val="clear" w:color="auto" w:fill="auto"/>
          </w:tcPr>
          <w:p w14:paraId="75104878" w14:textId="7D52B33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B9108B" w14:textId="14E62EEA"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PledgeNo</w:t>
            </w:r>
            <w:proofErr w:type="spellEnd"/>
          </w:p>
        </w:tc>
        <w:tc>
          <w:tcPr>
            <w:tcW w:w="1750" w:type="pct"/>
            <w:shd w:val="clear" w:color="auto" w:fill="auto"/>
            <w:noWrap/>
          </w:tcPr>
          <w:p w14:paraId="32BC5C2B" w14:textId="528E47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質權設定書號</w:t>
            </w:r>
          </w:p>
        </w:tc>
        <w:tc>
          <w:tcPr>
            <w:tcW w:w="231" w:type="pct"/>
            <w:shd w:val="clear" w:color="auto" w:fill="auto"/>
            <w:noWrap/>
            <w:vAlign w:val="center"/>
          </w:tcPr>
          <w:p w14:paraId="7F28B5E2" w14:textId="3DFE7F9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7D69E41" w14:textId="565E337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D96B13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8206E4" w14:textId="797E4E81" w:rsidR="007309AD" w:rsidRPr="008F20B5" w:rsidRDefault="007309AD" w:rsidP="002B3102">
            <w:pPr>
              <w:widowControl/>
              <w:rPr>
                <w:rFonts w:ascii="標楷體" w:eastAsia="標楷體" w:hAnsi="標楷體" w:cs="新細明體"/>
                <w:color w:val="000000"/>
                <w:kern w:val="0"/>
              </w:rPr>
            </w:pPr>
          </w:p>
        </w:tc>
      </w:tr>
      <w:tr w:rsidR="007309AD" w:rsidRPr="008F20B5" w14:paraId="3D80A76C" w14:textId="77777777" w:rsidTr="00614F5B">
        <w:trPr>
          <w:trHeight w:val="340"/>
        </w:trPr>
        <w:tc>
          <w:tcPr>
            <w:tcW w:w="238" w:type="pct"/>
            <w:shd w:val="clear" w:color="auto" w:fill="auto"/>
          </w:tcPr>
          <w:p w14:paraId="6F374F2C" w14:textId="68B1581C"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7E5486A" w14:textId="3C252586"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ComputeMTR</w:t>
            </w:r>
            <w:proofErr w:type="spellEnd"/>
          </w:p>
        </w:tc>
        <w:tc>
          <w:tcPr>
            <w:tcW w:w="1750" w:type="pct"/>
            <w:shd w:val="clear" w:color="auto" w:fill="auto"/>
            <w:noWrap/>
          </w:tcPr>
          <w:p w14:paraId="7217E70B" w14:textId="37585CE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計算維持率</w:t>
            </w:r>
          </w:p>
        </w:tc>
        <w:tc>
          <w:tcPr>
            <w:tcW w:w="231" w:type="pct"/>
            <w:shd w:val="clear" w:color="auto" w:fill="auto"/>
            <w:noWrap/>
            <w:vAlign w:val="center"/>
          </w:tcPr>
          <w:p w14:paraId="1A07775A" w14:textId="356ABF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B7A6FF8" w14:textId="6BF1BE4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6AC3533" w14:textId="7A6243A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3264062" w14:textId="1919325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06F2546B" w14:textId="77777777" w:rsidTr="00614F5B">
        <w:trPr>
          <w:trHeight w:val="340"/>
        </w:trPr>
        <w:tc>
          <w:tcPr>
            <w:tcW w:w="238" w:type="pct"/>
            <w:shd w:val="clear" w:color="auto" w:fill="auto"/>
          </w:tcPr>
          <w:p w14:paraId="6E757630"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441064" w14:textId="2CD20AF9" w:rsidR="007309AD" w:rsidRPr="008F20B5" w:rsidRDefault="007309AD" w:rsidP="00784789">
            <w:pPr>
              <w:widowControl/>
              <w:rPr>
                <w:rFonts w:ascii="標楷體" w:eastAsia="標楷體" w:hAnsi="標楷體"/>
              </w:rPr>
            </w:pPr>
            <w:proofErr w:type="spellStart"/>
            <w:r w:rsidRPr="008F20B5">
              <w:rPr>
                <w:rFonts w:ascii="標楷體" w:eastAsia="標楷體" w:hAnsi="標楷體"/>
              </w:rPr>
              <w:t>SettingStat</w:t>
            </w:r>
            <w:proofErr w:type="spellEnd"/>
          </w:p>
        </w:tc>
        <w:tc>
          <w:tcPr>
            <w:tcW w:w="1750" w:type="pct"/>
            <w:shd w:val="clear" w:color="auto" w:fill="auto"/>
            <w:noWrap/>
          </w:tcPr>
          <w:p w14:paraId="6D359707" w14:textId="36D18B64" w:rsidR="007309AD" w:rsidRPr="008F20B5" w:rsidRDefault="007309AD" w:rsidP="00784789">
            <w:pPr>
              <w:widowControl/>
              <w:rPr>
                <w:rFonts w:ascii="標楷體" w:eastAsia="標楷體" w:hAnsi="標楷體"/>
              </w:rPr>
            </w:pPr>
            <w:r w:rsidRPr="008F20B5">
              <w:rPr>
                <w:rFonts w:ascii="標楷體" w:eastAsia="標楷體" w:hAnsi="標楷體" w:hint="eastAsia"/>
              </w:rPr>
              <w:t>設定狀態</w:t>
            </w:r>
          </w:p>
        </w:tc>
        <w:tc>
          <w:tcPr>
            <w:tcW w:w="231" w:type="pct"/>
            <w:shd w:val="clear" w:color="auto" w:fill="auto"/>
            <w:noWrap/>
          </w:tcPr>
          <w:p w14:paraId="3BEFEB6B" w14:textId="768E0701"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E2735B8" w14:textId="1112F530"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AE184ED" w14:textId="2ED2D167"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144C97B" w14:textId="4781D552"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7309AD" w:rsidRPr="008F20B5" w14:paraId="0B0716B3" w14:textId="77777777" w:rsidTr="00614F5B">
        <w:trPr>
          <w:trHeight w:val="340"/>
        </w:trPr>
        <w:tc>
          <w:tcPr>
            <w:tcW w:w="238" w:type="pct"/>
            <w:shd w:val="clear" w:color="auto" w:fill="auto"/>
          </w:tcPr>
          <w:p w14:paraId="5CFF9946"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4A7EF6A" w14:textId="2ED19C38" w:rsidR="007309AD" w:rsidRPr="008F20B5" w:rsidRDefault="007309AD" w:rsidP="00784789">
            <w:pPr>
              <w:widowControl/>
              <w:rPr>
                <w:rFonts w:ascii="標楷體" w:eastAsia="標楷體" w:hAnsi="標楷體"/>
              </w:rPr>
            </w:pPr>
            <w:proofErr w:type="spellStart"/>
            <w:r w:rsidRPr="008F20B5">
              <w:rPr>
                <w:rFonts w:ascii="標楷體" w:eastAsia="標楷體" w:hAnsi="標楷體"/>
              </w:rPr>
              <w:t>ClStat</w:t>
            </w:r>
            <w:proofErr w:type="spellEnd"/>
          </w:p>
        </w:tc>
        <w:tc>
          <w:tcPr>
            <w:tcW w:w="1750" w:type="pct"/>
            <w:shd w:val="clear" w:color="auto" w:fill="auto"/>
            <w:noWrap/>
          </w:tcPr>
          <w:p w14:paraId="49989F4E" w14:textId="5AB90945" w:rsidR="007309AD" w:rsidRPr="008F20B5" w:rsidRDefault="007309AD" w:rsidP="00784789">
            <w:pPr>
              <w:widowControl/>
              <w:rPr>
                <w:rFonts w:ascii="標楷體" w:eastAsia="標楷體" w:hAnsi="標楷體"/>
              </w:rPr>
            </w:pPr>
            <w:r w:rsidRPr="008F20B5">
              <w:rPr>
                <w:rFonts w:ascii="標楷體" w:eastAsia="標楷體" w:hAnsi="標楷體" w:hint="eastAsia"/>
              </w:rPr>
              <w:t>擔保品狀態</w:t>
            </w:r>
          </w:p>
        </w:tc>
        <w:tc>
          <w:tcPr>
            <w:tcW w:w="231" w:type="pct"/>
            <w:shd w:val="clear" w:color="auto" w:fill="auto"/>
            <w:noWrap/>
          </w:tcPr>
          <w:p w14:paraId="7F245F74" w14:textId="41AFB397"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16EE977" w14:textId="72780DA4"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20933DA" w14:textId="4ECE94A1"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06FF4BAE" w14:textId="18B565A5"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7309AD" w:rsidRPr="008F20B5" w14:paraId="575DE796" w14:textId="77777777" w:rsidTr="00614F5B">
        <w:trPr>
          <w:trHeight w:val="340"/>
        </w:trPr>
        <w:tc>
          <w:tcPr>
            <w:tcW w:w="238" w:type="pct"/>
            <w:shd w:val="clear" w:color="auto" w:fill="auto"/>
          </w:tcPr>
          <w:p w14:paraId="0BA3C071" w14:textId="0C89760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41A593D" w14:textId="17BB7BF3"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SettingDate</w:t>
            </w:r>
            <w:proofErr w:type="spellEnd"/>
          </w:p>
        </w:tc>
        <w:tc>
          <w:tcPr>
            <w:tcW w:w="1750" w:type="pct"/>
            <w:shd w:val="clear" w:color="auto" w:fill="auto"/>
            <w:noWrap/>
          </w:tcPr>
          <w:p w14:paraId="21DE36C1" w14:textId="53F1A88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股票設解（質）日期</w:t>
            </w:r>
          </w:p>
        </w:tc>
        <w:tc>
          <w:tcPr>
            <w:tcW w:w="231" w:type="pct"/>
            <w:shd w:val="clear" w:color="auto" w:fill="auto"/>
            <w:noWrap/>
            <w:vAlign w:val="center"/>
          </w:tcPr>
          <w:p w14:paraId="64E7496D" w14:textId="2147226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17F8C719" w14:textId="7777777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5F1BA9F" w14:textId="1A86EB65"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DFABE28" w14:textId="3616DB8F"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0CB9139C" w14:textId="77777777" w:rsidTr="00614F5B">
        <w:trPr>
          <w:trHeight w:val="340"/>
        </w:trPr>
        <w:tc>
          <w:tcPr>
            <w:tcW w:w="238" w:type="pct"/>
            <w:shd w:val="clear" w:color="auto" w:fill="auto"/>
          </w:tcPr>
          <w:p w14:paraId="70AA9A09" w14:textId="1080EF8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5BE43B49" w14:textId="1B7969F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SettingBalance</w:t>
            </w:r>
            <w:proofErr w:type="spellEnd"/>
          </w:p>
        </w:tc>
        <w:tc>
          <w:tcPr>
            <w:tcW w:w="1750" w:type="pct"/>
            <w:shd w:val="clear" w:color="auto" w:fill="auto"/>
            <w:hideMark/>
          </w:tcPr>
          <w:p w14:paraId="5DC34EA3" w14:textId="7C25CF1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設質股數餘額</w:t>
            </w:r>
          </w:p>
        </w:tc>
        <w:tc>
          <w:tcPr>
            <w:tcW w:w="231" w:type="pct"/>
            <w:shd w:val="clear" w:color="auto" w:fill="auto"/>
            <w:vAlign w:val="center"/>
          </w:tcPr>
          <w:p w14:paraId="28ACAB5E" w14:textId="37988D7B"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vAlign w:val="center"/>
          </w:tcPr>
          <w:p w14:paraId="0336FB10" w14:textId="19A5DD3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B0644E1" w14:textId="303ACF55"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4A33FB" w14:textId="727874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005D72D" w14:textId="77777777" w:rsidTr="00614F5B">
        <w:trPr>
          <w:trHeight w:val="340"/>
        </w:trPr>
        <w:tc>
          <w:tcPr>
            <w:tcW w:w="238" w:type="pct"/>
            <w:shd w:val="clear" w:color="auto" w:fill="auto"/>
          </w:tcPr>
          <w:p w14:paraId="3331EF9C" w14:textId="3D7144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1DC20665" w14:textId="424CEE65"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EvaDate</w:t>
            </w:r>
            <w:proofErr w:type="spellEnd"/>
          </w:p>
        </w:tc>
        <w:tc>
          <w:tcPr>
            <w:tcW w:w="1750" w:type="pct"/>
            <w:shd w:val="clear" w:color="auto" w:fill="auto"/>
          </w:tcPr>
          <w:p w14:paraId="377C188C" w14:textId="5185F2E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鑑估日期</w:t>
            </w:r>
          </w:p>
        </w:tc>
        <w:tc>
          <w:tcPr>
            <w:tcW w:w="231" w:type="pct"/>
            <w:shd w:val="clear" w:color="auto" w:fill="auto"/>
            <w:vAlign w:val="center"/>
          </w:tcPr>
          <w:p w14:paraId="2EC6941E" w14:textId="0D2B6A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vAlign w:val="center"/>
          </w:tcPr>
          <w:p w14:paraId="132D13E6" w14:textId="5596755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EB7CB31" w14:textId="1F3F42E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3611F98" w14:textId="6A8D6DBD"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76000F20" w14:textId="77777777" w:rsidTr="00614F5B">
        <w:trPr>
          <w:trHeight w:val="325"/>
        </w:trPr>
        <w:tc>
          <w:tcPr>
            <w:tcW w:w="238" w:type="pct"/>
            <w:shd w:val="clear" w:color="auto" w:fill="auto"/>
          </w:tcPr>
          <w:p w14:paraId="7B1C7B5D" w14:textId="3D64F47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EB58A76" w14:textId="05E7F311" w:rsidR="007309AD" w:rsidRPr="008F20B5" w:rsidRDefault="007309AD" w:rsidP="004444BD">
            <w:pPr>
              <w:widowControl/>
              <w:rPr>
                <w:rFonts w:ascii="標楷體" w:eastAsia="標楷體" w:hAnsi="標楷體" w:cs="新細明體"/>
                <w:color w:val="000000"/>
                <w:kern w:val="0"/>
              </w:rPr>
            </w:pPr>
            <w:proofErr w:type="spellStart"/>
            <w:r w:rsidRPr="004A1C2C">
              <w:rPr>
                <w:rFonts w:ascii="標楷體" w:eastAsia="標楷體" w:hAnsi="標楷體"/>
              </w:rPr>
              <w:t>EvaAmt</w:t>
            </w:r>
            <w:proofErr w:type="spellEnd"/>
          </w:p>
        </w:tc>
        <w:tc>
          <w:tcPr>
            <w:tcW w:w="1750" w:type="pct"/>
            <w:shd w:val="clear" w:color="auto" w:fill="auto"/>
            <w:noWrap/>
            <w:hideMark/>
          </w:tcPr>
          <w:p w14:paraId="658D92E1" w14:textId="21C0E1AF"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鑑估值</w:t>
            </w:r>
            <w:r w:rsidRPr="004A1C2C">
              <w:rPr>
                <w:rFonts w:ascii="標楷體" w:eastAsia="標楷體" w:hAnsi="標楷體"/>
              </w:rPr>
              <w:t>(</w:t>
            </w:r>
            <w:r w:rsidRPr="004A1C2C">
              <w:rPr>
                <w:rFonts w:ascii="標楷體" w:eastAsia="標楷體" w:hAnsi="標楷體" w:hint="eastAsia"/>
              </w:rPr>
              <w:t>元</w:t>
            </w:r>
            <w:r w:rsidRPr="004A1C2C">
              <w:rPr>
                <w:rFonts w:ascii="標楷體" w:eastAsia="標楷體" w:hAnsi="標楷體"/>
              </w:rPr>
              <w:t>)</w:t>
            </w:r>
          </w:p>
        </w:tc>
        <w:tc>
          <w:tcPr>
            <w:tcW w:w="231" w:type="pct"/>
            <w:shd w:val="clear" w:color="auto" w:fill="auto"/>
            <w:noWrap/>
            <w:vAlign w:val="center"/>
          </w:tcPr>
          <w:p w14:paraId="03489C8E" w14:textId="120B3A81"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3AAACC2" w14:textId="53D022BB"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8558E10" w14:textId="3622A09A"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B258A9" w14:textId="72D13ECA"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EFA4F62" w14:textId="77777777" w:rsidTr="00614F5B">
        <w:trPr>
          <w:trHeight w:val="340"/>
        </w:trPr>
        <w:tc>
          <w:tcPr>
            <w:tcW w:w="238" w:type="pct"/>
            <w:shd w:val="clear" w:color="auto" w:fill="auto"/>
          </w:tcPr>
          <w:p w14:paraId="7B51469E" w14:textId="6502917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780F0F4F" w14:textId="62FE75C9"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MtgDate</w:t>
            </w:r>
            <w:proofErr w:type="spellEnd"/>
          </w:p>
        </w:tc>
        <w:tc>
          <w:tcPr>
            <w:tcW w:w="1750" w:type="pct"/>
            <w:shd w:val="clear" w:color="auto" w:fill="auto"/>
            <w:noWrap/>
            <w:hideMark/>
          </w:tcPr>
          <w:p w14:paraId="74CB49E6" w14:textId="06B4B1F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擔保債權確定日期</w:t>
            </w:r>
          </w:p>
        </w:tc>
        <w:tc>
          <w:tcPr>
            <w:tcW w:w="231" w:type="pct"/>
            <w:shd w:val="clear" w:color="auto" w:fill="auto"/>
            <w:noWrap/>
            <w:vAlign w:val="center"/>
          </w:tcPr>
          <w:p w14:paraId="35DEF4AA" w14:textId="68C3271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455CFE31" w14:textId="21BFC3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3C95DC1D" w14:textId="606793B0" w:rsidR="007309AD" w:rsidRPr="008F20B5" w:rsidRDefault="00E80C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r>
              <w:rPr>
                <w:rFonts w:ascii="標楷體" w:eastAsia="標楷體" w:hAnsi="標楷體" w:cs="新細明體"/>
                <w:color w:val="000000"/>
                <w:kern w:val="0"/>
              </w:rPr>
              <w:t xml:space="preserve"> V</w:t>
            </w:r>
          </w:p>
        </w:tc>
        <w:tc>
          <w:tcPr>
            <w:tcW w:w="1150" w:type="pct"/>
            <w:shd w:val="clear" w:color="auto" w:fill="auto"/>
            <w:noWrap/>
            <w:vAlign w:val="center"/>
          </w:tcPr>
          <w:p w14:paraId="1B906EE0" w14:textId="3537E696"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7A675C37" w14:textId="77777777" w:rsidTr="00614F5B">
        <w:trPr>
          <w:trHeight w:val="340"/>
        </w:trPr>
        <w:tc>
          <w:tcPr>
            <w:tcW w:w="238" w:type="pct"/>
            <w:shd w:val="clear" w:color="auto" w:fill="auto"/>
          </w:tcPr>
          <w:p w14:paraId="33C42B6F" w14:textId="2E92F96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7C30A15" w14:textId="3D236ED1" w:rsidR="007309AD" w:rsidRPr="004A1C2C" w:rsidRDefault="007309AD" w:rsidP="002B3102">
            <w:pPr>
              <w:widowControl/>
              <w:rPr>
                <w:rFonts w:ascii="標楷體" w:eastAsia="標楷體" w:hAnsi="標楷體"/>
              </w:rPr>
            </w:pPr>
            <w:proofErr w:type="spellStart"/>
            <w:r w:rsidRPr="004A1C2C">
              <w:rPr>
                <w:rFonts w:ascii="標楷體" w:eastAsia="標楷體" w:hAnsi="標楷體"/>
              </w:rPr>
              <w:t>CustodyNo</w:t>
            </w:r>
            <w:proofErr w:type="spellEnd"/>
          </w:p>
        </w:tc>
        <w:tc>
          <w:tcPr>
            <w:tcW w:w="1750" w:type="pct"/>
            <w:shd w:val="clear" w:color="auto" w:fill="auto"/>
            <w:noWrap/>
          </w:tcPr>
          <w:p w14:paraId="6066896A" w14:textId="3EAD4A9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保管條號碼</w:t>
            </w:r>
          </w:p>
        </w:tc>
        <w:tc>
          <w:tcPr>
            <w:tcW w:w="231" w:type="pct"/>
            <w:shd w:val="clear" w:color="auto" w:fill="auto"/>
            <w:noWrap/>
            <w:vAlign w:val="center"/>
          </w:tcPr>
          <w:p w14:paraId="58B293C7" w14:textId="4A210F0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5DC2530" w14:textId="33A3A47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532ADB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98B91DA" w14:textId="5C2A1349" w:rsidR="007309AD" w:rsidRPr="008F20B5" w:rsidRDefault="007309AD" w:rsidP="002B3102">
            <w:pPr>
              <w:widowControl/>
              <w:rPr>
                <w:rFonts w:ascii="標楷體" w:eastAsia="標楷體" w:hAnsi="標楷體" w:cs="新細明體"/>
                <w:color w:val="000000"/>
                <w:kern w:val="0"/>
              </w:rPr>
            </w:pPr>
          </w:p>
        </w:tc>
      </w:tr>
      <w:tr w:rsidR="007309AD" w:rsidRPr="008F20B5" w14:paraId="04611E12" w14:textId="77777777" w:rsidTr="00614F5B">
        <w:trPr>
          <w:trHeight w:val="340"/>
        </w:trPr>
        <w:tc>
          <w:tcPr>
            <w:tcW w:w="238" w:type="pct"/>
            <w:shd w:val="clear" w:color="auto" w:fill="auto"/>
          </w:tcPr>
          <w:p w14:paraId="6A49AC47" w14:textId="57763A88"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631B34" w14:textId="42F2B5A2"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Synd</w:t>
            </w:r>
            <w:proofErr w:type="spellEnd"/>
          </w:p>
        </w:tc>
        <w:tc>
          <w:tcPr>
            <w:tcW w:w="1750" w:type="pct"/>
            <w:shd w:val="clear" w:color="auto" w:fill="auto"/>
            <w:noWrap/>
          </w:tcPr>
          <w:p w14:paraId="20175396" w14:textId="379ADD5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w:t>
            </w:r>
          </w:p>
        </w:tc>
        <w:tc>
          <w:tcPr>
            <w:tcW w:w="231" w:type="pct"/>
            <w:shd w:val="clear" w:color="auto" w:fill="auto"/>
            <w:noWrap/>
            <w:vAlign w:val="center"/>
          </w:tcPr>
          <w:p w14:paraId="39EE7616" w14:textId="1CF424B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0C35069B" w14:textId="5ABDFCD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BBC757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694B2F43" w14:textId="143E0E6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43F61924" w14:textId="77777777" w:rsidTr="00614F5B">
        <w:trPr>
          <w:trHeight w:val="340"/>
        </w:trPr>
        <w:tc>
          <w:tcPr>
            <w:tcW w:w="238" w:type="pct"/>
            <w:shd w:val="clear" w:color="auto" w:fill="auto"/>
          </w:tcPr>
          <w:p w14:paraId="1CCB4E44" w14:textId="6DB05F0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E86433F" w14:textId="48133843"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SyndCode</w:t>
            </w:r>
            <w:proofErr w:type="spellEnd"/>
          </w:p>
        </w:tc>
        <w:tc>
          <w:tcPr>
            <w:tcW w:w="1750" w:type="pct"/>
            <w:shd w:val="clear" w:color="auto" w:fill="auto"/>
            <w:noWrap/>
          </w:tcPr>
          <w:p w14:paraId="3FCE98BC" w14:textId="4B2982A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聯貸案類型</w:t>
            </w:r>
          </w:p>
        </w:tc>
        <w:tc>
          <w:tcPr>
            <w:tcW w:w="231" w:type="pct"/>
            <w:shd w:val="clear" w:color="auto" w:fill="auto"/>
            <w:noWrap/>
            <w:vAlign w:val="center"/>
          </w:tcPr>
          <w:p w14:paraId="73C63DC2" w14:textId="51A474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73C3709" w14:textId="7F9537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8C9E5BA"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C181BF9" w14:textId="77F3387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7309AD" w:rsidRPr="008F20B5" w14:paraId="441228F6" w14:textId="77777777" w:rsidTr="00614F5B">
        <w:trPr>
          <w:trHeight w:val="340"/>
        </w:trPr>
        <w:tc>
          <w:tcPr>
            <w:tcW w:w="238" w:type="pct"/>
            <w:shd w:val="clear" w:color="auto" w:fill="auto"/>
          </w:tcPr>
          <w:p w14:paraId="532F5351" w14:textId="22397CE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99C3114" w14:textId="687A7912" w:rsidR="007309AD" w:rsidRPr="008F20B5" w:rsidRDefault="007309AD" w:rsidP="004444BD">
            <w:pPr>
              <w:widowControl/>
              <w:rPr>
                <w:rFonts w:ascii="標楷體" w:eastAsia="標楷體" w:hAnsi="標楷體" w:cs="新細明體"/>
                <w:color w:val="000000"/>
                <w:kern w:val="0"/>
              </w:rPr>
            </w:pPr>
            <w:proofErr w:type="spellStart"/>
            <w:r w:rsidRPr="004A1C2C">
              <w:rPr>
                <w:rFonts w:ascii="標楷體" w:eastAsia="標楷體" w:hAnsi="標楷體"/>
              </w:rPr>
              <w:t>DispPrice</w:t>
            </w:r>
            <w:proofErr w:type="spellEnd"/>
          </w:p>
        </w:tc>
        <w:tc>
          <w:tcPr>
            <w:tcW w:w="1750" w:type="pct"/>
            <w:shd w:val="clear" w:color="auto" w:fill="auto"/>
            <w:noWrap/>
          </w:tcPr>
          <w:p w14:paraId="5813A042" w14:textId="12864824"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處分價格</w:t>
            </w:r>
          </w:p>
        </w:tc>
        <w:tc>
          <w:tcPr>
            <w:tcW w:w="231" w:type="pct"/>
            <w:shd w:val="clear" w:color="auto" w:fill="auto"/>
            <w:noWrap/>
            <w:vAlign w:val="center"/>
          </w:tcPr>
          <w:p w14:paraId="03F7F592" w14:textId="6062C9EF"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A94A39A" w14:textId="48E9CE15"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3BA126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3552251" w14:textId="4C93E9EC"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6A87DF81" w14:textId="77777777" w:rsidTr="00614F5B">
        <w:trPr>
          <w:trHeight w:val="340"/>
        </w:trPr>
        <w:tc>
          <w:tcPr>
            <w:tcW w:w="238" w:type="pct"/>
            <w:shd w:val="clear" w:color="auto" w:fill="auto"/>
          </w:tcPr>
          <w:p w14:paraId="07BA2D4D" w14:textId="1279BE8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68A4D7" w14:textId="24BA84D2"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DispDate</w:t>
            </w:r>
            <w:proofErr w:type="spellEnd"/>
          </w:p>
        </w:tc>
        <w:tc>
          <w:tcPr>
            <w:tcW w:w="1750" w:type="pct"/>
            <w:shd w:val="clear" w:color="auto" w:fill="auto"/>
            <w:noWrap/>
          </w:tcPr>
          <w:p w14:paraId="2588729F" w14:textId="448A502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處分日期</w:t>
            </w:r>
          </w:p>
        </w:tc>
        <w:tc>
          <w:tcPr>
            <w:tcW w:w="231" w:type="pct"/>
            <w:shd w:val="clear" w:color="auto" w:fill="auto"/>
            <w:noWrap/>
            <w:vAlign w:val="center"/>
          </w:tcPr>
          <w:p w14:paraId="7EA1FF2C" w14:textId="0187C0A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27C72AC7" w14:textId="4FF599C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25E939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EC0EE6F" w14:textId="6460D880"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341FA2C8" w14:textId="77777777" w:rsidTr="00614F5B">
        <w:trPr>
          <w:trHeight w:val="340"/>
        </w:trPr>
        <w:tc>
          <w:tcPr>
            <w:tcW w:w="238" w:type="pct"/>
            <w:shd w:val="clear" w:color="auto" w:fill="auto"/>
          </w:tcPr>
          <w:p w14:paraId="79964721" w14:textId="638E15C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33B314" w14:textId="140F33BB"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ClStatus</w:t>
            </w:r>
            <w:proofErr w:type="spellEnd"/>
          </w:p>
        </w:tc>
        <w:tc>
          <w:tcPr>
            <w:tcW w:w="1750" w:type="pct"/>
            <w:shd w:val="clear" w:color="auto" w:fill="auto"/>
            <w:noWrap/>
          </w:tcPr>
          <w:p w14:paraId="7B69C3EE" w14:textId="09313E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擔保品狀況碼</w:t>
            </w:r>
          </w:p>
        </w:tc>
        <w:tc>
          <w:tcPr>
            <w:tcW w:w="231" w:type="pct"/>
            <w:shd w:val="clear" w:color="auto" w:fill="auto"/>
            <w:noWrap/>
            <w:vAlign w:val="center"/>
          </w:tcPr>
          <w:p w14:paraId="238E6E1C" w14:textId="7FC2EEB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A22EA56" w14:textId="2C51795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60DA29" w14:textId="502B9D1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C7B55DA" w14:textId="77777777" w:rsidR="00E80C61"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固定為1</w:t>
            </w:r>
          </w:p>
          <w:p w14:paraId="1884A7A2" w14:textId="0783F5DA"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7B785946" w14:textId="77777777" w:rsidR="00664348" w:rsidRDefault="00664348" w:rsidP="00664348">
      <w:pPr>
        <w:ind w:leftChars="500" w:left="1200"/>
        <w:rPr>
          <w:rFonts w:ascii="標楷體" w:eastAsia="標楷體" w:hAnsi="標楷體"/>
        </w:rPr>
      </w:pPr>
    </w:p>
    <w:p w14:paraId="5305D0D5"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575F77F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212965B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4C2F7A90"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547DCDCA"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94C924D"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09957E9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47267957"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2A09DC91"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76737300"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8A685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4CD2C0FA" w14:textId="77777777" w:rsidR="00664348" w:rsidRPr="0029020B" w:rsidRDefault="00664348" w:rsidP="00DA4FCA">
            <w:pPr>
              <w:spacing w:line="140" w:lineRule="atLeast"/>
              <w:rPr>
                <w:rFonts w:ascii="標楷體" w:eastAsia="標楷體" w:hAnsi="標楷體"/>
                <w:color w:val="0070C0"/>
              </w:rPr>
            </w:pPr>
            <w:proofErr w:type="spellStart"/>
            <w:r w:rsidRPr="0029020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4C422710"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20E16E66"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5513E1"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71E84386" w14:textId="77777777" w:rsidR="00664348" w:rsidRPr="0029020B" w:rsidRDefault="00664348" w:rsidP="00DA4FCA">
            <w:pPr>
              <w:spacing w:line="140" w:lineRule="atLeast"/>
              <w:rPr>
                <w:rFonts w:ascii="標楷體" w:eastAsia="標楷體" w:hAnsi="標楷體"/>
                <w:color w:val="0070C0"/>
              </w:rPr>
            </w:pPr>
          </w:p>
        </w:tc>
      </w:tr>
    </w:tbl>
    <w:p w14:paraId="460FB991" w14:textId="77777777" w:rsidR="00664348" w:rsidRPr="008F20B5" w:rsidRDefault="00664348" w:rsidP="00664348">
      <w:pPr>
        <w:ind w:leftChars="500" w:left="1200"/>
        <w:rPr>
          <w:rFonts w:ascii="標楷體" w:eastAsia="標楷體" w:hAnsi="標楷體"/>
        </w:rPr>
      </w:pPr>
    </w:p>
    <w:p w14:paraId="317AD05A" w14:textId="6E992442" w:rsidR="009C1DD1" w:rsidRPr="008F20B5" w:rsidRDefault="009C1DD1" w:rsidP="009C1DD1">
      <w:pPr>
        <w:ind w:leftChars="500" w:left="1200"/>
        <w:rPr>
          <w:rFonts w:ascii="標楷體" w:eastAsia="標楷體" w:hAnsi="標楷體"/>
        </w:rPr>
      </w:pPr>
    </w:p>
    <w:p w14:paraId="4F97EABB" w14:textId="35BE8586" w:rsidR="0013799E" w:rsidRDefault="0013799E">
      <w:pPr>
        <w:widowControl/>
        <w:rPr>
          <w:rFonts w:ascii="標楷體" w:eastAsia="標楷體" w:hAnsi="標楷體"/>
        </w:rPr>
      </w:pPr>
      <w:r w:rsidRPr="004A1C2C">
        <w:rPr>
          <w:rFonts w:ascii="標楷體" w:eastAsia="標楷體" w:hAnsi="標楷體"/>
        </w:rPr>
        <w:br w:type="page"/>
      </w:r>
    </w:p>
    <w:p w14:paraId="1214E034" w14:textId="77777777" w:rsidR="009C1DD1" w:rsidRPr="004A1C2C" w:rsidRDefault="009C1DD1" w:rsidP="009C1DD1">
      <w:pPr>
        <w:rPr>
          <w:rFonts w:ascii="標楷體" w:eastAsia="標楷體" w:hAnsi="標楷體"/>
        </w:rPr>
      </w:pPr>
    </w:p>
    <w:p w14:paraId="45E9DD51" w14:textId="2D1FD717" w:rsidR="009C1DD1" w:rsidRPr="008F20B5" w:rsidRDefault="0013799E" w:rsidP="0078740E">
      <w:pPr>
        <w:pStyle w:val="3"/>
        <w:numPr>
          <w:ilvl w:val="2"/>
          <w:numId w:val="7"/>
        </w:numPr>
        <w:spacing w:before="0"/>
        <w:rPr>
          <w:rFonts w:ascii="標楷體" w:hAnsi="標楷體"/>
          <w:b/>
          <w:szCs w:val="32"/>
        </w:rPr>
      </w:pPr>
      <w:bookmarkStart w:id="232" w:name="_L2420其他擔保品資料登錄"/>
      <w:bookmarkStart w:id="233" w:name="_L2414其他擔保品資料登錄"/>
      <w:bookmarkStart w:id="234" w:name="_Toc90483159"/>
      <w:bookmarkStart w:id="235" w:name="_Toc90483414"/>
      <w:bookmarkStart w:id="236" w:name="_Toc90483530"/>
      <w:bookmarkStart w:id="237" w:name="_Toc90483756"/>
      <w:bookmarkStart w:id="238" w:name="_Toc90490028"/>
      <w:bookmarkStart w:id="239" w:name="_Toc140244548"/>
      <w:bookmarkEnd w:id="232"/>
      <w:bookmarkEnd w:id="233"/>
      <w:r w:rsidRPr="008F20B5">
        <w:rPr>
          <w:rFonts w:ascii="標楷體" w:hAnsi="標楷體"/>
          <w:b/>
          <w:szCs w:val="32"/>
        </w:rPr>
        <w:t>L24</w:t>
      </w:r>
      <w:r w:rsidR="00D42D26" w:rsidRPr="008F20B5">
        <w:rPr>
          <w:rFonts w:ascii="標楷體" w:hAnsi="標楷體"/>
          <w:b/>
          <w:szCs w:val="32"/>
        </w:rPr>
        <w:t>14</w:t>
      </w:r>
      <w:r w:rsidRPr="008F20B5">
        <w:rPr>
          <w:rFonts w:ascii="標楷體" w:hAnsi="標楷體" w:hint="eastAsia"/>
          <w:b/>
          <w:szCs w:val="32"/>
        </w:rPr>
        <w:t>其他擔保品資料登錄</w:t>
      </w:r>
      <w:bookmarkEnd w:id="234"/>
      <w:bookmarkEnd w:id="235"/>
      <w:bookmarkEnd w:id="236"/>
      <w:bookmarkEnd w:id="237"/>
      <w:bookmarkEnd w:id="238"/>
      <w:r w:rsidR="00120AFD">
        <w:rPr>
          <w:rFonts w:ascii="標楷體" w:hAnsi="標楷體" w:hint="eastAsia"/>
          <w:b/>
          <w:szCs w:val="32"/>
        </w:rPr>
        <w:t xml:space="preserve"> *</w:t>
      </w:r>
      <w:bookmarkEnd w:id="239"/>
    </w:p>
    <w:tbl>
      <w:tblPr>
        <w:tblStyle w:val="ac"/>
        <w:tblW w:w="5050" w:type="pct"/>
        <w:tblLayout w:type="fixed"/>
        <w:tblLook w:val="04A0" w:firstRow="1" w:lastRow="0" w:firstColumn="1" w:lastColumn="0" w:noHBand="0" w:noVBand="1"/>
      </w:tblPr>
      <w:tblGrid>
        <w:gridCol w:w="576"/>
        <w:gridCol w:w="1494"/>
        <w:gridCol w:w="4021"/>
        <w:gridCol w:w="574"/>
        <w:gridCol w:w="575"/>
        <w:gridCol w:w="575"/>
        <w:gridCol w:w="2481"/>
      </w:tblGrid>
      <w:tr w:rsidR="00D64561" w:rsidRPr="008F20B5" w14:paraId="6EC9ED5F" w14:textId="77777777" w:rsidTr="00614F5B">
        <w:trPr>
          <w:trHeight w:val="340"/>
        </w:trPr>
        <w:tc>
          <w:tcPr>
            <w:tcW w:w="267" w:type="pct"/>
            <w:hideMark/>
          </w:tcPr>
          <w:p w14:paraId="1C294F9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3" w:type="pct"/>
            <w:hideMark/>
          </w:tcPr>
          <w:p w14:paraId="77DFFDC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64" w:type="pct"/>
            <w:hideMark/>
          </w:tcPr>
          <w:p w14:paraId="6717503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6" w:type="pct"/>
            <w:hideMark/>
          </w:tcPr>
          <w:p w14:paraId="046C821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6" w:type="pct"/>
            <w:hideMark/>
          </w:tcPr>
          <w:p w14:paraId="51C713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66" w:type="pct"/>
          </w:tcPr>
          <w:p w14:paraId="5E1C12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75F262E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64561" w:rsidRPr="008F20B5" w14:paraId="7FA07596" w14:textId="77777777" w:rsidTr="00614F5B">
        <w:trPr>
          <w:trHeight w:val="340"/>
        </w:trPr>
        <w:tc>
          <w:tcPr>
            <w:tcW w:w="267" w:type="pct"/>
          </w:tcPr>
          <w:p w14:paraId="53A4363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5DC1D58B"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864" w:type="pct"/>
            <w:hideMark/>
          </w:tcPr>
          <w:p w14:paraId="702A1A5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6" w:type="pct"/>
            <w:hideMark/>
          </w:tcPr>
          <w:p w14:paraId="1A41B4E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65C5E36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6" w:type="pct"/>
          </w:tcPr>
          <w:p w14:paraId="0138830C"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70080B2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L2414</w:t>
            </w:r>
          </w:p>
        </w:tc>
      </w:tr>
      <w:tr w:rsidR="00D64561" w:rsidRPr="008F20B5" w14:paraId="1CFA4EF6" w14:textId="77777777" w:rsidTr="00614F5B">
        <w:trPr>
          <w:trHeight w:val="340"/>
        </w:trPr>
        <w:tc>
          <w:tcPr>
            <w:tcW w:w="267" w:type="pct"/>
          </w:tcPr>
          <w:p w14:paraId="49CBFD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31C8AA4F"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864" w:type="pct"/>
          </w:tcPr>
          <w:p w14:paraId="7A3A62E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6" w:type="pct"/>
          </w:tcPr>
          <w:p w14:paraId="2CF024D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13C1EA2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7957ED2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D3107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D64561" w:rsidRPr="008F20B5" w14:paraId="765BF495" w14:textId="77777777" w:rsidTr="00614F5B">
        <w:trPr>
          <w:trHeight w:val="340"/>
        </w:trPr>
        <w:tc>
          <w:tcPr>
            <w:tcW w:w="267" w:type="pct"/>
          </w:tcPr>
          <w:p w14:paraId="49B3FE72" w14:textId="77777777" w:rsidR="00D64561" w:rsidRPr="004A1C2C" w:rsidRDefault="00D64561" w:rsidP="0078740E">
            <w:pPr>
              <w:pStyle w:val="af9"/>
              <w:numPr>
                <w:ilvl w:val="0"/>
                <w:numId w:val="14"/>
              </w:numPr>
              <w:ind w:leftChars="0"/>
              <w:rPr>
                <w:rFonts w:ascii="標楷體" w:eastAsia="標楷體" w:hAnsi="標楷體"/>
              </w:rPr>
            </w:pPr>
          </w:p>
        </w:tc>
        <w:tc>
          <w:tcPr>
            <w:tcW w:w="693" w:type="pct"/>
          </w:tcPr>
          <w:p w14:paraId="19353568"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CustId</w:t>
            </w:r>
            <w:proofErr w:type="spellEnd"/>
          </w:p>
        </w:tc>
        <w:tc>
          <w:tcPr>
            <w:tcW w:w="1864" w:type="pct"/>
          </w:tcPr>
          <w:p w14:paraId="294E900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66" w:type="pct"/>
          </w:tcPr>
          <w:p w14:paraId="45F82DB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5CFDAE4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0AB483F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A388BE7"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C88848A" w14:textId="77777777" w:rsidTr="00614F5B">
        <w:trPr>
          <w:trHeight w:val="340"/>
        </w:trPr>
        <w:tc>
          <w:tcPr>
            <w:tcW w:w="267" w:type="pct"/>
          </w:tcPr>
          <w:p w14:paraId="40C2E5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0FFA867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CustNo</w:t>
            </w:r>
            <w:proofErr w:type="spellEnd"/>
          </w:p>
        </w:tc>
        <w:tc>
          <w:tcPr>
            <w:tcW w:w="1864" w:type="pct"/>
          </w:tcPr>
          <w:p w14:paraId="1904676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66" w:type="pct"/>
          </w:tcPr>
          <w:p w14:paraId="58FED54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43489A8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2B40F5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76155C72" w14:textId="77777777" w:rsidR="00D64561" w:rsidRPr="008F20B5" w:rsidRDefault="00D64561" w:rsidP="00D64561">
            <w:pPr>
              <w:widowControl/>
              <w:rPr>
                <w:rFonts w:ascii="標楷體" w:eastAsia="標楷體" w:hAnsi="標楷體" w:cs="新細明體"/>
                <w:color w:val="000000"/>
                <w:kern w:val="0"/>
              </w:rPr>
            </w:pPr>
          </w:p>
        </w:tc>
      </w:tr>
      <w:tr w:rsidR="0075033A" w:rsidRPr="0075033A" w14:paraId="5272A837" w14:textId="77777777" w:rsidTr="00614F5B">
        <w:trPr>
          <w:trHeight w:val="340"/>
        </w:trPr>
        <w:tc>
          <w:tcPr>
            <w:tcW w:w="267" w:type="pct"/>
          </w:tcPr>
          <w:p w14:paraId="35CBB2AF" w14:textId="77777777" w:rsidR="0075033A" w:rsidRPr="0075033A" w:rsidRDefault="0075033A"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tcPr>
          <w:p w14:paraId="6292BDB6" w14:textId="0F46BA61" w:rsidR="0075033A" w:rsidRPr="0075033A" w:rsidRDefault="0075033A" w:rsidP="00D64561">
            <w:pPr>
              <w:widowControl/>
              <w:rPr>
                <w:rFonts w:ascii="標楷體" w:eastAsia="標楷體" w:hAnsi="標楷體"/>
                <w:color w:val="C00000"/>
                <w:highlight w:val="yellow"/>
              </w:rPr>
            </w:pPr>
            <w:proofErr w:type="spellStart"/>
            <w:r w:rsidRPr="0075033A">
              <w:rPr>
                <w:rFonts w:ascii="標楷體" w:eastAsia="標楷體" w:hAnsi="標楷體" w:hint="eastAsia"/>
                <w:color w:val="C00000"/>
                <w:highlight w:val="yellow"/>
              </w:rPr>
              <w:t>ApplNo</w:t>
            </w:r>
            <w:proofErr w:type="spellEnd"/>
          </w:p>
        </w:tc>
        <w:tc>
          <w:tcPr>
            <w:tcW w:w="1864" w:type="pct"/>
          </w:tcPr>
          <w:p w14:paraId="3284DCAA" w14:textId="4F3F8511" w:rsidR="0075033A" w:rsidRPr="0075033A" w:rsidRDefault="0075033A" w:rsidP="00D64561">
            <w:pPr>
              <w:widowControl/>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核准號碼</w:t>
            </w:r>
          </w:p>
        </w:tc>
        <w:tc>
          <w:tcPr>
            <w:tcW w:w="266" w:type="pct"/>
          </w:tcPr>
          <w:p w14:paraId="2E122EAA" w14:textId="200FF3BA" w:rsidR="0075033A" w:rsidRPr="0075033A" w:rsidRDefault="0075033A" w:rsidP="00D64561">
            <w:pPr>
              <w:widowControl/>
              <w:jc w:val="center"/>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9</w:t>
            </w:r>
          </w:p>
        </w:tc>
        <w:tc>
          <w:tcPr>
            <w:tcW w:w="266" w:type="pct"/>
          </w:tcPr>
          <w:p w14:paraId="0A94FF7C" w14:textId="2CC9DF10" w:rsidR="0075033A" w:rsidRPr="0075033A" w:rsidRDefault="0075033A" w:rsidP="00D64561">
            <w:pPr>
              <w:widowControl/>
              <w:jc w:val="center"/>
              <w:rPr>
                <w:rFonts w:ascii="標楷體" w:eastAsia="標楷體" w:hAnsi="標楷體" w:cs="新細明體"/>
                <w:color w:val="C00000"/>
                <w:kern w:val="0"/>
              </w:rPr>
            </w:pPr>
            <w:r w:rsidRPr="0075033A">
              <w:rPr>
                <w:rFonts w:ascii="標楷體" w:eastAsia="標楷體" w:hAnsi="標楷體" w:cs="新細明體" w:hint="eastAsia"/>
                <w:color w:val="C00000"/>
                <w:kern w:val="0"/>
                <w:highlight w:val="yellow"/>
              </w:rPr>
              <w:t>7</w:t>
            </w:r>
          </w:p>
        </w:tc>
        <w:tc>
          <w:tcPr>
            <w:tcW w:w="266" w:type="pct"/>
          </w:tcPr>
          <w:p w14:paraId="1119F5B7" w14:textId="77777777" w:rsidR="0075033A" w:rsidRPr="0075033A" w:rsidRDefault="0075033A" w:rsidP="00D64561">
            <w:pPr>
              <w:widowControl/>
              <w:jc w:val="center"/>
              <w:rPr>
                <w:rFonts w:ascii="標楷體" w:eastAsia="標楷體" w:hAnsi="標楷體" w:cs="新細明體"/>
                <w:color w:val="C00000"/>
                <w:kern w:val="0"/>
              </w:rPr>
            </w:pPr>
          </w:p>
        </w:tc>
        <w:tc>
          <w:tcPr>
            <w:tcW w:w="1150" w:type="pct"/>
          </w:tcPr>
          <w:p w14:paraId="2BF433C4" w14:textId="77777777" w:rsidR="0075033A" w:rsidRPr="0075033A" w:rsidRDefault="0075033A" w:rsidP="00D64561">
            <w:pPr>
              <w:widowControl/>
              <w:rPr>
                <w:rFonts w:ascii="標楷體" w:eastAsia="標楷體" w:hAnsi="標楷體" w:cs="新細明體"/>
                <w:color w:val="C00000"/>
                <w:kern w:val="0"/>
              </w:rPr>
            </w:pPr>
          </w:p>
        </w:tc>
      </w:tr>
      <w:tr w:rsidR="00D64561" w:rsidRPr="008F20B5" w14:paraId="173E40D6" w14:textId="77777777" w:rsidTr="00614F5B">
        <w:trPr>
          <w:trHeight w:val="340"/>
        </w:trPr>
        <w:tc>
          <w:tcPr>
            <w:tcW w:w="267" w:type="pct"/>
          </w:tcPr>
          <w:p w14:paraId="0C51772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2C55D96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864" w:type="pct"/>
            <w:hideMark/>
          </w:tcPr>
          <w:p w14:paraId="74823F5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6" w:type="pct"/>
            <w:hideMark/>
          </w:tcPr>
          <w:p w14:paraId="43C6227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2325DC5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AF69A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1B75F4D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p>
        </w:tc>
      </w:tr>
      <w:tr w:rsidR="00D64561" w:rsidRPr="008F20B5" w14:paraId="1B40347F" w14:textId="77777777" w:rsidTr="00614F5B">
        <w:trPr>
          <w:trHeight w:val="340"/>
        </w:trPr>
        <w:tc>
          <w:tcPr>
            <w:tcW w:w="267" w:type="pct"/>
          </w:tcPr>
          <w:p w14:paraId="4A4A00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40A8EC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864" w:type="pct"/>
            <w:noWrap/>
            <w:hideMark/>
          </w:tcPr>
          <w:p w14:paraId="74142C6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6" w:type="pct"/>
            <w:noWrap/>
            <w:hideMark/>
          </w:tcPr>
          <w:p w14:paraId="44F8498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4299F4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0E86017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F25B9D"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固定為01</w:t>
            </w:r>
          </w:p>
          <w:p w14:paraId="7DB170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銀行保證－銀行保證</w:t>
            </w:r>
          </w:p>
        </w:tc>
      </w:tr>
      <w:tr w:rsidR="00D64561" w:rsidRPr="008F20B5" w14:paraId="6BBDC561" w14:textId="77777777" w:rsidTr="00614F5B">
        <w:trPr>
          <w:trHeight w:val="340"/>
        </w:trPr>
        <w:tc>
          <w:tcPr>
            <w:tcW w:w="267" w:type="pct"/>
          </w:tcPr>
          <w:p w14:paraId="092ABA97"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4744ED26"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ClNo</w:t>
            </w:r>
            <w:proofErr w:type="spellEnd"/>
          </w:p>
        </w:tc>
        <w:tc>
          <w:tcPr>
            <w:tcW w:w="1864" w:type="pct"/>
            <w:hideMark/>
          </w:tcPr>
          <w:p w14:paraId="3A4AB0C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6" w:type="pct"/>
            <w:hideMark/>
          </w:tcPr>
          <w:p w14:paraId="5E6CCAA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0EA7A5B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506B66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33BE49A"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D64561" w:rsidRPr="008F20B5" w14:paraId="1CCC607D" w14:textId="77777777" w:rsidTr="00614F5B">
        <w:trPr>
          <w:trHeight w:val="340"/>
        </w:trPr>
        <w:tc>
          <w:tcPr>
            <w:tcW w:w="267" w:type="pct"/>
          </w:tcPr>
          <w:p w14:paraId="6A4A077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50DF398"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CityCode</w:t>
            </w:r>
            <w:proofErr w:type="spellEnd"/>
          </w:p>
        </w:tc>
        <w:tc>
          <w:tcPr>
            <w:tcW w:w="1864" w:type="pct"/>
            <w:noWrap/>
            <w:hideMark/>
          </w:tcPr>
          <w:p w14:paraId="7346D5F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66" w:type="pct"/>
            <w:noWrap/>
            <w:hideMark/>
          </w:tcPr>
          <w:p w14:paraId="7F8C984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FBB24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66D455C6"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7AEB8C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03: </w:t>
            </w:r>
            <w:r w:rsidRPr="001A7CC5">
              <w:rPr>
                <w:rFonts w:ascii="標楷體" w:eastAsia="標楷體" w:hAnsi="標楷體" w:cs="新細明體" w:hint="eastAsia"/>
                <w:color w:val="000000"/>
                <w:kern w:val="0"/>
                <w:sz w:val="20"/>
                <w:szCs w:val="20"/>
              </w:rPr>
              <w:t>基隆市</w:t>
            </w:r>
          </w:p>
          <w:p w14:paraId="397B240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05: </w:t>
            </w:r>
            <w:r w:rsidRPr="001A7CC5">
              <w:rPr>
                <w:rFonts w:ascii="標楷體" w:eastAsia="標楷體" w:hAnsi="標楷體" w:cs="新細明體" w:hint="eastAsia"/>
                <w:color w:val="000000"/>
                <w:kern w:val="0"/>
                <w:sz w:val="20"/>
                <w:szCs w:val="20"/>
              </w:rPr>
              <w:t>台北市</w:t>
            </w:r>
          </w:p>
          <w:p w14:paraId="4423279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10: </w:t>
            </w:r>
            <w:r w:rsidRPr="001A7CC5">
              <w:rPr>
                <w:rFonts w:ascii="標楷體" w:eastAsia="標楷體" w:hAnsi="標楷體" w:cs="新細明體" w:hint="eastAsia"/>
                <w:color w:val="000000"/>
                <w:kern w:val="0"/>
                <w:sz w:val="20"/>
                <w:szCs w:val="20"/>
              </w:rPr>
              <w:t>新北市</w:t>
            </w:r>
          </w:p>
          <w:p w14:paraId="13B2CB6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15: </w:t>
            </w:r>
            <w:r w:rsidRPr="001A7CC5">
              <w:rPr>
                <w:rFonts w:ascii="標楷體" w:eastAsia="標楷體" w:hAnsi="標楷體" w:cs="新細明體" w:hint="eastAsia"/>
                <w:color w:val="000000"/>
                <w:kern w:val="0"/>
                <w:sz w:val="20"/>
                <w:szCs w:val="20"/>
              </w:rPr>
              <w:t>桃園市</w:t>
            </w:r>
          </w:p>
          <w:p w14:paraId="4D314E4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17: </w:t>
            </w:r>
            <w:r w:rsidRPr="001A7CC5">
              <w:rPr>
                <w:rFonts w:ascii="標楷體" w:eastAsia="標楷體" w:hAnsi="標楷體" w:cs="新細明體" w:hint="eastAsia"/>
                <w:color w:val="000000"/>
                <w:kern w:val="0"/>
                <w:sz w:val="20"/>
                <w:szCs w:val="20"/>
              </w:rPr>
              <w:t>新竹市</w:t>
            </w:r>
          </w:p>
          <w:p w14:paraId="77951E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20: </w:t>
            </w:r>
            <w:r w:rsidRPr="001A7CC5">
              <w:rPr>
                <w:rFonts w:ascii="標楷體" w:eastAsia="標楷體" w:hAnsi="標楷體" w:cs="新細明體" w:hint="eastAsia"/>
                <w:color w:val="000000"/>
                <w:kern w:val="0"/>
                <w:sz w:val="20"/>
                <w:szCs w:val="20"/>
              </w:rPr>
              <w:t>新竹縣</w:t>
            </w:r>
          </w:p>
          <w:p w14:paraId="2EC51E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25: </w:t>
            </w:r>
            <w:r w:rsidRPr="001A7CC5">
              <w:rPr>
                <w:rFonts w:ascii="標楷體" w:eastAsia="標楷體" w:hAnsi="標楷體" w:cs="新細明體" w:hint="eastAsia"/>
                <w:color w:val="000000"/>
                <w:kern w:val="0"/>
                <w:sz w:val="20"/>
                <w:szCs w:val="20"/>
              </w:rPr>
              <w:t>苗栗市</w:t>
            </w:r>
          </w:p>
          <w:p w14:paraId="5B1F5DB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35: </w:t>
            </w:r>
            <w:r w:rsidRPr="001A7CC5">
              <w:rPr>
                <w:rFonts w:ascii="標楷體" w:eastAsia="標楷體" w:hAnsi="標楷體" w:cs="新細明體" w:hint="eastAsia"/>
                <w:color w:val="000000"/>
                <w:kern w:val="0"/>
                <w:sz w:val="20"/>
                <w:szCs w:val="20"/>
              </w:rPr>
              <w:t>台中市</w:t>
            </w:r>
          </w:p>
          <w:p w14:paraId="5D5A689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40: </w:t>
            </w:r>
            <w:r w:rsidRPr="001A7CC5">
              <w:rPr>
                <w:rFonts w:ascii="標楷體" w:eastAsia="標楷體" w:hAnsi="標楷體" w:cs="新細明體" w:hint="eastAsia"/>
                <w:color w:val="000000"/>
                <w:kern w:val="0"/>
                <w:sz w:val="20"/>
                <w:szCs w:val="20"/>
              </w:rPr>
              <w:t>彰化縣</w:t>
            </w:r>
          </w:p>
          <w:p w14:paraId="706BCE3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45: </w:t>
            </w:r>
            <w:r w:rsidRPr="001A7CC5">
              <w:rPr>
                <w:rFonts w:ascii="標楷體" w:eastAsia="標楷體" w:hAnsi="標楷體" w:cs="新細明體" w:hint="eastAsia"/>
                <w:color w:val="000000"/>
                <w:kern w:val="0"/>
                <w:sz w:val="20"/>
                <w:szCs w:val="20"/>
              </w:rPr>
              <w:t>南投縣</w:t>
            </w:r>
          </w:p>
          <w:p w14:paraId="72D2C7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50: </w:t>
            </w:r>
            <w:r w:rsidRPr="001A7CC5">
              <w:rPr>
                <w:rFonts w:ascii="標楷體" w:eastAsia="標楷體" w:hAnsi="標楷體" w:cs="新細明體" w:hint="eastAsia"/>
                <w:color w:val="000000"/>
                <w:kern w:val="0"/>
                <w:sz w:val="20"/>
                <w:szCs w:val="20"/>
              </w:rPr>
              <w:t>雲林縣</w:t>
            </w:r>
          </w:p>
          <w:p w14:paraId="1B3D850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54: </w:t>
            </w:r>
            <w:r w:rsidRPr="001A7CC5">
              <w:rPr>
                <w:rFonts w:ascii="標楷體" w:eastAsia="標楷體" w:hAnsi="標楷體" w:cs="新細明體" w:hint="eastAsia"/>
                <w:color w:val="000000"/>
                <w:kern w:val="0"/>
                <w:sz w:val="20"/>
                <w:szCs w:val="20"/>
              </w:rPr>
              <w:t>嘉義市</w:t>
            </w:r>
          </w:p>
          <w:p w14:paraId="2225F2B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55: </w:t>
            </w:r>
            <w:r w:rsidRPr="001A7CC5">
              <w:rPr>
                <w:rFonts w:ascii="標楷體" w:eastAsia="標楷體" w:hAnsi="標楷體" w:cs="新細明體" w:hint="eastAsia"/>
                <w:color w:val="000000"/>
                <w:kern w:val="0"/>
                <w:sz w:val="20"/>
                <w:szCs w:val="20"/>
              </w:rPr>
              <w:t>嘉義縣</w:t>
            </w:r>
          </w:p>
          <w:p w14:paraId="24DCB8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65: </w:t>
            </w:r>
            <w:r w:rsidRPr="001A7CC5">
              <w:rPr>
                <w:rFonts w:ascii="標楷體" w:eastAsia="標楷體" w:hAnsi="標楷體" w:cs="新細明體" w:hint="eastAsia"/>
                <w:color w:val="000000"/>
                <w:kern w:val="0"/>
                <w:sz w:val="20"/>
                <w:szCs w:val="20"/>
              </w:rPr>
              <w:t>台南市</w:t>
            </w:r>
          </w:p>
          <w:p w14:paraId="42B0797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70: </w:t>
            </w:r>
            <w:r w:rsidRPr="001A7CC5">
              <w:rPr>
                <w:rFonts w:ascii="標楷體" w:eastAsia="標楷體" w:hAnsi="標楷體" w:cs="新細明體" w:hint="eastAsia"/>
                <w:color w:val="000000"/>
                <w:kern w:val="0"/>
                <w:sz w:val="20"/>
                <w:szCs w:val="20"/>
              </w:rPr>
              <w:t>高雄市</w:t>
            </w:r>
          </w:p>
          <w:p w14:paraId="07311B6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80: </w:t>
            </w:r>
            <w:r w:rsidRPr="001A7CC5">
              <w:rPr>
                <w:rFonts w:ascii="標楷體" w:eastAsia="標楷體" w:hAnsi="標楷體" w:cs="新細明體" w:hint="eastAsia"/>
                <w:color w:val="000000"/>
                <w:kern w:val="0"/>
                <w:sz w:val="20"/>
                <w:szCs w:val="20"/>
              </w:rPr>
              <w:t>屏東市</w:t>
            </w:r>
          </w:p>
          <w:p w14:paraId="01F62A3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85: </w:t>
            </w:r>
            <w:r w:rsidRPr="001A7CC5">
              <w:rPr>
                <w:rFonts w:ascii="標楷體" w:eastAsia="標楷體" w:hAnsi="標楷體" w:cs="新細明體" w:hint="eastAsia"/>
                <w:color w:val="000000"/>
                <w:kern w:val="0"/>
                <w:sz w:val="20"/>
                <w:szCs w:val="20"/>
              </w:rPr>
              <w:t>台東縣</w:t>
            </w:r>
          </w:p>
          <w:p w14:paraId="5BBD94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90: </w:t>
            </w:r>
            <w:r w:rsidRPr="001A7CC5">
              <w:rPr>
                <w:rFonts w:ascii="標楷體" w:eastAsia="標楷體" w:hAnsi="標楷體" w:cs="新細明體" w:hint="eastAsia"/>
                <w:color w:val="000000"/>
                <w:kern w:val="0"/>
                <w:sz w:val="20"/>
                <w:szCs w:val="20"/>
              </w:rPr>
              <w:t>花蓮縣</w:t>
            </w:r>
          </w:p>
          <w:p w14:paraId="130392F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95: </w:t>
            </w:r>
            <w:r w:rsidRPr="001A7CC5">
              <w:rPr>
                <w:rFonts w:ascii="標楷體" w:eastAsia="標楷體" w:hAnsi="標楷體" w:cs="新細明體" w:hint="eastAsia"/>
                <w:color w:val="000000"/>
                <w:kern w:val="0"/>
                <w:sz w:val="20"/>
                <w:szCs w:val="20"/>
              </w:rPr>
              <w:t>宜蘭縣</w:t>
            </w:r>
          </w:p>
          <w:p w14:paraId="0B29C136" w14:textId="77777777" w:rsidR="00D64561"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97: </w:t>
            </w:r>
            <w:r w:rsidRPr="001A7CC5">
              <w:rPr>
                <w:rFonts w:ascii="標楷體" w:eastAsia="標楷體" w:hAnsi="標楷體" w:cs="新細明體" w:hint="eastAsia"/>
                <w:color w:val="000000"/>
                <w:kern w:val="0"/>
                <w:sz w:val="20"/>
                <w:szCs w:val="20"/>
              </w:rPr>
              <w:t>澎湖縣</w:t>
            </w:r>
          </w:p>
          <w:p w14:paraId="5BE5DF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2414</w:t>
            </w:r>
            <w:r>
              <w:rPr>
                <w:rFonts w:ascii="標楷體" w:eastAsia="標楷體" w:hAnsi="標楷體" w:cs="新細明體" w:hint="eastAsia"/>
                <w:color w:val="000000"/>
                <w:kern w:val="0"/>
              </w:rPr>
              <w:t>轉換為新代碼)</w:t>
            </w:r>
          </w:p>
        </w:tc>
      </w:tr>
      <w:tr w:rsidR="00D64561" w:rsidRPr="008F20B5" w14:paraId="3D8F4E25" w14:textId="77777777" w:rsidTr="00614F5B">
        <w:trPr>
          <w:trHeight w:val="340"/>
        </w:trPr>
        <w:tc>
          <w:tcPr>
            <w:tcW w:w="267" w:type="pct"/>
          </w:tcPr>
          <w:p w14:paraId="679E69A2"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43475DF8"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ClTypeCode</w:t>
            </w:r>
            <w:proofErr w:type="spellEnd"/>
          </w:p>
        </w:tc>
        <w:tc>
          <w:tcPr>
            <w:tcW w:w="1864" w:type="pct"/>
            <w:noWrap/>
            <w:hideMark/>
          </w:tcPr>
          <w:p w14:paraId="23ECBF1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6" w:type="pct"/>
            <w:noWrap/>
            <w:hideMark/>
          </w:tcPr>
          <w:p w14:paraId="4C6AF66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E7C61C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6E40238D" w14:textId="77777777" w:rsidR="00D64561" w:rsidRPr="004A1C2C"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2DA0D8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本國中央政府及央行債券</w:t>
            </w:r>
          </w:p>
          <w:p w14:paraId="0EA15F1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102</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本國地方政府債券</w:t>
            </w:r>
          </w:p>
          <w:p w14:paraId="5FC9A7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103</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外國中央政府及央行債券</w:t>
            </w:r>
          </w:p>
          <w:p w14:paraId="561CA80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104</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外國銀行發行之債券</w:t>
            </w:r>
          </w:p>
          <w:p w14:paraId="2466D9A1"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110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擔保公司債</w:t>
            </w:r>
          </w:p>
          <w:p w14:paraId="18B7BB19"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130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金融債券</w:t>
            </w:r>
          </w:p>
          <w:p w14:paraId="5B917E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160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國庫券</w:t>
            </w:r>
          </w:p>
          <w:p w14:paraId="779FAB5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180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中央銀行可轉讓定期存單</w:t>
            </w:r>
          </w:p>
          <w:p w14:paraId="437D517E"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190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一般金融機構可轉讓定期存單</w:t>
            </w:r>
          </w:p>
          <w:p w14:paraId="39AC38CC"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1D0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信託憑證</w:t>
            </w:r>
          </w:p>
          <w:p w14:paraId="1F0BC4C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1E1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受益憑證</w:t>
            </w:r>
          </w:p>
          <w:p w14:paraId="2188B18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1X0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其他有價證券</w:t>
            </w:r>
          </w:p>
          <w:p w14:paraId="140F5A7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998</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經銀行提供保證之放款</w:t>
            </w:r>
          </w:p>
          <w:p w14:paraId="2C0E59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999</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經主管機關認可之信用保證機構提供保證之放款</w:t>
            </w:r>
          </w:p>
        </w:tc>
      </w:tr>
      <w:tr w:rsidR="00D64561" w:rsidRPr="008F20B5" w14:paraId="14530FA9" w14:textId="77777777" w:rsidTr="00614F5B">
        <w:trPr>
          <w:trHeight w:val="340"/>
        </w:trPr>
        <w:tc>
          <w:tcPr>
            <w:tcW w:w="267" w:type="pct"/>
          </w:tcPr>
          <w:p w14:paraId="3DB5B0F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E51DCAC"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EvaDate</w:t>
            </w:r>
            <w:proofErr w:type="spellEnd"/>
          </w:p>
        </w:tc>
        <w:tc>
          <w:tcPr>
            <w:tcW w:w="1864" w:type="pct"/>
            <w:noWrap/>
            <w:hideMark/>
          </w:tcPr>
          <w:p w14:paraId="258BAB7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66" w:type="pct"/>
            <w:noWrap/>
            <w:hideMark/>
          </w:tcPr>
          <w:p w14:paraId="7A3EE81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A5AF36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31474CE8"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175E363A"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11AAA12B" w14:textId="77777777" w:rsidTr="00614F5B">
        <w:trPr>
          <w:trHeight w:val="340"/>
        </w:trPr>
        <w:tc>
          <w:tcPr>
            <w:tcW w:w="267" w:type="pct"/>
          </w:tcPr>
          <w:p w14:paraId="518C8F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8794BAA"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EvaAmt</w:t>
            </w:r>
            <w:proofErr w:type="spellEnd"/>
          </w:p>
        </w:tc>
        <w:tc>
          <w:tcPr>
            <w:tcW w:w="1864" w:type="pct"/>
            <w:noWrap/>
          </w:tcPr>
          <w:p w14:paraId="00587BD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估值／現值</w:t>
            </w:r>
          </w:p>
        </w:tc>
        <w:tc>
          <w:tcPr>
            <w:tcW w:w="266" w:type="pct"/>
            <w:noWrap/>
          </w:tcPr>
          <w:p w14:paraId="5D92F09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923DD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2667B39B"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7362001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6D5D29B" w14:textId="77777777" w:rsidTr="00614F5B">
        <w:trPr>
          <w:trHeight w:val="340"/>
        </w:trPr>
        <w:tc>
          <w:tcPr>
            <w:tcW w:w="267" w:type="pct"/>
          </w:tcPr>
          <w:p w14:paraId="59F5994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053A0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PledgeAmt</w:t>
            </w:r>
            <w:proofErr w:type="spellEnd"/>
          </w:p>
        </w:tc>
        <w:tc>
          <w:tcPr>
            <w:tcW w:w="1864" w:type="pct"/>
            <w:noWrap/>
            <w:hideMark/>
          </w:tcPr>
          <w:p w14:paraId="698F786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66" w:type="pct"/>
            <w:noWrap/>
            <w:hideMark/>
          </w:tcPr>
          <w:p w14:paraId="400AF62A"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7F926E9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6FF09A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hideMark/>
          </w:tcPr>
          <w:p w14:paraId="7C627B87"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929E22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23D07633" w14:textId="77777777" w:rsidTr="00614F5B">
        <w:trPr>
          <w:trHeight w:val="340"/>
        </w:trPr>
        <w:tc>
          <w:tcPr>
            <w:tcW w:w="267" w:type="pct"/>
          </w:tcPr>
          <w:p w14:paraId="53FD2F0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3019AD3"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PledgeStartDate</w:t>
            </w:r>
            <w:proofErr w:type="spellEnd"/>
          </w:p>
        </w:tc>
        <w:tc>
          <w:tcPr>
            <w:tcW w:w="1864" w:type="pct"/>
            <w:noWrap/>
            <w:hideMark/>
          </w:tcPr>
          <w:p w14:paraId="5F9D597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保證起日</w:t>
            </w:r>
          </w:p>
        </w:tc>
        <w:tc>
          <w:tcPr>
            <w:tcW w:w="266" w:type="pct"/>
            <w:noWrap/>
            <w:hideMark/>
          </w:tcPr>
          <w:p w14:paraId="327EB2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419E4AA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3D1F8C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2942BFE5"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00C86B7E"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0D590585" w14:textId="77777777" w:rsidTr="00614F5B">
        <w:trPr>
          <w:trHeight w:val="340"/>
        </w:trPr>
        <w:tc>
          <w:tcPr>
            <w:tcW w:w="267" w:type="pct"/>
          </w:tcPr>
          <w:p w14:paraId="0F53499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939DFC9"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PledgeEndDate</w:t>
            </w:r>
            <w:proofErr w:type="spellEnd"/>
          </w:p>
        </w:tc>
        <w:tc>
          <w:tcPr>
            <w:tcW w:w="1864" w:type="pct"/>
            <w:noWrap/>
            <w:hideMark/>
          </w:tcPr>
          <w:p w14:paraId="0C4AE24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保證迄日</w:t>
            </w:r>
          </w:p>
        </w:tc>
        <w:tc>
          <w:tcPr>
            <w:tcW w:w="266" w:type="pct"/>
            <w:noWrap/>
            <w:hideMark/>
          </w:tcPr>
          <w:p w14:paraId="2FD754C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72DB76F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6D224E9"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6DEBEEF"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4FAAD1"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78CC8480" w14:textId="77777777" w:rsidTr="00614F5B">
        <w:trPr>
          <w:trHeight w:val="340"/>
        </w:trPr>
        <w:tc>
          <w:tcPr>
            <w:tcW w:w="267" w:type="pct"/>
          </w:tcPr>
          <w:p w14:paraId="2B3580E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9E0F1B"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PledgeBankCode</w:t>
            </w:r>
            <w:proofErr w:type="spellEnd"/>
          </w:p>
        </w:tc>
        <w:tc>
          <w:tcPr>
            <w:tcW w:w="1864" w:type="pct"/>
            <w:noWrap/>
            <w:hideMark/>
          </w:tcPr>
          <w:p w14:paraId="50B650B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保證銀行</w:t>
            </w:r>
          </w:p>
        </w:tc>
        <w:tc>
          <w:tcPr>
            <w:tcW w:w="266" w:type="pct"/>
            <w:noWrap/>
            <w:hideMark/>
          </w:tcPr>
          <w:p w14:paraId="7D42F7A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D24DC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1C072AFB"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5A08A47E"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189B504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台新扣款</w:t>
            </w:r>
          </w:p>
          <w:p w14:paraId="1963EA8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華僑商銀</w:t>
            </w:r>
          </w:p>
          <w:p w14:paraId="2929B12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匯通商銀</w:t>
            </w:r>
          </w:p>
          <w:p w14:paraId="3F7E437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中央信託</w:t>
            </w:r>
          </w:p>
          <w:p w14:paraId="69F00B3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中國農民</w:t>
            </w:r>
          </w:p>
          <w:p w14:paraId="38EA4F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交通銀行</w:t>
            </w:r>
          </w:p>
          <w:p w14:paraId="0FF91FF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工業銀行</w:t>
            </w:r>
          </w:p>
          <w:p w14:paraId="634C3C9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陽信商銀</w:t>
            </w:r>
          </w:p>
          <w:p w14:paraId="7EBD625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上海銀行</w:t>
            </w:r>
          </w:p>
          <w:p w14:paraId="42729C9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台北銀行</w:t>
            </w:r>
          </w:p>
          <w:p w14:paraId="41EF1A5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世華商銀</w:t>
            </w:r>
          </w:p>
          <w:p w14:paraId="0CD327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東京三菱</w:t>
            </w:r>
          </w:p>
          <w:p w14:paraId="1BA97D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高雄銀行</w:t>
            </w:r>
          </w:p>
          <w:p w14:paraId="502FE07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中國商銀</w:t>
            </w:r>
          </w:p>
          <w:p w14:paraId="57C35F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合庫扣款</w:t>
            </w:r>
          </w:p>
          <w:p w14:paraId="7D466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第一勸業</w:t>
            </w:r>
          </w:p>
          <w:p w14:paraId="119865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美商花旗</w:t>
            </w:r>
          </w:p>
          <w:p w14:paraId="1E8AF20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美國商銀</w:t>
            </w:r>
          </w:p>
          <w:p w14:paraId="537350C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泰國盤古</w:t>
            </w:r>
          </w:p>
          <w:p w14:paraId="09EECD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美國運通</w:t>
            </w:r>
          </w:p>
          <w:p w14:paraId="294F180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菲律賓首</w:t>
            </w:r>
          </w:p>
          <w:p w14:paraId="5A59543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美商大通</w:t>
            </w:r>
          </w:p>
          <w:p w14:paraId="3000274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日商東海</w:t>
            </w:r>
          </w:p>
          <w:p w14:paraId="10F0C21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紐約銀行</w:t>
            </w:r>
          </w:p>
          <w:p w14:paraId="7F51BA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郵局口款</w:t>
            </w:r>
          </w:p>
          <w:p w14:paraId="7D772B6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加大帝國</w:t>
            </w:r>
          </w:p>
          <w:p w14:paraId="5FC8D06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波士頓</w:t>
            </w:r>
          </w:p>
          <w:p w14:paraId="35F0E6D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日商富士</w:t>
            </w:r>
          </w:p>
          <w:p w14:paraId="75D4F95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29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法商百利</w:t>
            </w:r>
          </w:p>
          <w:p w14:paraId="066E1E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荷蘭荷蘭</w:t>
            </w:r>
          </w:p>
          <w:p w14:paraId="498D438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新光銀行</w:t>
            </w:r>
          </w:p>
          <w:p w14:paraId="4B640D1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法國興業</w:t>
            </w:r>
          </w:p>
          <w:p w14:paraId="5857525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商豐業銀</w:t>
            </w:r>
          </w:p>
          <w:p w14:paraId="28FFDB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土地銀行</w:t>
            </w:r>
          </w:p>
          <w:p w14:paraId="7A9996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中小企銀</w:t>
            </w:r>
          </w:p>
          <w:p w14:paraId="7130166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澳洲國民</w:t>
            </w:r>
          </w:p>
          <w:p w14:paraId="5CD930B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法國百利</w:t>
            </w:r>
          </w:p>
          <w:p w14:paraId="132F6DB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加大豐業</w:t>
            </w:r>
          </w:p>
          <w:p w14:paraId="1D91FCE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中華農民</w:t>
            </w:r>
          </w:p>
          <w:p w14:paraId="049ED1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上海農民</w:t>
            </w:r>
          </w:p>
          <w:p w14:paraId="5BDBCB9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比利聯合</w:t>
            </w:r>
          </w:p>
          <w:p w14:paraId="1A1D9CF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比利中國</w:t>
            </w:r>
          </w:p>
          <w:p w14:paraId="7D1AC1E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台北商銀</w:t>
            </w:r>
          </w:p>
          <w:p w14:paraId="068CF05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新竹企銀</w:t>
            </w:r>
          </w:p>
          <w:p w14:paraId="67EE03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台中企銀</w:t>
            </w:r>
          </w:p>
          <w:p w14:paraId="311AEE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台南企銀</w:t>
            </w:r>
          </w:p>
          <w:p w14:paraId="714DC06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高雄企銀</w:t>
            </w:r>
          </w:p>
          <w:p w14:paraId="4EDB57B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花蓮企銀</w:t>
            </w:r>
          </w:p>
          <w:p w14:paraId="4FC0936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台東企銀</w:t>
            </w:r>
          </w:p>
          <w:p w14:paraId="29E35E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第一銀行</w:t>
            </w:r>
          </w:p>
          <w:p w14:paraId="12BED1F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w:t>
            </w:r>
          </w:p>
          <w:p w14:paraId="3D89DF5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德意志銀</w:t>
            </w:r>
          </w:p>
          <w:p w14:paraId="6D4950E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美商漢華</w:t>
            </w:r>
          </w:p>
          <w:p w14:paraId="30B0F73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加大皇銀</w:t>
            </w:r>
          </w:p>
          <w:p w14:paraId="100908C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華南銀行</w:t>
            </w:r>
          </w:p>
          <w:p w14:paraId="45A236D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法國里昂</w:t>
            </w:r>
          </w:p>
          <w:p w14:paraId="7B1EEF0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萬通銀行</w:t>
            </w:r>
          </w:p>
          <w:p w14:paraId="6CC4FBB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大安銀行</w:t>
            </w:r>
          </w:p>
          <w:p w14:paraId="5BF8A3D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聯邦銀行</w:t>
            </w:r>
          </w:p>
          <w:p w14:paraId="6CB1862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中華商銀</w:t>
            </w:r>
          </w:p>
          <w:p w14:paraId="71738D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遠東商銀</w:t>
            </w:r>
          </w:p>
          <w:p w14:paraId="791509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亞太商銀</w:t>
            </w:r>
          </w:p>
          <w:p w14:paraId="3712E8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華信銀行</w:t>
            </w:r>
          </w:p>
          <w:p w14:paraId="6B7F96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玉山商銀</w:t>
            </w:r>
          </w:p>
          <w:p w14:paraId="18C19A7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萬泰銀行</w:t>
            </w:r>
          </w:p>
          <w:p w14:paraId="564F9F4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匯豐銀行</w:t>
            </w:r>
          </w:p>
          <w:p w14:paraId="479E045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泛亞銀行</w:t>
            </w:r>
          </w:p>
          <w:p w14:paraId="141860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中興商銀</w:t>
            </w:r>
          </w:p>
          <w:p w14:paraId="063FEC1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富邦商銀</w:t>
            </w:r>
          </w:p>
          <w:p w14:paraId="5D50D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大眾銀行</w:t>
            </w:r>
          </w:p>
          <w:p w14:paraId="020304E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寶島商銀</w:t>
            </w:r>
          </w:p>
          <w:p w14:paraId="48E05F4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安泰商銀</w:t>
            </w:r>
          </w:p>
          <w:p w14:paraId="62B4BBB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巴黎銀行</w:t>
            </w:r>
          </w:p>
          <w:p w14:paraId="4A92CC9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中國信託</w:t>
            </w:r>
          </w:p>
          <w:p w14:paraId="7CBFF75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慶豐商銀</w:t>
            </w:r>
          </w:p>
          <w:p w14:paraId="6B81158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英商渣打</w:t>
            </w:r>
          </w:p>
          <w:p w14:paraId="5222DF9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澳洲國銀</w:t>
            </w:r>
          </w:p>
          <w:p w14:paraId="1EE862B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彰化銀行</w:t>
            </w:r>
          </w:p>
          <w:p w14:paraId="542015E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瑞聯加豐</w:t>
            </w:r>
          </w:p>
          <w:p w14:paraId="6DF4BE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安泰大眾</w:t>
            </w:r>
          </w:p>
          <w:p w14:paraId="614FF71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中銀澳紐</w:t>
            </w:r>
          </w:p>
          <w:p w14:paraId="53C6AE2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三家銀行</w:t>
            </w:r>
          </w:p>
          <w:p w14:paraId="0814F47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花旗台新</w:t>
            </w:r>
          </w:p>
          <w:p w14:paraId="26F3B70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里昂百利</w:t>
            </w:r>
          </w:p>
          <w:p w14:paraId="6EC13EB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奧紐西蘭</w:t>
            </w:r>
          </w:p>
          <w:p w14:paraId="068EDA2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日商東京</w:t>
            </w:r>
          </w:p>
          <w:p w14:paraId="3153D9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87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比利信貸</w:t>
            </w:r>
          </w:p>
        </w:tc>
      </w:tr>
      <w:tr w:rsidR="00D64561" w:rsidRPr="008F20B5" w14:paraId="4E1DE9C2" w14:textId="77777777" w:rsidTr="00614F5B">
        <w:trPr>
          <w:trHeight w:val="340"/>
        </w:trPr>
        <w:tc>
          <w:tcPr>
            <w:tcW w:w="267" w:type="pct"/>
          </w:tcPr>
          <w:p w14:paraId="590423C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EDC6355"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PledgeNO</w:t>
            </w:r>
            <w:proofErr w:type="spellEnd"/>
          </w:p>
        </w:tc>
        <w:tc>
          <w:tcPr>
            <w:tcW w:w="1864" w:type="pct"/>
            <w:noWrap/>
            <w:hideMark/>
          </w:tcPr>
          <w:p w14:paraId="37DB5A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保證書字號</w:t>
            </w:r>
          </w:p>
        </w:tc>
        <w:tc>
          <w:tcPr>
            <w:tcW w:w="266" w:type="pct"/>
            <w:noWrap/>
            <w:hideMark/>
          </w:tcPr>
          <w:p w14:paraId="752D5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6743270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347F30A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tcPr>
          <w:p w14:paraId="0E799B09"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3D5620" w14:textId="77777777" w:rsidR="00D64561" w:rsidRPr="001A7CC5" w:rsidRDefault="00D64561" w:rsidP="00D64561">
            <w:pPr>
              <w:widowControl/>
              <w:rPr>
                <w:rFonts w:ascii="標楷體" w:eastAsia="標楷體" w:hAnsi="標楷體" w:cs="新細明體"/>
                <w:color w:val="000000"/>
                <w:kern w:val="0"/>
              </w:rPr>
            </w:pPr>
          </w:p>
        </w:tc>
      </w:tr>
      <w:tr w:rsidR="00D64561" w:rsidRPr="008F20B5" w14:paraId="77BC28D9" w14:textId="77777777" w:rsidTr="00614F5B">
        <w:trPr>
          <w:trHeight w:val="340"/>
        </w:trPr>
        <w:tc>
          <w:tcPr>
            <w:tcW w:w="267" w:type="pct"/>
          </w:tcPr>
          <w:p w14:paraId="6C9D930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41EBF1F"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OwnerId</w:t>
            </w:r>
            <w:proofErr w:type="spellEnd"/>
          </w:p>
        </w:tc>
        <w:tc>
          <w:tcPr>
            <w:tcW w:w="1864" w:type="pct"/>
            <w:noWrap/>
            <w:hideMark/>
          </w:tcPr>
          <w:p w14:paraId="5A96F60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66" w:type="pct"/>
            <w:noWrap/>
            <w:hideMark/>
          </w:tcPr>
          <w:p w14:paraId="6C696EC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23CC2C1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71277447"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11A4BB8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4AB72B47" w14:textId="77777777" w:rsidTr="00614F5B">
        <w:trPr>
          <w:trHeight w:val="340"/>
        </w:trPr>
        <w:tc>
          <w:tcPr>
            <w:tcW w:w="267" w:type="pct"/>
          </w:tcPr>
          <w:p w14:paraId="08780D1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09BC3D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OwnerName</w:t>
            </w:r>
            <w:proofErr w:type="spellEnd"/>
          </w:p>
        </w:tc>
        <w:tc>
          <w:tcPr>
            <w:tcW w:w="1864" w:type="pct"/>
            <w:noWrap/>
            <w:hideMark/>
          </w:tcPr>
          <w:p w14:paraId="72B3D7D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66" w:type="pct"/>
            <w:noWrap/>
            <w:hideMark/>
          </w:tcPr>
          <w:p w14:paraId="786BD4F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BD675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66" w:type="pct"/>
          </w:tcPr>
          <w:p w14:paraId="3B8A5B34"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D9AC63" w14:textId="77777777" w:rsidR="00D64561" w:rsidRPr="008F20B5" w:rsidRDefault="00D64561" w:rsidP="00D64561">
            <w:pPr>
              <w:widowControl/>
              <w:rPr>
                <w:rFonts w:ascii="標楷體" w:eastAsia="標楷體" w:hAnsi="標楷體" w:cs="新細明體"/>
                <w:color w:val="000000"/>
                <w:kern w:val="0"/>
              </w:rPr>
            </w:pPr>
          </w:p>
        </w:tc>
      </w:tr>
      <w:tr w:rsidR="00C85F7F" w:rsidRPr="00C85F7F" w14:paraId="4CE663DD" w14:textId="77777777" w:rsidTr="00614F5B">
        <w:trPr>
          <w:trHeight w:val="340"/>
        </w:trPr>
        <w:tc>
          <w:tcPr>
            <w:tcW w:w="267" w:type="pct"/>
          </w:tcPr>
          <w:p w14:paraId="4C554DF8" w14:textId="77777777" w:rsidR="00C85F7F" w:rsidRPr="00C85F7F" w:rsidRDefault="00C85F7F"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noWrap/>
          </w:tcPr>
          <w:p w14:paraId="7F9D034C" w14:textId="77059749" w:rsidR="00C85F7F" w:rsidRPr="006200C7" w:rsidRDefault="006200C7" w:rsidP="00D64561">
            <w:pPr>
              <w:widowControl/>
              <w:rPr>
                <w:rFonts w:ascii="標楷體" w:eastAsia="標楷體" w:hAnsi="標楷體"/>
                <w:color w:val="C00000"/>
                <w:highlight w:val="yellow"/>
              </w:rPr>
            </w:pPr>
            <w:proofErr w:type="spellStart"/>
            <w:r w:rsidRPr="006200C7">
              <w:rPr>
                <w:rFonts w:ascii="標楷體" w:eastAsia="標楷體" w:hAnsi="標楷體"/>
                <w:color w:val="C00000"/>
                <w:highlight w:val="yellow"/>
              </w:rPr>
              <w:t>OwnerRelCode</w:t>
            </w:r>
            <w:proofErr w:type="spellEnd"/>
          </w:p>
        </w:tc>
        <w:tc>
          <w:tcPr>
            <w:tcW w:w="1864" w:type="pct"/>
            <w:noWrap/>
          </w:tcPr>
          <w:p w14:paraId="45948381" w14:textId="7466ACA0" w:rsidR="00C85F7F" w:rsidRPr="006200C7" w:rsidRDefault="00C85F7F" w:rsidP="00D64561">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所有權人</w:t>
            </w:r>
            <w:r w:rsidRPr="006200C7">
              <w:rPr>
                <w:rFonts w:ascii="標楷體" w:eastAsia="標楷體" w:hAnsi="標楷體" w:cs="新細明體" w:hint="eastAsia"/>
                <w:color w:val="C00000"/>
                <w:kern w:val="0"/>
                <w:highlight w:val="yellow"/>
                <w:lang w:eastAsia="zh-HK"/>
              </w:rPr>
              <w:t>關係</w:t>
            </w:r>
          </w:p>
        </w:tc>
        <w:tc>
          <w:tcPr>
            <w:tcW w:w="266" w:type="pct"/>
            <w:noWrap/>
          </w:tcPr>
          <w:p w14:paraId="6D85C04E" w14:textId="6D4A2FC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66" w:type="pct"/>
            <w:noWrap/>
          </w:tcPr>
          <w:p w14:paraId="3F2F6560" w14:textId="0494EE0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66" w:type="pct"/>
          </w:tcPr>
          <w:p w14:paraId="1850E33A" w14:textId="77777777" w:rsidR="00C85F7F" w:rsidRPr="006200C7" w:rsidRDefault="00C85F7F" w:rsidP="00D64561">
            <w:pPr>
              <w:widowControl/>
              <w:jc w:val="center"/>
              <w:rPr>
                <w:rFonts w:ascii="標楷體" w:eastAsia="標楷體" w:hAnsi="標楷體" w:cs="新細明體"/>
                <w:color w:val="C00000"/>
                <w:kern w:val="0"/>
                <w:highlight w:val="yellow"/>
              </w:rPr>
            </w:pPr>
          </w:p>
        </w:tc>
        <w:tc>
          <w:tcPr>
            <w:tcW w:w="1150" w:type="pct"/>
            <w:noWrap/>
          </w:tcPr>
          <w:p w14:paraId="7229E941" w14:textId="7E67A859" w:rsidR="00C85F7F" w:rsidRPr="00C85F7F" w:rsidRDefault="006200C7" w:rsidP="00D64561">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D64561" w:rsidRPr="008F20B5" w14:paraId="4CEAAC72" w14:textId="77777777" w:rsidTr="00614F5B">
        <w:trPr>
          <w:trHeight w:val="340"/>
        </w:trPr>
        <w:tc>
          <w:tcPr>
            <w:tcW w:w="267" w:type="pct"/>
          </w:tcPr>
          <w:p w14:paraId="7004306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BC2226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IssuingId</w:t>
            </w:r>
            <w:proofErr w:type="spellEnd"/>
          </w:p>
        </w:tc>
        <w:tc>
          <w:tcPr>
            <w:tcW w:w="1864" w:type="pct"/>
            <w:noWrap/>
            <w:hideMark/>
          </w:tcPr>
          <w:p w14:paraId="11ADD55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發行機構統編</w:t>
            </w:r>
          </w:p>
        </w:tc>
        <w:tc>
          <w:tcPr>
            <w:tcW w:w="266" w:type="pct"/>
            <w:noWrap/>
            <w:hideMark/>
          </w:tcPr>
          <w:p w14:paraId="54DED01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2E2AA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699B9BC9"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p>
        </w:tc>
        <w:tc>
          <w:tcPr>
            <w:tcW w:w="1150" w:type="pct"/>
            <w:noWrap/>
          </w:tcPr>
          <w:p w14:paraId="11B44C9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540D7F75" w14:textId="77777777" w:rsidTr="00614F5B">
        <w:trPr>
          <w:trHeight w:val="340"/>
        </w:trPr>
        <w:tc>
          <w:tcPr>
            <w:tcW w:w="267" w:type="pct"/>
          </w:tcPr>
          <w:p w14:paraId="61E673B8"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0F23FAB"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IssuingCounty</w:t>
            </w:r>
            <w:proofErr w:type="spellEnd"/>
          </w:p>
        </w:tc>
        <w:tc>
          <w:tcPr>
            <w:tcW w:w="1864" w:type="pct"/>
            <w:noWrap/>
            <w:hideMark/>
          </w:tcPr>
          <w:p w14:paraId="48817D8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發行機構所在國別</w:t>
            </w:r>
          </w:p>
        </w:tc>
        <w:tc>
          <w:tcPr>
            <w:tcW w:w="266" w:type="pct"/>
            <w:noWrap/>
            <w:hideMark/>
          </w:tcPr>
          <w:p w14:paraId="2ABA82C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038167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4B66230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285B5D0D"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7D020F85" w14:textId="77777777" w:rsidTr="00614F5B">
        <w:trPr>
          <w:trHeight w:val="340"/>
        </w:trPr>
        <w:tc>
          <w:tcPr>
            <w:tcW w:w="267" w:type="pct"/>
          </w:tcPr>
          <w:p w14:paraId="24DF8D2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2F36453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DocNo</w:t>
            </w:r>
            <w:proofErr w:type="spellEnd"/>
          </w:p>
        </w:tc>
        <w:tc>
          <w:tcPr>
            <w:tcW w:w="1864" w:type="pct"/>
            <w:noWrap/>
            <w:hideMark/>
          </w:tcPr>
          <w:p w14:paraId="50093B9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憑證編號</w:t>
            </w:r>
          </w:p>
        </w:tc>
        <w:tc>
          <w:tcPr>
            <w:tcW w:w="266" w:type="pct"/>
            <w:noWrap/>
            <w:hideMark/>
          </w:tcPr>
          <w:p w14:paraId="0D402B6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71CE11E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49249E0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1CD0455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32DEFC71" w14:textId="77777777" w:rsidTr="00614F5B">
        <w:trPr>
          <w:trHeight w:val="340"/>
        </w:trPr>
        <w:tc>
          <w:tcPr>
            <w:tcW w:w="267" w:type="pct"/>
          </w:tcPr>
          <w:p w14:paraId="531A62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6415B4F"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LoanToValue</w:t>
            </w:r>
            <w:proofErr w:type="spellEnd"/>
          </w:p>
        </w:tc>
        <w:tc>
          <w:tcPr>
            <w:tcW w:w="1864" w:type="pct"/>
            <w:noWrap/>
          </w:tcPr>
          <w:p w14:paraId="0458AFE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p>
        </w:tc>
        <w:tc>
          <w:tcPr>
            <w:tcW w:w="266" w:type="pct"/>
            <w:noWrap/>
          </w:tcPr>
          <w:p w14:paraId="59601DD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57655F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66" w:type="pct"/>
          </w:tcPr>
          <w:p w14:paraId="1EC9603E"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2E7E005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D64561" w:rsidRPr="00C85F7F" w14:paraId="33F401A0" w14:textId="77777777" w:rsidTr="00614F5B">
        <w:trPr>
          <w:trHeight w:val="340"/>
        </w:trPr>
        <w:tc>
          <w:tcPr>
            <w:tcW w:w="267" w:type="pct"/>
          </w:tcPr>
          <w:p w14:paraId="2F874CC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49A0E77"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SecuritiesType</w:t>
            </w:r>
            <w:proofErr w:type="spellEnd"/>
          </w:p>
        </w:tc>
        <w:tc>
          <w:tcPr>
            <w:tcW w:w="1864" w:type="pct"/>
            <w:noWrap/>
          </w:tcPr>
          <w:p w14:paraId="5529DBB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有價證券類別</w:t>
            </w:r>
          </w:p>
        </w:tc>
        <w:tc>
          <w:tcPr>
            <w:tcW w:w="266" w:type="pct"/>
            <w:noWrap/>
          </w:tcPr>
          <w:p w14:paraId="41DE2E3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3A05CDD" w14:textId="4E0B91A8"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2602D209" w14:textId="77777777" w:rsidR="00D64561" w:rsidRPr="00C85F7F" w:rsidRDefault="00D64561" w:rsidP="00D64561">
            <w:pPr>
              <w:widowControl/>
              <w:rPr>
                <w:rFonts w:ascii="標楷體" w:eastAsia="標楷體" w:hAnsi="標楷體" w:cs="新細明體"/>
                <w:color w:val="000000"/>
                <w:kern w:val="0"/>
              </w:rPr>
            </w:pPr>
          </w:p>
        </w:tc>
        <w:tc>
          <w:tcPr>
            <w:tcW w:w="1150" w:type="pct"/>
            <w:noWrap/>
          </w:tcPr>
          <w:p w14:paraId="3D96221B" w14:textId="069D4C41" w:rsidR="00D745D4" w:rsidRPr="00C85F7F" w:rsidRDefault="00D745D4"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54063C8" w14:textId="1AEE288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股票</w:t>
            </w:r>
          </w:p>
          <w:p w14:paraId="2240D88F" w14:textId="0BE728DF"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基金</w:t>
            </w:r>
          </w:p>
          <w:p w14:paraId="2CC0A4D1" w14:textId="39456751"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債券</w:t>
            </w:r>
          </w:p>
          <w:p w14:paraId="757FA89C" w14:textId="63C93B5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4:</w:t>
            </w:r>
            <w:r w:rsidR="00D64561" w:rsidRPr="00C85F7F">
              <w:rPr>
                <w:rFonts w:ascii="標楷體" w:eastAsia="標楷體" w:hAnsi="標楷體" w:cs="新細明體" w:hint="eastAsia"/>
                <w:color w:val="000000"/>
                <w:kern w:val="0"/>
              </w:rPr>
              <w:t>票券/國庫儲蓄券</w:t>
            </w:r>
          </w:p>
          <w:p w14:paraId="3D745BD6" w14:textId="4E10B11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其他</w:t>
            </w:r>
          </w:p>
        </w:tc>
      </w:tr>
      <w:tr w:rsidR="00D64561" w:rsidRPr="00C85F7F" w14:paraId="6CFB35C9" w14:textId="77777777" w:rsidTr="00614F5B">
        <w:trPr>
          <w:trHeight w:val="340"/>
        </w:trPr>
        <w:tc>
          <w:tcPr>
            <w:tcW w:w="267" w:type="pct"/>
          </w:tcPr>
          <w:p w14:paraId="32EF2B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C6A2E96" w14:textId="77777777" w:rsidR="00D64561" w:rsidRPr="00C85F7F" w:rsidRDefault="00D64561" w:rsidP="00D64561">
            <w:pPr>
              <w:widowControl/>
              <w:rPr>
                <w:rFonts w:ascii="標楷體" w:eastAsia="標楷體" w:hAnsi="標楷體"/>
              </w:rPr>
            </w:pPr>
            <w:r w:rsidRPr="00C85F7F">
              <w:rPr>
                <w:rFonts w:ascii="標楷體" w:eastAsia="標楷體" w:hAnsi="標楷體"/>
              </w:rPr>
              <w:t>Listed</w:t>
            </w:r>
          </w:p>
        </w:tc>
        <w:tc>
          <w:tcPr>
            <w:tcW w:w="1864" w:type="pct"/>
            <w:noWrap/>
          </w:tcPr>
          <w:p w14:paraId="3089FB9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掛牌交易所</w:t>
            </w:r>
          </w:p>
        </w:tc>
        <w:tc>
          <w:tcPr>
            <w:tcW w:w="266" w:type="pct"/>
            <w:noWrap/>
          </w:tcPr>
          <w:p w14:paraId="3884EA0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5E12EE26" w14:textId="0FF45186" w:rsidR="00D64561" w:rsidRPr="00C85F7F" w:rsidRDefault="0014330A" w:rsidP="00614F5B">
            <w:pPr>
              <w:widowControl/>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1E893567"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FEF6DE"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0D27521" w14:textId="0C69876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臺灣證交所</w:t>
            </w:r>
          </w:p>
          <w:p w14:paraId="74E43C1E" w14:textId="6172063E"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櫃檯買賣中心</w:t>
            </w:r>
          </w:p>
          <w:p w14:paraId="72E32F86" w14:textId="5024DD6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紐約證券交易所（NYSE）</w:t>
            </w:r>
          </w:p>
          <w:p w14:paraId="10A325CA" w14:textId="5E268E3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color w:val="000000"/>
                <w:kern w:val="0"/>
              </w:rPr>
              <w:t>04:</w:t>
            </w:r>
            <w:r w:rsidR="00D64561" w:rsidRPr="00C85F7F">
              <w:rPr>
                <w:rFonts w:ascii="標楷體" w:eastAsia="標楷體" w:hAnsi="標楷體" w:cs="新細明體" w:hint="eastAsia"/>
                <w:color w:val="000000"/>
                <w:kern w:val="0"/>
              </w:rPr>
              <w:t>那斯達克（Nasdaq）</w:t>
            </w:r>
          </w:p>
          <w:p w14:paraId="5DED5E78" w14:textId="45DA746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倫敦證券交易所（LSE）</w:t>
            </w:r>
          </w:p>
          <w:p w14:paraId="764E0240" w14:textId="2957EF0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06:</w:t>
            </w:r>
            <w:r w:rsidR="00D64561" w:rsidRPr="00C85F7F">
              <w:rPr>
                <w:rFonts w:ascii="標楷體" w:eastAsia="標楷體" w:hAnsi="標楷體" w:cs="新細明體" w:hint="eastAsia"/>
                <w:color w:val="000000"/>
                <w:kern w:val="0"/>
              </w:rPr>
              <w:t>德國證券交易所（GSE）</w:t>
            </w:r>
          </w:p>
          <w:p w14:paraId="29B9373B" w14:textId="0867E383"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07:</w:t>
            </w:r>
            <w:r w:rsidR="00D64561" w:rsidRPr="00C85F7F">
              <w:rPr>
                <w:rFonts w:ascii="標楷體" w:eastAsia="標楷體" w:hAnsi="標楷體" w:cs="新細明體" w:hint="eastAsia"/>
                <w:color w:val="000000"/>
                <w:kern w:val="0"/>
              </w:rPr>
              <w:t>歐洲交易所（Euronext）</w:t>
            </w:r>
          </w:p>
          <w:p w14:paraId="41888E27" w14:textId="1F369CD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lastRenderedPageBreak/>
              <w:t>08:</w:t>
            </w:r>
            <w:r w:rsidR="00D64561" w:rsidRPr="00C85F7F">
              <w:rPr>
                <w:rFonts w:ascii="標楷體" w:eastAsia="標楷體" w:hAnsi="標楷體" w:cs="新細明體" w:hint="eastAsia"/>
                <w:color w:val="000000"/>
                <w:kern w:val="0"/>
              </w:rPr>
              <w:t>東京證券交易所（TSE）</w:t>
            </w:r>
          </w:p>
          <w:p w14:paraId="2EC23F18" w14:textId="72CF51E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無</w:t>
            </w:r>
          </w:p>
        </w:tc>
      </w:tr>
      <w:tr w:rsidR="00D64561" w:rsidRPr="00C85F7F" w14:paraId="4B31573D" w14:textId="77777777" w:rsidTr="00614F5B">
        <w:trPr>
          <w:trHeight w:val="340"/>
        </w:trPr>
        <w:tc>
          <w:tcPr>
            <w:tcW w:w="267" w:type="pct"/>
          </w:tcPr>
          <w:p w14:paraId="7C4B577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166EBA8"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OfferingDate</w:t>
            </w:r>
            <w:proofErr w:type="spellEnd"/>
          </w:p>
        </w:tc>
        <w:tc>
          <w:tcPr>
            <w:tcW w:w="1864" w:type="pct"/>
            <w:noWrap/>
          </w:tcPr>
          <w:p w14:paraId="146B893D"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發行日</w:t>
            </w:r>
          </w:p>
        </w:tc>
        <w:tc>
          <w:tcPr>
            <w:tcW w:w="266" w:type="pct"/>
            <w:noWrap/>
          </w:tcPr>
          <w:p w14:paraId="7C7CB0B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5694483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513E58D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7E28515"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E40F71"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5F73504F" w14:textId="77777777" w:rsidTr="00614F5B">
        <w:trPr>
          <w:trHeight w:val="340"/>
        </w:trPr>
        <w:tc>
          <w:tcPr>
            <w:tcW w:w="267" w:type="pct"/>
          </w:tcPr>
          <w:p w14:paraId="3EEC9C4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634E0FC"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ExpirationDate</w:t>
            </w:r>
            <w:proofErr w:type="spellEnd"/>
          </w:p>
        </w:tc>
        <w:tc>
          <w:tcPr>
            <w:tcW w:w="1864" w:type="pct"/>
            <w:noWrap/>
          </w:tcPr>
          <w:p w14:paraId="05A7E11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到期日</w:t>
            </w:r>
          </w:p>
        </w:tc>
        <w:tc>
          <w:tcPr>
            <w:tcW w:w="266" w:type="pct"/>
            <w:noWrap/>
          </w:tcPr>
          <w:p w14:paraId="1472018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74B13BEE"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31CF00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51ED8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6D4732C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45B94FDC" w14:textId="77777777" w:rsidTr="00614F5B">
        <w:trPr>
          <w:trHeight w:val="340"/>
        </w:trPr>
        <w:tc>
          <w:tcPr>
            <w:tcW w:w="267" w:type="pct"/>
          </w:tcPr>
          <w:p w14:paraId="65DCCF1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6300E6B7"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TargetIssuer</w:t>
            </w:r>
            <w:proofErr w:type="spellEnd"/>
          </w:p>
        </w:tc>
        <w:tc>
          <w:tcPr>
            <w:tcW w:w="1864" w:type="pct"/>
            <w:noWrap/>
          </w:tcPr>
          <w:p w14:paraId="349FDA04"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發行者對象別</w:t>
            </w:r>
          </w:p>
        </w:tc>
        <w:tc>
          <w:tcPr>
            <w:tcW w:w="266" w:type="pct"/>
            <w:noWrap/>
          </w:tcPr>
          <w:p w14:paraId="737B95A1"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7283AF2" w14:textId="48341D6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4040738F"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453A9B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39E03B4" w14:textId="6D20B0A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主權國家</w:t>
            </w:r>
          </w:p>
          <w:p w14:paraId="6000C031" w14:textId="38863D5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銀行</w:t>
            </w:r>
          </w:p>
          <w:p w14:paraId="17DA13A9" w14:textId="2A46116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企業</w:t>
            </w:r>
          </w:p>
          <w:p w14:paraId="2430F78A" w14:textId="102AA4D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w:t>
            </w:r>
            <w:r w:rsidR="00D64561" w:rsidRPr="00C85F7F">
              <w:rPr>
                <w:rFonts w:ascii="標楷體" w:eastAsia="標楷體" w:hAnsi="標楷體" w:cs="新細明體" w:hint="eastAsia"/>
                <w:color w:val="000000"/>
                <w:kern w:val="0"/>
              </w:rPr>
              <w:t>無</w:t>
            </w:r>
          </w:p>
          <w:p w14:paraId="05952501" w14:textId="4F8ADFC8"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其他</w:t>
            </w:r>
          </w:p>
        </w:tc>
      </w:tr>
      <w:tr w:rsidR="00D64561" w:rsidRPr="00C85F7F" w14:paraId="20619430" w14:textId="77777777" w:rsidTr="00614F5B">
        <w:trPr>
          <w:trHeight w:val="340"/>
        </w:trPr>
        <w:tc>
          <w:tcPr>
            <w:tcW w:w="267" w:type="pct"/>
          </w:tcPr>
          <w:p w14:paraId="7139831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667C15B"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SubTargetIssuer</w:t>
            </w:r>
            <w:proofErr w:type="spellEnd"/>
          </w:p>
        </w:tc>
        <w:tc>
          <w:tcPr>
            <w:tcW w:w="1864" w:type="pct"/>
            <w:noWrap/>
          </w:tcPr>
          <w:p w14:paraId="1571A76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發行者次對象別</w:t>
            </w:r>
          </w:p>
        </w:tc>
        <w:tc>
          <w:tcPr>
            <w:tcW w:w="266" w:type="pct"/>
            <w:noWrap/>
          </w:tcPr>
          <w:p w14:paraId="442F46F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4C1A4C7" w14:textId="4B8C08A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FD5EBE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26FB6D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72C0B418"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01:主權國家</w:t>
            </w:r>
          </w:p>
          <w:p w14:paraId="65C9F4E7"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02:銀行</w:t>
            </w:r>
          </w:p>
          <w:p w14:paraId="0FC5293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03:企業</w:t>
            </w:r>
          </w:p>
          <w:p w14:paraId="19CC1BD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98:無</w:t>
            </w:r>
          </w:p>
          <w:p w14:paraId="1685A6ED" w14:textId="46560683" w:rsidR="00D64561"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99:其他</w:t>
            </w:r>
          </w:p>
        </w:tc>
      </w:tr>
      <w:tr w:rsidR="00D64561" w:rsidRPr="00C85F7F" w14:paraId="5C099628" w14:textId="77777777" w:rsidTr="00614F5B">
        <w:trPr>
          <w:trHeight w:val="340"/>
        </w:trPr>
        <w:tc>
          <w:tcPr>
            <w:tcW w:w="267" w:type="pct"/>
          </w:tcPr>
          <w:p w14:paraId="5A7EB0DB"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9539CF9"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CreditDate</w:t>
            </w:r>
            <w:proofErr w:type="spellEnd"/>
          </w:p>
        </w:tc>
        <w:tc>
          <w:tcPr>
            <w:tcW w:w="1864" w:type="pct"/>
            <w:noWrap/>
          </w:tcPr>
          <w:p w14:paraId="27B9C70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評等日期</w:t>
            </w:r>
          </w:p>
        </w:tc>
        <w:tc>
          <w:tcPr>
            <w:tcW w:w="266" w:type="pct"/>
            <w:noWrap/>
          </w:tcPr>
          <w:p w14:paraId="1D148DA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9</w:t>
            </w:r>
          </w:p>
        </w:tc>
        <w:tc>
          <w:tcPr>
            <w:tcW w:w="266" w:type="pct"/>
            <w:noWrap/>
          </w:tcPr>
          <w:p w14:paraId="388B88D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1B9937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7095F0E6"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F1D87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1C0C172" w14:textId="77777777" w:rsidTr="00614F5B">
        <w:trPr>
          <w:trHeight w:val="340"/>
        </w:trPr>
        <w:tc>
          <w:tcPr>
            <w:tcW w:w="267" w:type="pct"/>
          </w:tcPr>
          <w:p w14:paraId="76D2695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11F8B78" w14:textId="77777777" w:rsidR="00D64561" w:rsidRPr="00C85F7F" w:rsidRDefault="00D64561" w:rsidP="00D64561">
            <w:pPr>
              <w:widowControl/>
              <w:rPr>
                <w:rFonts w:ascii="標楷體" w:eastAsia="標楷體" w:hAnsi="標楷體"/>
              </w:rPr>
            </w:pPr>
            <w:r w:rsidRPr="00C85F7F">
              <w:rPr>
                <w:rFonts w:ascii="標楷體" w:eastAsia="標楷體" w:hAnsi="標楷體"/>
              </w:rPr>
              <w:t>Credit</w:t>
            </w:r>
          </w:p>
        </w:tc>
        <w:tc>
          <w:tcPr>
            <w:tcW w:w="1864" w:type="pct"/>
            <w:noWrap/>
          </w:tcPr>
          <w:p w14:paraId="323626E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評等公司</w:t>
            </w:r>
          </w:p>
        </w:tc>
        <w:tc>
          <w:tcPr>
            <w:tcW w:w="266" w:type="pct"/>
            <w:noWrap/>
          </w:tcPr>
          <w:p w14:paraId="627E46A0"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21685902" w14:textId="08D84C17"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0942542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7AF86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0A208B8" w14:textId="59F2A11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10:</w:t>
            </w:r>
            <w:r w:rsidR="00D64561" w:rsidRPr="00C85F7F">
              <w:rPr>
                <w:rFonts w:ascii="標楷體" w:eastAsia="標楷體" w:hAnsi="標楷體" w:cs="新細明體" w:hint="eastAsia"/>
                <w:color w:val="000000"/>
                <w:kern w:val="0"/>
              </w:rPr>
              <w:t>中華信評</w:t>
            </w:r>
          </w:p>
          <w:p w14:paraId="7335646A" w14:textId="4F061B72"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20:</w:t>
            </w:r>
            <w:r w:rsidR="00D64561" w:rsidRPr="00C85F7F">
              <w:rPr>
                <w:rFonts w:ascii="標楷體" w:eastAsia="標楷體" w:hAnsi="標楷體" w:cs="新細明體" w:hint="eastAsia"/>
                <w:color w:val="000000"/>
                <w:kern w:val="0"/>
              </w:rPr>
              <w:t>穆迪</w:t>
            </w:r>
          </w:p>
          <w:p w14:paraId="625A3416" w14:textId="3638CE3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30:</w:t>
            </w:r>
            <w:r w:rsidR="00D64561" w:rsidRPr="00C85F7F">
              <w:rPr>
                <w:rFonts w:ascii="標楷體" w:eastAsia="標楷體" w:hAnsi="標楷體" w:cs="新細明體" w:hint="eastAsia"/>
                <w:color w:val="000000"/>
                <w:kern w:val="0"/>
              </w:rPr>
              <w:t>惠譽</w:t>
            </w:r>
          </w:p>
          <w:p w14:paraId="398D1A51" w14:textId="3C1779F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40:</w:t>
            </w:r>
            <w:r w:rsidR="00D64561" w:rsidRPr="00C85F7F">
              <w:rPr>
                <w:rFonts w:ascii="標楷體" w:eastAsia="標楷體" w:hAnsi="標楷體" w:cs="新細明體"/>
                <w:color w:val="000000"/>
                <w:kern w:val="0"/>
              </w:rPr>
              <w:t>TCRI</w:t>
            </w:r>
          </w:p>
          <w:p w14:paraId="75376599" w14:textId="3E43324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lastRenderedPageBreak/>
              <w:t>50:</w:t>
            </w:r>
            <w:r w:rsidR="00D64561" w:rsidRPr="00C85F7F">
              <w:rPr>
                <w:rFonts w:ascii="標楷體" w:eastAsia="標楷體" w:hAnsi="標楷體" w:cs="新細明體" w:hint="eastAsia"/>
                <w:color w:val="000000"/>
                <w:kern w:val="0"/>
              </w:rPr>
              <w:t>標準普爾</w:t>
            </w:r>
          </w:p>
          <w:p w14:paraId="6941860E" w14:textId="4D34638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90:</w:t>
            </w:r>
            <w:r w:rsidR="00D64561" w:rsidRPr="00C85F7F">
              <w:rPr>
                <w:rFonts w:ascii="標楷體" w:eastAsia="標楷體" w:hAnsi="標楷體" w:cs="新細明體" w:hint="eastAsia"/>
                <w:color w:val="000000"/>
                <w:kern w:val="0"/>
              </w:rPr>
              <w:t>其他</w:t>
            </w:r>
          </w:p>
        </w:tc>
      </w:tr>
      <w:tr w:rsidR="00D64561" w:rsidRPr="00C85F7F" w14:paraId="644946CD" w14:textId="77777777" w:rsidTr="00614F5B">
        <w:trPr>
          <w:trHeight w:val="340"/>
        </w:trPr>
        <w:tc>
          <w:tcPr>
            <w:tcW w:w="267" w:type="pct"/>
          </w:tcPr>
          <w:p w14:paraId="2AC9FD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2146481"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ExternalCredit</w:t>
            </w:r>
            <w:proofErr w:type="spellEnd"/>
          </w:p>
        </w:tc>
        <w:tc>
          <w:tcPr>
            <w:tcW w:w="1864" w:type="pct"/>
            <w:noWrap/>
          </w:tcPr>
          <w:p w14:paraId="0360803C"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外部評等</w:t>
            </w:r>
          </w:p>
        </w:tc>
        <w:tc>
          <w:tcPr>
            <w:tcW w:w="266" w:type="pct"/>
            <w:noWrap/>
          </w:tcPr>
          <w:p w14:paraId="28242955" w14:textId="4E6E357C"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E5269D0" w14:textId="2AC7D244"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6</w:t>
            </w:r>
          </w:p>
        </w:tc>
        <w:tc>
          <w:tcPr>
            <w:tcW w:w="266" w:type="pct"/>
          </w:tcPr>
          <w:p w14:paraId="6C79AC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CAC232A"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2DA85BC"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67A484D0" w14:textId="77777777" w:rsidTr="00614F5B">
        <w:trPr>
          <w:trHeight w:val="340"/>
        </w:trPr>
        <w:tc>
          <w:tcPr>
            <w:tcW w:w="267" w:type="pct"/>
          </w:tcPr>
          <w:p w14:paraId="6A2E079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2E5A232" w14:textId="77777777" w:rsidR="00D64561" w:rsidRPr="00C85F7F" w:rsidRDefault="00D64561" w:rsidP="00D64561">
            <w:pPr>
              <w:widowControl/>
              <w:rPr>
                <w:rFonts w:ascii="標楷體" w:eastAsia="標楷體" w:hAnsi="標楷體"/>
              </w:rPr>
            </w:pPr>
            <w:r w:rsidRPr="00C85F7F">
              <w:rPr>
                <w:rFonts w:ascii="標楷體" w:eastAsia="標楷體" w:hAnsi="標楷體"/>
              </w:rPr>
              <w:t>Index</w:t>
            </w:r>
          </w:p>
        </w:tc>
        <w:tc>
          <w:tcPr>
            <w:tcW w:w="1864" w:type="pct"/>
            <w:noWrap/>
          </w:tcPr>
          <w:p w14:paraId="3E8BFB15"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主要指數</w:t>
            </w:r>
          </w:p>
        </w:tc>
        <w:tc>
          <w:tcPr>
            <w:tcW w:w="266" w:type="pct"/>
            <w:noWrap/>
          </w:tcPr>
          <w:p w14:paraId="1B2C20D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6F471CF" w14:textId="580AC592"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56FDB7A"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B97497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4397C3" w14:textId="0F4AA3E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臺灣加權指數</w:t>
            </w:r>
          </w:p>
          <w:p w14:paraId="7F21CF68" w14:textId="7BEC5E0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日經指數</w:t>
            </w:r>
          </w:p>
          <w:p w14:paraId="5B050EC6" w14:textId="7777777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恆生指數</w:t>
            </w:r>
          </w:p>
          <w:p w14:paraId="4F1EB221" w14:textId="62D638B9" w:rsidR="0014330A"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99:無</w:t>
            </w:r>
          </w:p>
        </w:tc>
      </w:tr>
      <w:tr w:rsidR="00D64561" w:rsidRPr="00C85F7F" w14:paraId="6553A6EC" w14:textId="77777777" w:rsidTr="00614F5B">
        <w:trPr>
          <w:trHeight w:val="340"/>
        </w:trPr>
        <w:tc>
          <w:tcPr>
            <w:tcW w:w="267" w:type="pct"/>
          </w:tcPr>
          <w:p w14:paraId="2D87FDD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5214E75" w14:textId="30B2AD89" w:rsidR="00D64561" w:rsidRPr="00C85F7F" w:rsidRDefault="000C278B" w:rsidP="00D64561">
            <w:pPr>
              <w:widowControl/>
              <w:rPr>
                <w:rFonts w:ascii="標楷體" w:eastAsia="標楷體" w:hAnsi="標楷體"/>
              </w:rPr>
            </w:pPr>
            <w:proofErr w:type="spellStart"/>
            <w:r w:rsidRPr="00C85F7F">
              <w:rPr>
                <w:rFonts w:ascii="標楷體" w:eastAsia="標楷體" w:hAnsi="標楷體"/>
              </w:rPr>
              <w:t>TradingMethod</w:t>
            </w:r>
            <w:proofErr w:type="spellEnd"/>
          </w:p>
        </w:tc>
        <w:tc>
          <w:tcPr>
            <w:tcW w:w="1864" w:type="pct"/>
            <w:noWrap/>
          </w:tcPr>
          <w:p w14:paraId="79CBD14A"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交易方法</w:t>
            </w:r>
          </w:p>
        </w:tc>
        <w:tc>
          <w:tcPr>
            <w:tcW w:w="266" w:type="pct"/>
            <w:noWrap/>
          </w:tcPr>
          <w:p w14:paraId="1B290E94"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120FFA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p>
        </w:tc>
        <w:tc>
          <w:tcPr>
            <w:tcW w:w="266" w:type="pct"/>
          </w:tcPr>
          <w:p w14:paraId="0B4FC65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50FE9B9"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E779686" w14:textId="6B288EF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00D64561" w:rsidRPr="00C85F7F">
              <w:rPr>
                <w:rFonts w:ascii="標楷體" w:eastAsia="標楷體" w:hAnsi="標楷體" w:cs="新細明體" w:hint="eastAsia"/>
                <w:color w:val="000000"/>
                <w:kern w:val="0"/>
              </w:rPr>
              <w:t>正常</w:t>
            </w:r>
          </w:p>
          <w:p w14:paraId="1CD653A5" w14:textId="40E5D6D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r w:rsidR="00D64561" w:rsidRPr="00C85F7F">
              <w:rPr>
                <w:rFonts w:ascii="標楷體" w:eastAsia="標楷體" w:hAnsi="標楷體" w:cs="新細明體" w:hint="eastAsia"/>
                <w:color w:val="000000"/>
                <w:kern w:val="0"/>
              </w:rPr>
              <w:t>全額交割</w:t>
            </w:r>
          </w:p>
        </w:tc>
      </w:tr>
      <w:tr w:rsidR="00D64561" w:rsidRPr="00C85F7F" w14:paraId="64F89E59" w14:textId="77777777" w:rsidTr="00614F5B">
        <w:trPr>
          <w:trHeight w:val="340"/>
        </w:trPr>
        <w:tc>
          <w:tcPr>
            <w:tcW w:w="267" w:type="pct"/>
          </w:tcPr>
          <w:p w14:paraId="55379E99"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1CC3EE1" w14:textId="77777777" w:rsidR="00D64561" w:rsidRPr="00C85F7F" w:rsidRDefault="00D64561" w:rsidP="00D64561">
            <w:pPr>
              <w:widowControl/>
              <w:rPr>
                <w:rFonts w:ascii="標楷體" w:eastAsia="標楷體" w:hAnsi="標楷體"/>
              </w:rPr>
            </w:pPr>
            <w:r w:rsidRPr="00C85F7F">
              <w:rPr>
                <w:rFonts w:ascii="標楷體" w:eastAsia="標楷體" w:hAnsi="標楷體"/>
              </w:rPr>
              <w:t>Compensation</w:t>
            </w:r>
          </w:p>
        </w:tc>
        <w:tc>
          <w:tcPr>
            <w:tcW w:w="1864" w:type="pct"/>
            <w:noWrap/>
          </w:tcPr>
          <w:p w14:paraId="23951BC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受償順位</w:t>
            </w:r>
          </w:p>
        </w:tc>
        <w:tc>
          <w:tcPr>
            <w:tcW w:w="266" w:type="pct"/>
            <w:noWrap/>
          </w:tcPr>
          <w:p w14:paraId="2A575332" w14:textId="197A4C37" w:rsidR="00D64561" w:rsidRPr="00C85F7F" w:rsidRDefault="006B144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731F7DF4" w14:textId="339D8865"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w:t>
            </w:r>
          </w:p>
        </w:tc>
        <w:tc>
          <w:tcPr>
            <w:tcW w:w="266" w:type="pct"/>
          </w:tcPr>
          <w:p w14:paraId="393837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28B5A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CAA1BC8"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013CB77" w14:textId="77777777" w:rsidTr="00614F5B">
        <w:trPr>
          <w:trHeight w:val="340"/>
        </w:trPr>
        <w:tc>
          <w:tcPr>
            <w:tcW w:w="267" w:type="pct"/>
          </w:tcPr>
          <w:p w14:paraId="30DF9C3E"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D79BD2F" w14:textId="77777777" w:rsidR="00D64561" w:rsidRPr="00C85F7F" w:rsidRDefault="00D64561" w:rsidP="00D64561">
            <w:pPr>
              <w:widowControl/>
              <w:rPr>
                <w:rFonts w:ascii="標楷體" w:eastAsia="標楷體" w:hAnsi="標楷體"/>
              </w:rPr>
            </w:pPr>
            <w:r w:rsidRPr="00C85F7F">
              <w:rPr>
                <w:rFonts w:ascii="標楷體" w:eastAsia="標楷體" w:hAnsi="標楷體"/>
              </w:rPr>
              <w:t>Investment</w:t>
            </w:r>
          </w:p>
        </w:tc>
        <w:tc>
          <w:tcPr>
            <w:tcW w:w="1864" w:type="pct"/>
            <w:noWrap/>
          </w:tcPr>
          <w:p w14:paraId="125B729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投資內容</w:t>
            </w:r>
          </w:p>
        </w:tc>
        <w:tc>
          <w:tcPr>
            <w:tcW w:w="266" w:type="pct"/>
            <w:noWrap/>
          </w:tcPr>
          <w:p w14:paraId="5946EAE2" w14:textId="5282B6F1"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0ADC183" w14:textId="250FF68A"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3</w:t>
            </w:r>
            <w:r w:rsidRPr="00C85F7F">
              <w:rPr>
                <w:rFonts w:ascii="標楷體" w:eastAsia="標楷體" w:hAnsi="標楷體" w:cs="新細明體"/>
                <w:color w:val="000000"/>
                <w:kern w:val="0"/>
              </w:rPr>
              <w:t>00</w:t>
            </w:r>
          </w:p>
        </w:tc>
        <w:tc>
          <w:tcPr>
            <w:tcW w:w="266" w:type="pct"/>
          </w:tcPr>
          <w:p w14:paraId="22193F0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F34A0AC"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D94C9F0" w14:textId="77777777" w:rsidR="00D64561" w:rsidRPr="00C85F7F" w:rsidRDefault="00D64561" w:rsidP="00D64561">
            <w:pPr>
              <w:widowControl/>
              <w:rPr>
                <w:rFonts w:ascii="標楷體" w:eastAsia="標楷體" w:hAnsi="標楷體" w:cs="新細明體"/>
                <w:color w:val="000000"/>
                <w:kern w:val="0"/>
              </w:rPr>
            </w:pPr>
          </w:p>
        </w:tc>
      </w:tr>
      <w:tr w:rsidR="00D64561" w:rsidRPr="008F20B5" w14:paraId="74994D36" w14:textId="77777777" w:rsidTr="00614F5B">
        <w:trPr>
          <w:trHeight w:val="340"/>
        </w:trPr>
        <w:tc>
          <w:tcPr>
            <w:tcW w:w="267" w:type="pct"/>
          </w:tcPr>
          <w:p w14:paraId="62714E7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FDB70CA" w14:textId="4306E617" w:rsidR="00D64561" w:rsidRPr="00C85F7F" w:rsidRDefault="000C278B" w:rsidP="00D64561">
            <w:pPr>
              <w:widowControl/>
              <w:rPr>
                <w:rFonts w:ascii="標楷體" w:eastAsia="標楷體" w:hAnsi="標楷體"/>
              </w:rPr>
            </w:pPr>
            <w:proofErr w:type="spellStart"/>
            <w:r w:rsidRPr="00C85F7F">
              <w:rPr>
                <w:rFonts w:ascii="標楷體" w:eastAsia="標楷體" w:hAnsi="標楷體"/>
              </w:rPr>
              <w:t>PublicValue</w:t>
            </w:r>
            <w:proofErr w:type="spellEnd"/>
          </w:p>
        </w:tc>
        <w:tc>
          <w:tcPr>
            <w:tcW w:w="1864" w:type="pct"/>
            <w:noWrap/>
          </w:tcPr>
          <w:p w14:paraId="1082B52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公開價值</w:t>
            </w:r>
          </w:p>
        </w:tc>
        <w:tc>
          <w:tcPr>
            <w:tcW w:w="266" w:type="pct"/>
            <w:noWrap/>
          </w:tcPr>
          <w:p w14:paraId="016C3C63" w14:textId="70122AF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305563AE" w14:textId="70971E0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300</w:t>
            </w:r>
          </w:p>
        </w:tc>
        <w:tc>
          <w:tcPr>
            <w:tcW w:w="266" w:type="pct"/>
          </w:tcPr>
          <w:p w14:paraId="157AB25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D4F3CC9" w14:textId="77777777" w:rsidR="00D745D4" w:rsidRPr="00D92297"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17F18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B8868B5" w14:textId="77777777" w:rsidTr="00614F5B">
        <w:trPr>
          <w:trHeight w:val="340"/>
        </w:trPr>
        <w:tc>
          <w:tcPr>
            <w:tcW w:w="267" w:type="pct"/>
          </w:tcPr>
          <w:p w14:paraId="3833FEEA"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DC718DF"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SettingStat</w:t>
            </w:r>
            <w:proofErr w:type="spellEnd"/>
          </w:p>
        </w:tc>
        <w:tc>
          <w:tcPr>
            <w:tcW w:w="1864" w:type="pct"/>
            <w:noWrap/>
          </w:tcPr>
          <w:p w14:paraId="1A11EFE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66" w:type="pct"/>
            <w:noWrap/>
          </w:tcPr>
          <w:p w14:paraId="3D2CBF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78B176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4DE7EA"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EC6CBE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D64561" w:rsidRPr="008F20B5" w14:paraId="6BB5A3D2" w14:textId="77777777" w:rsidTr="00614F5B">
        <w:trPr>
          <w:trHeight w:val="340"/>
        </w:trPr>
        <w:tc>
          <w:tcPr>
            <w:tcW w:w="267" w:type="pct"/>
          </w:tcPr>
          <w:p w14:paraId="2B25A5D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E5925BD"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ClStat</w:t>
            </w:r>
            <w:proofErr w:type="spellEnd"/>
          </w:p>
        </w:tc>
        <w:tc>
          <w:tcPr>
            <w:tcW w:w="1864" w:type="pct"/>
            <w:noWrap/>
          </w:tcPr>
          <w:p w14:paraId="1D09B9A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66" w:type="pct"/>
            <w:noWrap/>
          </w:tcPr>
          <w:p w14:paraId="1924D88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35943D4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5FC8B6F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321F095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D64561" w:rsidRPr="008F20B5" w14:paraId="74C602DC" w14:textId="77777777" w:rsidTr="00614F5B">
        <w:trPr>
          <w:trHeight w:val="340"/>
        </w:trPr>
        <w:tc>
          <w:tcPr>
            <w:tcW w:w="267" w:type="pct"/>
          </w:tcPr>
          <w:p w14:paraId="325A93F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7EC55E8"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SettingDate</w:t>
            </w:r>
            <w:proofErr w:type="spellEnd"/>
          </w:p>
        </w:tc>
        <w:tc>
          <w:tcPr>
            <w:tcW w:w="1864" w:type="pct"/>
            <w:noWrap/>
          </w:tcPr>
          <w:p w14:paraId="20A88EE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66" w:type="pct"/>
            <w:noWrap/>
          </w:tcPr>
          <w:p w14:paraId="7D801EA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tcPr>
          <w:p w14:paraId="3724862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6FB12D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90F8DF6"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1127E888" w14:textId="77777777" w:rsidTr="00614F5B">
        <w:trPr>
          <w:trHeight w:val="340"/>
        </w:trPr>
        <w:tc>
          <w:tcPr>
            <w:tcW w:w="267" w:type="pct"/>
          </w:tcPr>
          <w:p w14:paraId="6B68B2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A9D4657"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SettingBal</w:t>
            </w:r>
            <w:proofErr w:type="spellEnd"/>
          </w:p>
        </w:tc>
        <w:tc>
          <w:tcPr>
            <w:tcW w:w="1864" w:type="pct"/>
            <w:noWrap/>
          </w:tcPr>
          <w:p w14:paraId="6EA0371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66" w:type="pct"/>
            <w:noWrap/>
          </w:tcPr>
          <w:p w14:paraId="136D819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B12100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48A05CD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B1574A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EE14617" w14:textId="77777777" w:rsidTr="00614F5B">
        <w:trPr>
          <w:trHeight w:val="340"/>
        </w:trPr>
        <w:tc>
          <w:tcPr>
            <w:tcW w:w="267" w:type="pct"/>
          </w:tcPr>
          <w:p w14:paraId="43106B0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7E7635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Synd</w:t>
            </w:r>
            <w:proofErr w:type="spellEnd"/>
          </w:p>
        </w:tc>
        <w:tc>
          <w:tcPr>
            <w:tcW w:w="1864" w:type="pct"/>
            <w:noWrap/>
            <w:hideMark/>
          </w:tcPr>
          <w:p w14:paraId="32DA81A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66" w:type="pct"/>
            <w:noWrap/>
            <w:hideMark/>
          </w:tcPr>
          <w:p w14:paraId="03ACD25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180E11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3B9F9782"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484348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D64561" w:rsidRPr="008F20B5" w14:paraId="35C0FBD2" w14:textId="77777777" w:rsidTr="00614F5B">
        <w:trPr>
          <w:trHeight w:val="340"/>
        </w:trPr>
        <w:tc>
          <w:tcPr>
            <w:tcW w:w="267" w:type="pct"/>
          </w:tcPr>
          <w:p w14:paraId="734AA8C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23AFFD8"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SyndCode</w:t>
            </w:r>
            <w:proofErr w:type="spellEnd"/>
          </w:p>
        </w:tc>
        <w:tc>
          <w:tcPr>
            <w:tcW w:w="1864" w:type="pct"/>
            <w:noWrap/>
            <w:hideMark/>
          </w:tcPr>
          <w:p w14:paraId="7C75B1A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66" w:type="pct"/>
            <w:noWrap/>
            <w:hideMark/>
          </w:tcPr>
          <w:p w14:paraId="4A2CFF4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B4A1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186235D1"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0AB7519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D64561" w:rsidRPr="008F20B5" w14:paraId="17887FFA" w14:textId="77777777" w:rsidTr="00614F5B">
        <w:trPr>
          <w:trHeight w:val="340"/>
        </w:trPr>
        <w:tc>
          <w:tcPr>
            <w:tcW w:w="267" w:type="pct"/>
          </w:tcPr>
          <w:p w14:paraId="4789807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111C1D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DispPrice</w:t>
            </w:r>
            <w:proofErr w:type="spellEnd"/>
          </w:p>
        </w:tc>
        <w:tc>
          <w:tcPr>
            <w:tcW w:w="1864" w:type="pct"/>
            <w:noWrap/>
            <w:hideMark/>
          </w:tcPr>
          <w:p w14:paraId="214593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66" w:type="pct"/>
            <w:noWrap/>
            <w:hideMark/>
          </w:tcPr>
          <w:p w14:paraId="0542B76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6B837AD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0ECE3169"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hideMark/>
          </w:tcPr>
          <w:p w14:paraId="174A46B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45E98AB1" w14:textId="77777777" w:rsidTr="00614F5B">
        <w:trPr>
          <w:trHeight w:val="340"/>
        </w:trPr>
        <w:tc>
          <w:tcPr>
            <w:tcW w:w="267" w:type="pct"/>
          </w:tcPr>
          <w:p w14:paraId="6AA25FF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247EE1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DispDate</w:t>
            </w:r>
            <w:proofErr w:type="spellEnd"/>
          </w:p>
        </w:tc>
        <w:tc>
          <w:tcPr>
            <w:tcW w:w="1864" w:type="pct"/>
            <w:noWrap/>
            <w:hideMark/>
          </w:tcPr>
          <w:p w14:paraId="4C85585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66" w:type="pct"/>
            <w:noWrap/>
            <w:hideMark/>
          </w:tcPr>
          <w:p w14:paraId="329A20B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DE6385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ABDDB88"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109BD93C"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4C0894E8" w14:textId="77777777" w:rsidTr="00614F5B">
        <w:trPr>
          <w:trHeight w:val="340"/>
        </w:trPr>
        <w:tc>
          <w:tcPr>
            <w:tcW w:w="267" w:type="pct"/>
          </w:tcPr>
          <w:p w14:paraId="2B7A957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8C50F63"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ClStatus</w:t>
            </w:r>
            <w:proofErr w:type="spellEnd"/>
          </w:p>
        </w:tc>
        <w:tc>
          <w:tcPr>
            <w:tcW w:w="1864" w:type="pct"/>
            <w:noWrap/>
            <w:hideMark/>
          </w:tcPr>
          <w:p w14:paraId="5AEC06E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66" w:type="pct"/>
            <w:noWrap/>
            <w:hideMark/>
          </w:tcPr>
          <w:p w14:paraId="2BD2BA9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E4E174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4C24A59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34F23C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5DD0F445" w14:textId="77777777" w:rsidR="00D8000D" w:rsidRDefault="00D8000D" w:rsidP="00D8000D">
      <w:pPr>
        <w:ind w:leftChars="500" w:left="1200"/>
        <w:rPr>
          <w:rFonts w:ascii="標楷體" w:eastAsia="標楷體" w:hAnsi="標楷體"/>
        </w:rPr>
      </w:pPr>
    </w:p>
    <w:p w14:paraId="3437D5CE" w14:textId="77777777" w:rsidR="00D8000D" w:rsidRPr="0029020B" w:rsidRDefault="00D8000D" w:rsidP="00D8000D">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8000D" w:rsidRPr="00D940B1" w14:paraId="251A801C"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D121866"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1A3EF5B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7C65669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91C908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37E192BD"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C734A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6C3AC167" w14:textId="77777777" w:rsidR="00D8000D" w:rsidRPr="0029020B" w:rsidRDefault="00D8000D"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D8000D" w:rsidRPr="00D940B1" w14:paraId="693B71A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B1770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273044FA" w14:textId="77777777" w:rsidR="00D8000D" w:rsidRPr="0029020B" w:rsidRDefault="00D8000D" w:rsidP="00DA4FCA">
            <w:pPr>
              <w:spacing w:line="140" w:lineRule="atLeast"/>
              <w:rPr>
                <w:rFonts w:ascii="標楷體" w:eastAsia="標楷體" w:hAnsi="標楷體"/>
                <w:color w:val="0070C0"/>
              </w:rPr>
            </w:pPr>
            <w:proofErr w:type="spellStart"/>
            <w:r w:rsidRPr="0029020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01D2E0D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20896E3"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6E9142D4"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55BDB0FB" w14:textId="77777777" w:rsidR="00D8000D" w:rsidRPr="0029020B" w:rsidRDefault="00D8000D" w:rsidP="00DA4FCA">
            <w:pPr>
              <w:spacing w:line="140" w:lineRule="atLeast"/>
              <w:rPr>
                <w:rFonts w:ascii="標楷體" w:eastAsia="標楷體" w:hAnsi="標楷體"/>
                <w:color w:val="0070C0"/>
              </w:rPr>
            </w:pPr>
          </w:p>
        </w:tc>
      </w:tr>
    </w:tbl>
    <w:p w14:paraId="2884507D" w14:textId="77777777" w:rsidR="00D8000D" w:rsidRPr="008F20B5" w:rsidRDefault="00D8000D" w:rsidP="00D8000D">
      <w:pPr>
        <w:ind w:leftChars="500" w:left="1200"/>
        <w:rPr>
          <w:rFonts w:ascii="標楷體" w:eastAsia="標楷體" w:hAnsi="標楷體"/>
        </w:rPr>
      </w:pPr>
    </w:p>
    <w:p w14:paraId="3359206D" w14:textId="77777777" w:rsidR="009C1DD1" w:rsidRPr="008F20B5" w:rsidRDefault="009C1DD1" w:rsidP="009C1DD1">
      <w:pPr>
        <w:ind w:leftChars="500" w:left="1200"/>
        <w:rPr>
          <w:rFonts w:ascii="標楷體" w:eastAsia="標楷體" w:hAnsi="標楷體"/>
        </w:rPr>
      </w:pPr>
    </w:p>
    <w:p w14:paraId="7D3DC9AA"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466E7751" w14:textId="77777777" w:rsidR="009C1DD1" w:rsidRPr="004A1C2C" w:rsidRDefault="009C1DD1" w:rsidP="009C1DD1">
      <w:pPr>
        <w:rPr>
          <w:rFonts w:ascii="標楷體" w:eastAsia="標楷體" w:hAnsi="標楷體"/>
        </w:rPr>
      </w:pPr>
    </w:p>
    <w:p w14:paraId="16E4424F" w14:textId="5FBFC2BC" w:rsidR="009C1DD1" w:rsidRPr="008F20B5" w:rsidRDefault="00260F95" w:rsidP="0078740E">
      <w:pPr>
        <w:pStyle w:val="3"/>
        <w:numPr>
          <w:ilvl w:val="2"/>
          <w:numId w:val="7"/>
        </w:numPr>
        <w:spacing w:before="0"/>
        <w:rPr>
          <w:rFonts w:ascii="標楷體" w:hAnsi="標楷體"/>
          <w:b/>
          <w:szCs w:val="32"/>
        </w:rPr>
      </w:pPr>
      <w:bookmarkStart w:id="240" w:name="_L2470火險保費資料查詢修改-依戶號"/>
      <w:bookmarkStart w:id="241" w:name="_L4611續約保單資料維護"/>
      <w:bookmarkStart w:id="242" w:name="_Toc90483160"/>
      <w:bookmarkStart w:id="243" w:name="_Toc90483415"/>
      <w:bookmarkStart w:id="244" w:name="_Toc90483531"/>
      <w:bookmarkStart w:id="245" w:name="_Toc90483757"/>
      <w:bookmarkStart w:id="246" w:name="_Toc90490029"/>
      <w:bookmarkStart w:id="247" w:name="_Toc140244549"/>
      <w:bookmarkEnd w:id="240"/>
      <w:bookmarkEnd w:id="241"/>
      <w:r w:rsidRPr="008F20B5">
        <w:rPr>
          <w:rFonts w:ascii="標楷體" w:hAnsi="標楷體"/>
          <w:b/>
          <w:szCs w:val="32"/>
        </w:rPr>
        <w:t>L4610</w:t>
      </w:r>
      <w:r w:rsidRPr="008F20B5">
        <w:rPr>
          <w:rFonts w:ascii="標楷體" w:hAnsi="標楷體" w:hint="eastAsia"/>
          <w:b/>
          <w:szCs w:val="32"/>
        </w:rPr>
        <w:t>保險單明細資料登錄</w:t>
      </w:r>
      <w:bookmarkEnd w:id="242"/>
      <w:bookmarkEnd w:id="243"/>
      <w:bookmarkEnd w:id="244"/>
      <w:bookmarkEnd w:id="245"/>
      <w:bookmarkEnd w:id="246"/>
      <w:r w:rsidR="005B4AC1">
        <w:rPr>
          <w:rFonts w:ascii="標楷體" w:hAnsi="標楷體" w:hint="eastAsia"/>
          <w:b/>
          <w:szCs w:val="32"/>
        </w:rPr>
        <w:t xml:space="preserve"> *</w:t>
      </w:r>
      <w:bookmarkEnd w:id="247"/>
    </w:p>
    <w:tbl>
      <w:tblPr>
        <w:tblStyle w:val="ac"/>
        <w:tblW w:w="5143" w:type="pct"/>
        <w:tblLayout w:type="fixed"/>
        <w:tblLook w:val="04A0" w:firstRow="1" w:lastRow="0" w:firstColumn="1" w:lastColumn="0" w:noHBand="0" w:noVBand="1"/>
      </w:tblPr>
      <w:tblGrid>
        <w:gridCol w:w="565"/>
        <w:gridCol w:w="1470"/>
        <w:gridCol w:w="3962"/>
        <w:gridCol w:w="566"/>
        <w:gridCol w:w="566"/>
        <w:gridCol w:w="566"/>
        <w:gridCol w:w="2791"/>
      </w:tblGrid>
      <w:tr w:rsidR="004A2350" w:rsidRPr="008F20B5" w14:paraId="783A4AAD" w14:textId="77777777" w:rsidTr="007F7C77">
        <w:trPr>
          <w:trHeight w:val="340"/>
        </w:trPr>
        <w:tc>
          <w:tcPr>
            <w:tcW w:w="269" w:type="pct"/>
            <w:hideMark/>
          </w:tcPr>
          <w:p w14:paraId="4DD0890B"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序號</w:t>
            </w:r>
          </w:p>
        </w:tc>
        <w:tc>
          <w:tcPr>
            <w:tcW w:w="701" w:type="pct"/>
            <w:hideMark/>
          </w:tcPr>
          <w:p w14:paraId="54265B9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英文名稱</w:t>
            </w:r>
          </w:p>
        </w:tc>
        <w:tc>
          <w:tcPr>
            <w:tcW w:w="1888" w:type="pct"/>
            <w:hideMark/>
          </w:tcPr>
          <w:p w14:paraId="5E95701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中文名稱</w:t>
            </w:r>
          </w:p>
        </w:tc>
        <w:tc>
          <w:tcPr>
            <w:tcW w:w="270" w:type="pct"/>
            <w:hideMark/>
          </w:tcPr>
          <w:p w14:paraId="25FA55A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型態</w:t>
            </w:r>
          </w:p>
        </w:tc>
        <w:tc>
          <w:tcPr>
            <w:tcW w:w="270" w:type="pct"/>
            <w:hideMark/>
          </w:tcPr>
          <w:p w14:paraId="0FB5016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長度</w:t>
            </w:r>
          </w:p>
        </w:tc>
        <w:tc>
          <w:tcPr>
            <w:tcW w:w="270" w:type="pct"/>
          </w:tcPr>
          <w:p w14:paraId="57BE74DD" w14:textId="0FB8C480" w:rsidR="003719AD" w:rsidRPr="004A1C2C" w:rsidRDefault="003719AD" w:rsidP="00614F5B">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330" w:type="pct"/>
            <w:hideMark/>
          </w:tcPr>
          <w:p w14:paraId="2E045B96" w14:textId="2A88A8BF"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欄位說明</w:t>
            </w:r>
          </w:p>
        </w:tc>
      </w:tr>
      <w:tr w:rsidR="004A2350" w:rsidRPr="008F20B5" w14:paraId="5AC36CF4" w14:textId="77777777" w:rsidTr="007F7C77">
        <w:trPr>
          <w:trHeight w:val="340"/>
        </w:trPr>
        <w:tc>
          <w:tcPr>
            <w:tcW w:w="269" w:type="pct"/>
          </w:tcPr>
          <w:p w14:paraId="6F4FD019" w14:textId="135132EE" w:rsidR="003719AD" w:rsidRPr="004A1C2C"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3EF35A8" w14:textId="2D1B95E0" w:rsidR="003719AD" w:rsidRPr="004A1C2C" w:rsidRDefault="003719AD" w:rsidP="0013799E">
            <w:pPr>
              <w:widowControl/>
              <w:rPr>
                <w:rFonts w:ascii="標楷體" w:eastAsia="標楷體" w:hAnsi="標楷體" w:cs="新細明體"/>
                <w:kern w:val="0"/>
              </w:rPr>
            </w:pPr>
            <w:proofErr w:type="spellStart"/>
            <w:r w:rsidRPr="004A1C2C">
              <w:rPr>
                <w:rFonts w:ascii="標楷體" w:eastAsia="標楷體" w:hAnsi="標楷體" w:cs="新細明體"/>
                <w:kern w:val="0"/>
              </w:rPr>
              <w:t>TranCode</w:t>
            </w:r>
            <w:proofErr w:type="spellEnd"/>
          </w:p>
        </w:tc>
        <w:tc>
          <w:tcPr>
            <w:tcW w:w="1888" w:type="pct"/>
            <w:hideMark/>
          </w:tcPr>
          <w:p w14:paraId="6AEA617E" w14:textId="77777777"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交易代號</w:t>
            </w:r>
          </w:p>
        </w:tc>
        <w:tc>
          <w:tcPr>
            <w:tcW w:w="270" w:type="pct"/>
            <w:hideMark/>
          </w:tcPr>
          <w:p w14:paraId="3CAB1B74"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X</w:t>
            </w:r>
          </w:p>
        </w:tc>
        <w:tc>
          <w:tcPr>
            <w:tcW w:w="270" w:type="pct"/>
            <w:hideMark/>
          </w:tcPr>
          <w:p w14:paraId="0B491493"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5</w:t>
            </w:r>
          </w:p>
        </w:tc>
        <w:tc>
          <w:tcPr>
            <w:tcW w:w="270" w:type="pct"/>
          </w:tcPr>
          <w:p w14:paraId="58B39574" w14:textId="22626549" w:rsidR="003719AD" w:rsidRPr="004A1C2C" w:rsidRDefault="005B50C9"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hideMark/>
          </w:tcPr>
          <w:p w14:paraId="0DA7004E" w14:textId="40961515"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L4610</w:t>
            </w:r>
          </w:p>
        </w:tc>
      </w:tr>
      <w:tr w:rsidR="004A2350" w:rsidRPr="000A506E" w14:paraId="7B97B641" w14:textId="77777777" w:rsidTr="007F7C77">
        <w:trPr>
          <w:trHeight w:val="340"/>
        </w:trPr>
        <w:tc>
          <w:tcPr>
            <w:tcW w:w="269" w:type="pct"/>
          </w:tcPr>
          <w:p w14:paraId="3BBBD27E" w14:textId="6A2CA900"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2F8705B0" w14:textId="16D7A783"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rPr>
              <w:t>FunctionCode</w:t>
            </w:r>
            <w:proofErr w:type="spellEnd"/>
          </w:p>
        </w:tc>
        <w:tc>
          <w:tcPr>
            <w:tcW w:w="1888" w:type="pct"/>
          </w:tcPr>
          <w:p w14:paraId="69F20993" w14:textId="191A979F"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功能</w:t>
            </w:r>
          </w:p>
        </w:tc>
        <w:tc>
          <w:tcPr>
            <w:tcW w:w="270" w:type="pct"/>
          </w:tcPr>
          <w:p w14:paraId="0566480A" w14:textId="104AAB10"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3FE64FDF" w14:textId="51143DEB"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576F552A" w14:textId="6F55DB7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0192E63F" w14:textId="7C796046"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1:新增;2:修改;4:刪除</w:t>
            </w:r>
          </w:p>
        </w:tc>
      </w:tr>
      <w:tr w:rsidR="004A2350" w:rsidRPr="000A506E" w14:paraId="1BD5967F" w14:textId="77777777" w:rsidTr="007F7C77">
        <w:trPr>
          <w:trHeight w:val="340"/>
        </w:trPr>
        <w:tc>
          <w:tcPr>
            <w:tcW w:w="269" w:type="pct"/>
          </w:tcPr>
          <w:p w14:paraId="1637A476" w14:textId="7D8907C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FACF1D8" w14:textId="5648C55D"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rPr>
              <w:t>InsuFlag</w:t>
            </w:r>
            <w:proofErr w:type="spellEnd"/>
          </w:p>
        </w:tc>
        <w:tc>
          <w:tcPr>
            <w:tcW w:w="1888" w:type="pct"/>
          </w:tcPr>
          <w:p w14:paraId="58C6E766" w14:textId="40C8674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新保記號</w:t>
            </w:r>
          </w:p>
        </w:tc>
        <w:tc>
          <w:tcPr>
            <w:tcW w:w="270" w:type="pct"/>
          </w:tcPr>
          <w:p w14:paraId="61A81EAD" w14:textId="27E7BC0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9ADBEE6" w14:textId="248AD8AF"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0D34AD2B" w14:textId="77777777" w:rsidR="003719AD" w:rsidRPr="000A506E" w:rsidRDefault="003719AD" w:rsidP="00614F5B">
            <w:pPr>
              <w:widowControl/>
              <w:jc w:val="center"/>
              <w:rPr>
                <w:rFonts w:ascii="標楷體" w:eastAsia="標楷體" w:hAnsi="標楷體" w:cs="新細明體"/>
                <w:kern w:val="0"/>
              </w:rPr>
            </w:pPr>
          </w:p>
        </w:tc>
        <w:tc>
          <w:tcPr>
            <w:tcW w:w="1330" w:type="pct"/>
          </w:tcPr>
          <w:p w14:paraId="69812E2E" w14:textId="65231049"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w:t>
            </w:r>
            <w:r w:rsidRPr="000A506E">
              <w:rPr>
                <w:rFonts w:ascii="標楷體" w:eastAsia="標楷體" w:hAnsi="標楷體" w:cs="新細明體" w:hint="eastAsia"/>
                <w:kern w:val="0"/>
              </w:rPr>
              <w:t>新保</w:t>
            </w:r>
            <w:r w:rsidRPr="000A506E">
              <w:rPr>
                <w:rFonts w:ascii="標楷體" w:eastAsia="標楷體" w:hAnsi="標楷體" w:cs="新細明體"/>
                <w:kern w:val="0"/>
              </w:rPr>
              <w:t>;2:自保</w:t>
            </w:r>
          </w:p>
        </w:tc>
      </w:tr>
      <w:tr w:rsidR="004A2350" w:rsidRPr="000A506E" w14:paraId="6F049C7E" w14:textId="77777777" w:rsidTr="007F7C77">
        <w:trPr>
          <w:trHeight w:val="340"/>
        </w:trPr>
        <w:tc>
          <w:tcPr>
            <w:tcW w:w="269" w:type="pct"/>
          </w:tcPr>
          <w:p w14:paraId="3C7135E3" w14:textId="7DD80BD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E2D08D3" w14:textId="70B97904"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ClCode1</w:t>
            </w:r>
          </w:p>
        </w:tc>
        <w:tc>
          <w:tcPr>
            <w:tcW w:w="1888" w:type="pct"/>
          </w:tcPr>
          <w:p w14:paraId="00B86BCF" w14:textId="36EE3651"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1</w:t>
            </w:r>
          </w:p>
        </w:tc>
        <w:tc>
          <w:tcPr>
            <w:tcW w:w="270" w:type="pct"/>
          </w:tcPr>
          <w:p w14:paraId="3E0C9FEB" w14:textId="6BA68562"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55FCB4C" w14:textId="6E57F723"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1FC57DAB" w14:textId="41299EA1"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4706E825" w14:textId="0FDF7820" w:rsidR="003719AD" w:rsidRPr="000A506E" w:rsidRDefault="005B50C9" w:rsidP="00492ECF">
            <w:pPr>
              <w:widowControl/>
              <w:rPr>
                <w:rFonts w:ascii="標楷體" w:eastAsia="標楷體" w:hAnsi="標楷體" w:cs="新細明體"/>
                <w:kern w:val="0"/>
              </w:rPr>
            </w:pPr>
            <w:r w:rsidRPr="000A506E">
              <w:rPr>
                <w:rFonts w:ascii="標楷體" w:eastAsia="標楷體" w:hAnsi="標楷體" w:cs="新細明體" w:hint="eastAsia"/>
                <w:kern w:val="0"/>
              </w:rPr>
              <w:t>固定為1</w:t>
            </w:r>
          </w:p>
        </w:tc>
      </w:tr>
      <w:tr w:rsidR="004A2350" w:rsidRPr="000A506E" w14:paraId="35759466" w14:textId="77777777" w:rsidTr="007F7C77">
        <w:trPr>
          <w:trHeight w:val="340"/>
        </w:trPr>
        <w:tc>
          <w:tcPr>
            <w:tcW w:w="269" w:type="pct"/>
          </w:tcPr>
          <w:p w14:paraId="209365FF" w14:textId="44848C02"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1BCAD18" w14:textId="2B348F9B"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ClCode2</w:t>
            </w:r>
          </w:p>
        </w:tc>
        <w:tc>
          <w:tcPr>
            <w:tcW w:w="1888" w:type="pct"/>
          </w:tcPr>
          <w:p w14:paraId="4E495A2B" w14:textId="0D125CB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2</w:t>
            </w:r>
          </w:p>
        </w:tc>
        <w:tc>
          <w:tcPr>
            <w:tcW w:w="270" w:type="pct"/>
          </w:tcPr>
          <w:p w14:paraId="6F150566" w14:textId="147C037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147D1BD5" w14:textId="749DD96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2B94816D" w14:textId="0989526C"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1EA184EF" w14:textId="7672C24A" w:rsidR="003719AD" w:rsidRPr="000A506E" w:rsidRDefault="003719AD" w:rsidP="00492ECF">
            <w:pPr>
              <w:widowControl/>
              <w:rPr>
                <w:rFonts w:ascii="標楷體" w:eastAsia="標楷體" w:hAnsi="標楷體" w:cs="新細明體"/>
                <w:kern w:val="0"/>
              </w:rPr>
            </w:pPr>
          </w:p>
        </w:tc>
      </w:tr>
      <w:tr w:rsidR="004A2350" w:rsidRPr="000A506E" w14:paraId="59EBE178" w14:textId="77777777" w:rsidTr="007F7C77">
        <w:trPr>
          <w:trHeight w:val="340"/>
        </w:trPr>
        <w:tc>
          <w:tcPr>
            <w:tcW w:w="269" w:type="pct"/>
          </w:tcPr>
          <w:p w14:paraId="4ED43154" w14:textId="027FA835"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D754932" w14:textId="7664B81E"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rPr>
              <w:t>ClNo</w:t>
            </w:r>
            <w:proofErr w:type="spellEnd"/>
          </w:p>
        </w:tc>
        <w:tc>
          <w:tcPr>
            <w:tcW w:w="1888" w:type="pct"/>
            <w:noWrap/>
            <w:hideMark/>
          </w:tcPr>
          <w:p w14:paraId="5785C94C" w14:textId="77777777"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擔保品編號</w:t>
            </w:r>
          </w:p>
        </w:tc>
        <w:tc>
          <w:tcPr>
            <w:tcW w:w="270" w:type="pct"/>
            <w:hideMark/>
          </w:tcPr>
          <w:p w14:paraId="4288430C" w14:textId="10F83FF4"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0081066B" w14:textId="1EBA3129"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7</w:t>
            </w:r>
          </w:p>
        </w:tc>
        <w:tc>
          <w:tcPr>
            <w:tcW w:w="270" w:type="pct"/>
          </w:tcPr>
          <w:p w14:paraId="628B01BD" w14:textId="4DD32BF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hideMark/>
          </w:tcPr>
          <w:p w14:paraId="70DFEF4A" w14:textId="7B3605D7" w:rsidR="003719AD" w:rsidRPr="000A506E" w:rsidRDefault="003719AD" w:rsidP="00492ECF">
            <w:pPr>
              <w:widowControl/>
              <w:rPr>
                <w:rFonts w:ascii="標楷體" w:eastAsia="標楷體" w:hAnsi="標楷體" w:cs="新細明體"/>
                <w:kern w:val="0"/>
              </w:rPr>
            </w:pPr>
          </w:p>
        </w:tc>
      </w:tr>
      <w:tr w:rsidR="004A2350" w:rsidRPr="000A506E" w14:paraId="3C59E056" w14:textId="77777777" w:rsidTr="007F7C77">
        <w:trPr>
          <w:trHeight w:val="340"/>
        </w:trPr>
        <w:tc>
          <w:tcPr>
            <w:tcW w:w="269" w:type="pct"/>
          </w:tcPr>
          <w:p w14:paraId="352467EE" w14:textId="77777777" w:rsidR="003719AD" w:rsidRPr="000A506E" w:rsidRDefault="003719AD" w:rsidP="0078740E">
            <w:pPr>
              <w:pStyle w:val="af9"/>
              <w:numPr>
                <w:ilvl w:val="0"/>
                <w:numId w:val="16"/>
              </w:numPr>
              <w:ind w:leftChars="0"/>
              <w:jc w:val="center"/>
              <w:rPr>
                <w:rFonts w:ascii="標楷體" w:eastAsia="標楷體" w:hAnsi="標楷體"/>
              </w:rPr>
            </w:pPr>
          </w:p>
        </w:tc>
        <w:tc>
          <w:tcPr>
            <w:tcW w:w="701" w:type="pct"/>
            <w:noWrap/>
          </w:tcPr>
          <w:p w14:paraId="50B3DC0B" w14:textId="40F8BA82"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cs="新細明體"/>
                <w:kern w:val="0"/>
              </w:rPr>
              <w:t>PrevInsuNo</w:t>
            </w:r>
            <w:proofErr w:type="spellEnd"/>
          </w:p>
        </w:tc>
        <w:tc>
          <w:tcPr>
            <w:tcW w:w="1888" w:type="pct"/>
            <w:noWrap/>
          </w:tcPr>
          <w:p w14:paraId="1F0D6FE2" w14:textId="3E0B6A5B"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原保單號碼</w:t>
            </w:r>
          </w:p>
        </w:tc>
        <w:tc>
          <w:tcPr>
            <w:tcW w:w="270" w:type="pct"/>
          </w:tcPr>
          <w:p w14:paraId="6189FB6E" w14:textId="5F85739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057F8BFF" w14:textId="1DB0807D"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560D27AF" w14:textId="7E379AA4"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kern w:val="0"/>
              </w:rPr>
              <w:t>V</w:t>
            </w:r>
          </w:p>
        </w:tc>
        <w:tc>
          <w:tcPr>
            <w:tcW w:w="1330" w:type="pct"/>
            <w:noWrap/>
          </w:tcPr>
          <w:p w14:paraId="092A71BC" w14:textId="09CE9A96" w:rsidR="003719AD" w:rsidRPr="000A506E" w:rsidDel="00492ECF"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保單號碼</w:t>
            </w:r>
          </w:p>
        </w:tc>
      </w:tr>
      <w:tr w:rsidR="00ED7C56" w:rsidRPr="000A506E" w14:paraId="21A33726" w14:textId="77777777" w:rsidTr="007F7C77">
        <w:trPr>
          <w:trHeight w:val="340"/>
        </w:trPr>
        <w:tc>
          <w:tcPr>
            <w:tcW w:w="269" w:type="pct"/>
          </w:tcPr>
          <w:p w14:paraId="42165D6F" w14:textId="77777777" w:rsidR="00ED7C56" w:rsidRPr="000A506E" w:rsidRDefault="00ED7C56" w:rsidP="0078740E">
            <w:pPr>
              <w:pStyle w:val="af9"/>
              <w:numPr>
                <w:ilvl w:val="0"/>
                <w:numId w:val="16"/>
              </w:numPr>
              <w:ind w:leftChars="0"/>
              <w:jc w:val="center"/>
              <w:rPr>
                <w:rFonts w:ascii="標楷體" w:eastAsia="標楷體" w:hAnsi="標楷體"/>
              </w:rPr>
            </w:pPr>
          </w:p>
        </w:tc>
        <w:tc>
          <w:tcPr>
            <w:tcW w:w="701" w:type="pct"/>
            <w:noWrap/>
          </w:tcPr>
          <w:p w14:paraId="6F0B36D9" w14:textId="586EC851" w:rsidR="00ED7C56" w:rsidRPr="000A506E" w:rsidRDefault="00ED7C56" w:rsidP="00ED7C56">
            <w:pPr>
              <w:widowControl/>
              <w:rPr>
                <w:rFonts w:ascii="標楷體" w:eastAsia="標楷體" w:hAnsi="標楷體" w:cs="新細明體"/>
                <w:kern w:val="0"/>
              </w:rPr>
            </w:pPr>
            <w:proofErr w:type="spellStart"/>
            <w:r w:rsidRPr="000A506E">
              <w:rPr>
                <w:rFonts w:ascii="標楷體" w:eastAsia="標楷體" w:hAnsi="標楷體" w:cs="新細明體"/>
                <w:kern w:val="0"/>
              </w:rPr>
              <w:t>EndoInsuNo</w:t>
            </w:r>
            <w:proofErr w:type="spellEnd"/>
          </w:p>
        </w:tc>
        <w:tc>
          <w:tcPr>
            <w:tcW w:w="1888" w:type="pct"/>
            <w:noWrap/>
          </w:tcPr>
          <w:p w14:paraId="1C4426A2" w14:textId="1495DFF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批單號碼</w:t>
            </w:r>
          </w:p>
        </w:tc>
        <w:tc>
          <w:tcPr>
            <w:tcW w:w="270" w:type="pct"/>
          </w:tcPr>
          <w:p w14:paraId="7D8ADBCE" w14:textId="1E934B98"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531F6E90" w14:textId="13C7D592"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77E1668C" w14:textId="77777777" w:rsidR="00ED7C56" w:rsidRPr="000A506E" w:rsidRDefault="00ED7C56" w:rsidP="00ED7C56">
            <w:pPr>
              <w:widowControl/>
              <w:jc w:val="center"/>
              <w:rPr>
                <w:rFonts w:ascii="標楷體" w:eastAsia="標楷體" w:hAnsi="標楷體" w:cs="新細明體"/>
                <w:kern w:val="0"/>
              </w:rPr>
            </w:pPr>
          </w:p>
        </w:tc>
        <w:tc>
          <w:tcPr>
            <w:tcW w:w="1330" w:type="pct"/>
            <w:noWrap/>
          </w:tcPr>
          <w:p w14:paraId="1D27F9B4" w14:textId="77777777" w:rsidR="00ED7C56" w:rsidRPr="000A506E" w:rsidRDefault="00ED7C56" w:rsidP="00ED7C56">
            <w:pPr>
              <w:widowControl/>
              <w:rPr>
                <w:rFonts w:ascii="標楷體" w:eastAsia="標楷體" w:hAnsi="標楷體" w:cs="新細明體"/>
                <w:kern w:val="0"/>
              </w:rPr>
            </w:pPr>
          </w:p>
        </w:tc>
      </w:tr>
      <w:tr w:rsidR="00ED7C56" w:rsidRPr="000A506E" w14:paraId="10B7D63F" w14:textId="77777777" w:rsidTr="007F7C77">
        <w:trPr>
          <w:trHeight w:val="340"/>
        </w:trPr>
        <w:tc>
          <w:tcPr>
            <w:tcW w:w="269" w:type="pct"/>
          </w:tcPr>
          <w:p w14:paraId="4A4457AB" w14:textId="1E57393E" w:rsidR="00ED7C56" w:rsidRPr="000A506E"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AE413C3" w14:textId="133BCEE0" w:rsidR="00ED7C56" w:rsidRPr="000A506E" w:rsidRDefault="00ED7C56" w:rsidP="00ED7C56">
            <w:pPr>
              <w:widowControl/>
              <w:rPr>
                <w:rFonts w:ascii="標楷體" w:eastAsia="標楷體" w:hAnsi="標楷體" w:cs="新細明體"/>
                <w:kern w:val="0"/>
              </w:rPr>
            </w:pPr>
            <w:proofErr w:type="spellStart"/>
            <w:r w:rsidRPr="000A506E">
              <w:rPr>
                <w:rFonts w:ascii="標楷體" w:eastAsia="標楷體" w:hAnsi="標楷體" w:cs="新細明體"/>
                <w:kern w:val="0"/>
              </w:rPr>
              <w:t>NowInsuNo</w:t>
            </w:r>
            <w:proofErr w:type="spellEnd"/>
          </w:p>
        </w:tc>
        <w:tc>
          <w:tcPr>
            <w:tcW w:w="1888" w:type="pct"/>
            <w:noWrap/>
            <w:hideMark/>
          </w:tcPr>
          <w:p w14:paraId="5AD6F51B" w14:textId="7777777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新保單號碼</w:t>
            </w:r>
          </w:p>
        </w:tc>
        <w:tc>
          <w:tcPr>
            <w:tcW w:w="270" w:type="pct"/>
            <w:hideMark/>
          </w:tcPr>
          <w:p w14:paraId="038601C7"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46FED129"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27195955" w14:textId="77777777" w:rsidR="00ED7C56" w:rsidRPr="000A506E" w:rsidRDefault="00ED7C56" w:rsidP="00614F5B">
            <w:pPr>
              <w:widowControl/>
              <w:jc w:val="center"/>
              <w:rPr>
                <w:rFonts w:ascii="標楷體" w:eastAsia="標楷體" w:hAnsi="標楷體" w:cs="新細明體"/>
                <w:kern w:val="0"/>
              </w:rPr>
            </w:pPr>
          </w:p>
        </w:tc>
        <w:tc>
          <w:tcPr>
            <w:tcW w:w="1330" w:type="pct"/>
            <w:noWrap/>
            <w:hideMark/>
          </w:tcPr>
          <w:p w14:paraId="38AAEFA1" w14:textId="51B85172"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空值</w:t>
            </w:r>
          </w:p>
        </w:tc>
      </w:tr>
      <w:tr w:rsidR="00ED7C56" w:rsidRPr="000A506E" w14:paraId="5655BA4D" w14:textId="77777777" w:rsidTr="007F7C77">
        <w:trPr>
          <w:trHeight w:val="340"/>
        </w:trPr>
        <w:tc>
          <w:tcPr>
            <w:tcW w:w="269" w:type="pct"/>
          </w:tcPr>
          <w:p w14:paraId="2A74D31D" w14:textId="77777777" w:rsidR="00ED7C56" w:rsidRPr="000A506E"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ED3CCEF" w14:textId="6333776C" w:rsidR="00ED7C56" w:rsidRPr="000A506E" w:rsidRDefault="00ED7C56" w:rsidP="00ED7C56">
            <w:pPr>
              <w:widowControl/>
              <w:rPr>
                <w:rFonts w:ascii="標楷體" w:eastAsia="標楷體" w:hAnsi="標楷體" w:cs="新細明體"/>
                <w:kern w:val="0"/>
              </w:rPr>
            </w:pPr>
            <w:proofErr w:type="spellStart"/>
            <w:r w:rsidRPr="000A506E">
              <w:rPr>
                <w:rFonts w:ascii="標楷體" w:eastAsia="標楷體" w:hAnsi="標楷體"/>
              </w:rPr>
              <w:t>InsuCompany</w:t>
            </w:r>
            <w:proofErr w:type="spellEnd"/>
          </w:p>
        </w:tc>
        <w:tc>
          <w:tcPr>
            <w:tcW w:w="1888" w:type="pct"/>
            <w:noWrap/>
          </w:tcPr>
          <w:p w14:paraId="7E69DF03" w14:textId="69A4078D"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保險公司</w:t>
            </w:r>
          </w:p>
        </w:tc>
        <w:tc>
          <w:tcPr>
            <w:tcW w:w="270" w:type="pct"/>
          </w:tcPr>
          <w:p w14:paraId="3E9D6F66" w14:textId="5D7D2406"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38C778E4" w14:textId="64CAD1CD"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0E9ED72D" w14:textId="2FDBDC67" w:rsidR="00ED7C56" w:rsidRPr="000A506E" w:rsidDel="00492ECF" w:rsidRDefault="00ED7C56"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tcPr>
          <w:p w14:paraId="57759EB0" w14:textId="1284E055" w:rsidR="00ED7C56" w:rsidRPr="000A506E" w:rsidDel="00492ECF" w:rsidRDefault="00ED7C56" w:rsidP="00ED7C56">
            <w:pPr>
              <w:widowControl/>
              <w:rPr>
                <w:rFonts w:ascii="標楷體" w:eastAsia="標楷體" w:hAnsi="標楷體" w:cs="新細明體"/>
                <w:kern w:val="0"/>
              </w:rPr>
            </w:pPr>
          </w:p>
        </w:tc>
      </w:tr>
      <w:tr w:rsidR="00ED7C56" w:rsidRPr="008F20B5" w14:paraId="26D0FFF5" w14:textId="77777777" w:rsidTr="007F7C77">
        <w:trPr>
          <w:trHeight w:val="340"/>
        </w:trPr>
        <w:tc>
          <w:tcPr>
            <w:tcW w:w="269" w:type="pct"/>
          </w:tcPr>
          <w:p w14:paraId="38061A5F" w14:textId="77777777" w:rsidR="00ED7C56" w:rsidRPr="004A1C2C"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D2E7E3C" w14:textId="710CC95D"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rPr>
              <w:t>InsuTypeCode</w:t>
            </w:r>
            <w:proofErr w:type="spellEnd"/>
          </w:p>
        </w:tc>
        <w:tc>
          <w:tcPr>
            <w:tcW w:w="1888" w:type="pct"/>
            <w:noWrap/>
          </w:tcPr>
          <w:p w14:paraId="5BADA7D3" w14:textId="78257B4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保險類別</w:t>
            </w:r>
          </w:p>
        </w:tc>
        <w:tc>
          <w:tcPr>
            <w:tcW w:w="270" w:type="pct"/>
          </w:tcPr>
          <w:p w14:paraId="300C364D" w14:textId="1427802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0" w:type="pct"/>
            <w:noWrap/>
          </w:tcPr>
          <w:p w14:paraId="5F8BE9FC" w14:textId="4D10670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0" w:type="pct"/>
          </w:tcPr>
          <w:p w14:paraId="7E45F75F" w14:textId="42FA70A3" w:rsidR="00ED7C56" w:rsidRPr="004A1C2C" w:rsidDel="00492ECF"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tcPr>
          <w:p w14:paraId="1DA2A064"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01:住宅火險地震險</w:t>
            </w:r>
          </w:p>
          <w:p w14:paraId="02EFD068" w14:textId="74F98EE4"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02:</w:t>
            </w:r>
            <w:r w:rsidR="00A9067E">
              <w:rPr>
                <w:rFonts w:ascii="標楷體" w:eastAsia="標楷體" w:hAnsi="標楷體" w:cs="新細明體" w:hint="eastAsia"/>
                <w:kern w:val="0"/>
                <w:highlight w:val="yellow"/>
              </w:rPr>
              <w:t>住宅</w:t>
            </w:r>
            <w:r w:rsidRPr="00A00F7D">
              <w:rPr>
                <w:rFonts w:ascii="標楷體" w:eastAsia="標楷體" w:hAnsi="標楷體" w:cs="新細明體" w:hint="eastAsia"/>
                <w:kern w:val="0"/>
                <w:highlight w:val="yellow"/>
              </w:rPr>
              <w:t>火險</w:t>
            </w:r>
            <w:r w:rsidR="00A9067E">
              <w:rPr>
                <w:rFonts w:ascii="標楷體" w:eastAsia="標楷體" w:hAnsi="標楷體" w:cs="新細明體" w:hint="eastAsia"/>
                <w:kern w:val="0"/>
                <w:highlight w:val="yellow"/>
              </w:rPr>
              <w:t>(長單)</w:t>
            </w:r>
          </w:p>
          <w:p w14:paraId="451AE279"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03:地震險</w:t>
            </w:r>
          </w:p>
          <w:p w14:paraId="336F1ABF" w14:textId="4CA74626"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04:汽車全險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4861D340" w14:textId="39EEE5C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05:綜合營造險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6BF20B20"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06:動產火險</w:t>
            </w:r>
          </w:p>
          <w:p w14:paraId="3FA1B267"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07:其他</w:t>
            </w:r>
          </w:p>
          <w:p w14:paraId="159C435D" w14:textId="3945E2EC" w:rsidR="00ED7C56" w:rsidRPr="004A1C2C" w:rsidDel="00492ECF" w:rsidRDefault="00A00F7D" w:rsidP="00A00F7D">
            <w:pPr>
              <w:widowControl/>
              <w:rPr>
                <w:rFonts w:ascii="標楷體" w:eastAsia="標楷體" w:hAnsi="標楷體" w:cs="新細明體"/>
                <w:kern w:val="0"/>
              </w:rPr>
            </w:pPr>
            <w:r w:rsidRPr="00A00F7D">
              <w:rPr>
                <w:rFonts w:ascii="標楷體" w:eastAsia="標楷體" w:hAnsi="標楷體" w:cs="新細明體" w:hint="eastAsia"/>
                <w:kern w:val="0"/>
                <w:highlight w:val="yellow"/>
              </w:rPr>
              <w:t>08:商業火災保險</w:t>
            </w:r>
          </w:p>
        </w:tc>
      </w:tr>
      <w:tr w:rsidR="00ED7C56" w:rsidRPr="008F20B5" w14:paraId="1BDC8B1F" w14:textId="77777777" w:rsidTr="007F7C77">
        <w:trPr>
          <w:trHeight w:val="340"/>
        </w:trPr>
        <w:tc>
          <w:tcPr>
            <w:tcW w:w="269" w:type="pct"/>
          </w:tcPr>
          <w:p w14:paraId="724FB0E5" w14:textId="2E14461B"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76422E6F" w14:textId="4FF44F17"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FireInsuCovrg</w:t>
            </w:r>
            <w:proofErr w:type="spellEnd"/>
          </w:p>
        </w:tc>
        <w:tc>
          <w:tcPr>
            <w:tcW w:w="1888" w:type="pct"/>
            <w:noWrap/>
            <w:hideMark/>
          </w:tcPr>
          <w:p w14:paraId="63FC523B" w14:textId="6A8B0CE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火災險保險金額</w:t>
            </w:r>
          </w:p>
        </w:tc>
        <w:tc>
          <w:tcPr>
            <w:tcW w:w="270" w:type="pct"/>
            <w:noWrap/>
            <w:hideMark/>
          </w:tcPr>
          <w:p w14:paraId="61EB8FA7" w14:textId="6181EAF5"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24F2DAED" w14:textId="7B10074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1DD94A6" w14:textId="4869B2A1" w:rsidR="00ED7C56" w:rsidRPr="004A1C2C" w:rsidDel="004444BD"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13C58719" w14:textId="501FAC3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537F0DBD" w14:textId="77777777" w:rsidTr="007F7C77">
        <w:trPr>
          <w:trHeight w:val="340"/>
        </w:trPr>
        <w:tc>
          <w:tcPr>
            <w:tcW w:w="269" w:type="pct"/>
          </w:tcPr>
          <w:p w14:paraId="0B542F5D" w14:textId="0C069CB0"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37A9B331" w14:textId="7A88C22B"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EthqInsuCovrg</w:t>
            </w:r>
            <w:proofErr w:type="spellEnd"/>
          </w:p>
        </w:tc>
        <w:tc>
          <w:tcPr>
            <w:tcW w:w="1888" w:type="pct"/>
            <w:noWrap/>
            <w:hideMark/>
          </w:tcPr>
          <w:p w14:paraId="044C1F51" w14:textId="6B8DF07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地震險保險金額</w:t>
            </w:r>
          </w:p>
        </w:tc>
        <w:tc>
          <w:tcPr>
            <w:tcW w:w="270" w:type="pct"/>
            <w:noWrap/>
            <w:hideMark/>
          </w:tcPr>
          <w:p w14:paraId="775A28F6" w14:textId="6A1FAE4C"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8E24A98" w14:textId="5C6E896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48D0915" w14:textId="2ED7C9B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34B5D89F" w14:textId="46E8A54A"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火災險與地震險保險金額最少輸入一欄</w:t>
            </w:r>
          </w:p>
          <w:p w14:paraId="7C549257" w14:textId="179A0E8F"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782292A" w14:textId="77777777" w:rsidTr="007F7C77">
        <w:trPr>
          <w:trHeight w:val="340"/>
        </w:trPr>
        <w:tc>
          <w:tcPr>
            <w:tcW w:w="269" w:type="pct"/>
          </w:tcPr>
          <w:p w14:paraId="1D860A9F" w14:textId="77777777" w:rsidR="00ED7C56" w:rsidRPr="004A1C2C" w:rsidDel="004D15A0" w:rsidRDefault="00ED7C56" w:rsidP="0078740E">
            <w:pPr>
              <w:pStyle w:val="af9"/>
              <w:numPr>
                <w:ilvl w:val="0"/>
                <w:numId w:val="16"/>
              </w:numPr>
              <w:ind w:leftChars="0"/>
              <w:jc w:val="center"/>
              <w:rPr>
                <w:rFonts w:ascii="標楷體" w:eastAsia="標楷體" w:hAnsi="標楷體"/>
              </w:rPr>
            </w:pPr>
          </w:p>
        </w:tc>
        <w:tc>
          <w:tcPr>
            <w:tcW w:w="701" w:type="pct"/>
            <w:noWrap/>
          </w:tcPr>
          <w:p w14:paraId="3A523BD2" w14:textId="3D02C181" w:rsidR="00ED7C56" w:rsidRPr="004A1C2C" w:rsidDel="00260F95"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FireInsuPrem</w:t>
            </w:r>
            <w:proofErr w:type="spellEnd"/>
          </w:p>
        </w:tc>
        <w:tc>
          <w:tcPr>
            <w:tcW w:w="1888" w:type="pct"/>
            <w:noWrap/>
          </w:tcPr>
          <w:p w14:paraId="7FCDBAC1" w14:textId="0B0E589A"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火災險保費</w:t>
            </w:r>
          </w:p>
        </w:tc>
        <w:tc>
          <w:tcPr>
            <w:tcW w:w="270" w:type="pct"/>
            <w:noWrap/>
          </w:tcPr>
          <w:p w14:paraId="12828BA8" w14:textId="0C2D4B22"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tcPr>
          <w:p w14:paraId="35346427" w14:textId="40A82042"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404FC7F" w14:textId="1740BD5C"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tcPr>
          <w:p w14:paraId="76E81A89" w14:textId="088A8C0C"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火災險保險金額有輸入時必須輸入</w:t>
            </w:r>
          </w:p>
          <w:p w14:paraId="35F307E2" w14:textId="0CEA5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756C5073" w14:textId="77777777" w:rsidTr="007F7C77">
        <w:trPr>
          <w:trHeight w:val="340"/>
        </w:trPr>
        <w:tc>
          <w:tcPr>
            <w:tcW w:w="269" w:type="pct"/>
          </w:tcPr>
          <w:p w14:paraId="7E5E85E7" w14:textId="4DDD650E"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0B43E1B6" w14:textId="1809971E"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EthqInsuPrem</w:t>
            </w:r>
            <w:proofErr w:type="spellEnd"/>
          </w:p>
        </w:tc>
        <w:tc>
          <w:tcPr>
            <w:tcW w:w="1888" w:type="pct"/>
            <w:noWrap/>
            <w:hideMark/>
          </w:tcPr>
          <w:p w14:paraId="4636C115" w14:textId="42F72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地震險保費</w:t>
            </w:r>
          </w:p>
        </w:tc>
        <w:tc>
          <w:tcPr>
            <w:tcW w:w="270" w:type="pct"/>
            <w:noWrap/>
            <w:hideMark/>
          </w:tcPr>
          <w:p w14:paraId="3D9A24C9" w14:textId="1499DE0F"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D820AE9" w14:textId="6DE8ABBB"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C36E08A" w14:textId="272E4E2E"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5B1AD5E0" w14:textId="0B8291A7"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地震險保險金額有輸入時必須輸入</w:t>
            </w:r>
          </w:p>
          <w:p w14:paraId="60E968F4" w14:textId="12110D5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2CEBB95" w14:textId="77777777" w:rsidTr="007F7C77">
        <w:trPr>
          <w:trHeight w:val="340"/>
        </w:trPr>
        <w:tc>
          <w:tcPr>
            <w:tcW w:w="269" w:type="pct"/>
          </w:tcPr>
          <w:p w14:paraId="0AC1DB39" w14:textId="0468DAE7"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4A03DABF" w14:textId="082FB901"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InsuStartDate</w:t>
            </w:r>
            <w:proofErr w:type="spellEnd"/>
          </w:p>
        </w:tc>
        <w:tc>
          <w:tcPr>
            <w:tcW w:w="1888" w:type="pct"/>
            <w:noWrap/>
            <w:hideMark/>
          </w:tcPr>
          <w:p w14:paraId="10EB9E57" w14:textId="29D904A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保險起日</w:t>
            </w:r>
          </w:p>
        </w:tc>
        <w:tc>
          <w:tcPr>
            <w:tcW w:w="270" w:type="pct"/>
            <w:hideMark/>
          </w:tcPr>
          <w:p w14:paraId="3A2637FD"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673EAA37" w14:textId="0594315F"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6D8F0E38" w14:textId="3E98EFC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6A1500DB" w14:textId="7050F9E1"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yyymmdd</w:t>
            </w:r>
            <w:proofErr w:type="spellEnd"/>
          </w:p>
        </w:tc>
      </w:tr>
      <w:tr w:rsidR="00ED7C56" w:rsidRPr="008F20B5" w14:paraId="75B6D164" w14:textId="77777777" w:rsidTr="007F7C77">
        <w:trPr>
          <w:trHeight w:val="340"/>
        </w:trPr>
        <w:tc>
          <w:tcPr>
            <w:tcW w:w="269" w:type="pct"/>
          </w:tcPr>
          <w:p w14:paraId="54CC93D9" w14:textId="086F830C"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tcPr>
          <w:p w14:paraId="4750C752" w14:textId="44C1163C"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InsuEndDate</w:t>
            </w:r>
            <w:proofErr w:type="spellEnd"/>
          </w:p>
        </w:tc>
        <w:tc>
          <w:tcPr>
            <w:tcW w:w="1888" w:type="pct"/>
            <w:noWrap/>
            <w:hideMark/>
          </w:tcPr>
          <w:p w14:paraId="00FB6651" w14:textId="3E7EE08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保險迄日</w:t>
            </w:r>
          </w:p>
        </w:tc>
        <w:tc>
          <w:tcPr>
            <w:tcW w:w="270" w:type="pct"/>
            <w:hideMark/>
          </w:tcPr>
          <w:p w14:paraId="4790D684"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1A825C6D" w14:textId="24776D23"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2F790BDF" w14:textId="667835CB"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162071B4" w14:textId="24216053"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yyymmdd</w:t>
            </w:r>
            <w:proofErr w:type="spellEnd"/>
          </w:p>
        </w:tc>
      </w:tr>
      <w:tr w:rsidR="001E1E52" w:rsidRPr="00954476" w14:paraId="1BFBC467" w14:textId="77777777" w:rsidTr="007F7C77">
        <w:trPr>
          <w:trHeight w:val="340"/>
        </w:trPr>
        <w:tc>
          <w:tcPr>
            <w:tcW w:w="269" w:type="pct"/>
          </w:tcPr>
          <w:p w14:paraId="72DB1669" w14:textId="77777777" w:rsidR="001E1E52" w:rsidRPr="004A1C2C" w:rsidRDefault="001E1E52" w:rsidP="0078740E">
            <w:pPr>
              <w:pStyle w:val="af9"/>
              <w:numPr>
                <w:ilvl w:val="0"/>
                <w:numId w:val="16"/>
              </w:numPr>
              <w:ind w:leftChars="0"/>
              <w:jc w:val="center"/>
              <w:rPr>
                <w:rFonts w:ascii="標楷體" w:eastAsia="標楷體" w:hAnsi="標楷體"/>
              </w:rPr>
            </w:pPr>
          </w:p>
        </w:tc>
        <w:tc>
          <w:tcPr>
            <w:tcW w:w="701" w:type="pct"/>
            <w:noWrap/>
          </w:tcPr>
          <w:p w14:paraId="59F7C07D" w14:textId="7795AB27" w:rsidR="001E1E52" w:rsidRPr="00954476" w:rsidRDefault="001E1E52" w:rsidP="00ED7C56">
            <w:pPr>
              <w:widowControl/>
              <w:rPr>
                <w:rFonts w:ascii="標楷體" w:eastAsia="標楷體" w:hAnsi="標楷體" w:cs="新細明體"/>
                <w:kern w:val="0"/>
                <w:highlight w:val="magenta"/>
              </w:rPr>
            </w:pPr>
            <w:proofErr w:type="spellStart"/>
            <w:r w:rsidRPr="00954476">
              <w:rPr>
                <w:rFonts w:ascii="標楷體" w:eastAsia="標楷體" w:hAnsi="標楷體" w:cs="新細明體"/>
                <w:kern w:val="0"/>
                <w:highlight w:val="magenta"/>
              </w:rPr>
              <w:t>CommericalFlag</w:t>
            </w:r>
            <w:proofErr w:type="spellEnd"/>
          </w:p>
        </w:tc>
        <w:tc>
          <w:tcPr>
            <w:tcW w:w="1888" w:type="pct"/>
            <w:noWrap/>
          </w:tcPr>
          <w:p w14:paraId="10A06F7A" w14:textId="0EEBABE5"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險種註記</w:t>
            </w:r>
          </w:p>
        </w:tc>
        <w:tc>
          <w:tcPr>
            <w:tcW w:w="270" w:type="pct"/>
          </w:tcPr>
          <w:p w14:paraId="75E15CA8" w14:textId="0E4193F7"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61AC81DB" w14:textId="4D77495D"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2</w:t>
            </w:r>
          </w:p>
        </w:tc>
        <w:tc>
          <w:tcPr>
            <w:tcW w:w="270" w:type="pct"/>
          </w:tcPr>
          <w:p w14:paraId="31FE8CE5" w14:textId="77777777" w:rsidR="001E1E52" w:rsidRPr="00954476" w:rsidRDefault="001E1E52" w:rsidP="00614F5B">
            <w:pPr>
              <w:widowControl/>
              <w:jc w:val="center"/>
              <w:rPr>
                <w:rFonts w:ascii="標楷體" w:eastAsia="標楷體" w:hAnsi="標楷體" w:cs="新細明體"/>
                <w:kern w:val="0"/>
                <w:highlight w:val="magenta"/>
              </w:rPr>
            </w:pPr>
          </w:p>
        </w:tc>
        <w:tc>
          <w:tcPr>
            <w:tcW w:w="1330" w:type="pct"/>
            <w:noWrap/>
          </w:tcPr>
          <w:p w14:paraId="0D6FFAF8" w14:textId="71626A3D" w:rsidR="001E1E52" w:rsidRPr="00954476" w:rsidRDefault="001E1E52" w:rsidP="00ED7C56">
            <w:pPr>
              <w:widowControl/>
              <w:rPr>
                <w:rFonts w:ascii="標楷體" w:eastAsia="標楷體" w:hAnsi="標楷體" w:cs="新細明體"/>
                <w:kern w:val="0"/>
              </w:rPr>
            </w:pPr>
            <w:r w:rsidRPr="00954476">
              <w:rPr>
                <w:rFonts w:ascii="標楷體" w:eastAsia="標楷體" w:hAnsi="標楷體" w:cs="新細明體" w:hint="eastAsia"/>
                <w:kern w:val="0"/>
                <w:highlight w:val="magenta"/>
              </w:rPr>
              <w:t>01</w:t>
            </w:r>
            <w:r w:rsidRPr="00954476">
              <w:rPr>
                <w:rFonts w:ascii="標楷體" w:eastAsia="標楷體" w:hAnsi="標楷體" w:cs="新細明體"/>
                <w:kern w:val="0"/>
                <w:highlight w:val="magenta"/>
              </w:rPr>
              <w:t xml:space="preserve"> </w:t>
            </w:r>
            <w:r w:rsidRPr="00954476">
              <w:rPr>
                <w:rFonts w:ascii="標楷體" w:eastAsia="標楷體" w:hAnsi="標楷體" w:cs="新細明體" w:hint="eastAsia"/>
                <w:kern w:val="0"/>
                <w:highlight w:val="magenta"/>
              </w:rPr>
              <w:t>住宅險改商業險</w:t>
            </w:r>
          </w:p>
        </w:tc>
      </w:tr>
      <w:tr w:rsidR="00954476" w:rsidRPr="008F20B5" w14:paraId="3D6CE0A7" w14:textId="77777777" w:rsidTr="007F7C77">
        <w:trPr>
          <w:trHeight w:val="340"/>
        </w:trPr>
        <w:tc>
          <w:tcPr>
            <w:tcW w:w="269" w:type="pct"/>
          </w:tcPr>
          <w:p w14:paraId="049C63B9" w14:textId="77777777" w:rsidR="00954476" w:rsidRPr="00954476" w:rsidRDefault="00954476" w:rsidP="0078740E">
            <w:pPr>
              <w:pStyle w:val="af9"/>
              <w:numPr>
                <w:ilvl w:val="0"/>
                <w:numId w:val="16"/>
              </w:numPr>
              <w:ind w:leftChars="0"/>
              <w:jc w:val="center"/>
              <w:rPr>
                <w:rFonts w:ascii="標楷體" w:eastAsia="標楷體" w:hAnsi="標楷體"/>
                <w:highlight w:val="magenta"/>
              </w:rPr>
            </w:pPr>
          </w:p>
        </w:tc>
        <w:tc>
          <w:tcPr>
            <w:tcW w:w="701" w:type="pct"/>
            <w:noWrap/>
          </w:tcPr>
          <w:p w14:paraId="7EAA7151" w14:textId="75CA0178"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Remark</w:t>
            </w:r>
          </w:p>
        </w:tc>
        <w:tc>
          <w:tcPr>
            <w:tcW w:w="1888" w:type="pct"/>
            <w:noWrap/>
          </w:tcPr>
          <w:p w14:paraId="6BCA2AB5" w14:textId="52B343E7"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備註</w:t>
            </w:r>
          </w:p>
        </w:tc>
        <w:tc>
          <w:tcPr>
            <w:tcW w:w="270" w:type="pct"/>
          </w:tcPr>
          <w:p w14:paraId="45D54C60" w14:textId="0593DED0" w:rsidR="00954476" w:rsidRPr="00954476" w:rsidRDefault="00954476"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22DFEB00" w14:textId="775E3E2F" w:rsidR="00954476" w:rsidRDefault="00954476" w:rsidP="00ED7C56">
            <w:pPr>
              <w:widowControl/>
              <w:jc w:val="center"/>
              <w:rPr>
                <w:rFonts w:ascii="標楷體" w:eastAsia="標楷體" w:hAnsi="標楷體" w:cs="新細明體"/>
                <w:kern w:val="0"/>
              </w:rPr>
            </w:pPr>
            <w:r w:rsidRPr="00954476">
              <w:rPr>
                <w:rFonts w:ascii="標楷體" w:eastAsia="標楷體" w:hAnsi="標楷體" w:cs="新細明體" w:hint="eastAsia"/>
                <w:kern w:val="0"/>
                <w:highlight w:val="magenta"/>
              </w:rPr>
              <w:t>50</w:t>
            </w:r>
          </w:p>
        </w:tc>
        <w:tc>
          <w:tcPr>
            <w:tcW w:w="270" w:type="pct"/>
          </w:tcPr>
          <w:p w14:paraId="0347169A" w14:textId="77777777" w:rsidR="00954476" w:rsidRDefault="00954476" w:rsidP="00614F5B">
            <w:pPr>
              <w:widowControl/>
              <w:jc w:val="center"/>
              <w:rPr>
                <w:rFonts w:ascii="標楷體" w:eastAsia="標楷體" w:hAnsi="標楷體" w:cs="新細明體"/>
                <w:kern w:val="0"/>
              </w:rPr>
            </w:pPr>
          </w:p>
        </w:tc>
        <w:tc>
          <w:tcPr>
            <w:tcW w:w="1330" w:type="pct"/>
            <w:noWrap/>
          </w:tcPr>
          <w:p w14:paraId="593ABCE1" w14:textId="77777777" w:rsidR="00954476" w:rsidRDefault="00954476" w:rsidP="00ED7C56">
            <w:pPr>
              <w:widowControl/>
              <w:rPr>
                <w:rFonts w:ascii="標楷體" w:eastAsia="標楷體" w:hAnsi="標楷體" w:cs="新細明體"/>
                <w:kern w:val="0"/>
              </w:rPr>
            </w:pPr>
          </w:p>
        </w:tc>
      </w:tr>
    </w:tbl>
    <w:p w14:paraId="7CD675C2" w14:textId="77777777" w:rsidR="009C1DD1" w:rsidRPr="008F20B5" w:rsidRDefault="009C1DD1" w:rsidP="009C1DD1">
      <w:pPr>
        <w:ind w:leftChars="500" w:left="1200"/>
        <w:rPr>
          <w:rFonts w:ascii="標楷體" w:eastAsia="標楷體" w:hAnsi="標楷體"/>
        </w:rPr>
      </w:pPr>
    </w:p>
    <w:p w14:paraId="4A707E19"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58A27134" w14:textId="77777777" w:rsidR="0013799E" w:rsidRPr="004A1C2C" w:rsidRDefault="0013799E" w:rsidP="009C1DD1">
      <w:pPr>
        <w:rPr>
          <w:rFonts w:ascii="標楷體" w:eastAsia="標楷體" w:hAnsi="標楷體"/>
        </w:rPr>
      </w:pPr>
    </w:p>
    <w:p w14:paraId="32ADD67D" w14:textId="77777777" w:rsidR="006873F2" w:rsidRPr="004A1C2C" w:rsidRDefault="006873F2">
      <w:pPr>
        <w:widowControl/>
        <w:rPr>
          <w:rFonts w:ascii="標楷體" w:eastAsia="標楷體" w:hAnsi="標楷體"/>
        </w:rPr>
      </w:pPr>
      <w:bookmarkStart w:id="248" w:name="_L2101商品參數維護"/>
      <w:bookmarkEnd w:id="248"/>
      <w:r w:rsidRPr="004A1C2C">
        <w:rPr>
          <w:rFonts w:ascii="標楷體" w:eastAsia="標楷體" w:hAnsi="標楷體"/>
        </w:rPr>
        <w:br w:type="page"/>
      </w:r>
    </w:p>
    <w:p w14:paraId="520A5379" w14:textId="77777777" w:rsidR="006873F2" w:rsidRPr="004A1C2C" w:rsidRDefault="006873F2" w:rsidP="006873F2">
      <w:pPr>
        <w:rPr>
          <w:rFonts w:ascii="標楷體" w:eastAsia="標楷體" w:hAnsi="標楷體"/>
        </w:rPr>
      </w:pPr>
    </w:p>
    <w:p w14:paraId="71312F88" w14:textId="4B600969" w:rsidR="006873F2" w:rsidRPr="008F20B5" w:rsidRDefault="001B053C" w:rsidP="0078740E">
      <w:pPr>
        <w:pStyle w:val="3"/>
        <w:numPr>
          <w:ilvl w:val="2"/>
          <w:numId w:val="7"/>
        </w:numPr>
        <w:spacing w:before="0"/>
        <w:rPr>
          <w:rFonts w:ascii="標楷體" w:hAnsi="標楷體"/>
          <w:b/>
          <w:szCs w:val="32"/>
        </w:rPr>
      </w:pPr>
      <w:bookmarkStart w:id="249" w:name="_L1105顧客聯絡電話維護"/>
      <w:bookmarkStart w:id="250" w:name="_Toc90483161"/>
      <w:bookmarkStart w:id="251" w:name="_Toc90483416"/>
      <w:bookmarkStart w:id="252" w:name="_Toc90483532"/>
      <w:bookmarkStart w:id="253" w:name="_Toc90483758"/>
      <w:bookmarkStart w:id="254" w:name="_Toc90490030"/>
      <w:bookmarkStart w:id="255" w:name="_Toc140244550"/>
      <w:bookmarkEnd w:id="249"/>
      <w:r w:rsidRPr="006B5312">
        <w:rPr>
          <w:rFonts w:ascii="標楷體" w:hAnsi="標楷體"/>
          <w:b/>
          <w:szCs w:val="32"/>
        </w:rPr>
        <w:t>L1105</w:t>
      </w:r>
      <w:r w:rsidRPr="006B5312">
        <w:rPr>
          <w:rFonts w:ascii="標楷體" w:hAnsi="標楷體" w:hint="eastAsia"/>
          <w:b/>
          <w:szCs w:val="32"/>
        </w:rPr>
        <w:t>顧客聯絡電話維護</w:t>
      </w:r>
      <w:bookmarkEnd w:id="250"/>
      <w:bookmarkEnd w:id="251"/>
      <w:bookmarkEnd w:id="252"/>
      <w:bookmarkEnd w:id="253"/>
      <w:bookmarkEnd w:id="254"/>
      <w:r w:rsidR="009476BA">
        <w:rPr>
          <w:rFonts w:ascii="標楷體" w:hAnsi="標楷體" w:hint="eastAsia"/>
          <w:b/>
          <w:szCs w:val="32"/>
        </w:rPr>
        <w:t xml:space="preserve"> *</w:t>
      </w:r>
      <w:bookmarkEnd w:id="255"/>
    </w:p>
    <w:tbl>
      <w:tblPr>
        <w:tblStyle w:val="ac"/>
        <w:tblW w:w="5050" w:type="pct"/>
        <w:tblLook w:val="04A0" w:firstRow="1" w:lastRow="0" w:firstColumn="1" w:lastColumn="0" w:noHBand="0" w:noVBand="1"/>
      </w:tblPr>
      <w:tblGrid>
        <w:gridCol w:w="456"/>
        <w:gridCol w:w="1942"/>
        <w:gridCol w:w="3794"/>
        <w:gridCol w:w="456"/>
        <w:gridCol w:w="576"/>
        <w:gridCol w:w="456"/>
        <w:gridCol w:w="2616"/>
      </w:tblGrid>
      <w:tr w:rsidR="00D30EDE" w:rsidRPr="008F20B5" w14:paraId="371DD112" w14:textId="77777777" w:rsidTr="00614F5B">
        <w:trPr>
          <w:trHeight w:val="340"/>
        </w:trPr>
        <w:tc>
          <w:tcPr>
            <w:tcW w:w="240" w:type="pct"/>
            <w:hideMark/>
          </w:tcPr>
          <w:p w14:paraId="06F967CD"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979" w:type="pct"/>
            <w:hideMark/>
          </w:tcPr>
          <w:p w14:paraId="290FCC76" w14:textId="05568480" w:rsidR="00D30EDE" w:rsidRPr="008F20B5" w:rsidRDefault="00D64561" w:rsidP="00614F5B">
            <w:pPr>
              <w:widowControl/>
              <w:tabs>
                <w:tab w:val="left" w:pos="708"/>
                <w:tab w:val="center" w:pos="1431"/>
              </w:tabs>
              <w:rPr>
                <w:rFonts w:ascii="標楷體" w:eastAsia="標楷體" w:hAnsi="標楷體" w:cs="新細明體"/>
                <w:color w:val="000000"/>
                <w:kern w:val="0"/>
              </w:rPr>
            </w:pPr>
            <w:r>
              <w:rPr>
                <w:rFonts w:ascii="標楷體" w:eastAsia="標楷體" w:hAnsi="標楷體" w:cs="新細明體"/>
                <w:color w:val="000000"/>
                <w:kern w:val="0"/>
              </w:rPr>
              <w:tab/>
            </w:r>
            <w:r>
              <w:rPr>
                <w:rFonts w:ascii="標楷體" w:eastAsia="標楷體" w:hAnsi="標楷體" w:cs="新細明體"/>
                <w:color w:val="000000"/>
                <w:kern w:val="0"/>
              </w:rPr>
              <w:tab/>
            </w:r>
            <w:r w:rsidR="00D30EDE" w:rsidRPr="008F20B5">
              <w:rPr>
                <w:rFonts w:ascii="標楷體" w:eastAsia="標楷體" w:hAnsi="標楷體" w:cs="新細明體" w:hint="eastAsia"/>
                <w:color w:val="000000"/>
                <w:kern w:val="0"/>
              </w:rPr>
              <w:t>英文名稱</w:t>
            </w:r>
          </w:p>
        </w:tc>
        <w:tc>
          <w:tcPr>
            <w:tcW w:w="1869" w:type="pct"/>
            <w:hideMark/>
          </w:tcPr>
          <w:p w14:paraId="5E238C0E"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29" w:type="pct"/>
            <w:hideMark/>
          </w:tcPr>
          <w:p w14:paraId="14C0CFFA"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43F769F6"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21" w:type="pct"/>
          </w:tcPr>
          <w:p w14:paraId="647F2E7B" w14:textId="051C5ADF"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81" w:type="pct"/>
            <w:hideMark/>
          </w:tcPr>
          <w:p w14:paraId="05A8C86E" w14:textId="76EFB1A6"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30EDE" w:rsidRPr="008F20B5" w14:paraId="423CB939" w14:textId="77777777" w:rsidTr="00614F5B">
        <w:trPr>
          <w:trHeight w:val="340"/>
        </w:trPr>
        <w:tc>
          <w:tcPr>
            <w:tcW w:w="240" w:type="pct"/>
            <w:hideMark/>
          </w:tcPr>
          <w:p w14:paraId="0DEA605B"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979" w:type="pct"/>
            <w:hideMark/>
          </w:tcPr>
          <w:p w14:paraId="737F3B1A" w14:textId="3353D7CB" w:rsidR="00D30EDE" w:rsidRPr="008F20B5" w:rsidRDefault="00D30EDE" w:rsidP="009E078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869" w:type="pct"/>
          </w:tcPr>
          <w:p w14:paraId="730B4F8D" w14:textId="77777777"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29" w:type="pct"/>
          </w:tcPr>
          <w:p w14:paraId="13F7BED9"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22615098"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39D9A286" w14:textId="121869B6"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hideMark/>
          </w:tcPr>
          <w:p w14:paraId="0A5D8ED2" w14:textId="7E270437" w:rsidR="00D30EDE" w:rsidRPr="008F20B5" w:rsidRDefault="00D30EDE">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L1105</w:t>
            </w:r>
          </w:p>
        </w:tc>
      </w:tr>
      <w:tr w:rsidR="005A6C2F" w:rsidRPr="008F20B5" w14:paraId="1266DE5E" w14:textId="77777777" w:rsidTr="005A6C2F">
        <w:trPr>
          <w:trHeight w:val="340"/>
        </w:trPr>
        <w:tc>
          <w:tcPr>
            <w:tcW w:w="240" w:type="pct"/>
          </w:tcPr>
          <w:p w14:paraId="232A17CB"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979" w:type="pct"/>
          </w:tcPr>
          <w:p w14:paraId="20DF852A" w14:textId="77777777" w:rsidR="005A6C2F" w:rsidRPr="008F20B5" w:rsidRDefault="005A6C2F" w:rsidP="00737E7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869" w:type="pct"/>
          </w:tcPr>
          <w:p w14:paraId="3A045B7F"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29" w:type="pct"/>
          </w:tcPr>
          <w:p w14:paraId="5436FCAA"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5C87E451"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644EDA1B" w14:textId="77777777" w:rsidR="005A6C2F" w:rsidRPr="008F20B5" w:rsidRDefault="005A6C2F" w:rsidP="00737E7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4012201D"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tc>
      </w:tr>
      <w:tr w:rsidR="005A6C2F" w:rsidRPr="008F20B5" w14:paraId="7A071F07" w14:textId="77777777" w:rsidTr="00614F5B">
        <w:trPr>
          <w:trHeight w:val="340"/>
        </w:trPr>
        <w:tc>
          <w:tcPr>
            <w:tcW w:w="240" w:type="pct"/>
          </w:tcPr>
          <w:p w14:paraId="233BECB3" w14:textId="11031095"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979" w:type="pct"/>
          </w:tcPr>
          <w:p w14:paraId="4CF44679" w14:textId="7BB41374" w:rsidR="005A6C2F" w:rsidRPr="008F20B5" w:rsidRDefault="005A6C2F" w:rsidP="005A6C2F">
            <w:pPr>
              <w:widowControl/>
              <w:rPr>
                <w:rFonts w:ascii="標楷體" w:eastAsia="標楷體" w:hAnsi="標楷體" w:cs="新細明體"/>
                <w:color w:val="000000"/>
                <w:kern w:val="0"/>
              </w:rPr>
            </w:pPr>
            <w:proofErr w:type="spellStart"/>
            <w:r>
              <w:rPr>
                <w:rFonts w:ascii="標楷體" w:eastAsia="標楷體" w:hAnsi="標楷體" w:cs="新細明體" w:hint="eastAsia"/>
                <w:color w:val="000000"/>
                <w:kern w:val="0"/>
              </w:rPr>
              <w:t>C</w:t>
            </w:r>
            <w:r>
              <w:rPr>
                <w:rFonts w:ascii="標楷體" w:eastAsia="標楷體" w:hAnsi="標楷體" w:cs="新細明體"/>
                <w:color w:val="000000"/>
                <w:kern w:val="0"/>
              </w:rPr>
              <w:t>ustNo</w:t>
            </w:r>
            <w:proofErr w:type="spellEnd"/>
          </w:p>
        </w:tc>
        <w:tc>
          <w:tcPr>
            <w:tcW w:w="1869" w:type="pct"/>
          </w:tcPr>
          <w:p w14:paraId="524079AE" w14:textId="0A4B6425"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29" w:type="pct"/>
          </w:tcPr>
          <w:p w14:paraId="0E88ED5E" w14:textId="23808A39"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80" w:type="pct"/>
          </w:tcPr>
          <w:p w14:paraId="3606EADE" w14:textId="6967F002"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21" w:type="pct"/>
          </w:tcPr>
          <w:p w14:paraId="426D1792" w14:textId="69D1C6FD" w:rsidR="005A6C2F"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6E2E1C78" w14:textId="0AB2650C"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戶號、統編二擇一輸入</w:t>
            </w:r>
          </w:p>
        </w:tc>
      </w:tr>
      <w:tr w:rsidR="005A6C2F" w:rsidRPr="008F20B5" w14:paraId="68552DA7" w14:textId="77777777" w:rsidTr="00614F5B">
        <w:trPr>
          <w:trHeight w:val="340"/>
        </w:trPr>
        <w:tc>
          <w:tcPr>
            <w:tcW w:w="240" w:type="pct"/>
          </w:tcPr>
          <w:p w14:paraId="2E9A9C9F" w14:textId="1F69D464"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4</w:t>
            </w:r>
          </w:p>
        </w:tc>
        <w:tc>
          <w:tcPr>
            <w:tcW w:w="979" w:type="pct"/>
          </w:tcPr>
          <w:p w14:paraId="7C773C3A" w14:textId="7AB17DC4" w:rsidR="005A6C2F" w:rsidRPr="008F20B5" w:rsidRDefault="005A6C2F" w:rsidP="005A6C2F">
            <w:pPr>
              <w:widowControl/>
              <w:rPr>
                <w:rFonts w:ascii="標楷體" w:eastAsia="標楷體" w:hAnsi="標楷體" w:cs="新細明體"/>
                <w:color w:val="000000"/>
                <w:kern w:val="0"/>
              </w:rPr>
            </w:pPr>
            <w:proofErr w:type="spellStart"/>
            <w:r w:rsidRPr="004A1C2C">
              <w:rPr>
                <w:rFonts w:ascii="標楷體" w:eastAsia="標楷體" w:hAnsi="標楷體"/>
                <w:color w:val="000000"/>
                <w:kern w:val="0"/>
              </w:rPr>
              <w:t>CustId</w:t>
            </w:r>
            <w:proofErr w:type="spellEnd"/>
          </w:p>
        </w:tc>
        <w:tc>
          <w:tcPr>
            <w:tcW w:w="1869" w:type="pct"/>
            <w:hideMark/>
          </w:tcPr>
          <w:p w14:paraId="054E6D51" w14:textId="77777777" w:rsidR="005A6C2F" w:rsidRPr="008F20B5" w:rsidRDefault="005A6C2F" w:rsidP="005A6C2F">
            <w:pPr>
              <w:widowControl/>
              <w:rPr>
                <w:rFonts w:ascii="標楷體" w:eastAsia="標楷體" w:hAnsi="標楷體" w:cs="新細明體"/>
                <w:kern w:val="0"/>
              </w:rPr>
            </w:pPr>
            <w:r w:rsidRPr="008F20B5">
              <w:rPr>
                <w:rFonts w:ascii="標楷體" w:eastAsia="標楷體" w:hAnsi="標楷體"/>
              </w:rPr>
              <w:t>統</w:t>
            </w:r>
            <w:r w:rsidRPr="008F20B5">
              <w:rPr>
                <w:rFonts w:ascii="標楷體" w:eastAsia="標楷體" w:hAnsi="標楷體" w:hint="eastAsia"/>
                <w:lang w:eastAsia="zh-HK"/>
              </w:rPr>
              <w:t>一</w:t>
            </w:r>
            <w:r w:rsidRPr="008F20B5">
              <w:rPr>
                <w:rFonts w:ascii="標楷體" w:eastAsia="標楷體" w:hAnsi="標楷體"/>
              </w:rPr>
              <w:t>編</w:t>
            </w:r>
            <w:r w:rsidRPr="008F20B5">
              <w:rPr>
                <w:rFonts w:ascii="標楷體" w:eastAsia="標楷體" w:hAnsi="標楷體" w:hint="eastAsia"/>
                <w:lang w:eastAsia="zh-HK"/>
              </w:rPr>
              <w:t>號</w:t>
            </w:r>
          </w:p>
        </w:tc>
        <w:tc>
          <w:tcPr>
            <w:tcW w:w="229" w:type="pct"/>
          </w:tcPr>
          <w:p w14:paraId="2CC473C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079B3BD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21" w:type="pct"/>
          </w:tcPr>
          <w:p w14:paraId="546E3C18" w14:textId="598C8AFD" w:rsidR="005A6C2F" w:rsidRPr="008F20B5" w:rsidRDefault="005A6C2F" w:rsidP="00614F5B">
            <w:pPr>
              <w:jc w:val="center"/>
              <w:rPr>
                <w:rFonts w:ascii="標楷體" w:eastAsia="標楷體" w:hAnsi="標楷體"/>
                <w:color w:val="000000"/>
              </w:rPr>
            </w:pPr>
            <w:r>
              <w:rPr>
                <w:rFonts w:ascii="標楷體" w:eastAsia="標楷體" w:hAnsi="標楷體" w:hint="eastAsia"/>
                <w:color w:val="000000"/>
              </w:rPr>
              <w:t>V</w:t>
            </w:r>
          </w:p>
        </w:tc>
        <w:tc>
          <w:tcPr>
            <w:tcW w:w="1181" w:type="pct"/>
          </w:tcPr>
          <w:p w14:paraId="6954768F" w14:textId="469EC812" w:rsidR="005A6C2F" w:rsidRPr="008F20B5" w:rsidRDefault="005A6C2F" w:rsidP="005A6C2F">
            <w:pPr>
              <w:rPr>
                <w:rFonts w:ascii="標楷體" w:eastAsia="標楷體" w:hAnsi="標楷體"/>
                <w:color w:val="000000"/>
              </w:rPr>
            </w:pPr>
          </w:p>
        </w:tc>
      </w:tr>
      <w:tr w:rsidR="005A6C2F" w:rsidRPr="008F20B5" w14:paraId="09113EC4" w14:textId="77777777" w:rsidTr="00614F5B">
        <w:trPr>
          <w:trHeight w:val="359"/>
        </w:trPr>
        <w:tc>
          <w:tcPr>
            <w:tcW w:w="240" w:type="pct"/>
          </w:tcPr>
          <w:p w14:paraId="26C55A7A" w14:textId="65DFDC26"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5</w:t>
            </w:r>
          </w:p>
        </w:tc>
        <w:tc>
          <w:tcPr>
            <w:tcW w:w="979" w:type="pct"/>
          </w:tcPr>
          <w:p w14:paraId="7C2CC8FE" w14:textId="14921245"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TelTypeCode</w:t>
            </w:r>
            <w:proofErr w:type="spellEnd"/>
          </w:p>
        </w:tc>
        <w:tc>
          <w:tcPr>
            <w:tcW w:w="1869" w:type="pct"/>
            <w:hideMark/>
          </w:tcPr>
          <w:p w14:paraId="5D27ADD6"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電話種類</w:t>
            </w:r>
          </w:p>
        </w:tc>
        <w:tc>
          <w:tcPr>
            <w:tcW w:w="229" w:type="pct"/>
          </w:tcPr>
          <w:p w14:paraId="5644C46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27309A10"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7CE345A0" w14:textId="0C65A121"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B4FDA1B" w14:textId="51EC9A2B" w:rsidR="005A6C2F" w:rsidRPr="008F20B5" w:rsidRDefault="005A6C2F" w:rsidP="005A6C2F">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lang w:eastAsia="zh-HK"/>
              </w:rPr>
              <w:t>公</w:t>
            </w:r>
            <w:r w:rsidRPr="008F20B5">
              <w:rPr>
                <w:rFonts w:ascii="標楷體" w:eastAsia="標楷體" w:hAnsi="標楷體" w:hint="eastAsia"/>
              </w:rPr>
              <w:t>司</w:t>
            </w:r>
            <w:r w:rsidRPr="008F20B5">
              <w:rPr>
                <w:rFonts w:ascii="標楷體" w:eastAsia="標楷體" w:hAnsi="標楷體"/>
              </w:rPr>
              <w:t xml:space="preserve">  02: </w:t>
            </w:r>
            <w:r w:rsidRPr="008F20B5">
              <w:rPr>
                <w:rFonts w:ascii="標楷體" w:eastAsia="標楷體" w:hAnsi="標楷體" w:hint="eastAsia"/>
                <w:lang w:eastAsia="zh-HK"/>
              </w:rPr>
              <w:t>住</w:t>
            </w:r>
            <w:r w:rsidRPr="008F20B5">
              <w:rPr>
                <w:rFonts w:ascii="標楷體" w:eastAsia="標楷體" w:hAnsi="標楷體" w:hint="eastAsia"/>
              </w:rPr>
              <w:t>家</w:t>
            </w:r>
          </w:p>
          <w:p w14:paraId="1CDCD923" w14:textId="4DFB7BDE" w:rsidR="005A6C2F" w:rsidRPr="008F20B5" w:rsidRDefault="005A6C2F" w:rsidP="005A6C2F">
            <w:pPr>
              <w:rPr>
                <w:rFonts w:ascii="標楷體" w:eastAsia="標楷體" w:hAnsi="標楷體"/>
              </w:rPr>
            </w:pPr>
            <w:r w:rsidRPr="008F20B5">
              <w:rPr>
                <w:rFonts w:ascii="標楷體" w:eastAsia="標楷體" w:hAnsi="標楷體"/>
              </w:rPr>
              <w:t>03:</w:t>
            </w:r>
            <w:r w:rsidRPr="008F20B5">
              <w:rPr>
                <w:rFonts w:ascii="標楷體" w:eastAsia="標楷體" w:hAnsi="標楷體"/>
                <w:lang w:eastAsia="zh-HK"/>
              </w:rPr>
              <w:t xml:space="preserve"> </w:t>
            </w:r>
            <w:r w:rsidRPr="008F20B5">
              <w:rPr>
                <w:rFonts w:ascii="標楷體" w:eastAsia="標楷體" w:hAnsi="標楷體" w:hint="eastAsia"/>
              </w:rPr>
              <w:t>手機</w:t>
            </w:r>
            <w:r w:rsidRPr="008F20B5">
              <w:rPr>
                <w:rFonts w:ascii="標楷體" w:eastAsia="標楷體" w:hAnsi="標楷體"/>
              </w:rPr>
              <w:t xml:space="preserve">  04: </w:t>
            </w:r>
            <w:r w:rsidRPr="008F20B5">
              <w:rPr>
                <w:rFonts w:ascii="標楷體" w:eastAsia="標楷體" w:hAnsi="標楷體" w:hint="eastAsia"/>
                <w:lang w:eastAsia="zh-HK"/>
              </w:rPr>
              <w:t>傳</w:t>
            </w:r>
            <w:r w:rsidRPr="008F20B5">
              <w:rPr>
                <w:rFonts w:ascii="標楷體" w:eastAsia="標楷體" w:hAnsi="標楷體" w:hint="eastAsia"/>
              </w:rPr>
              <w:t>真</w:t>
            </w:r>
          </w:p>
          <w:p w14:paraId="379EFA49" w14:textId="43CBE1DE" w:rsidR="005A6C2F" w:rsidRPr="008F20B5" w:rsidRDefault="005A6C2F" w:rsidP="005A6C2F">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簡訊</w:t>
            </w:r>
            <w:r w:rsidRPr="008F20B5">
              <w:rPr>
                <w:rFonts w:ascii="標楷體" w:eastAsia="標楷體" w:hAnsi="標楷體"/>
              </w:rPr>
              <w:t xml:space="preserve">  06: </w:t>
            </w:r>
            <w:r w:rsidRPr="008F20B5">
              <w:rPr>
                <w:rFonts w:ascii="標楷體" w:eastAsia="標楷體" w:hAnsi="標楷體" w:hint="eastAsia"/>
                <w:lang w:eastAsia="zh-HK"/>
              </w:rPr>
              <w:t>催收聯</w:t>
            </w:r>
            <w:r w:rsidRPr="008F20B5">
              <w:rPr>
                <w:rFonts w:ascii="標楷體" w:eastAsia="標楷體" w:hAnsi="標楷體" w:hint="eastAsia"/>
              </w:rPr>
              <w:t>絡</w:t>
            </w:r>
          </w:p>
          <w:p w14:paraId="68F48EA5" w14:textId="77777777"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其他</w:t>
            </w:r>
          </w:p>
        </w:tc>
      </w:tr>
      <w:tr w:rsidR="005A6C2F" w:rsidRPr="008F20B5" w14:paraId="70034CA6" w14:textId="77777777" w:rsidTr="00614F5B">
        <w:trPr>
          <w:trHeight w:val="407"/>
        </w:trPr>
        <w:tc>
          <w:tcPr>
            <w:tcW w:w="240" w:type="pct"/>
          </w:tcPr>
          <w:p w14:paraId="75A18B1D" w14:textId="26EBB667"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6</w:t>
            </w:r>
          </w:p>
        </w:tc>
        <w:tc>
          <w:tcPr>
            <w:tcW w:w="979" w:type="pct"/>
            <w:noWrap/>
          </w:tcPr>
          <w:p w14:paraId="5162D44A" w14:textId="73A1AF47"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TelArea</w:t>
            </w:r>
            <w:proofErr w:type="spellEnd"/>
          </w:p>
        </w:tc>
        <w:tc>
          <w:tcPr>
            <w:tcW w:w="1869" w:type="pct"/>
            <w:hideMark/>
          </w:tcPr>
          <w:p w14:paraId="5777055B" w14:textId="2A6C1110"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電話區碼</w:t>
            </w:r>
          </w:p>
        </w:tc>
        <w:tc>
          <w:tcPr>
            <w:tcW w:w="229" w:type="pct"/>
            <w:noWrap/>
          </w:tcPr>
          <w:p w14:paraId="0C15522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28FE1ADB" w14:textId="0ED75E0B"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45A502AE" w14:textId="2A980F0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3759183A" w14:textId="6B38B356"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5A6C2F" w:rsidRPr="008F20B5" w14:paraId="21A12F7F" w14:textId="77777777" w:rsidTr="00614F5B">
        <w:trPr>
          <w:trHeight w:val="407"/>
        </w:trPr>
        <w:tc>
          <w:tcPr>
            <w:tcW w:w="240" w:type="pct"/>
          </w:tcPr>
          <w:p w14:paraId="7CF8F4C2" w14:textId="30E50DBB"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7</w:t>
            </w:r>
          </w:p>
        </w:tc>
        <w:tc>
          <w:tcPr>
            <w:tcW w:w="979" w:type="pct"/>
            <w:noWrap/>
          </w:tcPr>
          <w:p w14:paraId="75D2B3E7" w14:textId="38867F53" w:rsidR="005A6C2F" w:rsidRPr="000A506E" w:rsidDel="00565FF0"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TelNo</w:t>
            </w:r>
            <w:proofErr w:type="spellEnd"/>
          </w:p>
        </w:tc>
        <w:tc>
          <w:tcPr>
            <w:tcW w:w="1869" w:type="pct"/>
          </w:tcPr>
          <w:p w14:paraId="2F4CA7D2" w14:textId="17100A2C"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電話號碼</w:t>
            </w:r>
          </w:p>
        </w:tc>
        <w:tc>
          <w:tcPr>
            <w:tcW w:w="229" w:type="pct"/>
            <w:noWrap/>
          </w:tcPr>
          <w:p w14:paraId="2ACEE35B" w14:textId="46FBB03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5DF4D926" w14:textId="3791F28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r>
              <w:rPr>
                <w:rFonts w:ascii="標楷體" w:eastAsia="標楷體" w:hAnsi="標楷體" w:cs="新細明體" w:hint="eastAsia"/>
                <w:color w:val="000000"/>
                <w:kern w:val="0"/>
              </w:rPr>
              <w:t>0</w:t>
            </w:r>
          </w:p>
        </w:tc>
        <w:tc>
          <w:tcPr>
            <w:tcW w:w="221" w:type="pct"/>
          </w:tcPr>
          <w:p w14:paraId="3E161325" w14:textId="43FD1DA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153B5E66" w14:textId="6B69A9F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必需輸入</w:t>
            </w:r>
          </w:p>
        </w:tc>
      </w:tr>
      <w:tr w:rsidR="005A6C2F" w:rsidRPr="008F20B5" w14:paraId="54726674" w14:textId="77777777" w:rsidTr="00614F5B">
        <w:trPr>
          <w:trHeight w:val="407"/>
        </w:trPr>
        <w:tc>
          <w:tcPr>
            <w:tcW w:w="240" w:type="pct"/>
          </w:tcPr>
          <w:p w14:paraId="22D93C13" w14:textId="003AF5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8</w:t>
            </w:r>
          </w:p>
        </w:tc>
        <w:tc>
          <w:tcPr>
            <w:tcW w:w="979" w:type="pct"/>
            <w:noWrap/>
          </w:tcPr>
          <w:p w14:paraId="02E27934" w14:textId="0DFF6124" w:rsidR="005A6C2F" w:rsidRPr="000A506E" w:rsidDel="00565FF0"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TelExt</w:t>
            </w:r>
            <w:proofErr w:type="spellEnd"/>
          </w:p>
        </w:tc>
        <w:tc>
          <w:tcPr>
            <w:tcW w:w="1869" w:type="pct"/>
          </w:tcPr>
          <w:p w14:paraId="455065C4" w14:textId="6533E7DA"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電話分機</w:t>
            </w:r>
          </w:p>
        </w:tc>
        <w:tc>
          <w:tcPr>
            <w:tcW w:w="229" w:type="pct"/>
            <w:noWrap/>
          </w:tcPr>
          <w:p w14:paraId="385CF64C" w14:textId="1EEC59B1"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618B7D" w14:textId="5C267E5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21" w:type="pct"/>
          </w:tcPr>
          <w:p w14:paraId="64B890F9" w14:textId="58C99377"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763117FE" w14:textId="595164EB"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B97D35" w:rsidRPr="008F20B5" w14:paraId="016D31B2" w14:textId="77777777" w:rsidTr="00614F5B">
        <w:trPr>
          <w:trHeight w:val="407"/>
        </w:trPr>
        <w:tc>
          <w:tcPr>
            <w:tcW w:w="240" w:type="pct"/>
          </w:tcPr>
          <w:p w14:paraId="6BE5EF94" w14:textId="6326E306"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9</w:t>
            </w:r>
          </w:p>
        </w:tc>
        <w:tc>
          <w:tcPr>
            <w:tcW w:w="979" w:type="pct"/>
            <w:noWrap/>
          </w:tcPr>
          <w:p w14:paraId="6F24F640" w14:textId="5E5F53D5" w:rsidR="00B97D35" w:rsidRPr="00B97D35" w:rsidRDefault="00B97D35" w:rsidP="000A506E">
            <w:pPr>
              <w:widowControl/>
              <w:rPr>
                <w:rFonts w:ascii="標楷體" w:eastAsia="標楷體" w:hAnsi="標楷體" w:cs="新細明體"/>
                <w:color w:val="000000"/>
                <w:kern w:val="0"/>
                <w:highlight w:val="magenta"/>
              </w:rPr>
            </w:pPr>
            <w:proofErr w:type="spellStart"/>
            <w:r w:rsidRPr="00B97D35">
              <w:rPr>
                <w:rFonts w:ascii="標楷體" w:eastAsia="標楷體" w:hAnsi="標楷體" w:cs="新細明體"/>
                <w:color w:val="000000"/>
                <w:kern w:val="0"/>
                <w:highlight w:val="magenta"/>
              </w:rPr>
              <w:t>TelOther</w:t>
            </w:r>
            <w:proofErr w:type="spellEnd"/>
          </w:p>
        </w:tc>
        <w:tc>
          <w:tcPr>
            <w:tcW w:w="1869" w:type="pct"/>
          </w:tcPr>
          <w:p w14:paraId="7807EE42" w14:textId="2DB9D823" w:rsidR="00B97D35" w:rsidRPr="00B97D35" w:rsidRDefault="00B97D35" w:rsidP="005A6C2F">
            <w:pPr>
              <w:widowControl/>
              <w:rPr>
                <w:rFonts w:ascii="標楷體" w:eastAsia="標楷體" w:hAnsi="標楷體"/>
                <w:color w:val="000000" w:themeColor="text1"/>
                <w:highlight w:val="magenta"/>
              </w:rPr>
            </w:pPr>
            <w:r w:rsidRPr="00B97D35">
              <w:rPr>
                <w:rFonts w:ascii="標楷體" w:eastAsia="標楷體" w:hAnsi="標楷體" w:hint="eastAsia"/>
                <w:color w:val="000000" w:themeColor="text1"/>
                <w:highlight w:val="magenta"/>
              </w:rPr>
              <w:t>其他種類電話</w:t>
            </w:r>
          </w:p>
        </w:tc>
        <w:tc>
          <w:tcPr>
            <w:tcW w:w="229" w:type="pct"/>
            <w:noWrap/>
          </w:tcPr>
          <w:p w14:paraId="634C414D" w14:textId="1900E517" w:rsidR="00B97D35" w:rsidRPr="00B97D35" w:rsidRDefault="00B97D35" w:rsidP="005A6C2F">
            <w:pPr>
              <w:widowControl/>
              <w:jc w:val="center"/>
              <w:rPr>
                <w:rFonts w:ascii="標楷體" w:eastAsia="標楷體" w:hAnsi="標楷體"/>
                <w:highlight w:val="magenta"/>
              </w:rPr>
            </w:pPr>
            <w:r w:rsidRPr="00B97D35">
              <w:rPr>
                <w:rFonts w:ascii="標楷體" w:eastAsia="標楷體" w:hAnsi="標楷體" w:hint="eastAsia"/>
                <w:highlight w:val="magenta"/>
              </w:rPr>
              <w:t>X</w:t>
            </w:r>
          </w:p>
        </w:tc>
        <w:tc>
          <w:tcPr>
            <w:tcW w:w="280" w:type="pct"/>
            <w:noWrap/>
          </w:tcPr>
          <w:p w14:paraId="7F721364" w14:textId="09D7BCDE"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20</w:t>
            </w:r>
          </w:p>
        </w:tc>
        <w:tc>
          <w:tcPr>
            <w:tcW w:w="221" w:type="pct"/>
          </w:tcPr>
          <w:p w14:paraId="565EDD29" w14:textId="016D61FE" w:rsidR="00B97D35" w:rsidRPr="00B97D35" w:rsidRDefault="00B97D35" w:rsidP="00614F5B">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O</w:t>
            </w:r>
          </w:p>
        </w:tc>
        <w:tc>
          <w:tcPr>
            <w:tcW w:w="1181" w:type="pct"/>
          </w:tcPr>
          <w:p w14:paraId="10575539" w14:textId="36071B5A" w:rsidR="00B97D35" w:rsidRDefault="00A159B9" w:rsidP="00A159B9">
            <w:pPr>
              <w:widowControl/>
              <w:rPr>
                <w:rFonts w:ascii="標楷體" w:eastAsia="標楷體" w:hAnsi="標楷體" w:cs="新細明體"/>
                <w:color w:val="000000"/>
                <w:kern w:val="0"/>
              </w:rPr>
            </w:pPr>
            <w:r>
              <w:rPr>
                <w:rFonts w:ascii="標楷體" w:eastAsia="標楷體" w:hAnsi="標楷體" w:cs="新細明體" w:hint="eastAsia"/>
                <w:color w:val="000000"/>
                <w:kern w:val="0"/>
                <w:highlight w:val="magenta"/>
                <w:lang w:eastAsia="zh-HK"/>
              </w:rPr>
              <w:t>限</w:t>
            </w:r>
            <w:r w:rsidR="00B97D35" w:rsidRPr="00B97D35">
              <w:rPr>
                <w:rFonts w:ascii="標楷體" w:eastAsia="標楷體" w:hAnsi="標楷體" w:cs="新細明體" w:hint="eastAsia"/>
                <w:color w:val="000000"/>
                <w:kern w:val="0"/>
                <w:highlight w:val="magenta"/>
              </w:rPr>
              <w:t>電話種類為09輸入</w:t>
            </w:r>
          </w:p>
        </w:tc>
      </w:tr>
      <w:tr w:rsidR="005A6C2F" w:rsidRPr="008F20B5" w14:paraId="6F506185" w14:textId="77777777" w:rsidTr="00614F5B">
        <w:trPr>
          <w:trHeight w:val="413"/>
        </w:trPr>
        <w:tc>
          <w:tcPr>
            <w:tcW w:w="240" w:type="pct"/>
          </w:tcPr>
          <w:p w14:paraId="49A06581" w14:textId="024B19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10</w:t>
            </w:r>
          </w:p>
        </w:tc>
        <w:tc>
          <w:tcPr>
            <w:tcW w:w="979" w:type="pct"/>
            <w:noWrap/>
          </w:tcPr>
          <w:p w14:paraId="2962E09A" w14:textId="6ECCE6D3"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TelChgRsnCode</w:t>
            </w:r>
            <w:proofErr w:type="spellEnd"/>
          </w:p>
        </w:tc>
        <w:tc>
          <w:tcPr>
            <w:tcW w:w="1869" w:type="pct"/>
            <w:noWrap/>
            <w:hideMark/>
          </w:tcPr>
          <w:p w14:paraId="514F4C83"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lang w:eastAsia="zh-HK"/>
              </w:rPr>
              <w:t>異</w:t>
            </w:r>
            <w:r w:rsidRPr="004A1C2C">
              <w:rPr>
                <w:rFonts w:ascii="標楷體" w:eastAsia="標楷體" w:hAnsi="標楷體" w:hint="eastAsia"/>
                <w:color w:val="000000" w:themeColor="text1"/>
              </w:rPr>
              <w:t>動</w:t>
            </w:r>
            <w:r w:rsidRPr="004A1C2C">
              <w:rPr>
                <w:rFonts w:ascii="標楷體" w:eastAsia="標楷體" w:hAnsi="標楷體" w:hint="eastAsia"/>
                <w:color w:val="000000" w:themeColor="text1"/>
                <w:lang w:eastAsia="zh-HK"/>
              </w:rPr>
              <w:t>原</w:t>
            </w:r>
            <w:r w:rsidRPr="004A1C2C">
              <w:rPr>
                <w:rFonts w:ascii="標楷體" w:eastAsia="標楷體" w:hAnsi="標楷體" w:hint="eastAsia"/>
                <w:color w:val="000000" w:themeColor="text1"/>
              </w:rPr>
              <w:t>因</w:t>
            </w:r>
          </w:p>
        </w:tc>
        <w:tc>
          <w:tcPr>
            <w:tcW w:w="229" w:type="pct"/>
            <w:noWrap/>
          </w:tcPr>
          <w:p w14:paraId="6A370BE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5CCFFC8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6DC49DE7" w14:textId="3E5751D7" w:rsidR="005A6C2F" w:rsidRPr="008F20B5" w:rsidRDefault="005A6C2F" w:rsidP="00614F5B">
            <w:pPr>
              <w:widowControl/>
              <w:jc w:val="center"/>
              <w:rPr>
                <w:rFonts w:ascii="標楷體" w:eastAsia="標楷體" w:hAnsi="標楷體"/>
              </w:rPr>
            </w:pPr>
            <w:r>
              <w:rPr>
                <w:rFonts w:ascii="標楷體" w:eastAsia="標楷體" w:hAnsi="標楷體" w:hint="eastAsia"/>
              </w:rPr>
              <w:t>V</w:t>
            </w:r>
          </w:p>
        </w:tc>
        <w:tc>
          <w:tcPr>
            <w:tcW w:w="1181" w:type="pct"/>
          </w:tcPr>
          <w:p w14:paraId="32187514" w14:textId="160F8DEE"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01: </w:t>
            </w:r>
            <w:r w:rsidRPr="008F20B5">
              <w:rPr>
                <w:rFonts w:ascii="標楷體" w:eastAsia="標楷體" w:hAnsi="標楷體" w:hint="eastAsia"/>
                <w:lang w:eastAsia="zh-HK"/>
              </w:rPr>
              <w:t>客</w:t>
            </w:r>
            <w:r w:rsidRPr="008F20B5">
              <w:rPr>
                <w:rFonts w:ascii="標楷體" w:eastAsia="標楷體" w:hAnsi="標楷體" w:hint="eastAsia"/>
              </w:rPr>
              <w:t>戶</w:t>
            </w:r>
            <w:r w:rsidRPr="008F20B5">
              <w:rPr>
                <w:rFonts w:ascii="標楷體" w:eastAsia="標楷體" w:hAnsi="標楷體" w:hint="eastAsia"/>
                <w:lang w:eastAsia="zh-HK"/>
              </w:rPr>
              <w:t>申</w:t>
            </w:r>
            <w:r w:rsidRPr="008F20B5">
              <w:rPr>
                <w:rFonts w:ascii="標楷體" w:eastAsia="標楷體" w:hAnsi="標楷體" w:hint="eastAsia"/>
              </w:rPr>
              <w:t>請</w:t>
            </w:r>
          </w:p>
        </w:tc>
      </w:tr>
      <w:tr w:rsidR="005A6C2F" w:rsidRPr="008F20B5" w14:paraId="571511A4" w14:textId="77777777" w:rsidTr="00614F5B">
        <w:trPr>
          <w:trHeight w:val="413"/>
        </w:trPr>
        <w:tc>
          <w:tcPr>
            <w:tcW w:w="240" w:type="pct"/>
          </w:tcPr>
          <w:p w14:paraId="79BA22AD" w14:textId="733BBA86" w:rsidR="005A6C2F" w:rsidRPr="00B97D35" w:rsidRDefault="00B97D35" w:rsidP="00B97D35">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11</w:t>
            </w:r>
          </w:p>
        </w:tc>
        <w:tc>
          <w:tcPr>
            <w:tcW w:w="979" w:type="pct"/>
            <w:noWrap/>
          </w:tcPr>
          <w:p w14:paraId="74D12E52" w14:textId="7EF776B4"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RelationCode</w:t>
            </w:r>
            <w:proofErr w:type="spellEnd"/>
          </w:p>
        </w:tc>
        <w:tc>
          <w:tcPr>
            <w:tcW w:w="1869" w:type="pct"/>
            <w:noWrap/>
          </w:tcPr>
          <w:p w14:paraId="17EAFA26" w14:textId="422E78CB" w:rsidR="005A6C2F" w:rsidRPr="004A1C2C" w:rsidRDefault="005A0E49" w:rsidP="005A6C2F">
            <w:pPr>
              <w:widowControl/>
              <w:rPr>
                <w:rFonts w:ascii="標楷體" w:eastAsia="標楷體" w:hAnsi="標楷體"/>
                <w:color w:val="000000" w:themeColor="text1"/>
                <w:lang w:eastAsia="zh-HK"/>
              </w:rPr>
            </w:pPr>
            <w:r>
              <w:rPr>
                <w:rFonts w:ascii="標楷體" w:eastAsia="標楷體" w:hAnsi="標楷體" w:hint="eastAsia"/>
                <w:color w:val="000000" w:themeColor="text1"/>
                <w:lang w:eastAsia="zh-HK"/>
              </w:rPr>
              <w:t>與</w:t>
            </w:r>
            <w:r w:rsidRPr="005A0E49">
              <w:rPr>
                <w:rFonts w:ascii="標楷體" w:eastAsia="標楷體" w:hAnsi="標楷體" w:hint="eastAsia"/>
                <w:color w:val="000000" w:themeColor="text1"/>
                <w:highlight w:val="magenta"/>
                <w:lang w:eastAsia="zh-HK"/>
              </w:rPr>
              <w:t>額客</w:t>
            </w:r>
            <w:r w:rsidR="005A6C2F" w:rsidRPr="004A1C2C">
              <w:rPr>
                <w:rFonts w:ascii="標楷體" w:eastAsia="標楷體" w:hAnsi="標楷體" w:hint="eastAsia"/>
                <w:color w:val="000000" w:themeColor="text1"/>
                <w:lang w:eastAsia="zh-HK"/>
              </w:rPr>
              <w:t>關</w:t>
            </w:r>
            <w:r w:rsidR="005A6C2F" w:rsidRPr="004A1C2C">
              <w:rPr>
                <w:rFonts w:ascii="標楷體" w:eastAsia="標楷體" w:hAnsi="標楷體" w:hint="eastAsia"/>
                <w:color w:val="000000" w:themeColor="text1"/>
              </w:rPr>
              <w:t>係</w:t>
            </w:r>
          </w:p>
        </w:tc>
        <w:tc>
          <w:tcPr>
            <w:tcW w:w="229" w:type="pct"/>
            <w:noWrap/>
          </w:tcPr>
          <w:p w14:paraId="2C8B4F1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766ADB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0542B739" w14:textId="7358315F"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3922A5A3" w14:textId="2AEA9AD5" w:rsidR="005A6C2F" w:rsidRPr="008F20B5" w:rsidRDefault="005A6C2F" w:rsidP="005A6C2F">
            <w:pPr>
              <w:rPr>
                <w:rFonts w:ascii="標楷體" w:eastAsia="標楷體" w:hAnsi="標楷體"/>
              </w:rPr>
            </w:pPr>
            <w:r w:rsidRPr="008F20B5">
              <w:rPr>
                <w:rFonts w:ascii="標楷體" w:eastAsia="標楷體" w:hAnsi="標楷體" w:hint="eastAsia"/>
              </w:rPr>
              <w:t>電話種類</w:t>
            </w:r>
            <w:r w:rsidRPr="008F20B5">
              <w:rPr>
                <w:rFonts w:ascii="標楷體" w:eastAsia="標楷體" w:hAnsi="標楷體"/>
              </w:rPr>
              <w:t>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1393091" w14:textId="56B2DE8C"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w:t>
            </w:r>
            <w:r w:rsidRPr="008F20B5">
              <w:rPr>
                <w:rFonts w:ascii="標楷體" w:eastAsia="標楷體" w:hAnsi="標楷體" w:hint="eastAsia"/>
              </w:rPr>
              <w:t>必須輸入；</w:t>
            </w:r>
            <w:r w:rsidRPr="008F20B5">
              <w:rPr>
                <w:rFonts w:ascii="標楷體" w:eastAsia="標楷體" w:hAnsi="標楷體" w:hint="eastAsia"/>
                <w:lang w:eastAsia="zh-HK"/>
              </w:rPr>
              <w:t>其</w:t>
            </w:r>
            <w:r w:rsidRPr="008F20B5">
              <w:rPr>
                <w:rFonts w:ascii="標楷體" w:eastAsia="標楷體" w:hAnsi="標楷體" w:hint="eastAsia"/>
              </w:rPr>
              <w:t>他電話種類</w:t>
            </w:r>
            <w:r w:rsidR="002641C1" w:rsidRPr="002641C1">
              <w:rPr>
                <w:rFonts w:ascii="標楷體" w:eastAsia="標楷體" w:hAnsi="標楷體" w:hint="eastAsia"/>
                <w:highlight w:val="cyan"/>
                <w:lang w:eastAsia="zh-HK"/>
              </w:rPr>
              <w:t>可</w:t>
            </w:r>
            <w:r w:rsidRPr="008F20B5">
              <w:rPr>
                <w:rFonts w:ascii="標楷體" w:eastAsia="標楷體" w:hAnsi="標楷體" w:hint="eastAsia"/>
                <w:lang w:eastAsia="zh-HK"/>
              </w:rPr>
              <w:t>不</w:t>
            </w:r>
            <w:r w:rsidRPr="008F20B5">
              <w:rPr>
                <w:rFonts w:ascii="標楷體" w:eastAsia="標楷體" w:hAnsi="標楷體" w:hint="eastAsia"/>
              </w:rPr>
              <w:t>輸入。</w:t>
            </w:r>
          </w:p>
          <w:p w14:paraId="1B0A53CF"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依據</w:t>
            </w:r>
            <w:proofErr w:type="spellStart"/>
            <w:r w:rsidRPr="002641C1">
              <w:rPr>
                <w:rFonts w:ascii="標楷體" w:eastAsia="標楷體" w:hAnsi="標楷體" w:hint="eastAsia"/>
                <w:highlight w:val="cyan"/>
              </w:rPr>
              <w:t>Cd</w:t>
            </w:r>
            <w:r w:rsidRPr="002641C1">
              <w:rPr>
                <w:rFonts w:ascii="標楷體" w:eastAsia="標楷體" w:hAnsi="標楷體"/>
                <w:highlight w:val="cyan"/>
              </w:rPr>
              <w:t>Code</w:t>
            </w:r>
            <w:proofErr w:type="spellEnd"/>
            <w:r w:rsidRPr="002641C1">
              <w:rPr>
                <w:rFonts w:ascii="標楷體" w:eastAsia="標楷體" w:hAnsi="標楷體" w:hint="eastAsia"/>
                <w:highlight w:val="cyan"/>
              </w:rPr>
              <w:t>的</w:t>
            </w:r>
            <w:proofErr w:type="spellStart"/>
            <w:r w:rsidRPr="002641C1">
              <w:rPr>
                <w:rFonts w:ascii="標楷體" w:eastAsia="標楷體" w:hAnsi="標楷體" w:hint="eastAsia"/>
                <w:highlight w:val="cyan"/>
              </w:rPr>
              <w:t>DefCode</w:t>
            </w:r>
            <w:proofErr w:type="spellEnd"/>
            <w:r w:rsidRPr="002641C1">
              <w:rPr>
                <w:rFonts w:ascii="標楷體" w:eastAsia="標楷體" w:hAnsi="標楷體" w:hint="eastAsia"/>
                <w:highlight w:val="cyan"/>
              </w:rPr>
              <w:t>=</w:t>
            </w:r>
            <w:proofErr w:type="spellStart"/>
            <w:r w:rsidRPr="002641C1">
              <w:rPr>
                <w:rFonts w:ascii="標楷體" w:eastAsia="標楷體" w:hAnsi="標楷體"/>
                <w:highlight w:val="cyan"/>
              </w:rPr>
              <w:t>RelationCode</w:t>
            </w:r>
            <w:proofErr w:type="spellEnd"/>
          </w:p>
          <w:p w14:paraId="763DF7A6"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限[啟用記號(En</w:t>
            </w:r>
            <w:r w:rsidRPr="002641C1">
              <w:rPr>
                <w:rFonts w:ascii="標楷體" w:eastAsia="標楷體" w:hAnsi="標楷體"/>
                <w:highlight w:val="cyan"/>
              </w:rPr>
              <w:t>able</w:t>
            </w:r>
            <w:r w:rsidRPr="002641C1">
              <w:rPr>
                <w:rFonts w:ascii="標楷體" w:eastAsia="標楷體" w:hAnsi="標楷體" w:hint="eastAsia"/>
                <w:highlight w:val="cyan"/>
              </w:rPr>
              <w:t>)</w:t>
            </w:r>
            <w:r w:rsidRPr="002641C1">
              <w:rPr>
                <w:rFonts w:ascii="標楷體" w:eastAsia="標楷體" w:hAnsi="標楷體"/>
                <w:highlight w:val="cyan"/>
              </w:rPr>
              <w:t>]=[Y.</w:t>
            </w:r>
            <w:r w:rsidRPr="002641C1">
              <w:rPr>
                <w:rFonts w:ascii="標楷體" w:eastAsia="標楷體" w:hAnsi="標楷體" w:hint="eastAsia"/>
                <w:highlight w:val="cyan"/>
              </w:rPr>
              <w:t>啟用</w:t>
            </w:r>
            <w:r w:rsidRPr="002641C1">
              <w:rPr>
                <w:rFonts w:ascii="標楷體" w:eastAsia="標楷體" w:hAnsi="標楷體"/>
                <w:highlight w:val="cyan"/>
              </w:rPr>
              <w:t>]</w:t>
            </w:r>
          </w:p>
          <w:p w14:paraId="42529823"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w:t>
            </w:r>
            <w:r w:rsidRPr="002641C1">
              <w:rPr>
                <w:rFonts w:ascii="標楷體" w:eastAsia="標楷體" w:hAnsi="標楷體" w:cs="細明體"/>
                <w:spacing w:val="15"/>
                <w:highlight w:val="cyan"/>
              </w:rPr>
              <w:t>0</w:t>
            </w:r>
            <w:r w:rsidRPr="002641C1">
              <w:rPr>
                <w:rFonts w:ascii="標楷體" w:eastAsia="標楷體" w:hAnsi="標楷體" w:cs="細明體" w:hint="eastAsia"/>
                <w:spacing w:val="15"/>
                <w:highlight w:val="cyan"/>
              </w:rPr>
              <w:t>:本人</w:t>
            </w:r>
          </w:p>
          <w:p w14:paraId="75A341DD"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01:夫</w:t>
            </w:r>
          </w:p>
          <w:p w14:paraId="1322C29C"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02:妻</w:t>
            </w:r>
          </w:p>
          <w:p w14:paraId="37908FF2"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03:父</w:t>
            </w:r>
          </w:p>
          <w:p w14:paraId="3FEF165F"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04:母</w:t>
            </w:r>
          </w:p>
          <w:p w14:paraId="523A241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05:子</w:t>
            </w:r>
          </w:p>
          <w:p w14:paraId="1B87373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06:女</w:t>
            </w:r>
          </w:p>
          <w:p w14:paraId="2D5DD694"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lastRenderedPageBreak/>
              <w:t>07:兄</w:t>
            </w:r>
          </w:p>
          <w:p w14:paraId="03FDBBF1"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08:弟</w:t>
            </w:r>
          </w:p>
          <w:p w14:paraId="381FCDAA"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09:姊</w:t>
            </w:r>
          </w:p>
          <w:p w14:paraId="3721C6AE"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10:妹</w:t>
            </w:r>
          </w:p>
          <w:p w14:paraId="25CFC579"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11:姪子</w:t>
            </w:r>
          </w:p>
          <w:p w14:paraId="083E3F75" w14:textId="2ED778A4" w:rsidR="005A6C2F" w:rsidRPr="008F20B5" w:rsidRDefault="002641C1" w:rsidP="002641C1">
            <w:pPr>
              <w:rPr>
                <w:rFonts w:ascii="標楷體" w:eastAsia="標楷體" w:hAnsi="標楷體"/>
              </w:rPr>
            </w:pPr>
            <w:r w:rsidRPr="002641C1">
              <w:rPr>
                <w:rFonts w:ascii="標楷體" w:eastAsia="標楷體" w:hAnsi="標楷體" w:cs="細明體" w:hint="eastAsia"/>
                <w:spacing w:val="15"/>
                <w:highlight w:val="cyan"/>
              </w:rPr>
              <w:t>99:其他</w:t>
            </w:r>
          </w:p>
        </w:tc>
      </w:tr>
      <w:tr w:rsidR="005A6C2F" w:rsidRPr="008F20B5" w14:paraId="3FDFCC39" w14:textId="77777777" w:rsidTr="00614F5B">
        <w:trPr>
          <w:trHeight w:val="413"/>
        </w:trPr>
        <w:tc>
          <w:tcPr>
            <w:tcW w:w="240" w:type="pct"/>
          </w:tcPr>
          <w:p w14:paraId="5E52ABE0" w14:textId="6667F256"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lastRenderedPageBreak/>
              <w:t>1</w:t>
            </w:r>
            <w:r w:rsidR="00B97D35">
              <w:rPr>
                <w:rFonts w:ascii="標楷體" w:eastAsia="標楷體" w:hAnsi="標楷體" w:cs="新細明體"/>
                <w:color w:val="000000"/>
                <w:kern w:val="0"/>
                <w:highlight w:val="magenta"/>
              </w:rPr>
              <w:t>2</w:t>
            </w:r>
          </w:p>
        </w:tc>
        <w:tc>
          <w:tcPr>
            <w:tcW w:w="979" w:type="pct"/>
            <w:noWrap/>
          </w:tcPr>
          <w:p w14:paraId="24988E69" w14:textId="13EFA54C"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LiaisonName</w:t>
            </w:r>
            <w:proofErr w:type="spellEnd"/>
          </w:p>
        </w:tc>
        <w:tc>
          <w:tcPr>
            <w:tcW w:w="1869" w:type="pct"/>
            <w:noWrap/>
          </w:tcPr>
          <w:p w14:paraId="0B9C2A6A"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rPr>
              <w:t>聯絡人姓名</w:t>
            </w:r>
          </w:p>
        </w:tc>
        <w:tc>
          <w:tcPr>
            <w:tcW w:w="229" w:type="pct"/>
            <w:noWrap/>
          </w:tcPr>
          <w:p w14:paraId="0113D6F0"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1297207" w14:textId="6BA523E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100</w:t>
            </w:r>
          </w:p>
        </w:tc>
        <w:tc>
          <w:tcPr>
            <w:tcW w:w="221" w:type="pct"/>
          </w:tcPr>
          <w:p w14:paraId="0342BFD9" w14:textId="67AFA0AD"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5E086343" w14:textId="6B7BB103" w:rsidR="005A6C2F" w:rsidRPr="008F20B5" w:rsidRDefault="005A6C2F" w:rsidP="005A6C2F">
            <w:pPr>
              <w:rPr>
                <w:rFonts w:ascii="標楷體" w:eastAsia="標楷體" w:hAnsi="標楷體"/>
              </w:rPr>
            </w:pPr>
            <w:r w:rsidRPr="008F20B5">
              <w:rPr>
                <w:rFonts w:ascii="標楷體" w:eastAsia="標楷體" w:hAnsi="標楷體"/>
              </w:rPr>
              <w:t>[電話種類]06: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2D4FC4D" w14:textId="77777777"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時而且</w:t>
            </w:r>
            <w:r w:rsidRPr="008F20B5">
              <w:rPr>
                <w:rFonts w:ascii="標楷體" w:eastAsia="標楷體" w:hAnsi="標楷體"/>
                <w:lang w:eastAsia="zh-HK"/>
              </w:rPr>
              <w:t>[與借</w:t>
            </w:r>
            <w:r w:rsidRPr="008F20B5">
              <w:rPr>
                <w:rFonts w:ascii="標楷體" w:eastAsia="標楷體" w:hAnsi="標楷體" w:hint="eastAsia"/>
              </w:rPr>
              <w:t>款</w:t>
            </w:r>
            <w:r w:rsidRPr="008F20B5">
              <w:rPr>
                <w:rFonts w:ascii="標楷體" w:eastAsia="標楷體" w:hAnsi="標楷體" w:hint="eastAsia"/>
                <w:lang w:eastAsia="zh-HK"/>
              </w:rPr>
              <w:t>人關</w:t>
            </w:r>
            <w:r w:rsidRPr="008F20B5">
              <w:rPr>
                <w:rFonts w:ascii="標楷體" w:eastAsia="標楷體" w:hAnsi="標楷體" w:hint="eastAsia"/>
              </w:rPr>
              <w:t>係</w:t>
            </w:r>
            <w:r w:rsidRPr="008F20B5">
              <w:rPr>
                <w:rFonts w:ascii="標楷體" w:eastAsia="標楷體" w:hAnsi="標楷體"/>
              </w:rPr>
              <w:t>]</w:t>
            </w:r>
            <w:r w:rsidRPr="008F20B5">
              <w:rPr>
                <w:rFonts w:ascii="標楷體" w:eastAsia="標楷體" w:hAnsi="標楷體" w:hint="eastAsia"/>
                <w:lang w:eastAsia="zh-HK"/>
              </w:rPr>
              <w:t>非</w:t>
            </w:r>
            <w:r w:rsidRPr="008F20B5">
              <w:rPr>
                <w:rFonts w:ascii="標楷體" w:eastAsia="標楷體" w:hAnsi="標楷體" w:hint="eastAsia"/>
              </w:rPr>
              <w:t>本人</w:t>
            </w:r>
            <w:r w:rsidRPr="008F20B5">
              <w:rPr>
                <w:rFonts w:ascii="標楷體" w:eastAsia="標楷體" w:hAnsi="標楷體" w:hint="eastAsia"/>
                <w:lang w:eastAsia="zh-HK"/>
              </w:rPr>
              <w:t>時</w:t>
            </w:r>
            <w:r w:rsidRPr="008F20B5">
              <w:rPr>
                <w:rFonts w:ascii="標楷體" w:eastAsia="標楷體" w:hAnsi="標楷體" w:hint="eastAsia"/>
              </w:rPr>
              <w:t>必須輸入</w:t>
            </w:r>
          </w:p>
        </w:tc>
      </w:tr>
      <w:tr w:rsidR="005A6C2F" w:rsidRPr="008F20B5" w14:paraId="76DC6B45" w14:textId="77777777" w:rsidTr="00614F5B">
        <w:trPr>
          <w:trHeight w:val="413"/>
        </w:trPr>
        <w:tc>
          <w:tcPr>
            <w:tcW w:w="240" w:type="pct"/>
          </w:tcPr>
          <w:p w14:paraId="07AA6DAC" w14:textId="4EE570D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3</w:t>
            </w:r>
          </w:p>
        </w:tc>
        <w:tc>
          <w:tcPr>
            <w:tcW w:w="979" w:type="pct"/>
            <w:noWrap/>
          </w:tcPr>
          <w:p w14:paraId="303E0420" w14:textId="77D599A8"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Rmk</w:t>
            </w:r>
            <w:proofErr w:type="spellEnd"/>
          </w:p>
        </w:tc>
        <w:tc>
          <w:tcPr>
            <w:tcW w:w="1869" w:type="pct"/>
            <w:noWrap/>
          </w:tcPr>
          <w:p w14:paraId="563112A5"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備註</w:t>
            </w:r>
          </w:p>
        </w:tc>
        <w:tc>
          <w:tcPr>
            <w:tcW w:w="229" w:type="pct"/>
            <w:noWrap/>
          </w:tcPr>
          <w:p w14:paraId="33A527A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EFC241"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40</w:t>
            </w:r>
          </w:p>
        </w:tc>
        <w:tc>
          <w:tcPr>
            <w:tcW w:w="221" w:type="pct"/>
          </w:tcPr>
          <w:p w14:paraId="06864B4B" w14:textId="77777777" w:rsidR="005A6C2F" w:rsidRPr="008F20B5" w:rsidRDefault="005A6C2F" w:rsidP="00614F5B">
            <w:pPr>
              <w:jc w:val="center"/>
              <w:rPr>
                <w:rFonts w:ascii="標楷體" w:eastAsia="標楷體" w:hAnsi="標楷體"/>
              </w:rPr>
            </w:pPr>
          </w:p>
        </w:tc>
        <w:tc>
          <w:tcPr>
            <w:tcW w:w="1181" w:type="pct"/>
          </w:tcPr>
          <w:p w14:paraId="45FC3079" w14:textId="32C68FC5" w:rsidR="005A6C2F" w:rsidRPr="008F20B5" w:rsidRDefault="005A6C2F" w:rsidP="005A6C2F">
            <w:pPr>
              <w:rPr>
                <w:rFonts w:ascii="標楷體" w:eastAsia="標楷體" w:hAnsi="標楷體"/>
              </w:rPr>
            </w:pPr>
            <w:r w:rsidRPr="008F20B5">
              <w:rPr>
                <w:rFonts w:ascii="標楷體" w:eastAsia="標楷體" w:hAnsi="標楷體" w:hint="eastAsia"/>
              </w:rPr>
              <w:t>可不輸入</w:t>
            </w:r>
          </w:p>
        </w:tc>
      </w:tr>
      <w:tr w:rsidR="005A6C2F" w:rsidRPr="008F20B5" w14:paraId="3B04A1DB" w14:textId="77777777" w:rsidTr="00614F5B">
        <w:trPr>
          <w:trHeight w:val="413"/>
        </w:trPr>
        <w:tc>
          <w:tcPr>
            <w:tcW w:w="240" w:type="pct"/>
          </w:tcPr>
          <w:p w14:paraId="1E35DEC0" w14:textId="3DD11EC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4</w:t>
            </w:r>
          </w:p>
        </w:tc>
        <w:tc>
          <w:tcPr>
            <w:tcW w:w="979" w:type="pct"/>
            <w:noWrap/>
          </w:tcPr>
          <w:p w14:paraId="13AF3508" w14:textId="0F6F4A7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Enable</w:t>
            </w:r>
          </w:p>
        </w:tc>
        <w:tc>
          <w:tcPr>
            <w:tcW w:w="1869" w:type="pct"/>
            <w:noWrap/>
          </w:tcPr>
          <w:p w14:paraId="4392401C"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啟</w:t>
            </w:r>
            <w:r w:rsidRPr="004A1C2C">
              <w:rPr>
                <w:rFonts w:ascii="標楷體" w:eastAsia="標楷體" w:hAnsi="標楷體" w:hint="eastAsia"/>
                <w:color w:val="000000" w:themeColor="text1"/>
              </w:rPr>
              <w:t>用</w:t>
            </w:r>
            <w:r w:rsidRPr="004A1C2C">
              <w:rPr>
                <w:rFonts w:ascii="標楷體" w:eastAsia="標楷體" w:hAnsi="標楷體" w:hint="eastAsia"/>
                <w:color w:val="000000" w:themeColor="text1"/>
                <w:lang w:eastAsia="zh-HK"/>
              </w:rPr>
              <w:t>記號</w:t>
            </w:r>
          </w:p>
        </w:tc>
        <w:tc>
          <w:tcPr>
            <w:tcW w:w="229" w:type="pct"/>
            <w:noWrap/>
          </w:tcPr>
          <w:p w14:paraId="5CB24198" w14:textId="3B87DFD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3D8B52B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3B0B3537" w14:textId="1418FC4B"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A0F57E4" w14:textId="690334BD" w:rsidR="005A6C2F" w:rsidRPr="008F20B5" w:rsidRDefault="005A6C2F" w:rsidP="005A6C2F">
            <w:pPr>
              <w:rPr>
                <w:rFonts w:ascii="標楷體" w:eastAsia="標楷體" w:hAnsi="標楷體"/>
              </w:rPr>
            </w:pPr>
            <w:r w:rsidRPr="008F20B5">
              <w:rPr>
                <w:rFonts w:ascii="標楷體" w:eastAsia="標楷體" w:hAnsi="標楷體"/>
              </w:rPr>
              <w:t xml:space="preserve">Y: </w:t>
            </w:r>
            <w:r w:rsidRPr="008F20B5">
              <w:rPr>
                <w:rFonts w:ascii="標楷體" w:eastAsia="標楷體" w:hAnsi="標楷體" w:hint="eastAsia"/>
              </w:rPr>
              <w:t>啟用</w:t>
            </w:r>
          </w:p>
          <w:p w14:paraId="71148379" w14:textId="5C181EBE" w:rsidR="005A6C2F" w:rsidRPr="008F20B5" w:rsidRDefault="005A6C2F" w:rsidP="005A6C2F">
            <w:pPr>
              <w:rPr>
                <w:rFonts w:ascii="標楷體" w:eastAsia="標楷體" w:hAnsi="標楷體"/>
              </w:rPr>
            </w:pPr>
            <w:r w:rsidRPr="008F20B5">
              <w:rPr>
                <w:rFonts w:ascii="標楷體" w:eastAsia="標楷體" w:hAnsi="標楷體"/>
              </w:rPr>
              <w:t xml:space="preserve">N: </w:t>
            </w:r>
            <w:r w:rsidRPr="008F20B5">
              <w:rPr>
                <w:rFonts w:ascii="標楷體" w:eastAsia="標楷體" w:hAnsi="標楷體" w:hint="eastAsia"/>
              </w:rPr>
              <w:t>停用</w:t>
            </w:r>
          </w:p>
        </w:tc>
      </w:tr>
      <w:tr w:rsidR="005A6C2F" w:rsidRPr="008F20B5" w14:paraId="45A3A416" w14:textId="77777777" w:rsidTr="00614F5B">
        <w:trPr>
          <w:trHeight w:val="413"/>
        </w:trPr>
        <w:tc>
          <w:tcPr>
            <w:tcW w:w="240" w:type="pct"/>
          </w:tcPr>
          <w:p w14:paraId="3BC233CA" w14:textId="4212537C"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5</w:t>
            </w:r>
          </w:p>
        </w:tc>
        <w:tc>
          <w:tcPr>
            <w:tcW w:w="979" w:type="pct"/>
            <w:noWrap/>
          </w:tcPr>
          <w:p w14:paraId="24498F12" w14:textId="1BA5DA1F"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StopReason</w:t>
            </w:r>
            <w:proofErr w:type="spellEnd"/>
          </w:p>
        </w:tc>
        <w:tc>
          <w:tcPr>
            <w:tcW w:w="1869" w:type="pct"/>
            <w:noWrap/>
          </w:tcPr>
          <w:p w14:paraId="35027257"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停用原因</w:t>
            </w:r>
          </w:p>
        </w:tc>
        <w:tc>
          <w:tcPr>
            <w:tcW w:w="229" w:type="pct"/>
            <w:noWrap/>
          </w:tcPr>
          <w:p w14:paraId="39E9546A" w14:textId="77777777"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4758340F" w14:textId="77777777" w:rsidR="005A6C2F" w:rsidRPr="008F20B5"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40</w:t>
            </w:r>
          </w:p>
        </w:tc>
        <w:tc>
          <w:tcPr>
            <w:tcW w:w="221" w:type="pct"/>
          </w:tcPr>
          <w:p w14:paraId="3EF9AFCD" w14:textId="5C5EE8EB" w:rsidR="005A6C2F" w:rsidRPr="004A1C2C" w:rsidRDefault="005A6C2F" w:rsidP="00614F5B">
            <w:pPr>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81" w:type="pct"/>
          </w:tcPr>
          <w:p w14:paraId="1DD1FD37" w14:textId="380550CE"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啟用記號</w:t>
            </w:r>
            <w:r w:rsidRPr="008F20B5">
              <w:rPr>
                <w:rFonts w:ascii="標楷體" w:eastAsia="標楷體" w:hAnsi="標楷體" w:cs="新細明體"/>
                <w:color w:val="000000"/>
                <w:kern w:val="0"/>
              </w:rPr>
              <w:t>N</w:t>
            </w:r>
            <w:r w:rsidRPr="004A1C2C">
              <w:rPr>
                <w:rFonts w:ascii="標楷體" w:eastAsia="標楷體" w:hAnsi="標楷體" w:cs="新細明體"/>
                <w:color w:val="000000"/>
                <w:kern w:val="0"/>
              </w:rPr>
              <w:t>:</w:t>
            </w:r>
            <w:r w:rsidRPr="004A1C2C">
              <w:rPr>
                <w:rFonts w:ascii="標楷體" w:eastAsia="標楷體" w:hAnsi="標楷體" w:cs="新細明體" w:hint="eastAsia"/>
                <w:color w:val="000000"/>
                <w:kern w:val="0"/>
              </w:rPr>
              <w:t>停用時必須輸入；</w:t>
            </w:r>
          </w:p>
          <w:p w14:paraId="1BEBF1B0" w14:textId="77777777"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其他啟用記號不輸入。</w:t>
            </w:r>
          </w:p>
        </w:tc>
      </w:tr>
      <w:tr w:rsidR="005A6C2F" w:rsidRPr="008F20B5" w14:paraId="223CA9CD" w14:textId="77777777" w:rsidTr="00614F5B">
        <w:trPr>
          <w:trHeight w:val="413"/>
        </w:trPr>
        <w:tc>
          <w:tcPr>
            <w:tcW w:w="240" w:type="pct"/>
          </w:tcPr>
          <w:p w14:paraId="548E6A56" w14:textId="7CF05412"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6</w:t>
            </w:r>
          </w:p>
        </w:tc>
        <w:tc>
          <w:tcPr>
            <w:tcW w:w="979" w:type="pct"/>
            <w:noWrap/>
          </w:tcPr>
          <w:p w14:paraId="76924ED0" w14:textId="275CD3BD" w:rsidR="005A6C2F" w:rsidRPr="004A1C2C" w:rsidRDefault="005A6C2F" w:rsidP="000A506E">
            <w:pPr>
              <w:widowControl/>
              <w:rPr>
                <w:rFonts w:ascii="標楷體" w:eastAsia="標楷體" w:hAnsi="標楷體"/>
                <w:color w:val="000000" w:themeColor="text1"/>
                <w:kern w:val="0"/>
              </w:rPr>
            </w:pPr>
            <w:proofErr w:type="spellStart"/>
            <w:r w:rsidRPr="000A506E">
              <w:rPr>
                <w:rFonts w:ascii="標楷體" w:eastAsia="標楷體" w:hAnsi="標楷體" w:cs="新細明體"/>
                <w:color w:val="000000"/>
                <w:kern w:val="0"/>
              </w:rPr>
              <w:t>TelNoUKey</w:t>
            </w:r>
            <w:proofErr w:type="spellEnd"/>
          </w:p>
        </w:tc>
        <w:tc>
          <w:tcPr>
            <w:tcW w:w="1869" w:type="pct"/>
            <w:noWrap/>
          </w:tcPr>
          <w:p w14:paraId="65E67F24" w14:textId="649BA16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客戶識別碼</w:t>
            </w:r>
          </w:p>
        </w:tc>
        <w:tc>
          <w:tcPr>
            <w:tcW w:w="229" w:type="pct"/>
            <w:noWrap/>
          </w:tcPr>
          <w:p w14:paraId="56A87266" w14:textId="62CBD1D2"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1739A998" w14:textId="0EA16453"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32</w:t>
            </w:r>
          </w:p>
        </w:tc>
        <w:tc>
          <w:tcPr>
            <w:tcW w:w="221" w:type="pct"/>
          </w:tcPr>
          <w:p w14:paraId="47DC8201" w14:textId="77777777" w:rsidR="005A6C2F" w:rsidRPr="008F20B5" w:rsidRDefault="005A6C2F" w:rsidP="00614F5B">
            <w:pPr>
              <w:jc w:val="center"/>
              <w:rPr>
                <w:rFonts w:ascii="標楷體" w:eastAsia="標楷體" w:hAnsi="標楷體" w:cs="新細明體"/>
                <w:color w:val="000000"/>
                <w:kern w:val="0"/>
              </w:rPr>
            </w:pPr>
          </w:p>
        </w:tc>
        <w:tc>
          <w:tcPr>
            <w:tcW w:w="1181" w:type="pct"/>
          </w:tcPr>
          <w:p w14:paraId="1A2BED56" w14:textId="0BDA1176" w:rsidR="005A6C2F" w:rsidRPr="004A1C2C" w:rsidRDefault="005A6C2F" w:rsidP="005A6C2F">
            <w:pPr>
              <w:rPr>
                <w:rFonts w:ascii="標楷體" w:eastAsia="標楷體" w:hAnsi="標楷體" w:cs="新細明體"/>
                <w:color w:val="000000"/>
                <w:kern w:val="0"/>
              </w:rPr>
            </w:pPr>
            <w:r w:rsidRPr="008F20B5">
              <w:rPr>
                <w:rFonts w:ascii="標楷體" w:eastAsia="標楷體" w:hAnsi="標楷體" w:cs="新細明體" w:hint="eastAsia"/>
                <w:color w:val="000000"/>
                <w:kern w:val="0"/>
              </w:rPr>
              <w:t>新增時放空白</w:t>
            </w:r>
          </w:p>
        </w:tc>
      </w:tr>
    </w:tbl>
    <w:p w14:paraId="6843EFCB" w14:textId="77777777" w:rsidR="00C766BC" w:rsidRPr="008F20B5" w:rsidRDefault="00C766BC">
      <w:pPr>
        <w:widowControl/>
        <w:rPr>
          <w:rFonts w:ascii="標楷體" w:eastAsia="標楷體" w:hAnsi="標楷體"/>
        </w:rPr>
      </w:pPr>
      <w:r w:rsidRPr="008F20B5">
        <w:rPr>
          <w:rFonts w:ascii="標楷體" w:eastAsia="標楷體" w:hAnsi="標楷體"/>
        </w:rPr>
        <w:br w:type="page"/>
      </w:r>
    </w:p>
    <w:p w14:paraId="2D4C06BF" w14:textId="77777777" w:rsidR="009B7240" w:rsidRPr="008F20B5" w:rsidRDefault="009B7240" w:rsidP="00BB1296">
      <w:pPr>
        <w:ind w:leftChars="500" w:left="1200"/>
        <w:rPr>
          <w:rFonts w:ascii="標楷體" w:eastAsia="標楷體" w:hAnsi="標楷體"/>
        </w:rPr>
      </w:pPr>
    </w:p>
    <w:p w14:paraId="0D83E73F" w14:textId="1F664380" w:rsidR="00626E43" w:rsidRPr="006B5312" w:rsidRDefault="00626E43" w:rsidP="0078740E">
      <w:pPr>
        <w:pStyle w:val="3"/>
        <w:numPr>
          <w:ilvl w:val="2"/>
          <w:numId w:val="7"/>
        </w:numPr>
        <w:spacing w:before="0"/>
        <w:rPr>
          <w:rFonts w:ascii="標楷體" w:hAnsi="標楷體"/>
          <w:b/>
          <w:szCs w:val="32"/>
        </w:rPr>
      </w:pPr>
      <w:bookmarkStart w:id="256" w:name="_L2250保證人資料登錄"/>
      <w:bookmarkStart w:id="257" w:name="_Toc90483162"/>
      <w:bookmarkStart w:id="258" w:name="_Toc90483417"/>
      <w:bookmarkStart w:id="259" w:name="_Toc90483533"/>
      <w:bookmarkStart w:id="260" w:name="_Toc90483759"/>
      <w:bookmarkStart w:id="261" w:name="_Toc90490031"/>
      <w:bookmarkStart w:id="262" w:name="_Toc140244551"/>
      <w:bookmarkEnd w:id="256"/>
      <w:r w:rsidRPr="008F20B5">
        <w:rPr>
          <w:rFonts w:ascii="標楷體" w:hAnsi="標楷體"/>
          <w:b/>
          <w:szCs w:val="32"/>
        </w:rPr>
        <w:t>L2250</w:t>
      </w:r>
      <w:r w:rsidRPr="006B5312">
        <w:rPr>
          <w:rFonts w:ascii="標楷體" w:hAnsi="標楷體" w:hint="eastAsia"/>
          <w:b/>
          <w:szCs w:val="32"/>
        </w:rPr>
        <w:t>保證人資料登錄</w:t>
      </w:r>
      <w:bookmarkEnd w:id="257"/>
      <w:bookmarkEnd w:id="258"/>
      <w:bookmarkEnd w:id="259"/>
      <w:bookmarkEnd w:id="260"/>
      <w:bookmarkEnd w:id="261"/>
      <w:r w:rsidR="008026B6">
        <w:rPr>
          <w:rFonts w:ascii="標楷體" w:hAnsi="標楷體" w:hint="eastAsia"/>
          <w:b/>
          <w:szCs w:val="32"/>
        </w:rPr>
        <w:t xml:space="preserve"> *</w:t>
      </w:r>
      <w:bookmarkEnd w:id="262"/>
    </w:p>
    <w:p w14:paraId="184B271F" w14:textId="77777777" w:rsidR="00626E43" w:rsidRPr="004A1C2C" w:rsidRDefault="00626E43" w:rsidP="00626E43">
      <w:pPr>
        <w:widowControl/>
        <w:rPr>
          <w:rFonts w:ascii="標楷體" w:eastAsia="標楷體" w:hAnsi="標楷體"/>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21A1B314" w14:textId="77777777" w:rsidTr="00614F5B">
        <w:trPr>
          <w:trHeight w:val="350"/>
        </w:trPr>
        <w:tc>
          <w:tcPr>
            <w:tcW w:w="250" w:type="pct"/>
            <w:shd w:val="clear" w:color="auto" w:fill="auto"/>
            <w:hideMark/>
          </w:tcPr>
          <w:p w14:paraId="1628827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2B21DD8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D3C7D20"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249922D9"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21DA99B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395643" w14:textId="75FDE4CB"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5A484591" w14:textId="244BAD05"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765BC050" w14:textId="77777777" w:rsidTr="00614F5B">
        <w:trPr>
          <w:trHeight w:val="340"/>
        </w:trPr>
        <w:tc>
          <w:tcPr>
            <w:tcW w:w="250" w:type="pct"/>
            <w:shd w:val="clear" w:color="auto" w:fill="auto"/>
          </w:tcPr>
          <w:p w14:paraId="535FD33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E36D3BA"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tcPr>
          <w:p w14:paraId="38654B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211CD1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9946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33AED638" w14:textId="4B5B97B8"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7E574E17" w14:textId="60AEF9B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L2250</w:t>
            </w:r>
          </w:p>
        </w:tc>
      </w:tr>
      <w:tr w:rsidR="0036077E" w:rsidRPr="008F20B5" w14:paraId="39B8BE16" w14:textId="77777777" w:rsidTr="00614F5B">
        <w:trPr>
          <w:trHeight w:val="340"/>
        </w:trPr>
        <w:tc>
          <w:tcPr>
            <w:tcW w:w="250" w:type="pct"/>
            <w:shd w:val="clear" w:color="auto" w:fill="auto"/>
          </w:tcPr>
          <w:p w14:paraId="38EDB5E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268F820"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750" w:type="pct"/>
            <w:shd w:val="clear" w:color="auto" w:fill="auto"/>
          </w:tcPr>
          <w:p w14:paraId="6003B1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08CAC3F4" w14:textId="111DAA9C"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CC0D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B3DA901" w14:textId="47413084"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025577E" w14:textId="555CFC0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139A77A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27ED3DA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p w14:paraId="5363E0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查詢</w:t>
            </w:r>
          </w:p>
        </w:tc>
      </w:tr>
      <w:tr w:rsidR="0036077E" w:rsidRPr="008F20B5" w14:paraId="1D750350" w14:textId="77777777" w:rsidTr="00614F5B">
        <w:trPr>
          <w:trHeight w:val="340"/>
        </w:trPr>
        <w:tc>
          <w:tcPr>
            <w:tcW w:w="250" w:type="pct"/>
            <w:shd w:val="clear" w:color="auto" w:fill="auto"/>
          </w:tcPr>
          <w:p w14:paraId="7F61319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EB8B218"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ApplNo</w:t>
            </w:r>
            <w:proofErr w:type="spellEnd"/>
          </w:p>
        </w:tc>
        <w:tc>
          <w:tcPr>
            <w:tcW w:w="1750" w:type="pct"/>
            <w:shd w:val="clear" w:color="auto" w:fill="auto"/>
            <w:vAlign w:val="center"/>
          </w:tcPr>
          <w:p w14:paraId="1E9511C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vAlign w:val="center"/>
          </w:tcPr>
          <w:p w14:paraId="57D77E3E" w14:textId="3A26DC9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0112FBE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E274030" w14:textId="6BFBF18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0566532" w14:textId="37896CFF"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52939AE9" w14:textId="77777777" w:rsidTr="00614F5B">
        <w:trPr>
          <w:trHeight w:val="340"/>
        </w:trPr>
        <w:tc>
          <w:tcPr>
            <w:tcW w:w="250" w:type="pct"/>
            <w:shd w:val="clear" w:color="auto" w:fill="auto"/>
          </w:tcPr>
          <w:p w14:paraId="2D0CD254"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FEDB82E"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CustNo</w:t>
            </w:r>
            <w:proofErr w:type="spellEnd"/>
          </w:p>
        </w:tc>
        <w:tc>
          <w:tcPr>
            <w:tcW w:w="1750" w:type="pct"/>
            <w:shd w:val="clear" w:color="auto" w:fill="auto"/>
            <w:vAlign w:val="center"/>
          </w:tcPr>
          <w:p w14:paraId="3DBFAA7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0" w:type="pct"/>
            <w:shd w:val="clear" w:color="auto" w:fill="auto"/>
            <w:vAlign w:val="center"/>
          </w:tcPr>
          <w:p w14:paraId="7CFC0E7E" w14:textId="7FE9765A"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6CC4E17F"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20FD498" w14:textId="22613930" w:rsidR="0036077E" w:rsidRPr="008F20B5" w:rsidRDefault="0036077E" w:rsidP="00614F5B">
            <w:pPr>
              <w:widowControl/>
              <w:jc w:val="center"/>
              <w:rPr>
                <w:rFonts w:ascii="標楷體" w:eastAsia="標楷體" w:hAnsi="標楷體"/>
              </w:rPr>
            </w:pPr>
          </w:p>
        </w:tc>
        <w:tc>
          <w:tcPr>
            <w:tcW w:w="1150" w:type="pct"/>
            <w:shd w:val="clear" w:color="auto" w:fill="auto"/>
          </w:tcPr>
          <w:p w14:paraId="580BAA5D" w14:textId="32D64B34"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rPr>
              <w:t>i</w:t>
            </w:r>
            <w:proofErr w:type="spellEnd"/>
            <w:r w:rsidRPr="008F20B5">
              <w:rPr>
                <w:rFonts w:ascii="標楷體" w:eastAsia="標楷體" w:hAnsi="標楷體"/>
              </w:rPr>
              <w:t>.自動顯示不必輸入</w:t>
            </w:r>
          </w:p>
        </w:tc>
      </w:tr>
      <w:tr w:rsidR="0036077E" w:rsidRPr="008F20B5" w14:paraId="56E8179B" w14:textId="77777777" w:rsidTr="00614F5B">
        <w:trPr>
          <w:trHeight w:val="340"/>
        </w:trPr>
        <w:tc>
          <w:tcPr>
            <w:tcW w:w="250" w:type="pct"/>
            <w:shd w:val="clear" w:color="auto" w:fill="auto"/>
          </w:tcPr>
          <w:p w14:paraId="03AAB06B"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63EAF32"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FacmNo</w:t>
            </w:r>
            <w:proofErr w:type="spellEnd"/>
          </w:p>
        </w:tc>
        <w:tc>
          <w:tcPr>
            <w:tcW w:w="1750" w:type="pct"/>
            <w:shd w:val="clear" w:color="auto" w:fill="auto"/>
            <w:vAlign w:val="center"/>
          </w:tcPr>
          <w:p w14:paraId="6DD3DF1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0" w:type="pct"/>
            <w:shd w:val="clear" w:color="auto" w:fill="auto"/>
          </w:tcPr>
          <w:p w14:paraId="74224B98" w14:textId="3A6E514F"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2BB091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B64DBC9" w14:textId="2803270F" w:rsidR="0036077E" w:rsidRPr="008F20B5" w:rsidRDefault="0036077E" w:rsidP="00614F5B">
            <w:pPr>
              <w:widowControl/>
              <w:jc w:val="center"/>
              <w:rPr>
                <w:rFonts w:ascii="標楷體" w:eastAsia="標楷體" w:hAnsi="標楷體"/>
              </w:rPr>
            </w:pPr>
          </w:p>
        </w:tc>
        <w:tc>
          <w:tcPr>
            <w:tcW w:w="1150" w:type="pct"/>
            <w:shd w:val="clear" w:color="auto" w:fill="auto"/>
          </w:tcPr>
          <w:p w14:paraId="3C59AA53" w14:textId="145BA8BB"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rPr>
              <w:t>i</w:t>
            </w:r>
            <w:proofErr w:type="spellEnd"/>
            <w:r w:rsidRPr="008F20B5">
              <w:rPr>
                <w:rFonts w:ascii="標楷體" w:eastAsia="標楷體" w:hAnsi="標楷體"/>
              </w:rPr>
              <w:t>.自動顯示不必輸入</w:t>
            </w:r>
          </w:p>
        </w:tc>
      </w:tr>
      <w:tr w:rsidR="0036077E" w:rsidRPr="008F20B5" w14:paraId="362A3E53" w14:textId="77777777" w:rsidTr="00614F5B">
        <w:trPr>
          <w:trHeight w:val="340"/>
        </w:trPr>
        <w:tc>
          <w:tcPr>
            <w:tcW w:w="250" w:type="pct"/>
            <w:shd w:val="clear" w:color="auto" w:fill="auto"/>
          </w:tcPr>
          <w:p w14:paraId="20DE6C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0049A5C"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GuaId</w:t>
            </w:r>
            <w:proofErr w:type="spellEnd"/>
          </w:p>
        </w:tc>
        <w:tc>
          <w:tcPr>
            <w:tcW w:w="1750" w:type="pct"/>
            <w:shd w:val="clear" w:color="auto" w:fill="auto"/>
          </w:tcPr>
          <w:p w14:paraId="1BA276F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保證人統編</w:t>
            </w:r>
          </w:p>
        </w:tc>
        <w:tc>
          <w:tcPr>
            <w:tcW w:w="270" w:type="pct"/>
            <w:shd w:val="clear" w:color="auto" w:fill="auto"/>
          </w:tcPr>
          <w:p w14:paraId="42BBB142"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58C19A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35E386D4" w14:textId="6D3501C9"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C0EBFD" w14:textId="07507D4C"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1ADC9CC4" w14:textId="77777777" w:rsidTr="00614F5B">
        <w:trPr>
          <w:trHeight w:val="340"/>
        </w:trPr>
        <w:tc>
          <w:tcPr>
            <w:tcW w:w="250" w:type="pct"/>
            <w:shd w:val="clear" w:color="auto" w:fill="auto"/>
          </w:tcPr>
          <w:p w14:paraId="0DA5C1D5"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2B09CD64"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RelInd</w:t>
            </w:r>
            <w:proofErr w:type="spellEnd"/>
          </w:p>
        </w:tc>
        <w:tc>
          <w:tcPr>
            <w:tcW w:w="1750" w:type="pct"/>
            <w:shd w:val="clear" w:color="auto" w:fill="auto"/>
          </w:tcPr>
          <w:p w14:paraId="32193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保證人關係</w:t>
            </w:r>
          </w:p>
        </w:tc>
        <w:tc>
          <w:tcPr>
            <w:tcW w:w="270" w:type="pct"/>
            <w:shd w:val="clear" w:color="auto" w:fill="auto"/>
          </w:tcPr>
          <w:p w14:paraId="0BEB853E" w14:textId="35320BDB"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634E53"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E2F964E" w14:textId="47CA9927"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DC0A5D6" w14:textId="74B85206"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p w14:paraId="52A6DA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負責人</w:t>
            </w:r>
          </w:p>
          <w:p w14:paraId="6626F4C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負責人之配偶</w:t>
            </w:r>
          </w:p>
          <w:p w14:paraId="7F893B6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負責人之父母</w:t>
            </w:r>
          </w:p>
          <w:p w14:paraId="4EB7BD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負責人之子女</w:t>
            </w:r>
          </w:p>
          <w:p w14:paraId="79FAFD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負責人之兄弟姐妹</w:t>
            </w:r>
          </w:p>
          <w:p w14:paraId="2CEC7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董事</w:t>
            </w:r>
          </w:p>
          <w:p w14:paraId="0629C92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董事之配偶</w:t>
            </w:r>
          </w:p>
          <w:p w14:paraId="0C16079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08董事之父母</w:t>
            </w:r>
          </w:p>
          <w:p w14:paraId="442E682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09董事之子女</w:t>
            </w:r>
          </w:p>
          <w:p w14:paraId="435E656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10董事之兄弟姐妹</w:t>
            </w:r>
          </w:p>
          <w:p w14:paraId="1764F3F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股東</w:t>
            </w:r>
          </w:p>
          <w:p w14:paraId="16F0128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股東之配偶</w:t>
            </w:r>
          </w:p>
          <w:p w14:paraId="130305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股東之父母</w:t>
            </w:r>
          </w:p>
          <w:p w14:paraId="76055D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股東之子女</w:t>
            </w:r>
          </w:p>
          <w:p w14:paraId="46EE81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股東之兄弟姐妹</w:t>
            </w:r>
          </w:p>
          <w:p w14:paraId="46EE280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16 </w:t>
            </w:r>
            <w:r w:rsidRPr="008F20B5">
              <w:rPr>
                <w:rFonts w:ascii="標楷體" w:eastAsia="標楷體" w:hAnsi="標楷體" w:cs="新細明體" w:hint="eastAsia"/>
                <w:color w:val="000000"/>
                <w:kern w:val="0"/>
              </w:rPr>
              <w:t>總經理</w:t>
            </w:r>
          </w:p>
          <w:p w14:paraId="3982EB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17 </w:t>
            </w:r>
            <w:r w:rsidRPr="008F20B5">
              <w:rPr>
                <w:rFonts w:ascii="標楷體" w:eastAsia="標楷體" w:hAnsi="標楷體" w:cs="新細明體" w:hint="eastAsia"/>
                <w:color w:val="000000"/>
                <w:kern w:val="0"/>
              </w:rPr>
              <w:t>總經理之配偶</w:t>
            </w:r>
          </w:p>
          <w:p w14:paraId="6E94BF2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18 </w:t>
            </w:r>
            <w:r w:rsidRPr="008F20B5">
              <w:rPr>
                <w:rFonts w:ascii="標楷體" w:eastAsia="標楷體" w:hAnsi="標楷體" w:cs="新細明體" w:hint="eastAsia"/>
                <w:color w:val="000000"/>
                <w:kern w:val="0"/>
              </w:rPr>
              <w:t>總經理之父母</w:t>
            </w:r>
          </w:p>
          <w:p w14:paraId="5B76C11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總經理之子女</w:t>
            </w:r>
          </w:p>
          <w:p w14:paraId="75DB765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20 </w:t>
            </w:r>
            <w:r w:rsidRPr="008F20B5">
              <w:rPr>
                <w:rFonts w:ascii="標楷體" w:eastAsia="標楷體" w:hAnsi="標楷體" w:cs="新細明體" w:hint="eastAsia"/>
                <w:color w:val="000000"/>
                <w:kern w:val="0"/>
              </w:rPr>
              <w:t>總經理之兄弟姐妹</w:t>
            </w:r>
          </w:p>
          <w:p w14:paraId="7F57A44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21 </w:t>
            </w:r>
            <w:r w:rsidRPr="008F20B5">
              <w:rPr>
                <w:rFonts w:ascii="標楷體" w:eastAsia="標楷體" w:hAnsi="標楷體" w:cs="新細明體" w:hint="eastAsia"/>
                <w:color w:val="000000"/>
                <w:kern w:val="0"/>
              </w:rPr>
              <w:t>其他經理人或員工</w:t>
            </w:r>
          </w:p>
          <w:p w14:paraId="6046D68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22 </w:t>
            </w:r>
            <w:r w:rsidRPr="008F20B5">
              <w:rPr>
                <w:rFonts w:ascii="標楷體" w:eastAsia="標楷體" w:hAnsi="標楷體" w:cs="新細明體" w:hint="eastAsia"/>
                <w:color w:val="000000"/>
                <w:kern w:val="0"/>
              </w:rPr>
              <w:t>其他經理人或員工之配偶</w:t>
            </w:r>
          </w:p>
          <w:p w14:paraId="18A171B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23 </w:t>
            </w:r>
            <w:r w:rsidRPr="008F20B5">
              <w:rPr>
                <w:rFonts w:ascii="標楷體" w:eastAsia="標楷體" w:hAnsi="標楷體" w:cs="新細明體" w:hint="eastAsia"/>
                <w:color w:val="000000"/>
                <w:kern w:val="0"/>
              </w:rPr>
              <w:t>其他經理人或員工之父母</w:t>
            </w:r>
          </w:p>
          <w:p w14:paraId="0494E79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24 </w:t>
            </w:r>
            <w:r w:rsidRPr="008F20B5">
              <w:rPr>
                <w:rFonts w:ascii="標楷體" w:eastAsia="標楷體" w:hAnsi="標楷體" w:cs="新細明體" w:hint="eastAsia"/>
                <w:color w:val="000000"/>
                <w:kern w:val="0"/>
              </w:rPr>
              <w:t>其他經理人或員工之子女</w:t>
            </w:r>
          </w:p>
          <w:p w14:paraId="5F85E28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25 </w:t>
            </w:r>
            <w:r w:rsidRPr="008F20B5">
              <w:rPr>
                <w:rFonts w:ascii="標楷體" w:eastAsia="標楷體" w:hAnsi="標楷體" w:cs="新細明體" w:hint="eastAsia"/>
                <w:color w:val="000000"/>
                <w:kern w:val="0"/>
              </w:rPr>
              <w:t>其他經理人或員工之兄弟姐妹</w:t>
            </w:r>
          </w:p>
          <w:p w14:paraId="2E5017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26 </w:t>
            </w:r>
            <w:r w:rsidRPr="008F20B5">
              <w:rPr>
                <w:rFonts w:ascii="標楷體" w:eastAsia="標楷體" w:hAnsi="標楷體" w:cs="新細明體" w:hint="eastAsia"/>
                <w:color w:val="000000"/>
                <w:kern w:val="0"/>
              </w:rPr>
              <w:t>關係企業</w:t>
            </w:r>
          </w:p>
          <w:p w14:paraId="51B0ED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27 </w:t>
            </w:r>
            <w:r w:rsidRPr="008F20B5">
              <w:rPr>
                <w:rFonts w:ascii="標楷體" w:eastAsia="標楷體" w:hAnsi="標楷體" w:cs="新細明體" w:hint="eastAsia"/>
                <w:color w:val="000000"/>
                <w:kern w:val="0"/>
              </w:rPr>
              <w:t>擔任負責人之企業</w:t>
            </w:r>
          </w:p>
          <w:p w14:paraId="0B9339E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 </w:t>
            </w:r>
            <w:r w:rsidRPr="008F20B5">
              <w:rPr>
                <w:rFonts w:ascii="標楷體" w:eastAsia="標楷體" w:hAnsi="標楷體" w:cs="新細明體" w:hint="eastAsia"/>
                <w:color w:val="000000"/>
                <w:kern w:val="0"/>
              </w:rPr>
              <w:t>配偶</w:t>
            </w:r>
          </w:p>
          <w:p w14:paraId="2A2087C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29 </w:t>
            </w:r>
            <w:r w:rsidRPr="008F20B5">
              <w:rPr>
                <w:rFonts w:ascii="標楷體" w:eastAsia="標楷體" w:hAnsi="標楷體" w:cs="新細明體" w:hint="eastAsia"/>
                <w:color w:val="000000"/>
                <w:kern w:val="0"/>
              </w:rPr>
              <w:t>父母</w:t>
            </w:r>
          </w:p>
          <w:p w14:paraId="3D053C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30 </w:t>
            </w:r>
            <w:r w:rsidRPr="008F20B5">
              <w:rPr>
                <w:rFonts w:ascii="標楷體" w:eastAsia="標楷體" w:hAnsi="標楷體" w:cs="新細明體" w:hint="eastAsia"/>
                <w:color w:val="000000"/>
                <w:kern w:val="0"/>
              </w:rPr>
              <w:t>子女</w:t>
            </w:r>
          </w:p>
          <w:p w14:paraId="0CFF17F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31 </w:t>
            </w:r>
            <w:r w:rsidRPr="008F20B5">
              <w:rPr>
                <w:rFonts w:ascii="標楷體" w:eastAsia="標楷體" w:hAnsi="標楷體" w:cs="新細明體" w:hint="eastAsia"/>
                <w:color w:val="000000"/>
                <w:kern w:val="0"/>
              </w:rPr>
              <w:t>兄弟姐妹</w:t>
            </w:r>
          </w:p>
          <w:p w14:paraId="3146CC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32 </w:t>
            </w:r>
            <w:r w:rsidRPr="008F20B5">
              <w:rPr>
                <w:rFonts w:ascii="標楷體" w:eastAsia="標楷體" w:hAnsi="標楷體" w:cs="新細明體" w:hint="eastAsia"/>
                <w:color w:val="000000"/>
                <w:kern w:val="0"/>
              </w:rPr>
              <w:t>祖父母</w:t>
            </w:r>
          </w:p>
          <w:p w14:paraId="042F648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33 </w:t>
            </w:r>
            <w:r w:rsidRPr="008F20B5">
              <w:rPr>
                <w:rFonts w:ascii="標楷體" w:eastAsia="標楷體" w:hAnsi="標楷體" w:cs="新細明體" w:hint="eastAsia"/>
                <w:color w:val="000000"/>
                <w:kern w:val="0"/>
              </w:rPr>
              <w:t>外祖父母</w:t>
            </w:r>
          </w:p>
          <w:p w14:paraId="29315CA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34 </w:t>
            </w:r>
            <w:r w:rsidRPr="008F20B5">
              <w:rPr>
                <w:rFonts w:ascii="標楷體" w:eastAsia="標楷體" w:hAnsi="標楷體" w:cs="新細明體" w:hint="eastAsia"/>
                <w:color w:val="000000"/>
                <w:kern w:val="0"/>
              </w:rPr>
              <w:t>孫子女</w:t>
            </w:r>
          </w:p>
          <w:p w14:paraId="65BB331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35 </w:t>
            </w:r>
            <w:r w:rsidRPr="008F20B5">
              <w:rPr>
                <w:rFonts w:ascii="標楷體" w:eastAsia="標楷體" w:hAnsi="標楷體" w:cs="新細明體" w:hint="eastAsia"/>
                <w:color w:val="000000"/>
                <w:kern w:val="0"/>
              </w:rPr>
              <w:t>外孫子女</w:t>
            </w:r>
          </w:p>
          <w:p w14:paraId="59A34EA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36 </w:t>
            </w:r>
            <w:r w:rsidRPr="008F20B5">
              <w:rPr>
                <w:rFonts w:ascii="標楷體" w:eastAsia="標楷體" w:hAnsi="標楷體" w:cs="新細明體" w:hint="eastAsia"/>
                <w:color w:val="000000"/>
                <w:kern w:val="0"/>
              </w:rPr>
              <w:t>配偶之父母</w:t>
            </w:r>
          </w:p>
          <w:p w14:paraId="690CFB9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37 </w:t>
            </w:r>
            <w:r w:rsidRPr="008F20B5">
              <w:rPr>
                <w:rFonts w:ascii="標楷體" w:eastAsia="標楷體" w:hAnsi="標楷體" w:cs="新細明體" w:hint="eastAsia"/>
                <w:color w:val="000000"/>
                <w:kern w:val="0"/>
              </w:rPr>
              <w:t>配偶之兄弟姊妹</w:t>
            </w:r>
          </w:p>
          <w:p w14:paraId="321D908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38 </w:t>
            </w:r>
            <w:r w:rsidRPr="008F20B5">
              <w:rPr>
                <w:rFonts w:ascii="標楷體" w:eastAsia="標楷體" w:hAnsi="標楷體" w:cs="新細明體" w:hint="eastAsia"/>
                <w:color w:val="000000"/>
                <w:kern w:val="0"/>
              </w:rPr>
              <w:t>其他親屬</w:t>
            </w:r>
          </w:p>
          <w:p w14:paraId="333F34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39 </w:t>
            </w:r>
            <w:r w:rsidRPr="008F20B5">
              <w:rPr>
                <w:rFonts w:ascii="標楷體" w:eastAsia="標楷體" w:hAnsi="標楷體" w:cs="新細明體" w:hint="eastAsia"/>
                <w:color w:val="000000"/>
                <w:kern w:val="0"/>
              </w:rPr>
              <w:t>其他非親屬自然人</w:t>
            </w:r>
          </w:p>
        </w:tc>
      </w:tr>
      <w:tr w:rsidR="0036077E" w:rsidRPr="008F20B5" w14:paraId="68230EC4" w14:textId="77777777" w:rsidTr="00614F5B">
        <w:trPr>
          <w:trHeight w:val="340"/>
        </w:trPr>
        <w:tc>
          <w:tcPr>
            <w:tcW w:w="250" w:type="pct"/>
            <w:shd w:val="clear" w:color="auto" w:fill="auto"/>
          </w:tcPr>
          <w:p w14:paraId="1C76DCCD"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70176E6"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GuaAmt</w:t>
            </w:r>
            <w:proofErr w:type="spellEnd"/>
          </w:p>
        </w:tc>
        <w:tc>
          <w:tcPr>
            <w:tcW w:w="1750" w:type="pct"/>
            <w:shd w:val="clear" w:color="auto" w:fill="auto"/>
          </w:tcPr>
          <w:p w14:paraId="2E3B018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70" w:type="pct"/>
            <w:shd w:val="clear" w:color="auto" w:fill="auto"/>
          </w:tcPr>
          <w:p w14:paraId="28B6D683" w14:textId="75124157" w:rsidR="0036077E" w:rsidRPr="008F20B5" w:rsidRDefault="0036077E" w:rsidP="00626E4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9502F1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9E751BE" w14:textId="0AFCBA4A" w:rsidR="0036077E" w:rsidRPr="008F20B5" w:rsidDel="004444BD"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C6D748C" w14:textId="5861A30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p w14:paraId="642B547A" w14:textId="6ED13F11"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.修改保證金額,</w:t>
            </w:r>
            <w:r w:rsidRPr="008F20B5">
              <w:rPr>
                <w:rFonts w:ascii="標楷體" w:eastAsia="標楷體" w:hAnsi="標楷體" w:cs="新細明體" w:hint="eastAsia"/>
                <w:color w:val="000000"/>
                <w:kern w:val="0"/>
              </w:rPr>
              <w:t>須過主管卡</w:t>
            </w:r>
          </w:p>
          <w:p w14:paraId="6D54C554" w14:textId="34B96B6A"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w:t>
            </w:r>
            <w:r w:rsidR="0057730F" w:rsidRPr="008F20B5">
              <w:rPr>
                <w:rFonts w:ascii="標楷體" w:eastAsia="標楷體" w:hAnsi="標楷體" w:cs="新細明體"/>
                <w:color w:val="000000"/>
                <w:kern w:val="0"/>
              </w:rPr>
              <w:t xml:space="preserve"> 新增時自動顯示、</w:t>
            </w:r>
            <w:r w:rsidRPr="008F20B5">
              <w:rPr>
                <w:rFonts w:ascii="標楷體" w:eastAsia="標楷體" w:hAnsi="標楷體" w:cs="新細明體"/>
                <w:color w:val="000000"/>
                <w:kern w:val="0"/>
              </w:rPr>
              <w:t>修改時必須輸入,其他自動顯示不必輸入</w:t>
            </w:r>
          </w:p>
        </w:tc>
      </w:tr>
      <w:tr w:rsidR="0036077E" w:rsidRPr="008F20B5" w14:paraId="4B24CC90" w14:textId="77777777" w:rsidTr="00614F5B">
        <w:trPr>
          <w:trHeight w:val="340"/>
        </w:trPr>
        <w:tc>
          <w:tcPr>
            <w:tcW w:w="250" w:type="pct"/>
            <w:shd w:val="clear" w:color="auto" w:fill="auto"/>
          </w:tcPr>
          <w:p w14:paraId="23FA5AB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677967E"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GuaType</w:t>
            </w:r>
            <w:proofErr w:type="spellEnd"/>
          </w:p>
        </w:tc>
        <w:tc>
          <w:tcPr>
            <w:tcW w:w="1750" w:type="pct"/>
            <w:shd w:val="clear" w:color="auto" w:fill="auto"/>
          </w:tcPr>
          <w:p w14:paraId="44D5427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保證類別</w:t>
            </w:r>
          </w:p>
        </w:tc>
        <w:tc>
          <w:tcPr>
            <w:tcW w:w="270" w:type="pct"/>
            <w:shd w:val="clear" w:color="auto" w:fill="auto"/>
          </w:tcPr>
          <w:p w14:paraId="44633E72" w14:textId="2D09020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E5F813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3224880" w14:textId="6425E733"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0EDFB98" w14:textId="5A37A0D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p w14:paraId="64D9C86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連帶保證人</w:t>
            </w:r>
          </w:p>
          <w:p w14:paraId="11EA6E5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擔保品保證人兼連帶保證人</w:t>
            </w:r>
          </w:p>
          <w:p w14:paraId="6996CAC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一般保證人</w:t>
            </w:r>
          </w:p>
          <w:p w14:paraId="58EF0F3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擔保品提供人兼一般保證人</w:t>
            </w:r>
          </w:p>
          <w:p w14:paraId="6627644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w:t>
            </w:r>
          </w:p>
          <w:p w14:paraId="103FEE7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共同借款人</w:t>
            </w:r>
          </w:p>
          <w:p w14:paraId="7FAAF9F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共同發票人</w:t>
            </w:r>
          </w:p>
          <w:p w14:paraId="5D43F9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票據債務人</w:t>
            </w:r>
          </w:p>
          <w:p w14:paraId="13C6B6A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連帶借款人</w:t>
            </w:r>
          </w:p>
          <w:p w14:paraId="49591B4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連帶債務人</w:t>
            </w:r>
          </w:p>
          <w:p w14:paraId="7A773B2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擔保品提供人兼連帶債務人</w:t>
            </w:r>
          </w:p>
        </w:tc>
      </w:tr>
      <w:tr w:rsidR="0036077E" w:rsidRPr="008F20B5" w14:paraId="5D758C6F" w14:textId="77777777" w:rsidTr="00614F5B">
        <w:trPr>
          <w:trHeight w:val="340"/>
        </w:trPr>
        <w:tc>
          <w:tcPr>
            <w:tcW w:w="250" w:type="pct"/>
            <w:shd w:val="clear" w:color="auto" w:fill="auto"/>
          </w:tcPr>
          <w:p w14:paraId="5DC88D26"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1DBC6AA"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GuaDt</w:t>
            </w:r>
            <w:proofErr w:type="spellEnd"/>
          </w:p>
        </w:tc>
        <w:tc>
          <w:tcPr>
            <w:tcW w:w="1750" w:type="pct"/>
            <w:shd w:val="clear" w:color="auto" w:fill="auto"/>
          </w:tcPr>
          <w:p w14:paraId="17615C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0" w:type="pct"/>
            <w:shd w:val="clear" w:color="auto" w:fill="auto"/>
          </w:tcPr>
          <w:p w14:paraId="0D17EE8D" w14:textId="4D9FAF71"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6A27502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0E5EEF8" w14:textId="47D396E1"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shd w:val="clear" w:color="auto" w:fill="auto"/>
            <w:vAlign w:val="center"/>
          </w:tcPr>
          <w:p w14:paraId="4C028104" w14:textId="75441BA8"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kern w:val="0"/>
              </w:rPr>
              <w:t>yyymmdd</w:t>
            </w:r>
            <w:proofErr w:type="spellEnd"/>
          </w:p>
          <w:p w14:paraId="013B5D43" w14:textId="097797AD"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tc>
      </w:tr>
      <w:tr w:rsidR="0036077E" w:rsidRPr="008F20B5" w14:paraId="30129053" w14:textId="77777777" w:rsidTr="00614F5B">
        <w:trPr>
          <w:trHeight w:val="340"/>
        </w:trPr>
        <w:tc>
          <w:tcPr>
            <w:tcW w:w="250" w:type="pct"/>
            <w:shd w:val="clear" w:color="auto" w:fill="auto"/>
          </w:tcPr>
          <w:p w14:paraId="019967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533C53B"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StatCd</w:t>
            </w:r>
            <w:proofErr w:type="spellEnd"/>
          </w:p>
        </w:tc>
        <w:tc>
          <w:tcPr>
            <w:tcW w:w="1750" w:type="pct"/>
            <w:shd w:val="clear" w:color="auto" w:fill="auto"/>
          </w:tcPr>
          <w:p w14:paraId="5E22711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保證狀況碼</w:t>
            </w:r>
          </w:p>
        </w:tc>
        <w:tc>
          <w:tcPr>
            <w:tcW w:w="270" w:type="pct"/>
            <w:shd w:val="clear" w:color="auto" w:fill="auto"/>
          </w:tcPr>
          <w:p w14:paraId="6A59E3CF" w14:textId="021A674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1585759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3BA6D14" w14:textId="63A82F75"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BFCB8DC" w14:textId="200D9283"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p w14:paraId="694CA0B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解除</w:t>
            </w:r>
          </w:p>
          <w:p w14:paraId="3BBD9F2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p>
          <w:p w14:paraId="748FC13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全部解除</w:t>
            </w:r>
          </w:p>
          <w:p w14:paraId="49F3FBE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向後解除</w:t>
            </w:r>
          </w:p>
        </w:tc>
      </w:tr>
      <w:tr w:rsidR="0036077E" w:rsidRPr="008F20B5" w14:paraId="6EA45F6D" w14:textId="77777777" w:rsidTr="00614F5B">
        <w:trPr>
          <w:trHeight w:val="340"/>
        </w:trPr>
        <w:tc>
          <w:tcPr>
            <w:tcW w:w="250" w:type="pct"/>
            <w:shd w:val="clear" w:color="auto" w:fill="auto"/>
          </w:tcPr>
          <w:p w14:paraId="533792B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604A37E" w14:textId="77777777" w:rsidR="0036077E" w:rsidRPr="008F20B5" w:rsidRDefault="0036077E" w:rsidP="00626E43">
            <w:pPr>
              <w:widowControl/>
              <w:rPr>
                <w:rFonts w:ascii="標楷體" w:eastAsia="標楷體" w:hAnsi="標楷體"/>
              </w:rPr>
            </w:pPr>
            <w:proofErr w:type="spellStart"/>
            <w:r w:rsidRPr="008F20B5">
              <w:rPr>
                <w:rFonts w:ascii="標楷體" w:eastAsia="標楷體" w:hAnsi="標楷體" w:cs="新細明體"/>
                <w:color w:val="000000"/>
                <w:kern w:val="0"/>
              </w:rPr>
              <w:t>CancelDt</w:t>
            </w:r>
            <w:proofErr w:type="spellEnd"/>
          </w:p>
        </w:tc>
        <w:tc>
          <w:tcPr>
            <w:tcW w:w="1750" w:type="pct"/>
            <w:shd w:val="clear" w:color="auto" w:fill="auto"/>
          </w:tcPr>
          <w:p w14:paraId="4B00DBE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解除日期</w:t>
            </w:r>
          </w:p>
        </w:tc>
        <w:tc>
          <w:tcPr>
            <w:tcW w:w="270" w:type="pct"/>
            <w:shd w:val="clear" w:color="auto" w:fill="auto"/>
          </w:tcPr>
          <w:p w14:paraId="7B0149E4" w14:textId="49F8F7D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7B7C9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7717C6" w14:textId="482BEF37"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shd w:val="clear" w:color="auto" w:fill="auto"/>
            <w:vAlign w:val="center"/>
          </w:tcPr>
          <w:p w14:paraId="3FE1ABE4" w14:textId="61F768A9"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kern w:val="0"/>
              </w:rPr>
              <w:t>yyymmdd</w:t>
            </w:r>
            <w:proofErr w:type="spellEnd"/>
          </w:p>
          <w:p w14:paraId="76D0B360" w14:textId="1D6ED4AD"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.新增,修改時若保證狀況碼=2,3必須輸入否則不必輸入</w:t>
            </w:r>
          </w:p>
          <w:p w14:paraId="3F7E62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ii.其他自動顯示不必輸入</w:t>
            </w:r>
          </w:p>
        </w:tc>
      </w:tr>
    </w:tbl>
    <w:p w14:paraId="32EDC4F2" w14:textId="0989EF4D" w:rsidR="00626E43" w:rsidRPr="004A1C2C" w:rsidRDefault="00626E43" w:rsidP="00626E43">
      <w:pPr>
        <w:widowControl/>
        <w:rPr>
          <w:rFonts w:ascii="標楷體" w:eastAsia="標楷體" w:hAnsi="標楷體"/>
        </w:rPr>
      </w:pPr>
    </w:p>
    <w:p w14:paraId="0BAE0CC8" w14:textId="33376CD6" w:rsidR="00A271FD" w:rsidRPr="004A1C2C" w:rsidRDefault="00A271FD" w:rsidP="00626E43">
      <w:pPr>
        <w:widowControl/>
        <w:rPr>
          <w:rFonts w:ascii="標楷體" w:eastAsia="標楷體" w:hAnsi="標楷體"/>
        </w:rPr>
      </w:pPr>
    </w:p>
    <w:p w14:paraId="70572DCC" w14:textId="601A25A4" w:rsidR="00A271FD" w:rsidRPr="004A1C2C" w:rsidRDefault="00A271FD">
      <w:pPr>
        <w:widowControl/>
        <w:rPr>
          <w:rFonts w:ascii="標楷體" w:eastAsia="標楷體" w:hAnsi="標楷體"/>
        </w:rPr>
      </w:pPr>
      <w:r w:rsidRPr="004A1C2C">
        <w:rPr>
          <w:rFonts w:ascii="標楷體" w:eastAsia="標楷體" w:hAnsi="標楷體"/>
        </w:rPr>
        <w:br w:type="page"/>
      </w:r>
    </w:p>
    <w:p w14:paraId="6622E2B0" w14:textId="77777777" w:rsidR="00A271FD" w:rsidRPr="004A1C2C" w:rsidRDefault="00A271FD" w:rsidP="00626E43">
      <w:pPr>
        <w:widowControl/>
        <w:rPr>
          <w:rFonts w:ascii="標楷體" w:eastAsia="標楷體" w:hAnsi="標楷體"/>
        </w:rPr>
      </w:pPr>
    </w:p>
    <w:p w14:paraId="3B39FB05" w14:textId="24558E31" w:rsidR="0009224C" w:rsidRPr="006B5312" w:rsidRDefault="0009224C" w:rsidP="0078740E">
      <w:pPr>
        <w:pStyle w:val="3"/>
        <w:numPr>
          <w:ilvl w:val="2"/>
          <w:numId w:val="7"/>
        </w:numPr>
        <w:spacing w:before="0"/>
        <w:rPr>
          <w:rFonts w:ascii="標楷體" w:hAnsi="標楷體"/>
          <w:b/>
          <w:szCs w:val="32"/>
        </w:rPr>
      </w:pPr>
      <w:bookmarkStart w:id="263" w:name="_L2417額度與擔保品關聯登錄"/>
      <w:bookmarkStart w:id="264" w:name="_Toc90483163"/>
      <w:bookmarkStart w:id="265" w:name="_Toc90483418"/>
      <w:bookmarkStart w:id="266" w:name="_Toc90483534"/>
      <w:bookmarkStart w:id="267" w:name="_Toc90483760"/>
      <w:bookmarkStart w:id="268" w:name="_Toc90490032"/>
      <w:bookmarkStart w:id="269" w:name="_Toc140244552"/>
      <w:bookmarkEnd w:id="263"/>
      <w:r w:rsidRPr="008F20B5">
        <w:rPr>
          <w:rFonts w:ascii="標楷體" w:hAnsi="標楷體"/>
          <w:b/>
          <w:szCs w:val="32"/>
        </w:rPr>
        <w:t>L2417</w:t>
      </w:r>
      <w:r w:rsidRPr="006B5312">
        <w:rPr>
          <w:rFonts w:ascii="標楷體" w:hAnsi="標楷體" w:hint="eastAsia"/>
          <w:b/>
          <w:szCs w:val="32"/>
        </w:rPr>
        <w:t>額度與擔保品關聯登錄</w:t>
      </w:r>
      <w:bookmarkEnd w:id="264"/>
      <w:bookmarkEnd w:id="265"/>
      <w:bookmarkEnd w:id="266"/>
      <w:bookmarkEnd w:id="267"/>
      <w:bookmarkEnd w:id="268"/>
      <w:r w:rsidR="0077645E">
        <w:rPr>
          <w:rFonts w:ascii="標楷體" w:hAnsi="標楷體" w:hint="eastAsia"/>
          <w:b/>
          <w:szCs w:val="32"/>
        </w:rPr>
        <w:t xml:space="preserve"> *</w:t>
      </w:r>
      <w:bookmarkEnd w:id="269"/>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04D6D50A" w14:textId="77777777" w:rsidTr="00614F5B">
        <w:trPr>
          <w:trHeight w:val="350"/>
        </w:trPr>
        <w:tc>
          <w:tcPr>
            <w:tcW w:w="250" w:type="pct"/>
            <w:shd w:val="clear" w:color="auto" w:fill="auto"/>
            <w:hideMark/>
          </w:tcPr>
          <w:p w14:paraId="07A76673"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3C11F490"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17E0074A"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0884669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5A609E5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D9641A0" w14:textId="525E7DD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47A7A0F6" w14:textId="02485FF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22B298FC" w14:textId="77777777" w:rsidTr="00614F5B">
        <w:trPr>
          <w:trHeight w:val="340"/>
        </w:trPr>
        <w:tc>
          <w:tcPr>
            <w:tcW w:w="250" w:type="pct"/>
            <w:shd w:val="clear" w:color="auto" w:fill="auto"/>
          </w:tcPr>
          <w:p w14:paraId="40B781AD"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5AF6A7A8" w14:textId="77777777" w:rsidR="0036077E" w:rsidRPr="008F20B5" w:rsidRDefault="0036077E" w:rsidP="002C124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tcPr>
          <w:p w14:paraId="438AC1C1"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3D37EE44"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5BC88C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25876BAB" w14:textId="5755E89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V</w:t>
            </w:r>
          </w:p>
        </w:tc>
        <w:tc>
          <w:tcPr>
            <w:tcW w:w="1150" w:type="pct"/>
            <w:shd w:val="clear" w:color="auto" w:fill="auto"/>
          </w:tcPr>
          <w:p w14:paraId="4CD857F1" w14:textId="7860681F"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L2417</w:t>
            </w:r>
          </w:p>
        </w:tc>
      </w:tr>
      <w:tr w:rsidR="0036077E" w:rsidRPr="008F20B5" w14:paraId="769E6937" w14:textId="77777777" w:rsidTr="00614F5B">
        <w:trPr>
          <w:trHeight w:val="340"/>
        </w:trPr>
        <w:tc>
          <w:tcPr>
            <w:tcW w:w="250" w:type="pct"/>
            <w:shd w:val="clear" w:color="auto" w:fill="auto"/>
          </w:tcPr>
          <w:p w14:paraId="38A3CC9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7EEDB7C4" w14:textId="54B0073F"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FunCd</w:t>
            </w:r>
            <w:proofErr w:type="spellEnd"/>
          </w:p>
        </w:tc>
        <w:tc>
          <w:tcPr>
            <w:tcW w:w="1750" w:type="pct"/>
            <w:shd w:val="clear" w:color="auto" w:fill="auto"/>
          </w:tcPr>
          <w:p w14:paraId="00AFC967"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72CE16CF" w14:textId="19CFC7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74DEB59" w14:textId="77777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12C4CCD" w14:textId="3CFA5369" w:rsidR="0036077E" w:rsidRPr="00614F5B" w:rsidRDefault="0036077E" w:rsidP="00614F5B">
            <w:pPr>
              <w:jc w:val="center"/>
              <w:rPr>
                <w:rFonts w:ascii="標楷體" w:eastAsia="標楷體" w:hAnsi="標楷體" w:cs="新細明體"/>
              </w:rPr>
            </w:pPr>
            <w:r>
              <w:rPr>
                <w:rFonts w:ascii="標楷體" w:eastAsia="標楷體" w:hAnsi="標楷體" w:cs="新細明體"/>
                <w:color w:val="000000"/>
                <w:kern w:val="0"/>
              </w:rPr>
              <w:t>V</w:t>
            </w:r>
          </w:p>
        </w:tc>
        <w:tc>
          <w:tcPr>
            <w:tcW w:w="1150" w:type="pct"/>
            <w:shd w:val="clear" w:color="auto" w:fill="auto"/>
          </w:tcPr>
          <w:p w14:paraId="334AAD25" w14:textId="573A431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52E128ED"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4EFDB891" w14:textId="2219073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tc>
      </w:tr>
      <w:tr w:rsidR="0036077E" w:rsidRPr="008F20B5" w14:paraId="76CD0751" w14:textId="77777777" w:rsidTr="00614F5B">
        <w:trPr>
          <w:trHeight w:val="340"/>
        </w:trPr>
        <w:tc>
          <w:tcPr>
            <w:tcW w:w="250" w:type="pct"/>
            <w:shd w:val="clear" w:color="auto" w:fill="auto"/>
          </w:tcPr>
          <w:p w14:paraId="36375B51"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4B7017B" w14:textId="38195DE6"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ClCode1</w:t>
            </w:r>
          </w:p>
        </w:tc>
        <w:tc>
          <w:tcPr>
            <w:tcW w:w="1750" w:type="pct"/>
            <w:shd w:val="clear" w:color="auto" w:fill="auto"/>
          </w:tcPr>
          <w:p w14:paraId="7BC070FF" w14:textId="74C637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0" w:type="pct"/>
            <w:shd w:val="clear" w:color="auto" w:fill="auto"/>
          </w:tcPr>
          <w:p w14:paraId="20BBD203" w14:textId="10A354B6"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0747BCE" w14:textId="72428178"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87AD46" w14:textId="73A9308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0261603" w14:textId="4B8B3BF3" w:rsidR="0036077E" w:rsidRPr="008F20B5" w:rsidRDefault="0036077E" w:rsidP="0009224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p w14:paraId="4BFB3162" w14:textId="34D4BB6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p>
          <w:p w14:paraId="7EA248E0" w14:textId="0CFFFFE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p>
          <w:p w14:paraId="32D2B622" w14:textId="5E11349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w:t>
            </w:r>
          </w:p>
          <w:p w14:paraId="58A1FA76" w14:textId="4E8707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r w:rsidRPr="008F20B5">
              <w:rPr>
                <w:rFonts w:ascii="標楷體" w:eastAsia="標楷體" w:hAnsi="標楷體" w:cs="新細明體"/>
                <w:color w:val="000000"/>
                <w:kern w:val="0"/>
              </w:rPr>
              <w:t>;</w:t>
            </w:r>
          </w:p>
          <w:p w14:paraId="59125EFA" w14:textId="31F4E02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r w:rsidRPr="008F20B5">
              <w:rPr>
                <w:rFonts w:ascii="標楷體" w:eastAsia="標楷體" w:hAnsi="標楷體" w:cs="新細明體"/>
                <w:color w:val="000000"/>
                <w:kern w:val="0"/>
              </w:rPr>
              <w:t>;</w:t>
            </w:r>
          </w:p>
          <w:p w14:paraId="6FBE68F2" w14:textId="1A5AE3E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6077E" w:rsidRPr="008F20B5" w14:paraId="3C0F35DA" w14:textId="77777777" w:rsidTr="00614F5B">
        <w:trPr>
          <w:trHeight w:val="340"/>
        </w:trPr>
        <w:tc>
          <w:tcPr>
            <w:tcW w:w="250" w:type="pct"/>
            <w:shd w:val="clear" w:color="auto" w:fill="auto"/>
          </w:tcPr>
          <w:p w14:paraId="329EB4EC"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D8F9D60" w14:textId="120BEE70"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tcPr>
          <w:p w14:paraId="599524F8" w14:textId="73A1844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0" w:type="pct"/>
            <w:shd w:val="clear" w:color="auto" w:fill="auto"/>
          </w:tcPr>
          <w:p w14:paraId="49B827AB" w14:textId="7258F1E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8D6A257" w14:textId="0576E681"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E8B11F5" w14:textId="42CF2D52"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2976E846" w14:textId="6B0F21A8" w:rsidR="0036077E" w:rsidRPr="008F20B5" w:rsidRDefault="0036077E" w:rsidP="00A271F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p w14:paraId="05A9D7DD" w14:textId="60BC0E21"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1為1:房地時</w:t>
            </w:r>
          </w:p>
          <w:p w14:paraId="1A369E6A" w14:textId="0DB50D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w:t>
            </w:r>
          </w:p>
          <w:p w14:paraId="3C680AAC" w14:textId="662F68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辦公</w:t>
            </w:r>
          </w:p>
          <w:p w14:paraId="7E6E2ADE" w14:textId="07F4E59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商場</w:t>
            </w:r>
          </w:p>
          <w:p w14:paraId="636F844D" w14:textId="2AC0854F"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廠房</w:t>
            </w:r>
          </w:p>
          <w:p w14:paraId="48336F57" w14:textId="4A4765F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停車位</w:t>
            </w:r>
          </w:p>
          <w:p w14:paraId="78432F9F" w14:textId="542C635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w:t>
            </w:r>
          </w:p>
          <w:p w14:paraId="4DAB538E" w14:textId="3BEED013"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1為2:土地時</w:t>
            </w:r>
          </w:p>
          <w:p w14:paraId="4486F0DB" w14:textId="498E851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住宅區</w:t>
            </w:r>
          </w:p>
          <w:p w14:paraId="07D2D269" w14:textId="46B92D2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商業區</w:t>
            </w:r>
          </w:p>
          <w:p w14:paraId="3DDEB93F" w14:textId="0D697B7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工業區</w:t>
            </w:r>
          </w:p>
          <w:p w14:paraId="24757B15" w14:textId="19FC5DA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其他分區</w:t>
            </w:r>
          </w:p>
          <w:p w14:paraId="49FF9C43" w14:textId="2E48D2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甲種建地</w:t>
            </w:r>
          </w:p>
          <w:p w14:paraId="6E1A82B0" w14:textId="238162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乙種建地</w:t>
            </w:r>
          </w:p>
          <w:p w14:paraId="0A149DAA" w14:textId="362CCF8C"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丙種建地</w:t>
            </w:r>
          </w:p>
          <w:p w14:paraId="53F142D2" w14:textId="51EEE6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丁種建地</w:t>
            </w:r>
          </w:p>
          <w:p w14:paraId="699D57BD" w14:textId="5167E09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其他用地</w:t>
            </w:r>
          </w:p>
          <w:p w14:paraId="42A8D846" w14:textId="48CCBA89"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1為3:</w:t>
            </w:r>
            <w:r w:rsidRPr="008F20B5">
              <w:rPr>
                <w:rFonts w:ascii="標楷體" w:eastAsia="標楷體" w:hAnsi="標楷體" w:cs="新細明體" w:hint="eastAsia"/>
                <w:color w:val="000000"/>
                <w:kern w:val="0"/>
              </w:rPr>
              <w:t>股票時</w:t>
            </w:r>
          </w:p>
          <w:p w14:paraId="543BEB9D" w14:textId="7EB15B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股票</w:t>
            </w:r>
          </w:p>
          <w:p w14:paraId="43D45429" w14:textId="12D8DC9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擔保品代號</w:t>
            </w:r>
            <w:r w:rsidRPr="008F20B5">
              <w:rPr>
                <w:rFonts w:ascii="標楷體" w:eastAsia="標楷體" w:hAnsi="標楷體" w:cs="新細明體"/>
                <w:color w:val="000000"/>
                <w:kern w:val="0"/>
              </w:rPr>
              <w:t>1為4:</w:t>
            </w:r>
            <w:r w:rsidRPr="008F20B5">
              <w:rPr>
                <w:rFonts w:ascii="標楷體" w:eastAsia="標楷體" w:hAnsi="標楷體" w:cs="新細明體" w:hint="eastAsia"/>
                <w:color w:val="000000"/>
                <w:kern w:val="0"/>
              </w:rPr>
              <w:t>其他有價證券時</w:t>
            </w:r>
          </w:p>
          <w:p w14:paraId="19CACCD7" w14:textId="4FCEFC0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其他有價證券</w:t>
            </w:r>
          </w:p>
          <w:p w14:paraId="1C33CA3D" w14:textId="4EAF08BF"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1為5:</w:t>
            </w:r>
            <w:r w:rsidRPr="008F20B5">
              <w:rPr>
                <w:rFonts w:ascii="標楷體" w:eastAsia="標楷體" w:hAnsi="標楷體" w:cs="新細明體" w:hint="eastAsia"/>
                <w:color w:val="000000"/>
                <w:kern w:val="0"/>
              </w:rPr>
              <w:t>銀行保證時</w:t>
            </w:r>
          </w:p>
          <w:p w14:paraId="14210FAD" w14:textId="72DAB87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w:t>
            </w:r>
          </w:p>
          <w:p w14:paraId="64E73036" w14:textId="6255181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1為9:</w:t>
            </w:r>
            <w:r w:rsidRPr="008F20B5">
              <w:rPr>
                <w:rFonts w:ascii="標楷體" w:eastAsia="標楷體" w:hAnsi="標楷體" w:cs="新細明體" w:hint="eastAsia"/>
                <w:color w:val="000000"/>
                <w:kern w:val="0"/>
              </w:rPr>
              <w:t>動產時</w:t>
            </w:r>
          </w:p>
          <w:p w14:paraId="536322D5" w14:textId="4923FF5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車輛</w:t>
            </w:r>
          </w:p>
          <w:p w14:paraId="1D1EA791" w14:textId="1AC98B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機器設備</w:t>
            </w:r>
          </w:p>
        </w:tc>
      </w:tr>
      <w:tr w:rsidR="0036077E" w:rsidRPr="008F20B5" w14:paraId="0EE3FC28" w14:textId="77777777" w:rsidTr="00614F5B">
        <w:trPr>
          <w:trHeight w:val="340"/>
        </w:trPr>
        <w:tc>
          <w:tcPr>
            <w:tcW w:w="250" w:type="pct"/>
            <w:shd w:val="clear" w:color="auto" w:fill="auto"/>
          </w:tcPr>
          <w:p w14:paraId="2E91AD4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25B2839F" w14:textId="6A40AF62"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750" w:type="pct"/>
            <w:shd w:val="clear" w:color="auto" w:fill="auto"/>
          </w:tcPr>
          <w:p w14:paraId="4C702F05" w14:textId="52D60F1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0" w:type="pct"/>
            <w:shd w:val="clear" w:color="auto" w:fill="auto"/>
          </w:tcPr>
          <w:p w14:paraId="06C8BEDE" w14:textId="1D21F43B"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5E4EFB46" w14:textId="35597A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CEFDD47" w14:textId="63F65F1A"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170AA837" w14:textId="783CBB71" w:rsidR="0036077E" w:rsidRPr="008F20B5" w:rsidRDefault="0036077E" w:rsidP="0009224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7253103C" w14:textId="77777777" w:rsidTr="00614F5B">
        <w:trPr>
          <w:trHeight w:val="340"/>
        </w:trPr>
        <w:tc>
          <w:tcPr>
            <w:tcW w:w="250" w:type="pct"/>
            <w:shd w:val="clear" w:color="auto" w:fill="auto"/>
          </w:tcPr>
          <w:p w14:paraId="5B4D4A85"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F30AECD" w14:textId="793C7E57"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ApproveNo</w:t>
            </w:r>
            <w:proofErr w:type="spellEnd"/>
          </w:p>
        </w:tc>
        <w:tc>
          <w:tcPr>
            <w:tcW w:w="1750" w:type="pct"/>
            <w:shd w:val="clear" w:color="auto" w:fill="auto"/>
          </w:tcPr>
          <w:p w14:paraId="49AECA2F" w14:textId="35BC78B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tcPr>
          <w:p w14:paraId="518F5380" w14:textId="2A4057A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2833AF5" w14:textId="43606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3316A12" w14:textId="3B1557F0"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F797A3A" w14:textId="2908D71E" w:rsidR="0036077E" w:rsidRPr="008F20B5" w:rsidRDefault="0036077E" w:rsidP="0009224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3E043CFD" w14:textId="77777777" w:rsidTr="00614F5B">
        <w:trPr>
          <w:trHeight w:val="340"/>
        </w:trPr>
        <w:tc>
          <w:tcPr>
            <w:tcW w:w="250" w:type="pct"/>
            <w:shd w:val="clear" w:color="auto" w:fill="auto"/>
          </w:tcPr>
          <w:p w14:paraId="77A2C6CE"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AB1B42A" w14:textId="6A657704"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ShareAmt</w:t>
            </w:r>
            <w:proofErr w:type="spellEnd"/>
          </w:p>
        </w:tc>
        <w:tc>
          <w:tcPr>
            <w:tcW w:w="1750" w:type="pct"/>
            <w:shd w:val="clear" w:color="auto" w:fill="auto"/>
          </w:tcPr>
          <w:p w14:paraId="4E597551" w14:textId="359F24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分配金額</w:t>
            </w:r>
          </w:p>
        </w:tc>
        <w:tc>
          <w:tcPr>
            <w:tcW w:w="270" w:type="pct"/>
            <w:shd w:val="clear" w:color="auto" w:fill="auto"/>
          </w:tcPr>
          <w:p w14:paraId="58F677E5" w14:textId="485A89BD" w:rsidR="0036077E" w:rsidRPr="008F20B5" w:rsidRDefault="0036077E" w:rsidP="0009224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262735F" w14:textId="77ED242E"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23A29960" w14:textId="2E46556A" w:rsidR="0036077E" w:rsidRPr="00614F5B"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tcPr>
          <w:p w14:paraId="77648183" w14:textId="29BF1C04" w:rsidR="0036077E" w:rsidRPr="004A1C2C" w:rsidRDefault="0036077E" w:rsidP="0078740E">
            <w:pPr>
              <w:pStyle w:val="af9"/>
              <w:widowControl/>
              <w:numPr>
                <w:ilvl w:val="0"/>
                <w:numId w:val="20"/>
              </w:numPr>
              <w:ind w:leftChars="0"/>
              <w:rPr>
                <w:rFonts w:ascii="標楷體" w:eastAsia="標楷體" w:hAnsi="標楷體" w:cs="新細明體"/>
                <w:color w:val="000000"/>
                <w:kern w:val="0"/>
              </w:rPr>
            </w:pPr>
            <w:r w:rsidRPr="004A1C2C">
              <w:rPr>
                <w:rFonts w:ascii="標楷體" w:eastAsia="標楷體" w:hAnsi="標楷體" w:cs="新細明體" w:hint="eastAsia"/>
                <w:color w:val="000000"/>
                <w:kern w:val="0"/>
              </w:rPr>
              <w:t>刪除時不須輸入</w:t>
            </w:r>
          </w:p>
          <w:p w14:paraId="3B7CCE54" w14:textId="5462F565" w:rsidR="0036077E" w:rsidRPr="004A1C2C" w:rsidRDefault="0036077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064FB5" w:rsidRPr="00064FB5" w14:paraId="5D70AC7D" w14:textId="77777777" w:rsidTr="00614F5B">
        <w:trPr>
          <w:trHeight w:val="340"/>
        </w:trPr>
        <w:tc>
          <w:tcPr>
            <w:tcW w:w="250" w:type="pct"/>
            <w:shd w:val="clear" w:color="auto" w:fill="auto"/>
          </w:tcPr>
          <w:p w14:paraId="261E9F6A" w14:textId="77777777" w:rsidR="00D36672" w:rsidRPr="00064FB5" w:rsidRDefault="00D36672" w:rsidP="0078740E">
            <w:pPr>
              <w:pStyle w:val="af9"/>
              <w:widowControl/>
              <w:numPr>
                <w:ilvl w:val="0"/>
                <w:numId w:val="18"/>
              </w:numPr>
              <w:spacing w:after="48"/>
              <w:ind w:leftChars="0"/>
              <w:jc w:val="center"/>
              <w:rPr>
                <w:rFonts w:ascii="標楷體" w:eastAsia="標楷體" w:hAnsi="標楷體" w:cs="新細明體"/>
                <w:color w:val="FF0000"/>
                <w:kern w:val="0"/>
              </w:rPr>
            </w:pPr>
          </w:p>
        </w:tc>
        <w:tc>
          <w:tcPr>
            <w:tcW w:w="650" w:type="pct"/>
            <w:shd w:val="clear" w:color="auto" w:fill="auto"/>
          </w:tcPr>
          <w:p w14:paraId="7FD666B1" w14:textId="1BE64E7E" w:rsidR="00D36672" w:rsidRPr="00064FB5" w:rsidRDefault="00D36672" w:rsidP="0009224C">
            <w:pPr>
              <w:widowControl/>
              <w:rPr>
                <w:rFonts w:ascii="標楷體" w:eastAsia="標楷體" w:hAnsi="標楷體"/>
                <w:color w:val="FF0000"/>
                <w:highlight w:val="yellow"/>
              </w:rPr>
            </w:pPr>
            <w:r w:rsidRPr="00064FB5">
              <w:rPr>
                <w:rFonts w:ascii="標楷體" w:eastAsia="標楷體" w:hAnsi="標楷體" w:hint="eastAsia"/>
                <w:color w:val="FF0000"/>
                <w:highlight w:val="yellow"/>
              </w:rPr>
              <w:t>L2417O</w:t>
            </w:r>
            <w:r w:rsidRPr="00064FB5">
              <w:rPr>
                <w:rFonts w:ascii="標楷體" w:eastAsia="標楷體" w:hAnsi="標楷體"/>
                <w:color w:val="FF0000"/>
                <w:highlight w:val="yellow"/>
              </w:rPr>
              <w:t>ccurs</w:t>
            </w:r>
          </w:p>
        </w:tc>
        <w:tc>
          <w:tcPr>
            <w:tcW w:w="1750" w:type="pct"/>
            <w:shd w:val="clear" w:color="auto" w:fill="auto"/>
          </w:tcPr>
          <w:p w14:paraId="5F2E958D" w14:textId="77777777" w:rsidR="00D36672" w:rsidRPr="00064FB5" w:rsidRDefault="00D36672" w:rsidP="0009224C">
            <w:pPr>
              <w:widowControl/>
              <w:rPr>
                <w:rFonts w:ascii="標楷體" w:eastAsia="標楷體" w:hAnsi="標楷體" w:cs="新細明體"/>
                <w:color w:val="FF0000"/>
                <w:kern w:val="0"/>
                <w:highlight w:val="yellow"/>
              </w:rPr>
            </w:pPr>
          </w:p>
        </w:tc>
        <w:tc>
          <w:tcPr>
            <w:tcW w:w="270" w:type="pct"/>
            <w:shd w:val="clear" w:color="auto" w:fill="auto"/>
          </w:tcPr>
          <w:p w14:paraId="192C28CD"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shd w:val="clear" w:color="auto" w:fill="auto"/>
          </w:tcPr>
          <w:p w14:paraId="4E260D80"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tcPr>
          <w:p w14:paraId="24E0B6DA" w14:textId="77777777" w:rsidR="00D36672" w:rsidRPr="00064FB5" w:rsidRDefault="00D36672" w:rsidP="00614F5B">
            <w:pPr>
              <w:widowControl/>
              <w:jc w:val="center"/>
              <w:rPr>
                <w:rFonts w:ascii="標楷體" w:eastAsia="標楷體" w:hAnsi="標楷體" w:cs="新細明體"/>
                <w:color w:val="FF0000"/>
                <w:kern w:val="0"/>
                <w:highlight w:val="yellow"/>
              </w:rPr>
            </w:pPr>
          </w:p>
        </w:tc>
        <w:tc>
          <w:tcPr>
            <w:tcW w:w="1150" w:type="pct"/>
            <w:shd w:val="clear" w:color="auto" w:fill="auto"/>
          </w:tcPr>
          <w:p w14:paraId="5BD38A62" w14:textId="3A458247" w:rsidR="00D36672" w:rsidRPr="00064FB5" w:rsidRDefault="00064FB5" w:rsidP="00D36672">
            <w:pPr>
              <w:widowControl/>
              <w:rPr>
                <w:rFonts w:ascii="標楷體" w:eastAsia="標楷體" w:hAnsi="標楷體" w:cs="新細明體"/>
                <w:color w:val="FF0000"/>
                <w:kern w:val="0"/>
                <w:highlight w:val="yellow"/>
              </w:rPr>
            </w:pPr>
            <w:r w:rsidRPr="00064FB5">
              <w:rPr>
                <w:rFonts w:ascii="標楷體" w:eastAsia="標楷體" w:hAnsi="標楷體" w:cs="新細明體" w:hint="eastAsia"/>
                <w:color w:val="FF0000"/>
                <w:kern w:val="0"/>
                <w:highlight w:val="yellow"/>
              </w:rPr>
              <w:t>可輸入多</w:t>
            </w:r>
            <w:r w:rsidRPr="00064FB5">
              <w:rPr>
                <w:rFonts w:ascii="標楷體" w:eastAsia="標楷體" w:hAnsi="標楷體" w:hint="eastAsia"/>
                <w:color w:val="FF0000"/>
                <w:highlight w:val="yellow"/>
              </w:rPr>
              <w:t>組</w:t>
            </w:r>
          </w:p>
        </w:tc>
      </w:tr>
      <w:tr w:rsidR="00D36672" w:rsidRPr="00D36672" w14:paraId="004AC35D" w14:textId="77777777" w:rsidTr="00614F5B">
        <w:trPr>
          <w:trHeight w:val="340"/>
        </w:trPr>
        <w:tc>
          <w:tcPr>
            <w:tcW w:w="250" w:type="pct"/>
            <w:shd w:val="clear" w:color="auto" w:fill="auto"/>
          </w:tcPr>
          <w:p w14:paraId="216C41EB"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5129AA50" w14:textId="7D37C34C" w:rsidR="00D36672" w:rsidRPr="00D36672" w:rsidRDefault="00D36672" w:rsidP="00483141">
            <w:pPr>
              <w:widowControl/>
              <w:ind w:firstLineChars="100" w:firstLine="240"/>
              <w:rPr>
                <w:rFonts w:ascii="標楷體" w:eastAsia="標楷體" w:hAnsi="標楷體"/>
                <w:color w:val="FF0000"/>
                <w:highlight w:val="yellow"/>
              </w:rPr>
            </w:pPr>
            <w:proofErr w:type="spellStart"/>
            <w:r w:rsidRPr="00D36672">
              <w:rPr>
                <w:rFonts w:ascii="標楷體" w:eastAsia="標楷體" w:hAnsi="標楷體"/>
                <w:color w:val="FF0000"/>
                <w:highlight w:val="yellow"/>
              </w:rPr>
              <w:t>OwnerId</w:t>
            </w:r>
            <w:proofErr w:type="spellEnd"/>
          </w:p>
        </w:tc>
        <w:tc>
          <w:tcPr>
            <w:tcW w:w="1750" w:type="pct"/>
            <w:shd w:val="clear" w:color="auto" w:fill="auto"/>
          </w:tcPr>
          <w:p w14:paraId="4677A604" w14:textId="7E515B4B"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擔保品所有權人ID</w:t>
            </w:r>
          </w:p>
        </w:tc>
        <w:tc>
          <w:tcPr>
            <w:tcW w:w="270" w:type="pct"/>
            <w:shd w:val="clear" w:color="auto" w:fill="auto"/>
          </w:tcPr>
          <w:p w14:paraId="7728B0F4" w14:textId="1CFF692B"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F19881C" w14:textId="1D55B24D"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w:t>
            </w:r>
          </w:p>
        </w:tc>
        <w:tc>
          <w:tcPr>
            <w:tcW w:w="250" w:type="pct"/>
          </w:tcPr>
          <w:p w14:paraId="41878399" w14:textId="04640C25"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06D04DF1" w14:textId="77777777" w:rsidR="00D36672" w:rsidRPr="00D36672" w:rsidRDefault="00D36672" w:rsidP="00D36672">
            <w:pPr>
              <w:widowControl/>
              <w:rPr>
                <w:rFonts w:ascii="標楷體" w:eastAsia="標楷體" w:hAnsi="標楷體" w:cs="新細明體"/>
                <w:color w:val="FF0000"/>
                <w:kern w:val="0"/>
                <w:highlight w:val="yellow"/>
              </w:rPr>
            </w:pPr>
          </w:p>
        </w:tc>
      </w:tr>
      <w:tr w:rsidR="00D36672" w:rsidRPr="00D36672" w14:paraId="739AF2FF" w14:textId="77777777" w:rsidTr="00614F5B">
        <w:trPr>
          <w:trHeight w:val="340"/>
        </w:trPr>
        <w:tc>
          <w:tcPr>
            <w:tcW w:w="250" w:type="pct"/>
            <w:shd w:val="clear" w:color="auto" w:fill="auto"/>
          </w:tcPr>
          <w:p w14:paraId="4805F95D"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283C44FF" w14:textId="58E8FEA6" w:rsidR="00D36672" w:rsidRPr="00D36672" w:rsidRDefault="00D36672" w:rsidP="00483141">
            <w:pPr>
              <w:widowControl/>
              <w:ind w:firstLineChars="100" w:firstLine="240"/>
              <w:rPr>
                <w:rFonts w:ascii="標楷體" w:eastAsia="標楷體" w:hAnsi="標楷體"/>
                <w:color w:val="FF0000"/>
                <w:highlight w:val="yellow"/>
              </w:rPr>
            </w:pPr>
            <w:proofErr w:type="spellStart"/>
            <w:r w:rsidRPr="00D36672">
              <w:rPr>
                <w:rFonts w:ascii="標楷體" w:eastAsia="標楷體" w:hAnsi="標楷體"/>
                <w:color w:val="FF0000"/>
                <w:highlight w:val="yellow"/>
              </w:rPr>
              <w:t>OwnerName</w:t>
            </w:r>
            <w:proofErr w:type="spellEnd"/>
          </w:p>
        </w:tc>
        <w:tc>
          <w:tcPr>
            <w:tcW w:w="1750" w:type="pct"/>
            <w:shd w:val="clear" w:color="auto" w:fill="auto"/>
          </w:tcPr>
          <w:p w14:paraId="2B2FA6CE" w14:textId="3856DF64"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w:t>
            </w:r>
            <w:r w:rsidRPr="00D36672">
              <w:rPr>
                <w:rFonts w:ascii="標楷體" w:eastAsia="標楷體" w:hAnsi="標楷體" w:cs="新細明體" w:hint="eastAsia"/>
                <w:color w:val="FF0000"/>
                <w:kern w:val="0"/>
                <w:highlight w:val="yellow"/>
                <w:lang w:eastAsia="zh-HK"/>
              </w:rPr>
              <w:t>姓名</w:t>
            </w:r>
          </w:p>
        </w:tc>
        <w:tc>
          <w:tcPr>
            <w:tcW w:w="270" w:type="pct"/>
            <w:shd w:val="clear" w:color="auto" w:fill="auto"/>
          </w:tcPr>
          <w:p w14:paraId="5E1F0134" w14:textId="28EBA796"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67E15F5" w14:textId="00503281"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100</w:t>
            </w:r>
          </w:p>
        </w:tc>
        <w:tc>
          <w:tcPr>
            <w:tcW w:w="250" w:type="pct"/>
          </w:tcPr>
          <w:p w14:paraId="0E1D51B1" w14:textId="47C870FB"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15D3A62E" w14:textId="77777777" w:rsidR="00D36672" w:rsidRPr="00D36672" w:rsidRDefault="00D36672" w:rsidP="00D36672">
            <w:pPr>
              <w:widowControl/>
              <w:rPr>
                <w:rFonts w:ascii="標楷體" w:eastAsia="標楷體" w:hAnsi="標楷體" w:cs="新細明體"/>
                <w:color w:val="FF0000"/>
                <w:kern w:val="0"/>
                <w:highlight w:val="yellow"/>
              </w:rPr>
            </w:pPr>
          </w:p>
        </w:tc>
      </w:tr>
      <w:tr w:rsidR="00CC2D7C" w:rsidRPr="00CC2D7C" w14:paraId="73493733" w14:textId="77777777" w:rsidTr="00614F5B">
        <w:trPr>
          <w:trHeight w:val="340"/>
        </w:trPr>
        <w:tc>
          <w:tcPr>
            <w:tcW w:w="250" w:type="pct"/>
            <w:shd w:val="clear" w:color="auto" w:fill="auto"/>
          </w:tcPr>
          <w:p w14:paraId="270B41B6" w14:textId="77777777" w:rsidR="00D36672" w:rsidRPr="00CC2D7C"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75E4BB28" w14:textId="492856A6" w:rsidR="00D36672" w:rsidRPr="00CC2D7C" w:rsidRDefault="00D36672" w:rsidP="0098288E">
            <w:pPr>
              <w:widowControl/>
              <w:ind w:leftChars="100" w:left="240"/>
              <w:rPr>
                <w:rFonts w:ascii="標楷體" w:eastAsia="標楷體" w:hAnsi="標楷體"/>
                <w:color w:val="FF0000"/>
                <w:highlight w:val="yellow"/>
              </w:rPr>
            </w:pPr>
            <w:proofErr w:type="spellStart"/>
            <w:r w:rsidRPr="00CC2D7C">
              <w:rPr>
                <w:rFonts w:ascii="標楷體" w:eastAsia="標楷體" w:hAnsi="標楷體"/>
                <w:color w:val="FF0000"/>
                <w:highlight w:val="yellow"/>
              </w:rPr>
              <w:t>OwnerRelCode</w:t>
            </w:r>
            <w:proofErr w:type="spellEnd"/>
          </w:p>
        </w:tc>
        <w:tc>
          <w:tcPr>
            <w:tcW w:w="1750" w:type="pct"/>
            <w:shd w:val="clear" w:color="auto" w:fill="auto"/>
          </w:tcPr>
          <w:p w14:paraId="62ECD7C7" w14:textId="1A1F40F3" w:rsidR="00D36672" w:rsidRPr="00CC2D7C" w:rsidRDefault="00D36672" w:rsidP="0009224C">
            <w:pPr>
              <w:widowControl/>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擔保品所有權人</w:t>
            </w:r>
            <w:r w:rsidRPr="00CC2D7C">
              <w:rPr>
                <w:rFonts w:ascii="標楷體" w:eastAsia="標楷體" w:hAnsi="標楷體" w:cs="新細明體" w:hint="eastAsia"/>
                <w:color w:val="FF0000"/>
                <w:kern w:val="0"/>
                <w:highlight w:val="yellow"/>
                <w:lang w:eastAsia="zh-HK"/>
              </w:rPr>
              <w:t>與借戶關係代碼</w:t>
            </w:r>
          </w:p>
        </w:tc>
        <w:tc>
          <w:tcPr>
            <w:tcW w:w="270" w:type="pct"/>
            <w:shd w:val="clear" w:color="auto" w:fill="auto"/>
          </w:tcPr>
          <w:p w14:paraId="331EDD03" w14:textId="1026633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X</w:t>
            </w:r>
          </w:p>
        </w:tc>
        <w:tc>
          <w:tcPr>
            <w:tcW w:w="250" w:type="pct"/>
            <w:shd w:val="clear" w:color="auto" w:fill="auto"/>
          </w:tcPr>
          <w:p w14:paraId="42118F43" w14:textId="13B5738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2</w:t>
            </w:r>
          </w:p>
        </w:tc>
        <w:tc>
          <w:tcPr>
            <w:tcW w:w="250" w:type="pct"/>
          </w:tcPr>
          <w:p w14:paraId="36B1C8A5" w14:textId="5C49B6A8" w:rsidR="00D36672" w:rsidRPr="00CC2D7C" w:rsidRDefault="00D36672" w:rsidP="00614F5B">
            <w:pPr>
              <w:widowControl/>
              <w:jc w:val="center"/>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O</w:t>
            </w:r>
          </w:p>
        </w:tc>
        <w:tc>
          <w:tcPr>
            <w:tcW w:w="1150" w:type="pct"/>
            <w:shd w:val="clear" w:color="auto" w:fill="auto"/>
          </w:tcPr>
          <w:p w14:paraId="663D20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01 </w:t>
            </w:r>
            <w:r w:rsidRPr="00CC2D7C">
              <w:rPr>
                <w:rFonts w:ascii="標楷體" w:eastAsia="標楷體" w:hAnsi="標楷體" w:cs="新細明體" w:hint="eastAsia"/>
                <w:color w:val="FF0000"/>
                <w:kern w:val="0"/>
                <w:highlight w:val="yellow"/>
              </w:rPr>
              <w:t>負責人</w:t>
            </w:r>
          </w:p>
          <w:p w14:paraId="521586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02 </w:t>
            </w:r>
            <w:r w:rsidRPr="00CC2D7C">
              <w:rPr>
                <w:rFonts w:ascii="標楷體" w:eastAsia="標楷體" w:hAnsi="標楷體" w:cs="新細明體" w:hint="eastAsia"/>
                <w:color w:val="FF0000"/>
                <w:kern w:val="0"/>
                <w:highlight w:val="yellow"/>
              </w:rPr>
              <w:t>負責人之配偶</w:t>
            </w:r>
          </w:p>
          <w:p w14:paraId="1ED8A3B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03 </w:t>
            </w:r>
            <w:r w:rsidRPr="00CC2D7C">
              <w:rPr>
                <w:rFonts w:ascii="標楷體" w:eastAsia="標楷體" w:hAnsi="標楷體" w:cs="新細明體" w:hint="eastAsia"/>
                <w:color w:val="FF0000"/>
                <w:kern w:val="0"/>
                <w:highlight w:val="yellow"/>
              </w:rPr>
              <w:t>負責人之父母</w:t>
            </w:r>
          </w:p>
          <w:p w14:paraId="780CCBE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04 </w:t>
            </w:r>
            <w:r w:rsidRPr="00CC2D7C">
              <w:rPr>
                <w:rFonts w:ascii="標楷體" w:eastAsia="標楷體" w:hAnsi="標楷體" w:cs="新細明體" w:hint="eastAsia"/>
                <w:color w:val="FF0000"/>
                <w:kern w:val="0"/>
                <w:highlight w:val="yellow"/>
              </w:rPr>
              <w:t>負責人之子女</w:t>
            </w:r>
          </w:p>
          <w:p w14:paraId="1DF6B6B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05 </w:t>
            </w:r>
            <w:r w:rsidRPr="00CC2D7C">
              <w:rPr>
                <w:rFonts w:ascii="標楷體" w:eastAsia="標楷體" w:hAnsi="標楷體" w:cs="新細明體" w:hint="eastAsia"/>
                <w:color w:val="FF0000"/>
                <w:kern w:val="0"/>
                <w:highlight w:val="yellow"/>
              </w:rPr>
              <w:t>負責人之兄弟姐妹</w:t>
            </w:r>
          </w:p>
          <w:p w14:paraId="1CCBFF5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06 </w:t>
            </w:r>
            <w:r w:rsidRPr="00CC2D7C">
              <w:rPr>
                <w:rFonts w:ascii="標楷體" w:eastAsia="標楷體" w:hAnsi="標楷體" w:cs="新細明體" w:hint="eastAsia"/>
                <w:color w:val="FF0000"/>
                <w:kern w:val="0"/>
                <w:highlight w:val="yellow"/>
              </w:rPr>
              <w:t>董事</w:t>
            </w:r>
          </w:p>
          <w:p w14:paraId="590E9D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07 </w:t>
            </w:r>
            <w:r w:rsidRPr="00CC2D7C">
              <w:rPr>
                <w:rFonts w:ascii="標楷體" w:eastAsia="標楷體" w:hAnsi="標楷體" w:cs="新細明體" w:hint="eastAsia"/>
                <w:color w:val="FF0000"/>
                <w:kern w:val="0"/>
                <w:highlight w:val="yellow"/>
              </w:rPr>
              <w:t>董事之配偶</w:t>
            </w:r>
          </w:p>
          <w:p w14:paraId="20C846A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08董事之父母</w:t>
            </w:r>
          </w:p>
          <w:p w14:paraId="3E4AEFDF"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09董事之子女</w:t>
            </w:r>
          </w:p>
          <w:p w14:paraId="5BE1263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10董事之兄弟姐妹</w:t>
            </w:r>
          </w:p>
          <w:p w14:paraId="6784BF0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11 </w:t>
            </w:r>
            <w:r w:rsidRPr="00CC2D7C">
              <w:rPr>
                <w:rFonts w:ascii="標楷體" w:eastAsia="標楷體" w:hAnsi="標楷體" w:cs="新細明體" w:hint="eastAsia"/>
                <w:color w:val="FF0000"/>
                <w:kern w:val="0"/>
                <w:highlight w:val="yellow"/>
              </w:rPr>
              <w:t>股東</w:t>
            </w:r>
          </w:p>
          <w:p w14:paraId="6AA1A40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12 </w:t>
            </w:r>
            <w:r w:rsidRPr="00CC2D7C">
              <w:rPr>
                <w:rFonts w:ascii="標楷體" w:eastAsia="標楷體" w:hAnsi="標楷體" w:cs="新細明體" w:hint="eastAsia"/>
                <w:color w:val="FF0000"/>
                <w:kern w:val="0"/>
                <w:highlight w:val="yellow"/>
              </w:rPr>
              <w:t>股東之配偶</w:t>
            </w:r>
          </w:p>
          <w:p w14:paraId="561F29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13 </w:t>
            </w:r>
            <w:r w:rsidRPr="00CC2D7C">
              <w:rPr>
                <w:rFonts w:ascii="標楷體" w:eastAsia="標楷體" w:hAnsi="標楷體" w:cs="新細明體" w:hint="eastAsia"/>
                <w:color w:val="FF0000"/>
                <w:kern w:val="0"/>
                <w:highlight w:val="yellow"/>
              </w:rPr>
              <w:t>股東之父母</w:t>
            </w:r>
          </w:p>
          <w:p w14:paraId="0493048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14 </w:t>
            </w:r>
            <w:r w:rsidRPr="00CC2D7C">
              <w:rPr>
                <w:rFonts w:ascii="標楷體" w:eastAsia="標楷體" w:hAnsi="標楷體" w:cs="新細明體" w:hint="eastAsia"/>
                <w:color w:val="FF0000"/>
                <w:kern w:val="0"/>
                <w:highlight w:val="yellow"/>
              </w:rPr>
              <w:t>股東之子女</w:t>
            </w:r>
          </w:p>
          <w:p w14:paraId="17214FD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15 </w:t>
            </w:r>
            <w:r w:rsidRPr="00CC2D7C">
              <w:rPr>
                <w:rFonts w:ascii="標楷體" w:eastAsia="標楷體" w:hAnsi="標楷體" w:cs="新細明體" w:hint="eastAsia"/>
                <w:color w:val="FF0000"/>
                <w:kern w:val="0"/>
                <w:highlight w:val="yellow"/>
              </w:rPr>
              <w:t>股東之兄弟姐妹</w:t>
            </w:r>
          </w:p>
          <w:p w14:paraId="74019A30"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16 </w:t>
            </w:r>
            <w:r w:rsidRPr="00CC2D7C">
              <w:rPr>
                <w:rFonts w:ascii="標楷體" w:eastAsia="標楷體" w:hAnsi="標楷體" w:cs="新細明體" w:hint="eastAsia"/>
                <w:color w:val="FF0000"/>
                <w:kern w:val="0"/>
                <w:highlight w:val="yellow"/>
              </w:rPr>
              <w:t>總經理</w:t>
            </w:r>
          </w:p>
          <w:p w14:paraId="7C8519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17 </w:t>
            </w:r>
            <w:r w:rsidRPr="00CC2D7C">
              <w:rPr>
                <w:rFonts w:ascii="標楷體" w:eastAsia="標楷體" w:hAnsi="標楷體" w:cs="新細明體" w:hint="eastAsia"/>
                <w:color w:val="FF0000"/>
                <w:kern w:val="0"/>
                <w:highlight w:val="yellow"/>
              </w:rPr>
              <w:t>總經理之配偶</w:t>
            </w:r>
          </w:p>
          <w:p w14:paraId="19310DB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18 </w:t>
            </w:r>
            <w:r w:rsidRPr="00CC2D7C">
              <w:rPr>
                <w:rFonts w:ascii="標楷體" w:eastAsia="標楷體" w:hAnsi="標楷體" w:cs="新細明體" w:hint="eastAsia"/>
                <w:color w:val="FF0000"/>
                <w:kern w:val="0"/>
                <w:highlight w:val="yellow"/>
              </w:rPr>
              <w:t>總經理之父母</w:t>
            </w:r>
          </w:p>
          <w:p w14:paraId="09E7C57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19 </w:t>
            </w:r>
            <w:r w:rsidRPr="00CC2D7C">
              <w:rPr>
                <w:rFonts w:ascii="標楷體" w:eastAsia="標楷體" w:hAnsi="標楷體" w:cs="新細明體" w:hint="eastAsia"/>
                <w:color w:val="FF0000"/>
                <w:kern w:val="0"/>
                <w:highlight w:val="yellow"/>
              </w:rPr>
              <w:t>總經理之子女</w:t>
            </w:r>
          </w:p>
          <w:p w14:paraId="1B8FA24E"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20 </w:t>
            </w:r>
            <w:r w:rsidRPr="00CC2D7C">
              <w:rPr>
                <w:rFonts w:ascii="標楷體" w:eastAsia="標楷體" w:hAnsi="標楷體" w:cs="新細明體" w:hint="eastAsia"/>
                <w:color w:val="FF0000"/>
                <w:kern w:val="0"/>
                <w:highlight w:val="yellow"/>
              </w:rPr>
              <w:t>總經理之兄弟姐妹</w:t>
            </w:r>
          </w:p>
          <w:p w14:paraId="70523AA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21 </w:t>
            </w:r>
            <w:r w:rsidRPr="00CC2D7C">
              <w:rPr>
                <w:rFonts w:ascii="標楷體" w:eastAsia="標楷體" w:hAnsi="標楷體" w:cs="新細明體" w:hint="eastAsia"/>
                <w:color w:val="FF0000"/>
                <w:kern w:val="0"/>
                <w:highlight w:val="yellow"/>
              </w:rPr>
              <w:t>其他經理人或員工</w:t>
            </w:r>
          </w:p>
          <w:p w14:paraId="1DA16BA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lastRenderedPageBreak/>
              <w:t xml:space="preserve">22 </w:t>
            </w:r>
            <w:r w:rsidRPr="00CC2D7C">
              <w:rPr>
                <w:rFonts w:ascii="標楷體" w:eastAsia="標楷體" w:hAnsi="標楷體" w:cs="新細明體" w:hint="eastAsia"/>
                <w:color w:val="FF0000"/>
                <w:kern w:val="0"/>
                <w:highlight w:val="yellow"/>
              </w:rPr>
              <w:t>其他經理人或員工之配偶</w:t>
            </w:r>
          </w:p>
          <w:p w14:paraId="54AC45C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23 </w:t>
            </w:r>
            <w:r w:rsidRPr="00CC2D7C">
              <w:rPr>
                <w:rFonts w:ascii="標楷體" w:eastAsia="標楷體" w:hAnsi="標楷體" w:cs="新細明體" w:hint="eastAsia"/>
                <w:color w:val="FF0000"/>
                <w:kern w:val="0"/>
                <w:highlight w:val="yellow"/>
              </w:rPr>
              <w:t>其他經理人或員工之父母</w:t>
            </w:r>
          </w:p>
          <w:p w14:paraId="6FFDC82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24 </w:t>
            </w:r>
            <w:r w:rsidRPr="00CC2D7C">
              <w:rPr>
                <w:rFonts w:ascii="標楷體" w:eastAsia="標楷體" w:hAnsi="標楷體" w:cs="新細明體" w:hint="eastAsia"/>
                <w:color w:val="FF0000"/>
                <w:kern w:val="0"/>
                <w:highlight w:val="yellow"/>
              </w:rPr>
              <w:t>其他經理人或員工之子女</w:t>
            </w:r>
          </w:p>
          <w:p w14:paraId="75F4200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25 </w:t>
            </w:r>
            <w:r w:rsidRPr="00CC2D7C">
              <w:rPr>
                <w:rFonts w:ascii="標楷體" w:eastAsia="標楷體" w:hAnsi="標楷體" w:cs="新細明體" w:hint="eastAsia"/>
                <w:color w:val="FF0000"/>
                <w:kern w:val="0"/>
                <w:highlight w:val="yellow"/>
              </w:rPr>
              <w:t>其他經理人或員工之兄弟姐妹</w:t>
            </w:r>
          </w:p>
          <w:p w14:paraId="317CF4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26 </w:t>
            </w:r>
            <w:r w:rsidRPr="00CC2D7C">
              <w:rPr>
                <w:rFonts w:ascii="標楷體" w:eastAsia="標楷體" w:hAnsi="標楷體" w:cs="新細明體" w:hint="eastAsia"/>
                <w:color w:val="FF0000"/>
                <w:kern w:val="0"/>
                <w:highlight w:val="yellow"/>
              </w:rPr>
              <w:t>關係企業</w:t>
            </w:r>
          </w:p>
          <w:p w14:paraId="21BF6B0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27 </w:t>
            </w:r>
            <w:r w:rsidRPr="00CC2D7C">
              <w:rPr>
                <w:rFonts w:ascii="標楷體" w:eastAsia="標楷體" w:hAnsi="標楷體" w:cs="新細明體" w:hint="eastAsia"/>
                <w:color w:val="FF0000"/>
                <w:kern w:val="0"/>
                <w:highlight w:val="yellow"/>
              </w:rPr>
              <w:t>擔任負責人之企業</w:t>
            </w:r>
          </w:p>
          <w:p w14:paraId="47795A7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28 </w:t>
            </w:r>
            <w:r w:rsidRPr="00CC2D7C">
              <w:rPr>
                <w:rFonts w:ascii="標楷體" w:eastAsia="標楷體" w:hAnsi="標楷體" w:cs="新細明體" w:hint="eastAsia"/>
                <w:color w:val="FF0000"/>
                <w:kern w:val="0"/>
                <w:highlight w:val="yellow"/>
              </w:rPr>
              <w:t>配偶</w:t>
            </w:r>
          </w:p>
          <w:p w14:paraId="15902AD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29 </w:t>
            </w:r>
            <w:r w:rsidRPr="00CC2D7C">
              <w:rPr>
                <w:rFonts w:ascii="標楷體" w:eastAsia="標楷體" w:hAnsi="標楷體" w:cs="新細明體" w:hint="eastAsia"/>
                <w:color w:val="FF0000"/>
                <w:kern w:val="0"/>
                <w:highlight w:val="yellow"/>
              </w:rPr>
              <w:t>父母</w:t>
            </w:r>
          </w:p>
          <w:p w14:paraId="56C79ED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30 </w:t>
            </w:r>
            <w:r w:rsidRPr="00CC2D7C">
              <w:rPr>
                <w:rFonts w:ascii="標楷體" w:eastAsia="標楷體" w:hAnsi="標楷體" w:cs="新細明體" w:hint="eastAsia"/>
                <w:color w:val="FF0000"/>
                <w:kern w:val="0"/>
                <w:highlight w:val="yellow"/>
              </w:rPr>
              <w:t>子女</w:t>
            </w:r>
          </w:p>
          <w:p w14:paraId="4325952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31 </w:t>
            </w:r>
            <w:r w:rsidRPr="00CC2D7C">
              <w:rPr>
                <w:rFonts w:ascii="標楷體" w:eastAsia="標楷體" w:hAnsi="標楷體" w:cs="新細明體" w:hint="eastAsia"/>
                <w:color w:val="FF0000"/>
                <w:kern w:val="0"/>
                <w:highlight w:val="yellow"/>
              </w:rPr>
              <w:t>兄弟姐妹</w:t>
            </w:r>
          </w:p>
          <w:p w14:paraId="13D85E2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32 </w:t>
            </w:r>
            <w:r w:rsidRPr="00CC2D7C">
              <w:rPr>
                <w:rFonts w:ascii="標楷體" w:eastAsia="標楷體" w:hAnsi="標楷體" w:cs="新細明體" w:hint="eastAsia"/>
                <w:color w:val="FF0000"/>
                <w:kern w:val="0"/>
                <w:highlight w:val="yellow"/>
              </w:rPr>
              <w:t>祖父母</w:t>
            </w:r>
          </w:p>
          <w:p w14:paraId="6EA0B53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33 </w:t>
            </w:r>
            <w:r w:rsidRPr="00CC2D7C">
              <w:rPr>
                <w:rFonts w:ascii="標楷體" w:eastAsia="標楷體" w:hAnsi="標楷體" w:cs="新細明體" w:hint="eastAsia"/>
                <w:color w:val="FF0000"/>
                <w:kern w:val="0"/>
                <w:highlight w:val="yellow"/>
              </w:rPr>
              <w:t>外祖父母</w:t>
            </w:r>
          </w:p>
          <w:p w14:paraId="2655D268"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34 </w:t>
            </w:r>
            <w:r w:rsidRPr="00CC2D7C">
              <w:rPr>
                <w:rFonts w:ascii="標楷體" w:eastAsia="標楷體" w:hAnsi="標楷體" w:cs="新細明體" w:hint="eastAsia"/>
                <w:color w:val="FF0000"/>
                <w:kern w:val="0"/>
                <w:highlight w:val="yellow"/>
              </w:rPr>
              <w:t>孫子女</w:t>
            </w:r>
          </w:p>
          <w:p w14:paraId="4575B354"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35 </w:t>
            </w:r>
            <w:r w:rsidRPr="00CC2D7C">
              <w:rPr>
                <w:rFonts w:ascii="標楷體" w:eastAsia="標楷體" w:hAnsi="標楷體" w:cs="新細明體" w:hint="eastAsia"/>
                <w:color w:val="FF0000"/>
                <w:kern w:val="0"/>
                <w:highlight w:val="yellow"/>
              </w:rPr>
              <w:t>外孫子女</w:t>
            </w:r>
          </w:p>
          <w:p w14:paraId="4F6D654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36 </w:t>
            </w:r>
            <w:r w:rsidRPr="00CC2D7C">
              <w:rPr>
                <w:rFonts w:ascii="標楷體" w:eastAsia="標楷體" w:hAnsi="標楷體" w:cs="新細明體" w:hint="eastAsia"/>
                <w:color w:val="FF0000"/>
                <w:kern w:val="0"/>
                <w:highlight w:val="yellow"/>
              </w:rPr>
              <w:t>配偶之父母</w:t>
            </w:r>
          </w:p>
          <w:p w14:paraId="32D3EEE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37 </w:t>
            </w:r>
            <w:r w:rsidRPr="00CC2D7C">
              <w:rPr>
                <w:rFonts w:ascii="標楷體" w:eastAsia="標楷體" w:hAnsi="標楷體" w:cs="新細明體" w:hint="eastAsia"/>
                <w:color w:val="FF0000"/>
                <w:kern w:val="0"/>
                <w:highlight w:val="yellow"/>
              </w:rPr>
              <w:t>配偶之兄弟姊妹</w:t>
            </w:r>
          </w:p>
          <w:p w14:paraId="0780C2A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38 </w:t>
            </w:r>
            <w:r w:rsidRPr="00CC2D7C">
              <w:rPr>
                <w:rFonts w:ascii="標楷體" w:eastAsia="標楷體" w:hAnsi="標楷體" w:cs="新細明體" w:hint="eastAsia"/>
                <w:color w:val="FF0000"/>
                <w:kern w:val="0"/>
                <w:highlight w:val="yellow"/>
              </w:rPr>
              <w:t>其他親屬</w:t>
            </w:r>
          </w:p>
          <w:p w14:paraId="5D6B2A78" w14:textId="71B92782" w:rsidR="00D36672" w:rsidRPr="00CC2D7C" w:rsidRDefault="00CC2D7C" w:rsidP="00CC2D7C">
            <w:pPr>
              <w:widowControl/>
              <w:rPr>
                <w:rFonts w:ascii="標楷體" w:eastAsia="標楷體" w:hAnsi="標楷體" w:cs="新細明體"/>
                <w:color w:val="FF0000"/>
                <w:kern w:val="0"/>
              </w:rPr>
            </w:pPr>
            <w:r w:rsidRPr="00CC2D7C">
              <w:rPr>
                <w:rFonts w:ascii="標楷體" w:eastAsia="標楷體" w:hAnsi="標楷體" w:cs="新細明體"/>
                <w:color w:val="FF0000"/>
                <w:kern w:val="0"/>
                <w:highlight w:val="yellow"/>
              </w:rPr>
              <w:t xml:space="preserve">39 </w:t>
            </w:r>
            <w:r w:rsidRPr="00CC2D7C">
              <w:rPr>
                <w:rFonts w:ascii="標楷體" w:eastAsia="標楷體" w:hAnsi="標楷體" w:cs="新細明體" w:hint="eastAsia"/>
                <w:color w:val="FF0000"/>
                <w:kern w:val="0"/>
                <w:highlight w:val="yellow"/>
              </w:rPr>
              <w:t>其他非親屬自然人</w:t>
            </w:r>
          </w:p>
        </w:tc>
      </w:tr>
    </w:tbl>
    <w:p w14:paraId="7C6A45C1" w14:textId="1FBFF093" w:rsidR="0009224C" w:rsidRPr="004A1C2C" w:rsidRDefault="0009224C" w:rsidP="0009224C">
      <w:pPr>
        <w:widowControl/>
        <w:rPr>
          <w:rFonts w:ascii="標楷體" w:eastAsia="標楷體" w:hAnsi="標楷體"/>
        </w:rPr>
      </w:pPr>
    </w:p>
    <w:p w14:paraId="4FAE5968" w14:textId="7A099D7B" w:rsidR="00583560" w:rsidRDefault="00583560" w:rsidP="004A1C2C">
      <w:pPr>
        <w:widowControl/>
        <w:rPr>
          <w:rFonts w:ascii="標楷體" w:eastAsia="標楷體" w:hAnsi="標楷體"/>
        </w:rPr>
      </w:pPr>
    </w:p>
    <w:p w14:paraId="6599409E" w14:textId="77777777" w:rsidR="00583560" w:rsidRDefault="00583560">
      <w:pPr>
        <w:widowControl/>
        <w:rPr>
          <w:rFonts w:ascii="標楷體" w:eastAsia="標楷體" w:hAnsi="標楷體"/>
        </w:rPr>
      </w:pPr>
      <w:r>
        <w:rPr>
          <w:rFonts w:ascii="標楷體" w:eastAsia="標楷體" w:hAnsi="標楷體"/>
        </w:rPr>
        <w:br w:type="page"/>
      </w:r>
    </w:p>
    <w:p w14:paraId="71EC093A" w14:textId="77777777" w:rsidR="00583560" w:rsidRPr="004A1C2C" w:rsidRDefault="00583560" w:rsidP="00583560">
      <w:pPr>
        <w:widowControl/>
        <w:rPr>
          <w:rFonts w:ascii="標楷體" w:eastAsia="標楷體" w:hAnsi="標楷體"/>
        </w:rPr>
      </w:pPr>
    </w:p>
    <w:p w14:paraId="072AE904" w14:textId="1803408E" w:rsidR="00583560" w:rsidRPr="006B5312" w:rsidRDefault="00583560" w:rsidP="0078740E">
      <w:pPr>
        <w:pStyle w:val="3"/>
        <w:numPr>
          <w:ilvl w:val="2"/>
          <w:numId w:val="7"/>
        </w:numPr>
        <w:spacing w:before="0"/>
        <w:rPr>
          <w:rFonts w:ascii="標楷體" w:hAnsi="標楷體"/>
          <w:b/>
          <w:szCs w:val="32"/>
        </w:rPr>
      </w:pPr>
      <w:bookmarkStart w:id="270" w:name="_L2306關係人資料建立"/>
      <w:bookmarkStart w:id="271" w:name="_Toc90483164"/>
      <w:bookmarkStart w:id="272" w:name="_Toc90483419"/>
      <w:bookmarkStart w:id="273" w:name="_Toc90483535"/>
      <w:bookmarkStart w:id="274" w:name="_Toc90483761"/>
      <w:bookmarkStart w:id="275" w:name="_Toc90490033"/>
      <w:bookmarkStart w:id="276" w:name="_Toc140244553"/>
      <w:bookmarkEnd w:id="270"/>
      <w:r w:rsidRPr="006B5312">
        <w:rPr>
          <w:rFonts w:ascii="標楷體" w:hAnsi="標楷體"/>
          <w:b/>
          <w:szCs w:val="32"/>
        </w:rPr>
        <w:t>L2306</w:t>
      </w:r>
      <w:r w:rsidRPr="006B5312">
        <w:rPr>
          <w:rFonts w:ascii="標楷體" w:hAnsi="標楷體" w:hint="eastAsia"/>
          <w:b/>
          <w:szCs w:val="32"/>
        </w:rPr>
        <w:t>關係人資料建立</w:t>
      </w:r>
      <w:bookmarkEnd w:id="271"/>
      <w:bookmarkEnd w:id="272"/>
      <w:bookmarkEnd w:id="273"/>
      <w:bookmarkEnd w:id="274"/>
      <w:bookmarkEnd w:id="275"/>
      <w:r w:rsidR="0077645E">
        <w:rPr>
          <w:rFonts w:ascii="標楷體" w:hAnsi="標楷體" w:hint="eastAsia"/>
          <w:b/>
          <w:szCs w:val="32"/>
        </w:rPr>
        <w:t xml:space="preserve"> *</w:t>
      </w:r>
      <w:bookmarkEnd w:id="276"/>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D64561" w:rsidRPr="00427BE0" w14:paraId="1BC8EC12" w14:textId="77777777" w:rsidTr="00614F5B">
        <w:trPr>
          <w:trHeight w:val="350"/>
        </w:trPr>
        <w:tc>
          <w:tcPr>
            <w:tcW w:w="261" w:type="pct"/>
            <w:shd w:val="clear" w:color="auto" w:fill="auto"/>
            <w:hideMark/>
          </w:tcPr>
          <w:p w14:paraId="1439E425"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auto"/>
            <w:hideMark/>
          </w:tcPr>
          <w:p w14:paraId="0BF220EF"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auto"/>
            <w:hideMark/>
          </w:tcPr>
          <w:p w14:paraId="62E61ADB"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auto"/>
            <w:hideMark/>
          </w:tcPr>
          <w:p w14:paraId="30A13FF1"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tcPr>
          <w:p w14:paraId="33A39EFB" w14:textId="01D23772"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tcPr>
          <w:p w14:paraId="59A316CE" w14:textId="7DFD4705" w:rsidR="00D64561" w:rsidRPr="00427BE0"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auto"/>
            <w:hideMark/>
          </w:tcPr>
          <w:p w14:paraId="78EF9F8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D64561" w:rsidRPr="00427BE0" w14:paraId="204EEDE7" w14:textId="77777777" w:rsidTr="00614F5B">
        <w:trPr>
          <w:trHeight w:val="340"/>
        </w:trPr>
        <w:tc>
          <w:tcPr>
            <w:tcW w:w="261" w:type="pct"/>
            <w:shd w:val="clear" w:color="auto" w:fill="auto"/>
          </w:tcPr>
          <w:p w14:paraId="06152E2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598702C" w14:textId="77777777" w:rsidR="00D64561" w:rsidRPr="00427BE0" w:rsidRDefault="00D64561" w:rsidP="00D64561">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7414384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46C0C69A"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318093FE" w14:textId="78A5AEE8"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297A9E55" w14:textId="7AB37B78" w:rsidR="00D64561" w:rsidRPr="00427BE0" w:rsidRDefault="006B144A"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59F034F" w14:textId="1F762560"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L2306</w:t>
            </w:r>
          </w:p>
        </w:tc>
      </w:tr>
      <w:tr w:rsidR="00D64561" w:rsidRPr="00427BE0" w14:paraId="6716A677" w14:textId="77777777" w:rsidTr="00614F5B">
        <w:trPr>
          <w:trHeight w:val="340"/>
        </w:trPr>
        <w:tc>
          <w:tcPr>
            <w:tcW w:w="261" w:type="pct"/>
            <w:shd w:val="clear" w:color="auto" w:fill="auto"/>
          </w:tcPr>
          <w:p w14:paraId="0F09889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BC9E23E" w14:textId="46D7BFDC" w:rsidR="00D64561" w:rsidRPr="00427BE0" w:rsidRDefault="00D64561" w:rsidP="00D64561">
            <w:pPr>
              <w:widowControl/>
              <w:rPr>
                <w:rFonts w:ascii="標楷體" w:eastAsia="標楷體" w:hAnsi="標楷體" w:cs="新細明體"/>
                <w:color w:val="000000"/>
                <w:kern w:val="0"/>
              </w:rPr>
            </w:pPr>
            <w:proofErr w:type="spellStart"/>
            <w:r w:rsidRPr="00614F5B">
              <w:rPr>
                <w:rFonts w:ascii="標楷體" w:eastAsia="標楷體" w:hAnsi="標楷體"/>
              </w:rPr>
              <w:t>FunCd</w:t>
            </w:r>
            <w:proofErr w:type="spellEnd"/>
            <w:r w:rsidRPr="00614F5B">
              <w:rPr>
                <w:rFonts w:ascii="標楷體" w:eastAsia="標楷體" w:hAnsi="標楷體"/>
              </w:rPr>
              <w:t xml:space="preserve">  </w:t>
            </w:r>
          </w:p>
        </w:tc>
        <w:tc>
          <w:tcPr>
            <w:tcW w:w="1929" w:type="pct"/>
            <w:shd w:val="clear" w:color="auto" w:fill="auto"/>
          </w:tcPr>
          <w:p w14:paraId="0AF9591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1ADC794A" w14:textId="4457C524"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021FDEB6" w14:textId="0733F7B8"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36B89224" w14:textId="7D05961A"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D6F3C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E53FA5B"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06B84AB5"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D64561" w:rsidRPr="00427BE0" w14:paraId="1A1188A0" w14:textId="77777777" w:rsidTr="00614F5B">
        <w:trPr>
          <w:trHeight w:val="340"/>
        </w:trPr>
        <w:tc>
          <w:tcPr>
            <w:tcW w:w="261" w:type="pct"/>
            <w:shd w:val="clear" w:color="auto" w:fill="auto"/>
          </w:tcPr>
          <w:p w14:paraId="6AFD2395"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0C4AEABE" w14:textId="736D0672" w:rsidR="00D64561" w:rsidRPr="00427BE0" w:rsidRDefault="00737E77" w:rsidP="00D64561">
            <w:pPr>
              <w:widowControl/>
              <w:rPr>
                <w:rFonts w:ascii="標楷體" w:eastAsia="標楷體" w:hAnsi="標楷體" w:cs="新細明體"/>
                <w:color w:val="000000"/>
                <w:kern w:val="0"/>
              </w:rPr>
            </w:pPr>
            <w:proofErr w:type="spellStart"/>
            <w:r w:rsidRPr="00737E77">
              <w:rPr>
                <w:rFonts w:ascii="標楷體" w:eastAsia="標楷體" w:hAnsi="標楷體"/>
              </w:rPr>
              <w:t>CustNo</w:t>
            </w:r>
            <w:proofErr w:type="spellEnd"/>
          </w:p>
        </w:tc>
        <w:tc>
          <w:tcPr>
            <w:tcW w:w="1929" w:type="pct"/>
            <w:shd w:val="clear" w:color="auto" w:fill="auto"/>
          </w:tcPr>
          <w:p w14:paraId="311C25CF" w14:textId="389D2CB0" w:rsidR="00D64561" w:rsidRPr="00427BE0" w:rsidRDefault="00737E77"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1FE3452D" w14:textId="00C83DB9"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CCC4D69" w14:textId="7C308E69" w:rsidR="00D64561" w:rsidRPr="00427BE0" w:rsidRDefault="00737E77" w:rsidP="00D64561">
            <w:pPr>
              <w:widowControl/>
              <w:jc w:val="center"/>
              <w:rPr>
                <w:rFonts w:ascii="標楷體" w:eastAsia="標楷體" w:hAnsi="標楷體"/>
              </w:rPr>
            </w:pPr>
            <w:r>
              <w:rPr>
                <w:rFonts w:ascii="標楷體" w:eastAsia="標楷體" w:hAnsi="標楷體" w:hint="eastAsia"/>
              </w:rPr>
              <w:t>7</w:t>
            </w:r>
            <w:r w:rsidR="00D64561" w:rsidRPr="00614F5B">
              <w:rPr>
                <w:rFonts w:ascii="標楷體" w:eastAsia="標楷體" w:hAnsi="標楷體"/>
              </w:rPr>
              <w:t xml:space="preserve"> </w:t>
            </w:r>
          </w:p>
        </w:tc>
        <w:tc>
          <w:tcPr>
            <w:tcW w:w="276" w:type="pct"/>
          </w:tcPr>
          <w:p w14:paraId="4E407679" w14:textId="6656C351"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4646208" w14:textId="530BFE9F" w:rsidR="00D64561" w:rsidRPr="00427BE0" w:rsidRDefault="00D64561" w:rsidP="00D64561">
            <w:pPr>
              <w:widowControl/>
              <w:rPr>
                <w:rFonts w:ascii="標楷體" w:eastAsia="標楷體" w:hAnsi="標楷體" w:cs="新細明體"/>
                <w:color w:val="000000"/>
                <w:kern w:val="0"/>
              </w:rPr>
            </w:pPr>
          </w:p>
        </w:tc>
      </w:tr>
      <w:tr w:rsidR="00D64561" w:rsidRPr="00427BE0" w14:paraId="700B4CD1" w14:textId="77777777" w:rsidTr="00614F5B">
        <w:trPr>
          <w:trHeight w:val="340"/>
        </w:trPr>
        <w:tc>
          <w:tcPr>
            <w:tcW w:w="261" w:type="pct"/>
            <w:shd w:val="clear" w:color="auto" w:fill="auto"/>
          </w:tcPr>
          <w:p w14:paraId="2DB3330D"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4EBA33CB" w14:textId="1CF49742" w:rsidR="00D64561" w:rsidRPr="00427BE0" w:rsidRDefault="00737E77" w:rsidP="00D64561">
            <w:pPr>
              <w:widowControl/>
              <w:rPr>
                <w:rFonts w:ascii="標楷體" w:eastAsia="標楷體" w:hAnsi="標楷體" w:cs="新細明體"/>
                <w:color w:val="000000"/>
                <w:kern w:val="0"/>
              </w:rPr>
            </w:pPr>
            <w:proofErr w:type="spellStart"/>
            <w:r w:rsidRPr="00737E77">
              <w:rPr>
                <w:rFonts w:ascii="標楷體" w:eastAsia="標楷體" w:hAnsi="標楷體"/>
              </w:rPr>
              <w:t>CaseNo</w:t>
            </w:r>
            <w:proofErr w:type="spellEnd"/>
          </w:p>
        </w:tc>
        <w:tc>
          <w:tcPr>
            <w:tcW w:w="1929" w:type="pct"/>
            <w:shd w:val="clear" w:color="auto" w:fill="auto"/>
          </w:tcPr>
          <w:p w14:paraId="5861C3D1" w14:textId="6E5B8987"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cs="新細明體" w:hint="eastAsia"/>
                <w:color w:val="000000"/>
                <w:kern w:val="0"/>
              </w:rPr>
              <w:t>案件編號</w:t>
            </w:r>
          </w:p>
        </w:tc>
        <w:tc>
          <w:tcPr>
            <w:tcW w:w="276" w:type="pct"/>
            <w:shd w:val="clear" w:color="auto" w:fill="auto"/>
          </w:tcPr>
          <w:p w14:paraId="39A2174C" w14:textId="48B8017B"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467A894" w14:textId="7DEF3CB6" w:rsidR="00D64561" w:rsidRPr="00427BE0" w:rsidRDefault="00737E77" w:rsidP="00D64561">
            <w:pPr>
              <w:widowControl/>
              <w:jc w:val="center"/>
              <w:rPr>
                <w:rFonts w:ascii="標楷體" w:eastAsia="標楷體" w:hAnsi="標楷體"/>
              </w:rPr>
            </w:pPr>
            <w:r>
              <w:rPr>
                <w:rFonts w:ascii="標楷體" w:eastAsia="標楷體" w:hAnsi="標楷體" w:hint="eastAsia"/>
              </w:rPr>
              <w:t>7</w:t>
            </w:r>
          </w:p>
        </w:tc>
        <w:tc>
          <w:tcPr>
            <w:tcW w:w="276" w:type="pct"/>
          </w:tcPr>
          <w:p w14:paraId="234917AD" w14:textId="430A98BB"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35CF40D" w14:textId="3BF67E49" w:rsidR="00D64561" w:rsidRPr="00427BE0" w:rsidRDefault="00D64561" w:rsidP="00D64561">
            <w:pPr>
              <w:widowControl/>
              <w:rPr>
                <w:rFonts w:ascii="標楷體" w:eastAsia="標楷體" w:hAnsi="標楷體" w:cs="新細明體"/>
                <w:color w:val="000000"/>
                <w:kern w:val="0"/>
              </w:rPr>
            </w:pPr>
          </w:p>
        </w:tc>
      </w:tr>
      <w:tr w:rsidR="00D745D4" w:rsidRPr="00427BE0" w14:paraId="3D06A0BD" w14:textId="77777777" w:rsidTr="00D64561">
        <w:trPr>
          <w:trHeight w:val="340"/>
        </w:trPr>
        <w:tc>
          <w:tcPr>
            <w:tcW w:w="261" w:type="pct"/>
            <w:shd w:val="clear" w:color="auto" w:fill="auto"/>
          </w:tcPr>
          <w:p w14:paraId="277F159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516C3CAA" w14:textId="2B0D9FFB" w:rsidR="00D745D4" w:rsidRPr="00737E77" w:rsidRDefault="00D745D4" w:rsidP="00D64561">
            <w:pPr>
              <w:widowControl/>
              <w:rPr>
                <w:rFonts w:ascii="標楷體" w:eastAsia="標楷體" w:hAnsi="標楷體"/>
              </w:rPr>
            </w:pPr>
            <w:proofErr w:type="spellStart"/>
            <w:r w:rsidRPr="00D745D4">
              <w:rPr>
                <w:rFonts w:ascii="標楷體" w:eastAsia="標楷體" w:hAnsi="標楷體"/>
              </w:rPr>
              <w:t>RelId</w:t>
            </w:r>
            <w:proofErr w:type="spellEnd"/>
          </w:p>
        </w:tc>
        <w:tc>
          <w:tcPr>
            <w:tcW w:w="1929" w:type="pct"/>
            <w:shd w:val="clear" w:color="auto" w:fill="auto"/>
          </w:tcPr>
          <w:p w14:paraId="4060146F" w14:textId="4B062946"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關係人統編</w:t>
            </w:r>
          </w:p>
        </w:tc>
        <w:tc>
          <w:tcPr>
            <w:tcW w:w="276" w:type="pct"/>
            <w:shd w:val="clear" w:color="auto" w:fill="auto"/>
          </w:tcPr>
          <w:p w14:paraId="40FCB586" w14:textId="64DE0FC6"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9CCAF4B" w14:textId="17AE916C"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276" w:type="pct"/>
          </w:tcPr>
          <w:p w14:paraId="7C6DB35F" w14:textId="793A0C18" w:rsidR="00D745D4" w:rsidRDefault="00D745D4" w:rsidP="00D64561">
            <w:pPr>
              <w:widowControl/>
              <w:jc w:val="center"/>
              <w:rPr>
                <w:rFonts w:ascii="標楷體" w:eastAsia="標楷體" w:hAnsi="標楷體"/>
              </w:rPr>
            </w:pPr>
            <w:r>
              <w:rPr>
                <w:rFonts w:ascii="標楷體" w:eastAsia="標楷體" w:hAnsi="標楷體"/>
              </w:rPr>
              <w:t>V</w:t>
            </w:r>
          </w:p>
        </w:tc>
        <w:tc>
          <w:tcPr>
            <w:tcW w:w="1266" w:type="pct"/>
            <w:shd w:val="clear" w:color="auto" w:fill="auto"/>
          </w:tcPr>
          <w:p w14:paraId="17874FA1" w14:textId="77777777" w:rsidR="00D745D4" w:rsidRPr="00427BE0" w:rsidRDefault="00D745D4" w:rsidP="00D64561">
            <w:pPr>
              <w:widowControl/>
              <w:rPr>
                <w:rFonts w:ascii="標楷體" w:eastAsia="標楷體" w:hAnsi="標楷體" w:cs="新細明體"/>
                <w:color w:val="000000"/>
                <w:kern w:val="0"/>
              </w:rPr>
            </w:pPr>
          </w:p>
        </w:tc>
      </w:tr>
      <w:tr w:rsidR="00D745D4" w:rsidRPr="00427BE0" w14:paraId="46B0DE1B" w14:textId="77777777" w:rsidTr="00D64561">
        <w:trPr>
          <w:trHeight w:val="340"/>
        </w:trPr>
        <w:tc>
          <w:tcPr>
            <w:tcW w:w="261" w:type="pct"/>
            <w:shd w:val="clear" w:color="auto" w:fill="auto"/>
          </w:tcPr>
          <w:p w14:paraId="7AD273E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B57A3F" w14:textId="3F54A2A6" w:rsidR="00D745D4" w:rsidRPr="00D745D4" w:rsidRDefault="00D745D4" w:rsidP="00D64561">
            <w:pPr>
              <w:widowControl/>
              <w:rPr>
                <w:rFonts w:ascii="標楷體" w:eastAsia="標楷體" w:hAnsi="標楷體"/>
              </w:rPr>
            </w:pPr>
            <w:proofErr w:type="spellStart"/>
            <w:r w:rsidRPr="00D745D4">
              <w:rPr>
                <w:rFonts w:ascii="標楷體" w:eastAsia="標楷體" w:hAnsi="標楷體"/>
              </w:rPr>
              <w:t>RelName</w:t>
            </w:r>
            <w:proofErr w:type="spellEnd"/>
          </w:p>
        </w:tc>
        <w:tc>
          <w:tcPr>
            <w:tcW w:w="1929" w:type="pct"/>
            <w:shd w:val="clear" w:color="auto" w:fill="auto"/>
          </w:tcPr>
          <w:p w14:paraId="2B1FC38A" w14:textId="4FED15E3"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關係人姓名</w:t>
            </w:r>
          </w:p>
        </w:tc>
        <w:tc>
          <w:tcPr>
            <w:tcW w:w="276" w:type="pct"/>
            <w:shd w:val="clear" w:color="auto" w:fill="auto"/>
          </w:tcPr>
          <w:p w14:paraId="7C9D5A53" w14:textId="49C913DD"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B9F1026" w14:textId="6E17F20F"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00</w:t>
            </w:r>
          </w:p>
        </w:tc>
        <w:tc>
          <w:tcPr>
            <w:tcW w:w="276" w:type="pct"/>
          </w:tcPr>
          <w:p w14:paraId="603B4E28" w14:textId="5733A3EB" w:rsidR="00D745D4"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5E3231E4" w14:textId="77777777" w:rsidR="00D745D4" w:rsidRPr="00427BE0" w:rsidRDefault="00D745D4" w:rsidP="00D64561">
            <w:pPr>
              <w:widowControl/>
              <w:rPr>
                <w:rFonts w:ascii="標楷體" w:eastAsia="標楷體" w:hAnsi="標楷體" w:cs="新細明體"/>
                <w:color w:val="000000"/>
                <w:kern w:val="0"/>
              </w:rPr>
            </w:pPr>
          </w:p>
        </w:tc>
      </w:tr>
      <w:tr w:rsidR="00D64561" w:rsidRPr="00427BE0" w14:paraId="5D6EBF2C" w14:textId="77777777" w:rsidTr="00614F5B">
        <w:trPr>
          <w:trHeight w:val="340"/>
        </w:trPr>
        <w:tc>
          <w:tcPr>
            <w:tcW w:w="261" w:type="pct"/>
            <w:shd w:val="clear" w:color="auto" w:fill="auto"/>
          </w:tcPr>
          <w:p w14:paraId="7C8EF3A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1326F02B" w14:textId="2FE19B33" w:rsidR="00D64561" w:rsidRPr="00427BE0" w:rsidRDefault="00D64561" w:rsidP="00D64561">
            <w:pPr>
              <w:widowControl/>
              <w:rPr>
                <w:rFonts w:ascii="標楷體" w:eastAsia="標楷體" w:hAnsi="標楷體" w:cs="新細明體"/>
                <w:color w:val="000000"/>
                <w:kern w:val="0"/>
              </w:rPr>
            </w:pPr>
            <w:proofErr w:type="spellStart"/>
            <w:r w:rsidRPr="00614F5B">
              <w:rPr>
                <w:rFonts w:ascii="標楷體" w:eastAsia="標楷體" w:hAnsi="標楷體"/>
              </w:rPr>
              <w:t>PosInd</w:t>
            </w:r>
            <w:proofErr w:type="spellEnd"/>
            <w:r w:rsidRPr="00614F5B">
              <w:rPr>
                <w:rFonts w:ascii="標楷體" w:eastAsia="標楷體" w:hAnsi="標楷體"/>
              </w:rPr>
              <w:t xml:space="preserve"> </w:t>
            </w:r>
          </w:p>
        </w:tc>
        <w:tc>
          <w:tcPr>
            <w:tcW w:w="1929" w:type="pct"/>
            <w:shd w:val="clear" w:color="auto" w:fill="auto"/>
          </w:tcPr>
          <w:p w14:paraId="57D85DA3" w14:textId="77FDBCA2"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職稱代碼</w:t>
            </w:r>
          </w:p>
        </w:tc>
        <w:tc>
          <w:tcPr>
            <w:tcW w:w="276" w:type="pct"/>
            <w:shd w:val="clear" w:color="auto" w:fill="auto"/>
          </w:tcPr>
          <w:p w14:paraId="228D2303" w14:textId="561DB076"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9</w:t>
            </w:r>
          </w:p>
        </w:tc>
        <w:tc>
          <w:tcPr>
            <w:tcW w:w="276" w:type="pct"/>
          </w:tcPr>
          <w:p w14:paraId="2AB7C87F" w14:textId="0CC5CED9"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2  </w:t>
            </w:r>
          </w:p>
        </w:tc>
        <w:tc>
          <w:tcPr>
            <w:tcW w:w="276" w:type="pct"/>
          </w:tcPr>
          <w:p w14:paraId="0A0E107F" w14:textId="3AB0852D"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CE58D3"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01</w:t>
            </w:r>
            <w:r w:rsidRPr="00D745D4">
              <w:rPr>
                <w:rFonts w:ascii="標楷體" w:eastAsia="標楷體" w:hAnsi="標楷體" w:cs="新細明體" w:hint="eastAsia"/>
                <w:color w:val="000000"/>
                <w:kern w:val="0"/>
              </w:rPr>
              <w:tab/>
              <w:t>本人</w:t>
            </w:r>
          </w:p>
          <w:p w14:paraId="043253D6"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02</w:t>
            </w:r>
            <w:r w:rsidRPr="00D745D4">
              <w:rPr>
                <w:rFonts w:ascii="標楷體" w:eastAsia="標楷體" w:hAnsi="標楷體" w:cs="新細明體" w:hint="eastAsia"/>
                <w:color w:val="000000"/>
                <w:kern w:val="0"/>
              </w:rPr>
              <w:tab/>
              <w:t>配偶</w:t>
            </w:r>
          </w:p>
          <w:p w14:paraId="19C6E4EA"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03</w:t>
            </w:r>
            <w:r w:rsidRPr="00D745D4">
              <w:rPr>
                <w:rFonts w:ascii="標楷體" w:eastAsia="標楷體" w:hAnsi="標楷體" w:cs="新細明體" w:hint="eastAsia"/>
                <w:color w:val="000000"/>
                <w:kern w:val="0"/>
              </w:rPr>
              <w:tab/>
              <w:t>祖(外祖)父母</w:t>
            </w:r>
          </w:p>
          <w:p w14:paraId="7E48AE9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04</w:t>
            </w:r>
            <w:r w:rsidRPr="00D745D4">
              <w:rPr>
                <w:rFonts w:ascii="標楷體" w:eastAsia="標楷體" w:hAnsi="標楷體" w:cs="新細明體" w:hint="eastAsia"/>
                <w:color w:val="000000"/>
                <w:kern w:val="0"/>
              </w:rPr>
              <w:tab/>
              <w:t>父母</w:t>
            </w:r>
          </w:p>
          <w:p w14:paraId="4560088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05</w:t>
            </w:r>
            <w:r w:rsidRPr="00D745D4">
              <w:rPr>
                <w:rFonts w:ascii="標楷體" w:eastAsia="標楷體" w:hAnsi="標楷體" w:cs="新細明體" w:hint="eastAsia"/>
                <w:color w:val="000000"/>
                <w:kern w:val="0"/>
              </w:rPr>
              <w:tab/>
              <w:t>兄弟姊妹</w:t>
            </w:r>
          </w:p>
          <w:p w14:paraId="10330CF7"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06</w:t>
            </w:r>
            <w:r w:rsidRPr="00D745D4">
              <w:rPr>
                <w:rFonts w:ascii="標楷體" w:eastAsia="標楷體" w:hAnsi="標楷體" w:cs="新細明體" w:hint="eastAsia"/>
                <w:color w:val="000000"/>
                <w:kern w:val="0"/>
              </w:rPr>
              <w:tab/>
              <w:t>子女</w:t>
            </w:r>
          </w:p>
          <w:p w14:paraId="118519E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07</w:t>
            </w:r>
            <w:r w:rsidRPr="00D745D4">
              <w:rPr>
                <w:rFonts w:ascii="標楷體" w:eastAsia="標楷體" w:hAnsi="標楷體" w:cs="新細明體" w:hint="eastAsia"/>
                <w:color w:val="000000"/>
                <w:kern w:val="0"/>
              </w:rPr>
              <w:tab/>
              <w:t>孫(外孫)子女</w:t>
            </w:r>
          </w:p>
          <w:p w14:paraId="3A3E7E6B"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08</w:t>
            </w:r>
            <w:r w:rsidRPr="00D745D4">
              <w:rPr>
                <w:rFonts w:ascii="標楷體" w:eastAsia="標楷體" w:hAnsi="標楷體" w:cs="新細明體" w:hint="eastAsia"/>
                <w:color w:val="000000"/>
                <w:kern w:val="0"/>
              </w:rPr>
              <w:tab/>
              <w:t>有控制與從屬關係</w:t>
            </w:r>
          </w:p>
          <w:p w14:paraId="0A8492C2"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09</w:t>
            </w:r>
            <w:r w:rsidRPr="00D745D4">
              <w:rPr>
                <w:rFonts w:ascii="標楷體" w:eastAsia="標楷體" w:hAnsi="標楷體" w:cs="新細明體" w:hint="eastAsia"/>
                <w:color w:val="000000"/>
                <w:kern w:val="0"/>
              </w:rPr>
              <w:tab/>
              <w:t>相互投資關係</w:t>
            </w:r>
          </w:p>
          <w:p w14:paraId="1AFEE5A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10</w:t>
            </w:r>
            <w:r w:rsidRPr="00D745D4">
              <w:rPr>
                <w:rFonts w:ascii="標楷體" w:eastAsia="標楷體" w:hAnsi="標楷體" w:cs="新細明體" w:hint="eastAsia"/>
                <w:color w:val="000000"/>
                <w:kern w:val="0"/>
              </w:rPr>
              <w:tab/>
              <w:t>董事長</w:t>
            </w:r>
          </w:p>
          <w:p w14:paraId="3FBE2FC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11</w:t>
            </w:r>
            <w:r w:rsidRPr="00D745D4">
              <w:rPr>
                <w:rFonts w:ascii="標楷體" w:eastAsia="標楷體" w:hAnsi="標楷體" w:cs="新細明體" w:hint="eastAsia"/>
                <w:color w:val="000000"/>
                <w:kern w:val="0"/>
              </w:rPr>
              <w:tab/>
              <w:t>董事</w:t>
            </w:r>
          </w:p>
          <w:p w14:paraId="7E3CEBBE"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12</w:t>
            </w:r>
            <w:r w:rsidRPr="00D745D4">
              <w:rPr>
                <w:rFonts w:ascii="標楷體" w:eastAsia="標楷體" w:hAnsi="標楷體" w:cs="新細明體" w:hint="eastAsia"/>
                <w:color w:val="000000"/>
                <w:kern w:val="0"/>
              </w:rPr>
              <w:tab/>
              <w:t>監察人</w:t>
            </w:r>
          </w:p>
          <w:p w14:paraId="57792434" w14:textId="5245CC30" w:rsidR="00D64561" w:rsidRPr="00427BE0" w:rsidRDefault="00D745D4" w:rsidP="00614F5B">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99</w:t>
            </w:r>
            <w:r w:rsidRPr="00D745D4">
              <w:rPr>
                <w:rFonts w:ascii="標楷體" w:eastAsia="標楷體" w:hAnsi="標楷體" w:cs="新細明體" w:hint="eastAsia"/>
                <w:color w:val="000000"/>
                <w:kern w:val="0"/>
              </w:rPr>
              <w:tab/>
              <w:t>其他</w:t>
            </w:r>
          </w:p>
        </w:tc>
      </w:tr>
      <w:tr w:rsidR="00D64561" w:rsidRPr="00427BE0" w14:paraId="40B848C8" w14:textId="77777777" w:rsidTr="00614F5B">
        <w:trPr>
          <w:trHeight w:val="340"/>
        </w:trPr>
        <w:tc>
          <w:tcPr>
            <w:tcW w:w="261" w:type="pct"/>
            <w:shd w:val="clear" w:color="auto" w:fill="auto"/>
          </w:tcPr>
          <w:p w14:paraId="7CA8E47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52394B" w14:textId="5AB73FC7" w:rsidR="00D64561" w:rsidRPr="00427BE0" w:rsidRDefault="00D745D4" w:rsidP="00D64561">
            <w:pPr>
              <w:widowControl/>
              <w:rPr>
                <w:rFonts w:ascii="標楷體" w:eastAsia="標楷體" w:hAnsi="標楷體" w:cs="新細明體"/>
                <w:color w:val="000000"/>
                <w:kern w:val="0"/>
              </w:rPr>
            </w:pPr>
            <w:proofErr w:type="spellStart"/>
            <w:r w:rsidRPr="00D745D4">
              <w:rPr>
                <w:rFonts w:ascii="標楷體" w:eastAsia="標楷體" w:hAnsi="標楷體"/>
              </w:rPr>
              <w:t>RemarkType</w:t>
            </w:r>
            <w:proofErr w:type="spellEnd"/>
          </w:p>
        </w:tc>
        <w:tc>
          <w:tcPr>
            <w:tcW w:w="1929" w:type="pct"/>
            <w:shd w:val="clear" w:color="auto" w:fill="auto"/>
          </w:tcPr>
          <w:p w14:paraId="4B6CE0C4" w14:textId="4316962D"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備註類型</w:t>
            </w:r>
          </w:p>
        </w:tc>
        <w:tc>
          <w:tcPr>
            <w:tcW w:w="276" w:type="pct"/>
            <w:shd w:val="clear" w:color="auto" w:fill="auto"/>
          </w:tcPr>
          <w:p w14:paraId="2AF7960C" w14:textId="5DAC4819"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9</w:t>
            </w:r>
          </w:p>
        </w:tc>
        <w:tc>
          <w:tcPr>
            <w:tcW w:w="276" w:type="pct"/>
          </w:tcPr>
          <w:p w14:paraId="1F16108B" w14:textId="137E23E9" w:rsidR="00D64561" w:rsidRPr="00427BE0" w:rsidRDefault="00D745D4" w:rsidP="00D64561">
            <w:pPr>
              <w:widowControl/>
              <w:jc w:val="center"/>
              <w:rPr>
                <w:rFonts w:ascii="標楷體" w:eastAsia="標楷體" w:hAnsi="標楷體"/>
              </w:rPr>
            </w:pPr>
            <w:r>
              <w:rPr>
                <w:rFonts w:ascii="標楷體" w:eastAsia="標楷體" w:hAnsi="標楷體"/>
              </w:rPr>
              <w:t>1</w:t>
            </w:r>
            <w:r w:rsidR="00D64561" w:rsidRPr="00614F5B">
              <w:rPr>
                <w:rFonts w:ascii="標楷體" w:eastAsia="標楷體" w:hAnsi="標楷體"/>
              </w:rPr>
              <w:t xml:space="preserve">  </w:t>
            </w:r>
          </w:p>
        </w:tc>
        <w:tc>
          <w:tcPr>
            <w:tcW w:w="276" w:type="pct"/>
          </w:tcPr>
          <w:p w14:paraId="630B4EE9" w14:textId="37889ED7"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B28BCBE"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5</w:t>
            </w:r>
            <w:r w:rsidRPr="00D745D4">
              <w:rPr>
                <w:rFonts w:ascii="標楷體" w:eastAsia="標楷體" w:hAnsi="標楷體" w:cs="新細明體" w:hint="eastAsia"/>
                <w:color w:val="000000"/>
                <w:kern w:val="0"/>
              </w:rPr>
              <w:tab/>
              <w:t>關係人</w:t>
            </w:r>
          </w:p>
          <w:p w14:paraId="04DD9354"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2</w:t>
            </w:r>
            <w:r w:rsidRPr="00D745D4">
              <w:rPr>
                <w:rFonts w:ascii="標楷體" w:eastAsia="標楷體" w:hAnsi="標楷體" w:cs="新細明體" w:hint="eastAsia"/>
                <w:color w:val="000000"/>
                <w:kern w:val="0"/>
              </w:rPr>
              <w:tab/>
              <w:t>被持股比例</w:t>
            </w:r>
          </w:p>
          <w:p w14:paraId="4369A9E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1</w:t>
            </w:r>
            <w:r w:rsidRPr="00D745D4">
              <w:rPr>
                <w:rFonts w:ascii="標楷體" w:eastAsia="標楷體" w:hAnsi="標楷體" w:cs="新細明體" w:hint="eastAsia"/>
                <w:color w:val="000000"/>
                <w:kern w:val="0"/>
              </w:rPr>
              <w:tab/>
              <w:t>持股比例</w:t>
            </w:r>
          </w:p>
          <w:p w14:paraId="47A6BE3B"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3</w:t>
            </w:r>
            <w:r w:rsidRPr="00D745D4">
              <w:rPr>
                <w:rFonts w:ascii="標楷體" w:eastAsia="標楷體" w:hAnsi="標楷體" w:cs="新細明體" w:hint="eastAsia"/>
                <w:color w:val="000000"/>
                <w:kern w:val="0"/>
              </w:rPr>
              <w:tab/>
              <w:t>持有股份</w:t>
            </w:r>
          </w:p>
          <w:p w14:paraId="62DCBEB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4</w:t>
            </w:r>
            <w:r w:rsidRPr="00D745D4">
              <w:rPr>
                <w:rFonts w:ascii="標楷體" w:eastAsia="標楷體" w:hAnsi="標楷體" w:cs="新細明體" w:hint="eastAsia"/>
                <w:color w:val="000000"/>
                <w:kern w:val="0"/>
              </w:rPr>
              <w:tab/>
              <w:t>出資額</w:t>
            </w:r>
          </w:p>
          <w:p w14:paraId="096D49E3" w14:textId="498C5D4C" w:rsidR="00D64561" w:rsidRPr="00427BE0"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9</w:t>
            </w:r>
            <w:r w:rsidRPr="00D745D4">
              <w:rPr>
                <w:rFonts w:ascii="標楷體" w:eastAsia="標楷體" w:hAnsi="標楷體" w:cs="新細明體" w:hint="eastAsia"/>
                <w:color w:val="000000"/>
                <w:kern w:val="0"/>
              </w:rPr>
              <w:tab/>
              <w:t>其它</w:t>
            </w:r>
          </w:p>
        </w:tc>
      </w:tr>
      <w:tr w:rsidR="00D64561" w:rsidRPr="00427BE0" w14:paraId="45D986F4" w14:textId="77777777" w:rsidTr="00614F5B">
        <w:trPr>
          <w:trHeight w:val="340"/>
        </w:trPr>
        <w:tc>
          <w:tcPr>
            <w:tcW w:w="261" w:type="pct"/>
            <w:shd w:val="clear" w:color="auto" w:fill="auto"/>
          </w:tcPr>
          <w:p w14:paraId="78CCE6C9"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67BEADD2" w14:textId="548C10DE"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w:t>
            </w:r>
          </w:p>
        </w:tc>
        <w:tc>
          <w:tcPr>
            <w:tcW w:w="1929" w:type="pct"/>
            <w:shd w:val="clear" w:color="auto" w:fill="auto"/>
          </w:tcPr>
          <w:p w14:paraId="191F346C" w14:textId="1C6FEA4B"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w:t>
            </w:r>
          </w:p>
        </w:tc>
        <w:tc>
          <w:tcPr>
            <w:tcW w:w="276" w:type="pct"/>
            <w:shd w:val="clear" w:color="auto" w:fill="auto"/>
          </w:tcPr>
          <w:p w14:paraId="5D2AD29F" w14:textId="0C7C0A54"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X</w:t>
            </w:r>
          </w:p>
        </w:tc>
        <w:tc>
          <w:tcPr>
            <w:tcW w:w="276" w:type="pct"/>
          </w:tcPr>
          <w:p w14:paraId="131F5689" w14:textId="640EA464" w:rsidR="00D64561" w:rsidRPr="00427BE0" w:rsidRDefault="00D745D4" w:rsidP="00D64561">
            <w:pPr>
              <w:widowControl/>
              <w:jc w:val="center"/>
              <w:rPr>
                <w:rFonts w:ascii="標楷體" w:eastAsia="標楷體" w:hAnsi="標楷體"/>
              </w:rPr>
            </w:pPr>
            <w:r>
              <w:rPr>
                <w:rFonts w:ascii="標楷體" w:eastAsia="標楷體" w:hAnsi="標楷體"/>
              </w:rPr>
              <w:t>100</w:t>
            </w:r>
            <w:r w:rsidR="00D64561" w:rsidRPr="00614F5B">
              <w:rPr>
                <w:rFonts w:ascii="標楷體" w:eastAsia="標楷體" w:hAnsi="標楷體"/>
              </w:rPr>
              <w:t xml:space="preserve">  </w:t>
            </w:r>
          </w:p>
        </w:tc>
        <w:tc>
          <w:tcPr>
            <w:tcW w:w="276" w:type="pct"/>
          </w:tcPr>
          <w:p w14:paraId="64F5EB74" w14:textId="20EDD082"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FA91D64" w14:textId="0C7474D1" w:rsidR="00D64561" w:rsidRPr="00427BE0" w:rsidRDefault="00D64561" w:rsidP="00D64561">
            <w:pPr>
              <w:widowControl/>
              <w:rPr>
                <w:rFonts w:ascii="標楷體" w:eastAsia="標楷體" w:hAnsi="標楷體" w:cs="新細明體"/>
                <w:color w:val="000000"/>
                <w:kern w:val="0"/>
              </w:rPr>
            </w:pPr>
          </w:p>
        </w:tc>
      </w:tr>
    </w:tbl>
    <w:p w14:paraId="451B21C5" w14:textId="64B7B816" w:rsidR="00583560" w:rsidRDefault="00583560" w:rsidP="00583560">
      <w:pPr>
        <w:widowControl/>
        <w:rPr>
          <w:rFonts w:ascii="標楷體" w:eastAsia="標楷體" w:hAnsi="標楷體"/>
        </w:rPr>
      </w:pPr>
    </w:p>
    <w:p w14:paraId="771E076B" w14:textId="361E0999" w:rsidR="00A06F6A" w:rsidRDefault="00A06F6A" w:rsidP="00583560">
      <w:pPr>
        <w:widowControl/>
        <w:rPr>
          <w:rFonts w:ascii="標楷體" w:eastAsia="標楷體" w:hAnsi="標楷體"/>
        </w:rPr>
      </w:pPr>
    </w:p>
    <w:p w14:paraId="3962F079" w14:textId="2BE1321E" w:rsidR="00A06F6A" w:rsidRDefault="00A06F6A">
      <w:pPr>
        <w:widowControl/>
        <w:rPr>
          <w:rFonts w:ascii="標楷體" w:eastAsia="標楷體" w:hAnsi="標楷體"/>
        </w:rPr>
      </w:pPr>
      <w:r>
        <w:rPr>
          <w:rFonts w:ascii="標楷體" w:eastAsia="標楷體" w:hAnsi="標楷體"/>
        </w:rPr>
        <w:br w:type="page"/>
      </w:r>
    </w:p>
    <w:p w14:paraId="3DF8D13C" w14:textId="77777777" w:rsidR="00A06F6A" w:rsidRPr="004A1C2C" w:rsidRDefault="00A06F6A" w:rsidP="00A06F6A">
      <w:pPr>
        <w:widowControl/>
        <w:rPr>
          <w:rFonts w:ascii="標楷體" w:eastAsia="標楷體" w:hAnsi="標楷體"/>
        </w:rPr>
      </w:pPr>
    </w:p>
    <w:p w14:paraId="0D7FB1FB" w14:textId="3F37A6AF" w:rsidR="00A06F6A" w:rsidRPr="006B5312" w:rsidRDefault="00A06F6A" w:rsidP="0078740E">
      <w:pPr>
        <w:pStyle w:val="3"/>
        <w:numPr>
          <w:ilvl w:val="2"/>
          <w:numId w:val="7"/>
        </w:numPr>
        <w:spacing w:before="0"/>
        <w:rPr>
          <w:rFonts w:ascii="標楷體" w:hAnsi="標楷體"/>
          <w:b/>
          <w:szCs w:val="32"/>
        </w:rPr>
      </w:pPr>
      <w:bookmarkStart w:id="277" w:name="_L2418他項權利資料登錄"/>
      <w:bookmarkStart w:id="278" w:name="_Toc90483165"/>
      <w:bookmarkStart w:id="279" w:name="_Toc90483420"/>
      <w:bookmarkStart w:id="280" w:name="_Toc90483536"/>
      <w:bookmarkStart w:id="281" w:name="_Toc90483762"/>
      <w:bookmarkStart w:id="282" w:name="_Toc90490034"/>
      <w:bookmarkStart w:id="283" w:name="_Toc140244554"/>
      <w:bookmarkEnd w:id="277"/>
      <w:r w:rsidRPr="008F20B5">
        <w:rPr>
          <w:rFonts w:ascii="標楷體" w:hAnsi="標楷體"/>
          <w:b/>
          <w:szCs w:val="32"/>
        </w:rPr>
        <w:t>L241</w:t>
      </w:r>
      <w:r>
        <w:rPr>
          <w:rFonts w:ascii="標楷體" w:hAnsi="標楷體"/>
          <w:b/>
          <w:szCs w:val="32"/>
        </w:rPr>
        <w:t>8</w:t>
      </w:r>
      <w:r w:rsidRPr="006B5312">
        <w:rPr>
          <w:rFonts w:ascii="標楷體" w:hAnsi="標楷體" w:hint="eastAsia"/>
          <w:b/>
          <w:szCs w:val="32"/>
        </w:rPr>
        <w:t>他項權利資料登錄</w:t>
      </w:r>
      <w:bookmarkEnd w:id="278"/>
      <w:bookmarkEnd w:id="279"/>
      <w:bookmarkEnd w:id="280"/>
      <w:bookmarkEnd w:id="281"/>
      <w:bookmarkEnd w:id="282"/>
      <w:r w:rsidR="0077645E">
        <w:rPr>
          <w:rFonts w:ascii="標楷體" w:hAnsi="標楷體" w:hint="eastAsia"/>
          <w:b/>
          <w:szCs w:val="32"/>
        </w:rPr>
        <w:t xml:space="preserve"> *</w:t>
      </w:r>
      <w:bookmarkEnd w:id="283"/>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65"/>
        <w:gridCol w:w="3943"/>
        <w:gridCol w:w="607"/>
        <w:gridCol w:w="564"/>
        <w:gridCol w:w="564"/>
        <w:gridCol w:w="2588"/>
      </w:tblGrid>
      <w:tr w:rsidR="003719AD" w:rsidRPr="00A139D9" w14:paraId="29E73DB5" w14:textId="77777777" w:rsidTr="00393697">
        <w:trPr>
          <w:trHeight w:val="350"/>
        </w:trPr>
        <w:tc>
          <w:tcPr>
            <w:tcW w:w="274" w:type="pct"/>
            <w:shd w:val="clear" w:color="auto" w:fill="auto"/>
            <w:hideMark/>
          </w:tcPr>
          <w:p w14:paraId="76DBB316"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序號</w:t>
            </w:r>
          </w:p>
        </w:tc>
        <w:tc>
          <w:tcPr>
            <w:tcW w:w="711" w:type="pct"/>
            <w:shd w:val="clear" w:color="auto" w:fill="auto"/>
            <w:hideMark/>
          </w:tcPr>
          <w:p w14:paraId="6572491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英文名稱</w:t>
            </w:r>
          </w:p>
        </w:tc>
        <w:tc>
          <w:tcPr>
            <w:tcW w:w="1915" w:type="pct"/>
            <w:shd w:val="clear" w:color="auto" w:fill="auto"/>
            <w:hideMark/>
          </w:tcPr>
          <w:p w14:paraId="6C6A684B"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中文名稱</w:t>
            </w:r>
          </w:p>
        </w:tc>
        <w:tc>
          <w:tcPr>
            <w:tcW w:w="295" w:type="pct"/>
            <w:shd w:val="clear" w:color="auto" w:fill="auto"/>
            <w:hideMark/>
          </w:tcPr>
          <w:p w14:paraId="492FF1E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型態</w:t>
            </w:r>
          </w:p>
        </w:tc>
        <w:tc>
          <w:tcPr>
            <w:tcW w:w="274" w:type="pct"/>
            <w:shd w:val="clear" w:color="auto" w:fill="auto"/>
            <w:hideMark/>
          </w:tcPr>
          <w:p w14:paraId="4F5FA05A"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長度</w:t>
            </w:r>
          </w:p>
        </w:tc>
        <w:tc>
          <w:tcPr>
            <w:tcW w:w="274" w:type="pct"/>
          </w:tcPr>
          <w:p w14:paraId="654BBA45" w14:textId="4E371F70"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57" w:type="pct"/>
            <w:shd w:val="clear" w:color="auto" w:fill="auto"/>
            <w:hideMark/>
          </w:tcPr>
          <w:p w14:paraId="22978572" w14:textId="1BCEBD95"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欄位說明</w:t>
            </w:r>
          </w:p>
        </w:tc>
      </w:tr>
      <w:tr w:rsidR="003719AD" w:rsidRPr="00A139D9" w14:paraId="38278A5A" w14:textId="77777777" w:rsidTr="00393697">
        <w:trPr>
          <w:trHeight w:val="340"/>
        </w:trPr>
        <w:tc>
          <w:tcPr>
            <w:tcW w:w="274" w:type="pct"/>
            <w:shd w:val="clear" w:color="auto" w:fill="auto"/>
          </w:tcPr>
          <w:p w14:paraId="273713AF"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06FAECA1" w14:textId="77777777"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TranCode</w:t>
            </w:r>
            <w:proofErr w:type="spellEnd"/>
          </w:p>
        </w:tc>
        <w:tc>
          <w:tcPr>
            <w:tcW w:w="1915" w:type="pct"/>
            <w:shd w:val="clear" w:color="auto" w:fill="auto"/>
          </w:tcPr>
          <w:p w14:paraId="63549D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交易代號</w:t>
            </w:r>
          </w:p>
        </w:tc>
        <w:tc>
          <w:tcPr>
            <w:tcW w:w="295" w:type="pct"/>
            <w:shd w:val="clear" w:color="auto" w:fill="auto"/>
          </w:tcPr>
          <w:p w14:paraId="403D503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0B3B4A5D"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5</w:t>
            </w:r>
          </w:p>
        </w:tc>
        <w:tc>
          <w:tcPr>
            <w:tcW w:w="274" w:type="pct"/>
          </w:tcPr>
          <w:p w14:paraId="1BC50179" w14:textId="412D05F4"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7CA09957" w14:textId="2535CB4D"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L241</w:t>
            </w:r>
            <w:r>
              <w:rPr>
                <w:rFonts w:ascii="標楷體" w:eastAsia="標楷體" w:hAnsi="標楷體" w:cs="新細明體"/>
                <w:color w:val="000000"/>
                <w:kern w:val="0"/>
              </w:rPr>
              <w:t>8</w:t>
            </w:r>
          </w:p>
        </w:tc>
      </w:tr>
      <w:tr w:rsidR="003719AD" w:rsidRPr="00A139D9" w14:paraId="3271D50B" w14:textId="77777777" w:rsidTr="00393697">
        <w:trPr>
          <w:trHeight w:val="340"/>
        </w:trPr>
        <w:tc>
          <w:tcPr>
            <w:tcW w:w="274" w:type="pct"/>
            <w:shd w:val="clear" w:color="auto" w:fill="auto"/>
          </w:tcPr>
          <w:p w14:paraId="3E7F9903"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401DEEA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ClCode1</w:t>
            </w:r>
          </w:p>
        </w:tc>
        <w:tc>
          <w:tcPr>
            <w:tcW w:w="1915" w:type="pct"/>
            <w:shd w:val="clear" w:color="auto" w:fill="auto"/>
          </w:tcPr>
          <w:p w14:paraId="5759E32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w:t>
            </w:r>
          </w:p>
        </w:tc>
        <w:tc>
          <w:tcPr>
            <w:tcW w:w="295" w:type="pct"/>
            <w:shd w:val="clear" w:color="auto" w:fill="auto"/>
          </w:tcPr>
          <w:p w14:paraId="2E6BF82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7F1BD7B7"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1</w:t>
            </w:r>
          </w:p>
        </w:tc>
        <w:tc>
          <w:tcPr>
            <w:tcW w:w="274" w:type="pct"/>
          </w:tcPr>
          <w:p w14:paraId="071A60D8" w14:textId="5C1AD24C"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6A2F88BB" w14:textId="6FD630C8"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i</w:t>
            </w:r>
            <w:proofErr w:type="spellEnd"/>
            <w:r w:rsidRPr="00A139D9">
              <w:rPr>
                <w:rFonts w:ascii="標楷體" w:eastAsia="標楷體" w:hAnsi="標楷體" w:cs="新細明體"/>
                <w:color w:val="000000"/>
                <w:kern w:val="0"/>
              </w:rPr>
              <w:t>.必須輸入</w:t>
            </w:r>
          </w:p>
          <w:p w14:paraId="3C9D548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p>
          <w:p w14:paraId="7ABFF29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p>
          <w:p w14:paraId="30CB66C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3: </w:t>
            </w:r>
            <w:r w:rsidRPr="00A139D9">
              <w:rPr>
                <w:rFonts w:ascii="標楷體" w:eastAsia="標楷體" w:hAnsi="標楷體" w:cs="新細明體" w:hint="eastAsia"/>
                <w:color w:val="000000"/>
                <w:kern w:val="0"/>
              </w:rPr>
              <w:t>股票</w:t>
            </w:r>
            <w:r w:rsidRPr="00A139D9">
              <w:rPr>
                <w:rFonts w:ascii="標楷體" w:eastAsia="標楷體" w:hAnsi="標楷體" w:cs="新細明體"/>
                <w:color w:val="000000"/>
                <w:kern w:val="0"/>
              </w:rPr>
              <w:t>;</w:t>
            </w:r>
          </w:p>
          <w:p w14:paraId="0631950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4: </w:t>
            </w:r>
            <w:r w:rsidRPr="00A139D9">
              <w:rPr>
                <w:rFonts w:ascii="標楷體" w:eastAsia="標楷體" w:hAnsi="標楷體" w:cs="新細明體" w:hint="eastAsia"/>
                <w:color w:val="000000"/>
                <w:kern w:val="0"/>
              </w:rPr>
              <w:t>其他有價證券</w:t>
            </w:r>
            <w:r w:rsidRPr="00A139D9">
              <w:rPr>
                <w:rFonts w:ascii="標楷體" w:eastAsia="標楷體" w:hAnsi="標楷體" w:cs="新細明體"/>
                <w:color w:val="000000"/>
                <w:kern w:val="0"/>
              </w:rPr>
              <w:t>;</w:t>
            </w:r>
          </w:p>
          <w:p w14:paraId="372E75F2"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5: </w:t>
            </w:r>
            <w:r w:rsidRPr="00A139D9">
              <w:rPr>
                <w:rFonts w:ascii="標楷體" w:eastAsia="標楷體" w:hAnsi="標楷體" w:cs="新細明體" w:hint="eastAsia"/>
                <w:color w:val="000000"/>
                <w:kern w:val="0"/>
              </w:rPr>
              <w:t>銀行保證</w:t>
            </w:r>
            <w:r w:rsidRPr="00A139D9">
              <w:rPr>
                <w:rFonts w:ascii="標楷體" w:eastAsia="標楷體" w:hAnsi="標楷體" w:cs="新細明體"/>
                <w:color w:val="000000"/>
                <w:kern w:val="0"/>
              </w:rPr>
              <w:t>;</w:t>
            </w:r>
          </w:p>
          <w:p w14:paraId="0C6FA74C"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 </w:t>
            </w:r>
            <w:r w:rsidRPr="00A139D9">
              <w:rPr>
                <w:rFonts w:ascii="標楷體" w:eastAsia="標楷體" w:hAnsi="標楷體" w:cs="新細明體" w:hint="eastAsia"/>
                <w:color w:val="000000"/>
                <w:kern w:val="0"/>
              </w:rPr>
              <w:t>動產</w:t>
            </w:r>
          </w:p>
        </w:tc>
      </w:tr>
      <w:tr w:rsidR="003719AD" w:rsidRPr="00A139D9" w14:paraId="35B77A80" w14:textId="77777777" w:rsidTr="00393697">
        <w:trPr>
          <w:trHeight w:val="340"/>
        </w:trPr>
        <w:tc>
          <w:tcPr>
            <w:tcW w:w="274" w:type="pct"/>
            <w:shd w:val="clear" w:color="auto" w:fill="auto"/>
          </w:tcPr>
          <w:p w14:paraId="5406D6F2"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2570D47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ClCode2</w:t>
            </w:r>
          </w:p>
        </w:tc>
        <w:tc>
          <w:tcPr>
            <w:tcW w:w="1915" w:type="pct"/>
            <w:shd w:val="clear" w:color="auto" w:fill="auto"/>
          </w:tcPr>
          <w:p w14:paraId="749479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2</w:t>
            </w:r>
          </w:p>
        </w:tc>
        <w:tc>
          <w:tcPr>
            <w:tcW w:w="295" w:type="pct"/>
            <w:shd w:val="clear" w:color="auto" w:fill="auto"/>
          </w:tcPr>
          <w:p w14:paraId="7EFF750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2938EAB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2</w:t>
            </w:r>
          </w:p>
        </w:tc>
        <w:tc>
          <w:tcPr>
            <w:tcW w:w="274" w:type="pct"/>
          </w:tcPr>
          <w:p w14:paraId="59B10B4E" w14:textId="6C59655D"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0790C38D" w14:textId="1A01FF6F"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i</w:t>
            </w:r>
            <w:proofErr w:type="spellEnd"/>
            <w:r w:rsidRPr="00A139D9">
              <w:rPr>
                <w:rFonts w:ascii="標楷體" w:eastAsia="標楷體" w:hAnsi="標楷體" w:cs="新細明體"/>
                <w:color w:val="000000"/>
                <w:kern w:val="0"/>
              </w:rPr>
              <w:t>.必須輸入</w:t>
            </w:r>
          </w:p>
          <w:p w14:paraId="57AAA8A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1為1:房地時</w:t>
            </w:r>
          </w:p>
          <w:p w14:paraId="4913E9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w:t>
            </w:r>
          </w:p>
          <w:p w14:paraId="1BDE8DE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辦公</w:t>
            </w:r>
          </w:p>
          <w:p w14:paraId="43F695C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商場</w:t>
            </w:r>
          </w:p>
          <w:p w14:paraId="65DD02B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04: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廠房</w:t>
            </w:r>
          </w:p>
          <w:p w14:paraId="6ABDA68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05: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停車位</w:t>
            </w:r>
          </w:p>
          <w:p w14:paraId="08AB7666"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99: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w:t>
            </w:r>
          </w:p>
          <w:p w14:paraId="34E9CE3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1為2:土地時</w:t>
            </w:r>
          </w:p>
          <w:p w14:paraId="0899FA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住宅區</w:t>
            </w:r>
          </w:p>
          <w:p w14:paraId="1623B39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商業區</w:t>
            </w:r>
          </w:p>
          <w:p w14:paraId="72AD5F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工業區</w:t>
            </w:r>
          </w:p>
          <w:p w14:paraId="0022773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其他分區</w:t>
            </w:r>
          </w:p>
          <w:p w14:paraId="454448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10: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甲種建地</w:t>
            </w:r>
          </w:p>
          <w:p w14:paraId="6797A61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乙種建地</w:t>
            </w:r>
          </w:p>
          <w:p w14:paraId="3FCAC3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丙種建地</w:t>
            </w:r>
          </w:p>
          <w:p w14:paraId="60B8F47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丁種建地</w:t>
            </w:r>
          </w:p>
          <w:p w14:paraId="32880D7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其他用地</w:t>
            </w:r>
          </w:p>
          <w:p w14:paraId="287A69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1為3:</w:t>
            </w:r>
            <w:r w:rsidRPr="00A139D9">
              <w:rPr>
                <w:rFonts w:ascii="標楷體" w:eastAsia="標楷體" w:hAnsi="標楷體" w:cs="新細明體" w:hint="eastAsia"/>
                <w:color w:val="000000"/>
                <w:kern w:val="0"/>
              </w:rPr>
              <w:t>股票時</w:t>
            </w:r>
          </w:p>
          <w:p w14:paraId="7B2C2F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股票</w:t>
            </w:r>
          </w:p>
          <w:p w14:paraId="6939636F"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1為4:</w:t>
            </w:r>
            <w:r w:rsidRPr="00A139D9">
              <w:rPr>
                <w:rFonts w:ascii="標楷體" w:eastAsia="標楷體" w:hAnsi="標楷體" w:cs="新細明體" w:hint="eastAsia"/>
                <w:color w:val="000000"/>
                <w:kern w:val="0"/>
              </w:rPr>
              <w:t>其他有價證券時</w:t>
            </w:r>
          </w:p>
          <w:p w14:paraId="59A87C7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其他有價證券</w:t>
            </w:r>
          </w:p>
          <w:p w14:paraId="2FBB53E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lastRenderedPageBreak/>
              <w:t>擔保品代號</w:t>
            </w:r>
            <w:r w:rsidRPr="00A139D9">
              <w:rPr>
                <w:rFonts w:ascii="標楷體" w:eastAsia="標楷體" w:hAnsi="標楷體" w:cs="新細明體"/>
                <w:color w:val="000000"/>
                <w:kern w:val="0"/>
              </w:rPr>
              <w:t>1為5:</w:t>
            </w:r>
            <w:r w:rsidRPr="00A139D9">
              <w:rPr>
                <w:rFonts w:ascii="標楷體" w:eastAsia="標楷體" w:hAnsi="標楷體" w:cs="新細明體" w:hint="eastAsia"/>
                <w:color w:val="000000"/>
                <w:kern w:val="0"/>
              </w:rPr>
              <w:t>銀行保證時</w:t>
            </w:r>
          </w:p>
          <w:p w14:paraId="408E45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銀行保證</w:t>
            </w:r>
          </w:p>
          <w:p w14:paraId="2D05249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1為9:</w:t>
            </w:r>
            <w:r w:rsidRPr="00A139D9">
              <w:rPr>
                <w:rFonts w:ascii="標楷體" w:eastAsia="標楷體" w:hAnsi="標楷體" w:cs="新細明體" w:hint="eastAsia"/>
                <w:color w:val="000000"/>
                <w:kern w:val="0"/>
              </w:rPr>
              <w:t>動產時</w:t>
            </w:r>
          </w:p>
          <w:p w14:paraId="39588BB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車輛</w:t>
            </w:r>
          </w:p>
          <w:p w14:paraId="14F5D34A"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機器設備</w:t>
            </w:r>
          </w:p>
        </w:tc>
      </w:tr>
      <w:tr w:rsidR="003719AD" w:rsidRPr="00A139D9" w14:paraId="0D704693" w14:textId="77777777" w:rsidTr="00393697">
        <w:trPr>
          <w:trHeight w:val="340"/>
        </w:trPr>
        <w:tc>
          <w:tcPr>
            <w:tcW w:w="274" w:type="pct"/>
            <w:shd w:val="clear" w:color="auto" w:fill="auto"/>
          </w:tcPr>
          <w:p w14:paraId="5AE35851"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5EBFF0C4" w14:textId="77777777"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rPr>
              <w:t>ClNo</w:t>
            </w:r>
            <w:proofErr w:type="spellEnd"/>
          </w:p>
        </w:tc>
        <w:tc>
          <w:tcPr>
            <w:tcW w:w="1915" w:type="pct"/>
            <w:shd w:val="clear" w:color="auto" w:fill="auto"/>
          </w:tcPr>
          <w:p w14:paraId="04848B2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擔保品編號</w:t>
            </w:r>
          </w:p>
        </w:tc>
        <w:tc>
          <w:tcPr>
            <w:tcW w:w="295" w:type="pct"/>
            <w:shd w:val="clear" w:color="auto" w:fill="auto"/>
          </w:tcPr>
          <w:p w14:paraId="6BDA81D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38B359C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7</w:t>
            </w:r>
          </w:p>
        </w:tc>
        <w:tc>
          <w:tcPr>
            <w:tcW w:w="274" w:type="pct"/>
          </w:tcPr>
          <w:p w14:paraId="715A69D2" w14:textId="7B69C48E"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53876D13" w14:textId="780BA233"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i</w:t>
            </w:r>
            <w:proofErr w:type="spellEnd"/>
            <w:r w:rsidRPr="00A139D9">
              <w:rPr>
                <w:rFonts w:ascii="標楷體" w:eastAsia="標楷體" w:hAnsi="標楷體" w:cs="新細明體"/>
                <w:color w:val="000000"/>
                <w:kern w:val="0"/>
              </w:rPr>
              <w:t>.必須輸入</w:t>
            </w:r>
          </w:p>
        </w:tc>
      </w:tr>
      <w:tr w:rsidR="00DD025B" w:rsidRPr="00DD025B" w14:paraId="7322485C" w14:textId="77777777" w:rsidTr="00393697">
        <w:trPr>
          <w:trHeight w:val="340"/>
        </w:trPr>
        <w:tc>
          <w:tcPr>
            <w:tcW w:w="274" w:type="pct"/>
            <w:shd w:val="clear" w:color="auto" w:fill="auto"/>
          </w:tcPr>
          <w:p w14:paraId="2CD83466" w14:textId="77777777" w:rsidR="00DD025B" w:rsidRPr="00DD025B" w:rsidRDefault="00DD025B" w:rsidP="0078740E">
            <w:pPr>
              <w:pStyle w:val="af9"/>
              <w:widowControl/>
              <w:numPr>
                <w:ilvl w:val="0"/>
                <w:numId w:val="22"/>
              </w:numPr>
              <w:spacing w:after="48"/>
              <w:ind w:leftChars="0"/>
              <w:jc w:val="center"/>
              <w:rPr>
                <w:rFonts w:ascii="標楷體" w:eastAsia="標楷體" w:hAnsi="標楷體" w:cs="新細明體"/>
                <w:color w:val="FF0000"/>
                <w:kern w:val="0"/>
              </w:rPr>
            </w:pPr>
          </w:p>
        </w:tc>
        <w:tc>
          <w:tcPr>
            <w:tcW w:w="711" w:type="pct"/>
            <w:shd w:val="clear" w:color="auto" w:fill="auto"/>
          </w:tcPr>
          <w:p w14:paraId="7D5F077D" w14:textId="281F9749" w:rsidR="00DD025B" w:rsidRPr="00DD025B" w:rsidRDefault="00DD025B" w:rsidP="00DA4FCA">
            <w:pPr>
              <w:widowControl/>
              <w:rPr>
                <w:rFonts w:ascii="標楷體" w:eastAsia="標楷體" w:hAnsi="標楷體"/>
                <w:color w:val="FF0000"/>
                <w:highlight w:val="yellow"/>
              </w:rPr>
            </w:pPr>
            <w:proofErr w:type="spellStart"/>
            <w:r w:rsidRPr="00DD025B">
              <w:rPr>
                <w:rFonts w:ascii="標楷體" w:eastAsia="標楷體" w:hAnsi="標楷體" w:hint="eastAsia"/>
                <w:color w:val="FF0000"/>
                <w:highlight w:val="yellow"/>
              </w:rPr>
              <w:t>ClSeq</w:t>
            </w:r>
            <w:proofErr w:type="spellEnd"/>
          </w:p>
        </w:tc>
        <w:tc>
          <w:tcPr>
            <w:tcW w:w="1915" w:type="pct"/>
            <w:shd w:val="clear" w:color="auto" w:fill="auto"/>
          </w:tcPr>
          <w:p w14:paraId="41AF4FD4" w14:textId="30DCBC6C" w:rsidR="00DD025B" w:rsidRPr="00DD025B" w:rsidRDefault="00DD025B" w:rsidP="00DA4FCA">
            <w:pPr>
              <w:widowControl/>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他項權利</w:t>
            </w:r>
            <w:r w:rsidR="00FD3447">
              <w:rPr>
                <w:rFonts w:ascii="標楷體" w:eastAsia="標楷體" w:hAnsi="標楷體" w:cs="新細明體" w:hint="eastAsia"/>
                <w:color w:val="FF0000"/>
                <w:kern w:val="0"/>
                <w:highlight w:val="yellow"/>
              </w:rPr>
              <w:t>登記次</w:t>
            </w:r>
            <w:r w:rsidRPr="00DD025B">
              <w:rPr>
                <w:rFonts w:ascii="標楷體" w:eastAsia="標楷體" w:hAnsi="標楷體" w:cs="新細明體" w:hint="eastAsia"/>
                <w:color w:val="FF0000"/>
                <w:kern w:val="0"/>
                <w:highlight w:val="yellow"/>
              </w:rPr>
              <w:t>序</w:t>
            </w:r>
          </w:p>
        </w:tc>
        <w:tc>
          <w:tcPr>
            <w:tcW w:w="295" w:type="pct"/>
            <w:shd w:val="clear" w:color="auto" w:fill="auto"/>
          </w:tcPr>
          <w:p w14:paraId="7D9656F2" w14:textId="70BF73DB" w:rsidR="00DD025B" w:rsidRPr="00DD025B" w:rsidRDefault="0033475E" w:rsidP="00DA4FCA">
            <w:pPr>
              <w:widowControl/>
              <w:jc w:val="center"/>
              <w:rPr>
                <w:rFonts w:ascii="標楷體" w:eastAsia="標楷體" w:hAnsi="標楷體" w:cs="新細明體"/>
                <w:color w:val="FF0000"/>
                <w:kern w:val="0"/>
                <w:highlight w:val="yellow"/>
              </w:rPr>
            </w:pPr>
            <w:r w:rsidRPr="0033475E">
              <w:rPr>
                <w:rFonts w:ascii="標楷體" w:eastAsia="標楷體" w:hAnsi="標楷體" w:cs="新細明體"/>
                <w:color w:val="FF0000"/>
                <w:kern w:val="0"/>
                <w:highlight w:val="green"/>
              </w:rPr>
              <w:t>X</w:t>
            </w:r>
          </w:p>
        </w:tc>
        <w:tc>
          <w:tcPr>
            <w:tcW w:w="274" w:type="pct"/>
            <w:shd w:val="clear" w:color="auto" w:fill="auto"/>
          </w:tcPr>
          <w:p w14:paraId="0B928771" w14:textId="27E3D8EA"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color w:val="FF0000"/>
                <w:kern w:val="0"/>
                <w:highlight w:val="yellow"/>
              </w:rPr>
              <w:t>8</w:t>
            </w:r>
          </w:p>
        </w:tc>
        <w:tc>
          <w:tcPr>
            <w:tcW w:w="274" w:type="pct"/>
          </w:tcPr>
          <w:p w14:paraId="0F62A18B" w14:textId="099EA5CF" w:rsidR="00DD025B" w:rsidRPr="00DD025B" w:rsidRDefault="00DD025B" w:rsidP="00614F5B">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V</w:t>
            </w:r>
          </w:p>
        </w:tc>
        <w:tc>
          <w:tcPr>
            <w:tcW w:w="1257" w:type="pct"/>
            <w:shd w:val="clear" w:color="auto" w:fill="auto"/>
          </w:tcPr>
          <w:p w14:paraId="55DBFA68" w14:textId="55DA59CE" w:rsidR="00DD025B" w:rsidRPr="00DD025B" w:rsidRDefault="00DD025B" w:rsidP="00DA4FCA">
            <w:pPr>
              <w:widowControl/>
              <w:rPr>
                <w:rFonts w:ascii="標楷體" w:eastAsia="標楷體" w:hAnsi="標楷體" w:cs="新細明體"/>
                <w:color w:val="FF0000"/>
                <w:kern w:val="0"/>
              </w:rPr>
            </w:pPr>
            <w:r w:rsidRPr="00DD025B">
              <w:rPr>
                <w:rFonts w:ascii="標楷體" w:eastAsia="標楷體" w:hAnsi="標楷體" w:cs="新細明體" w:hint="eastAsia"/>
                <w:color w:val="FF0000"/>
                <w:kern w:val="0"/>
                <w:highlight w:val="yellow"/>
              </w:rPr>
              <w:t>9999-999</w:t>
            </w:r>
          </w:p>
        </w:tc>
      </w:tr>
      <w:tr w:rsidR="00DD025B" w:rsidRPr="00DD025B" w14:paraId="2D25F549"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1AF6E5AD" w14:textId="7AB5E4E1" w:rsidR="003719AD" w:rsidRPr="00DD025B" w:rsidRDefault="003719AD" w:rsidP="00614F5B">
            <w:pPr>
              <w:widowControl/>
              <w:rPr>
                <w:rFonts w:ascii="標楷體" w:eastAsia="標楷體" w:hAnsi="標楷體" w:cs="新細明體"/>
                <w:strike/>
                <w:color w:val="FF0000"/>
                <w:kern w:val="0"/>
                <w:highlight w:val="yellow"/>
              </w:rPr>
            </w:pPr>
            <w:r w:rsidRPr="00DD025B">
              <w:rPr>
                <w:rFonts w:ascii="標楷體" w:eastAsia="標楷體" w:hAnsi="標楷體" w:cs="新細明體"/>
                <w:strike/>
                <w:color w:val="FF0000"/>
                <w:kern w:val="0"/>
                <w:highlight w:val="yellow"/>
              </w:rPr>
              <w:t>5</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0CD5DE97" w14:textId="7D2F79C0" w:rsidR="003719AD" w:rsidRPr="00DD025B" w:rsidRDefault="003719AD" w:rsidP="00B84015">
            <w:pPr>
              <w:widowControl/>
              <w:rPr>
                <w:rFonts w:ascii="標楷體" w:eastAsia="標楷體" w:hAnsi="標楷體"/>
                <w:strike/>
                <w:color w:val="FF0000"/>
                <w:highlight w:val="yellow"/>
              </w:rPr>
            </w:pPr>
            <w:r w:rsidRPr="00DD025B">
              <w:rPr>
                <w:rFonts w:ascii="標楷體" w:eastAsia="標楷體" w:hAnsi="標楷體"/>
                <w:strike/>
                <w:color w:val="FF0000"/>
                <w:highlight w:val="yellow"/>
              </w:rPr>
              <w:t>L241</w:t>
            </w:r>
            <w:r w:rsidRPr="00DD025B">
              <w:rPr>
                <w:rFonts w:ascii="標楷體" w:eastAsia="標楷體" w:hAnsi="標楷體" w:hint="eastAsia"/>
                <w:strike/>
                <w:color w:val="FF0000"/>
                <w:highlight w:val="yellow"/>
              </w:rPr>
              <w:t>8</w:t>
            </w:r>
            <w:r w:rsidRPr="00DD025B">
              <w:rPr>
                <w:rFonts w:ascii="標楷體" w:eastAsia="標楷體" w:hAnsi="標楷體"/>
                <w:strike/>
                <w:color w:val="FF0000"/>
                <w:highlight w:val="yellow"/>
              </w:rPr>
              <w:t>Occurs</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03C8F7F0" w14:textId="77777777" w:rsidR="003719AD" w:rsidRPr="00DD025B" w:rsidRDefault="003719AD" w:rsidP="00B84015">
            <w:pPr>
              <w:widowControl/>
              <w:rPr>
                <w:rFonts w:ascii="標楷體" w:eastAsia="標楷體" w:hAnsi="標楷體"/>
                <w:strike/>
                <w:color w:val="FF0000"/>
                <w:highlight w:val="yellow"/>
              </w:rPr>
            </w:pP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4FDC64B0" w14:textId="77777777" w:rsidR="003719AD" w:rsidRPr="00DD025B" w:rsidRDefault="003719AD" w:rsidP="00B84015">
            <w:pPr>
              <w:widowControl/>
              <w:jc w:val="center"/>
              <w:rPr>
                <w:rFonts w:ascii="標楷體" w:eastAsia="標楷體" w:hAnsi="標楷體"/>
                <w:strike/>
                <w:color w:val="FF0000"/>
                <w:highlight w:val="yellow"/>
              </w:rPr>
            </w:pP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550F9E1C" w14:textId="77777777" w:rsidR="003719AD" w:rsidRPr="00DD025B" w:rsidRDefault="003719AD" w:rsidP="00B84015">
            <w:pPr>
              <w:widowControl/>
              <w:jc w:val="center"/>
              <w:rPr>
                <w:rFonts w:ascii="標楷體" w:eastAsia="標楷體" w:hAnsi="標楷體"/>
                <w:strike/>
                <w:color w:val="FF0000"/>
                <w:highlight w:val="yellow"/>
              </w:rPr>
            </w:pPr>
          </w:p>
        </w:tc>
        <w:tc>
          <w:tcPr>
            <w:tcW w:w="274" w:type="pct"/>
            <w:tcBorders>
              <w:top w:val="single" w:sz="4" w:space="0" w:color="auto"/>
              <w:left w:val="single" w:sz="4" w:space="0" w:color="auto"/>
              <w:bottom w:val="single" w:sz="4" w:space="0" w:color="auto"/>
              <w:right w:val="single" w:sz="4" w:space="0" w:color="auto"/>
            </w:tcBorders>
          </w:tcPr>
          <w:p w14:paraId="548099C7" w14:textId="77777777" w:rsidR="003719AD" w:rsidRPr="00DD025B" w:rsidRDefault="003719AD" w:rsidP="00614F5B">
            <w:pPr>
              <w:widowControl/>
              <w:jc w:val="center"/>
              <w:rPr>
                <w:rFonts w:ascii="標楷體" w:eastAsia="標楷體" w:hAnsi="標楷體" w:cs="新細明體"/>
                <w:strike/>
                <w:color w:val="FF0000"/>
                <w:kern w:val="0"/>
                <w:highlight w:val="yellow"/>
              </w:rPr>
            </w:pP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533180C5" w14:textId="3571FB91" w:rsidR="003719AD" w:rsidRPr="00DD025B" w:rsidRDefault="003719AD" w:rsidP="00B84015">
            <w:pPr>
              <w:widowControl/>
              <w:rPr>
                <w:rFonts w:ascii="標楷體" w:eastAsia="標楷體" w:hAnsi="標楷體" w:cs="新細明體"/>
                <w:strike/>
                <w:color w:val="FF0000"/>
                <w:kern w:val="0"/>
              </w:rPr>
            </w:pPr>
            <w:r w:rsidRPr="00DD025B">
              <w:rPr>
                <w:rFonts w:ascii="標楷體" w:eastAsia="標楷體" w:hAnsi="標楷體" w:cs="新細明體" w:hint="eastAsia"/>
                <w:strike/>
                <w:color w:val="FF0000"/>
                <w:kern w:val="0"/>
                <w:highlight w:val="yellow"/>
              </w:rPr>
              <w:t>可輸入多組</w:t>
            </w:r>
            <w:r w:rsidR="0036077E" w:rsidRPr="00DD025B">
              <w:rPr>
                <w:rFonts w:ascii="標楷體" w:eastAsia="標楷體" w:hAnsi="標楷體" w:cs="新細明體" w:hint="eastAsia"/>
                <w:strike/>
                <w:color w:val="FF0000"/>
                <w:kern w:val="0"/>
                <w:highlight w:val="yellow"/>
              </w:rPr>
              <w:t xml:space="preserve"> 最少需輸入一組</w:t>
            </w:r>
          </w:p>
        </w:tc>
      </w:tr>
      <w:tr w:rsidR="003719AD" w:rsidRPr="008F20B5" w14:paraId="37DDD67C"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243FC4B1" w14:textId="1C5F2231"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6</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3D69859B" w14:textId="1140C7C7" w:rsidR="003719AD" w:rsidRPr="00F772EE" w:rsidRDefault="00857C48" w:rsidP="00ED6024">
            <w:pPr>
              <w:widowControl/>
              <w:rPr>
                <w:rFonts w:ascii="標楷體" w:eastAsia="標楷體" w:hAnsi="標楷體"/>
                <w:highlight w:val="cyan"/>
              </w:rPr>
            </w:pPr>
            <w:proofErr w:type="spellStart"/>
            <w:r w:rsidRPr="00F772EE">
              <w:rPr>
                <w:rFonts w:ascii="標楷體" w:eastAsia="標楷體" w:hAnsi="標楷體"/>
                <w:highlight w:val="cyan"/>
              </w:rPr>
              <w:t>InCityX</w:t>
            </w:r>
            <w:proofErr w:type="spellEnd"/>
            <w:r w:rsidR="003719AD" w:rsidRPr="00F772EE">
              <w:rPr>
                <w:rFonts w:ascii="標楷體" w:eastAsia="標楷體" w:hAnsi="標楷體"/>
                <w:highlight w:val="cyan"/>
              </w:rPr>
              <w:t xml:space="preserve">           </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143753D8" w14:textId="2645BBE2" w:rsidR="003719AD" w:rsidRPr="00ED6024" w:rsidRDefault="003719AD" w:rsidP="00ED6024">
            <w:pPr>
              <w:widowControl/>
              <w:rPr>
                <w:rFonts w:ascii="標楷體" w:eastAsia="標楷體" w:hAnsi="標楷體"/>
              </w:rPr>
            </w:pPr>
            <w:r w:rsidRPr="008C566D">
              <w:rPr>
                <w:rFonts w:ascii="標楷體" w:eastAsia="標楷體" w:hAnsi="標楷體" w:hint="eastAsia"/>
              </w:rPr>
              <w:t>縣市</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2998325A" w14:textId="73C3E40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4ED078F7" w14:textId="2C9A11AA" w:rsidR="003719AD" w:rsidRPr="00F772EE" w:rsidRDefault="00857C48" w:rsidP="00ED6024">
            <w:pPr>
              <w:widowControl/>
              <w:jc w:val="center"/>
              <w:rPr>
                <w:rFonts w:ascii="標楷體" w:eastAsia="標楷體" w:hAnsi="標楷體"/>
                <w:highlight w:val="cyan"/>
              </w:rPr>
            </w:pPr>
            <w:r w:rsidRPr="00F772EE">
              <w:rPr>
                <w:rFonts w:ascii="標楷體" w:eastAsia="標楷體" w:hAnsi="標楷體" w:hint="eastAsia"/>
                <w:highlight w:val="cyan"/>
              </w:rPr>
              <w:t>40</w:t>
            </w:r>
          </w:p>
        </w:tc>
        <w:tc>
          <w:tcPr>
            <w:tcW w:w="274" w:type="pct"/>
            <w:tcBorders>
              <w:top w:val="single" w:sz="4" w:space="0" w:color="auto"/>
              <w:left w:val="single" w:sz="4" w:space="0" w:color="auto"/>
              <w:bottom w:val="single" w:sz="4" w:space="0" w:color="auto"/>
              <w:right w:val="single" w:sz="4" w:space="0" w:color="auto"/>
            </w:tcBorders>
          </w:tcPr>
          <w:p w14:paraId="3EABB6AC" w14:textId="5DF75D52"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EBD8681" w14:textId="6FE40898" w:rsidR="003719AD" w:rsidRPr="00F772EE" w:rsidRDefault="00857C48"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w:t>
            </w:r>
            <w:r w:rsidRPr="00F772EE">
              <w:rPr>
                <w:rFonts w:ascii="標楷體" w:eastAsia="標楷體" w:hAnsi="標楷體" w:cs="新細明體" w:hint="eastAsia"/>
                <w:color w:val="000000"/>
                <w:kern w:val="0"/>
                <w:highlight w:val="cyan"/>
              </w:rPr>
              <w:t>台北市</w:t>
            </w:r>
          </w:p>
        </w:tc>
      </w:tr>
      <w:tr w:rsidR="00393697" w:rsidRPr="008F20B5" w14:paraId="417613C2"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47A21CC" w14:textId="0EA388BF" w:rsidR="00393697" w:rsidRPr="00614F5B" w:rsidRDefault="00393697" w:rsidP="00393697">
            <w:pPr>
              <w:widowControl/>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6C6F6546" w14:textId="2F8DA967" w:rsidR="00393697" w:rsidRPr="00F772EE" w:rsidRDefault="00857C48" w:rsidP="00393697">
            <w:pPr>
              <w:widowControl/>
              <w:rPr>
                <w:rFonts w:ascii="標楷體" w:eastAsia="標楷體" w:hAnsi="標楷體"/>
                <w:highlight w:val="cyan"/>
              </w:rPr>
            </w:pPr>
            <w:proofErr w:type="spellStart"/>
            <w:r w:rsidRPr="00F772EE">
              <w:rPr>
                <w:rFonts w:ascii="標楷體" w:eastAsia="標楷體" w:hAnsi="標楷體"/>
                <w:highlight w:val="cyan"/>
              </w:rPr>
              <w:t>InLandAdmX</w:t>
            </w:r>
            <w:proofErr w:type="spellEnd"/>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088D2A4A" w14:textId="0BED709E" w:rsidR="00393697" w:rsidRPr="00ED6024" w:rsidRDefault="00393697" w:rsidP="00393697">
            <w:pPr>
              <w:widowControl/>
              <w:rPr>
                <w:rFonts w:ascii="標楷體" w:eastAsia="標楷體" w:hAnsi="標楷體"/>
              </w:rPr>
            </w:pPr>
            <w:r w:rsidRPr="008C566D">
              <w:rPr>
                <w:rFonts w:ascii="標楷體" w:eastAsia="標楷體" w:hAnsi="標楷體" w:hint="eastAsia"/>
              </w:rPr>
              <w:t>地政</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2A9C161A" w14:textId="16DC11E3" w:rsidR="00393697" w:rsidRPr="00ED6024" w:rsidRDefault="00393697" w:rsidP="00393697">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4108A648" w14:textId="0A50E36C" w:rsidR="00393697" w:rsidRPr="00F772EE" w:rsidRDefault="00857C48" w:rsidP="00393697">
            <w:pPr>
              <w:widowControl/>
              <w:jc w:val="center"/>
              <w:rPr>
                <w:rFonts w:ascii="標楷體" w:eastAsia="標楷體" w:hAnsi="標楷體"/>
                <w:highlight w:val="cyan"/>
              </w:rPr>
            </w:pPr>
            <w:r w:rsidRPr="00F772EE">
              <w:rPr>
                <w:rFonts w:ascii="標楷體" w:eastAsia="標楷體" w:hAnsi="標楷體" w:hint="eastAsia"/>
                <w:highlight w:val="cyan"/>
              </w:rPr>
              <w:t>40</w:t>
            </w:r>
          </w:p>
        </w:tc>
        <w:tc>
          <w:tcPr>
            <w:tcW w:w="274" w:type="pct"/>
            <w:tcBorders>
              <w:top w:val="single" w:sz="4" w:space="0" w:color="auto"/>
              <w:left w:val="single" w:sz="4" w:space="0" w:color="auto"/>
              <w:bottom w:val="single" w:sz="4" w:space="0" w:color="auto"/>
              <w:right w:val="single" w:sz="4" w:space="0" w:color="auto"/>
            </w:tcBorders>
          </w:tcPr>
          <w:p w14:paraId="77FD28BA" w14:textId="1980F7F5" w:rsidR="00393697" w:rsidRPr="008F20B5" w:rsidRDefault="00393697" w:rsidP="0039369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03DFF2E6" w14:textId="1D79B13D" w:rsidR="00393697" w:rsidRPr="00F772EE" w:rsidRDefault="00857C48" w:rsidP="00393697">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w:t>
            </w:r>
            <w:r w:rsidRPr="00F772EE">
              <w:rPr>
                <w:rFonts w:ascii="標楷體" w:eastAsia="標楷體" w:hAnsi="標楷體" w:cs="新細明體" w:hint="eastAsia"/>
                <w:color w:val="000000"/>
                <w:kern w:val="0"/>
                <w:highlight w:val="cyan"/>
              </w:rPr>
              <w:t>建成</w:t>
            </w:r>
          </w:p>
        </w:tc>
      </w:tr>
      <w:tr w:rsidR="003719AD" w:rsidRPr="008F20B5" w14:paraId="7C5F3392"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69E0C7C6" w14:textId="1BCF4A9D"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8</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6F5CF003" w14:textId="2935640A" w:rsidR="003719AD" w:rsidRPr="008F20B5" w:rsidRDefault="003719AD" w:rsidP="00ED6024">
            <w:pPr>
              <w:widowControl/>
              <w:rPr>
                <w:rFonts w:ascii="標楷體" w:eastAsia="標楷體" w:hAnsi="標楷體"/>
              </w:rPr>
            </w:pPr>
            <w:proofErr w:type="spellStart"/>
            <w:r w:rsidRPr="00ED6024">
              <w:rPr>
                <w:rFonts w:ascii="標楷體" w:eastAsia="標楷體" w:hAnsi="標楷體"/>
              </w:rPr>
              <w:t>RecYear</w:t>
            </w:r>
            <w:proofErr w:type="spellEnd"/>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5B70914F" w14:textId="0831C418" w:rsidR="003719AD" w:rsidRPr="00ED6024" w:rsidRDefault="003719AD" w:rsidP="00ED6024">
            <w:pPr>
              <w:widowControl/>
              <w:rPr>
                <w:rFonts w:ascii="標楷體" w:eastAsia="標楷體" w:hAnsi="標楷體"/>
              </w:rPr>
            </w:pPr>
            <w:r w:rsidRPr="008C566D">
              <w:rPr>
                <w:rFonts w:ascii="標楷體" w:eastAsia="標楷體" w:hAnsi="標楷體" w:hint="eastAsia"/>
              </w:rPr>
              <w:t>收件年</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08836509" w14:textId="4273C25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33C7BBE0" w14:textId="630C70EA" w:rsidR="003719AD" w:rsidRPr="00614F5B" w:rsidRDefault="00A11667" w:rsidP="00393697">
            <w:pPr>
              <w:widowControl/>
              <w:jc w:val="center"/>
              <w:rPr>
                <w:rFonts w:ascii="標楷體" w:eastAsia="標楷體" w:hAnsi="標楷體"/>
              </w:rPr>
            </w:pPr>
            <w:r w:rsidRPr="008C566D">
              <w:rPr>
                <w:rFonts w:ascii="標楷體" w:eastAsia="標楷體" w:hAnsi="標楷體"/>
              </w:rPr>
              <w:t>3</w:t>
            </w:r>
          </w:p>
        </w:tc>
        <w:tc>
          <w:tcPr>
            <w:tcW w:w="274" w:type="pct"/>
            <w:tcBorders>
              <w:top w:val="single" w:sz="4" w:space="0" w:color="auto"/>
              <w:left w:val="single" w:sz="4" w:space="0" w:color="auto"/>
              <w:bottom w:val="single" w:sz="4" w:space="0" w:color="auto"/>
              <w:right w:val="single" w:sz="4" w:space="0" w:color="auto"/>
            </w:tcBorders>
          </w:tcPr>
          <w:p w14:paraId="7CEB99F3" w14:textId="5ECCA0A8"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107F3D4C" w14:textId="30DF5064" w:rsidR="003719AD" w:rsidRPr="00F772EE" w:rsidRDefault="008D4B9B"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X.102</w:t>
            </w:r>
          </w:p>
        </w:tc>
      </w:tr>
      <w:tr w:rsidR="003719AD" w:rsidRPr="008F20B5" w14:paraId="5B548554"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6B4A5342" w14:textId="6C84A75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1D69087C" w14:textId="20B2A667" w:rsidR="003719AD" w:rsidRPr="008F20B5" w:rsidRDefault="002D58F8" w:rsidP="00ED6024">
            <w:pPr>
              <w:widowControl/>
              <w:rPr>
                <w:rFonts w:ascii="標楷體" w:eastAsia="標楷體" w:hAnsi="標楷體"/>
              </w:rPr>
            </w:pPr>
            <w:proofErr w:type="spellStart"/>
            <w:r w:rsidRPr="00F772EE">
              <w:rPr>
                <w:rFonts w:ascii="標楷體" w:eastAsia="標楷體" w:hAnsi="標楷體"/>
                <w:highlight w:val="cyan"/>
              </w:rPr>
              <w:t>InRecWordX</w:t>
            </w:r>
            <w:proofErr w:type="spellEnd"/>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61773A1D" w14:textId="07F4CCFD" w:rsidR="003719AD" w:rsidRPr="00ED6024" w:rsidRDefault="003719AD" w:rsidP="00ED6024">
            <w:pPr>
              <w:widowControl/>
              <w:rPr>
                <w:rFonts w:ascii="標楷體" w:eastAsia="標楷體" w:hAnsi="標楷體"/>
              </w:rPr>
            </w:pPr>
            <w:r w:rsidRPr="008C566D">
              <w:rPr>
                <w:rFonts w:ascii="標楷體" w:eastAsia="標楷體" w:hAnsi="標楷體" w:hint="eastAsia"/>
              </w:rPr>
              <w:t>收件字</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35FD45CC" w14:textId="2B94940C"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506B8617" w14:textId="4680DDDE" w:rsidR="003719AD" w:rsidRPr="00614F5B" w:rsidRDefault="002D58F8" w:rsidP="00393697">
            <w:pPr>
              <w:widowControl/>
              <w:jc w:val="center"/>
              <w:rPr>
                <w:rFonts w:ascii="標楷體" w:eastAsia="標楷體" w:hAnsi="標楷體"/>
              </w:rPr>
            </w:pPr>
            <w:r w:rsidRPr="00F772EE">
              <w:rPr>
                <w:rFonts w:ascii="標楷體" w:eastAsia="標楷體" w:hAnsi="標楷體" w:hint="eastAsia"/>
                <w:highlight w:val="cyan"/>
              </w:rPr>
              <w:t>40</w:t>
            </w:r>
          </w:p>
        </w:tc>
        <w:tc>
          <w:tcPr>
            <w:tcW w:w="274" w:type="pct"/>
            <w:tcBorders>
              <w:top w:val="single" w:sz="4" w:space="0" w:color="auto"/>
              <w:left w:val="single" w:sz="4" w:space="0" w:color="auto"/>
              <w:bottom w:val="single" w:sz="4" w:space="0" w:color="auto"/>
              <w:right w:val="single" w:sz="4" w:space="0" w:color="auto"/>
            </w:tcBorders>
          </w:tcPr>
          <w:p w14:paraId="7BAB1B6D" w14:textId="043FC4AD"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665CD64" w14:textId="77777777" w:rsidR="003719AD" w:rsidRPr="00F772EE" w:rsidRDefault="002D58F8"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w:t>
            </w:r>
            <w:r w:rsidRPr="00F772EE">
              <w:rPr>
                <w:rFonts w:ascii="標楷體" w:eastAsia="標楷體" w:hAnsi="標楷體" w:cs="新細明體" w:hint="eastAsia"/>
                <w:color w:val="000000"/>
                <w:kern w:val="0"/>
                <w:highlight w:val="cyan"/>
              </w:rPr>
              <w:t>萬華</w:t>
            </w:r>
          </w:p>
          <w:p w14:paraId="4803F82C" w14:textId="4F4BB4D9" w:rsidR="002D58F8" w:rsidRPr="00F772EE" w:rsidRDefault="002D58F8" w:rsidP="00ED6024">
            <w:pPr>
              <w:widowControl/>
              <w:rPr>
                <w:rFonts w:ascii="標楷體" w:eastAsia="標楷體" w:hAnsi="標楷體" w:cs="新細明體"/>
                <w:color w:val="000000"/>
                <w:kern w:val="0"/>
                <w:highlight w:val="cyan"/>
              </w:rPr>
            </w:pPr>
          </w:p>
        </w:tc>
      </w:tr>
      <w:tr w:rsidR="003719AD" w:rsidRPr="008F20B5" w14:paraId="0B3B1155"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48BBD15" w14:textId="6FED050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10</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0FE1B91B" w14:textId="075AB3F0" w:rsidR="003719AD" w:rsidRPr="008F20B5" w:rsidRDefault="003719AD" w:rsidP="00ED6024">
            <w:pPr>
              <w:widowControl/>
              <w:rPr>
                <w:rFonts w:ascii="標楷體" w:eastAsia="標楷體" w:hAnsi="標楷體"/>
              </w:rPr>
            </w:pPr>
            <w:proofErr w:type="spellStart"/>
            <w:r w:rsidRPr="00ED6024">
              <w:rPr>
                <w:rFonts w:ascii="標楷體" w:eastAsia="標楷體" w:hAnsi="標楷體"/>
              </w:rPr>
              <w:t>RecNumber</w:t>
            </w:r>
            <w:proofErr w:type="spellEnd"/>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6186F88E" w14:textId="372639C3" w:rsidR="003719AD" w:rsidRPr="00ED6024" w:rsidRDefault="003719AD" w:rsidP="00ED6024">
            <w:pPr>
              <w:widowControl/>
              <w:rPr>
                <w:rFonts w:ascii="標楷體" w:eastAsia="標楷體" w:hAnsi="標楷體"/>
              </w:rPr>
            </w:pPr>
            <w:r w:rsidRPr="008C566D">
              <w:rPr>
                <w:rFonts w:ascii="標楷體" w:eastAsia="標楷體" w:hAnsi="標楷體" w:hint="eastAsia"/>
              </w:rPr>
              <w:t>收件號</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11FA3ED3" w14:textId="420868D8"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4848D2F5" w14:textId="21F422EE" w:rsidR="003719AD" w:rsidRPr="00614F5B" w:rsidRDefault="00857C48" w:rsidP="00393697">
            <w:pPr>
              <w:widowControl/>
              <w:jc w:val="center"/>
              <w:rPr>
                <w:rFonts w:ascii="標楷體" w:eastAsia="標楷體" w:hAnsi="標楷體"/>
              </w:rPr>
            </w:pPr>
            <w:r>
              <w:rPr>
                <w:rFonts w:ascii="標楷體" w:eastAsia="標楷體" w:hAnsi="標楷體" w:hint="eastAsia"/>
              </w:rPr>
              <w:t>6</w:t>
            </w:r>
          </w:p>
        </w:tc>
        <w:tc>
          <w:tcPr>
            <w:tcW w:w="274" w:type="pct"/>
            <w:tcBorders>
              <w:top w:val="single" w:sz="4" w:space="0" w:color="auto"/>
              <w:left w:val="single" w:sz="4" w:space="0" w:color="auto"/>
              <w:bottom w:val="single" w:sz="4" w:space="0" w:color="auto"/>
              <w:right w:val="single" w:sz="4" w:space="0" w:color="auto"/>
            </w:tcBorders>
          </w:tcPr>
          <w:p w14:paraId="62060F37" w14:textId="34CB40A1"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CD1E496" w14:textId="3387E65E" w:rsidR="003719AD" w:rsidRPr="00F772EE" w:rsidRDefault="002D58F8"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X.001234</w:t>
            </w:r>
          </w:p>
        </w:tc>
      </w:tr>
      <w:tr w:rsidR="003719AD" w:rsidRPr="00A139D9" w14:paraId="3EBC11DC"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392B3439" w14:textId="1BF602E0"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11</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497F3B6F" w14:textId="775CD104" w:rsidR="003719AD" w:rsidRPr="00ED6024" w:rsidRDefault="003719AD" w:rsidP="00B84015">
            <w:pPr>
              <w:widowControl/>
              <w:rPr>
                <w:rFonts w:ascii="標楷體" w:eastAsia="標楷體" w:hAnsi="標楷體"/>
              </w:rPr>
            </w:pPr>
            <w:proofErr w:type="spellStart"/>
            <w:r w:rsidRPr="00ED6024">
              <w:rPr>
                <w:rFonts w:ascii="標楷體" w:eastAsia="標楷體" w:hAnsi="標楷體"/>
              </w:rPr>
              <w:t>RightsNote</w:t>
            </w:r>
            <w:proofErr w:type="spellEnd"/>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3117EB2A"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權利價值說明</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7DA57BED"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509032DA" w14:textId="7D10816C" w:rsidR="003719AD" w:rsidRPr="00ED6024" w:rsidRDefault="003719AD" w:rsidP="00B84015">
            <w:pPr>
              <w:widowControl/>
              <w:jc w:val="center"/>
              <w:rPr>
                <w:rFonts w:ascii="標楷體" w:eastAsia="標楷體" w:hAnsi="標楷體"/>
              </w:rPr>
            </w:pPr>
            <w:r w:rsidRPr="00F772EE">
              <w:rPr>
                <w:rFonts w:ascii="標楷體" w:eastAsia="標楷體" w:hAnsi="標楷體"/>
                <w:highlight w:val="cyan"/>
              </w:rPr>
              <w:t>2</w:t>
            </w:r>
          </w:p>
        </w:tc>
        <w:tc>
          <w:tcPr>
            <w:tcW w:w="274" w:type="pct"/>
            <w:tcBorders>
              <w:top w:val="single" w:sz="4" w:space="0" w:color="auto"/>
              <w:left w:val="single" w:sz="4" w:space="0" w:color="auto"/>
              <w:bottom w:val="single" w:sz="4" w:space="0" w:color="auto"/>
              <w:right w:val="single" w:sz="4" w:space="0" w:color="auto"/>
            </w:tcBorders>
          </w:tcPr>
          <w:p w14:paraId="382ABCE3" w14:textId="11767BD3"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46FBA37F" w14:textId="31FFC25E" w:rsidR="00E52FEF" w:rsidRPr="00A139D9" w:rsidRDefault="00695EED" w:rsidP="00695EED">
            <w:pPr>
              <w:widowControl/>
              <w:rPr>
                <w:rFonts w:ascii="標楷體" w:eastAsia="標楷體" w:hAnsi="標楷體" w:cs="新細明體"/>
                <w:color w:val="000000"/>
                <w:kern w:val="0"/>
              </w:rPr>
            </w:pPr>
            <w:r w:rsidRPr="00695EED">
              <w:rPr>
                <w:rFonts w:ascii="標楷體" w:eastAsia="標楷體" w:hAnsi="標楷體" w:cs="新細明體" w:hint="eastAsia"/>
                <w:color w:val="000000"/>
                <w:kern w:val="0"/>
                <w:highlight w:val="cyan"/>
              </w:rPr>
              <w:t>空白</w:t>
            </w:r>
          </w:p>
        </w:tc>
      </w:tr>
      <w:tr w:rsidR="003719AD" w:rsidRPr="00A139D9" w14:paraId="37423438"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005ECC7" w14:textId="6A382584"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12</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0E596F8E" w14:textId="2A2BCC07" w:rsidR="003719AD" w:rsidRPr="00ED6024" w:rsidRDefault="0077645E" w:rsidP="00B84015">
            <w:pPr>
              <w:widowControl/>
              <w:rPr>
                <w:rFonts w:ascii="標楷體" w:eastAsia="標楷體" w:hAnsi="標楷體"/>
              </w:rPr>
            </w:pPr>
            <w:proofErr w:type="spellStart"/>
            <w:r w:rsidRPr="0077645E">
              <w:rPr>
                <w:rFonts w:ascii="標楷體" w:eastAsia="標楷體" w:hAnsi="標楷體"/>
                <w:highlight w:val="magenta"/>
              </w:rPr>
              <w:t>TimSecuredTotal</w:t>
            </w:r>
            <w:proofErr w:type="spellEnd"/>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18194539"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擔保債權總金額</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1C815CBF" w14:textId="110C0A43" w:rsidR="003719AD" w:rsidRPr="00ED6024" w:rsidRDefault="00F772EE" w:rsidP="00B84015">
            <w:pPr>
              <w:widowControl/>
              <w:jc w:val="center"/>
              <w:rPr>
                <w:rFonts w:ascii="標楷體" w:eastAsia="標楷體" w:hAnsi="標楷體"/>
              </w:rPr>
            </w:pPr>
            <w:r w:rsidRPr="00734BEF">
              <w:rPr>
                <w:rFonts w:ascii="標楷體" w:eastAsia="標楷體" w:hAnsi="標楷體" w:hint="eastAsia"/>
                <w:highlight w:val="cyan"/>
              </w:rPr>
              <w:t>9</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29CFD857"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14</w:t>
            </w:r>
          </w:p>
        </w:tc>
        <w:tc>
          <w:tcPr>
            <w:tcW w:w="274" w:type="pct"/>
            <w:tcBorders>
              <w:top w:val="single" w:sz="4" w:space="0" w:color="auto"/>
              <w:left w:val="single" w:sz="4" w:space="0" w:color="auto"/>
              <w:bottom w:val="single" w:sz="4" w:space="0" w:color="auto"/>
              <w:right w:val="single" w:sz="4" w:space="0" w:color="auto"/>
            </w:tcBorders>
          </w:tcPr>
          <w:p w14:paraId="59C60B82" w14:textId="3CBBD33F"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5AB49FD" w14:textId="5A9D25F5" w:rsidR="003719AD" w:rsidRPr="00A139D9" w:rsidRDefault="003719AD" w:rsidP="00B84015">
            <w:pPr>
              <w:widowControl/>
              <w:rPr>
                <w:rFonts w:ascii="標楷體" w:eastAsia="標楷體" w:hAnsi="標楷體" w:cs="新細明體"/>
                <w:color w:val="000000"/>
                <w:kern w:val="0"/>
              </w:rPr>
            </w:pPr>
          </w:p>
        </w:tc>
      </w:tr>
      <w:tr w:rsidR="000D3E7E" w:rsidRPr="00A139D9" w14:paraId="1A25E2EA"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66C9873" w14:textId="1EB89D9F" w:rsidR="000D3E7E" w:rsidRDefault="008D56F5" w:rsidP="000D3E7E">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13</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1F2161C7" w14:textId="2C34401C" w:rsidR="000D3E7E" w:rsidRPr="00734BEF" w:rsidRDefault="000D3E7E" w:rsidP="000D3E7E">
            <w:pPr>
              <w:widowControl/>
              <w:rPr>
                <w:rFonts w:ascii="標楷體" w:eastAsia="標楷體" w:hAnsi="標楷體"/>
                <w:highlight w:val="cyan"/>
              </w:rPr>
            </w:pPr>
            <w:proofErr w:type="spellStart"/>
            <w:r w:rsidRPr="00E205FB">
              <w:rPr>
                <w:rFonts w:ascii="標楷體" w:eastAsia="標楷體" w:hAnsi="標楷體"/>
                <w:highlight w:val="cyan"/>
              </w:rPr>
              <w:t>SecuredDate</w:t>
            </w:r>
            <w:proofErr w:type="spellEnd"/>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5EB0C0BE" w14:textId="6B8C2E90" w:rsidR="000D3E7E" w:rsidRPr="00734BEF" w:rsidRDefault="000D3E7E" w:rsidP="000D3E7E">
            <w:pPr>
              <w:widowControl/>
              <w:rPr>
                <w:rFonts w:ascii="標楷體" w:eastAsia="標楷體" w:hAnsi="標楷體"/>
                <w:highlight w:val="cyan"/>
              </w:rPr>
            </w:pPr>
            <w:r w:rsidRPr="00734BEF">
              <w:rPr>
                <w:rFonts w:ascii="標楷體" w:eastAsia="標楷體" w:hAnsi="標楷體" w:hint="eastAsia"/>
                <w:highlight w:val="cyan"/>
              </w:rPr>
              <w:t>擔保債權確定日期</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3DDF34BB" w14:textId="7BE33395" w:rsidR="000D3E7E" w:rsidRPr="00734BEF" w:rsidRDefault="000D3E7E" w:rsidP="000D3E7E">
            <w:pPr>
              <w:widowControl/>
              <w:jc w:val="center"/>
              <w:rPr>
                <w:rFonts w:ascii="標楷體" w:eastAsia="標楷體" w:hAnsi="標楷體"/>
                <w:highlight w:val="cyan"/>
              </w:rPr>
            </w:pPr>
            <w:r w:rsidRPr="00734BEF">
              <w:rPr>
                <w:rFonts w:ascii="標楷體" w:eastAsia="標楷體" w:hAnsi="標楷體" w:hint="eastAsia"/>
                <w:highlight w:val="cyan"/>
              </w:rPr>
              <w:t>9</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36F6BF81" w14:textId="563EE346" w:rsidR="000D3E7E" w:rsidRPr="00734BEF" w:rsidRDefault="000D3E7E" w:rsidP="000D3E7E">
            <w:pPr>
              <w:widowControl/>
              <w:jc w:val="center"/>
              <w:rPr>
                <w:rFonts w:ascii="標楷體" w:eastAsia="標楷體" w:hAnsi="標楷體"/>
                <w:highlight w:val="cyan"/>
              </w:rPr>
            </w:pPr>
            <w:r w:rsidRPr="00734BEF">
              <w:rPr>
                <w:rFonts w:ascii="標楷體" w:eastAsia="標楷體" w:hAnsi="標楷體" w:hint="eastAsia"/>
                <w:highlight w:val="cyan"/>
              </w:rPr>
              <w:t>7</w:t>
            </w:r>
          </w:p>
        </w:tc>
        <w:tc>
          <w:tcPr>
            <w:tcW w:w="274" w:type="pct"/>
            <w:tcBorders>
              <w:top w:val="single" w:sz="4" w:space="0" w:color="auto"/>
              <w:left w:val="single" w:sz="4" w:space="0" w:color="auto"/>
              <w:bottom w:val="single" w:sz="4" w:space="0" w:color="auto"/>
              <w:right w:val="single" w:sz="4" w:space="0" w:color="auto"/>
            </w:tcBorders>
          </w:tcPr>
          <w:p w14:paraId="331D7BF9" w14:textId="45A1CFEB" w:rsidR="000D3E7E" w:rsidRPr="00734BEF" w:rsidRDefault="000D3E7E" w:rsidP="000D3E7E">
            <w:pPr>
              <w:widowControl/>
              <w:jc w:val="center"/>
              <w:rPr>
                <w:rFonts w:ascii="標楷體" w:eastAsia="標楷體" w:hAnsi="標楷體" w:cs="新細明體"/>
                <w:color w:val="000000"/>
                <w:kern w:val="0"/>
                <w:highlight w:val="cyan"/>
              </w:rPr>
            </w:pPr>
            <w:r w:rsidRPr="00734BEF">
              <w:rPr>
                <w:rFonts w:ascii="標楷體" w:eastAsia="標楷體" w:hAnsi="標楷體" w:cs="新細明體" w:hint="eastAsia"/>
                <w:color w:val="000000"/>
                <w:kern w:val="0"/>
                <w:highlight w:val="cyan"/>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0D29DD92" w14:textId="6BB23BE4" w:rsidR="000D3E7E" w:rsidRPr="00A139D9" w:rsidRDefault="000D3E7E" w:rsidP="000D3E7E">
            <w:pPr>
              <w:widowControl/>
              <w:rPr>
                <w:rFonts w:ascii="標楷體" w:eastAsia="標楷體" w:hAnsi="標楷體" w:cs="新細明體"/>
                <w:color w:val="000000"/>
                <w:kern w:val="0"/>
              </w:rPr>
            </w:pPr>
            <w:proofErr w:type="spellStart"/>
            <w:r w:rsidRPr="008D3FD4">
              <w:rPr>
                <w:rFonts w:ascii="標楷體" w:eastAsia="標楷體" w:hAnsi="標楷體" w:cs="新細明體"/>
                <w:kern w:val="0"/>
                <w:highlight w:val="cyan"/>
              </w:rPr>
              <w:t>yyymmdd</w:t>
            </w:r>
            <w:proofErr w:type="spellEnd"/>
          </w:p>
        </w:tc>
      </w:tr>
      <w:tr w:rsidR="00473D1D" w:rsidRPr="00A139D9" w14:paraId="190C22F7"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38DA062F" w14:textId="0EF2A6AC" w:rsidR="00473D1D" w:rsidRDefault="00964F6F" w:rsidP="00F772EE">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w:t>
            </w:r>
            <w:r>
              <w:rPr>
                <w:rFonts w:ascii="標楷體" w:eastAsia="標楷體" w:hAnsi="標楷體" w:cs="新細明體"/>
                <w:color w:val="000000"/>
                <w:kern w:val="0"/>
              </w:rPr>
              <w:t>4</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1F2BFC70" w14:textId="5DAF6F91" w:rsidR="00473D1D" w:rsidRPr="00DE43AA" w:rsidRDefault="00473D1D" w:rsidP="00F772EE">
            <w:pPr>
              <w:widowControl/>
              <w:rPr>
                <w:rFonts w:ascii="標楷體" w:eastAsia="標楷體" w:hAnsi="標楷體"/>
                <w:highlight w:val="cyan"/>
              </w:rPr>
            </w:pPr>
            <w:r w:rsidRPr="00473D1D">
              <w:rPr>
                <w:rFonts w:ascii="標楷體" w:eastAsia="標楷體" w:hAnsi="標楷體"/>
                <w:highlight w:val="cyan"/>
              </w:rPr>
              <w:t>Location</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75801379" w14:textId="4F0034F9" w:rsidR="00473D1D" w:rsidRPr="00DE43AA" w:rsidRDefault="00473D1D" w:rsidP="00F772EE">
            <w:pPr>
              <w:widowControl/>
              <w:rPr>
                <w:rFonts w:ascii="標楷體" w:eastAsia="標楷體" w:hAnsi="標楷體"/>
                <w:highlight w:val="cyan"/>
              </w:rPr>
            </w:pPr>
            <w:r>
              <w:rPr>
                <w:rFonts w:ascii="標楷體" w:eastAsia="標楷體" w:hAnsi="標楷體" w:hint="eastAsia"/>
                <w:highlight w:val="cyan"/>
              </w:rPr>
              <w:t>建物坐落地號</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4D781167" w14:textId="6963CC8E" w:rsidR="00473D1D" w:rsidRPr="00DE43AA" w:rsidRDefault="00473D1D" w:rsidP="00F772EE">
            <w:pPr>
              <w:widowControl/>
              <w:jc w:val="center"/>
              <w:rPr>
                <w:rFonts w:ascii="標楷體" w:eastAsia="標楷體" w:hAnsi="標楷體"/>
                <w:highlight w:val="cyan"/>
              </w:rPr>
            </w:pPr>
            <w:r>
              <w:rPr>
                <w:rFonts w:ascii="標楷體" w:eastAsia="標楷體" w:hAnsi="標楷體" w:hint="eastAsia"/>
                <w:highlight w:val="cyan"/>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12406D6B" w14:textId="4A573829" w:rsidR="00473D1D" w:rsidRPr="00DE43AA" w:rsidRDefault="00473D1D" w:rsidP="00F772EE">
            <w:pPr>
              <w:widowControl/>
              <w:jc w:val="center"/>
              <w:rPr>
                <w:rFonts w:ascii="標楷體" w:eastAsia="標楷體" w:hAnsi="標楷體"/>
                <w:highlight w:val="cyan"/>
              </w:rPr>
            </w:pPr>
            <w:r>
              <w:rPr>
                <w:rFonts w:ascii="標楷體" w:eastAsia="標楷體" w:hAnsi="標楷體" w:hint="eastAsia"/>
                <w:highlight w:val="cyan"/>
              </w:rPr>
              <w:t>4</w:t>
            </w:r>
            <w:r>
              <w:rPr>
                <w:rFonts w:ascii="標楷體" w:eastAsia="標楷體" w:hAnsi="標楷體"/>
                <w:highlight w:val="cyan"/>
              </w:rPr>
              <w:t>0</w:t>
            </w:r>
          </w:p>
        </w:tc>
        <w:tc>
          <w:tcPr>
            <w:tcW w:w="274" w:type="pct"/>
            <w:tcBorders>
              <w:top w:val="single" w:sz="4" w:space="0" w:color="auto"/>
              <w:left w:val="single" w:sz="4" w:space="0" w:color="auto"/>
              <w:bottom w:val="single" w:sz="4" w:space="0" w:color="auto"/>
              <w:right w:val="single" w:sz="4" w:space="0" w:color="auto"/>
            </w:tcBorders>
          </w:tcPr>
          <w:p w14:paraId="4CB262E9" w14:textId="75014AA8" w:rsidR="00473D1D" w:rsidRDefault="00473D1D" w:rsidP="00F772EE">
            <w:pPr>
              <w:widowControl/>
              <w:jc w:val="center"/>
              <w:rPr>
                <w:rFonts w:ascii="標楷體" w:eastAsia="標楷體" w:hAnsi="標楷體" w:cs="新細明體"/>
                <w:color w:val="000000"/>
                <w:kern w:val="0"/>
              </w:rPr>
            </w:pP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72895198" w14:textId="6186A0AA" w:rsidR="00473D1D" w:rsidRPr="00A139D9" w:rsidRDefault="00473D1D" w:rsidP="00F772EE">
            <w:pPr>
              <w:widowControl/>
              <w:rPr>
                <w:rFonts w:ascii="標楷體" w:eastAsia="標楷體" w:hAnsi="標楷體" w:cs="新細明體"/>
                <w:color w:val="000000"/>
                <w:kern w:val="0"/>
              </w:rPr>
            </w:pPr>
            <w:r w:rsidRPr="00C67E4A">
              <w:rPr>
                <w:rFonts w:ascii="標楷體" w:eastAsia="標楷體" w:hAnsi="標楷體" w:cs="新細明體" w:hint="eastAsia"/>
                <w:color w:val="000000"/>
                <w:kern w:val="0"/>
                <w:highlight w:val="cyan"/>
              </w:rPr>
              <w:t>E</w:t>
            </w:r>
            <w:r w:rsidRPr="00C67E4A">
              <w:rPr>
                <w:rFonts w:ascii="標楷體" w:eastAsia="標楷體" w:hAnsi="標楷體" w:cs="新細明體"/>
                <w:color w:val="000000"/>
                <w:kern w:val="0"/>
                <w:highlight w:val="cyan"/>
              </w:rPr>
              <w:t>X.</w:t>
            </w:r>
            <w:r w:rsidRPr="00C67E4A">
              <w:rPr>
                <w:rFonts w:ascii="標楷體" w:eastAsia="標楷體" w:hAnsi="標楷體" w:cs="新細明體" w:hint="eastAsia"/>
                <w:color w:val="000000"/>
                <w:kern w:val="0"/>
                <w:highlight w:val="cyan"/>
              </w:rPr>
              <w:t>青年段一小段0086-0001</w:t>
            </w:r>
          </w:p>
        </w:tc>
      </w:tr>
      <w:tr w:rsidR="0043378D" w:rsidRPr="00A139D9" w14:paraId="7EE72A50"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367F4ED9" w14:textId="2DCA6E73" w:rsidR="0043378D" w:rsidRDefault="0043378D" w:rsidP="00F772EE">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w:t>
            </w:r>
            <w:r>
              <w:rPr>
                <w:rFonts w:ascii="標楷體" w:eastAsia="標楷體" w:hAnsi="標楷體" w:cs="新細明體"/>
                <w:color w:val="000000"/>
                <w:kern w:val="0"/>
              </w:rPr>
              <w:t>5</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4D00A3E3" w14:textId="544B79D3" w:rsidR="0043378D" w:rsidRPr="00473D1D" w:rsidRDefault="0043378D" w:rsidP="00F772EE">
            <w:pPr>
              <w:widowControl/>
              <w:rPr>
                <w:rFonts w:ascii="標楷體" w:eastAsia="標楷體" w:hAnsi="標楷體"/>
                <w:highlight w:val="cyan"/>
              </w:rPr>
            </w:pPr>
            <w:proofErr w:type="spellStart"/>
            <w:r>
              <w:rPr>
                <w:rFonts w:ascii="標楷體" w:eastAsia="標楷體" w:hAnsi="標楷體"/>
                <w:highlight w:val="cyan"/>
              </w:rPr>
              <w:t>A</w:t>
            </w:r>
            <w:r>
              <w:rPr>
                <w:rFonts w:ascii="標楷體" w:eastAsia="標楷體" w:hAnsi="標楷體" w:hint="eastAsia"/>
                <w:highlight w:val="cyan"/>
              </w:rPr>
              <w:t>pproveNo</w:t>
            </w:r>
            <w:proofErr w:type="spellEnd"/>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2C9C1920" w14:textId="795B6CA6" w:rsidR="0043378D" w:rsidRDefault="0043378D" w:rsidP="00F772EE">
            <w:pPr>
              <w:widowControl/>
              <w:rPr>
                <w:rFonts w:ascii="標楷體" w:eastAsia="標楷體" w:hAnsi="標楷體"/>
                <w:highlight w:val="cyan"/>
              </w:rPr>
            </w:pPr>
            <w:r>
              <w:rPr>
                <w:rFonts w:ascii="標楷體" w:eastAsia="標楷體" w:hAnsi="標楷體" w:hint="eastAsia"/>
                <w:highlight w:val="cyan"/>
              </w:rPr>
              <w:t>核准號碼</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7B7CBC69" w14:textId="050524C4" w:rsidR="0043378D" w:rsidRPr="00062A56" w:rsidRDefault="0043378D" w:rsidP="00F772EE">
            <w:pPr>
              <w:widowControl/>
              <w:jc w:val="center"/>
              <w:rPr>
                <w:rFonts w:ascii="標楷體" w:eastAsia="標楷體" w:hAnsi="標楷體"/>
                <w:highlight w:val="cyan"/>
              </w:rPr>
            </w:pPr>
            <w:r w:rsidRPr="00062A56">
              <w:rPr>
                <w:rFonts w:ascii="標楷體" w:eastAsia="標楷體" w:hAnsi="標楷體" w:hint="eastAsia"/>
                <w:highlight w:val="cyan"/>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7B54F589" w14:textId="17B3D4C4" w:rsidR="0043378D" w:rsidRPr="00062A56" w:rsidRDefault="0043378D" w:rsidP="00F772EE">
            <w:pPr>
              <w:widowControl/>
              <w:jc w:val="center"/>
              <w:rPr>
                <w:rFonts w:ascii="標楷體" w:eastAsia="標楷體" w:hAnsi="標楷體"/>
                <w:highlight w:val="cyan"/>
              </w:rPr>
            </w:pPr>
            <w:r w:rsidRPr="00062A56">
              <w:rPr>
                <w:rFonts w:ascii="標楷體" w:eastAsia="標楷體" w:hAnsi="標楷體" w:hint="eastAsia"/>
                <w:highlight w:val="cyan"/>
              </w:rPr>
              <w:t>7</w:t>
            </w:r>
          </w:p>
        </w:tc>
        <w:tc>
          <w:tcPr>
            <w:tcW w:w="274" w:type="pct"/>
            <w:tcBorders>
              <w:top w:val="single" w:sz="4" w:space="0" w:color="auto"/>
              <w:left w:val="single" w:sz="4" w:space="0" w:color="auto"/>
              <w:bottom w:val="single" w:sz="4" w:space="0" w:color="auto"/>
              <w:right w:val="single" w:sz="4" w:space="0" w:color="auto"/>
            </w:tcBorders>
          </w:tcPr>
          <w:p w14:paraId="055C9078" w14:textId="5403B7E2" w:rsidR="0043378D" w:rsidRPr="00062A56" w:rsidRDefault="00062A56" w:rsidP="00F772EE">
            <w:pPr>
              <w:widowControl/>
              <w:jc w:val="center"/>
              <w:rPr>
                <w:rFonts w:ascii="標楷體" w:eastAsia="標楷體" w:hAnsi="標楷體" w:cs="新細明體"/>
                <w:color w:val="000000"/>
                <w:kern w:val="0"/>
                <w:highlight w:val="cyan"/>
              </w:rPr>
            </w:pPr>
            <w:r w:rsidRPr="00062A56">
              <w:rPr>
                <w:rFonts w:ascii="標楷體" w:eastAsia="標楷體" w:hAnsi="標楷體" w:cs="新細明體" w:hint="eastAsia"/>
                <w:color w:val="000000"/>
                <w:kern w:val="0"/>
                <w:highlight w:val="cyan"/>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4B1EFD45" w14:textId="77777777" w:rsidR="0043378D" w:rsidRPr="00062A56" w:rsidRDefault="0043378D" w:rsidP="00F772EE">
            <w:pPr>
              <w:widowControl/>
              <w:rPr>
                <w:rFonts w:ascii="標楷體" w:eastAsia="標楷體" w:hAnsi="標楷體" w:cs="新細明體"/>
                <w:color w:val="000000"/>
                <w:kern w:val="0"/>
              </w:rPr>
            </w:pPr>
          </w:p>
        </w:tc>
      </w:tr>
    </w:tbl>
    <w:p w14:paraId="0D9A0AC5" w14:textId="77777777" w:rsidR="00A06F6A" w:rsidRDefault="00A06F6A" w:rsidP="00A06F6A">
      <w:pPr>
        <w:widowControl/>
        <w:rPr>
          <w:rFonts w:ascii="標楷體" w:eastAsia="標楷體" w:hAnsi="標楷體"/>
        </w:rPr>
      </w:pPr>
    </w:p>
    <w:p w14:paraId="699BCF80" w14:textId="77777777" w:rsidR="00A06F6A" w:rsidRDefault="00A06F6A" w:rsidP="00A06F6A">
      <w:pPr>
        <w:widowControl/>
        <w:rPr>
          <w:rFonts w:ascii="標楷體" w:eastAsia="標楷體" w:hAnsi="標楷體"/>
        </w:rPr>
      </w:pPr>
    </w:p>
    <w:p w14:paraId="794C6E5B" w14:textId="75974A6D" w:rsidR="00A06F6A" w:rsidRDefault="00A06F6A" w:rsidP="00583560">
      <w:pPr>
        <w:widowControl/>
        <w:rPr>
          <w:rFonts w:ascii="標楷體" w:eastAsia="標楷體" w:hAnsi="標楷體"/>
        </w:rPr>
      </w:pPr>
    </w:p>
    <w:p w14:paraId="261292E7" w14:textId="28608A3F" w:rsidR="00A139D9" w:rsidRDefault="00A139D9">
      <w:pPr>
        <w:widowControl/>
        <w:rPr>
          <w:rFonts w:ascii="標楷體" w:eastAsia="標楷體" w:hAnsi="標楷體"/>
        </w:rPr>
      </w:pPr>
      <w:r>
        <w:rPr>
          <w:rFonts w:ascii="標楷體" w:eastAsia="標楷體" w:hAnsi="標楷體"/>
        </w:rPr>
        <w:br w:type="page"/>
      </w:r>
    </w:p>
    <w:p w14:paraId="1AA4696E" w14:textId="77777777" w:rsidR="00A139D9" w:rsidRPr="004A1C2C" w:rsidRDefault="00A139D9" w:rsidP="00A139D9">
      <w:pPr>
        <w:widowControl/>
        <w:rPr>
          <w:rFonts w:ascii="標楷體" w:eastAsia="標楷體" w:hAnsi="標楷體"/>
        </w:rPr>
      </w:pPr>
    </w:p>
    <w:p w14:paraId="319A70D3" w14:textId="5CB1AE4E" w:rsidR="00A139D9" w:rsidRPr="006B5312" w:rsidRDefault="00A139D9" w:rsidP="0078740E">
      <w:pPr>
        <w:pStyle w:val="3"/>
        <w:numPr>
          <w:ilvl w:val="2"/>
          <w:numId w:val="7"/>
        </w:numPr>
        <w:spacing w:before="0"/>
        <w:rPr>
          <w:rFonts w:ascii="標楷體" w:hAnsi="標楷體"/>
          <w:b/>
          <w:szCs w:val="32"/>
        </w:rPr>
      </w:pPr>
      <w:bookmarkStart w:id="284" w:name="_L7911_戶號查詢"/>
      <w:bookmarkStart w:id="285" w:name="_Toc90483166"/>
      <w:bookmarkStart w:id="286" w:name="_Toc90483421"/>
      <w:bookmarkStart w:id="287" w:name="_Toc90483537"/>
      <w:bookmarkStart w:id="288" w:name="_Toc90483763"/>
      <w:bookmarkStart w:id="289" w:name="_Toc90490035"/>
      <w:bookmarkStart w:id="290" w:name="_Toc140244555"/>
      <w:bookmarkEnd w:id="284"/>
      <w:r w:rsidRPr="006B5312">
        <w:rPr>
          <w:rFonts w:ascii="標楷體" w:hAnsi="標楷體" w:hint="eastAsia"/>
          <w:b/>
          <w:szCs w:val="32"/>
        </w:rPr>
        <w:t>L7911 戶號查詢</w:t>
      </w:r>
      <w:bookmarkEnd w:id="285"/>
      <w:bookmarkEnd w:id="286"/>
      <w:bookmarkEnd w:id="287"/>
      <w:bookmarkEnd w:id="288"/>
      <w:bookmarkEnd w:id="289"/>
      <w:r w:rsidR="00CA3C83" w:rsidRPr="006B5312">
        <w:rPr>
          <w:rFonts w:ascii="標楷體" w:hAnsi="標楷體" w:hint="eastAsia"/>
          <w:b/>
          <w:szCs w:val="32"/>
        </w:rPr>
        <w:t xml:space="preserve"> </w:t>
      </w:r>
      <w:r w:rsidR="008807A2">
        <w:rPr>
          <w:rFonts w:ascii="標楷體" w:hAnsi="標楷體" w:hint="eastAsia"/>
          <w:b/>
          <w:szCs w:val="32"/>
        </w:rPr>
        <w:t>*</w:t>
      </w:r>
      <w:bookmarkEnd w:id="2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1176"/>
        <w:gridCol w:w="1239"/>
        <w:gridCol w:w="816"/>
        <w:gridCol w:w="1082"/>
        <w:gridCol w:w="905"/>
        <w:gridCol w:w="613"/>
        <w:gridCol w:w="662"/>
        <w:gridCol w:w="3167"/>
      </w:tblGrid>
      <w:tr w:rsidR="001D77CF" w:rsidRPr="00362205" w14:paraId="02DD266D" w14:textId="77777777" w:rsidTr="007C31B7">
        <w:trPr>
          <w:trHeight w:val="388"/>
          <w:jc w:val="center"/>
        </w:trPr>
        <w:tc>
          <w:tcPr>
            <w:tcW w:w="534" w:type="dxa"/>
            <w:vMerge w:val="restart"/>
            <w:shd w:val="clear" w:color="auto" w:fill="D9D9D9" w:themeFill="background1" w:themeFillShade="D9"/>
          </w:tcPr>
          <w:p w14:paraId="5A44E370" w14:textId="77777777" w:rsidR="001D77CF" w:rsidRPr="00362205" w:rsidRDefault="001D77CF" w:rsidP="007C31B7">
            <w:pPr>
              <w:rPr>
                <w:rFonts w:ascii="標楷體" w:eastAsia="標楷體" w:hAnsi="標楷體"/>
              </w:rPr>
            </w:pPr>
            <w:bookmarkStart w:id="291" w:name="_Hlk73452143"/>
            <w:r w:rsidRPr="00362205">
              <w:rPr>
                <w:rFonts w:ascii="標楷體" w:eastAsia="標楷體" w:hAnsi="標楷體"/>
              </w:rPr>
              <w:t>序號</w:t>
            </w:r>
          </w:p>
        </w:tc>
        <w:tc>
          <w:tcPr>
            <w:tcW w:w="1174" w:type="dxa"/>
            <w:vMerge w:val="restart"/>
            <w:shd w:val="clear" w:color="auto" w:fill="D9D9D9" w:themeFill="background1" w:themeFillShade="D9"/>
          </w:tcPr>
          <w:p w14:paraId="1FD6212C"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40" w:type="dxa"/>
            <w:vMerge w:val="restart"/>
            <w:shd w:val="clear" w:color="auto" w:fill="D9D9D9" w:themeFill="background1" w:themeFillShade="D9"/>
          </w:tcPr>
          <w:p w14:paraId="74C35485"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048E73B9"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8" w:type="dxa"/>
            <w:vMerge w:val="restart"/>
            <w:shd w:val="clear" w:color="auto" w:fill="D9D9D9" w:themeFill="background1" w:themeFillShade="D9"/>
          </w:tcPr>
          <w:p w14:paraId="67FA27FE"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56C4D777" w14:textId="77777777" w:rsidTr="007C31B7">
        <w:trPr>
          <w:trHeight w:val="244"/>
          <w:jc w:val="center"/>
        </w:trPr>
        <w:tc>
          <w:tcPr>
            <w:tcW w:w="534" w:type="dxa"/>
            <w:vMerge/>
            <w:shd w:val="clear" w:color="auto" w:fill="D9D9D9" w:themeFill="background1" w:themeFillShade="D9"/>
          </w:tcPr>
          <w:p w14:paraId="7917CD54" w14:textId="77777777" w:rsidR="001D77CF" w:rsidRPr="00362205" w:rsidRDefault="001D77CF" w:rsidP="007C31B7">
            <w:pPr>
              <w:rPr>
                <w:rFonts w:ascii="標楷體" w:eastAsia="標楷體" w:hAnsi="標楷體"/>
              </w:rPr>
            </w:pPr>
          </w:p>
        </w:tc>
        <w:tc>
          <w:tcPr>
            <w:tcW w:w="1174" w:type="dxa"/>
            <w:vMerge/>
            <w:shd w:val="clear" w:color="auto" w:fill="D9D9D9" w:themeFill="background1" w:themeFillShade="D9"/>
          </w:tcPr>
          <w:p w14:paraId="212D1664" w14:textId="77777777" w:rsidR="001D77CF" w:rsidRPr="00362205" w:rsidRDefault="001D77CF" w:rsidP="007C31B7">
            <w:pPr>
              <w:rPr>
                <w:rFonts w:ascii="標楷體" w:eastAsia="標楷體" w:hAnsi="標楷體"/>
              </w:rPr>
            </w:pPr>
          </w:p>
        </w:tc>
        <w:tc>
          <w:tcPr>
            <w:tcW w:w="1240" w:type="dxa"/>
            <w:vMerge/>
            <w:shd w:val="clear" w:color="auto" w:fill="D9D9D9" w:themeFill="background1" w:themeFillShade="D9"/>
          </w:tcPr>
          <w:p w14:paraId="59C0C315"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5308E4C7"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173D9291"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302C8A36"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37BF02AC"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35D65E25"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8" w:type="dxa"/>
            <w:vMerge/>
            <w:shd w:val="clear" w:color="auto" w:fill="D9D9D9" w:themeFill="background1" w:themeFillShade="D9"/>
          </w:tcPr>
          <w:p w14:paraId="7BE68D3A" w14:textId="77777777" w:rsidR="001D77CF" w:rsidRPr="00362205" w:rsidRDefault="001D77CF" w:rsidP="007C31B7">
            <w:pPr>
              <w:rPr>
                <w:rFonts w:ascii="標楷體" w:eastAsia="標楷體" w:hAnsi="標楷體"/>
              </w:rPr>
            </w:pPr>
          </w:p>
        </w:tc>
      </w:tr>
      <w:tr w:rsidR="001D77CF" w:rsidRPr="00362205" w14:paraId="04E1E0D5" w14:textId="77777777" w:rsidTr="007C31B7">
        <w:trPr>
          <w:trHeight w:val="244"/>
          <w:jc w:val="center"/>
        </w:trPr>
        <w:tc>
          <w:tcPr>
            <w:tcW w:w="534" w:type="dxa"/>
          </w:tcPr>
          <w:p w14:paraId="588AD190"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4" w:type="dxa"/>
          </w:tcPr>
          <w:p w14:paraId="60965947" w14:textId="77777777" w:rsidR="001D77CF" w:rsidRPr="0029020B" w:rsidRDefault="001D77CF" w:rsidP="007C31B7">
            <w:pPr>
              <w:rPr>
                <w:rFonts w:ascii="標楷體" w:eastAsia="標楷體" w:hAnsi="標楷體" w:cs="新細明體"/>
                <w:color w:val="000000"/>
                <w:kern w:val="0"/>
              </w:rPr>
            </w:pPr>
            <w:proofErr w:type="spellStart"/>
            <w:r w:rsidRPr="0029020B">
              <w:rPr>
                <w:rFonts w:ascii="標楷體" w:eastAsia="標楷體" w:hAnsi="標楷體" w:cs="新細明體"/>
                <w:color w:val="000000"/>
                <w:kern w:val="0"/>
              </w:rPr>
              <w:t>TranCode</w:t>
            </w:r>
            <w:proofErr w:type="spellEnd"/>
          </w:p>
        </w:tc>
        <w:tc>
          <w:tcPr>
            <w:tcW w:w="1240" w:type="dxa"/>
          </w:tcPr>
          <w:p w14:paraId="02EBDC14"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2D66923B" w14:textId="77777777" w:rsidR="001D77CF" w:rsidRPr="00362205" w:rsidRDefault="001D77CF" w:rsidP="007C31B7">
            <w:pPr>
              <w:rPr>
                <w:rFonts w:ascii="標楷體" w:eastAsia="標楷體" w:hAnsi="標楷體"/>
              </w:rPr>
            </w:pPr>
          </w:p>
        </w:tc>
        <w:tc>
          <w:tcPr>
            <w:tcW w:w="1082" w:type="dxa"/>
          </w:tcPr>
          <w:p w14:paraId="5304A64B" w14:textId="77777777" w:rsidR="001D77CF" w:rsidRPr="00362205" w:rsidRDefault="001D77CF" w:rsidP="007C31B7">
            <w:pPr>
              <w:rPr>
                <w:rFonts w:ascii="標楷體" w:eastAsia="標楷體" w:hAnsi="標楷體"/>
              </w:rPr>
            </w:pPr>
            <w:r>
              <w:rPr>
                <w:rFonts w:ascii="標楷體" w:eastAsia="標楷體" w:hAnsi="標楷體" w:hint="eastAsia"/>
              </w:rPr>
              <w:t>L</w:t>
            </w:r>
            <w:r>
              <w:rPr>
                <w:rFonts w:ascii="標楷體" w:eastAsia="標楷體" w:hAnsi="標楷體"/>
              </w:rPr>
              <w:t>7911</w:t>
            </w:r>
          </w:p>
        </w:tc>
        <w:tc>
          <w:tcPr>
            <w:tcW w:w="905" w:type="dxa"/>
          </w:tcPr>
          <w:p w14:paraId="746C7950" w14:textId="77777777" w:rsidR="001D77CF" w:rsidRPr="00362205" w:rsidRDefault="001D77CF" w:rsidP="007C31B7">
            <w:pPr>
              <w:rPr>
                <w:rFonts w:ascii="標楷體" w:eastAsia="標楷體" w:hAnsi="標楷體"/>
              </w:rPr>
            </w:pPr>
          </w:p>
        </w:tc>
        <w:tc>
          <w:tcPr>
            <w:tcW w:w="613" w:type="dxa"/>
          </w:tcPr>
          <w:p w14:paraId="0076EBC0" w14:textId="77777777" w:rsidR="001D77CF" w:rsidRPr="00362205" w:rsidRDefault="001D77CF" w:rsidP="007C31B7">
            <w:pPr>
              <w:rPr>
                <w:rFonts w:ascii="標楷體" w:eastAsia="標楷體" w:hAnsi="標楷體"/>
              </w:rPr>
            </w:pPr>
          </w:p>
        </w:tc>
        <w:tc>
          <w:tcPr>
            <w:tcW w:w="662" w:type="dxa"/>
          </w:tcPr>
          <w:p w14:paraId="6D3ED7A0"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8" w:type="dxa"/>
          </w:tcPr>
          <w:p w14:paraId="1EE2FBC8" w14:textId="77777777" w:rsidR="001D77CF" w:rsidRPr="00362205" w:rsidRDefault="001D77CF" w:rsidP="007C31B7">
            <w:pPr>
              <w:rPr>
                <w:rFonts w:ascii="標楷體" w:eastAsia="標楷體" w:hAnsi="標楷體"/>
              </w:rPr>
            </w:pPr>
            <w:r>
              <w:rPr>
                <w:rFonts w:ascii="標楷體" w:eastAsia="標楷體" w:hAnsi="標楷體"/>
              </w:rPr>
              <w:t>L7911</w:t>
            </w:r>
          </w:p>
        </w:tc>
      </w:tr>
      <w:tr w:rsidR="001D77CF" w:rsidRPr="00362205" w14:paraId="3EC1F6F1" w14:textId="77777777" w:rsidTr="007C31B7">
        <w:trPr>
          <w:trHeight w:val="244"/>
          <w:jc w:val="center"/>
        </w:trPr>
        <w:tc>
          <w:tcPr>
            <w:tcW w:w="534" w:type="dxa"/>
          </w:tcPr>
          <w:p w14:paraId="687AEF31"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4" w:type="dxa"/>
          </w:tcPr>
          <w:p w14:paraId="4F372442" w14:textId="77777777" w:rsidR="001D77CF" w:rsidRPr="00797D01" w:rsidRDefault="001D77CF" w:rsidP="007C31B7">
            <w:pPr>
              <w:rPr>
                <w:rFonts w:ascii="標楷體" w:eastAsia="標楷體" w:hAnsi="標楷體" w:cs="新細明體"/>
                <w:color w:val="000000"/>
                <w:kern w:val="0"/>
              </w:rPr>
            </w:pPr>
            <w:proofErr w:type="spellStart"/>
            <w:r w:rsidRPr="00797D01">
              <w:rPr>
                <w:rFonts w:ascii="標楷體" w:eastAsia="標楷體" w:hAnsi="標楷體"/>
              </w:rPr>
              <w:t>CustId</w:t>
            </w:r>
            <w:proofErr w:type="spellEnd"/>
          </w:p>
        </w:tc>
        <w:tc>
          <w:tcPr>
            <w:tcW w:w="1240" w:type="dxa"/>
          </w:tcPr>
          <w:p w14:paraId="1176E2AD"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8E2D381" w14:textId="77777777" w:rsidR="001D77CF" w:rsidRDefault="001D77CF" w:rsidP="007C31B7">
            <w:pPr>
              <w:rPr>
                <w:rFonts w:ascii="標楷體" w:eastAsia="標楷體" w:hAnsi="標楷體"/>
              </w:rPr>
            </w:pPr>
            <w:r>
              <w:rPr>
                <w:rFonts w:ascii="標楷體" w:eastAsia="標楷體" w:hAnsi="標楷體" w:hint="eastAsia"/>
              </w:rPr>
              <w:t>10</w:t>
            </w:r>
          </w:p>
        </w:tc>
        <w:tc>
          <w:tcPr>
            <w:tcW w:w="1082" w:type="dxa"/>
          </w:tcPr>
          <w:p w14:paraId="50D8A85F" w14:textId="77777777" w:rsidR="001D77CF" w:rsidRPr="00362205" w:rsidRDefault="001D77CF" w:rsidP="007C31B7">
            <w:pPr>
              <w:rPr>
                <w:rFonts w:ascii="標楷體" w:eastAsia="標楷體" w:hAnsi="標楷體"/>
              </w:rPr>
            </w:pPr>
          </w:p>
        </w:tc>
        <w:tc>
          <w:tcPr>
            <w:tcW w:w="905" w:type="dxa"/>
          </w:tcPr>
          <w:p w14:paraId="22C01A4F" w14:textId="77777777" w:rsidR="001D77CF" w:rsidRPr="00362205" w:rsidRDefault="001D77CF" w:rsidP="007C31B7">
            <w:pPr>
              <w:rPr>
                <w:rFonts w:ascii="標楷體" w:eastAsia="標楷體" w:hAnsi="標楷體"/>
              </w:rPr>
            </w:pPr>
          </w:p>
        </w:tc>
        <w:tc>
          <w:tcPr>
            <w:tcW w:w="613" w:type="dxa"/>
          </w:tcPr>
          <w:p w14:paraId="3EBDFB5A"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19607D72"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8" w:type="dxa"/>
          </w:tcPr>
          <w:p w14:paraId="25B93869" w14:textId="77777777" w:rsidR="001D77CF" w:rsidRDefault="001D77CF" w:rsidP="0078740E">
            <w:pPr>
              <w:pStyle w:val="af9"/>
              <w:widowControl/>
              <w:numPr>
                <w:ilvl w:val="0"/>
                <w:numId w:val="25"/>
              </w:numPr>
              <w:ind w:leftChars="0" w:left="240" w:hanging="240"/>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4DB5DE40" w14:textId="77777777" w:rsidR="001D77CF" w:rsidRDefault="001D77CF" w:rsidP="007C31B7">
            <w:pPr>
              <w:widowControl/>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51C0960" w14:textId="77777777" w:rsidR="001D77CF" w:rsidRPr="002E20D2" w:rsidRDefault="001D77CF" w:rsidP="007C31B7">
            <w:pPr>
              <w:widowControl/>
              <w:ind w:left="514" w:hangingChars="214" w:hanging="514"/>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2FA096B2" w14:textId="77777777" w:rsidR="001D77CF" w:rsidRPr="00014827" w:rsidRDefault="001D77CF" w:rsidP="0078740E">
            <w:pPr>
              <w:pStyle w:val="af9"/>
              <w:numPr>
                <w:ilvl w:val="0"/>
                <w:numId w:val="25"/>
              </w:numPr>
              <w:ind w:leftChars="0" w:left="240" w:hanging="240"/>
              <w:rPr>
                <w:rFonts w:ascii="標楷體" w:eastAsia="標楷體" w:hAnsi="標楷體"/>
              </w:rPr>
            </w:pPr>
            <w:proofErr w:type="spellStart"/>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roofErr w:type="spellEnd"/>
          </w:p>
        </w:tc>
      </w:tr>
    </w:tbl>
    <w:p w14:paraId="322B51F2" w14:textId="77777777" w:rsidR="001D77CF" w:rsidRDefault="001D77CF" w:rsidP="001D77CF">
      <w:pPr>
        <w:widowControl/>
        <w:rPr>
          <w:rFonts w:ascii="標楷體" w:eastAsia="標楷體" w:hAnsi="標楷體"/>
        </w:rPr>
      </w:pPr>
    </w:p>
    <w:p w14:paraId="42F374F3"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0DC76CE4" w14:textId="77777777" w:rsidTr="007C31B7">
        <w:tc>
          <w:tcPr>
            <w:tcW w:w="851" w:type="dxa"/>
            <w:shd w:val="clear" w:color="auto" w:fill="D9D9D9" w:themeFill="background1" w:themeFillShade="D9"/>
          </w:tcPr>
          <w:p w14:paraId="10DA656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719D3A"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12A98E5E"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70C7A8A2" w14:textId="77777777" w:rsidTr="007C31B7">
        <w:tc>
          <w:tcPr>
            <w:tcW w:w="851" w:type="dxa"/>
          </w:tcPr>
          <w:p w14:paraId="36A917E8"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1006F826" w14:textId="77777777" w:rsidR="001D77CF" w:rsidRPr="0022279A" w:rsidRDefault="001D77CF" w:rsidP="007C31B7">
            <w:pPr>
              <w:rPr>
                <w:rFonts w:ascii="標楷體" w:eastAsia="標楷體" w:hAnsi="標楷體"/>
              </w:rPr>
            </w:pPr>
            <w:proofErr w:type="spellStart"/>
            <w:r w:rsidRPr="00A53925">
              <w:rPr>
                <w:rFonts w:ascii="標楷體" w:eastAsia="標楷體" w:hAnsi="標楷體"/>
              </w:rPr>
              <w:t>CustMain</w:t>
            </w:r>
            <w:proofErr w:type="spellEnd"/>
          </w:p>
        </w:tc>
        <w:tc>
          <w:tcPr>
            <w:tcW w:w="3828" w:type="dxa"/>
          </w:tcPr>
          <w:p w14:paraId="766A8D9D"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bl>
    <w:p w14:paraId="369D3E92" w14:textId="77777777" w:rsidR="001D77CF" w:rsidRDefault="001D77CF" w:rsidP="001D77CF">
      <w:pPr>
        <w:ind w:left="1440"/>
      </w:pPr>
    </w:p>
    <w:p w14:paraId="49763A49" w14:textId="77777777" w:rsidR="001D77CF" w:rsidRPr="005F1722" w:rsidRDefault="001D77CF" w:rsidP="001D77CF">
      <w:pPr>
        <w:pStyle w:val="a"/>
      </w:pPr>
      <w:r w:rsidRPr="005F1722">
        <w:t>UI</w:t>
      </w:r>
      <w:r w:rsidRPr="005F1722">
        <w:t>畫面</w:t>
      </w:r>
      <w:r w:rsidRPr="005F1722">
        <w:rPr>
          <w:rFonts w:hint="eastAsia"/>
        </w:rPr>
        <w:t>:</w:t>
      </w:r>
    </w:p>
    <w:p w14:paraId="57A6D4CA" w14:textId="77777777" w:rsidR="001D77CF" w:rsidRPr="00B56858" w:rsidRDefault="001D77CF" w:rsidP="001D77CF">
      <w:pPr>
        <w:rPr>
          <w:rFonts w:ascii="標楷體" w:eastAsia="標楷體" w:hAnsi="標楷體"/>
        </w:rPr>
      </w:pPr>
      <w:r>
        <w:rPr>
          <w:rFonts w:ascii="標楷體" w:eastAsia="標楷體" w:hAnsi="標楷體" w:hint="eastAsia"/>
        </w:rPr>
        <w:t>輸入畫面:</w:t>
      </w:r>
    </w:p>
    <w:p w14:paraId="363E3428" w14:textId="77777777" w:rsidR="001D77CF" w:rsidRPr="00B56858" w:rsidRDefault="001D77CF" w:rsidP="001D77CF">
      <w:r w:rsidRPr="00014827">
        <w:rPr>
          <w:noProof/>
        </w:rPr>
        <w:drawing>
          <wp:inline distT="0" distB="0" distL="0" distR="0" wp14:anchorId="04680C5B" wp14:editId="26AEA6C6">
            <wp:extent cx="6479540" cy="9372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937260"/>
                    </a:xfrm>
                    <a:prstGeom prst="rect">
                      <a:avLst/>
                    </a:prstGeom>
                  </pic:spPr>
                </pic:pic>
              </a:graphicData>
            </a:graphic>
          </wp:inline>
        </w:drawing>
      </w:r>
    </w:p>
    <w:p w14:paraId="0B63B628" w14:textId="77777777" w:rsidR="001D77CF" w:rsidRDefault="001D77CF" w:rsidP="001D77CF">
      <w:pPr>
        <w:widowControl/>
        <w:rPr>
          <w:rFonts w:ascii="標楷體" w:eastAsia="標楷體" w:hAnsi="標楷體"/>
        </w:rPr>
      </w:pPr>
    </w:p>
    <w:p w14:paraId="0B4FC4EC" w14:textId="77777777" w:rsidR="001D77CF" w:rsidRPr="004A1C2C" w:rsidRDefault="001D77CF" w:rsidP="001D77CF">
      <w:pPr>
        <w:widowControl/>
        <w:rPr>
          <w:rFonts w:ascii="標楷體" w:eastAsia="標楷體" w:hAnsi="標楷體"/>
        </w:rPr>
      </w:pPr>
    </w:p>
    <w:p w14:paraId="0E42418B" w14:textId="77777777" w:rsidR="001D77CF" w:rsidRPr="00A51431" w:rsidRDefault="001D77CF" w:rsidP="001D77CF">
      <w:pPr>
        <w:spacing w:line="140" w:lineRule="atLeast"/>
        <w:ind w:leftChars="200" w:left="480"/>
        <w:rPr>
          <w:rFonts w:ascii="標楷體" w:eastAsia="標楷體" w:hAnsi="標楷體" w:cs="新細明體"/>
          <w:b/>
          <w:bCs/>
          <w:kern w:val="0"/>
          <w:sz w:val="28"/>
          <w:szCs w:val="28"/>
        </w:rPr>
      </w:pPr>
      <w:r w:rsidRPr="007C31B7">
        <w:rPr>
          <w:rFonts w:ascii="標楷體" w:eastAsia="標楷體" w:hAnsi="標楷體" w:cs="新細明體" w:hint="eastAsia"/>
          <w:b/>
          <w:bCs/>
          <w:kern w:val="0"/>
          <w:sz w:val="28"/>
          <w:szCs w:val="28"/>
        </w:rPr>
        <w:t>下行</w:t>
      </w:r>
      <w:r w:rsidRPr="007C31B7">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686"/>
        <w:gridCol w:w="978"/>
        <w:gridCol w:w="1547"/>
        <w:gridCol w:w="1609"/>
        <w:gridCol w:w="2256"/>
        <w:gridCol w:w="3118"/>
      </w:tblGrid>
      <w:tr w:rsidR="001D77CF" w:rsidRPr="008F1D46" w14:paraId="5BBE4B79" w14:textId="77777777" w:rsidTr="007C31B7">
        <w:tc>
          <w:tcPr>
            <w:tcW w:w="690" w:type="dxa"/>
            <w:shd w:val="clear" w:color="auto" w:fill="D9D9D9" w:themeFill="background1" w:themeFillShade="D9"/>
          </w:tcPr>
          <w:p w14:paraId="1ED920A1"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986" w:type="dxa"/>
            <w:shd w:val="clear" w:color="auto" w:fill="D9D9D9" w:themeFill="background1" w:themeFillShade="D9"/>
          </w:tcPr>
          <w:p w14:paraId="0AC57DA2"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1551" w:type="dxa"/>
            <w:shd w:val="clear" w:color="auto" w:fill="D9D9D9" w:themeFill="background1" w:themeFillShade="D9"/>
          </w:tcPr>
          <w:p w14:paraId="55716BB8"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626" w:type="dxa"/>
            <w:shd w:val="clear" w:color="auto" w:fill="D9D9D9" w:themeFill="background1" w:themeFillShade="D9"/>
          </w:tcPr>
          <w:p w14:paraId="7B3E50B3"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2183" w:type="dxa"/>
            <w:shd w:val="clear" w:color="auto" w:fill="D9D9D9" w:themeFill="background1" w:themeFillShade="D9"/>
          </w:tcPr>
          <w:p w14:paraId="20AAE195"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3158" w:type="dxa"/>
            <w:shd w:val="clear" w:color="auto" w:fill="D9D9D9" w:themeFill="background1" w:themeFillShade="D9"/>
          </w:tcPr>
          <w:p w14:paraId="569CE306"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6EBF83B1" w14:textId="77777777" w:rsidTr="007C31B7">
        <w:tc>
          <w:tcPr>
            <w:tcW w:w="690" w:type="dxa"/>
          </w:tcPr>
          <w:p w14:paraId="2E62492F" w14:textId="77777777" w:rsidR="001D77CF" w:rsidRDefault="001D77CF" w:rsidP="007C31B7">
            <w:pPr>
              <w:jc w:val="center"/>
              <w:rPr>
                <w:rFonts w:ascii="標楷體" w:eastAsia="標楷體" w:hAnsi="標楷體"/>
              </w:rPr>
            </w:pPr>
            <w:r>
              <w:rPr>
                <w:rFonts w:ascii="標楷體" w:eastAsia="標楷體" w:hAnsi="標楷體" w:hint="eastAsia"/>
              </w:rPr>
              <w:t>1</w:t>
            </w:r>
          </w:p>
        </w:tc>
        <w:tc>
          <w:tcPr>
            <w:tcW w:w="986" w:type="dxa"/>
          </w:tcPr>
          <w:p w14:paraId="0B9E5CF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5560BE0D" w14:textId="77777777" w:rsidR="001D77CF" w:rsidRDefault="001D77CF" w:rsidP="007C31B7">
            <w:pPr>
              <w:rPr>
                <w:rFonts w:ascii="標楷體" w:eastAsia="標楷體" w:hAnsi="標楷體"/>
                <w:lang w:eastAsia="zh-HK"/>
              </w:rPr>
            </w:pPr>
            <w:proofErr w:type="spellStart"/>
            <w:r>
              <w:rPr>
                <w:rFonts w:ascii="標楷體" w:eastAsia="標楷體" w:hAnsi="標楷體" w:hint="eastAsia"/>
                <w:color w:val="000000"/>
              </w:rPr>
              <w:t>OCustId</w:t>
            </w:r>
            <w:proofErr w:type="spellEnd"/>
          </w:p>
        </w:tc>
        <w:tc>
          <w:tcPr>
            <w:tcW w:w="1626" w:type="dxa"/>
          </w:tcPr>
          <w:p w14:paraId="7B67E883" w14:textId="77777777" w:rsidR="001D77CF"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c>
          <w:tcPr>
            <w:tcW w:w="2183" w:type="dxa"/>
          </w:tcPr>
          <w:p w14:paraId="5C4FEA17" w14:textId="77777777" w:rsidR="001D77CF" w:rsidRPr="00014827" w:rsidRDefault="001D77CF" w:rsidP="007C31B7">
            <w:pPr>
              <w:rPr>
                <w:rFonts w:ascii="標楷體" w:eastAsia="標楷體" w:hAnsi="標楷體"/>
                <w:color w:val="000000" w:themeColor="text1"/>
                <w:lang w:eastAsia="zh-HK"/>
              </w:rPr>
            </w:pPr>
            <w:proofErr w:type="spellStart"/>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ustMain.CustId</w:t>
            </w:r>
            <w:proofErr w:type="spellEnd"/>
          </w:p>
        </w:tc>
        <w:tc>
          <w:tcPr>
            <w:tcW w:w="3158" w:type="dxa"/>
          </w:tcPr>
          <w:p w14:paraId="00D461FB"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r>
      <w:tr w:rsidR="001D77CF" w:rsidRPr="008F1D46" w14:paraId="48A39EFF" w14:textId="77777777" w:rsidTr="007C31B7">
        <w:tc>
          <w:tcPr>
            <w:tcW w:w="690" w:type="dxa"/>
          </w:tcPr>
          <w:p w14:paraId="442C0F45" w14:textId="77777777" w:rsidR="001D77CF" w:rsidRDefault="001D77CF" w:rsidP="007C31B7">
            <w:pPr>
              <w:jc w:val="center"/>
              <w:rPr>
                <w:rFonts w:ascii="標楷體" w:eastAsia="標楷體" w:hAnsi="標楷體"/>
              </w:rPr>
            </w:pPr>
            <w:r>
              <w:rPr>
                <w:rFonts w:ascii="標楷體" w:eastAsia="標楷體" w:hAnsi="標楷體" w:hint="eastAsia"/>
              </w:rPr>
              <w:t>2</w:t>
            </w:r>
          </w:p>
        </w:tc>
        <w:tc>
          <w:tcPr>
            <w:tcW w:w="986" w:type="dxa"/>
          </w:tcPr>
          <w:p w14:paraId="695293B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1FF9E8E4" w14:textId="77777777" w:rsidR="001D77CF" w:rsidRDefault="001D77CF" w:rsidP="007C31B7">
            <w:pPr>
              <w:rPr>
                <w:rFonts w:ascii="標楷體" w:eastAsia="標楷體" w:hAnsi="標楷體"/>
                <w:lang w:eastAsia="zh-HK"/>
              </w:rPr>
            </w:pPr>
            <w:proofErr w:type="spellStart"/>
            <w:r>
              <w:rPr>
                <w:rFonts w:ascii="標楷體" w:eastAsia="標楷體" w:hAnsi="標楷體" w:hint="eastAsia"/>
                <w:color w:val="000000"/>
              </w:rPr>
              <w:t>OCustNo</w:t>
            </w:r>
            <w:proofErr w:type="spellEnd"/>
          </w:p>
        </w:tc>
        <w:tc>
          <w:tcPr>
            <w:tcW w:w="1626" w:type="dxa"/>
          </w:tcPr>
          <w:p w14:paraId="51682DA5" w14:textId="77777777" w:rsidR="001D77CF" w:rsidRDefault="001D77CF" w:rsidP="007C31B7">
            <w:pPr>
              <w:rPr>
                <w:rFonts w:ascii="標楷體" w:eastAsia="標楷體" w:hAnsi="標楷體"/>
                <w:lang w:eastAsia="zh-HK"/>
              </w:rPr>
            </w:pPr>
            <w:r>
              <w:rPr>
                <w:rFonts w:ascii="標楷體" w:eastAsia="標楷體" w:hAnsi="標楷體" w:hint="eastAsia"/>
                <w:color w:val="000000"/>
              </w:rPr>
              <w:t>戶號</w:t>
            </w:r>
          </w:p>
        </w:tc>
        <w:tc>
          <w:tcPr>
            <w:tcW w:w="2183" w:type="dxa"/>
          </w:tcPr>
          <w:p w14:paraId="24AC0356" w14:textId="77777777" w:rsidR="001D77CF" w:rsidRPr="00014827" w:rsidRDefault="001D77CF" w:rsidP="007C31B7">
            <w:pPr>
              <w:rPr>
                <w:rFonts w:ascii="標楷體" w:eastAsia="標楷體" w:hAnsi="標楷體"/>
                <w:color w:val="000000" w:themeColor="text1"/>
                <w:lang w:eastAsia="zh-HK"/>
              </w:rPr>
            </w:pPr>
            <w:proofErr w:type="spellStart"/>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ustMain.CustNo</w:t>
            </w:r>
            <w:proofErr w:type="spellEnd"/>
          </w:p>
        </w:tc>
        <w:tc>
          <w:tcPr>
            <w:tcW w:w="3158" w:type="dxa"/>
          </w:tcPr>
          <w:p w14:paraId="7608BF66"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戶號</w:t>
            </w:r>
          </w:p>
        </w:tc>
      </w:tr>
      <w:tr w:rsidR="001D77CF" w:rsidRPr="008F1D46" w14:paraId="14D89DBE" w14:textId="77777777" w:rsidTr="007C31B7">
        <w:tc>
          <w:tcPr>
            <w:tcW w:w="690" w:type="dxa"/>
          </w:tcPr>
          <w:p w14:paraId="481768B0"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986" w:type="dxa"/>
          </w:tcPr>
          <w:p w14:paraId="45180FC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472288C8" w14:textId="77777777" w:rsidR="001D77CF" w:rsidRDefault="001D77CF" w:rsidP="007C31B7">
            <w:pPr>
              <w:rPr>
                <w:rFonts w:ascii="標楷體" w:eastAsia="標楷體" w:hAnsi="標楷體"/>
                <w:lang w:eastAsia="zh-HK"/>
              </w:rPr>
            </w:pPr>
            <w:proofErr w:type="spellStart"/>
            <w:r>
              <w:rPr>
                <w:rFonts w:ascii="標楷體" w:eastAsia="標楷體" w:hAnsi="標楷體" w:hint="eastAsia"/>
                <w:color w:val="000000"/>
              </w:rPr>
              <w:t>OCustName</w:t>
            </w:r>
            <w:proofErr w:type="spellEnd"/>
          </w:p>
        </w:tc>
        <w:tc>
          <w:tcPr>
            <w:tcW w:w="1626" w:type="dxa"/>
          </w:tcPr>
          <w:p w14:paraId="12E636AD" w14:textId="77777777" w:rsidR="001D77CF" w:rsidRDefault="001D77CF" w:rsidP="007C31B7">
            <w:pPr>
              <w:rPr>
                <w:rFonts w:ascii="標楷體" w:eastAsia="標楷體" w:hAnsi="標楷體"/>
                <w:lang w:eastAsia="zh-HK"/>
              </w:rPr>
            </w:pPr>
            <w:r>
              <w:rPr>
                <w:rFonts w:ascii="標楷體" w:eastAsia="標楷體" w:hAnsi="標楷體" w:hint="eastAsia"/>
                <w:color w:val="000000"/>
              </w:rPr>
              <w:t>戶名/公司名稱</w:t>
            </w:r>
          </w:p>
        </w:tc>
        <w:tc>
          <w:tcPr>
            <w:tcW w:w="2183" w:type="dxa"/>
          </w:tcPr>
          <w:p w14:paraId="24CC5268" w14:textId="77777777" w:rsidR="001D77CF" w:rsidRPr="00014827" w:rsidRDefault="001D77CF" w:rsidP="007C31B7">
            <w:pPr>
              <w:rPr>
                <w:rFonts w:ascii="標楷體" w:eastAsia="標楷體" w:hAnsi="標楷體"/>
                <w:color w:val="000000" w:themeColor="text1"/>
                <w:lang w:eastAsia="zh-HK"/>
              </w:rPr>
            </w:pPr>
            <w:proofErr w:type="spellStart"/>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ustMain.CustName</w:t>
            </w:r>
            <w:proofErr w:type="spellEnd"/>
          </w:p>
        </w:tc>
        <w:tc>
          <w:tcPr>
            <w:tcW w:w="3158" w:type="dxa"/>
          </w:tcPr>
          <w:p w14:paraId="4D82252A"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戶名/公司名稱</w:t>
            </w:r>
          </w:p>
        </w:tc>
      </w:tr>
      <w:bookmarkEnd w:id="291"/>
    </w:tbl>
    <w:p w14:paraId="55284190" w14:textId="77777777" w:rsidR="001D77CF" w:rsidRPr="00014827" w:rsidRDefault="001D77CF" w:rsidP="001D77CF">
      <w:pPr>
        <w:widowControl/>
        <w:rPr>
          <w:rFonts w:ascii="標楷體" w:eastAsia="標楷體" w:hAnsi="標楷體"/>
        </w:rPr>
      </w:pPr>
    </w:p>
    <w:p w14:paraId="0232E409" w14:textId="77777777" w:rsidR="000B52D0" w:rsidRDefault="000B52D0" w:rsidP="000B52D0">
      <w:pPr>
        <w:widowControl/>
        <w:rPr>
          <w:rFonts w:ascii="標楷體" w:eastAsia="標楷體" w:hAnsi="標楷體"/>
        </w:rPr>
      </w:pPr>
    </w:p>
    <w:p w14:paraId="6F3A26FA" w14:textId="71B72A7F" w:rsidR="00A06F6A" w:rsidRDefault="00A06F6A" w:rsidP="00583560">
      <w:pPr>
        <w:widowControl/>
        <w:rPr>
          <w:rFonts w:ascii="標楷體" w:eastAsia="標楷體" w:hAnsi="標楷體"/>
        </w:rPr>
      </w:pPr>
    </w:p>
    <w:p w14:paraId="1AE62F38" w14:textId="77777777" w:rsidR="005D6ED3" w:rsidRPr="00014827" w:rsidRDefault="005D6ED3" w:rsidP="00583560">
      <w:pPr>
        <w:widowControl/>
        <w:rPr>
          <w:rFonts w:ascii="標楷體" w:eastAsia="標楷體" w:hAnsi="標楷體"/>
        </w:rPr>
      </w:pPr>
    </w:p>
    <w:p w14:paraId="61B4F6FF" w14:textId="0615E116" w:rsidR="00797D01" w:rsidRDefault="00797D01" w:rsidP="00583560">
      <w:pPr>
        <w:widowControl/>
        <w:rPr>
          <w:rFonts w:ascii="標楷體" w:eastAsia="標楷體" w:hAnsi="標楷體"/>
        </w:rPr>
      </w:pPr>
    </w:p>
    <w:p w14:paraId="1068C4CA" w14:textId="7E909E5F" w:rsidR="00797D01" w:rsidRDefault="00797D01">
      <w:pPr>
        <w:widowControl/>
        <w:rPr>
          <w:rFonts w:ascii="標楷體" w:eastAsia="標楷體" w:hAnsi="標楷體"/>
        </w:rPr>
      </w:pPr>
      <w:r>
        <w:rPr>
          <w:rFonts w:ascii="標楷體" w:eastAsia="標楷體" w:hAnsi="標楷體"/>
        </w:rPr>
        <w:br w:type="page"/>
      </w:r>
    </w:p>
    <w:p w14:paraId="0D18B167" w14:textId="77777777" w:rsidR="00797D01" w:rsidRPr="00797D01" w:rsidRDefault="00797D01" w:rsidP="00583560">
      <w:pPr>
        <w:widowControl/>
        <w:rPr>
          <w:rFonts w:ascii="標楷體" w:eastAsia="標楷體" w:hAnsi="標楷體"/>
        </w:rPr>
      </w:pPr>
    </w:p>
    <w:p w14:paraId="4E56DAC4" w14:textId="057591FE" w:rsidR="00797D01" w:rsidRPr="006B5312" w:rsidRDefault="00797D01" w:rsidP="0078740E">
      <w:pPr>
        <w:pStyle w:val="3"/>
        <w:numPr>
          <w:ilvl w:val="2"/>
          <w:numId w:val="7"/>
        </w:numPr>
        <w:spacing w:before="0"/>
        <w:rPr>
          <w:rFonts w:ascii="標楷體" w:hAnsi="標楷體"/>
          <w:b/>
          <w:szCs w:val="32"/>
        </w:rPr>
      </w:pPr>
      <w:bookmarkStart w:id="292" w:name="_L7912_額度資料查詢"/>
      <w:bookmarkStart w:id="293" w:name="_Toc90483167"/>
      <w:bookmarkStart w:id="294" w:name="_Toc90483422"/>
      <w:bookmarkStart w:id="295" w:name="_Toc90483538"/>
      <w:bookmarkStart w:id="296" w:name="_Toc90483764"/>
      <w:bookmarkStart w:id="297" w:name="_Toc90490036"/>
      <w:bookmarkStart w:id="298" w:name="_Toc140244556"/>
      <w:bookmarkEnd w:id="292"/>
      <w:r w:rsidRPr="006B5312">
        <w:rPr>
          <w:rFonts w:ascii="標楷體" w:hAnsi="標楷體" w:hint="eastAsia"/>
          <w:b/>
          <w:szCs w:val="32"/>
        </w:rPr>
        <w:t>L7912 額度資料查詢</w:t>
      </w:r>
      <w:bookmarkEnd w:id="293"/>
      <w:bookmarkEnd w:id="294"/>
      <w:bookmarkEnd w:id="295"/>
      <w:bookmarkEnd w:id="296"/>
      <w:bookmarkEnd w:id="297"/>
      <w:r w:rsidR="00CA3C83" w:rsidRPr="006B5312">
        <w:rPr>
          <w:rFonts w:ascii="標楷體" w:hAnsi="標楷體" w:hint="eastAsia"/>
          <w:b/>
          <w:szCs w:val="32"/>
        </w:rPr>
        <w:t xml:space="preserve"> </w:t>
      </w:r>
      <w:r w:rsidR="008807A2">
        <w:rPr>
          <w:rFonts w:ascii="標楷體" w:hAnsi="標楷體" w:hint="eastAsia"/>
          <w:b/>
          <w:szCs w:val="32"/>
        </w:rPr>
        <w:t>*</w:t>
      </w:r>
      <w:bookmarkEnd w:id="298"/>
    </w:p>
    <w:p w14:paraId="2E02317E" w14:textId="77777777" w:rsidR="001D77CF" w:rsidRDefault="001D77CF" w:rsidP="001D77CF">
      <w:pPr>
        <w:widowControl/>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1176"/>
        <w:gridCol w:w="1002"/>
        <w:gridCol w:w="707"/>
        <w:gridCol w:w="1002"/>
        <w:gridCol w:w="769"/>
        <w:gridCol w:w="566"/>
        <w:gridCol w:w="636"/>
        <w:gridCol w:w="3826"/>
      </w:tblGrid>
      <w:tr w:rsidR="001D77CF" w:rsidRPr="00362205" w14:paraId="2109D355" w14:textId="77777777" w:rsidTr="007C31B7">
        <w:trPr>
          <w:trHeight w:val="388"/>
          <w:jc w:val="center"/>
        </w:trPr>
        <w:tc>
          <w:tcPr>
            <w:tcW w:w="534" w:type="dxa"/>
            <w:vMerge w:val="restart"/>
            <w:shd w:val="clear" w:color="auto" w:fill="D9D9D9" w:themeFill="background1" w:themeFillShade="D9"/>
          </w:tcPr>
          <w:p w14:paraId="25317954" w14:textId="77777777" w:rsidR="001D77CF" w:rsidRPr="00362205" w:rsidRDefault="001D77CF" w:rsidP="007C31B7">
            <w:pPr>
              <w:rPr>
                <w:rFonts w:ascii="標楷體" w:eastAsia="標楷體" w:hAnsi="標楷體"/>
              </w:rPr>
            </w:pPr>
            <w:bookmarkStart w:id="299" w:name="_Hlk73452170"/>
            <w:r w:rsidRPr="00362205">
              <w:rPr>
                <w:rFonts w:ascii="標楷體" w:eastAsia="標楷體" w:hAnsi="標楷體"/>
              </w:rPr>
              <w:t>序號</w:t>
            </w:r>
          </w:p>
        </w:tc>
        <w:tc>
          <w:tcPr>
            <w:tcW w:w="1176" w:type="dxa"/>
            <w:vMerge w:val="restart"/>
            <w:shd w:val="clear" w:color="auto" w:fill="D9D9D9" w:themeFill="background1" w:themeFillShade="D9"/>
          </w:tcPr>
          <w:p w14:paraId="76085B16"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39" w:type="dxa"/>
            <w:vMerge w:val="restart"/>
            <w:shd w:val="clear" w:color="auto" w:fill="D9D9D9" w:themeFill="background1" w:themeFillShade="D9"/>
          </w:tcPr>
          <w:p w14:paraId="399B5773"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1776A561"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7" w:type="dxa"/>
            <w:vMerge w:val="restart"/>
            <w:shd w:val="clear" w:color="auto" w:fill="D9D9D9" w:themeFill="background1" w:themeFillShade="D9"/>
          </w:tcPr>
          <w:p w14:paraId="3DB34278"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01ECEAF6" w14:textId="77777777" w:rsidTr="007C31B7">
        <w:trPr>
          <w:trHeight w:val="244"/>
          <w:jc w:val="center"/>
        </w:trPr>
        <w:tc>
          <w:tcPr>
            <w:tcW w:w="534" w:type="dxa"/>
            <w:vMerge/>
            <w:shd w:val="clear" w:color="auto" w:fill="D9D9D9" w:themeFill="background1" w:themeFillShade="D9"/>
          </w:tcPr>
          <w:p w14:paraId="10FD2046" w14:textId="77777777" w:rsidR="001D77CF" w:rsidRPr="00362205" w:rsidRDefault="001D77CF" w:rsidP="007C31B7">
            <w:pPr>
              <w:rPr>
                <w:rFonts w:ascii="標楷體" w:eastAsia="標楷體" w:hAnsi="標楷體"/>
              </w:rPr>
            </w:pPr>
          </w:p>
        </w:tc>
        <w:tc>
          <w:tcPr>
            <w:tcW w:w="1176" w:type="dxa"/>
            <w:vMerge/>
            <w:shd w:val="clear" w:color="auto" w:fill="D9D9D9" w:themeFill="background1" w:themeFillShade="D9"/>
          </w:tcPr>
          <w:p w14:paraId="59CBE057" w14:textId="77777777" w:rsidR="001D77CF" w:rsidRPr="00362205" w:rsidRDefault="001D77CF" w:rsidP="007C31B7">
            <w:pPr>
              <w:rPr>
                <w:rFonts w:ascii="標楷體" w:eastAsia="標楷體" w:hAnsi="標楷體"/>
              </w:rPr>
            </w:pPr>
          </w:p>
        </w:tc>
        <w:tc>
          <w:tcPr>
            <w:tcW w:w="1239" w:type="dxa"/>
            <w:vMerge/>
            <w:shd w:val="clear" w:color="auto" w:fill="D9D9D9" w:themeFill="background1" w:themeFillShade="D9"/>
          </w:tcPr>
          <w:p w14:paraId="7D6A4B4F"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71D81081"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08FE19FB"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17376211"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42B9DC46"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6F4448D0"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7" w:type="dxa"/>
            <w:vMerge/>
            <w:shd w:val="clear" w:color="auto" w:fill="D9D9D9" w:themeFill="background1" w:themeFillShade="D9"/>
          </w:tcPr>
          <w:p w14:paraId="29AA362B" w14:textId="77777777" w:rsidR="001D77CF" w:rsidRPr="00362205" w:rsidRDefault="001D77CF" w:rsidP="007C31B7">
            <w:pPr>
              <w:rPr>
                <w:rFonts w:ascii="標楷體" w:eastAsia="標楷體" w:hAnsi="標楷體"/>
              </w:rPr>
            </w:pPr>
          </w:p>
        </w:tc>
      </w:tr>
      <w:tr w:rsidR="001D77CF" w:rsidRPr="00362205" w14:paraId="144961C1" w14:textId="77777777" w:rsidTr="007C31B7">
        <w:trPr>
          <w:trHeight w:val="244"/>
          <w:jc w:val="center"/>
        </w:trPr>
        <w:tc>
          <w:tcPr>
            <w:tcW w:w="534" w:type="dxa"/>
          </w:tcPr>
          <w:p w14:paraId="78FEA2F3"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6" w:type="dxa"/>
          </w:tcPr>
          <w:p w14:paraId="5BBE3E56" w14:textId="77777777" w:rsidR="001D77CF" w:rsidRPr="0029020B" w:rsidRDefault="001D77CF" w:rsidP="007C31B7">
            <w:pPr>
              <w:rPr>
                <w:rFonts w:ascii="標楷體" w:eastAsia="標楷體" w:hAnsi="標楷體" w:cs="新細明體"/>
                <w:color w:val="000000"/>
                <w:kern w:val="0"/>
              </w:rPr>
            </w:pPr>
            <w:proofErr w:type="spellStart"/>
            <w:r w:rsidRPr="0029020B">
              <w:rPr>
                <w:rFonts w:ascii="標楷體" w:eastAsia="標楷體" w:hAnsi="標楷體" w:cs="新細明體"/>
                <w:color w:val="000000"/>
                <w:kern w:val="0"/>
              </w:rPr>
              <w:t>TranCode</w:t>
            </w:r>
            <w:proofErr w:type="spellEnd"/>
          </w:p>
        </w:tc>
        <w:tc>
          <w:tcPr>
            <w:tcW w:w="1239" w:type="dxa"/>
          </w:tcPr>
          <w:p w14:paraId="2C6A55F7"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0670ADB7" w14:textId="77777777" w:rsidR="001D77CF" w:rsidRPr="00362205" w:rsidRDefault="001D77CF" w:rsidP="007C31B7">
            <w:pPr>
              <w:rPr>
                <w:rFonts w:ascii="標楷體" w:eastAsia="標楷體" w:hAnsi="標楷體"/>
              </w:rPr>
            </w:pPr>
            <w:r>
              <w:rPr>
                <w:rFonts w:ascii="標楷體" w:eastAsia="標楷體" w:hAnsi="標楷體"/>
              </w:rPr>
              <w:t>5</w:t>
            </w:r>
          </w:p>
        </w:tc>
        <w:tc>
          <w:tcPr>
            <w:tcW w:w="1082" w:type="dxa"/>
          </w:tcPr>
          <w:p w14:paraId="2BC4F5D0"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c>
          <w:tcPr>
            <w:tcW w:w="905" w:type="dxa"/>
          </w:tcPr>
          <w:p w14:paraId="3E16E61C" w14:textId="77777777" w:rsidR="001D77CF" w:rsidRPr="00362205" w:rsidRDefault="001D77CF" w:rsidP="007C31B7">
            <w:pPr>
              <w:rPr>
                <w:rFonts w:ascii="標楷體" w:eastAsia="標楷體" w:hAnsi="標楷體"/>
              </w:rPr>
            </w:pPr>
          </w:p>
        </w:tc>
        <w:tc>
          <w:tcPr>
            <w:tcW w:w="613" w:type="dxa"/>
          </w:tcPr>
          <w:p w14:paraId="0F8686D5"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6EF57DF"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7" w:type="dxa"/>
          </w:tcPr>
          <w:p w14:paraId="170ACC39"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r>
      <w:tr w:rsidR="001D77CF" w:rsidRPr="00362205" w14:paraId="33915E12" w14:textId="77777777" w:rsidTr="007C31B7">
        <w:trPr>
          <w:trHeight w:val="244"/>
          <w:jc w:val="center"/>
        </w:trPr>
        <w:tc>
          <w:tcPr>
            <w:tcW w:w="534" w:type="dxa"/>
          </w:tcPr>
          <w:p w14:paraId="5E37E1AF"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6" w:type="dxa"/>
          </w:tcPr>
          <w:p w14:paraId="20D9D5BC" w14:textId="77777777" w:rsidR="001D77CF" w:rsidRPr="00797D01" w:rsidRDefault="001D77CF" w:rsidP="007C31B7">
            <w:pPr>
              <w:rPr>
                <w:rFonts w:ascii="標楷體" w:eastAsia="標楷體" w:hAnsi="標楷體" w:cs="新細明體"/>
                <w:color w:val="000000"/>
                <w:kern w:val="0"/>
              </w:rPr>
            </w:pPr>
            <w:proofErr w:type="spellStart"/>
            <w:r w:rsidRPr="00797D01">
              <w:rPr>
                <w:rFonts w:ascii="標楷體" w:eastAsia="標楷體" w:hAnsi="標楷體"/>
              </w:rPr>
              <w:t>CustId</w:t>
            </w:r>
            <w:proofErr w:type="spellEnd"/>
          </w:p>
        </w:tc>
        <w:tc>
          <w:tcPr>
            <w:tcW w:w="1239" w:type="dxa"/>
          </w:tcPr>
          <w:p w14:paraId="5FE95AFF"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654D057" w14:textId="77777777" w:rsidR="001D77CF" w:rsidRDefault="001D77CF" w:rsidP="007C31B7">
            <w:pPr>
              <w:rPr>
                <w:rFonts w:ascii="標楷體" w:eastAsia="標楷體" w:hAnsi="標楷體"/>
              </w:rPr>
            </w:pPr>
            <w:r>
              <w:rPr>
                <w:rFonts w:ascii="標楷體" w:eastAsia="標楷體" w:hAnsi="標楷體"/>
              </w:rPr>
              <w:t>10</w:t>
            </w:r>
          </w:p>
        </w:tc>
        <w:tc>
          <w:tcPr>
            <w:tcW w:w="1082" w:type="dxa"/>
          </w:tcPr>
          <w:p w14:paraId="4EC95C11" w14:textId="77777777" w:rsidR="001D77CF" w:rsidRPr="00362205" w:rsidRDefault="001D77CF" w:rsidP="007C31B7">
            <w:pPr>
              <w:rPr>
                <w:rFonts w:ascii="標楷體" w:eastAsia="標楷體" w:hAnsi="標楷體"/>
              </w:rPr>
            </w:pPr>
          </w:p>
        </w:tc>
        <w:tc>
          <w:tcPr>
            <w:tcW w:w="905" w:type="dxa"/>
          </w:tcPr>
          <w:p w14:paraId="1DDDD670" w14:textId="77777777" w:rsidR="001D77CF" w:rsidRPr="00362205" w:rsidRDefault="001D77CF" w:rsidP="007C31B7">
            <w:pPr>
              <w:rPr>
                <w:rFonts w:ascii="標楷體" w:eastAsia="標楷體" w:hAnsi="標楷體"/>
              </w:rPr>
            </w:pPr>
          </w:p>
        </w:tc>
        <w:tc>
          <w:tcPr>
            <w:tcW w:w="613" w:type="dxa"/>
          </w:tcPr>
          <w:p w14:paraId="62784D7E"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C41CD90"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7" w:type="dxa"/>
          </w:tcPr>
          <w:p w14:paraId="4377F1A4" w14:textId="77777777" w:rsidR="001D77CF" w:rsidRDefault="001D77CF" w:rsidP="0078740E">
            <w:pPr>
              <w:pStyle w:val="af9"/>
              <w:widowControl/>
              <w:numPr>
                <w:ilvl w:val="0"/>
                <w:numId w:val="28"/>
              </w:numPr>
              <w:ind w:leftChars="0" w:left="373" w:hanging="373"/>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6B7E02BB" w14:textId="77777777" w:rsidR="001D77CF" w:rsidRDefault="001D77CF" w:rsidP="007C31B7">
            <w:pPr>
              <w:widowControl/>
              <w:ind w:left="373" w:hanging="142"/>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C3BBE30" w14:textId="77777777" w:rsidR="001D77CF" w:rsidRPr="002E20D2" w:rsidRDefault="001D77CF" w:rsidP="007C31B7">
            <w:pPr>
              <w:widowControl/>
              <w:ind w:leftChars="95" w:left="1930" w:hangingChars="709" w:hanging="1702"/>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7AFC13D2" w14:textId="77777777" w:rsidR="001D77CF" w:rsidRPr="00014827" w:rsidRDefault="001D77CF" w:rsidP="0078740E">
            <w:pPr>
              <w:pStyle w:val="af9"/>
              <w:numPr>
                <w:ilvl w:val="0"/>
                <w:numId w:val="28"/>
              </w:numPr>
              <w:ind w:leftChars="0" w:left="373" w:hanging="373"/>
              <w:rPr>
                <w:rFonts w:ascii="標楷體" w:eastAsia="標楷體" w:hAnsi="標楷體"/>
              </w:rPr>
            </w:pPr>
            <w:proofErr w:type="spellStart"/>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roofErr w:type="spellEnd"/>
          </w:p>
        </w:tc>
      </w:tr>
    </w:tbl>
    <w:p w14:paraId="6AD298E6"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3FABC136" w14:textId="77777777" w:rsidTr="007C31B7">
        <w:tc>
          <w:tcPr>
            <w:tcW w:w="851" w:type="dxa"/>
            <w:shd w:val="clear" w:color="auto" w:fill="D9D9D9" w:themeFill="background1" w:themeFillShade="D9"/>
          </w:tcPr>
          <w:p w14:paraId="2C40B0E2"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8CE955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3844BA4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4090187A" w14:textId="77777777" w:rsidTr="007C31B7">
        <w:tc>
          <w:tcPr>
            <w:tcW w:w="851" w:type="dxa"/>
          </w:tcPr>
          <w:p w14:paraId="3B201906"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596CBDF1" w14:textId="77777777" w:rsidR="001D77CF" w:rsidRPr="0022279A" w:rsidRDefault="001D77CF" w:rsidP="007C31B7">
            <w:pPr>
              <w:rPr>
                <w:rFonts w:ascii="標楷體" w:eastAsia="標楷體" w:hAnsi="標楷體"/>
              </w:rPr>
            </w:pPr>
            <w:proofErr w:type="spellStart"/>
            <w:r w:rsidRPr="00A53925">
              <w:rPr>
                <w:rFonts w:ascii="標楷體" w:eastAsia="標楷體" w:hAnsi="標楷體"/>
              </w:rPr>
              <w:t>CustMain</w:t>
            </w:r>
            <w:proofErr w:type="spellEnd"/>
          </w:p>
        </w:tc>
        <w:tc>
          <w:tcPr>
            <w:tcW w:w="3828" w:type="dxa"/>
          </w:tcPr>
          <w:p w14:paraId="3BBF9A52"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r w:rsidR="001D77CF" w:rsidRPr="0022279A" w14:paraId="672C9608" w14:textId="77777777" w:rsidTr="007C31B7">
        <w:tc>
          <w:tcPr>
            <w:tcW w:w="851" w:type="dxa"/>
          </w:tcPr>
          <w:p w14:paraId="7307CE3E" w14:textId="77777777" w:rsidR="001D77CF" w:rsidRPr="0022279A" w:rsidRDefault="001D77CF" w:rsidP="007C31B7">
            <w:pPr>
              <w:jc w:val="center"/>
              <w:rPr>
                <w:rFonts w:ascii="標楷體" w:eastAsia="標楷體" w:hAnsi="標楷體"/>
              </w:rPr>
            </w:pPr>
            <w:r>
              <w:rPr>
                <w:rFonts w:ascii="標楷體" w:eastAsia="標楷體" w:hAnsi="標楷體" w:hint="eastAsia"/>
              </w:rPr>
              <w:t>2</w:t>
            </w:r>
          </w:p>
        </w:tc>
        <w:tc>
          <w:tcPr>
            <w:tcW w:w="3118" w:type="dxa"/>
          </w:tcPr>
          <w:p w14:paraId="0D801D22" w14:textId="77777777" w:rsidR="001D77CF" w:rsidRPr="00A53925" w:rsidRDefault="001D77CF" w:rsidP="007C31B7">
            <w:pPr>
              <w:rPr>
                <w:rFonts w:ascii="標楷體" w:eastAsia="標楷體" w:hAnsi="標楷體"/>
              </w:rPr>
            </w:pPr>
            <w:proofErr w:type="spellStart"/>
            <w:r>
              <w:rPr>
                <w:rFonts w:ascii="標楷體" w:eastAsia="標楷體" w:hAnsi="標楷體" w:hint="eastAsia"/>
              </w:rPr>
              <w:t>F</w:t>
            </w:r>
            <w:r>
              <w:rPr>
                <w:rFonts w:ascii="標楷體" w:eastAsia="標楷體" w:hAnsi="標楷體"/>
              </w:rPr>
              <w:t>acMain</w:t>
            </w:r>
            <w:proofErr w:type="spellEnd"/>
          </w:p>
        </w:tc>
        <w:tc>
          <w:tcPr>
            <w:tcW w:w="3828" w:type="dxa"/>
          </w:tcPr>
          <w:p w14:paraId="06EA5787" w14:textId="77777777" w:rsidR="001D77CF" w:rsidRDefault="001D77CF" w:rsidP="007C31B7">
            <w:pPr>
              <w:rPr>
                <w:rFonts w:ascii="標楷體" w:eastAsia="標楷體" w:hAnsi="標楷體"/>
              </w:rPr>
            </w:pPr>
            <w:r>
              <w:rPr>
                <w:rFonts w:ascii="標楷體" w:eastAsia="標楷體" w:hAnsi="標楷體" w:hint="eastAsia"/>
              </w:rPr>
              <w:t>額度主檔</w:t>
            </w:r>
          </w:p>
        </w:tc>
      </w:tr>
      <w:tr w:rsidR="001D77CF" w:rsidRPr="0022279A" w14:paraId="051195E8" w14:textId="77777777" w:rsidTr="007C31B7">
        <w:tc>
          <w:tcPr>
            <w:tcW w:w="851" w:type="dxa"/>
          </w:tcPr>
          <w:p w14:paraId="34848F64"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3118" w:type="dxa"/>
          </w:tcPr>
          <w:p w14:paraId="5C7DCB0A" w14:textId="77777777" w:rsidR="001D77CF" w:rsidRDefault="001D77CF" w:rsidP="007C31B7">
            <w:pPr>
              <w:rPr>
                <w:rFonts w:ascii="標楷體" w:eastAsia="標楷體" w:hAnsi="標楷體"/>
              </w:rPr>
            </w:pPr>
            <w:proofErr w:type="spellStart"/>
            <w:r>
              <w:rPr>
                <w:rFonts w:ascii="標楷體" w:eastAsia="標楷體" w:hAnsi="標楷體" w:hint="eastAsia"/>
              </w:rPr>
              <w:t>C</w:t>
            </w:r>
            <w:r>
              <w:rPr>
                <w:rFonts w:ascii="標楷體" w:eastAsia="標楷體" w:hAnsi="標楷體"/>
              </w:rPr>
              <w:t>lFac</w:t>
            </w:r>
            <w:proofErr w:type="spellEnd"/>
          </w:p>
        </w:tc>
        <w:tc>
          <w:tcPr>
            <w:tcW w:w="3828" w:type="dxa"/>
          </w:tcPr>
          <w:p w14:paraId="60E3250F" w14:textId="77777777" w:rsidR="001D77CF" w:rsidRDefault="001D77CF" w:rsidP="007C31B7">
            <w:pPr>
              <w:rPr>
                <w:rFonts w:ascii="標楷體" w:eastAsia="標楷體" w:hAnsi="標楷體"/>
              </w:rPr>
            </w:pPr>
            <w:r>
              <w:rPr>
                <w:rFonts w:ascii="標楷體" w:eastAsia="標楷體" w:hAnsi="標楷體" w:hint="eastAsia"/>
              </w:rPr>
              <w:t>額度與擔保品關聯檔</w:t>
            </w:r>
          </w:p>
        </w:tc>
      </w:tr>
    </w:tbl>
    <w:p w14:paraId="0EB09683" w14:textId="77777777" w:rsidR="001D77CF" w:rsidRDefault="001D77CF" w:rsidP="001D77CF">
      <w:pPr>
        <w:widowControl/>
        <w:rPr>
          <w:rFonts w:ascii="標楷體" w:eastAsia="標楷體" w:hAnsi="標楷體"/>
        </w:rPr>
      </w:pPr>
    </w:p>
    <w:p w14:paraId="278AE008" w14:textId="77777777" w:rsidR="001D77CF" w:rsidRDefault="001D77CF" w:rsidP="001D77CF">
      <w:pPr>
        <w:widowControl/>
        <w:rPr>
          <w:rFonts w:ascii="標楷體" w:eastAsia="標楷體" w:hAnsi="標楷體"/>
        </w:rPr>
      </w:pPr>
    </w:p>
    <w:p w14:paraId="15C14E7A" w14:textId="77777777" w:rsidR="001D77CF" w:rsidRPr="0037296F" w:rsidRDefault="001D77CF" w:rsidP="001D77CF">
      <w:pPr>
        <w:spacing w:line="140" w:lineRule="atLeast"/>
        <w:ind w:leftChars="200" w:left="480"/>
        <w:rPr>
          <w:rFonts w:ascii="標楷體" w:eastAsia="標楷體" w:hAnsi="標楷體" w:cs="新細明體"/>
          <w:b/>
          <w:bCs/>
          <w:kern w:val="0"/>
          <w:sz w:val="28"/>
          <w:szCs w:val="28"/>
        </w:rPr>
      </w:pPr>
      <w:r w:rsidRPr="0029020B">
        <w:rPr>
          <w:rFonts w:ascii="標楷體" w:eastAsia="標楷體" w:hAnsi="標楷體" w:cs="新細明體" w:hint="eastAsia"/>
          <w:b/>
          <w:bCs/>
          <w:kern w:val="0"/>
          <w:sz w:val="28"/>
          <w:szCs w:val="28"/>
        </w:rPr>
        <w:t>下行</w:t>
      </w:r>
      <w:r w:rsidRPr="0029020B">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578"/>
        <w:gridCol w:w="736"/>
        <w:gridCol w:w="2376"/>
        <w:gridCol w:w="1240"/>
        <w:gridCol w:w="3216"/>
        <w:gridCol w:w="2048"/>
      </w:tblGrid>
      <w:tr w:rsidR="001D77CF" w:rsidRPr="008F1D46" w14:paraId="55202524" w14:textId="77777777" w:rsidTr="007C31B7">
        <w:tc>
          <w:tcPr>
            <w:tcW w:w="578" w:type="dxa"/>
            <w:shd w:val="clear" w:color="auto" w:fill="D9D9D9" w:themeFill="background1" w:themeFillShade="D9"/>
          </w:tcPr>
          <w:p w14:paraId="33EC614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736" w:type="dxa"/>
            <w:shd w:val="clear" w:color="auto" w:fill="D9D9D9" w:themeFill="background1" w:themeFillShade="D9"/>
          </w:tcPr>
          <w:p w14:paraId="0E5DD604"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2376" w:type="dxa"/>
            <w:shd w:val="clear" w:color="auto" w:fill="D9D9D9" w:themeFill="background1" w:themeFillShade="D9"/>
          </w:tcPr>
          <w:p w14:paraId="40E8016A"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240" w:type="dxa"/>
            <w:shd w:val="clear" w:color="auto" w:fill="D9D9D9" w:themeFill="background1" w:themeFillShade="D9"/>
          </w:tcPr>
          <w:p w14:paraId="1F8B0E8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3216" w:type="dxa"/>
            <w:shd w:val="clear" w:color="auto" w:fill="D9D9D9" w:themeFill="background1" w:themeFillShade="D9"/>
          </w:tcPr>
          <w:p w14:paraId="34BA4FA1"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2048" w:type="dxa"/>
            <w:shd w:val="clear" w:color="auto" w:fill="D9D9D9" w:themeFill="background1" w:themeFillShade="D9"/>
          </w:tcPr>
          <w:p w14:paraId="6A8D987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74B61A74" w14:textId="77777777" w:rsidTr="007C31B7">
        <w:tc>
          <w:tcPr>
            <w:tcW w:w="578" w:type="dxa"/>
          </w:tcPr>
          <w:p w14:paraId="4D3DAA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51B825D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091BBB3" w14:textId="77777777" w:rsidR="001D77CF" w:rsidRDefault="001D77CF" w:rsidP="007C31B7">
            <w:pPr>
              <w:rPr>
                <w:rFonts w:ascii="標楷體" w:eastAsia="標楷體" w:hAnsi="標楷體"/>
                <w:lang w:eastAsia="zh-HK"/>
              </w:rPr>
            </w:pPr>
            <w:proofErr w:type="spellStart"/>
            <w:r>
              <w:rPr>
                <w:rFonts w:ascii="標楷體" w:eastAsia="標楷體" w:hAnsi="標楷體"/>
                <w:color w:val="000000"/>
              </w:rPr>
              <w:t>O</w:t>
            </w:r>
            <w:r w:rsidRPr="00797D01">
              <w:rPr>
                <w:rFonts w:ascii="標楷體" w:eastAsia="標楷體" w:hAnsi="標楷體"/>
                <w:color w:val="000000"/>
              </w:rPr>
              <w:t>CustNo</w:t>
            </w:r>
            <w:proofErr w:type="spellEnd"/>
          </w:p>
        </w:tc>
        <w:tc>
          <w:tcPr>
            <w:tcW w:w="1240" w:type="dxa"/>
            <w:vAlign w:val="center"/>
          </w:tcPr>
          <w:p w14:paraId="11DA73C8"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c>
          <w:tcPr>
            <w:tcW w:w="3216" w:type="dxa"/>
          </w:tcPr>
          <w:p w14:paraId="04988A83" w14:textId="77777777" w:rsidR="001D77CF" w:rsidRPr="00014827" w:rsidRDefault="001D77CF" w:rsidP="007C31B7">
            <w:pPr>
              <w:rPr>
                <w:rFonts w:ascii="標楷體" w:eastAsia="標楷體" w:hAnsi="標楷體"/>
                <w:color w:val="000000" w:themeColor="text1"/>
                <w:lang w:eastAsia="zh-HK"/>
              </w:rPr>
            </w:pPr>
            <w:proofErr w:type="spellStart"/>
            <w:r>
              <w:rPr>
                <w:rFonts w:ascii="標楷體" w:eastAsia="標楷體" w:hAnsi="標楷體"/>
                <w:color w:val="000000" w:themeColor="text1"/>
              </w:rPr>
              <w:t>Fac</w:t>
            </w:r>
            <w:r w:rsidRPr="00014827">
              <w:rPr>
                <w:rFonts w:ascii="標楷體" w:eastAsia="標楷體" w:hAnsi="標楷體"/>
                <w:color w:val="000000" w:themeColor="text1"/>
              </w:rPr>
              <w:t>Main.CustNo</w:t>
            </w:r>
            <w:proofErr w:type="spellEnd"/>
          </w:p>
        </w:tc>
        <w:tc>
          <w:tcPr>
            <w:tcW w:w="2048" w:type="dxa"/>
            <w:vAlign w:val="center"/>
          </w:tcPr>
          <w:p w14:paraId="6B0688AC"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r>
      <w:tr w:rsidR="001D77CF" w:rsidRPr="008F1D46" w14:paraId="463CF3AB" w14:textId="77777777" w:rsidTr="007C31B7">
        <w:tc>
          <w:tcPr>
            <w:tcW w:w="578" w:type="dxa"/>
          </w:tcPr>
          <w:p w14:paraId="0921CA9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0665686"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112580E" w14:textId="77777777" w:rsidR="001D77CF" w:rsidRDefault="001D77CF" w:rsidP="007C31B7">
            <w:pPr>
              <w:rPr>
                <w:rFonts w:ascii="標楷體" w:eastAsia="標楷體" w:hAnsi="標楷體"/>
                <w:lang w:eastAsia="zh-HK"/>
              </w:rPr>
            </w:pPr>
            <w:proofErr w:type="spellStart"/>
            <w:r>
              <w:rPr>
                <w:rFonts w:ascii="標楷體" w:eastAsia="標楷體" w:hAnsi="標楷體"/>
                <w:color w:val="000000"/>
              </w:rPr>
              <w:t>O</w:t>
            </w:r>
            <w:r w:rsidRPr="00797D01">
              <w:rPr>
                <w:rFonts w:ascii="標楷體" w:eastAsia="標楷體" w:hAnsi="標楷體"/>
                <w:color w:val="000000"/>
              </w:rPr>
              <w:t>FacmNo</w:t>
            </w:r>
            <w:proofErr w:type="spellEnd"/>
          </w:p>
        </w:tc>
        <w:tc>
          <w:tcPr>
            <w:tcW w:w="1240" w:type="dxa"/>
            <w:vAlign w:val="center"/>
          </w:tcPr>
          <w:p w14:paraId="57C8D0D9"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額度編號</w:t>
            </w:r>
          </w:p>
        </w:tc>
        <w:tc>
          <w:tcPr>
            <w:tcW w:w="3216" w:type="dxa"/>
          </w:tcPr>
          <w:p w14:paraId="4E0104C6" w14:textId="77777777" w:rsidR="001D77CF" w:rsidRPr="00014827" w:rsidRDefault="001D77CF" w:rsidP="007C31B7">
            <w:pPr>
              <w:rPr>
                <w:rFonts w:ascii="標楷體" w:eastAsia="標楷體" w:hAnsi="標楷體"/>
                <w:color w:val="000000" w:themeColor="text1"/>
                <w:lang w:eastAsia="zh-HK"/>
              </w:rPr>
            </w:pPr>
            <w:proofErr w:type="spellStart"/>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Facm</w:t>
            </w:r>
            <w:r w:rsidRPr="00014827">
              <w:rPr>
                <w:rFonts w:ascii="標楷體" w:eastAsia="標楷體" w:hAnsi="標楷體"/>
                <w:color w:val="000000" w:themeColor="text1"/>
              </w:rPr>
              <w:t>No</w:t>
            </w:r>
            <w:proofErr w:type="spellEnd"/>
          </w:p>
        </w:tc>
        <w:tc>
          <w:tcPr>
            <w:tcW w:w="2048" w:type="dxa"/>
            <w:vAlign w:val="center"/>
          </w:tcPr>
          <w:p w14:paraId="18210802" w14:textId="77777777" w:rsidR="001D77CF" w:rsidRPr="008F1D46" w:rsidRDefault="001D77CF" w:rsidP="007C31B7">
            <w:pPr>
              <w:rPr>
                <w:rFonts w:ascii="標楷體" w:eastAsia="標楷體" w:hAnsi="標楷體"/>
              </w:rPr>
            </w:pPr>
            <w:r w:rsidRPr="00797D01">
              <w:rPr>
                <w:rFonts w:ascii="標楷體" w:eastAsia="標楷體" w:hAnsi="標楷體" w:hint="eastAsia"/>
                <w:color w:val="000000"/>
              </w:rPr>
              <w:t>額度編號</w:t>
            </w:r>
          </w:p>
        </w:tc>
      </w:tr>
      <w:tr w:rsidR="001D77CF" w:rsidRPr="008F1D46" w14:paraId="32F87EC7" w14:textId="77777777" w:rsidTr="007C31B7">
        <w:tc>
          <w:tcPr>
            <w:tcW w:w="578" w:type="dxa"/>
          </w:tcPr>
          <w:p w14:paraId="2B5CB0C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DF68AF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163E53A4" w14:textId="77777777" w:rsidR="001D77CF" w:rsidRDefault="001D77CF" w:rsidP="007C31B7">
            <w:pPr>
              <w:rPr>
                <w:rFonts w:ascii="標楷體" w:eastAsia="標楷體" w:hAnsi="標楷體"/>
                <w:lang w:eastAsia="zh-HK"/>
              </w:rPr>
            </w:pPr>
            <w:proofErr w:type="spellStart"/>
            <w:r>
              <w:rPr>
                <w:rFonts w:ascii="標楷體" w:eastAsia="標楷體" w:hAnsi="標楷體"/>
                <w:color w:val="000000"/>
              </w:rPr>
              <w:t>O</w:t>
            </w:r>
            <w:r w:rsidRPr="00797D01">
              <w:rPr>
                <w:rFonts w:ascii="標楷體" w:eastAsia="標楷體" w:hAnsi="標楷體"/>
                <w:color w:val="000000"/>
              </w:rPr>
              <w:t>ApplNo</w:t>
            </w:r>
            <w:proofErr w:type="spellEnd"/>
          </w:p>
        </w:tc>
        <w:tc>
          <w:tcPr>
            <w:tcW w:w="1240" w:type="dxa"/>
            <w:vAlign w:val="center"/>
          </w:tcPr>
          <w:p w14:paraId="701B849B"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c>
          <w:tcPr>
            <w:tcW w:w="3216" w:type="dxa"/>
          </w:tcPr>
          <w:p w14:paraId="6ABB19D4" w14:textId="77777777" w:rsidR="001D77CF" w:rsidRPr="00014827" w:rsidRDefault="001D77CF" w:rsidP="007C31B7">
            <w:pPr>
              <w:rPr>
                <w:rFonts w:ascii="標楷體" w:eastAsia="標楷體" w:hAnsi="標楷體"/>
                <w:color w:val="000000" w:themeColor="text1"/>
                <w:lang w:eastAsia="zh-HK"/>
              </w:rPr>
            </w:pPr>
            <w:proofErr w:type="spellStart"/>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ApplNo</w:t>
            </w:r>
            <w:proofErr w:type="spellEnd"/>
          </w:p>
        </w:tc>
        <w:tc>
          <w:tcPr>
            <w:tcW w:w="2048" w:type="dxa"/>
            <w:vAlign w:val="center"/>
          </w:tcPr>
          <w:p w14:paraId="26DACD08"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r>
      <w:tr w:rsidR="001D77CF" w:rsidRPr="008F1D46" w14:paraId="4E31DD5D" w14:textId="77777777" w:rsidTr="007C31B7">
        <w:tc>
          <w:tcPr>
            <w:tcW w:w="578" w:type="dxa"/>
          </w:tcPr>
          <w:p w14:paraId="02246E1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A01B0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B38ED79"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AcctCode</w:t>
            </w:r>
            <w:proofErr w:type="spellEnd"/>
          </w:p>
        </w:tc>
        <w:tc>
          <w:tcPr>
            <w:tcW w:w="1240" w:type="dxa"/>
            <w:vAlign w:val="center"/>
          </w:tcPr>
          <w:p w14:paraId="51FB325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c>
          <w:tcPr>
            <w:tcW w:w="3216" w:type="dxa"/>
          </w:tcPr>
          <w:p w14:paraId="2CC634E7"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AcctCode</w:t>
            </w:r>
            <w:proofErr w:type="spellEnd"/>
          </w:p>
        </w:tc>
        <w:tc>
          <w:tcPr>
            <w:tcW w:w="2048" w:type="dxa"/>
            <w:vAlign w:val="center"/>
          </w:tcPr>
          <w:p w14:paraId="4AE855D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r>
      <w:tr w:rsidR="001D77CF" w:rsidRPr="008F1D46" w14:paraId="775F3F67" w14:textId="77777777" w:rsidTr="007C31B7">
        <w:tc>
          <w:tcPr>
            <w:tcW w:w="578" w:type="dxa"/>
          </w:tcPr>
          <w:p w14:paraId="6A0624D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8BFD66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28FCFEE"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LineAmt</w:t>
            </w:r>
            <w:proofErr w:type="spellEnd"/>
          </w:p>
        </w:tc>
        <w:tc>
          <w:tcPr>
            <w:tcW w:w="1240" w:type="dxa"/>
            <w:vAlign w:val="center"/>
          </w:tcPr>
          <w:p w14:paraId="2228BA00"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c>
          <w:tcPr>
            <w:tcW w:w="3216" w:type="dxa"/>
          </w:tcPr>
          <w:p w14:paraId="0F7451FE"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LineAmt</w:t>
            </w:r>
            <w:proofErr w:type="spellEnd"/>
          </w:p>
        </w:tc>
        <w:tc>
          <w:tcPr>
            <w:tcW w:w="2048" w:type="dxa"/>
            <w:vAlign w:val="center"/>
          </w:tcPr>
          <w:p w14:paraId="7C7A356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r>
      <w:tr w:rsidR="001D77CF" w:rsidRPr="008F1D46" w14:paraId="1FF1C170" w14:textId="77777777" w:rsidTr="007C31B7">
        <w:tc>
          <w:tcPr>
            <w:tcW w:w="578" w:type="dxa"/>
          </w:tcPr>
          <w:p w14:paraId="1C1038D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5619BF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CAA6431"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LoanTermYy</w:t>
            </w:r>
            <w:proofErr w:type="spellEnd"/>
          </w:p>
        </w:tc>
        <w:tc>
          <w:tcPr>
            <w:tcW w:w="1240" w:type="dxa"/>
            <w:vAlign w:val="center"/>
          </w:tcPr>
          <w:p w14:paraId="2FD2B4D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c>
          <w:tcPr>
            <w:tcW w:w="3216" w:type="dxa"/>
          </w:tcPr>
          <w:p w14:paraId="4170A4DA"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LoanTermYy</w:t>
            </w:r>
            <w:proofErr w:type="spellEnd"/>
          </w:p>
        </w:tc>
        <w:tc>
          <w:tcPr>
            <w:tcW w:w="2048" w:type="dxa"/>
            <w:vAlign w:val="center"/>
          </w:tcPr>
          <w:p w14:paraId="197105A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r>
      <w:tr w:rsidR="001D77CF" w:rsidRPr="008F1D46" w14:paraId="006F9D73" w14:textId="77777777" w:rsidTr="007C31B7">
        <w:tc>
          <w:tcPr>
            <w:tcW w:w="578" w:type="dxa"/>
          </w:tcPr>
          <w:p w14:paraId="1896B843"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279C4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FA2797A"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LoanTermMm</w:t>
            </w:r>
            <w:proofErr w:type="spellEnd"/>
          </w:p>
        </w:tc>
        <w:tc>
          <w:tcPr>
            <w:tcW w:w="1240" w:type="dxa"/>
            <w:vAlign w:val="center"/>
          </w:tcPr>
          <w:p w14:paraId="071B0D9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c>
          <w:tcPr>
            <w:tcW w:w="3216" w:type="dxa"/>
          </w:tcPr>
          <w:p w14:paraId="33E4621F"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LoanTermMm</w:t>
            </w:r>
            <w:proofErr w:type="spellEnd"/>
          </w:p>
        </w:tc>
        <w:tc>
          <w:tcPr>
            <w:tcW w:w="2048" w:type="dxa"/>
            <w:vAlign w:val="center"/>
          </w:tcPr>
          <w:p w14:paraId="5B950F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r>
      <w:tr w:rsidR="001D77CF" w:rsidRPr="008F1D46" w14:paraId="6987EC65" w14:textId="77777777" w:rsidTr="007C31B7">
        <w:tc>
          <w:tcPr>
            <w:tcW w:w="578" w:type="dxa"/>
          </w:tcPr>
          <w:p w14:paraId="54F806F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2F0DF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A3692F2"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LoanTermDd</w:t>
            </w:r>
            <w:proofErr w:type="spellEnd"/>
          </w:p>
        </w:tc>
        <w:tc>
          <w:tcPr>
            <w:tcW w:w="1240" w:type="dxa"/>
            <w:vAlign w:val="center"/>
          </w:tcPr>
          <w:p w14:paraId="6AB010D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c>
          <w:tcPr>
            <w:tcW w:w="3216" w:type="dxa"/>
          </w:tcPr>
          <w:p w14:paraId="7F82505B"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LoanTermDd</w:t>
            </w:r>
            <w:proofErr w:type="spellEnd"/>
          </w:p>
        </w:tc>
        <w:tc>
          <w:tcPr>
            <w:tcW w:w="2048" w:type="dxa"/>
            <w:vAlign w:val="center"/>
          </w:tcPr>
          <w:p w14:paraId="4551ADD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r>
      <w:tr w:rsidR="001D77CF" w:rsidRPr="008F1D46" w14:paraId="55E7150B" w14:textId="77777777" w:rsidTr="007C31B7">
        <w:tc>
          <w:tcPr>
            <w:tcW w:w="578" w:type="dxa"/>
          </w:tcPr>
          <w:p w14:paraId="1E84DB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DAEF3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F175B09"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UtilDeadline</w:t>
            </w:r>
            <w:proofErr w:type="spellEnd"/>
          </w:p>
        </w:tc>
        <w:tc>
          <w:tcPr>
            <w:tcW w:w="1240" w:type="dxa"/>
            <w:vAlign w:val="center"/>
          </w:tcPr>
          <w:p w14:paraId="0E0C242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c>
          <w:tcPr>
            <w:tcW w:w="3216" w:type="dxa"/>
          </w:tcPr>
          <w:p w14:paraId="02D33194"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UtilDeadline</w:t>
            </w:r>
            <w:proofErr w:type="spellEnd"/>
          </w:p>
        </w:tc>
        <w:tc>
          <w:tcPr>
            <w:tcW w:w="2048" w:type="dxa"/>
            <w:vAlign w:val="center"/>
          </w:tcPr>
          <w:p w14:paraId="7B21AC9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r>
      <w:tr w:rsidR="001D77CF" w:rsidRPr="008F1D46" w14:paraId="5BC73070" w14:textId="77777777" w:rsidTr="007C31B7">
        <w:tc>
          <w:tcPr>
            <w:tcW w:w="578" w:type="dxa"/>
          </w:tcPr>
          <w:p w14:paraId="1D1F1F0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DF6868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936586"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FacMaturityDate</w:t>
            </w:r>
            <w:proofErr w:type="spellEnd"/>
          </w:p>
        </w:tc>
        <w:tc>
          <w:tcPr>
            <w:tcW w:w="1240" w:type="dxa"/>
            <w:vAlign w:val="center"/>
          </w:tcPr>
          <w:p w14:paraId="02AA8AE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w:t>
            </w:r>
            <w:r w:rsidRPr="00797D01">
              <w:rPr>
                <w:rFonts w:ascii="標楷體" w:eastAsia="標楷體" w:hAnsi="標楷體" w:hint="eastAsia"/>
                <w:color w:val="000000"/>
              </w:rPr>
              <w:lastRenderedPageBreak/>
              <w:t>日</w:t>
            </w:r>
          </w:p>
        </w:tc>
        <w:tc>
          <w:tcPr>
            <w:tcW w:w="3216" w:type="dxa"/>
          </w:tcPr>
          <w:p w14:paraId="63A0068D"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lastRenderedPageBreak/>
              <w:t>FacMain.</w:t>
            </w:r>
            <w:r w:rsidRPr="0037296F">
              <w:rPr>
                <w:rFonts w:ascii="標楷體" w:eastAsia="標楷體" w:hAnsi="標楷體"/>
                <w:color w:val="000000" w:themeColor="text1"/>
              </w:rPr>
              <w:t>MaturityDate</w:t>
            </w:r>
            <w:proofErr w:type="spellEnd"/>
          </w:p>
        </w:tc>
        <w:tc>
          <w:tcPr>
            <w:tcW w:w="2048" w:type="dxa"/>
            <w:vAlign w:val="center"/>
          </w:tcPr>
          <w:p w14:paraId="0D283D5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額度到期日</w:t>
            </w:r>
          </w:p>
        </w:tc>
      </w:tr>
      <w:tr w:rsidR="001D77CF" w:rsidRPr="008F1D46" w14:paraId="1BA5BA18" w14:textId="77777777" w:rsidTr="007C31B7">
        <w:tc>
          <w:tcPr>
            <w:tcW w:w="578" w:type="dxa"/>
          </w:tcPr>
          <w:p w14:paraId="039A2B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C746C4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96B7002"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BaseRateCode</w:t>
            </w:r>
            <w:proofErr w:type="spellEnd"/>
          </w:p>
        </w:tc>
        <w:tc>
          <w:tcPr>
            <w:tcW w:w="1240" w:type="dxa"/>
            <w:vAlign w:val="center"/>
          </w:tcPr>
          <w:p w14:paraId="19B4D2B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c>
          <w:tcPr>
            <w:tcW w:w="3216" w:type="dxa"/>
          </w:tcPr>
          <w:p w14:paraId="4905B0F1"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BaseRateCode</w:t>
            </w:r>
            <w:proofErr w:type="spellEnd"/>
          </w:p>
        </w:tc>
        <w:tc>
          <w:tcPr>
            <w:tcW w:w="2048" w:type="dxa"/>
            <w:vAlign w:val="center"/>
          </w:tcPr>
          <w:p w14:paraId="7A61F94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r>
      <w:tr w:rsidR="001D77CF" w:rsidRPr="008F1D46" w14:paraId="486CF427" w14:textId="77777777" w:rsidTr="007C31B7">
        <w:tc>
          <w:tcPr>
            <w:tcW w:w="578" w:type="dxa"/>
          </w:tcPr>
          <w:p w14:paraId="3FE0EA55"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28AA0E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B4AEE6C"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RecycleCode</w:t>
            </w:r>
            <w:proofErr w:type="spellEnd"/>
          </w:p>
        </w:tc>
        <w:tc>
          <w:tcPr>
            <w:tcW w:w="1240" w:type="dxa"/>
            <w:vAlign w:val="center"/>
          </w:tcPr>
          <w:p w14:paraId="54A9636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c>
          <w:tcPr>
            <w:tcW w:w="3216" w:type="dxa"/>
          </w:tcPr>
          <w:p w14:paraId="01581D4D"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RecycleCode</w:t>
            </w:r>
            <w:proofErr w:type="spellEnd"/>
          </w:p>
        </w:tc>
        <w:tc>
          <w:tcPr>
            <w:tcW w:w="2048" w:type="dxa"/>
            <w:vAlign w:val="center"/>
          </w:tcPr>
          <w:p w14:paraId="2C68B8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r>
      <w:tr w:rsidR="001D77CF" w:rsidRPr="008F1D46" w14:paraId="29CA4B42" w14:textId="77777777" w:rsidTr="007C31B7">
        <w:tc>
          <w:tcPr>
            <w:tcW w:w="578" w:type="dxa"/>
          </w:tcPr>
          <w:p w14:paraId="16DF4E8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FD5593B"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6CCF664"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RecycleDeadline</w:t>
            </w:r>
            <w:proofErr w:type="spellEnd"/>
          </w:p>
        </w:tc>
        <w:tc>
          <w:tcPr>
            <w:tcW w:w="1240" w:type="dxa"/>
            <w:vAlign w:val="center"/>
          </w:tcPr>
          <w:p w14:paraId="0015188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c>
          <w:tcPr>
            <w:tcW w:w="3216" w:type="dxa"/>
          </w:tcPr>
          <w:p w14:paraId="445A7704"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RecycleDeadline</w:t>
            </w:r>
            <w:proofErr w:type="spellEnd"/>
          </w:p>
        </w:tc>
        <w:tc>
          <w:tcPr>
            <w:tcW w:w="2048" w:type="dxa"/>
            <w:vAlign w:val="center"/>
          </w:tcPr>
          <w:p w14:paraId="5D949FF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r>
      <w:tr w:rsidR="001D77CF" w:rsidRPr="008F1D46" w14:paraId="1F1CC69F" w14:textId="77777777" w:rsidTr="007C31B7">
        <w:tc>
          <w:tcPr>
            <w:tcW w:w="578" w:type="dxa"/>
          </w:tcPr>
          <w:p w14:paraId="50B5EC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E2FAC6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5F71C5B"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RateIncr</w:t>
            </w:r>
            <w:proofErr w:type="spellEnd"/>
          </w:p>
        </w:tc>
        <w:tc>
          <w:tcPr>
            <w:tcW w:w="1240" w:type="dxa"/>
            <w:vAlign w:val="center"/>
          </w:tcPr>
          <w:p w14:paraId="6407969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c>
          <w:tcPr>
            <w:tcW w:w="3216" w:type="dxa"/>
          </w:tcPr>
          <w:p w14:paraId="1229F0C9"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RateIncr</w:t>
            </w:r>
            <w:proofErr w:type="spellEnd"/>
          </w:p>
        </w:tc>
        <w:tc>
          <w:tcPr>
            <w:tcW w:w="2048" w:type="dxa"/>
            <w:vAlign w:val="center"/>
          </w:tcPr>
          <w:p w14:paraId="6E070A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r>
      <w:tr w:rsidR="001D77CF" w:rsidRPr="008F1D46" w14:paraId="7EB90DAC" w14:textId="77777777" w:rsidTr="007C31B7">
        <w:tc>
          <w:tcPr>
            <w:tcW w:w="578" w:type="dxa"/>
          </w:tcPr>
          <w:p w14:paraId="2DFC767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95874C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1844104"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LoanBal</w:t>
            </w:r>
            <w:proofErr w:type="spellEnd"/>
          </w:p>
        </w:tc>
        <w:tc>
          <w:tcPr>
            <w:tcW w:w="1240" w:type="dxa"/>
            <w:vAlign w:val="center"/>
          </w:tcPr>
          <w:p w14:paraId="29BF310A"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c>
          <w:tcPr>
            <w:tcW w:w="3216" w:type="dxa"/>
          </w:tcPr>
          <w:p w14:paraId="26C90668"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UtilAmt</w:t>
            </w:r>
            <w:proofErr w:type="spellEnd"/>
          </w:p>
        </w:tc>
        <w:tc>
          <w:tcPr>
            <w:tcW w:w="2048" w:type="dxa"/>
            <w:vAlign w:val="center"/>
          </w:tcPr>
          <w:p w14:paraId="090778F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r>
      <w:tr w:rsidR="001D77CF" w:rsidRPr="008F1D46" w14:paraId="0CA71A49" w14:textId="77777777" w:rsidTr="007C31B7">
        <w:tc>
          <w:tcPr>
            <w:tcW w:w="578" w:type="dxa"/>
          </w:tcPr>
          <w:p w14:paraId="1C4E6D2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7BF548E"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521B9311"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ApproveRate</w:t>
            </w:r>
            <w:proofErr w:type="spellEnd"/>
          </w:p>
        </w:tc>
        <w:tc>
          <w:tcPr>
            <w:tcW w:w="1240" w:type="dxa"/>
            <w:vAlign w:val="center"/>
          </w:tcPr>
          <w:p w14:paraId="06E5D7F5"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c>
          <w:tcPr>
            <w:tcW w:w="3216" w:type="dxa"/>
          </w:tcPr>
          <w:p w14:paraId="3A9A913E"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ApproveRate</w:t>
            </w:r>
            <w:proofErr w:type="spellEnd"/>
          </w:p>
        </w:tc>
        <w:tc>
          <w:tcPr>
            <w:tcW w:w="2048" w:type="dxa"/>
            <w:vAlign w:val="center"/>
          </w:tcPr>
          <w:p w14:paraId="56C2DD0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r>
      <w:tr w:rsidR="001D77CF" w:rsidRPr="008F1D46" w14:paraId="358D3C72" w14:textId="77777777" w:rsidTr="007C31B7">
        <w:tc>
          <w:tcPr>
            <w:tcW w:w="578" w:type="dxa"/>
          </w:tcPr>
          <w:p w14:paraId="01A81ED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29B3DA0D"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3C0E42F"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FirstDrawdownDate</w:t>
            </w:r>
            <w:proofErr w:type="spellEnd"/>
          </w:p>
        </w:tc>
        <w:tc>
          <w:tcPr>
            <w:tcW w:w="1240" w:type="dxa"/>
            <w:vAlign w:val="center"/>
          </w:tcPr>
          <w:p w14:paraId="49FEE50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c>
          <w:tcPr>
            <w:tcW w:w="3216" w:type="dxa"/>
          </w:tcPr>
          <w:p w14:paraId="52A45E9C"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FirstDrawdownDate</w:t>
            </w:r>
            <w:proofErr w:type="spellEnd"/>
          </w:p>
        </w:tc>
        <w:tc>
          <w:tcPr>
            <w:tcW w:w="2048" w:type="dxa"/>
            <w:vAlign w:val="center"/>
          </w:tcPr>
          <w:p w14:paraId="06CE5B3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r>
      <w:tr w:rsidR="001D77CF" w:rsidRPr="008F1D46" w14:paraId="5020A34D" w14:textId="77777777" w:rsidTr="007C31B7">
        <w:tc>
          <w:tcPr>
            <w:tcW w:w="578" w:type="dxa"/>
          </w:tcPr>
          <w:p w14:paraId="0654AC7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96A37C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AEA1372"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MaturityDate</w:t>
            </w:r>
            <w:proofErr w:type="spellEnd"/>
          </w:p>
        </w:tc>
        <w:tc>
          <w:tcPr>
            <w:tcW w:w="1240" w:type="dxa"/>
            <w:vAlign w:val="center"/>
          </w:tcPr>
          <w:p w14:paraId="00F8F3E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c>
          <w:tcPr>
            <w:tcW w:w="3216" w:type="dxa"/>
          </w:tcPr>
          <w:p w14:paraId="69B29A25" w14:textId="77777777" w:rsidR="001D77CF" w:rsidRDefault="001D77CF" w:rsidP="007C31B7">
            <w:pPr>
              <w:rPr>
                <w:rFonts w:ascii="標楷體" w:eastAsia="標楷體" w:hAnsi="標楷體"/>
                <w:color w:val="000000" w:themeColor="text1"/>
              </w:rPr>
            </w:pPr>
            <w:r>
              <w:rPr>
                <w:rFonts w:ascii="標楷體" w:eastAsia="標楷體" w:hAnsi="標楷體" w:hint="eastAsia"/>
                <w:color w:val="000000"/>
              </w:rPr>
              <w:t>有撥款且戶況為0(正常戶)時放入,否則放0</w:t>
            </w:r>
          </w:p>
          <w:p w14:paraId="03D06F7D" w14:textId="77777777" w:rsidR="001D77CF" w:rsidRPr="00014827" w:rsidRDefault="001D77CF" w:rsidP="007C31B7">
            <w:pPr>
              <w:rPr>
                <w:rFonts w:ascii="標楷體" w:eastAsia="標楷體" w:hAnsi="標楷體"/>
                <w:color w:val="000000" w:themeColor="text1"/>
              </w:rPr>
            </w:pPr>
            <w:proofErr w:type="spellStart"/>
            <w:r w:rsidRPr="0037296F">
              <w:rPr>
                <w:rFonts w:ascii="標楷體" w:eastAsia="標楷體" w:hAnsi="標楷體"/>
                <w:color w:val="000000" w:themeColor="text1"/>
              </w:rPr>
              <w:t>LoanBorMain</w:t>
            </w:r>
            <w:r>
              <w:rPr>
                <w:rFonts w:ascii="標楷體" w:eastAsia="標楷體" w:hAnsi="標楷體" w:hint="eastAsia"/>
                <w:color w:val="000000" w:themeColor="text1"/>
              </w:rPr>
              <w:t>.</w:t>
            </w:r>
            <w:r w:rsidRPr="0037296F">
              <w:rPr>
                <w:rFonts w:ascii="標楷體" w:eastAsia="標楷體" w:hAnsi="標楷體"/>
                <w:color w:val="000000" w:themeColor="text1"/>
              </w:rPr>
              <w:t>MaturityDate</w:t>
            </w:r>
            <w:proofErr w:type="spellEnd"/>
          </w:p>
        </w:tc>
        <w:tc>
          <w:tcPr>
            <w:tcW w:w="2048" w:type="dxa"/>
            <w:vAlign w:val="center"/>
          </w:tcPr>
          <w:p w14:paraId="6E51B88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r>
      <w:tr w:rsidR="001D77CF" w:rsidRPr="008F1D46" w14:paraId="29E69E04" w14:textId="77777777" w:rsidTr="007C31B7">
        <w:tc>
          <w:tcPr>
            <w:tcW w:w="578" w:type="dxa"/>
          </w:tcPr>
          <w:p w14:paraId="0F25AAD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318138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DB32EC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Overdue1MFlag</w:t>
            </w:r>
          </w:p>
        </w:tc>
        <w:tc>
          <w:tcPr>
            <w:tcW w:w="1240" w:type="dxa"/>
            <w:vAlign w:val="center"/>
          </w:tcPr>
          <w:p w14:paraId="1E16CD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tc>
        <w:tc>
          <w:tcPr>
            <w:tcW w:w="3216" w:type="dxa"/>
          </w:tcPr>
          <w:p w14:paraId="6BC56B79"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有一筆,應繳日期&gt;=會計日-6個月且該筆額度放款交易內容檔應繳日期與入帳日期相差一個月時為1(是)</w:t>
            </w:r>
          </w:p>
        </w:tc>
        <w:tc>
          <w:tcPr>
            <w:tcW w:w="2048" w:type="dxa"/>
            <w:vAlign w:val="center"/>
          </w:tcPr>
          <w:p w14:paraId="0FB8F58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p w14:paraId="45B0C79D" w14:textId="77777777" w:rsidR="001D77CF" w:rsidRDefault="001D77CF" w:rsidP="007C31B7">
            <w:pPr>
              <w:rPr>
                <w:rFonts w:ascii="標楷體" w:eastAsia="標楷體" w:hAnsi="標楷體"/>
                <w:color w:val="000000"/>
              </w:rPr>
            </w:pPr>
          </w:p>
        </w:tc>
      </w:tr>
      <w:tr w:rsidR="001D77CF" w:rsidRPr="008F1D46" w14:paraId="0DDEC04A" w14:textId="77777777" w:rsidTr="007C31B7">
        <w:tc>
          <w:tcPr>
            <w:tcW w:w="578" w:type="dxa"/>
          </w:tcPr>
          <w:p w14:paraId="0F48B9F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41359F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56FA177"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Overdue7DFlag</w:t>
            </w:r>
          </w:p>
        </w:tc>
        <w:tc>
          <w:tcPr>
            <w:tcW w:w="1240" w:type="dxa"/>
            <w:vAlign w:val="center"/>
          </w:tcPr>
          <w:p w14:paraId="46921D6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c>
          <w:tcPr>
            <w:tcW w:w="3216" w:type="dxa"/>
          </w:tcPr>
          <w:p w14:paraId="6E7E198E"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有兩筆以上,應繳日期&gt;=會計日-1年且該筆額度放款交易內容檔應繳日期與入帳日期相差7天時為1(是)</w:t>
            </w:r>
          </w:p>
        </w:tc>
        <w:tc>
          <w:tcPr>
            <w:tcW w:w="2048" w:type="dxa"/>
            <w:vAlign w:val="center"/>
          </w:tcPr>
          <w:p w14:paraId="76A75E6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r>
      <w:tr w:rsidR="001D77CF" w:rsidRPr="008F1D46" w14:paraId="59F0BC18" w14:textId="77777777" w:rsidTr="007C31B7">
        <w:tc>
          <w:tcPr>
            <w:tcW w:w="578" w:type="dxa"/>
          </w:tcPr>
          <w:p w14:paraId="3583830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14609C5"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6F191D3"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UtilBal</w:t>
            </w:r>
            <w:proofErr w:type="spellEnd"/>
          </w:p>
        </w:tc>
        <w:tc>
          <w:tcPr>
            <w:tcW w:w="1240" w:type="dxa"/>
            <w:vAlign w:val="center"/>
          </w:tcPr>
          <w:p w14:paraId="3C741B8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c>
          <w:tcPr>
            <w:tcW w:w="3216" w:type="dxa"/>
          </w:tcPr>
          <w:p w14:paraId="4D50D5A5"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834C46">
              <w:rPr>
                <w:rFonts w:ascii="標楷體" w:eastAsia="標楷體" w:hAnsi="標楷體"/>
                <w:color w:val="000000" w:themeColor="text1"/>
              </w:rPr>
              <w:t>UtilBal</w:t>
            </w:r>
            <w:proofErr w:type="spellEnd"/>
          </w:p>
        </w:tc>
        <w:tc>
          <w:tcPr>
            <w:tcW w:w="2048" w:type="dxa"/>
            <w:vAlign w:val="center"/>
          </w:tcPr>
          <w:p w14:paraId="3120FF5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r>
      <w:tr w:rsidR="001D77CF" w:rsidRPr="008F1D46" w14:paraId="5F0007B3" w14:textId="77777777" w:rsidTr="007C31B7">
        <w:tc>
          <w:tcPr>
            <w:tcW w:w="578" w:type="dxa"/>
          </w:tcPr>
          <w:p w14:paraId="036CB87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CEE701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24F3D01"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CurrencyCode</w:t>
            </w:r>
            <w:proofErr w:type="spellEnd"/>
          </w:p>
        </w:tc>
        <w:tc>
          <w:tcPr>
            <w:tcW w:w="1240" w:type="dxa"/>
            <w:vAlign w:val="center"/>
          </w:tcPr>
          <w:p w14:paraId="14E44BF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c>
          <w:tcPr>
            <w:tcW w:w="3216" w:type="dxa"/>
          </w:tcPr>
          <w:p w14:paraId="1543458F"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834C46">
              <w:rPr>
                <w:rFonts w:ascii="標楷體" w:eastAsia="標楷體" w:hAnsi="標楷體"/>
                <w:color w:val="000000" w:themeColor="text1"/>
              </w:rPr>
              <w:t>CurrencyCode</w:t>
            </w:r>
            <w:proofErr w:type="spellEnd"/>
          </w:p>
        </w:tc>
        <w:tc>
          <w:tcPr>
            <w:tcW w:w="2048" w:type="dxa"/>
            <w:vAlign w:val="center"/>
          </w:tcPr>
          <w:p w14:paraId="50D037F8"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r>
      <w:tr w:rsidR="001D77CF" w:rsidRPr="008F1D46" w14:paraId="3148BFE3" w14:textId="77777777" w:rsidTr="007C31B7">
        <w:tc>
          <w:tcPr>
            <w:tcW w:w="578" w:type="dxa"/>
          </w:tcPr>
          <w:p w14:paraId="1F34395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1898EB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3595FF"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FireOfficer</w:t>
            </w:r>
            <w:proofErr w:type="spellEnd"/>
          </w:p>
        </w:tc>
        <w:tc>
          <w:tcPr>
            <w:tcW w:w="1240" w:type="dxa"/>
            <w:vAlign w:val="center"/>
          </w:tcPr>
          <w:p w14:paraId="73C806F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c>
          <w:tcPr>
            <w:tcW w:w="3216" w:type="dxa"/>
          </w:tcPr>
          <w:p w14:paraId="5BC11052"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834C46">
              <w:rPr>
                <w:rFonts w:ascii="標楷體" w:eastAsia="標楷體" w:hAnsi="標楷體"/>
                <w:color w:val="000000" w:themeColor="text1"/>
              </w:rPr>
              <w:t>FireOfficer</w:t>
            </w:r>
            <w:proofErr w:type="spellEnd"/>
          </w:p>
        </w:tc>
        <w:tc>
          <w:tcPr>
            <w:tcW w:w="2048" w:type="dxa"/>
            <w:vAlign w:val="center"/>
          </w:tcPr>
          <w:p w14:paraId="189BEFB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r>
      <w:tr w:rsidR="001D77CF" w:rsidRPr="008F1D46" w14:paraId="276E9B17" w14:textId="77777777" w:rsidTr="007C31B7">
        <w:tc>
          <w:tcPr>
            <w:tcW w:w="3690" w:type="dxa"/>
            <w:gridSpan w:val="3"/>
          </w:tcPr>
          <w:p w14:paraId="4EF630F8" w14:textId="77777777" w:rsidR="001D77CF" w:rsidRDefault="001D77CF" w:rsidP="007C31B7">
            <w:pPr>
              <w:rPr>
                <w:rFonts w:ascii="標楷體" w:eastAsia="標楷體" w:hAnsi="標楷體"/>
                <w:color w:val="000000"/>
              </w:rPr>
            </w:pPr>
            <w:r>
              <w:rPr>
                <w:rFonts w:ascii="標楷體" w:eastAsia="標楷體" w:hAnsi="標楷體" w:hint="eastAsia"/>
              </w:rPr>
              <w:t>多筆式資料</w:t>
            </w:r>
          </w:p>
        </w:tc>
        <w:tc>
          <w:tcPr>
            <w:tcW w:w="1240" w:type="dxa"/>
            <w:vAlign w:val="center"/>
          </w:tcPr>
          <w:p w14:paraId="55C17B33" w14:textId="77777777" w:rsidR="001D77CF" w:rsidRDefault="001D77CF" w:rsidP="007C31B7">
            <w:pPr>
              <w:rPr>
                <w:rFonts w:ascii="標楷體" w:eastAsia="標楷體" w:hAnsi="標楷體"/>
                <w:color w:val="000000"/>
              </w:rPr>
            </w:pPr>
          </w:p>
        </w:tc>
        <w:tc>
          <w:tcPr>
            <w:tcW w:w="3216" w:type="dxa"/>
          </w:tcPr>
          <w:p w14:paraId="7AA03CF3" w14:textId="77777777" w:rsidR="001D77CF" w:rsidRPr="00014827" w:rsidRDefault="001D77CF" w:rsidP="007C31B7">
            <w:pPr>
              <w:rPr>
                <w:rFonts w:ascii="標楷體" w:eastAsia="標楷體" w:hAnsi="標楷體"/>
                <w:color w:val="000000" w:themeColor="text1"/>
              </w:rPr>
            </w:pPr>
          </w:p>
        </w:tc>
        <w:tc>
          <w:tcPr>
            <w:tcW w:w="2048" w:type="dxa"/>
            <w:vAlign w:val="center"/>
          </w:tcPr>
          <w:p w14:paraId="704F25EB" w14:textId="77777777" w:rsidR="001D77CF" w:rsidRDefault="001D77CF" w:rsidP="007C31B7">
            <w:pPr>
              <w:rPr>
                <w:rFonts w:ascii="標楷體" w:eastAsia="標楷體" w:hAnsi="標楷體"/>
                <w:color w:val="000000"/>
              </w:rPr>
            </w:pPr>
          </w:p>
        </w:tc>
      </w:tr>
      <w:tr w:rsidR="001D77CF" w:rsidRPr="008F1D46" w14:paraId="465054AC" w14:textId="77777777" w:rsidTr="007C31B7">
        <w:tc>
          <w:tcPr>
            <w:tcW w:w="578" w:type="dxa"/>
          </w:tcPr>
          <w:p w14:paraId="5940786D"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1958DAD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0D063DE" w14:textId="77777777" w:rsidR="001D77CF" w:rsidRDefault="001D77CF" w:rsidP="007C31B7">
            <w:pPr>
              <w:rPr>
                <w:rFonts w:ascii="標楷體" w:eastAsia="標楷體" w:hAnsi="標楷體"/>
              </w:rPr>
            </w:pPr>
            <w:r>
              <w:rPr>
                <w:rFonts w:ascii="標楷體" w:eastAsia="標楷體" w:hAnsi="標楷體"/>
                <w:color w:val="000000"/>
              </w:rPr>
              <w:t>OO</w:t>
            </w:r>
            <w:r w:rsidRPr="00797D01">
              <w:rPr>
                <w:rFonts w:ascii="標楷體" w:eastAsia="標楷體" w:hAnsi="標楷體"/>
                <w:color w:val="000000"/>
              </w:rPr>
              <w:t>ClCode1</w:t>
            </w:r>
          </w:p>
        </w:tc>
        <w:tc>
          <w:tcPr>
            <w:tcW w:w="1240" w:type="dxa"/>
            <w:vAlign w:val="center"/>
          </w:tcPr>
          <w:p w14:paraId="5593F57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c>
          <w:tcPr>
            <w:tcW w:w="3216" w:type="dxa"/>
          </w:tcPr>
          <w:p w14:paraId="283DC54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Pr>
                <w:rFonts w:ascii="標楷體" w:eastAsia="標楷體" w:hAnsi="標楷體"/>
                <w:color w:val="000000" w:themeColor="text1"/>
              </w:rPr>
              <w:t>ClCode1</w:t>
            </w:r>
          </w:p>
        </w:tc>
        <w:tc>
          <w:tcPr>
            <w:tcW w:w="2048" w:type="dxa"/>
            <w:vAlign w:val="center"/>
          </w:tcPr>
          <w:p w14:paraId="64C7212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r>
      <w:tr w:rsidR="001D77CF" w:rsidRPr="008F1D46" w14:paraId="50DDA38D" w14:textId="77777777" w:rsidTr="007C31B7">
        <w:tc>
          <w:tcPr>
            <w:tcW w:w="578" w:type="dxa"/>
          </w:tcPr>
          <w:p w14:paraId="12CD3376"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653BFBB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933E6F5"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ClCode2</w:t>
            </w:r>
          </w:p>
        </w:tc>
        <w:tc>
          <w:tcPr>
            <w:tcW w:w="1240" w:type="dxa"/>
            <w:vAlign w:val="center"/>
          </w:tcPr>
          <w:p w14:paraId="6730122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c>
          <w:tcPr>
            <w:tcW w:w="3216" w:type="dxa"/>
          </w:tcPr>
          <w:p w14:paraId="3A364BF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ClCode2</w:t>
            </w:r>
          </w:p>
        </w:tc>
        <w:tc>
          <w:tcPr>
            <w:tcW w:w="2048" w:type="dxa"/>
            <w:vAlign w:val="center"/>
          </w:tcPr>
          <w:p w14:paraId="500E54F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r>
      <w:tr w:rsidR="001D77CF" w:rsidRPr="008F1D46" w14:paraId="34013765" w14:textId="77777777" w:rsidTr="007C31B7">
        <w:tc>
          <w:tcPr>
            <w:tcW w:w="578" w:type="dxa"/>
          </w:tcPr>
          <w:p w14:paraId="61D837AE"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3EDCF7C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E1AB13D"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OO</w:t>
            </w:r>
            <w:r w:rsidRPr="00797D01">
              <w:rPr>
                <w:rFonts w:ascii="標楷體" w:eastAsia="標楷體" w:hAnsi="標楷體"/>
                <w:color w:val="000000"/>
              </w:rPr>
              <w:t>ClNo</w:t>
            </w:r>
            <w:proofErr w:type="spellEnd"/>
          </w:p>
        </w:tc>
        <w:tc>
          <w:tcPr>
            <w:tcW w:w="1240" w:type="dxa"/>
            <w:vAlign w:val="center"/>
          </w:tcPr>
          <w:p w14:paraId="210E351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c>
          <w:tcPr>
            <w:tcW w:w="3216" w:type="dxa"/>
          </w:tcPr>
          <w:p w14:paraId="3918B670" w14:textId="77777777" w:rsidR="001D77CF" w:rsidRPr="00014827" w:rsidRDefault="001D77CF" w:rsidP="007C31B7">
            <w:pPr>
              <w:rPr>
                <w:rFonts w:ascii="標楷體" w:eastAsia="標楷體" w:hAnsi="標楷體"/>
                <w:color w:val="000000" w:themeColor="text1"/>
              </w:rPr>
            </w:pPr>
            <w:proofErr w:type="spellStart"/>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ClNo</w:t>
            </w:r>
            <w:proofErr w:type="spellEnd"/>
          </w:p>
        </w:tc>
        <w:tc>
          <w:tcPr>
            <w:tcW w:w="2048" w:type="dxa"/>
            <w:vAlign w:val="center"/>
          </w:tcPr>
          <w:p w14:paraId="041BA7C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r>
      <w:bookmarkEnd w:id="299"/>
    </w:tbl>
    <w:p w14:paraId="2DB6E1F4" w14:textId="77777777" w:rsidR="001D77CF" w:rsidRDefault="001D77CF" w:rsidP="001D77CF">
      <w:pPr>
        <w:widowControl/>
        <w:rPr>
          <w:rFonts w:ascii="標楷體" w:eastAsia="標楷體" w:hAnsi="標楷體"/>
        </w:rPr>
      </w:pPr>
    </w:p>
    <w:p w14:paraId="5C071353" w14:textId="23326EBD" w:rsidR="001D77CF" w:rsidRDefault="001D77CF" w:rsidP="001D77CF">
      <w:pPr>
        <w:widowControl/>
        <w:rPr>
          <w:rFonts w:ascii="標楷體" w:eastAsia="標楷體" w:hAnsi="標楷體"/>
        </w:rPr>
      </w:pPr>
    </w:p>
    <w:p w14:paraId="60CF20ED" w14:textId="50A5CB6B" w:rsidR="00AA6FD6" w:rsidRDefault="00AA6FD6" w:rsidP="001D77CF">
      <w:pPr>
        <w:widowControl/>
        <w:rPr>
          <w:rFonts w:ascii="標楷體" w:eastAsia="標楷體" w:hAnsi="標楷體"/>
        </w:rPr>
      </w:pPr>
    </w:p>
    <w:p w14:paraId="037997E6" w14:textId="4D596A86" w:rsidR="00AA6FD6" w:rsidRDefault="00AA6FD6" w:rsidP="001D77CF">
      <w:pPr>
        <w:widowControl/>
        <w:rPr>
          <w:rFonts w:ascii="標楷體" w:eastAsia="標楷體" w:hAnsi="標楷體"/>
        </w:rPr>
      </w:pPr>
    </w:p>
    <w:p w14:paraId="7A5875FC" w14:textId="77777777" w:rsidR="00AA6FD6" w:rsidRDefault="00AA6FD6" w:rsidP="001D77CF">
      <w:pPr>
        <w:widowControl/>
        <w:rPr>
          <w:rFonts w:ascii="標楷體" w:eastAsia="標楷體" w:hAnsi="標楷體"/>
        </w:rPr>
      </w:pPr>
    </w:p>
    <w:p w14:paraId="309438DC" w14:textId="1E32317A" w:rsidR="005D6ED3" w:rsidRDefault="005D6ED3" w:rsidP="004A1C2C">
      <w:pPr>
        <w:widowControl/>
        <w:rPr>
          <w:rFonts w:ascii="標楷體" w:eastAsia="標楷體" w:hAnsi="標楷體"/>
        </w:rPr>
      </w:pPr>
    </w:p>
    <w:p w14:paraId="7308BE6B" w14:textId="006EB0CD" w:rsidR="001D5CB7" w:rsidRPr="00915C32" w:rsidRDefault="001D5CB7" w:rsidP="0078740E">
      <w:pPr>
        <w:pStyle w:val="3"/>
        <w:numPr>
          <w:ilvl w:val="2"/>
          <w:numId w:val="7"/>
        </w:numPr>
        <w:spacing w:before="0"/>
        <w:rPr>
          <w:rFonts w:ascii="標楷體" w:hAnsi="標楷體"/>
          <w:b/>
        </w:rPr>
      </w:pPr>
      <w:bookmarkStart w:id="300" w:name="_Toc90483168"/>
      <w:bookmarkStart w:id="301" w:name="_Toc90483423"/>
      <w:bookmarkStart w:id="302" w:name="_Toc90483539"/>
      <w:bookmarkStart w:id="303" w:name="_Toc90483765"/>
      <w:bookmarkStart w:id="304" w:name="_Toc90490037"/>
      <w:bookmarkStart w:id="305" w:name="_Toc140244557"/>
      <w:r w:rsidRPr="00915C32">
        <w:rPr>
          <w:rFonts w:ascii="標楷體" w:hAnsi="標楷體" w:hint="eastAsia"/>
          <w:b/>
          <w:szCs w:val="32"/>
        </w:rPr>
        <w:t xml:space="preserve">L7913 </w:t>
      </w:r>
      <w:proofErr w:type="spellStart"/>
      <w:r w:rsidRPr="00915C32">
        <w:rPr>
          <w:rFonts w:ascii="標楷體" w:hAnsi="標楷體"/>
          <w:b/>
        </w:rPr>
        <w:t>eLoan</w:t>
      </w:r>
      <w:proofErr w:type="spellEnd"/>
      <w:r w:rsidRPr="00915C32">
        <w:rPr>
          <w:rFonts w:ascii="標楷體" w:hAnsi="標楷體" w:hint="eastAsia"/>
          <w:b/>
        </w:rPr>
        <w:t>評級資訊查詢</w:t>
      </w:r>
      <w:bookmarkEnd w:id="300"/>
      <w:bookmarkEnd w:id="301"/>
      <w:bookmarkEnd w:id="302"/>
      <w:bookmarkEnd w:id="303"/>
      <w:bookmarkEnd w:id="304"/>
      <w:r w:rsidR="008807A2" w:rsidRPr="00915C32">
        <w:rPr>
          <w:rFonts w:ascii="標楷體" w:hAnsi="標楷體" w:hint="eastAsia"/>
          <w:b/>
        </w:rPr>
        <w:t xml:space="preserve"> *</w:t>
      </w:r>
      <w:bookmarkEnd w:id="305"/>
    </w:p>
    <w:tbl>
      <w:tblPr>
        <w:tblW w:w="8085" w:type="dxa"/>
        <w:tblInd w:w="15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9"/>
        <w:gridCol w:w="6536"/>
      </w:tblGrid>
      <w:tr w:rsidR="001D5CB7" w14:paraId="18765190"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17E09FB" w14:textId="77777777" w:rsidR="001D5CB7" w:rsidRDefault="001D5CB7">
            <w:pPr>
              <w:rPr>
                <w:rFonts w:ascii="標楷體" w:eastAsia="標楷體" w:hAnsi="標楷體"/>
              </w:rPr>
            </w:pPr>
            <w:r>
              <w:rPr>
                <w:rFonts w:ascii="標楷體" w:eastAsia="標楷體" w:hAnsi="標楷體" w:hint="eastAsia"/>
              </w:rPr>
              <w:t xml:space="preserve">功能名稱 </w:t>
            </w:r>
          </w:p>
        </w:tc>
        <w:tc>
          <w:tcPr>
            <w:tcW w:w="6531" w:type="dxa"/>
            <w:tcBorders>
              <w:top w:val="single" w:sz="8" w:space="0" w:color="000000"/>
              <w:left w:val="single" w:sz="8" w:space="0" w:color="000000"/>
              <w:bottom w:val="single" w:sz="8" w:space="0" w:color="000000"/>
              <w:right w:val="single" w:sz="8" w:space="0" w:color="000000"/>
            </w:tcBorders>
            <w:hideMark/>
          </w:tcPr>
          <w:p w14:paraId="4B51B414" w14:textId="77777777" w:rsidR="001D5CB7" w:rsidRDefault="001D5CB7">
            <w:pPr>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評級資訊查詢</w:t>
            </w:r>
          </w:p>
        </w:tc>
      </w:tr>
      <w:tr w:rsidR="001D5CB7" w14:paraId="55DC0C7B"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E23C32E" w14:textId="77777777" w:rsidR="001D5CB7" w:rsidRDefault="001D5CB7">
            <w:pPr>
              <w:rPr>
                <w:rFonts w:ascii="標楷體" w:eastAsia="標楷體" w:hAnsi="標楷體"/>
              </w:rPr>
            </w:pPr>
            <w:r>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right w:val="single" w:sz="8" w:space="0" w:color="000000"/>
            </w:tcBorders>
            <w:hideMark/>
          </w:tcPr>
          <w:p w14:paraId="0D03623A" w14:textId="77777777" w:rsidR="001D5CB7" w:rsidRDefault="001D5CB7">
            <w:pPr>
              <w:rPr>
                <w:rFonts w:ascii="標楷體" w:eastAsia="標楷體" w:hAnsi="標楷體"/>
              </w:rPr>
            </w:pPr>
            <w:r>
              <w:rPr>
                <w:rFonts w:ascii="標楷體" w:eastAsia="標楷體" w:hAnsi="標楷體" w:hint="eastAsia"/>
                <w:lang w:eastAsia="zh-HK"/>
              </w:rPr>
              <w:t>查詢</w:t>
            </w:r>
            <w:proofErr w:type="spellStart"/>
            <w:r>
              <w:rPr>
                <w:rFonts w:ascii="標楷體" w:eastAsia="標楷體" w:hAnsi="標楷體" w:hint="eastAsia"/>
              </w:rPr>
              <w:t>eLoan</w:t>
            </w:r>
            <w:proofErr w:type="spellEnd"/>
            <w:r>
              <w:rPr>
                <w:rFonts w:ascii="標楷體" w:eastAsia="標楷體" w:hAnsi="標楷體" w:hint="eastAsia"/>
              </w:rPr>
              <w:t>評級資訊</w:t>
            </w:r>
            <w:r>
              <w:rPr>
                <w:rFonts w:ascii="標楷體" w:eastAsia="標楷體" w:hAnsi="標楷體" w:hint="eastAsia"/>
                <w:lang w:eastAsia="zh-HK"/>
              </w:rPr>
              <w:t>時</w:t>
            </w:r>
          </w:p>
        </w:tc>
      </w:tr>
      <w:tr w:rsidR="001D5CB7" w14:paraId="015E16B0" w14:textId="77777777" w:rsidTr="001D5CB7">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D7BA79" w14:textId="77777777" w:rsidR="001D5CB7" w:rsidRDefault="001D5CB7">
            <w:pPr>
              <w:rPr>
                <w:rFonts w:ascii="標楷體" w:eastAsia="標楷體" w:hAnsi="標楷體"/>
              </w:rPr>
            </w:pPr>
            <w:r>
              <w:rPr>
                <w:rFonts w:ascii="標楷體" w:eastAsia="標楷體" w:hAnsi="標楷體" w:hint="eastAsia"/>
              </w:rPr>
              <w:t xml:space="preserve">基本流程 </w:t>
            </w:r>
          </w:p>
        </w:tc>
        <w:tc>
          <w:tcPr>
            <w:tcW w:w="6531" w:type="dxa"/>
            <w:tcBorders>
              <w:top w:val="single" w:sz="8" w:space="0" w:color="000000"/>
              <w:left w:val="single" w:sz="8" w:space="0" w:color="000000"/>
              <w:bottom w:val="single" w:sz="8" w:space="0" w:color="000000"/>
              <w:right w:val="single" w:sz="8" w:space="0" w:color="000000"/>
            </w:tcBorders>
            <w:hideMark/>
          </w:tcPr>
          <w:p w14:paraId="7019B475" w14:textId="77777777" w:rsidR="001D5CB7" w:rsidRDefault="001D5CB7">
            <w:pPr>
              <w:ind w:left="257" w:hangingChars="107" w:hanging="257"/>
              <w:rPr>
                <w:rFonts w:ascii="標楷體" w:eastAsia="標楷體" w:hAnsi="標楷體"/>
                <w:lang w:eastAsia="zh-HK"/>
              </w:rPr>
            </w:pPr>
            <w:r>
              <w:rPr>
                <w:rFonts w:ascii="標楷體" w:eastAsia="標楷體" w:hAnsi="標楷體" w:hint="eastAsia"/>
              </w:rPr>
              <w:t>1.參考</w:t>
            </w:r>
            <w:r>
              <w:rPr>
                <w:rFonts w:ascii="標楷體" w:eastAsia="標楷體" w:hAnsi="標楷體" w:hint="eastAsia"/>
                <w:lang w:eastAsia="zh-HK"/>
              </w:rPr>
              <w:t>「</w:t>
            </w:r>
            <w:r>
              <w:rPr>
                <w:rFonts w:ascii="標楷體" w:eastAsia="標楷體" w:hAnsi="標楷體" w:cs="Courier New" w:hint="eastAsia"/>
                <w:color w:val="222222"/>
                <w:shd w:val="clear" w:color="auto" w:fill="FFFFFF"/>
              </w:rPr>
              <w:t>作業流程.AML定審作業</w:t>
            </w:r>
            <w:r>
              <w:rPr>
                <w:rFonts w:ascii="標楷體" w:eastAsia="標楷體" w:hAnsi="標楷體" w:hint="eastAsia"/>
                <w:lang w:eastAsia="zh-HK"/>
              </w:rPr>
              <w:t>」流程</w:t>
            </w:r>
          </w:p>
          <w:p w14:paraId="252CDA20" w14:textId="77777777" w:rsidR="001D5CB7" w:rsidRDefault="001D5CB7">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proofErr w:type="spellStart"/>
            <w:r>
              <w:rPr>
                <w:rFonts w:ascii="標楷體" w:eastAsia="標楷體" w:hAnsi="標楷體" w:hint="eastAsia"/>
              </w:rPr>
              <w:t>Eloan</w:t>
            </w:r>
            <w:proofErr w:type="spellEnd"/>
            <w:r>
              <w:rPr>
                <w:rFonts w:ascii="標楷體" w:eastAsia="標楷體" w:hAnsi="標楷體" w:hint="eastAsia"/>
              </w:rPr>
              <w:t>評級檔(</w:t>
            </w:r>
            <w:proofErr w:type="spellStart"/>
            <w:r>
              <w:rPr>
                <w:rFonts w:ascii="標楷體" w:eastAsia="標楷體" w:hAnsi="標楷體" w:hint="eastAsia"/>
              </w:rPr>
              <w:t>TxAmlRating</w:t>
            </w:r>
            <w:proofErr w:type="spellEnd"/>
            <w:r>
              <w:rPr>
                <w:rFonts w:ascii="標楷體" w:eastAsia="標楷體" w:hAnsi="標楷體" w:hint="eastAsia"/>
              </w:rPr>
              <w:t>)]</w:t>
            </w:r>
          </w:p>
          <w:p w14:paraId="44B8CD93"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00B352FA" w14:textId="77777777" w:rsidR="001D5CB7" w:rsidRDefault="001D5CB7">
            <w:pPr>
              <w:ind w:leftChars="100" w:left="240"/>
              <w:rPr>
                <w:rFonts w:ascii="標楷體" w:eastAsia="標楷體" w:hAnsi="標楷體"/>
                <w:lang w:eastAsia="zh-HK"/>
              </w:rPr>
            </w:pPr>
            <w:r>
              <w:rPr>
                <w:rFonts w:ascii="標楷體" w:eastAsia="標楷體" w:hAnsi="標楷體" w:hint="eastAsia"/>
              </w:rPr>
              <w:t>(1).[借款戶戶號(</w:t>
            </w:r>
            <w:proofErr w:type="spellStart"/>
            <w:r>
              <w:rPr>
                <w:rFonts w:ascii="標楷體" w:eastAsia="標楷體" w:hAnsi="標楷體" w:hint="eastAsia"/>
              </w:rPr>
              <w:t>CustNo</w:t>
            </w:r>
            <w:proofErr w:type="spellEnd"/>
            <w:r>
              <w:rPr>
                <w:rFonts w:ascii="標楷體" w:eastAsia="標楷體" w:hAnsi="標楷體" w:hint="eastAsia"/>
              </w:rPr>
              <w:t xml:space="preserve">)] = </w:t>
            </w:r>
            <w:r>
              <w:rPr>
                <w:rFonts w:ascii="標楷體" w:eastAsia="標楷體" w:hAnsi="標楷體" w:hint="eastAsia"/>
                <w:lang w:eastAsia="zh-HK"/>
              </w:rPr>
              <w:t>輸入條件「</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(2).[案件編號(</w:t>
            </w:r>
            <w:proofErr w:type="spellStart"/>
            <w:r>
              <w:rPr>
                <w:rFonts w:ascii="標楷體" w:eastAsia="標楷體" w:hAnsi="標楷體" w:hint="eastAsia"/>
              </w:rPr>
              <w:t>CaseNo</w:t>
            </w:r>
            <w:proofErr w:type="spellEnd"/>
            <w:r>
              <w:rPr>
                <w:rFonts w:ascii="標楷體" w:eastAsia="標楷體" w:hAnsi="標楷體" w:hint="eastAsia"/>
              </w:rPr>
              <w:t xml:space="preserve">)] = </w:t>
            </w:r>
            <w:r>
              <w:rPr>
                <w:rFonts w:ascii="標楷體" w:eastAsia="標楷體" w:hAnsi="標楷體" w:hint="eastAsia"/>
                <w:lang w:eastAsia="zh-HK"/>
              </w:rPr>
              <w:t>輸入條件「</w:t>
            </w:r>
            <w:proofErr w:type="spellStart"/>
            <w:r>
              <w:rPr>
                <w:rFonts w:ascii="標楷體" w:eastAsia="標楷體" w:hAnsi="標楷體" w:hint="eastAsia"/>
              </w:rPr>
              <w:t>eLoan</w:t>
            </w:r>
            <w:proofErr w:type="spellEnd"/>
            <w:r>
              <w:rPr>
                <w:rFonts w:ascii="標楷體" w:eastAsia="標楷體" w:hAnsi="標楷體" w:hint="eastAsia"/>
              </w:rPr>
              <w:t>案件編號</w:t>
            </w:r>
            <w:r>
              <w:rPr>
                <w:rFonts w:ascii="標楷體" w:eastAsia="標楷體" w:hAnsi="標楷體" w:hint="eastAsia"/>
                <w:lang w:eastAsia="zh-HK"/>
              </w:rPr>
              <w:t>」</w:t>
            </w:r>
          </w:p>
          <w:p w14:paraId="7A82FABD" w14:textId="77777777" w:rsidR="001D5CB7" w:rsidRDefault="001D5CB7">
            <w:pPr>
              <w:rPr>
                <w:rFonts w:ascii="標楷體" w:eastAsia="標楷體" w:hAnsi="標楷體"/>
              </w:rPr>
            </w:pPr>
            <w:r>
              <w:rPr>
                <w:rFonts w:ascii="標楷體" w:eastAsia="標楷體" w:hAnsi="標楷體" w:hint="eastAsia"/>
              </w:rPr>
              <w:t>4.排序方式:</w:t>
            </w:r>
          </w:p>
          <w:p w14:paraId="0DDA0E2A" w14:textId="77777777" w:rsidR="001D5CB7" w:rsidRDefault="001D5CB7">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rPr>
              <w:t>[</w:t>
            </w:r>
            <w:r>
              <w:rPr>
                <w:rFonts w:ascii="標楷體" w:eastAsia="標楷體" w:hAnsi="標楷體" w:hint="eastAsia"/>
              </w:rPr>
              <w:t>案件編號(</w:t>
            </w:r>
            <w:proofErr w:type="spellStart"/>
            <w:r>
              <w:rPr>
                <w:rFonts w:ascii="標楷體" w:eastAsia="標楷體" w:hAnsi="標楷體" w:hint="eastAsia"/>
              </w:rPr>
              <w:t>CaseNo</w:t>
            </w:r>
            <w:proofErr w:type="spellEnd"/>
            <w:r>
              <w:rPr>
                <w:rFonts w:ascii="標楷體" w:eastAsia="標楷體" w:hAnsi="標楷體" w:hint="eastAsia"/>
              </w:rPr>
              <w:t>)</w:t>
            </w:r>
            <w:r>
              <w:rPr>
                <w:rFonts w:ascii="標楷體" w:eastAsia="標楷體" w:hAnsi="標楷體" w:hint="eastAsia"/>
                <w:color w:val="000000"/>
                <w:szCs w:val="20"/>
              </w:rPr>
              <w:t>](</w:t>
            </w:r>
            <w:r>
              <w:rPr>
                <w:rFonts w:ascii="標楷體" w:eastAsia="標楷體" w:hAnsi="標楷體" w:hint="eastAsia"/>
                <w:color w:val="000000"/>
                <w:szCs w:val="20"/>
                <w:lang w:val="x-none"/>
              </w:rPr>
              <w:t>由小到大排序</w:t>
            </w:r>
            <w:r>
              <w:rPr>
                <w:rFonts w:ascii="標楷體" w:eastAsia="標楷體" w:hAnsi="標楷體" w:hint="eastAsia"/>
                <w:color w:val="000000"/>
                <w:szCs w:val="20"/>
              </w:rPr>
              <w:t>)</w:t>
            </w:r>
          </w:p>
        </w:tc>
      </w:tr>
      <w:tr w:rsidR="001D5CB7" w14:paraId="19EAB40C" w14:textId="77777777" w:rsidTr="001D5CB7">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98FE9C" w14:textId="77777777" w:rsidR="001D5CB7" w:rsidRDefault="001D5CB7">
            <w:pPr>
              <w:rPr>
                <w:rFonts w:ascii="標楷體" w:eastAsia="標楷體" w:hAnsi="標楷體"/>
              </w:rPr>
            </w:pPr>
            <w:r>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right w:val="single" w:sz="8" w:space="0" w:color="000000"/>
            </w:tcBorders>
          </w:tcPr>
          <w:p w14:paraId="356C61A5" w14:textId="77777777" w:rsidR="001D5CB7" w:rsidRDefault="001D5CB7">
            <w:pPr>
              <w:rPr>
                <w:rFonts w:ascii="標楷體" w:eastAsia="標楷體" w:hAnsi="標楷體"/>
              </w:rPr>
            </w:pPr>
          </w:p>
        </w:tc>
      </w:tr>
      <w:tr w:rsidR="001D5CB7" w14:paraId="57C234CD" w14:textId="77777777" w:rsidTr="001D5CB7">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C09FBE3" w14:textId="77777777" w:rsidR="001D5CB7" w:rsidRDefault="001D5CB7">
            <w:pPr>
              <w:rPr>
                <w:rFonts w:ascii="標楷體" w:eastAsia="標楷體" w:hAnsi="標楷體"/>
              </w:rPr>
            </w:pPr>
            <w:r>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right w:val="single" w:sz="8" w:space="0" w:color="000000"/>
            </w:tcBorders>
          </w:tcPr>
          <w:p w14:paraId="061110E7" w14:textId="77777777" w:rsidR="001D5CB7" w:rsidRDefault="001D5CB7">
            <w:pPr>
              <w:rPr>
                <w:rFonts w:ascii="標楷體" w:eastAsia="標楷體" w:hAnsi="標楷體"/>
              </w:rPr>
            </w:pPr>
          </w:p>
        </w:tc>
      </w:tr>
      <w:tr w:rsidR="001D5CB7" w14:paraId="4F82EF17"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0706FDE" w14:textId="77777777" w:rsidR="001D5CB7" w:rsidRDefault="001D5CB7">
            <w:pPr>
              <w:rPr>
                <w:rFonts w:ascii="標楷體" w:eastAsia="標楷體" w:hAnsi="標楷體"/>
              </w:rPr>
            </w:pPr>
            <w:r>
              <w:rPr>
                <w:rFonts w:ascii="標楷體" w:eastAsia="標楷體" w:hAnsi="標楷體" w:hint="eastAsia"/>
              </w:rPr>
              <w:t xml:space="preserve">執行後狀況 </w:t>
            </w:r>
          </w:p>
        </w:tc>
        <w:tc>
          <w:tcPr>
            <w:tcW w:w="6531" w:type="dxa"/>
            <w:tcBorders>
              <w:top w:val="single" w:sz="8" w:space="0" w:color="000000"/>
              <w:left w:val="single" w:sz="8" w:space="0" w:color="000000"/>
              <w:bottom w:val="single" w:sz="8" w:space="0" w:color="000000"/>
              <w:right w:val="single" w:sz="8" w:space="0" w:color="000000"/>
            </w:tcBorders>
            <w:hideMark/>
          </w:tcPr>
          <w:p w14:paraId="048077DC" w14:textId="77777777" w:rsidR="001D5CB7" w:rsidRDefault="001D5CB7">
            <w:pPr>
              <w:rPr>
                <w:rFonts w:ascii="標楷體" w:eastAsia="標楷體" w:hAnsi="標楷體"/>
              </w:rPr>
            </w:pPr>
            <w:r>
              <w:rPr>
                <w:rFonts w:ascii="標楷體" w:eastAsia="標楷體" w:hAnsi="標楷體" w:hint="eastAsia"/>
                <w:lang w:eastAsia="zh-HK"/>
              </w:rPr>
              <w:t>提供資料查詢輸出</w:t>
            </w:r>
          </w:p>
        </w:tc>
      </w:tr>
      <w:tr w:rsidR="001D5CB7" w14:paraId="5461C330" w14:textId="77777777" w:rsidTr="001D5CB7">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D1B19B9" w14:textId="77777777" w:rsidR="001D5CB7" w:rsidRDefault="001D5CB7">
            <w:pPr>
              <w:rPr>
                <w:rFonts w:ascii="標楷體" w:eastAsia="標楷體" w:hAnsi="標楷體"/>
              </w:rPr>
            </w:pPr>
            <w:r>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right w:val="single" w:sz="8" w:space="0" w:color="000000"/>
            </w:tcBorders>
          </w:tcPr>
          <w:p w14:paraId="43B6BC47" w14:textId="77777777" w:rsidR="001D5CB7" w:rsidRDefault="001D5CB7">
            <w:pPr>
              <w:rPr>
                <w:rFonts w:ascii="標楷體" w:eastAsia="標楷體" w:hAnsi="標楷體"/>
              </w:rPr>
            </w:pPr>
          </w:p>
        </w:tc>
      </w:tr>
      <w:tr w:rsidR="001D5CB7" w14:paraId="0E7FCA54"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589E8A5" w14:textId="77777777" w:rsidR="001D5CB7" w:rsidRDefault="001D5CB7">
            <w:pPr>
              <w:rPr>
                <w:rFonts w:ascii="標楷體" w:eastAsia="標楷體" w:hAnsi="標楷體"/>
              </w:rPr>
            </w:pPr>
            <w:r>
              <w:rPr>
                <w:rFonts w:ascii="標楷體" w:eastAsia="標楷體" w:hAnsi="標楷體" w:hint="eastAsia"/>
              </w:rPr>
              <w:t>參考</w:t>
            </w:r>
          </w:p>
        </w:tc>
        <w:tc>
          <w:tcPr>
            <w:tcW w:w="6531" w:type="dxa"/>
            <w:tcBorders>
              <w:top w:val="single" w:sz="8" w:space="0" w:color="000000"/>
              <w:left w:val="single" w:sz="8" w:space="0" w:color="000000"/>
              <w:bottom w:val="single" w:sz="8" w:space="0" w:color="000000"/>
              <w:right w:val="single" w:sz="8" w:space="0" w:color="000000"/>
            </w:tcBorders>
            <w:hideMark/>
          </w:tcPr>
          <w:p w14:paraId="56AEE479" w14:textId="77777777" w:rsidR="001D5CB7" w:rsidRDefault="001D5CB7">
            <w:pPr>
              <w:rPr>
                <w:rFonts w:ascii="標楷體" w:eastAsia="標楷體" w:hAnsi="標楷體"/>
              </w:rPr>
            </w:pPr>
            <w:r>
              <w:rPr>
                <w:rFonts w:ascii="標楷體" w:eastAsia="標楷體" w:hAnsi="標楷體" w:hint="eastAsia"/>
                <w:color w:val="222222"/>
                <w:shd w:val="clear" w:color="auto" w:fill="FFFFFF"/>
                <w:lang w:eastAsia="zh-HK"/>
              </w:rPr>
              <w:t>資料來源為</w:t>
            </w:r>
            <w:r>
              <w:rPr>
                <w:rFonts w:ascii="標楷體" w:eastAsia="標楷體" w:hAnsi="標楷體" w:hint="eastAsia"/>
                <w:color w:val="222222"/>
                <w:shd w:val="clear" w:color="auto" w:fill="FFFFFF"/>
              </w:rPr>
              <w:t>ELOAN</w:t>
            </w:r>
            <w:r>
              <w:rPr>
                <w:rFonts w:ascii="標楷體" w:eastAsia="標楷體" w:hAnsi="標楷體" w:hint="eastAsia"/>
                <w:color w:val="222222"/>
                <w:shd w:val="clear" w:color="auto" w:fill="FFFFFF"/>
                <w:lang w:eastAsia="zh-HK"/>
              </w:rPr>
              <w:t>評</w:t>
            </w:r>
            <w:r>
              <w:rPr>
                <w:rFonts w:ascii="標楷體" w:eastAsia="標楷體" w:hAnsi="標楷體" w:hint="eastAsia"/>
                <w:color w:val="222222"/>
                <w:shd w:val="clear" w:color="auto" w:fill="FFFFFF"/>
              </w:rPr>
              <w:t>級資料透過informatica</w:t>
            </w:r>
            <w:r>
              <w:rPr>
                <w:rFonts w:ascii="標楷體" w:eastAsia="標楷體" w:hAnsi="標楷體" w:hint="eastAsia"/>
                <w:color w:val="222222"/>
                <w:shd w:val="clear" w:color="auto" w:fill="FFFFFF"/>
                <w:lang w:eastAsia="zh-HK"/>
              </w:rPr>
              <w:t>匯入</w:t>
            </w:r>
          </w:p>
        </w:tc>
      </w:tr>
    </w:tbl>
    <w:p w14:paraId="5781C039" w14:textId="77777777" w:rsidR="001D5CB7" w:rsidRDefault="001D5CB7" w:rsidP="001D5CB7">
      <w:pPr>
        <w:ind w:left="1440"/>
      </w:pPr>
    </w:p>
    <w:p w14:paraId="27B81E07" w14:textId="77777777" w:rsidR="001D5CB7" w:rsidRDefault="001D5CB7" w:rsidP="001D5CB7">
      <w:pPr>
        <w:pStyle w:val="a"/>
        <w:spacing w:before="0"/>
      </w:pPr>
      <w:r>
        <w:rPr>
          <w:rFonts w:hint="eastAsia"/>
        </w:rPr>
        <w:t>Table List:</w:t>
      </w:r>
    </w:p>
    <w:tbl>
      <w:tblPr>
        <w:tblStyle w:val="ac"/>
        <w:tblW w:w="0" w:type="auto"/>
        <w:tblInd w:w="1555" w:type="dxa"/>
        <w:tblLook w:val="04A0" w:firstRow="1" w:lastRow="0" w:firstColumn="1" w:lastColumn="0" w:noHBand="0" w:noVBand="1"/>
      </w:tblPr>
      <w:tblGrid>
        <w:gridCol w:w="851"/>
        <w:gridCol w:w="3118"/>
        <w:gridCol w:w="4110"/>
      </w:tblGrid>
      <w:tr w:rsidR="001D5CB7" w14:paraId="5B3547F7" w14:textId="77777777" w:rsidTr="001D5CB7">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4CBC8"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A9E4E" w14:textId="77777777" w:rsidR="001D5CB7" w:rsidRDefault="001D5CB7">
            <w:pPr>
              <w:jc w:val="center"/>
              <w:rPr>
                <w:rFonts w:ascii="標楷體" w:eastAsia="標楷體" w:hAnsi="標楷體"/>
              </w:rPr>
            </w:pPr>
            <w:r>
              <w:rPr>
                <w:rFonts w:ascii="標楷體" w:eastAsia="標楷體" w:hAnsi="標楷體" w:hint="eastAsia"/>
                <w:lang w:eastAsia="zh-HK"/>
              </w:rPr>
              <w:t>名稱</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C810B3" w14:textId="77777777" w:rsidR="001D5CB7" w:rsidRDefault="001D5CB7">
            <w:pPr>
              <w:jc w:val="center"/>
              <w:rPr>
                <w:rFonts w:ascii="標楷體" w:eastAsia="標楷體" w:hAnsi="標楷體"/>
              </w:rPr>
            </w:pPr>
            <w:r>
              <w:rPr>
                <w:rFonts w:ascii="標楷體" w:eastAsia="標楷體" w:hAnsi="標楷體" w:hint="eastAsia"/>
                <w:lang w:eastAsia="zh-HK"/>
              </w:rPr>
              <w:t>說明</w:t>
            </w:r>
          </w:p>
        </w:tc>
      </w:tr>
      <w:tr w:rsidR="001D5CB7" w14:paraId="2F6A9F6E"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616BDA0" w14:textId="77777777" w:rsidR="001D5CB7" w:rsidRDefault="001D5CB7">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175765F" w14:textId="77777777" w:rsidR="001D5CB7" w:rsidRDefault="001D5CB7">
            <w:pPr>
              <w:rPr>
                <w:rFonts w:ascii="標楷體" w:eastAsia="標楷體" w:hAnsi="標楷體"/>
              </w:rPr>
            </w:pPr>
            <w:proofErr w:type="spellStart"/>
            <w:r>
              <w:rPr>
                <w:rFonts w:ascii="標楷體" w:eastAsia="標楷體" w:hAnsi="標楷體" w:hint="eastAsia"/>
              </w:rPr>
              <w:t>FacMain</w:t>
            </w:r>
            <w:proofErr w:type="spellEnd"/>
          </w:p>
        </w:tc>
        <w:tc>
          <w:tcPr>
            <w:tcW w:w="4110" w:type="dxa"/>
            <w:tcBorders>
              <w:top w:val="single" w:sz="4" w:space="0" w:color="auto"/>
              <w:left w:val="single" w:sz="4" w:space="0" w:color="auto"/>
              <w:bottom w:val="single" w:sz="4" w:space="0" w:color="auto"/>
              <w:right w:val="single" w:sz="4" w:space="0" w:color="auto"/>
            </w:tcBorders>
            <w:hideMark/>
          </w:tcPr>
          <w:p w14:paraId="224AECC9" w14:textId="77777777" w:rsidR="001D5CB7" w:rsidRDefault="001D5CB7">
            <w:pPr>
              <w:rPr>
                <w:rFonts w:ascii="標楷體" w:eastAsia="標楷體" w:hAnsi="標楷體"/>
              </w:rPr>
            </w:pPr>
            <w:r>
              <w:rPr>
                <w:rFonts w:ascii="標楷體" w:eastAsia="標楷體" w:hAnsi="標楷體" w:hint="eastAsia"/>
              </w:rPr>
              <w:t>額度主檔</w:t>
            </w:r>
          </w:p>
        </w:tc>
      </w:tr>
      <w:tr w:rsidR="001D5CB7" w14:paraId="0705DEC7"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8731295" w14:textId="77777777" w:rsidR="001D5CB7" w:rsidRDefault="001D5CB7">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619CACE0" w14:textId="77777777" w:rsidR="001D5CB7" w:rsidRDefault="001D5CB7">
            <w:pPr>
              <w:rPr>
                <w:rFonts w:ascii="標楷體" w:eastAsia="標楷體" w:hAnsi="標楷體"/>
              </w:rPr>
            </w:pPr>
            <w:proofErr w:type="spellStart"/>
            <w:r>
              <w:rPr>
                <w:rFonts w:ascii="標楷體" w:eastAsia="標楷體" w:hAnsi="標楷體" w:hint="eastAsia"/>
              </w:rPr>
              <w:t>TxAmlRating</w:t>
            </w:r>
            <w:proofErr w:type="spellEnd"/>
          </w:p>
        </w:tc>
        <w:tc>
          <w:tcPr>
            <w:tcW w:w="4110" w:type="dxa"/>
            <w:tcBorders>
              <w:top w:val="single" w:sz="4" w:space="0" w:color="auto"/>
              <w:left w:val="single" w:sz="4" w:space="0" w:color="auto"/>
              <w:bottom w:val="single" w:sz="4" w:space="0" w:color="auto"/>
              <w:right w:val="single" w:sz="4" w:space="0" w:color="auto"/>
            </w:tcBorders>
            <w:hideMark/>
          </w:tcPr>
          <w:p w14:paraId="52A109E8" w14:textId="77777777" w:rsidR="001D5CB7" w:rsidRDefault="001D5CB7">
            <w:pPr>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評級檔</w:t>
            </w:r>
          </w:p>
        </w:tc>
      </w:tr>
    </w:tbl>
    <w:p w14:paraId="07403570" w14:textId="77777777" w:rsidR="001D5CB7" w:rsidRDefault="001D5CB7" w:rsidP="001D5CB7">
      <w:pPr>
        <w:ind w:left="1440"/>
      </w:pPr>
    </w:p>
    <w:p w14:paraId="454EC58E" w14:textId="77777777" w:rsidR="001D5CB7" w:rsidRDefault="001D5CB7" w:rsidP="001D5CB7">
      <w:pPr>
        <w:pStyle w:val="a"/>
        <w:spacing w:before="0"/>
      </w:pPr>
      <w:r>
        <w:rPr>
          <w:rFonts w:hint="eastAsia"/>
        </w:rPr>
        <w:t>UI</w:t>
      </w:r>
      <w:r>
        <w:rPr>
          <w:rFonts w:hint="eastAsia"/>
        </w:rPr>
        <w:t>畫面</w:t>
      </w:r>
    </w:p>
    <w:p w14:paraId="79FDB771" w14:textId="2E9D8B4A" w:rsidR="001D5CB7" w:rsidRDefault="001D5CB7" w:rsidP="001D5CB7">
      <w:pPr>
        <w:rPr>
          <w:noProof/>
        </w:rPr>
      </w:pPr>
      <w:r>
        <w:rPr>
          <w:noProof/>
        </w:rPr>
        <w:drawing>
          <wp:inline distT="0" distB="0" distL="0" distR="0" wp14:anchorId="11658E5B" wp14:editId="38E9D411">
            <wp:extent cx="6477000" cy="14630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7000" cy="1463040"/>
                    </a:xfrm>
                    <a:prstGeom prst="rect">
                      <a:avLst/>
                    </a:prstGeom>
                    <a:noFill/>
                    <a:ln>
                      <a:noFill/>
                    </a:ln>
                  </pic:spPr>
                </pic:pic>
              </a:graphicData>
            </a:graphic>
          </wp:inline>
        </w:drawing>
      </w:r>
    </w:p>
    <w:p w14:paraId="1573689C" w14:textId="77777777" w:rsidR="001D5CB7" w:rsidRDefault="001D5CB7" w:rsidP="001D5CB7">
      <w:pPr>
        <w:ind w:left="1440"/>
      </w:pPr>
    </w:p>
    <w:p w14:paraId="0780D436" w14:textId="77777777" w:rsidR="001D5CB7" w:rsidRDefault="001D5CB7" w:rsidP="001D5CB7">
      <w:pPr>
        <w:pStyle w:val="a"/>
        <w:spacing w:before="0"/>
      </w:pPr>
      <w:r>
        <w:rPr>
          <w:rFonts w:hint="eastAsia"/>
        </w:rPr>
        <w:t>輸入畫面按鈕說明</w:t>
      </w:r>
    </w:p>
    <w:p w14:paraId="7459BD2F" w14:textId="77777777" w:rsidR="001D5CB7" w:rsidRDefault="001D5CB7" w:rsidP="001D5CB7">
      <w:pPr>
        <w:ind w:left="1440"/>
      </w:pPr>
    </w:p>
    <w:tbl>
      <w:tblPr>
        <w:tblStyle w:val="ac"/>
        <w:tblW w:w="10206" w:type="dxa"/>
        <w:tblInd w:w="-5" w:type="dxa"/>
        <w:tblLook w:val="04A0" w:firstRow="1" w:lastRow="0" w:firstColumn="1" w:lastColumn="0" w:noHBand="0" w:noVBand="1"/>
      </w:tblPr>
      <w:tblGrid>
        <w:gridCol w:w="848"/>
        <w:gridCol w:w="2112"/>
        <w:gridCol w:w="7246"/>
      </w:tblGrid>
      <w:tr w:rsidR="001D5CB7" w14:paraId="2D1661FE" w14:textId="77777777" w:rsidTr="001D5CB7">
        <w:tc>
          <w:tcPr>
            <w:tcW w:w="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BB9C4D"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6802EE" w14:textId="77777777" w:rsidR="001D5CB7" w:rsidRDefault="001D5CB7">
            <w:pPr>
              <w:jc w:val="center"/>
              <w:rPr>
                <w:rFonts w:ascii="標楷體" w:eastAsia="標楷體" w:hAnsi="標楷體"/>
              </w:rPr>
            </w:pPr>
            <w:r>
              <w:rPr>
                <w:rFonts w:ascii="標楷體" w:eastAsia="標楷體" w:hAnsi="標楷體" w:hint="eastAsia"/>
                <w:lang w:eastAsia="zh-HK"/>
              </w:rPr>
              <w:t>按鈕名稱</w:t>
            </w:r>
          </w:p>
        </w:tc>
        <w:tc>
          <w:tcPr>
            <w:tcW w:w="72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45067C" w14:textId="77777777" w:rsidR="001D5CB7" w:rsidRDefault="001D5CB7">
            <w:pPr>
              <w:jc w:val="center"/>
              <w:rPr>
                <w:rFonts w:ascii="標楷體" w:eastAsia="標楷體" w:hAnsi="標楷體"/>
              </w:rPr>
            </w:pPr>
            <w:r>
              <w:rPr>
                <w:rFonts w:ascii="標楷體" w:eastAsia="標楷體" w:hAnsi="標楷體" w:hint="eastAsia"/>
                <w:lang w:eastAsia="zh-HK"/>
              </w:rPr>
              <w:t>功能說明</w:t>
            </w:r>
          </w:p>
        </w:tc>
      </w:tr>
      <w:tr w:rsidR="001D5CB7" w14:paraId="1CCE7D79"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4EBA27CA" w14:textId="77777777" w:rsidR="001D5CB7" w:rsidRDefault="001D5CB7">
            <w:pPr>
              <w:jc w:val="center"/>
              <w:rPr>
                <w:rFonts w:ascii="標楷體" w:eastAsia="標楷體" w:hAnsi="標楷體"/>
                <w:lang w:eastAsia="zh-HK"/>
              </w:rPr>
            </w:pPr>
            <w:r>
              <w:rPr>
                <w:rFonts w:ascii="標楷體" w:eastAsia="標楷體" w:hAnsi="標楷體" w:hint="eastAsia"/>
              </w:rPr>
              <w:t>1</w:t>
            </w:r>
          </w:p>
        </w:tc>
        <w:tc>
          <w:tcPr>
            <w:tcW w:w="2112" w:type="dxa"/>
            <w:tcBorders>
              <w:top w:val="single" w:sz="4" w:space="0" w:color="auto"/>
              <w:left w:val="single" w:sz="4" w:space="0" w:color="auto"/>
              <w:bottom w:val="single" w:sz="4" w:space="0" w:color="auto"/>
              <w:right w:val="single" w:sz="4" w:space="0" w:color="auto"/>
            </w:tcBorders>
            <w:hideMark/>
          </w:tcPr>
          <w:p w14:paraId="56954B0C" w14:textId="77777777" w:rsidR="001D5CB7" w:rsidRDefault="001D5CB7">
            <w:pPr>
              <w:rPr>
                <w:rFonts w:ascii="標楷體" w:eastAsia="標楷體" w:hAnsi="標楷體"/>
                <w:lang w:eastAsia="zh-HK"/>
              </w:rPr>
            </w:pPr>
            <w:r>
              <w:rPr>
                <w:rFonts w:ascii="標楷體" w:eastAsia="標楷體" w:hAnsi="標楷體" w:hint="eastAsia"/>
                <w:lang w:eastAsia="zh-HK"/>
              </w:rPr>
              <w:t>查詢</w:t>
            </w:r>
          </w:p>
        </w:tc>
        <w:tc>
          <w:tcPr>
            <w:tcW w:w="7246" w:type="dxa"/>
            <w:tcBorders>
              <w:top w:val="single" w:sz="4" w:space="0" w:color="auto"/>
              <w:left w:val="single" w:sz="4" w:space="0" w:color="auto"/>
              <w:bottom w:val="single" w:sz="4" w:space="0" w:color="auto"/>
              <w:right w:val="single" w:sz="4" w:space="0" w:color="auto"/>
            </w:tcBorders>
            <w:hideMark/>
          </w:tcPr>
          <w:p w14:paraId="386CDCF5" w14:textId="77777777" w:rsidR="001D5CB7" w:rsidRDefault="001D5CB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365756D"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lastRenderedPageBreak/>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656A8F2"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2.依輸入條件檢核</w:t>
            </w:r>
            <w:r>
              <w:rPr>
                <w:rFonts w:ascii="標楷體" w:eastAsia="標楷體" w:hAnsi="標楷體" w:hint="eastAsia"/>
                <w:color w:val="000000"/>
              </w:rPr>
              <w:t xml:space="preserve">  </w:t>
            </w:r>
          </w:p>
          <w:p w14:paraId="659C174A" w14:textId="77777777" w:rsidR="001D5CB7" w:rsidRDefault="001D5CB7">
            <w:pPr>
              <w:rPr>
                <w:rFonts w:ascii="標楷體" w:eastAsia="標楷體" w:hAnsi="標楷體"/>
              </w:rPr>
            </w:pPr>
            <w:r>
              <w:rPr>
                <w:rFonts w:ascii="標楷體" w:eastAsia="標楷體" w:hAnsi="標楷體" w:hint="eastAsia"/>
                <w:color w:val="000000"/>
              </w:rPr>
              <w:t xml:space="preserve">  (1).依</w:t>
            </w:r>
            <w:r>
              <w:rPr>
                <w:rFonts w:ascii="標楷體" w:eastAsia="標楷體" w:hAnsi="標楷體" w:hint="eastAsia"/>
                <w:lang w:eastAsia="zh-HK"/>
              </w:rPr>
              <w:t>「</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檢核是否存在於[額度主檔(</w:t>
            </w:r>
            <w:proofErr w:type="spellStart"/>
            <w:r>
              <w:rPr>
                <w:rFonts w:ascii="標楷體" w:eastAsia="標楷體" w:hAnsi="標楷體" w:hint="eastAsia"/>
              </w:rPr>
              <w:t>FacMain</w:t>
            </w:r>
            <w:proofErr w:type="spellEnd"/>
            <w:r>
              <w:rPr>
                <w:rFonts w:ascii="標楷體" w:eastAsia="標楷體" w:hAnsi="標楷體" w:hint="eastAsia"/>
              </w:rPr>
              <w:t>)]，不</w:t>
            </w:r>
          </w:p>
          <w:p w14:paraId="303667BF" w14:textId="77777777" w:rsidR="001D5CB7" w:rsidRDefault="001D5CB7">
            <w:pPr>
              <w:rPr>
                <w:rFonts w:ascii="標楷體" w:eastAsia="標楷體" w:hAnsi="標楷體"/>
              </w:rPr>
            </w:pPr>
            <w:r>
              <w:rPr>
                <w:rFonts w:ascii="標楷體" w:eastAsia="標楷體" w:hAnsi="標楷體" w:hint="eastAsia"/>
              </w:rPr>
              <w:t xml:space="preserve">      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3236D983" w14:textId="77777777" w:rsidR="001D5CB7" w:rsidRDefault="001D5CB7">
            <w:pPr>
              <w:rPr>
                <w:rFonts w:ascii="標楷體" w:eastAsia="標楷體" w:hAnsi="標楷體"/>
              </w:rPr>
            </w:pPr>
            <w:r>
              <w:rPr>
                <w:rFonts w:ascii="標楷體" w:eastAsia="標楷體" w:hAnsi="標楷體" w:hint="eastAsia"/>
              </w:rPr>
              <w:t xml:space="preserve">  (2).</w:t>
            </w:r>
            <w:r>
              <w:rPr>
                <w:rFonts w:ascii="標楷體" w:eastAsia="標楷體" w:hAnsi="標楷體" w:hint="eastAsia"/>
                <w:color w:val="000000"/>
              </w:rPr>
              <w:t>依</w:t>
            </w:r>
            <w:r>
              <w:rPr>
                <w:rFonts w:ascii="標楷體" w:eastAsia="標楷體" w:hAnsi="標楷體" w:hint="eastAsia"/>
                <w:lang w:eastAsia="zh-HK"/>
              </w:rPr>
              <w:t>「</w:t>
            </w:r>
            <w:proofErr w:type="spellStart"/>
            <w:r>
              <w:rPr>
                <w:rFonts w:ascii="標楷體" w:eastAsia="標楷體" w:hAnsi="標楷體" w:hint="eastAsia"/>
              </w:rPr>
              <w:t>eLoan</w:t>
            </w:r>
            <w:proofErr w:type="spellEnd"/>
            <w:r>
              <w:rPr>
                <w:rFonts w:ascii="標楷體" w:eastAsia="標楷體" w:hAnsi="標楷體" w:hint="eastAsia"/>
              </w:rPr>
              <w:t>案件編號</w:t>
            </w:r>
            <w:r>
              <w:rPr>
                <w:rFonts w:ascii="標楷體" w:eastAsia="標楷體" w:hAnsi="標楷體" w:hint="eastAsia"/>
                <w:lang w:eastAsia="zh-HK"/>
              </w:rPr>
              <w:t>」</w:t>
            </w:r>
            <w:r>
              <w:rPr>
                <w:rFonts w:ascii="標楷體" w:eastAsia="標楷體" w:hAnsi="標楷體" w:hint="eastAsia"/>
              </w:rPr>
              <w:t>檢核是否存在於[額度主檔</w:t>
            </w:r>
          </w:p>
          <w:p w14:paraId="7D43493B" w14:textId="77777777" w:rsidR="001D5CB7" w:rsidRDefault="001D5CB7">
            <w:pPr>
              <w:rPr>
                <w:rFonts w:ascii="標楷體" w:eastAsia="標楷體" w:hAnsi="標楷體"/>
                <w:lang w:eastAsia="zh-HK"/>
              </w:rPr>
            </w:pPr>
            <w:r>
              <w:rPr>
                <w:rFonts w:ascii="標楷體" w:eastAsia="標楷體" w:hAnsi="標楷體" w:hint="eastAsia"/>
              </w:rPr>
              <w:t xml:space="preserve">      (</w:t>
            </w:r>
            <w:proofErr w:type="spellStart"/>
            <w:r>
              <w:rPr>
                <w:rFonts w:ascii="標楷體" w:eastAsia="標楷體" w:hAnsi="標楷體" w:hint="eastAsia"/>
              </w:rPr>
              <w:t>FacMain</w:t>
            </w:r>
            <w:proofErr w:type="spellEnd"/>
            <w:r>
              <w:rPr>
                <w:rFonts w:ascii="標楷體" w:eastAsia="標楷體" w:hAnsi="標楷體" w:hint="eastAsia"/>
              </w:rPr>
              <w:t>)]，不存在則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195D6A0D" w14:textId="77777777" w:rsidR="001D5CB7" w:rsidRDefault="001D5CB7">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2FBA33E3" w14:textId="77777777" w:rsidR="001D5CB7" w:rsidRDefault="001D5CB7">
            <w:pPr>
              <w:rPr>
                <w:rFonts w:ascii="標楷體" w:eastAsia="標楷體" w:hAnsi="標楷體"/>
              </w:rPr>
            </w:pPr>
            <w:r>
              <w:rPr>
                <w:rFonts w:ascii="標楷體" w:eastAsia="標楷體" w:hAnsi="標楷體" w:hint="eastAsia"/>
              </w:rPr>
              <w:t>3.依上述檢核[額度主檔(</w:t>
            </w:r>
            <w:proofErr w:type="spellStart"/>
            <w:r>
              <w:rPr>
                <w:rFonts w:ascii="標楷體" w:eastAsia="標楷體" w:hAnsi="標楷體" w:hint="eastAsia"/>
              </w:rPr>
              <w:t>FacMain</w:t>
            </w:r>
            <w:proofErr w:type="spellEnd"/>
            <w:r>
              <w:rPr>
                <w:rFonts w:ascii="標楷體" w:eastAsia="標楷體" w:hAnsi="標楷體" w:hint="eastAsia"/>
              </w:rPr>
              <w:t>)]的資料檢核該[徵審系統案號</w:t>
            </w:r>
          </w:p>
          <w:p w14:paraId="15656A07" w14:textId="77777777" w:rsidR="001D5CB7" w:rsidRDefault="001D5CB7">
            <w:pPr>
              <w:rPr>
                <w:rFonts w:ascii="標楷體" w:eastAsia="標楷體" w:hAnsi="標楷體"/>
              </w:rPr>
            </w:pPr>
            <w:r>
              <w:rPr>
                <w:rFonts w:ascii="標楷體" w:eastAsia="標楷體" w:hAnsi="標楷體" w:hint="eastAsia"/>
              </w:rPr>
              <w:t xml:space="preserve">  (</w:t>
            </w:r>
            <w:proofErr w:type="spellStart"/>
            <w:r>
              <w:rPr>
                <w:rFonts w:ascii="標楷體" w:eastAsia="標楷體" w:hAnsi="標楷體" w:hint="eastAsia"/>
              </w:rPr>
              <w:t>CreditSysNo</w:t>
            </w:r>
            <w:proofErr w:type="spellEnd"/>
            <w:r>
              <w:rPr>
                <w:rFonts w:ascii="標楷體" w:eastAsia="標楷體" w:hAnsi="標楷體" w:hint="eastAsia"/>
              </w:rPr>
              <w:t>)]是否存在於[</w:t>
            </w:r>
            <w:proofErr w:type="spellStart"/>
            <w:r>
              <w:rPr>
                <w:rFonts w:ascii="標楷體" w:eastAsia="標楷體" w:hAnsi="標楷體" w:hint="eastAsia"/>
              </w:rPr>
              <w:t>Eloan</w:t>
            </w:r>
            <w:proofErr w:type="spellEnd"/>
            <w:r>
              <w:rPr>
                <w:rFonts w:ascii="標楷體" w:eastAsia="標楷體" w:hAnsi="標楷體" w:hint="eastAsia"/>
              </w:rPr>
              <w:t>評級檔(</w:t>
            </w:r>
            <w:proofErr w:type="spellStart"/>
            <w:r>
              <w:rPr>
                <w:rFonts w:ascii="標楷體" w:eastAsia="標楷體" w:hAnsi="標楷體" w:hint="eastAsia"/>
              </w:rPr>
              <w:t>TxAmlRating</w:t>
            </w:r>
            <w:proofErr w:type="spellEnd"/>
            <w:r>
              <w:rPr>
                <w:rFonts w:ascii="標楷體" w:eastAsia="標楷體" w:hAnsi="標楷體" w:hint="eastAsia"/>
              </w:rPr>
              <w:t>)]的</w:t>
            </w:r>
          </w:p>
          <w:p w14:paraId="6EA14ADC" w14:textId="77777777" w:rsidR="001D5CB7" w:rsidRDefault="001D5CB7">
            <w:pPr>
              <w:rPr>
                <w:rFonts w:ascii="標楷體" w:eastAsia="標楷體" w:hAnsi="標楷體"/>
                <w:lang w:eastAsia="zh-HK"/>
              </w:rPr>
            </w:pPr>
            <w:r>
              <w:rPr>
                <w:rFonts w:ascii="標楷體" w:eastAsia="標楷體" w:hAnsi="標楷體" w:hint="eastAsia"/>
              </w:rPr>
              <w:t xml:space="preserve">  [案號(</w:t>
            </w:r>
            <w:proofErr w:type="spellStart"/>
            <w:r>
              <w:rPr>
                <w:rFonts w:ascii="標楷體" w:eastAsia="標楷體" w:hAnsi="標楷體" w:hint="eastAsia"/>
              </w:rPr>
              <w:t>CaseNo</w:t>
            </w:r>
            <w:proofErr w:type="spellEnd"/>
            <w:r>
              <w:rPr>
                <w:rFonts w:ascii="標楷體" w:eastAsia="標楷體" w:hAnsi="標楷體" w:hint="eastAsia"/>
              </w:rPr>
              <w:t>)]，不存在則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3CC1BC3A" w14:textId="77777777" w:rsidR="001D5CB7" w:rsidRDefault="001D5CB7">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6F5EE2E5"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63365A0"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D5CB7" w14:paraId="67FA1C73"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38B05656" w14:textId="77777777" w:rsidR="001D5CB7" w:rsidRDefault="001D5CB7">
            <w:pPr>
              <w:jc w:val="center"/>
              <w:rPr>
                <w:rFonts w:ascii="標楷體" w:eastAsia="標楷體" w:hAnsi="標楷體"/>
              </w:rPr>
            </w:pPr>
            <w:r>
              <w:rPr>
                <w:rFonts w:ascii="標楷體" w:eastAsia="標楷體" w:hAnsi="標楷體" w:hint="eastAsia"/>
              </w:rPr>
              <w:lastRenderedPageBreak/>
              <w:t>2</w:t>
            </w:r>
          </w:p>
        </w:tc>
        <w:tc>
          <w:tcPr>
            <w:tcW w:w="2112" w:type="dxa"/>
            <w:tcBorders>
              <w:top w:val="single" w:sz="4" w:space="0" w:color="auto"/>
              <w:left w:val="single" w:sz="4" w:space="0" w:color="auto"/>
              <w:bottom w:val="single" w:sz="4" w:space="0" w:color="auto"/>
              <w:right w:val="single" w:sz="4" w:space="0" w:color="auto"/>
            </w:tcBorders>
            <w:hideMark/>
          </w:tcPr>
          <w:p w14:paraId="5FECF0BD" w14:textId="77777777" w:rsidR="001D5CB7" w:rsidRDefault="001D5CB7">
            <w:pPr>
              <w:rPr>
                <w:rFonts w:ascii="標楷體" w:eastAsia="標楷體" w:hAnsi="標楷體"/>
                <w:lang w:eastAsia="zh-HK"/>
              </w:rPr>
            </w:pPr>
            <w:r>
              <w:rPr>
                <w:rFonts w:ascii="標楷體" w:eastAsia="標楷體" w:hAnsi="標楷體" w:hint="eastAsia"/>
                <w:lang w:eastAsia="zh-HK"/>
              </w:rPr>
              <w:t>離開</w:t>
            </w:r>
          </w:p>
        </w:tc>
        <w:tc>
          <w:tcPr>
            <w:tcW w:w="7246" w:type="dxa"/>
            <w:tcBorders>
              <w:top w:val="single" w:sz="4" w:space="0" w:color="auto"/>
              <w:left w:val="single" w:sz="4" w:space="0" w:color="auto"/>
              <w:bottom w:val="single" w:sz="4" w:space="0" w:color="auto"/>
              <w:right w:val="single" w:sz="4" w:space="0" w:color="auto"/>
            </w:tcBorders>
            <w:hideMark/>
          </w:tcPr>
          <w:p w14:paraId="1FDC7826" w14:textId="77777777" w:rsidR="001D5CB7" w:rsidRDefault="001D5CB7">
            <w:pPr>
              <w:rPr>
                <w:rFonts w:ascii="標楷體" w:eastAsia="標楷體" w:hAnsi="標楷體"/>
                <w:lang w:eastAsia="zh-HK"/>
              </w:rPr>
            </w:pPr>
            <w:r>
              <w:rPr>
                <w:rFonts w:ascii="標楷體" w:eastAsia="標楷體" w:hAnsi="標楷體" w:hint="eastAsia"/>
                <w:lang w:eastAsia="zh-HK"/>
              </w:rPr>
              <w:t>關閉此查詢畫面</w:t>
            </w:r>
          </w:p>
        </w:tc>
      </w:tr>
      <w:tr w:rsidR="001D5CB7" w14:paraId="6AB2137B"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01224F08" w14:textId="77777777" w:rsidR="001D5CB7" w:rsidRDefault="001D5CB7">
            <w:pPr>
              <w:jc w:val="center"/>
              <w:rPr>
                <w:rFonts w:ascii="標楷體" w:eastAsia="標楷體" w:hAnsi="標楷體"/>
              </w:rPr>
            </w:pPr>
            <w:r>
              <w:rPr>
                <w:rFonts w:ascii="標楷體" w:eastAsia="標楷體" w:hAnsi="標楷體" w:hint="eastAsia"/>
              </w:rPr>
              <w:t>3</w:t>
            </w:r>
          </w:p>
        </w:tc>
        <w:tc>
          <w:tcPr>
            <w:tcW w:w="2112" w:type="dxa"/>
            <w:tcBorders>
              <w:top w:val="single" w:sz="4" w:space="0" w:color="auto"/>
              <w:left w:val="single" w:sz="4" w:space="0" w:color="auto"/>
              <w:bottom w:val="single" w:sz="4" w:space="0" w:color="auto"/>
              <w:right w:val="single" w:sz="4" w:space="0" w:color="auto"/>
            </w:tcBorders>
            <w:hideMark/>
          </w:tcPr>
          <w:p w14:paraId="1C3EA4EC" w14:textId="77777777" w:rsidR="001D5CB7" w:rsidRDefault="001D5CB7">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Borders>
              <w:top w:val="single" w:sz="4" w:space="0" w:color="auto"/>
              <w:left w:val="single" w:sz="4" w:space="0" w:color="auto"/>
              <w:bottom w:val="single" w:sz="4" w:space="0" w:color="auto"/>
              <w:right w:val="single" w:sz="4" w:space="0" w:color="auto"/>
            </w:tcBorders>
            <w:hideMark/>
          </w:tcPr>
          <w:p w14:paraId="2A49C25C" w14:textId="77777777" w:rsidR="001D5CB7" w:rsidRDefault="001D5CB7">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CA245E3" w14:textId="77777777" w:rsidR="001D5CB7" w:rsidRDefault="001D5CB7" w:rsidP="001D5CB7">
      <w:pPr>
        <w:ind w:left="1440"/>
      </w:pPr>
    </w:p>
    <w:p w14:paraId="086002B7" w14:textId="77777777" w:rsidR="001D5CB7" w:rsidRDefault="001D5CB7" w:rsidP="001D5CB7">
      <w:pPr>
        <w:pStyle w:val="a"/>
        <w:spacing w:before="0"/>
      </w:pPr>
      <w:r>
        <w:rPr>
          <w:rFonts w:hint="eastAsia"/>
        </w:rPr>
        <w:t>輸入畫面資料說明</w:t>
      </w:r>
    </w:p>
    <w:p w14:paraId="6654D383" w14:textId="77777777" w:rsidR="001D5CB7" w:rsidRDefault="001D5CB7" w:rsidP="001D5CB7">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D5CB7" w14:paraId="71252EDD" w14:textId="77777777" w:rsidTr="001D5CB7">
        <w:trPr>
          <w:trHeight w:val="388"/>
          <w:tblHeader/>
          <w:jc w:val="center"/>
        </w:trPr>
        <w:tc>
          <w:tcPr>
            <w:tcW w:w="530"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5F4328CC" w14:textId="77777777" w:rsidR="001D5CB7" w:rsidRDefault="001D5CB7">
            <w:pPr>
              <w:rPr>
                <w:rFonts w:ascii="標楷體" w:eastAsia="標楷體" w:hAnsi="標楷體"/>
              </w:rPr>
            </w:pPr>
            <w:r>
              <w:rPr>
                <w:rFonts w:ascii="標楷體" w:eastAsia="標楷體" w:hAnsi="標楷體" w:hint="eastAsia"/>
              </w:rPr>
              <w:t>序號</w:t>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E80FCA4" w14:textId="77777777" w:rsidR="001D5CB7" w:rsidRDefault="001D5CB7">
            <w:pPr>
              <w:rPr>
                <w:rFonts w:ascii="標楷體" w:eastAsia="標楷體" w:hAnsi="標楷體"/>
              </w:rPr>
            </w:pPr>
            <w:r>
              <w:rPr>
                <w:rFonts w:ascii="標楷體" w:eastAsia="標楷體" w:hAnsi="標楷體" w:hint="eastAsia"/>
              </w:rPr>
              <w:t>欄位</w:t>
            </w:r>
          </w:p>
        </w:tc>
        <w:tc>
          <w:tcPr>
            <w:tcW w:w="5058"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2568F3F3" w14:textId="77777777" w:rsidR="001D5CB7" w:rsidRDefault="001D5CB7">
            <w:pPr>
              <w:jc w:val="center"/>
              <w:rPr>
                <w:rFonts w:ascii="標楷體" w:eastAsia="標楷體" w:hAnsi="標楷體"/>
              </w:rPr>
            </w:pPr>
            <w:r>
              <w:rPr>
                <w:rFonts w:ascii="標楷體" w:eastAsia="標楷體" w:hAnsi="標楷體" w:hint="eastAsia"/>
              </w:rPr>
              <w:t>說明</w:t>
            </w:r>
          </w:p>
        </w:tc>
        <w:tc>
          <w:tcPr>
            <w:tcW w:w="342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66378FC" w14:textId="77777777" w:rsidR="001D5CB7" w:rsidRDefault="001D5CB7">
            <w:pPr>
              <w:rPr>
                <w:rFonts w:ascii="標楷體" w:eastAsia="標楷體" w:hAnsi="標楷體"/>
              </w:rPr>
            </w:pPr>
            <w:r>
              <w:rPr>
                <w:rFonts w:ascii="標楷體" w:eastAsia="標楷體" w:hAnsi="標楷體" w:hint="eastAsia"/>
              </w:rPr>
              <w:t>處理邏輯及注意事項</w:t>
            </w:r>
          </w:p>
        </w:tc>
      </w:tr>
      <w:tr w:rsidR="001D5CB7" w14:paraId="11A6E378" w14:textId="77777777" w:rsidTr="001D5CB7">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D3E4" w14:textId="77777777" w:rsidR="001D5CB7" w:rsidRDefault="001D5CB7">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649230" w14:textId="77777777" w:rsidR="001D5CB7" w:rsidRDefault="001D5CB7">
            <w:pPr>
              <w:widowControl/>
              <w:rPr>
                <w:rFonts w:ascii="標楷體" w:eastAsia="標楷體" w:hAnsi="標楷體"/>
              </w:rPr>
            </w:pPr>
          </w:p>
        </w:tc>
        <w:tc>
          <w:tcPr>
            <w:tcW w:w="783" w:type="dxa"/>
            <w:tcBorders>
              <w:top w:val="single" w:sz="4" w:space="0" w:color="auto"/>
              <w:left w:val="single" w:sz="4" w:space="0" w:color="auto"/>
              <w:bottom w:val="single" w:sz="4" w:space="0" w:color="auto"/>
              <w:right w:val="single" w:sz="4" w:space="0" w:color="auto"/>
            </w:tcBorders>
            <w:shd w:val="clear" w:color="auto" w:fill="D9D9D9"/>
            <w:hideMark/>
          </w:tcPr>
          <w:p w14:paraId="23493CC4" w14:textId="77777777" w:rsidR="001D5CB7" w:rsidRDefault="001D5CB7">
            <w:pPr>
              <w:rPr>
                <w:rFonts w:ascii="標楷體" w:eastAsia="標楷體" w:hAnsi="標楷體"/>
              </w:rPr>
            </w:pPr>
            <w:r>
              <w:rPr>
                <w:rFonts w:ascii="標楷體" w:eastAsia="標楷體" w:hAnsi="標楷體" w:hint="eastAsia"/>
              </w:rPr>
              <w:t>資料長度</w:t>
            </w:r>
          </w:p>
        </w:tc>
        <w:tc>
          <w:tcPr>
            <w:tcW w:w="904" w:type="dxa"/>
            <w:tcBorders>
              <w:top w:val="single" w:sz="4" w:space="0" w:color="auto"/>
              <w:left w:val="single" w:sz="4" w:space="0" w:color="auto"/>
              <w:bottom w:val="single" w:sz="4" w:space="0" w:color="auto"/>
              <w:right w:val="single" w:sz="4" w:space="0" w:color="auto"/>
            </w:tcBorders>
            <w:shd w:val="clear" w:color="auto" w:fill="D9D9D9"/>
            <w:hideMark/>
          </w:tcPr>
          <w:p w14:paraId="4BACF276" w14:textId="77777777" w:rsidR="001D5CB7" w:rsidRDefault="001D5CB7">
            <w:pPr>
              <w:rPr>
                <w:rFonts w:ascii="標楷體" w:eastAsia="標楷體" w:hAnsi="標楷體"/>
              </w:rPr>
            </w:pPr>
            <w:r>
              <w:rPr>
                <w:rFonts w:ascii="標楷體" w:eastAsia="標楷體" w:hAnsi="標楷體" w:hint="eastAsia"/>
              </w:rPr>
              <w:t>預設值</w:t>
            </w:r>
          </w:p>
        </w:tc>
        <w:tc>
          <w:tcPr>
            <w:tcW w:w="1896" w:type="dxa"/>
            <w:tcBorders>
              <w:top w:val="single" w:sz="4" w:space="0" w:color="auto"/>
              <w:left w:val="single" w:sz="4" w:space="0" w:color="auto"/>
              <w:bottom w:val="single" w:sz="4" w:space="0" w:color="auto"/>
              <w:right w:val="single" w:sz="4" w:space="0" w:color="auto"/>
            </w:tcBorders>
            <w:shd w:val="clear" w:color="auto" w:fill="D9D9D9"/>
            <w:hideMark/>
          </w:tcPr>
          <w:p w14:paraId="44DE68BE" w14:textId="77777777" w:rsidR="001D5CB7" w:rsidRDefault="001D5CB7">
            <w:pPr>
              <w:rPr>
                <w:rFonts w:ascii="標楷體" w:eastAsia="標楷體" w:hAnsi="標楷體"/>
              </w:rPr>
            </w:pPr>
            <w:r>
              <w:rPr>
                <w:rFonts w:ascii="標楷體" w:eastAsia="標楷體" w:hAnsi="標楷體" w:hint="eastAsia"/>
              </w:rPr>
              <w:t>選單內容</w:t>
            </w:r>
          </w:p>
        </w:tc>
        <w:tc>
          <w:tcPr>
            <w:tcW w:w="811" w:type="dxa"/>
            <w:tcBorders>
              <w:top w:val="single" w:sz="4" w:space="0" w:color="auto"/>
              <w:left w:val="single" w:sz="4" w:space="0" w:color="auto"/>
              <w:bottom w:val="single" w:sz="4" w:space="0" w:color="auto"/>
              <w:right w:val="single" w:sz="4" w:space="0" w:color="auto"/>
            </w:tcBorders>
            <w:shd w:val="clear" w:color="auto" w:fill="D9D9D9"/>
            <w:hideMark/>
          </w:tcPr>
          <w:p w14:paraId="23650CA1" w14:textId="77777777" w:rsidR="001D5CB7" w:rsidRDefault="001D5CB7">
            <w:pPr>
              <w:rPr>
                <w:rFonts w:ascii="標楷體" w:eastAsia="標楷體" w:hAnsi="標楷體"/>
              </w:rPr>
            </w:pPr>
            <w:r>
              <w:rPr>
                <w:rFonts w:ascii="標楷體" w:eastAsia="標楷體" w:hAnsi="標楷體" w:hint="eastAsia"/>
              </w:rPr>
              <w:t>必填</w:t>
            </w:r>
          </w:p>
        </w:tc>
        <w:tc>
          <w:tcPr>
            <w:tcW w:w="664" w:type="dxa"/>
            <w:tcBorders>
              <w:top w:val="single" w:sz="4" w:space="0" w:color="auto"/>
              <w:left w:val="single" w:sz="4" w:space="0" w:color="auto"/>
              <w:bottom w:val="single" w:sz="4" w:space="0" w:color="auto"/>
              <w:right w:val="single" w:sz="4" w:space="0" w:color="auto"/>
            </w:tcBorders>
            <w:shd w:val="clear" w:color="auto" w:fill="D9D9D9"/>
            <w:hideMark/>
          </w:tcPr>
          <w:p w14:paraId="76A23A87" w14:textId="77777777" w:rsidR="001D5CB7" w:rsidRDefault="001D5CB7">
            <w:pPr>
              <w:rPr>
                <w:rFonts w:ascii="標楷體" w:eastAsia="標楷體" w:hAnsi="標楷體"/>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AC362B" w14:textId="77777777" w:rsidR="001D5CB7" w:rsidRDefault="001D5CB7">
            <w:pPr>
              <w:widowControl/>
              <w:rPr>
                <w:rFonts w:ascii="標楷體" w:eastAsia="標楷體" w:hAnsi="標楷體"/>
              </w:rPr>
            </w:pPr>
          </w:p>
        </w:tc>
      </w:tr>
      <w:tr w:rsidR="001D5CB7" w14:paraId="7346E144" w14:textId="77777777" w:rsidTr="001D5CB7">
        <w:trPr>
          <w:trHeight w:val="244"/>
          <w:jc w:val="center"/>
        </w:trPr>
        <w:tc>
          <w:tcPr>
            <w:tcW w:w="10322" w:type="dxa"/>
            <w:gridSpan w:val="8"/>
            <w:tcBorders>
              <w:top w:val="single" w:sz="4" w:space="0" w:color="auto"/>
              <w:left w:val="single" w:sz="4" w:space="0" w:color="auto"/>
              <w:bottom w:val="single" w:sz="4" w:space="0" w:color="auto"/>
              <w:right w:val="single" w:sz="4" w:space="0" w:color="auto"/>
            </w:tcBorders>
            <w:hideMark/>
          </w:tcPr>
          <w:p w14:paraId="4A712FE3"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1.以下欄位[借戶戶號]、[</w:t>
            </w:r>
            <w:proofErr w:type="spellStart"/>
            <w:r>
              <w:rPr>
                <w:rFonts w:ascii="標楷體" w:eastAsia="標楷體" w:hAnsi="標楷體" w:hint="eastAsia"/>
              </w:rPr>
              <w:t>eLoan</w:t>
            </w:r>
            <w:proofErr w:type="spellEnd"/>
            <w:r>
              <w:rPr>
                <w:rFonts w:ascii="標楷體" w:eastAsia="標楷體" w:hAnsi="標楷體" w:hint="eastAsia"/>
              </w:rPr>
              <w:t>案件編號]擇一輸入</w:t>
            </w:r>
          </w:p>
        </w:tc>
      </w:tr>
      <w:tr w:rsidR="001D5CB7" w14:paraId="339D8FF5"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013CEAB0" w14:textId="77777777" w:rsidR="001D5CB7" w:rsidRDefault="001D5CB7">
            <w:pPr>
              <w:rPr>
                <w:rFonts w:ascii="標楷體" w:eastAsia="標楷體" w:hAnsi="標楷體"/>
                <w:color w:val="000000"/>
              </w:rPr>
            </w:pPr>
            <w:r>
              <w:rPr>
                <w:rFonts w:ascii="標楷體" w:eastAsia="標楷體" w:hAnsi="標楷體" w:hint="eastAsia"/>
              </w:rPr>
              <w:t>1.</w:t>
            </w:r>
          </w:p>
        </w:tc>
        <w:tc>
          <w:tcPr>
            <w:tcW w:w="1308" w:type="dxa"/>
            <w:tcBorders>
              <w:top w:val="single" w:sz="4" w:space="0" w:color="auto"/>
              <w:left w:val="single" w:sz="4" w:space="0" w:color="auto"/>
              <w:bottom w:val="single" w:sz="4" w:space="0" w:color="auto"/>
              <w:right w:val="single" w:sz="4" w:space="0" w:color="auto"/>
            </w:tcBorders>
            <w:hideMark/>
          </w:tcPr>
          <w:p w14:paraId="19041484" w14:textId="77777777" w:rsidR="001D5CB7" w:rsidRDefault="001D5CB7">
            <w:pPr>
              <w:rPr>
                <w:rFonts w:ascii="標楷體" w:eastAsia="標楷體" w:hAnsi="標楷體"/>
                <w:color w:val="000000"/>
              </w:rPr>
            </w:pPr>
            <w:r>
              <w:rPr>
                <w:rFonts w:ascii="標楷體" w:eastAsia="標楷體" w:hAnsi="標楷體" w:hint="eastAsia"/>
              </w:rPr>
              <w:t>借戶戶號</w:t>
            </w:r>
          </w:p>
        </w:tc>
        <w:tc>
          <w:tcPr>
            <w:tcW w:w="783" w:type="dxa"/>
            <w:tcBorders>
              <w:top w:val="single" w:sz="4" w:space="0" w:color="auto"/>
              <w:left w:val="single" w:sz="4" w:space="0" w:color="auto"/>
              <w:bottom w:val="single" w:sz="4" w:space="0" w:color="auto"/>
              <w:right w:val="single" w:sz="4" w:space="0" w:color="auto"/>
            </w:tcBorders>
            <w:hideMark/>
          </w:tcPr>
          <w:p w14:paraId="4C93D6BB"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5EA1B3EA"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7C7FF06B"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33745F6" w14:textId="77777777" w:rsidR="001D5CB7" w:rsidRDefault="001D5CB7">
            <w:pPr>
              <w:rPr>
                <w:rFonts w:ascii="標楷體" w:eastAsia="標楷體" w:hAnsi="標楷體"/>
                <w:color w:val="000000"/>
              </w:rPr>
            </w:pPr>
          </w:p>
        </w:tc>
        <w:tc>
          <w:tcPr>
            <w:tcW w:w="664" w:type="dxa"/>
            <w:tcBorders>
              <w:top w:val="single" w:sz="4" w:space="0" w:color="auto"/>
              <w:left w:val="single" w:sz="4" w:space="0" w:color="auto"/>
              <w:bottom w:val="single" w:sz="4" w:space="0" w:color="auto"/>
              <w:right w:val="single" w:sz="4" w:space="0" w:color="auto"/>
            </w:tcBorders>
            <w:hideMark/>
          </w:tcPr>
          <w:p w14:paraId="0A83C969" w14:textId="77777777" w:rsidR="001D5CB7" w:rsidRDefault="001D5CB7">
            <w:pPr>
              <w:jc w:val="center"/>
              <w:rPr>
                <w:rFonts w:ascii="標楷體" w:eastAsia="標楷體" w:hAnsi="標楷體"/>
                <w:color w:val="000000"/>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7CD268DA" w14:textId="77777777" w:rsidR="001D5CB7" w:rsidRDefault="001D5CB7">
            <w:pPr>
              <w:snapToGrid w:val="0"/>
              <w:rPr>
                <w:rFonts w:ascii="標楷體" w:eastAsia="標楷體" w:hAnsi="標楷體"/>
              </w:rPr>
            </w:pPr>
            <w:r>
              <w:rPr>
                <w:rFonts w:ascii="標楷體" w:eastAsia="標楷體" w:hAnsi="標楷體" w:hint="eastAsia"/>
              </w:rPr>
              <w:t>1.限輸入數字</w:t>
            </w:r>
          </w:p>
          <w:p w14:paraId="2F0D7DBD" w14:textId="77777777" w:rsidR="001D5CB7" w:rsidRDefault="001D5CB7">
            <w:pPr>
              <w:snapToGrid w:val="0"/>
              <w:rPr>
                <w:rFonts w:ascii="標楷體" w:eastAsia="標楷體" w:hAnsi="標楷體"/>
                <w:color w:val="000000"/>
              </w:rPr>
            </w:pPr>
            <w:r>
              <w:rPr>
                <w:rFonts w:ascii="標楷體" w:eastAsia="標楷體" w:hAnsi="標楷體" w:hint="eastAsia"/>
              </w:rPr>
              <w:t>2.若有輸入數字，檢</w:t>
            </w:r>
            <w:r>
              <w:rPr>
                <w:rFonts w:ascii="標楷體" w:eastAsia="標楷體" w:hAnsi="標楷體" w:hint="eastAsia"/>
                <w:lang w:eastAsia="zh-HK"/>
              </w:rPr>
              <w:t>查</w:t>
            </w:r>
            <w:r>
              <w:rPr>
                <w:rFonts w:ascii="標楷體" w:eastAsia="標楷體" w:hAnsi="標楷體" w:hint="eastAsia"/>
              </w:rPr>
              <w:t>[借戶戶號], 是否存在於[客戶資料主檔(</w:t>
            </w:r>
            <w:proofErr w:type="spellStart"/>
            <w:r>
              <w:rPr>
                <w:rFonts w:ascii="標楷體" w:eastAsia="標楷體" w:hAnsi="標楷體" w:hint="eastAsia"/>
              </w:rPr>
              <w:t>CustMain</w:t>
            </w:r>
            <w:proofErr w:type="spellEnd"/>
            <w:r>
              <w:rPr>
                <w:rFonts w:ascii="標楷體" w:eastAsia="標楷體" w:hAnsi="標楷體" w:hint="eastAsia"/>
              </w:rPr>
              <w:t>)],</w:t>
            </w:r>
            <w:r>
              <w:rPr>
                <w:rFonts w:ascii="標楷體" w:eastAsia="標楷體" w:hAnsi="標楷體" w:hint="eastAsia"/>
                <w:lang w:eastAsia="zh-HK"/>
              </w:rPr>
              <w:t>不存在時顯示</w:t>
            </w:r>
            <w:r>
              <w:rPr>
                <w:rFonts w:ascii="標楷體" w:eastAsia="標楷體" w:hAnsi="標楷體" w:hint="eastAsia"/>
              </w:rPr>
              <w:t>"E0001:查詢資料不存在"</w:t>
            </w:r>
          </w:p>
        </w:tc>
      </w:tr>
      <w:tr w:rsidR="001D5CB7" w14:paraId="68F5ED5F"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3EA86ABE" w14:textId="77777777" w:rsidR="001D5CB7" w:rsidRDefault="001D5CB7">
            <w:pPr>
              <w:rPr>
                <w:rFonts w:ascii="標楷體" w:eastAsia="標楷體" w:hAnsi="標楷體"/>
              </w:rPr>
            </w:pPr>
            <w:r>
              <w:rPr>
                <w:rFonts w:ascii="標楷體" w:eastAsia="標楷體" w:hAnsi="標楷體" w:hint="eastAsia"/>
              </w:rPr>
              <w:t>2</w:t>
            </w:r>
          </w:p>
        </w:tc>
        <w:tc>
          <w:tcPr>
            <w:tcW w:w="1308" w:type="dxa"/>
            <w:tcBorders>
              <w:top w:val="single" w:sz="4" w:space="0" w:color="auto"/>
              <w:left w:val="single" w:sz="4" w:space="0" w:color="auto"/>
              <w:bottom w:val="single" w:sz="4" w:space="0" w:color="auto"/>
              <w:right w:val="single" w:sz="4" w:space="0" w:color="auto"/>
            </w:tcBorders>
            <w:hideMark/>
          </w:tcPr>
          <w:p w14:paraId="5E13D277" w14:textId="77777777" w:rsidR="001D5CB7" w:rsidRDefault="001D5CB7">
            <w:pPr>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案件編號</w:t>
            </w:r>
          </w:p>
        </w:tc>
        <w:tc>
          <w:tcPr>
            <w:tcW w:w="783" w:type="dxa"/>
            <w:tcBorders>
              <w:top w:val="single" w:sz="4" w:space="0" w:color="auto"/>
              <w:left w:val="single" w:sz="4" w:space="0" w:color="auto"/>
              <w:bottom w:val="single" w:sz="4" w:space="0" w:color="auto"/>
              <w:right w:val="single" w:sz="4" w:space="0" w:color="auto"/>
            </w:tcBorders>
            <w:hideMark/>
          </w:tcPr>
          <w:p w14:paraId="397DF819"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30A39AE5"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0F7A056E"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72F1651" w14:textId="77777777" w:rsidR="001D5CB7" w:rsidRDefault="001D5CB7">
            <w:pPr>
              <w:rPr>
                <w:rFonts w:ascii="標楷體" w:eastAsia="標楷體" w:hAnsi="標楷體"/>
              </w:rPr>
            </w:pPr>
          </w:p>
        </w:tc>
        <w:tc>
          <w:tcPr>
            <w:tcW w:w="664" w:type="dxa"/>
            <w:tcBorders>
              <w:top w:val="single" w:sz="4" w:space="0" w:color="auto"/>
              <w:left w:val="single" w:sz="4" w:space="0" w:color="auto"/>
              <w:bottom w:val="single" w:sz="4" w:space="0" w:color="auto"/>
              <w:right w:val="single" w:sz="4" w:space="0" w:color="auto"/>
            </w:tcBorders>
            <w:hideMark/>
          </w:tcPr>
          <w:p w14:paraId="4477F499" w14:textId="77777777" w:rsidR="001D5CB7" w:rsidRDefault="001D5CB7">
            <w:pPr>
              <w:jc w:val="center"/>
              <w:rPr>
                <w:rFonts w:ascii="標楷體" w:eastAsia="標楷體" w:hAnsi="標楷體"/>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48EF5CE2" w14:textId="77777777" w:rsidR="001D5CB7" w:rsidRDefault="001D5CB7">
            <w:pPr>
              <w:rPr>
                <w:rFonts w:ascii="標楷體" w:eastAsia="標楷體" w:hAnsi="標楷體"/>
              </w:rPr>
            </w:pPr>
            <w:r>
              <w:rPr>
                <w:rFonts w:ascii="標楷體" w:eastAsia="標楷體" w:hAnsi="標楷體" w:hint="eastAsia"/>
              </w:rPr>
              <w:t>1.若[借戶戶號]為0則必須</w:t>
            </w:r>
          </w:p>
          <w:p w14:paraId="21CB38FF" w14:textId="77777777" w:rsidR="001D5CB7" w:rsidRDefault="001D5CB7">
            <w:pPr>
              <w:rPr>
                <w:rFonts w:ascii="標楷體" w:eastAsia="標楷體" w:hAnsi="標楷體"/>
              </w:rPr>
            </w:pPr>
            <w:r>
              <w:rPr>
                <w:rFonts w:ascii="標楷體" w:eastAsia="標楷體" w:hAnsi="標楷體" w:hint="eastAsia"/>
              </w:rPr>
              <w:t xml:space="preserve">  輸入數字，否則跳過欄位，</w:t>
            </w:r>
          </w:p>
          <w:p w14:paraId="0C5661E3" w14:textId="77777777" w:rsidR="001D5CB7" w:rsidRDefault="001D5CB7">
            <w:pPr>
              <w:rPr>
                <w:rFonts w:ascii="標楷體" w:eastAsia="標楷體" w:hAnsi="標楷體"/>
              </w:rPr>
            </w:pPr>
            <w:r>
              <w:rPr>
                <w:rFonts w:ascii="標楷體" w:eastAsia="標楷體" w:hAnsi="標楷體" w:hint="eastAsia"/>
              </w:rPr>
              <w:t xml:space="preserve">  檢核條件：</w:t>
            </w:r>
            <w:r>
              <w:rPr>
                <w:rFonts w:ascii="標楷體" w:eastAsia="標楷體" w:hAnsi="標楷體" w:hint="eastAsia"/>
                <w:lang w:eastAsia="zh-HK"/>
              </w:rPr>
              <w:t>不可</w:t>
            </w:r>
            <w:r>
              <w:rPr>
                <w:rFonts w:ascii="標楷體" w:eastAsia="標楷體" w:hAnsi="標楷體" w:hint="eastAsia"/>
              </w:rPr>
              <w:t>為0/V(2)</w:t>
            </w:r>
          </w:p>
        </w:tc>
      </w:tr>
    </w:tbl>
    <w:p w14:paraId="3DA04049" w14:textId="77777777" w:rsidR="001D5CB7" w:rsidRDefault="001D5CB7" w:rsidP="001D5CB7">
      <w:pPr>
        <w:ind w:left="1440"/>
      </w:pPr>
    </w:p>
    <w:p w14:paraId="47CF0424" w14:textId="77777777" w:rsidR="001D5CB7" w:rsidRDefault="001D5CB7" w:rsidP="001D5CB7">
      <w:pPr>
        <w:pStyle w:val="a"/>
        <w:spacing w:before="0"/>
      </w:pPr>
      <w:r>
        <w:rPr>
          <w:rFonts w:hint="eastAsia"/>
        </w:rPr>
        <w:t>輸出畫面</w:t>
      </w:r>
    </w:p>
    <w:p w14:paraId="6BDEA7D3" w14:textId="501A595D" w:rsidR="001D5CB7" w:rsidRDefault="001D5CB7" w:rsidP="001D5CB7">
      <w:r>
        <w:rPr>
          <w:noProof/>
        </w:rPr>
        <w:lastRenderedPageBreak/>
        <w:drawing>
          <wp:inline distT="0" distB="0" distL="0" distR="0" wp14:anchorId="0012F9E0" wp14:editId="3C39C656">
            <wp:extent cx="6477000" cy="24841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77000" cy="2484120"/>
                    </a:xfrm>
                    <a:prstGeom prst="rect">
                      <a:avLst/>
                    </a:prstGeom>
                    <a:noFill/>
                    <a:ln>
                      <a:noFill/>
                    </a:ln>
                  </pic:spPr>
                </pic:pic>
              </a:graphicData>
            </a:graphic>
          </wp:inline>
        </w:drawing>
      </w:r>
    </w:p>
    <w:p w14:paraId="57D9462F" w14:textId="77777777" w:rsidR="001D5CB7" w:rsidRDefault="001D5CB7" w:rsidP="001D5CB7"/>
    <w:p w14:paraId="45664EB8" w14:textId="77777777" w:rsidR="001D5CB7" w:rsidRDefault="001D5CB7" w:rsidP="0078740E">
      <w:pPr>
        <w:pStyle w:val="a"/>
        <w:numPr>
          <w:ilvl w:val="0"/>
          <w:numId w:val="32"/>
        </w:numPr>
        <w:tabs>
          <w:tab w:val="left" w:pos="480"/>
        </w:tabs>
        <w:spacing w:before="0"/>
      </w:pPr>
      <w:r>
        <w:rPr>
          <w:rFonts w:hint="eastAsia"/>
        </w:rPr>
        <w:t>輸出畫面資料說明</w:t>
      </w:r>
    </w:p>
    <w:p w14:paraId="00E6B3ED" w14:textId="77777777" w:rsidR="001D5CB7" w:rsidRDefault="001D5CB7" w:rsidP="001D5CB7">
      <w:pPr>
        <w:ind w:left="1440"/>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005"/>
        <w:gridCol w:w="1360"/>
        <w:gridCol w:w="4056"/>
        <w:gridCol w:w="3224"/>
      </w:tblGrid>
      <w:tr w:rsidR="001D5CB7" w14:paraId="13E2A8FB" w14:textId="77777777" w:rsidTr="001D5CB7">
        <w:trPr>
          <w:tblHeader/>
        </w:trPr>
        <w:tc>
          <w:tcPr>
            <w:tcW w:w="698" w:type="dxa"/>
            <w:tcBorders>
              <w:top w:val="single" w:sz="4" w:space="0" w:color="auto"/>
              <w:left w:val="single" w:sz="4" w:space="0" w:color="auto"/>
              <w:bottom w:val="single" w:sz="4" w:space="0" w:color="auto"/>
              <w:right w:val="single" w:sz="4" w:space="0" w:color="auto"/>
            </w:tcBorders>
            <w:shd w:val="clear" w:color="auto" w:fill="D9D9D9"/>
            <w:hideMark/>
          </w:tcPr>
          <w:p w14:paraId="2D913EBA" w14:textId="77777777" w:rsidR="001D5CB7" w:rsidRDefault="001D5CB7">
            <w:pPr>
              <w:jc w:val="center"/>
              <w:rPr>
                <w:rFonts w:ascii="標楷體" w:eastAsia="標楷體" w:hAnsi="標楷體"/>
                <w:color w:val="000000"/>
              </w:rPr>
            </w:pPr>
            <w:r>
              <w:rPr>
                <w:rFonts w:ascii="標楷體" w:eastAsia="標楷體" w:hAnsi="標楷體" w:hint="eastAsia"/>
                <w:color w:val="000000"/>
              </w:rPr>
              <w:t>序號</w:t>
            </w:r>
          </w:p>
        </w:tc>
        <w:tc>
          <w:tcPr>
            <w:tcW w:w="1005" w:type="dxa"/>
            <w:tcBorders>
              <w:top w:val="single" w:sz="4" w:space="0" w:color="auto"/>
              <w:left w:val="single" w:sz="4" w:space="0" w:color="auto"/>
              <w:bottom w:val="single" w:sz="4" w:space="0" w:color="auto"/>
              <w:right w:val="single" w:sz="4" w:space="0" w:color="auto"/>
            </w:tcBorders>
            <w:shd w:val="clear" w:color="auto" w:fill="D9D9D9"/>
            <w:hideMark/>
          </w:tcPr>
          <w:p w14:paraId="38201ED1"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欄位型態</w:t>
            </w:r>
          </w:p>
        </w:tc>
        <w:tc>
          <w:tcPr>
            <w:tcW w:w="1360" w:type="dxa"/>
            <w:tcBorders>
              <w:top w:val="single" w:sz="4" w:space="0" w:color="auto"/>
              <w:left w:val="single" w:sz="4" w:space="0" w:color="auto"/>
              <w:bottom w:val="single" w:sz="4" w:space="0" w:color="auto"/>
              <w:right w:val="single" w:sz="4" w:space="0" w:color="auto"/>
            </w:tcBorders>
            <w:shd w:val="clear" w:color="auto" w:fill="D9D9D9"/>
            <w:hideMark/>
          </w:tcPr>
          <w:p w14:paraId="434B1493"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欄位名稱</w:t>
            </w:r>
          </w:p>
        </w:tc>
        <w:tc>
          <w:tcPr>
            <w:tcW w:w="4056" w:type="dxa"/>
            <w:tcBorders>
              <w:top w:val="single" w:sz="4" w:space="0" w:color="auto"/>
              <w:left w:val="single" w:sz="4" w:space="0" w:color="auto"/>
              <w:bottom w:val="single" w:sz="4" w:space="0" w:color="auto"/>
              <w:right w:val="single" w:sz="4" w:space="0" w:color="auto"/>
            </w:tcBorders>
            <w:shd w:val="clear" w:color="auto" w:fill="D9D9D9"/>
            <w:hideMark/>
          </w:tcPr>
          <w:p w14:paraId="32612910" w14:textId="77777777" w:rsidR="001D5CB7" w:rsidRDefault="001D5CB7">
            <w:pPr>
              <w:jc w:val="center"/>
              <w:rPr>
                <w:rFonts w:ascii="標楷體" w:eastAsia="標楷體" w:hAnsi="標楷體"/>
                <w:color w:val="000000"/>
              </w:rPr>
            </w:pPr>
            <w:r>
              <w:rPr>
                <w:rFonts w:ascii="標楷體" w:eastAsia="標楷體" w:hAnsi="標楷體" w:hint="eastAsia"/>
                <w:color w:val="000000"/>
              </w:rPr>
              <w:t>資料來源</w:t>
            </w:r>
          </w:p>
        </w:tc>
        <w:tc>
          <w:tcPr>
            <w:tcW w:w="3224" w:type="dxa"/>
            <w:tcBorders>
              <w:top w:val="single" w:sz="4" w:space="0" w:color="auto"/>
              <w:left w:val="single" w:sz="4" w:space="0" w:color="auto"/>
              <w:bottom w:val="single" w:sz="4" w:space="0" w:color="auto"/>
              <w:right w:val="single" w:sz="4" w:space="0" w:color="auto"/>
            </w:tcBorders>
            <w:shd w:val="clear" w:color="auto" w:fill="D9D9D9"/>
            <w:hideMark/>
          </w:tcPr>
          <w:p w14:paraId="54712699" w14:textId="77777777" w:rsidR="001D5CB7" w:rsidRDefault="001D5CB7">
            <w:pPr>
              <w:jc w:val="center"/>
              <w:rPr>
                <w:rFonts w:ascii="標楷體" w:eastAsia="標楷體" w:hAnsi="標楷體"/>
                <w:color w:val="000000"/>
              </w:rPr>
            </w:pPr>
            <w:r>
              <w:rPr>
                <w:rFonts w:ascii="標楷體" w:eastAsia="標楷體" w:hAnsi="標楷體" w:hint="eastAsia"/>
                <w:color w:val="000000"/>
              </w:rPr>
              <w:t>輸出/功能說明</w:t>
            </w:r>
          </w:p>
        </w:tc>
      </w:tr>
      <w:tr w:rsidR="001D5CB7" w14:paraId="6A37E88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9796026"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1</w:t>
            </w:r>
          </w:p>
        </w:tc>
        <w:tc>
          <w:tcPr>
            <w:tcW w:w="1005" w:type="dxa"/>
            <w:tcBorders>
              <w:top w:val="single" w:sz="4" w:space="0" w:color="auto"/>
              <w:left w:val="single" w:sz="4" w:space="0" w:color="auto"/>
              <w:bottom w:val="single" w:sz="4" w:space="0" w:color="auto"/>
              <w:right w:val="single" w:sz="4" w:space="0" w:color="auto"/>
            </w:tcBorders>
            <w:hideMark/>
          </w:tcPr>
          <w:p w14:paraId="406A9022"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53284BC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借戶戶號</w:t>
            </w:r>
          </w:p>
        </w:tc>
        <w:tc>
          <w:tcPr>
            <w:tcW w:w="4056" w:type="dxa"/>
            <w:tcBorders>
              <w:top w:val="single" w:sz="4" w:space="0" w:color="auto"/>
              <w:left w:val="single" w:sz="4" w:space="0" w:color="auto"/>
              <w:bottom w:val="single" w:sz="4" w:space="0" w:color="auto"/>
              <w:right w:val="single" w:sz="4" w:space="0" w:color="auto"/>
            </w:tcBorders>
            <w:hideMark/>
          </w:tcPr>
          <w:p w14:paraId="4BF012EB"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FacMain.CustNo</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5412A45A"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借戶戶號</w:t>
            </w:r>
          </w:p>
        </w:tc>
      </w:tr>
      <w:tr w:rsidR="001D5CB7" w14:paraId="0A735B9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DDFBEE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2</w:t>
            </w:r>
          </w:p>
        </w:tc>
        <w:tc>
          <w:tcPr>
            <w:tcW w:w="1005" w:type="dxa"/>
            <w:tcBorders>
              <w:top w:val="single" w:sz="4" w:space="0" w:color="auto"/>
              <w:left w:val="single" w:sz="4" w:space="0" w:color="auto"/>
              <w:bottom w:val="single" w:sz="4" w:space="0" w:color="auto"/>
              <w:right w:val="single" w:sz="4" w:space="0" w:color="auto"/>
            </w:tcBorders>
            <w:hideMark/>
          </w:tcPr>
          <w:p w14:paraId="0BACAC65"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7A5E62F3" w14:textId="77777777" w:rsidR="001D5CB7" w:rsidRDefault="001D5CB7">
            <w:pPr>
              <w:tabs>
                <w:tab w:val="left" w:pos="1044"/>
              </w:tabs>
              <w:rPr>
                <w:rFonts w:ascii="標楷體" w:eastAsia="標楷體" w:hAnsi="標楷體"/>
                <w:color w:val="000000"/>
                <w:lang w:val="x-none" w:eastAsia="x-none"/>
              </w:rPr>
            </w:pPr>
            <w:proofErr w:type="spellStart"/>
            <w:r>
              <w:rPr>
                <w:rFonts w:ascii="標楷體" w:eastAsia="標楷體" w:hAnsi="標楷體" w:hint="eastAsia"/>
              </w:rPr>
              <w:t>eLoan</w:t>
            </w:r>
            <w:proofErr w:type="spellEnd"/>
            <w:r>
              <w:rPr>
                <w:rFonts w:ascii="標楷體" w:eastAsia="標楷體" w:hAnsi="標楷體" w:hint="eastAsia"/>
              </w:rPr>
              <w:t>案件編號</w:t>
            </w:r>
          </w:p>
        </w:tc>
        <w:tc>
          <w:tcPr>
            <w:tcW w:w="4056" w:type="dxa"/>
            <w:tcBorders>
              <w:top w:val="single" w:sz="4" w:space="0" w:color="auto"/>
              <w:left w:val="single" w:sz="4" w:space="0" w:color="auto"/>
              <w:bottom w:val="single" w:sz="4" w:space="0" w:color="auto"/>
              <w:right w:val="single" w:sz="4" w:space="0" w:color="auto"/>
            </w:tcBorders>
            <w:hideMark/>
          </w:tcPr>
          <w:p w14:paraId="1206F054"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TxAmlRating.CaseNo</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2F3E774C" w14:textId="77777777" w:rsidR="001D5CB7" w:rsidRDefault="001D5CB7">
            <w:pPr>
              <w:ind w:left="235" w:hangingChars="98" w:hanging="235"/>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案件編號</w:t>
            </w:r>
          </w:p>
        </w:tc>
      </w:tr>
      <w:tr w:rsidR="001D5CB7" w14:paraId="2086FFC1"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68DF73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3</w:t>
            </w:r>
          </w:p>
        </w:tc>
        <w:tc>
          <w:tcPr>
            <w:tcW w:w="1005" w:type="dxa"/>
            <w:tcBorders>
              <w:top w:val="single" w:sz="4" w:space="0" w:color="auto"/>
              <w:left w:val="single" w:sz="4" w:space="0" w:color="auto"/>
              <w:bottom w:val="single" w:sz="4" w:space="0" w:color="auto"/>
              <w:right w:val="single" w:sz="4" w:space="0" w:color="auto"/>
            </w:tcBorders>
            <w:hideMark/>
          </w:tcPr>
          <w:p w14:paraId="0F52C644"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758CCFC7"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異動時間</w:t>
            </w:r>
          </w:p>
        </w:tc>
        <w:tc>
          <w:tcPr>
            <w:tcW w:w="4056" w:type="dxa"/>
            <w:tcBorders>
              <w:top w:val="single" w:sz="4" w:space="0" w:color="auto"/>
              <w:left w:val="single" w:sz="4" w:space="0" w:color="auto"/>
              <w:bottom w:val="single" w:sz="4" w:space="0" w:color="auto"/>
              <w:right w:val="single" w:sz="4" w:space="0" w:color="auto"/>
            </w:tcBorders>
            <w:hideMark/>
          </w:tcPr>
          <w:p w14:paraId="360C0486"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w:t>
            </w:r>
            <w:proofErr w:type="spellEnd"/>
            <w:r>
              <w:rPr>
                <w:rFonts w:ascii="標楷體" w:eastAsia="標楷體" w:hAnsi="標楷體" w:hint="eastAsia"/>
              </w:rPr>
              <w:t>.</w:t>
            </w:r>
            <w:r>
              <w:t xml:space="preserve"> </w:t>
            </w:r>
            <w:proofErr w:type="spellStart"/>
            <w:r>
              <w:rPr>
                <w:rFonts w:ascii="標楷體" w:eastAsia="標楷體" w:hAnsi="標楷體" w:hint="eastAsia"/>
              </w:rPr>
              <w:t>LastUpdate</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06164CA5" w14:textId="77777777" w:rsidR="001D5CB7" w:rsidRDefault="001D5CB7">
            <w:pPr>
              <w:ind w:left="235" w:hangingChars="98" w:hanging="235"/>
              <w:rPr>
                <w:rFonts w:ascii="標楷體" w:eastAsia="標楷體" w:hAnsi="標楷體"/>
              </w:rPr>
            </w:pPr>
            <w:r>
              <w:rPr>
                <w:rFonts w:ascii="標楷體" w:eastAsia="標楷體" w:hAnsi="標楷體" w:hint="eastAsia"/>
                <w:color w:val="000000"/>
                <w:lang w:val="x-none"/>
              </w:rPr>
              <w:t xml:space="preserve">異動時間(YYY/MM/DD </w:t>
            </w:r>
            <w:proofErr w:type="spellStart"/>
            <w:r>
              <w:rPr>
                <w:rFonts w:ascii="標楷體" w:eastAsia="標楷體" w:hAnsi="標楷體" w:hint="eastAsia"/>
                <w:color w:val="000000"/>
                <w:lang w:val="x-none"/>
              </w:rPr>
              <w:t>mm:ss</w:t>
            </w:r>
            <w:proofErr w:type="spellEnd"/>
            <w:r>
              <w:rPr>
                <w:rFonts w:ascii="標楷體" w:eastAsia="標楷體" w:hAnsi="標楷體" w:hint="eastAsia"/>
                <w:color w:val="000000"/>
                <w:lang w:val="x-none"/>
              </w:rPr>
              <w:t>)</w:t>
            </w:r>
          </w:p>
        </w:tc>
      </w:tr>
      <w:tr w:rsidR="001D5CB7" w14:paraId="33CC0FC5"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60E5039"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4</w:t>
            </w:r>
          </w:p>
        </w:tc>
        <w:tc>
          <w:tcPr>
            <w:tcW w:w="1005" w:type="dxa"/>
            <w:tcBorders>
              <w:top w:val="single" w:sz="4" w:space="0" w:color="auto"/>
              <w:left w:val="single" w:sz="4" w:space="0" w:color="auto"/>
              <w:bottom w:val="single" w:sz="4" w:space="0" w:color="auto"/>
              <w:right w:val="single" w:sz="4" w:space="0" w:color="auto"/>
            </w:tcBorders>
            <w:hideMark/>
          </w:tcPr>
          <w:p w14:paraId="1E2894FE"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15E89889"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分數</w:t>
            </w:r>
          </w:p>
        </w:tc>
        <w:tc>
          <w:tcPr>
            <w:tcW w:w="4056" w:type="dxa"/>
            <w:tcBorders>
              <w:top w:val="single" w:sz="4" w:space="0" w:color="auto"/>
              <w:left w:val="single" w:sz="4" w:space="0" w:color="auto"/>
              <w:bottom w:val="single" w:sz="4" w:space="0" w:color="auto"/>
              <w:right w:val="single" w:sz="4" w:space="0" w:color="auto"/>
            </w:tcBorders>
            <w:hideMark/>
          </w:tcPr>
          <w:p w14:paraId="17308575"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TxAmlRating.RspTotalRatingsScore</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3B7C8A2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分數(</w:t>
            </w:r>
            <w:proofErr w:type="spellStart"/>
            <w:r>
              <w:rPr>
                <w:rFonts w:ascii="標楷體" w:eastAsia="標楷體" w:hAnsi="標楷體" w:hint="eastAsia"/>
                <w:color w:val="000000"/>
                <w:lang w:val="x-none"/>
              </w:rPr>
              <w:t>分數加千分位</w:t>
            </w:r>
            <w:proofErr w:type="spellEnd"/>
            <w:r>
              <w:rPr>
                <w:rFonts w:ascii="標楷體" w:eastAsia="標楷體" w:hAnsi="標楷體" w:hint="eastAsia"/>
                <w:color w:val="000000"/>
                <w:lang w:val="x-none"/>
              </w:rPr>
              <w:t>)</w:t>
            </w:r>
          </w:p>
        </w:tc>
      </w:tr>
      <w:tr w:rsidR="001D5CB7" w14:paraId="4DC4929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3685D51B"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5</w:t>
            </w:r>
          </w:p>
        </w:tc>
        <w:tc>
          <w:tcPr>
            <w:tcW w:w="1005" w:type="dxa"/>
            <w:tcBorders>
              <w:top w:val="single" w:sz="4" w:space="0" w:color="auto"/>
              <w:left w:val="single" w:sz="4" w:space="0" w:color="auto"/>
              <w:bottom w:val="single" w:sz="4" w:space="0" w:color="auto"/>
              <w:right w:val="single" w:sz="4" w:space="0" w:color="auto"/>
            </w:tcBorders>
            <w:hideMark/>
          </w:tcPr>
          <w:p w14:paraId="474D2CCC"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76BC6C97"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總評級</w:t>
            </w:r>
          </w:p>
        </w:tc>
        <w:tc>
          <w:tcPr>
            <w:tcW w:w="4056" w:type="dxa"/>
            <w:tcBorders>
              <w:top w:val="single" w:sz="4" w:space="0" w:color="auto"/>
              <w:left w:val="single" w:sz="4" w:space="0" w:color="auto"/>
              <w:bottom w:val="single" w:sz="4" w:space="0" w:color="auto"/>
              <w:right w:val="single" w:sz="4" w:space="0" w:color="auto"/>
            </w:tcBorders>
            <w:hideMark/>
          </w:tcPr>
          <w:p w14:paraId="359EDEEF"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TxAmlRating.RspTotalRatings</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2ADB36E4" w14:textId="77777777" w:rsidR="001D5CB7" w:rsidRDefault="001D5CB7">
            <w:pPr>
              <w:rPr>
                <w:rFonts w:ascii="標楷體" w:eastAsia="標楷體" w:hAnsi="標楷體"/>
              </w:rPr>
            </w:pPr>
            <w:r>
              <w:rPr>
                <w:rFonts w:ascii="標楷體" w:eastAsia="標楷體" w:hAnsi="標楷體" w:hint="eastAsia"/>
              </w:rPr>
              <w:t>[</w:t>
            </w:r>
            <w:proofErr w:type="spellStart"/>
            <w:r>
              <w:rPr>
                <w:rFonts w:ascii="標楷體" w:eastAsia="標楷體" w:hAnsi="標楷體" w:hint="eastAsia"/>
              </w:rPr>
              <w:t>Eloan</w:t>
            </w:r>
            <w:proofErr w:type="spellEnd"/>
            <w:r>
              <w:rPr>
                <w:rFonts w:ascii="標楷體" w:eastAsia="標楷體" w:hAnsi="標楷體" w:hint="eastAsia"/>
              </w:rPr>
              <w:t>評級檔(</w:t>
            </w:r>
            <w:proofErr w:type="spellStart"/>
            <w:r>
              <w:rPr>
                <w:rFonts w:ascii="標楷體" w:eastAsia="標楷體" w:hAnsi="標楷體" w:hint="eastAsia"/>
              </w:rPr>
              <w:t>TxAmlRating</w:t>
            </w:r>
            <w:proofErr w:type="spellEnd"/>
            <w:r>
              <w:rPr>
                <w:rFonts w:ascii="標楷體" w:eastAsia="標楷體" w:hAnsi="標楷體" w:hint="eastAsia"/>
              </w:rPr>
              <w:t>)]的[總評級(WLF+CDD) (</w:t>
            </w:r>
            <w:proofErr w:type="spellStart"/>
            <w:r>
              <w:rPr>
                <w:rFonts w:ascii="標楷體" w:eastAsia="標楷體" w:hAnsi="標楷體" w:hint="eastAsia"/>
              </w:rPr>
              <w:t>RspTotalRatings</w:t>
            </w:r>
            <w:proofErr w:type="spellEnd"/>
            <w:r>
              <w:rPr>
                <w:rFonts w:ascii="標楷體" w:eastAsia="標楷體" w:hAnsi="標楷體" w:hint="eastAsia"/>
              </w:rPr>
              <w:t>)]</w:t>
            </w:r>
          </w:p>
          <w:p w14:paraId="36D587EB" w14:textId="77777777" w:rsidR="001D5CB7" w:rsidRDefault="001D5CB7">
            <w:pPr>
              <w:rPr>
                <w:rFonts w:ascii="標楷體" w:eastAsia="標楷體" w:hAnsi="標楷體"/>
              </w:rPr>
            </w:pPr>
            <w:r>
              <w:rPr>
                <w:rFonts w:ascii="標楷體" w:eastAsia="標楷體" w:hAnsi="標楷體" w:hint="eastAsia"/>
              </w:rPr>
              <w:t>為L時顯示L.低</w:t>
            </w:r>
          </w:p>
          <w:p w14:paraId="38CC19F7" w14:textId="77777777" w:rsidR="001D5CB7" w:rsidRDefault="001D5CB7">
            <w:pPr>
              <w:rPr>
                <w:rFonts w:ascii="標楷體" w:eastAsia="標楷體" w:hAnsi="標楷體"/>
              </w:rPr>
            </w:pPr>
            <w:r>
              <w:rPr>
                <w:rFonts w:ascii="標楷體" w:eastAsia="標楷體" w:hAnsi="標楷體" w:hint="eastAsia"/>
              </w:rPr>
              <w:t>為M時顯示M.中</w:t>
            </w:r>
          </w:p>
          <w:p w14:paraId="090CD92C" w14:textId="77777777" w:rsidR="001D5CB7" w:rsidRDefault="001D5CB7">
            <w:pPr>
              <w:rPr>
                <w:rFonts w:ascii="標楷體" w:eastAsia="標楷體" w:hAnsi="標楷體"/>
              </w:rPr>
            </w:pPr>
            <w:r>
              <w:rPr>
                <w:rFonts w:ascii="標楷體" w:eastAsia="標楷體" w:hAnsi="標楷體" w:hint="eastAsia"/>
              </w:rPr>
              <w:t>為H時顯示H.高</w:t>
            </w:r>
          </w:p>
          <w:p w14:paraId="4CF4288D" w14:textId="77777777" w:rsidR="001D5CB7" w:rsidRDefault="001D5CB7">
            <w:pPr>
              <w:rPr>
                <w:rFonts w:ascii="標楷體" w:eastAsia="標楷體" w:hAnsi="標楷體"/>
              </w:rPr>
            </w:pPr>
            <w:r>
              <w:rPr>
                <w:rFonts w:ascii="標楷體" w:eastAsia="標楷體" w:hAnsi="標楷體" w:hint="eastAsia"/>
              </w:rPr>
              <w:t>為空白時顯示空白</w:t>
            </w:r>
          </w:p>
        </w:tc>
      </w:tr>
      <w:tr w:rsidR="001D5CB7" w14:paraId="4B9834D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937D3B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6</w:t>
            </w:r>
          </w:p>
        </w:tc>
        <w:tc>
          <w:tcPr>
            <w:tcW w:w="1005" w:type="dxa"/>
            <w:tcBorders>
              <w:top w:val="single" w:sz="4" w:space="0" w:color="auto"/>
              <w:left w:val="single" w:sz="4" w:space="0" w:color="auto"/>
              <w:bottom w:val="single" w:sz="4" w:space="0" w:color="auto"/>
              <w:right w:val="single" w:sz="4" w:space="0" w:color="auto"/>
            </w:tcBorders>
            <w:hideMark/>
          </w:tcPr>
          <w:p w14:paraId="3DC1E3C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24D24E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c>
          <w:tcPr>
            <w:tcW w:w="4056" w:type="dxa"/>
            <w:tcBorders>
              <w:top w:val="single" w:sz="4" w:space="0" w:color="auto"/>
              <w:left w:val="single" w:sz="4" w:space="0" w:color="auto"/>
              <w:bottom w:val="single" w:sz="4" w:space="0" w:color="auto"/>
              <w:right w:val="single" w:sz="4" w:space="0" w:color="auto"/>
            </w:tcBorders>
            <w:hideMark/>
          </w:tcPr>
          <w:p w14:paraId="748CE424"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TxAmlRating.LogNo</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5C192473"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r>
    </w:tbl>
    <w:p w14:paraId="293090AC" w14:textId="77777777" w:rsidR="001D5CB7" w:rsidRDefault="001D5CB7" w:rsidP="001D5CB7">
      <w:pPr>
        <w:ind w:left="1440"/>
      </w:pPr>
    </w:p>
    <w:p w14:paraId="472AEB87" w14:textId="77777777" w:rsidR="001D5CB7" w:rsidRDefault="001D5CB7" w:rsidP="001D5CB7">
      <w:pPr>
        <w:widowControl/>
      </w:pPr>
      <w:r>
        <w:br w:type="page"/>
      </w:r>
    </w:p>
    <w:p w14:paraId="6D42D60D" w14:textId="2187E0FF" w:rsidR="006F51C1" w:rsidRPr="006B5312" w:rsidRDefault="006F51C1" w:rsidP="0078740E">
      <w:pPr>
        <w:pStyle w:val="3"/>
        <w:numPr>
          <w:ilvl w:val="2"/>
          <w:numId w:val="7"/>
        </w:numPr>
        <w:spacing w:before="0"/>
        <w:rPr>
          <w:rFonts w:ascii="標楷體" w:hAnsi="標楷體"/>
          <w:b/>
          <w:szCs w:val="32"/>
          <w:highlight w:val="yellow"/>
        </w:rPr>
      </w:pPr>
      <w:bookmarkStart w:id="306" w:name="_Toc90483169"/>
      <w:bookmarkStart w:id="307" w:name="_Toc90483424"/>
      <w:bookmarkStart w:id="308" w:name="_Toc90483540"/>
      <w:bookmarkStart w:id="309" w:name="_Toc90483766"/>
      <w:bookmarkStart w:id="310" w:name="_Toc90490038"/>
      <w:bookmarkStart w:id="311" w:name="_Toc140244558"/>
      <w:r w:rsidRPr="006B5312">
        <w:rPr>
          <w:rFonts w:ascii="標楷體" w:hAnsi="標楷體"/>
          <w:b/>
          <w:szCs w:val="32"/>
          <w:highlight w:val="yellow"/>
        </w:rPr>
        <w:lastRenderedPageBreak/>
        <w:t>L2</w:t>
      </w:r>
      <w:r w:rsidRPr="006B5312">
        <w:rPr>
          <w:rFonts w:ascii="標楷體" w:hAnsi="標楷體" w:hint="eastAsia"/>
          <w:b/>
          <w:szCs w:val="32"/>
          <w:highlight w:val="yellow"/>
        </w:rPr>
        <w:t>801未齊案件管理</w:t>
      </w:r>
      <w:bookmarkEnd w:id="306"/>
      <w:bookmarkEnd w:id="307"/>
      <w:bookmarkEnd w:id="308"/>
      <w:bookmarkEnd w:id="309"/>
      <w:bookmarkEnd w:id="310"/>
      <w:r w:rsidR="001D6996">
        <w:rPr>
          <w:rFonts w:ascii="標楷體" w:hAnsi="標楷體" w:hint="eastAsia"/>
          <w:b/>
          <w:szCs w:val="32"/>
          <w:highlight w:val="yellow"/>
        </w:rPr>
        <w:t xml:space="preserve"> *</w:t>
      </w:r>
      <w:bookmarkEnd w:id="311"/>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6F51C1" w:rsidRPr="00427BE0" w14:paraId="355C0F82" w14:textId="77777777" w:rsidTr="006F51C1">
        <w:trPr>
          <w:trHeight w:val="350"/>
        </w:trPr>
        <w:tc>
          <w:tcPr>
            <w:tcW w:w="261" w:type="pct"/>
            <w:shd w:val="clear" w:color="auto" w:fill="D6E3BC" w:themeFill="accent3" w:themeFillTint="66"/>
            <w:hideMark/>
          </w:tcPr>
          <w:p w14:paraId="381AAD1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726FAC5D"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41345788"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100EDE0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2568F31C"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46434BF8"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1EC637EC"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6F51C1" w:rsidRPr="00427BE0" w14:paraId="2345D1B2" w14:textId="77777777" w:rsidTr="006F51C1">
        <w:trPr>
          <w:trHeight w:val="340"/>
        </w:trPr>
        <w:tc>
          <w:tcPr>
            <w:tcW w:w="261" w:type="pct"/>
            <w:shd w:val="clear" w:color="auto" w:fill="auto"/>
          </w:tcPr>
          <w:p w14:paraId="27CBBF9A"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E823476" w14:textId="77777777" w:rsidR="006F51C1" w:rsidRPr="00427BE0" w:rsidRDefault="006F51C1" w:rsidP="006F51C1">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74237193"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0EC90506"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50D26AF4"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335E0030"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3839FA58" w14:textId="5848FD71" w:rsidR="006F51C1" w:rsidRPr="00427BE0" w:rsidRDefault="006F51C1" w:rsidP="006F51C1">
            <w:pPr>
              <w:widowControl/>
              <w:rPr>
                <w:rFonts w:ascii="標楷體" w:eastAsia="標楷體" w:hAnsi="標楷體" w:cs="新細明體"/>
                <w:color w:val="000000"/>
                <w:kern w:val="0"/>
              </w:rPr>
            </w:pPr>
            <w:r>
              <w:rPr>
                <w:rFonts w:ascii="標楷體" w:eastAsia="標楷體" w:hAnsi="標楷體" w:cs="新細明體"/>
                <w:color w:val="000000"/>
                <w:kern w:val="0"/>
              </w:rPr>
              <w:t>L2</w:t>
            </w:r>
            <w:r>
              <w:rPr>
                <w:rFonts w:ascii="標楷體" w:eastAsia="標楷體" w:hAnsi="標楷體" w:cs="新細明體" w:hint="eastAsia"/>
                <w:color w:val="000000"/>
                <w:kern w:val="0"/>
              </w:rPr>
              <w:t>801</w:t>
            </w:r>
          </w:p>
        </w:tc>
      </w:tr>
      <w:tr w:rsidR="006F51C1" w:rsidRPr="00427BE0" w14:paraId="6ED8C010" w14:textId="77777777" w:rsidTr="006F51C1">
        <w:trPr>
          <w:trHeight w:val="340"/>
        </w:trPr>
        <w:tc>
          <w:tcPr>
            <w:tcW w:w="261" w:type="pct"/>
            <w:shd w:val="clear" w:color="auto" w:fill="auto"/>
          </w:tcPr>
          <w:p w14:paraId="488A5754"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E451E28" w14:textId="77777777" w:rsidR="006F51C1" w:rsidRPr="00427BE0" w:rsidRDefault="006F51C1" w:rsidP="006F51C1">
            <w:pPr>
              <w:widowControl/>
              <w:rPr>
                <w:rFonts w:ascii="標楷體" w:eastAsia="標楷體" w:hAnsi="標楷體" w:cs="新細明體"/>
                <w:color w:val="000000"/>
                <w:kern w:val="0"/>
              </w:rPr>
            </w:pPr>
            <w:proofErr w:type="spellStart"/>
            <w:r w:rsidRPr="00614F5B">
              <w:rPr>
                <w:rFonts w:ascii="標楷體" w:eastAsia="標楷體" w:hAnsi="標楷體"/>
              </w:rPr>
              <w:t>FunCd</w:t>
            </w:r>
            <w:proofErr w:type="spellEnd"/>
            <w:r w:rsidRPr="00614F5B">
              <w:rPr>
                <w:rFonts w:ascii="標楷體" w:eastAsia="標楷體" w:hAnsi="標楷體"/>
              </w:rPr>
              <w:t xml:space="preserve">  </w:t>
            </w:r>
          </w:p>
        </w:tc>
        <w:tc>
          <w:tcPr>
            <w:tcW w:w="1929" w:type="pct"/>
            <w:shd w:val="clear" w:color="auto" w:fill="auto"/>
          </w:tcPr>
          <w:p w14:paraId="3CA2F3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525B78F4" w14:textId="77777777" w:rsidR="006F51C1" w:rsidRPr="00427BE0" w:rsidRDefault="006F51C1" w:rsidP="006F51C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1A3C0F25" w14:textId="77777777" w:rsidR="006F51C1" w:rsidRPr="00427BE0" w:rsidRDefault="006F51C1" w:rsidP="006F51C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D1DC481"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A0835F8"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380B52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55FFF7A"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6F51C1" w:rsidRPr="00427BE0" w14:paraId="0DE94991" w14:textId="77777777" w:rsidTr="006F51C1">
        <w:trPr>
          <w:trHeight w:val="340"/>
        </w:trPr>
        <w:tc>
          <w:tcPr>
            <w:tcW w:w="261" w:type="pct"/>
            <w:shd w:val="clear" w:color="auto" w:fill="auto"/>
          </w:tcPr>
          <w:p w14:paraId="0C4D105D"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3797EA7" w14:textId="797A7FE8" w:rsidR="006F51C1" w:rsidRPr="00427BE0" w:rsidRDefault="006F51C1" w:rsidP="006F51C1">
            <w:pPr>
              <w:widowControl/>
              <w:rPr>
                <w:rFonts w:ascii="標楷體" w:eastAsia="標楷體" w:hAnsi="標楷體" w:cs="新細明體"/>
                <w:color w:val="000000"/>
                <w:kern w:val="0"/>
              </w:rPr>
            </w:pPr>
            <w:proofErr w:type="spellStart"/>
            <w:r>
              <w:rPr>
                <w:rFonts w:ascii="標楷體" w:eastAsia="標楷體" w:hAnsi="標楷體" w:hint="eastAsia"/>
              </w:rPr>
              <w:t>Case</w:t>
            </w:r>
            <w:r>
              <w:rPr>
                <w:rFonts w:ascii="標楷體" w:eastAsia="標楷體" w:hAnsi="標楷體"/>
              </w:rPr>
              <w:t>No</w:t>
            </w:r>
            <w:proofErr w:type="spellEnd"/>
          </w:p>
        </w:tc>
        <w:tc>
          <w:tcPr>
            <w:tcW w:w="1929" w:type="pct"/>
            <w:shd w:val="clear" w:color="auto" w:fill="auto"/>
          </w:tcPr>
          <w:p w14:paraId="66FC8F5A" w14:textId="044E5CD8" w:rsidR="006F51C1" w:rsidRPr="00427BE0" w:rsidRDefault="006F51C1" w:rsidP="006F51C1">
            <w:pPr>
              <w:widowControl/>
              <w:rPr>
                <w:rFonts w:ascii="標楷體" w:eastAsia="標楷體" w:hAnsi="標楷體" w:cs="新細明體"/>
                <w:color w:val="000000"/>
                <w:kern w:val="0"/>
              </w:rPr>
            </w:pPr>
            <w:r w:rsidRPr="006F51C1">
              <w:rPr>
                <w:rFonts w:ascii="標楷體" w:eastAsia="標楷體" w:hAnsi="標楷體" w:cs="新細明體" w:hint="eastAsia"/>
                <w:color w:val="000000"/>
                <w:kern w:val="0"/>
              </w:rPr>
              <w:t>案件編號</w:t>
            </w:r>
          </w:p>
        </w:tc>
        <w:tc>
          <w:tcPr>
            <w:tcW w:w="276" w:type="pct"/>
            <w:shd w:val="clear" w:color="auto" w:fill="auto"/>
          </w:tcPr>
          <w:p w14:paraId="021462DD"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632172BA"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153B3D7D"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CB2AED1" w14:textId="77777777" w:rsidR="006F51C1" w:rsidRPr="00427BE0" w:rsidRDefault="006F51C1" w:rsidP="006F51C1">
            <w:pPr>
              <w:widowControl/>
              <w:rPr>
                <w:rFonts w:ascii="標楷體" w:eastAsia="標楷體" w:hAnsi="標楷體" w:cs="新細明體"/>
                <w:color w:val="000000"/>
                <w:kern w:val="0"/>
              </w:rPr>
            </w:pPr>
          </w:p>
        </w:tc>
      </w:tr>
      <w:tr w:rsidR="006F51C1" w:rsidRPr="00427BE0" w14:paraId="38A8D254" w14:textId="77777777" w:rsidTr="006F51C1">
        <w:trPr>
          <w:trHeight w:val="340"/>
        </w:trPr>
        <w:tc>
          <w:tcPr>
            <w:tcW w:w="261" w:type="pct"/>
            <w:shd w:val="clear" w:color="auto" w:fill="auto"/>
          </w:tcPr>
          <w:p w14:paraId="35A375C0"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AE91101" w14:textId="51D66991" w:rsidR="006F51C1" w:rsidRPr="00737E77" w:rsidRDefault="006F51C1" w:rsidP="006F51C1">
            <w:pPr>
              <w:widowControl/>
              <w:rPr>
                <w:rFonts w:ascii="標楷體" w:eastAsia="標楷體" w:hAnsi="標楷體"/>
              </w:rPr>
            </w:pPr>
            <w:proofErr w:type="spellStart"/>
            <w:r>
              <w:rPr>
                <w:rFonts w:ascii="標楷體" w:eastAsia="標楷體" w:hAnsi="標楷體"/>
              </w:rPr>
              <w:t>Cust</w:t>
            </w:r>
            <w:r w:rsidR="009E5E99">
              <w:rPr>
                <w:rFonts w:ascii="標楷體" w:eastAsia="標楷體" w:hAnsi="標楷體" w:hint="eastAsia"/>
              </w:rPr>
              <w:t>No</w:t>
            </w:r>
            <w:proofErr w:type="spellEnd"/>
          </w:p>
        </w:tc>
        <w:tc>
          <w:tcPr>
            <w:tcW w:w="1929" w:type="pct"/>
            <w:shd w:val="clear" w:color="auto" w:fill="auto"/>
          </w:tcPr>
          <w:p w14:paraId="3A3E2D6E" w14:textId="19DE7508" w:rsidR="006F51C1" w:rsidRDefault="006F51C1"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7E61952C" w14:textId="063C782B" w:rsidR="006F51C1" w:rsidRDefault="006F51C1" w:rsidP="006F51C1">
            <w:pPr>
              <w:widowControl/>
              <w:jc w:val="center"/>
              <w:rPr>
                <w:rFonts w:ascii="標楷體" w:eastAsia="標楷體" w:hAnsi="標楷體"/>
              </w:rPr>
            </w:pPr>
            <w:r>
              <w:rPr>
                <w:rFonts w:ascii="標楷體" w:eastAsia="標楷體" w:hAnsi="標楷體" w:hint="eastAsia"/>
              </w:rPr>
              <w:t>9</w:t>
            </w:r>
          </w:p>
        </w:tc>
        <w:tc>
          <w:tcPr>
            <w:tcW w:w="276" w:type="pct"/>
          </w:tcPr>
          <w:p w14:paraId="00A4AC61" w14:textId="58DACF4E" w:rsidR="006F51C1"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4875AE39" w14:textId="5D4FBA54" w:rsidR="006F51C1"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5A9A842" w14:textId="77777777" w:rsidR="006F51C1" w:rsidRPr="00427BE0" w:rsidRDefault="006F51C1" w:rsidP="006F51C1">
            <w:pPr>
              <w:widowControl/>
              <w:rPr>
                <w:rFonts w:ascii="標楷體" w:eastAsia="標楷體" w:hAnsi="標楷體" w:cs="新細明體"/>
                <w:color w:val="000000"/>
                <w:kern w:val="0"/>
              </w:rPr>
            </w:pPr>
          </w:p>
        </w:tc>
      </w:tr>
      <w:tr w:rsidR="009E5E99" w:rsidRPr="00427BE0" w14:paraId="3F422CC8" w14:textId="77777777" w:rsidTr="006F51C1">
        <w:trPr>
          <w:trHeight w:val="340"/>
        </w:trPr>
        <w:tc>
          <w:tcPr>
            <w:tcW w:w="261" w:type="pct"/>
            <w:shd w:val="clear" w:color="auto" w:fill="auto"/>
          </w:tcPr>
          <w:p w14:paraId="7D77CE77"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838B937" w14:textId="4BCDC7AF" w:rsidR="009E5E99" w:rsidRDefault="009E5E99" w:rsidP="006F51C1">
            <w:pPr>
              <w:widowControl/>
              <w:rPr>
                <w:rFonts w:ascii="標楷體" w:eastAsia="標楷體" w:hAnsi="標楷體"/>
              </w:rPr>
            </w:pPr>
            <w:proofErr w:type="spellStart"/>
            <w:r w:rsidRPr="006F51C1">
              <w:rPr>
                <w:rFonts w:ascii="標楷體" w:eastAsia="標楷體" w:hAnsi="標楷體"/>
              </w:rPr>
              <w:t>FacmNo</w:t>
            </w:r>
            <w:proofErr w:type="spellEnd"/>
          </w:p>
        </w:tc>
        <w:tc>
          <w:tcPr>
            <w:tcW w:w="1929" w:type="pct"/>
            <w:shd w:val="clear" w:color="auto" w:fill="auto"/>
          </w:tcPr>
          <w:p w14:paraId="33267B47" w14:textId="3234B59E" w:rsidR="009E5E99" w:rsidRDefault="009E5E99"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lang w:eastAsia="zh-HK"/>
              </w:rPr>
              <w:t>額度編號</w:t>
            </w:r>
          </w:p>
        </w:tc>
        <w:tc>
          <w:tcPr>
            <w:tcW w:w="276" w:type="pct"/>
            <w:shd w:val="clear" w:color="auto" w:fill="auto"/>
          </w:tcPr>
          <w:p w14:paraId="665415DA" w14:textId="0899A02B" w:rsidR="009E5E99" w:rsidRDefault="009E5E99" w:rsidP="006F51C1">
            <w:pPr>
              <w:widowControl/>
              <w:jc w:val="center"/>
              <w:rPr>
                <w:rFonts w:ascii="標楷體" w:eastAsia="標楷體" w:hAnsi="標楷體"/>
              </w:rPr>
            </w:pPr>
            <w:r>
              <w:rPr>
                <w:rFonts w:ascii="標楷體" w:eastAsia="標楷體" w:hAnsi="標楷體" w:hint="eastAsia"/>
              </w:rPr>
              <w:t>9</w:t>
            </w:r>
          </w:p>
        </w:tc>
        <w:tc>
          <w:tcPr>
            <w:tcW w:w="276" w:type="pct"/>
          </w:tcPr>
          <w:p w14:paraId="42D73BD7" w14:textId="164795E2" w:rsidR="009E5E99" w:rsidRDefault="009E5E99" w:rsidP="006F51C1">
            <w:pPr>
              <w:widowControl/>
              <w:jc w:val="center"/>
              <w:rPr>
                <w:rFonts w:ascii="標楷體" w:eastAsia="標楷體" w:hAnsi="標楷體"/>
              </w:rPr>
            </w:pPr>
            <w:r>
              <w:rPr>
                <w:rFonts w:ascii="標楷體" w:eastAsia="標楷體" w:hAnsi="標楷體" w:hint="eastAsia"/>
              </w:rPr>
              <w:t>3</w:t>
            </w:r>
          </w:p>
        </w:tc>
        <w:tc>
          <w:tcPr>
            <w:tcW w:w="276" w:type="pct"/>
          </w:tcPr>
          <w:p w14:paraId="561F734E" w14:textId="7A10C0D0" w:rsidR="009E5E99" w:rsidRDefault="009E5E99"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F976D20" w14:textId="77777777" w:rsidR="009E5E99" w:rsidRPr="00427BE0" w:rsidRDefault="009E5E99" w:rsidP="006F51C1">
            <w:pPr>
              <w:widowControl/>
              <w:rPr>
                <w:rFonts w:ascii="標楷體" w:eastAsia="標楷體" w:hAnsi="標楷體" w:cs="新細明體"/>
                <w:color w:val="000000"/>
                <w:kern w:val="0"/>
              </w:rPr>
            </w:pPr>
          </w:p>
        </w:tc>
      </w:tr>
      <w:tr w:rsidR="009E5E99" w:rsidRPr="00427BE0" w14:paraId="27622509" w14:textId="77777777" w:rsidTr="006F51C1">
        <w:trPr>
          <w:trHeight w:val="340"/>
        </w:trPr>
        <w:tc>
          <w:tcPr>
            <w:tcW w:w="261" w:type="pct"/>
            <w:shd w:val="clear" w:color="auto" w:fill="auto"/>
          </w:tcPr>
          <w:p w14:paraId="19BEC558"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6A582D5" w14:textId="586BED97" w:rsidR="009E5E99" w:rsidRPr="006F51C1" w:rsidRDefault="009E5E99" w:rsidP="006F51C1">
            <w:pPr>
              <w:widowControl/>
              <w:rPr>
                <w:rFonts w:ascii="標楷體" w:eastAsia="標楷體" w:hAnsi="標楷體"/>
              </w:rPr>
            </w:pPr>
            <w:proofErr w:type="spellStart"/>
            <w:r w:rsidRPr="006F51C1">
              <w:rPr>
                <w:rFonts w:ascii="標楷體" w:eastAsia="標楷體" w:hAnsi="標楷體"/>
              </w:rPr>
              <w:t>NotYetCode</w:t>
            </w:r>
            <w:proofErr w:type="spellEnd"/>
          </w:p>
        </w:tc>
        <w:tc>
          <w:tcPr>
            <w:tcW w:w="1929" w:type="pct"/>
            <w:shd w:val="clear" w:color="auto" w:fill="auto"/>
          </w:tcPr>
          <w:p w14:paraId="5698F241" w14:textId="0766A258" w:rsidR="009E5E99" w:rsidRDefault="009E5E99" w:rsidP="006F51C1">
            <w:pPr>
              <w:widowControl/>
              <w:rPr>
                <w:rFonts w:ascii="標楷體" w:eastAsia="標楷體" w:hAnsi="標楷體" w:cs="新細明體"/>
                <w:color w:val="000000"/>
                <w:kern w:val="0"/>
                <w:lang w:eastAsia="zh-HK"/>
              </w:rPr>
            </w:pPr>
            <w:r w:rsidRPr="009E5E99">
              <w:rPr>
                <w:rFonts w:ascii="標楷體" w:eastAsia="標楷體" w:hAnsi="標楷體" w:cs="新細明體" w:hint="eastAsia"/>
                <w:color w:val="000000"/>
                <w:kern w:val="0"/>
                <w:lang w:eastAsia="zh-HK"/>
              </w:rPr>
              <w:t>未齊件代碼</w:t>
            </w:r>
          </w:p>
        </w:tc>
        <w:tc>
          <w:tcPr>
            <w:tcW w:w="276" w:type="pct"/>
            <w:shd w:val="clear" w:color="auto" w:fill="auto"/>
          </w:tcPr>
          <w:p w14:paraId="44928F64" w14:textId="29DF02F6" w:rsidR="009E5E99"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4593B8C2" w14:textId="0A4BF5EC" w:rsidR="009E5E99" w:rsidRDefault="00AA6FD6" w:rsidP="006F51C1">
            <w:pPr>
              <w:widowControl/>
              <w:jc w:val="center"/>
              <w:rPr>
                <w:rFonts w:ascii="標楷體" w:eastAsia="標楷體" w:hAnsi="標楷體"/>
              </w:rPr>
            </w:pPr>
            <w:r>
              <w:rPr>
                <w:rFonts w:ascii="標楷體" w:eastAsia="標楷體" w:hAnsi="標楷體" w:hint="eastAsia"/>
              </w:rPr>
              <w:t>2</w:t>
            </w:r>
          </w:p>
        </w:tc>
        <w:tc>
          <w:tcPr>
            <w:tcW w:w="276" w:type="pct"/>
          </w:tcPr>
          <w:p w14:paraId="4F23C49D" w14:textId="480FA411" w:rsidR="009E5E99" w:rsidRDefault="00AA6FD6"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3FAA21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01:代償後謄本</w:t>
            </w:r>
          </w:p>
          <w:p w14:paraId="7CC3A865"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02:火險單</w:t>
            </w:r>
          </w:p>
          <w:p w14:paraId="79202A5E"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03:借款申請書</w:t>
            </w:r>
          </w:p>
          <w:p w14:paraId="620645C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04:顧客資料表</w:t>
            </w:r>
          </w:p>
          <w:p w14:paraId="25AF668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05:公司章程</w:t>
            </w:r>
          </w:p>
          <w:p w14:paraId="54FCA88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06:公司執照</w:t>
            </w:r>
          </w:p>
          <w:p w14:paraId="7BD9FCF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07:董監名冊</w:t>
            </w:r>
          </w:p>
          <w:p w14:paraId="74CA52DD"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08:股東名冊</w:t>
            </w:r>
          </w:p>
          <w:p w14:paraId="10D9DEE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09:會計師簽證或期中報表</w:t>
            </w:r>
          </w:p>
          <w:p w14:paraId="1148E5B7"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10:公司戶營業稅或所得稅申報資料</w:t>
            </w:r>
          </w:p>
          <w:p w14:paraId="34A14DE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11:資金運用計畫書</w:t>
            </w:r>
          </w:p>
          <w:p w14:paraId="2B35BDFB"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12:土地使用計畫書</w:t>
            </w:r>
          </w:p>
          <w:p w14:paraId="47C608B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13:建築執照</w:t>
            </w:r>
          </w:p>
          <w:p w14:paraId="134960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14:董監會借款決議紀錄</w:t>
            </w:r>
          </w:p>
          <w:p w14:paraId="00F77B9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15:個人戶所得稅申報資料</w:t>
            </w:r>
          </w:p>
          <w:p w14:paraId="314D1CA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16:債權憑證補章</w:t>
            </w:r>
          </w:p>
          <w:p w14:paraId="765139D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17:補辦對保手續</w:t>
            </w:r>
          </w:p>
          <w:p w14:paraId="2524C629"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18:謄本</w:t>
            </w:r>
          </w:p>
          <w:p w14:paraId="0ED2D50F"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20:定存單</w:t>
            </w:r>
          </w:p>
          <w:p w14:paraId="2A3AA895" w14:textId="494462D6" w:rsidR="009E5E99" w:rsidRPr="00427BE0"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99:其他</w:t>
            </w:r>
          </w:p>
        </w:tc>
      </w:tr>
      <w:tr w:rsidR="00AA6FD6" w:rsidRPr="00427BE0" w14:paraId="49720AE4" w14:textId="77777777" w:rsidTr="006F51C1">
        <w:trPr>
          <w:trHeight w:val="340"/>
        </w:trPr>
        <w:tc>
          <w:tcPr>
            <w:tcW w:w="261" w:type="pct"/>
            <w:shd w:val="clear" w:color="auto" w:fill="auto"/>
          </w:tcPr>
          <w:p w14:paraId="215CF37B"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5F57F44" w14:textId="10209922" w:rsidR="00AA6FD6" w:rsidRPr="00503A78" w:rsidRDefault="00AA6FD6" w:rsidP="006F51C1">
            <w:pPr>
              <w:widowControl/>
              <w:rPr>
                <w:rFonts w:ascii="標楷體" w:eastAsia="標楷體" w:hAnsi="標楷體"/>
                <w:highlight w:val="cyan"/>
              </w:rPr>
            </w:pPr>
            <w:proofErr w:type="spellStart"/>
            <w:r w:rsidRPr="00503A78">
              <w:rPr>
                <w:rFonts w:ascii="標楷體" w:eastAsia="標楷體" w:hAnsi="標楷體"/>
                <w:highlight w:val="cyan"/>
              </w:rPr>
              <w:t>YetDate</w:t>
            </w:r>
            <w:proofErr w:type="spellEnd"/>
          </w:p>
        </w:tc>
        <w:tc>
          <w:tcPr>
            <w:tcW w:w="1929" w:type="pct"/>
            <w:shd w:val="clear" w:color="auto" w:fill="auto"/>
          </w:tcPr>
          <w:p w14:paraId="3620156B" w14:textId="1CAFBE31" w:rsidR="00AA6FD6" w:rsidRPr="00503A78" w:rsidRDefault="00AA6FD6" w:rsidP="006F51C1">
            <w:pPr>
              <w:widowControl/>
              <w:rPr>
                <w:rFonts w:ascii="標楷體" w:eastAsia="標楷體" w:hAnsi="標楷體" w:cs="新細明體"/>
                <w:color w:val="000000"/>
                <w:kern w:val="0"/>
                <w:highlight w:val="cyan"/>
                <w:lang w:eastAsia="zh-HK"/>
              </w:rPr>
            </w:pPr>
            <w:r w:rsidRPr="00503A78">
              <w:rPr>
                <w:rFonts w:ascii="標楷體" w:eastAsia="標楷體" w:hAnsi="標楷體" w:cs="新細明體" w:hint="eastAsia"/>
                <w:color w:val="000000"/>
                <w:kern w:val="0"/>
                <w:highlight w:val="cyan"/>
                <w:lang w:eastAsia="zh-HK"/>
              </w:rPr>
              <w:t>齊件訖日</w:t>
            </w:r>
          </w:p>
        </w:tc>
        <w:tc>
          <w:tcPr>
            <w:tcW w:w="276" w:type="pct"/>
            <w:shd w:val="clear" w:color="auto" w:fill="auto"/>
          </w:tcPr>
          <w:p w14:paraId="07E268D1" w14:textId="4F602906"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9</w:t>
            </w:r>
          </w:p>
        </w:tc>
        <w:tc>
          <w:tcPr>
            <w:tcW w:w="276" w:type="pct"/>
          </w:tcPr>
          <w:p w14:paraId="13DBBD38" w14:textId="711F0281"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7</w:t>
            </w:r>
          </w:p>
        </w:tc>
        <w:tc>
          <w:tcPr>
            <w:tcW w:w="276" w:type="pct"/>
          </w:tcPr>
          <w:p w14:paraId="6FF6D606" w14:textId="0DB0275A" w:rsidR="00AA6FD6" w:rsidRPr="00503A78" w:rsidRDefault="00AA6FD6" w:rsidP="006F51C1">
            <w:pPr>
              <w:widowControl/>
              <w:jc w:val="center"/>
              <w:rPr>
                <w:rFonts w:ascii="標楷體" w:eastAsia="標楷體" w:hAnsi="標楷體"/>
                <w:highlight w:val="cyan"/>
              </w:rPr>
            </w:pPr>
          </w:p>
        </w:tc>
        <w:tc>
          <w:tcPr>
            <w:tcW w:w="1266" w:type="pct"/>
            <w:shd w:val="clear" w:color="auto" w:fill="auto"/>
          </w:tcPr>
          <w:p w14:paraId="6B7D855C" w14:textId="62567B98" w:rsidR="00AA6FD6" w:rsidRPr="00AA6FD6" w:rsidRDefault="00AA6FD6" w:rsidP="00AA6FD6">
            <w:pPr>
              <w:widowControl/>
              <w:rPr>
                <w:rFonts w:ascii="標楷體" w:eastAsia="標楷體" w:hAnsi="標楷體" w:cs="新細明體"/>
                <w:color w:val="000000"/>
                <w:kern w:val="0"/>
              </w:rPr>
            </w:pPr>
            <w:r w:rsidRPr="00503A78">
              <w:rPr>
                <w:rFonts w:ascii="標楷體" w:eastAsia="標楷體" w:hAnsi="標楷體" w:cs="新細明體" w:hint="eastAsia"/>
                <w:color w:val="000000"/>
                <w:kern w:val="0"/>
                <w:highlight w:val="cyan"/>
              </w:rPr>
              <w:t>YYYMMDD</w:t>
            </w:r>
          </w:p>
        </w:tc>
      </w:tr>
      <w:tr w:rsidR="00AA6FD6" w:rsidRPr="00427BE0" w14:paraId="5A793CF8" w14:textId="77777777" w:rsidTr="006F51C1">
        <w:trPr>
          <w:trHeight w:val="340"/>
        </w:trPr>
        <w:tc>
          <w:tcPr>
            <w:tcW w:w="261" w:type="pct"/>
            <w:shd w:val="clear" w:color="auto" w:fill="auto"/>
          </w:tcPr>
          <w:p w14:paraId="31D237AA"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68AE3AE3" w14:textId="4F4F7B8B" w:rsidR="00AA6FD6" w:rsidRPr="006F51C1" w:rsidRDefault="00AA6FD6" w:rsidP="006F51C1">
            <w:pPr>
              <w:widowControl/>
              <w:rPr>
                <w:rFonts w:ascii="標楷體" w:eastAsia="標楷體" w:hAnsi="標楷體"/>
              </w:rPr>
            </w:pPr>
            <w:proofErr w:type="spellStart"/>
            <w:r w:rsidRPr="006F51C1">
              <w:rPr>
                <w:rFonts w:ascii="標楷體" w:eastAsia="標楷體" w:hAnsi="標楷體"/>
              </w:rPr>
              <w:t>CloseDate</w:t>
            </w:r>
            <w:proofErr w:type="spellEnd"/>
          </w:p>
        </w:tc>
        <w:tc>
          <w:tcPr>
            <w:tcW w:w="1929" w:type="pct"/>
            <w:shd w:val="clear" w:color="auto" w:fill="auto"/>
          </w:tcPr>
          <w:p w14:paraId="7F161743" w14:textId="42C183E4"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銷號日期</w:t>
            </w:r>
          </w:p>
        </w:tc>
        <w:tc>
          <w:tcPr>
            <w:tcW w:w="276" w:type="pct"/>
            <w:shd w:val="clear" w:color="auto" w:fill="auto"/>
          </w:tcPr>
          <w:p w14:paraId="0D876EC3" w14:textId="61B8C223" w:rsidR="00AA6FD6"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1FB0E76A" w14:textId="5B922951" w:rsidR="00AA6FD6" w:rsidRDefault="00AA6FD6" w:rsidP="006F51C1">
            <w:pPr>
              <w:widowControl/>
              <w:jc w:val="center"/>
              <w:rPr>
                <w:rFonts w:ascii="標楷體" w:eastAsia="標楷體" w:hAnsi="標楷體"/>
              </w:rPr>
            </w:pPr>
            <w:r>
              <w:rPr>
                <w:rFonts w:ascii="標楷體" w:eastAsia="標楷體" w:hAnsi="標楷體" w:hint="eastAsia"/>
              </w:rPr>
              <w:t>7</w:t>
            </w:r>
          </w:p>
        </w:tc>
        <w:tc>
          <w:tcPr>
            <w:tcW w:w="276" w:type="pct"/>
          </w:tcPr>
          <w:p w14:paraId="60AA864D" w14:textId="77777777" w:rsidR="00AA6FD6" w:rsidRDefault="00AA6FD6" w:rsidP="006F51C1">
            <w:pPr>
              <w:widowControl/>
              <w:jc w:val="center"/>
              <w:rPr>
                <w:rFonts w:ascii="標楷體" w:eastAsia="標楷體" w:hAnsi="標楷體"/>
              </w:rPr>
            </w:pPr>
          </w:p>
        </w:tc>
        <w:tc>
          <w:tcPr>
            <w:tcW w:w="1266" w:type="pct"/>
            <w:shd w:val="clear" w:color="auto" w:fill="auto"/>
          </w:tcPr>
          <w:p w14:paraId="08EF2C0A" w14:textId="6DE705EC" w:rsidR="00AA6FD6" w:rsidRDefault="00AA6FD6" w:rsidP="00AA6FD6">
            <w:pPr>
              <w:widowControl/>
              <w:rPr>
                <w:rFonts w:ascii="標楷體" w:eastAsia="標楷體" w:hAnsi="標楷體" w:cs="新細明體"/>
                <w:color w:val="000000"/>
                <w:kern w:val="0"/>
              </w:rPr>
            </w:pPr>
            <w:r>
              <w:rPr>
                <w:rFonts w:ascii="標楷體" w:eastAsia="標楷體" w:hAnsi="標楷體" w:cs="新細明體" w:hint="eastAsia"/>
                <w:color w:val="000000"/>
                <w:kern w:val="0"/>
              </w:rPr>
              <w:t>YYYMMDD</w:t>
            </w:r>
          </w:p>
        </w:tc>
      </w:tr>
      <w:tr w:rsidR="00AA6FD6" w:rsidRPr="00427BE0" w14:paraId="305ABA45" w14:textId="77777777" w:rsidTr="006F51C1">
        <w:trPr>
          <w:trHeight w:val="340"/>
        </w:trPr>
        <w:tc>
          <w:tcPr>
            <w:tcW w:w="261" w:type="pct"/>
            <w:shd w:val="clear" w:color="auto" w:fill="auto"/>
          </w:tcPr>
          <w:p w14:paraId="07909D88"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1F82C0B" w14:textId="5C132680" w:rsidR="00AA6FD6" w:rsidRPr="006F51C1" w:rsidRDefault="00AA6FD6" w:rsidP="006F51C1">
            <w:pPr>
              <w:widowControl/>
              <w:rPr>
                <w:rFonts w:ascii="標楷體" w:eastAsia="標楷體" w:hAnsi="標楷體"/>
              </w:rPr>
            </w:pPr>
            <w:proofErr w:type="spellStart"/>
            <w:r w:rsidRPr="006F51C1">
              <w:rPr>
                <w:rFonts w:ascii="標楷體" w:eastAsia="標楷體" w:hAnsi="標楷體"/>
              </w:rPr>
              <w:t>ReMark</w:t>
            </w:r>
            <w:proofErr w:type="spellEnd"/>
          </w:p>
        </w:tc>
        <w:tc>
          <w:tcPr>
            <w:tcW w:w="1929" w:type="pct"/>
            <w:shd w:val="clear" w:color="auto" w:fill="auto"/>
          </w:tcPr>
          <w:p w14:paraId="38BE8055" w14:textId="1CAD3E67"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備註</w:t>
            </w:r>
          </w:p>
        </w:tc>
        <w:tc>
          <w:tcPr>
            <w:tcW w:w="276" w:type="pct"/>
            <w:shd w:val="clear" w:color="auto" w:fill="auto"/>
          </w:tcPr>
          <w:p w14:paraId="7F4E0AA7" w14:textId="369DD8CE" w:rsidR="00AA6FD6" w:rsidRDefault="00AA6FD6" w:rsidP="006F51C1">
            <w:pPr>
              <w:widowControl/>
              <w:jc w:val="center"/>
              <w:rPr>
                <w:rFonts w:ascii="標楷體" w:eastAsia="標楷體" w:hAnsi="標楷體"/>
              </w:rPr>
            </w:pPr>
            <w:r>
              <w:rPr>
                <w:rFonts w:ascii="標楷體" w:eastAsia="標楷體" w:hAnsi="標楷體" w:hint="eastAsia"/>
              </w:rPr>
              <w:t>X</w:t>
            </w:r>
          </w:p>
        </w:tc>
        <w:tc>
          <w:tcPr>
            <w:tcW w:w="276" w:type="pct"/>
          </w:tcPr>
          <w:p w14:paraId="6FFB9756" w14:textId="06FBAE4B" w:rsidR="00AA6FD6" w:rsidRDefault="00AA6FD6" w:rsidP="006F51C1">
            <w:pPr>
              <w:widowControl/>
              <w:jc w:val="center"/>
              <w:rPr>
                <w:rFonts w:ascii="標楷體" w:eastAsia="標楷體" w:hAnsi="標楷體"/>
              </w:rPr>
            </w:pPr>
            <w:r>
              <w:rPr>
                <w:rFonts w:ascii="標楷體" w:eastAsia="標楷體" w:hAnsi="標楷體" w:hint="eastAsia"/>
              </w:rPr>
              <w:t>80</w:t>
            </w:r>
          </w:p>
        </w:tc>
        <w:tc>
          <w:tcPr>
            <w:tcW w:w="276" w:type="pct"/>
          </w:tcPr>
          <w:p w14:paraId="21E9A306" w14:textId="77777777" w:rsidR="00AA6FD6" w:rsidRDefault="00AA6FD6" w:rsidP="006F51C1">
            <w:pPr>
              <w:widowControl/>
              <w:jc w:val="center"/>
              <w:rPr>
                <w:rFonts w:ascii="標楷體" w:eastAsia="標楷體" w:hAnsi="標楷體"/>
              </w:rPr>
            </w:pPr>
          </w:p>
        </w:tc>
        <w:tc>
          <w:tcPr>
            <w:tcW w:w="1266" w:type="pct"/>
            <w:shd w:val="clear" w:color="auto" w:fill="auto"/>
          </w:tcPr>
          <w:p w14:paraId="1B1FDC7F" w14:textId="77777777" w:rsidR="00AA6FD6" w:rsidRDefault="00AA6FD6" w:rsidP="00AA6FD6">
            <w:pPr>
              <w:widowControl/>
              <w:rPr>
                <w:rFonts w:ascii="標楷體" w:eastAsia="標楷體" w:hAnsi="標楷體" w:cs="新細明體"/>
                <w:color w:val="000000"/>
                <w:kern w:val="0"/>
              </w:rPr>
            </w:pPr>
          </w:p>
        </w:tc>
      </w:tr>
    </w:tbl>
    <w:p w14:paraId="06A0E0B9" w14:textId="422D70D0" w:rsidR="005D6ED3" w:rsidRDefault="005D6ED3" w:rsidP="004A1C2C">
      <w:pPr>
        <w:widowControl/>
        <w:rPr>
          <w:rFonts w:ascii="標楷體" w:eastAsia="標楷體" w:hAnsi="標楷體"/>
        </w:rPr>
      </w:pPr>
    </w:p>
    <w:p w14:paraId="644DA42B" w14:textId="046DBCCD" w:rsidR="00AA6FD6" w:rsidRDefault="00AA6FD6" w:rsidP="004A1C2C">
      <w:pPr>
        <w:widowControl/>
        <w:rPr>
          <w:rFonts w:ascii="標楷體" w:eastAsia="標楷體" w:hAnsi="標楷體"/>
        </w:rPr>
      </w:pPr>
    </w:p>
    <w:p w14:paraId="1ADCDD78" w14:textId="4F3DAADB" w:rsidR="00AA6FD6" w:rsidRPr="006B5312" w:rsidRDefault="00610354" w:rsidP="0078740E">
      <w:pPr>
        <w:pStyle w:val="3"/>
        <w:numPr>
          <w:ilvl w:val="2"/>
          <w:numId w:val="7"/>
        </w:numPr>
        <w:spacing w:before="0"/>
        <w:rPr>
          <w:rFonts w:ascii="標楷體" w:hAnsi="標楷體"/>
          <w:b/>
          <w:szCs w:val="32"/>
          <w:highlight w:val="yellow"/>
        </w:rPr>
      </w:pPr>
      <w:bookmarkStart w:id="312" w:name="_Toc90483170"/>
      <w:bookmarkStart w:id="313" w:name="_Toc90483425"/>
      <w:bookmarkStart w:id="314" w:name="_Toc90483541"/>
      <w:bookmarkStart w:id="315" w:name="_Toc90483767"/>
      <w:bookmarkStart w:id="316" w:name="_Toc90490039"/>
      <w:bookmarkStart w:id="317" w:name="_Toc140244559"/>
      <w:r w:rsidRPr="006B5312">
        <w:rPr>
          <w:rFonts w:ascii="標楷體" w:hAnsi="標楷體" w:hint="eastAsia"/>
          <w:b/>
          <w:szCs w:val="32"/>
          <w:highlight w:val="yellow"/>
        </w:rPr>
        <w:lastRenderedPageBreak/>
        <w:t>L6700 未齊件代碼維護</w:t>
      </w:r>
      <w:bookmarkEnd w:id="312"/>
      <w:bookmarkEnd w:id="313"/>
      <w:bookmarkEnd w:id="314"/>
      <w:bookmarkEnd w:id="315"/>
      <w:bookmarkEnd w:id="316"/>
      <w:r w:rsidR="001D6996">
        <w:rPr>
          <w:rFonts w:ascii="標楷體" w:hAnsi="標楷體" w:hint="eastAsia"/>
          <w:b/>
          <w:szCs w:val="32"/>
          <w:highlight w:val="yellow"/>
        </w:rPr>
        <w:t xml:space="preserve"> *</w:t>
      </w:r>
      <w:bookmarkEnd w:id="317"/>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AA6FD6" w:rsidRPr="00427BE0" w14:paraId="32620321" w14:textId="77777777" w:rsidTr="00945D66">
        <w:trPr>
          <w:trHeight w:val="350"/>
        </w:trPr>
        <w:tc>
          <w:tcPr>
            <w:tcW w:w="261" w:type="pct"/>
            <w:shd w:val="clear" w:color="auto" w:fill="D6E3BC" w:themeFill="accent3" w:themeFillTint="66"/>
            <w:hideMark/>
          </w:tcPr>
          <w:p w14:paraId="2629044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0E962722"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3168093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7F35350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373F348A"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0ECF6F92"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46F7FAE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AA6FD6" w:rsidRPr="00427BE0" w14:paraId="1012E22C" w14:textId="77777777" w:rsidTr="00945D66">
        <w:trPr>
          <w:trHeight w:val="340"/>
        </w:trPr>
        <w:tc>
          <w:tcPr>
            <w:tcW w:w="261" w:type="pct"/>
            <w:shd w:val="clear" w:color="auto" w:fill="auto"/>
          </w:tcPr>
          <w:p w14:paraId="751EE931"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DE505B2" w14:textId="77777777" w:rsidR="00AA6FD6" w:rsidRPr="00427BE0" w:rsidRDefault="00AA6FD6" w:rsidP="00945D66">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1618521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3E12CAD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71FCB607"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06E02A86"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0CC1372" w14:textId="63049A69" w:rsidR="00AA6FD6" w:rsidRPr="00427BE0" w:rsidRDefault="00610354"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AA6FD6" w:rsidRPr="00427BE0" w14:paraId="648F955D" w14:textId="77777777" w:rsidTr="00945D66">
        <w:trPr>
          <w:trHeight w:val="340"/>
        </w:trPr>
        <w:tc>
          <w:tcPr>
            <w:tcW w:w="261" w:type="pct"/>
            <w:shd w:val="clear" w:color="auto" w:fill="auto"/>
          </w:tcPr>
          <w:p w14:paraId="3F7B58B9"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7A078785" w14:textId="5B7CC4F2" w:rsidR="00AA6FD6" w:rsidRPr="00610354" w:rsidRDefault="00AA6FD6" w:rsidP="00945D66">
            <w:pPr>
              <w:widowControl/>
              <w:rPr>
                <w:rFonts w:ascii="標楷體" w:eastAsia="標楷體" w:hAnsi="標楷體"/>
              </w:rPr>
            </w:pPr>
            <w:proofErr w:type="spellStart"/>
            <w:r w:rsidRPr="00614F5B">
              <w:rPr>
                <w:rFonts w:ascii="標楷體" w:eastAsia="標楷體" w:hAnsi="標楷體"/>
              </w:rPr>
              <w:t>FunC</w:t>
            </w:r>
            <w:r w:rsidR="00610354">
              <w:rPr>
                <w:rFonts w:ascii="標楷體" w:eastAsia="標楷體" w:hAnsi="標楷體" w:hint="eastAsia"/>
              </w:rPr>
              <w:t>o</w:t>
            </w:r>
            <w:r w:rsidR="00610354">
              <w:rPr>
                <w:rFonts w:ascii="標楷體" w:eastAsia="標楷體" w:hAnsi="標楷體"/>
              </w:rPr>
              <w:t>de</w:t>
            </w:r>
            <w:proofErr w:type="spellEnd"/>
            <w:r w:rsidRPr="00614F5B">
              <w:rPr>
                <w:rFonts w:ascii="標楷體" w:eastAsia="標楷體" w:hAnsi="標楷體"/>
              </w:rPr>
              <w:t xml:space="preserve">  </w:t>
            </w:r>
          </w:p>
        </w:tc>
        <w:tc>
          <w:tcPr>
            <w:tcW w:w="1929" w:type="pct"/>
            <w:shd w:val="clear" w:color="auto" w:fill="auto"/>
          </w:tcPr>
          <w:p w14:paraId="0DE7031D"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726F2482" w14:textId="77777777" w:rsidR="00AA6FD6" w:rsidRPr="00427BE0" w:rsidRDefault="00AA6FD6"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2CD8792D" w14:textId="77777777" w:rsidR="00AA6FD6" w:rsidRPr="00427BE0" w:rsidRDefault="00AA6FD6"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7AD8732"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284675"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F23C04F"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9956D51"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AA6FD6" w:rsidRPr="00427BE0" w14:paraId="5F178C69" w14:textId="77777777" w:rsidTr="00945D66">
        <w:trPr>
          <w:trHeight w:val="340"/>
        </w:trPr>
        <w:tc>
          <w:tcPr>
            <w:tcW w:w="261" w:type="pct"/>
            <w:shd w:val="clear" w:color="auto" w:fill="auto"/>
          </w:tcPr>
          <w:p w14:paraId="736201ED"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11F0C594" w14:textId="02602886" w:rsidR="00AA6FD6" w:rsidRPr="00427BE0" w:rsidRDefault="00610354" w:rsidP="00945D66">
            <w:pPr>
              <w:widowControl/>
              <w:rPr>
                <w:rFonts w:ascii="標楷體" w:eastAsia="標楷體" w:hAnsi="標楷體" w:cs="新細明體"/>
                <w:color w:val="000000"/>
                <w:kern w:val="0"/>
              </w:rPr>
            </w:pPr>
            <w:proofErr w:type="spellStart"/>
            <w:r w:rsidRPr="00610354">
              <w:rPr>
                <w:rFonts w:ascii="標楷體" w:eastAsia="標楷體" w:hAnsi="標楷體"/>
              </w:rPr>
              <w:t>NotYetCode</w:t>
            </w:r>
            <w:proofErr w:type="spellEnd"/>
          </w:p>
        </w:tc>
        <w:tc>
          <w:tcPr>
            <w:tcW w:w="1929" w:type="pct"/>
            <w:shd w:val="clear" w:color="auto" w:fill="auto"/>
          </w:tcPr>
          <w:p w14:paraId="5CD88892" w14:textId="412B5081" w:rsidR="00AA6FD6" w:rsidRPr="00427BE0"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未齊件代碼</w:t>
            </w:r>
          </w:p>
        </w:tc>
        <w:tc>
          <w:tcPr>
            <w:tcW w:w="276" w:type="pct"/>
            <w:shd w:val="clear" w:color="auto" w:fill="auto"/>
          </w:tcPr>
          <w:p w14:paraId="79FC1FA7"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585748F8" w14:textId="2A8658D2" w:rsidR="00AA6FD6" w:rsidRPr="00427BE0" w:rsidRDefault="00E83417" w:rsidP="00945D66">
            <w:pPr>
              <w:widowControl/>
              <w:jc w:val="center"/>
              <w:rPr>
                <w:rFonts w:ascii="標楷體" w:eastAsia="標楷體" w:hAnsi="標楷體"/>
              </w:rPr>
            </w:pPr>
            <w:r>
              <w:rPr>
                <w:rFonts w:ascii="標楷體" w:eastAsia="標楷體" w:hAnsi="標楷體" w:hint="eastAsia"/>
              </w:rPr>
              <w:t>2</w:t>
            </w:r>
            <w:r w:rsidR="00AA6FD6" w:rsidRPr="00614F5B">
              <w:rPr>
                <w:rFonts w:ascii="標楷體" w:eastAsia="標楷體" w:hAnsi="標楷體"/>
              </w:rPr>
              <w:t xml:space="preserve"> </w:t>
            </w:r>
          </w:p>
        </w:tc>
        <w:tc>
          <w:tcPr>
            <w:tcW w:w="276" w:type="pct"/>
          </w:tcPr>
          <w:p w14:paraId="27974350"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0FE1925"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18E46213" w14:textId="77777777" w:rsidTr="00945D66">
        <w:trPr>
          <w:trHeight w:val="340"/>
        </w:trPr>
        <w:tc>
          <w:tcPr>
            <w:tcW w:w="261" w:type="pct"/>
            <w:shd w:val="clear" w:color="auto" w:fill="auto"/>
          </w:tcPr>
          <w:p w14:paraId="25728E9C"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6D5B0D1" w14:textId="48765AE4" w:rsidR="00AA6FD6" w:rsidRPr="00737E77" w:rsidRDefault="00610354" w:rsidP="00945D66">
            <w:pPr>
              <w:widowControl/>
              <w:rPr>
                <w:rFonts w:ascii="標楷體" w:eastAsia="標楷體" w:hAnsi="標楷體"/>
              </w:rPr>
            </w:pPr>
            <w:proofErr w:type="spellStart"/>
            <w:r w:rsidRPr="00610354">
              <w:rPr>
                <w:rFonts w:ascii="標楷體" w:eastAsia="標楷體" w:hAnsi="標楷體"/>
              </w:rPr>
              <w:t>NotYetItem</w:t>
            </w:r>
            <w:proofErr w:type="spellEnd"/>
          </w:p>
        </w:tc>
        <w:tc>
          <w:tcPr>
            <w:tcW w:w="1929" w:type="pct"/>
            <w:shd w:val="clear" w:color="auto" w:fill="auto"/>
          </w:tcPr>
          <w:p w14:paraId="3EED19F8" w14:textId="1FC96FBB"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未齊件說明</w:t>
            </w:r>
          </w:p>
        </w:tc>
        <w:tc>
          <w:tcPr>
            <w:tcW w:w="276" w:type="pct"/>
            <w:shd w:val="clear" w:color="auto" w:fill="auto"/>
          </w:tcPr>
          <w:p w14:paraId="290A02FB" w14:textId="0516097F" w:rsidR="00AA6FD6" w:rsidRDefault="00E83417" w:rsidP="00945D66">
            <w:pPr>
              <w:widowControl/>
              <w:jc w:val="center"/>
              <w:rPr>
                <w:rFonts w:ascii="標楷體" w:eastAsia="標楷體" w:hAnsi="標楷體"/>
              </w:rPr>
            </w:pPr>
            <w:r>
              <w:rPr>
                <w:rFonts w:ascii="標楷體" w:eastAsia="標楷體" w:hAnsi="標楷體" w:hint="eastAsia"/>
              </w:rPr>
              <w:t>X</w:t>
            </w:r>
          </w:p>
        </w:tc>
        <w:tc>
          <w:tcPr>
            <w:tcW w:w="276" w:type="pct"/>
          </w:tcPr>
          <w:p w14:paraId="00212065" w14:textId="4FC7CDB5" w:rsidR="00AA6FD6" w:rsidRDefault="00E83417" w:rsidP="00945D66">
            <w:pPr>
              <w:widowControl/>
              <w:jc w:val="center"/>
              <w:rPr>
                <w:rFonts w:ascii="標楷體" w:eastAsia="標楷體" w:hAnsi="標楷體"/>
              </w:rPr>
            </w:pPr>
            <w:r>
              <w:rPr>
                <w:rFonts w:ascii="標楷體" w:eastAsia="標楷體" w:hAnsi="標楷體" w:hint="eastAsia"/>
              </w:rPr>
              <w:t>40</w:t>
            </w:r>
          </w:p>
        </w:tc>
        <w:tc>
          <w:tcPr>
            <w:tcW w:w="276" w:type="pct"/>
          </w:tcPr>
          <w:p w14:paraId="11E46191"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17FA4DD"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0AD6B3C2" w14:textId="77777777" w:rsidTr="00945D66">
        <w:trPr>
          <w:trHeight w:val="340"/>
        </w:trPr>
        <w:tc>
          <w:tcPr>
            <w:tcW w:w="261" w:type="pct"/>
            <w:shd w:val="clear" w:color="auto" w:fill="auto"/>
          </w:tcPr>
          <w:p w14:paraId="0C9329E3"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4BA965F" w14:textId="775899D6" w:rsidR="00AA6FD6" w:rsidRDefault="00610354" w:rsidP="00945D66">
            <w:pPr>
              <w:widowControl/>
              <w:rPr>
                <w:rFonts w:ascii="標楷體" w:eastAsia="標楷體" w:hAnsi="標楷體"/>
              </w:rPr>
            </w:pPr>
            <w:proofErr w:type="spellStart"/>
            <w:r w:rsidRPr="00610354">
              <w:rPr>
                <w:rFonts w:ascii="標楷體" w:eastAsia="標楷體" w:hAnsi="標楷體"/>
              </w:rPr>
              <w:t>YetDays</w:t>
            </w:r>
            <w:proofErr w:type="spellEnd"/>
          </w:p>
        </w:tc>
        <w:tc>
          <w:tcPr>
            <w:tcW w:w="1929" w:type="pct"/>
            <w:shd w:val="clear" w:color="auto" w:fill="auto"/>
          </w:tcPr>
          <w:p w14:paraId="05275E93" w14:textId="7CE8E6BC"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齊件日期計算日</w:t>
            </w:r>
          </w:p>
        </w:tc>
        <w:tc>
          <w:tcPr>
            <w:tcW w:w="276" w:type="pct"/>
            <w:shd w:val="clear" w:color="auto" w:fill="auto"/>
          </w:tcPr>
          <w:p w14:paraId="5263E731" w14:textId="77777777" w:rsidR="00AA6FD6" w:rsidRDefault="00AA6FD6" w:rsidP="00945D66">
            <w:pPr>
              <w:widowControl/>
              <w:jc w:val="center"/>
              <w:rPr>
                <w:rFonts w:ascii="標楷體" w:eastAsia="標楷體" w:hAnsi="標楷體"/>
              </w:rPr>
            </w:pPr>
            <w:r>
              <w:rPr>
                <w:rFonts w:ascii="標楷體" w:eastAsia="標楷體" w:hAnsi="標楷體" w:hint="eastAsia"/>
              </w:rPr>
              <w:t>9</w:t>
            </w:r>
          </w:p>
        </w:tc>
        <w:tc>
          <w:tcPr>
            <w:tcW w:w="276" w:type="pct"/>
          </w:tcPr>
          <w:p w14:paraId="5DA91683" w14:textId="77777777" w:rsidR="00AA6FD6" w:rsidRDefault="00AA6FD6" w:rsidP="00945D66">
            <w:pPr>
              <w:widowControl/>
              <w:jc w:val="center"/>
              <w:rPr>
                <w:rFonts w:ascii="標楷體" w:eastAsia="標楷體" w:hAnsi="標楷體"/>
              </w:rPr>
            </w:pPr>
            <w:r>
              <w:rPr>
                <w:rFonts w:ascii="標楷體" w:eastAsia="標楷體" w:hAnsi="標楷體" w:hint="eastAsia"/>
              </w:rPr>
              <w:t>3</w:t>
            </w:r>
          </w:p>
        </w:tc>
        <w:tc>
          <w:tcPr>
            <w:tcW w:w="276" w:type="pct"/>
          </w:tcPr>
          <w:p w14:paraId="3AD193CE"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520151D" w14:textId="77777777" w:rsidR="00AA6FD6" w:rsidRPr="00427BE0" w:rsidRDefault="00AA6FD6" w:rsidP="00945D66">
            <w:pPr>
              <w:widowControl/>
              <w:rPr>
                <w:rFonts w:ascii="標楷體" w:eastAsia="標楷體" w:hAnsi="標楷體" w:cs="新細明體"/>
                <w:color w:val="000000"/>
                <w:kern w:val="0"/>
              </w:rPr>
            </w:pPr>
          </w:p>
        </w:tc>
      </w:tr>
      <w:tr w:rsidR="00610354" w:rsidRPr="00427BE0" w14:paraId="46C2224E" w14:textId="77777777" w:rsidTr="00945D66">
        <w:trPr>
          <w:trHeight w:val="340"/>
        </w:trPr>
        <w:tc>
          <w:tcPr>
            <w:tcW w:w="261" w:type="pct"/>
            <w:shd w:val="clear" w:color="auto" w:fill="auto"/>
          </w:tcPr>
          <w:p w14:paraId="6ACAD86C" w14:textId="77777777" w:rsidR="00610354" w:rsidRPr="00427BE0" w:rsidRDefault="00610354"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2DD8A25" w14:textId="50083F63" w:rsidR="00610354" w:rsidRPr="00610354" w:rsidRDefault="00610354" w:rsidP="00945D66">
            <w:pPr>
              <w:widowControl/>
              <w:rPr>
                <w:rFonts w:ascii="標楷體" w:eastAsia="標楷體" w:hAnsi="標楷體"/>
              </w:rPr>
            </w:pPr>
            <w:r w:rsidRPr="00610354">
              <w:rPr>
                <w:rFonts w:ascii="標楷體" w:eastAsia="標楷體" w:hAnsi="標楷體"/>
              </w:rPr>
              <w:t>Enable</w:t>
            </w:r>
          </w:p>
        </w:tc>
        <w:tc>
          <w:tcPr>
            <w:tcW w:w="1929" w:type="pct"/>
            <w:shd w:val="clear" w:color="auto" w:fill="auto"/>
          </w:tcPr>
          <w:p w14:paraId="080957EE" w14:textId="5C257047" w:rsidR="00610354" w:rsidRDefault="00015EE8" w:rsidP="00945D66">
            <w:pPr>
              <w:widowControl/>
              <w:rPr>
                <w:rFonts w:ascii="標楷體" w:eastAsia="標楷體" w:hAnsi="標楷體" w:cs="新細明體"/>
                <w:color w:val="000000"/>
                <w:kern w:val="0"/>
                <w:lang w:eastAsia="zh-HK"/>
              </w:rPr>
            </w:pPr>
            <w:r w:rsidRPr="00015EE8">
              <w:rPr>
                <w:rFonts w:ascii="標楷體" w:eastAsia="標楷體" w:hAnsi="標楷體" w:cs="新細明體" w:hint="eastAsia"/>
                <w:color w:val="000000"/>
                <w:kern w:val="0"/>
                <w:lang w:eastAsia="zh-HK"/>
              </w:rPr>
              <w:t>啟用記號</w:t>
            </w:r>
          </w:p>
        </w:tc>
        <w:tc>
          <w:tcPr>
            <w:tcW w:w="276" w:type="pct"/>
            <w:shd w:val="clear" w:color="auto" w:fill="auto"/>
          </w:tcPr>
          <w:p w14:paraId="697EF890" w14:textId="75F24BCC" w:rsidR="00610354" w:rsidRDefault="00015EE8" w:rsidP="00945D66">
            <w:pPr>
              <w:widowControl/>
              <w:jc w:val="center"/>
              <w:rPr>
                <w:rFonts w:ascii="標楷體" w:eastAsia="標楷體" w:hAnsi="標楷體"/>
              </w:rPr>
            </w:pPr>
            <w:r>
              <w:rPr>
                <w:rFonts w:ascii="標楷體" w:eastAsia="標楷體" w:hAnsi="標楷體" w:hint="eastAsia"/>
              </w:rPr>
              <w:t>X</w:t>
            </w:r>
          </w:p>
        </w:tc>
        <w:tc>
          <w:tcPr>
            <w:tcW w:w="276" w:type="pct"/>
          </w:tcPr>
          <w:p w14:paraId="47129880" w14:textId="1CC3E7DC" w:rsidR="00610354" w:rsidRDefault="00015EE8" w:rsidP="00945D66">
            <w:pPr>
              <w:widowControl/>
              <w:jc w:val="center"/>
              <w:rPr>
                <w:rFonts w:ascii="標楷體" w:eastAsia="標楷體" w:hAnsi="標楷體"/>
              </w:rPr>
            </w:pPr>
            <w:r>
              <w:rPr>
                <w:rFonts w:ascii="標楷體" w:eastAsia="標楷體" w:hAnsi="標楷體" w:hint="eastAsia"/>
              </w:rPr>
              <w:t>1</w:t>
            </w:r>
          </w:p>
        </w:tc>
        <w:tc>
          <w:tcPr>
            <w:tcW w:w="276" w:type="pct"/>
          </w:tcPr>
          <w:p w14:paraId="2F713C25" w14:textId="7415F652" w:rsidR="00610354" w:rsidRDefault="00015EE8"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1EF56E7" w14:textId="77777777" w:rsidR="00610354" w:rsidRDefault="00E83417" w:rsidP="00945D66">
            <w:pPr>
              <w:widowControl/>
              <w:rPr>
                <w:rFonts w:ascii="標楷體" w:eastAsia="標楷體" w:hAnsi="標楷體" w:cs="新細明體"/>
                <w:color w:val="000000"/>
                <w:kern w:val="0"/>
              </w:rPr>
            </w:pPr>
            <w:r>
              <w:rPr>
                <w:rFonts w:ascii="標楷體" w:eastAsia="標楷體" w:hAnsi="標楷體" w:cs="新細明體" w:hint="eastAsia"/>
                <w:color w:val="000000"/>
                <w:kern w:val="0"/>
              </w:rPr>
              <w:t>Y:</w:t>
            </w:r>
            <w:r>
              <w:rPr>
                <w:rFonts w:ascii="標楷體" w:eastAsia="標楷體" w:hAnsi="標楷體" w:cs="新細明體" w:hint="eastAsia"/>
                <w:color w:val="000000"/>
                <w:kern w:val="0"/>
                <w:lang w:eastAsia="zh-HK"/>
              </w:rPr>
              <w:t>啟用</w:t>
            </w:r>
          </w:p>
          <w:p w14:paraId="261D2285" w14:textId="7C075FB3" w:rsidR="00E83417" w:rsidRPr="00427BE0" w:rsidRDefault="00E83417" w:rsidP="00945D66">
            <w:pPr>
              <w:widowControl/>
              <w:rPr>
                <w:rFonts w:ascii="標楷體" w:eastAsia="標楷體" w:hAnsi="標楷體" w:cs="新細明體"/>
                <w:color w:val="000000"/>
                <w:kern w:val="0"/>
              </w:rPr>
            </w:pPr>
          </w:p>
        </w:tc>
      </w:tr>
    </w:tbl>
    <w:p w14:paraId="00F0ACCA" w14:textId="4FAAC24A" w:rsidR="00AA6FD6" w:rsidRDefault="00AA6FD6" w:rsidP="004A1C2C">
      <w:pPr>
        <w:widowControl/>
        <w:rPr>
          <w:rFonts w:ascii="標楷體" w:eastAsia="標楷體" w:hAnsi="標楷體"/>
        </w:rPr>
      </w:pPr>
    </w:p>
    <w:p w14:paraId="5568B328" w14:textId="13AB8C9A" w:rsidR="004F009C" w:rsidRPr="006B5312" w:rsidRDefault="004F009C" w:rsidP="0078740E">
      <w:pPr>
        <w:pStyle w:val="3"/>
        <w:numPr>
          <w:ilvl w:val="2"/>
          <w:numId w:val="7"/>
        </w:numPr>
        <w:spacing w:before="0"/>
        <w:rPr>
          <w:rFonts w:ascii="標楷體" w:hAnsi="標楷體"/>
          <w:b/>
          <w:szCs w:val="32"/>
          <w:highlight w:val="yellow"/>
        </w:rPr>
      </w:pPr>
      <w:bookmarkStart w:id="318" w:name="_Toc90483171"/>
      <w:bookmarkStart w:id="319" w:name="_Toc90483426"/>
      <w:bookmarkStart w:id="320" w:name="_Toc90483542"/>
      <w:bookmarkStart w:id="321" w:name="_Toc90483768"/>
      <w:bookmarkStart w:id="322" w:name="_Toc90490040"/>
      <w:bookmarkStart w:id="323" w:name="_Toc140244560"/>
      <w:r w:rsidRPr="006B5312">
        <w:rPr>
          <w:rFonts w:ascii="標楷體" w:hAnsi="標楷體" w:hint="eastAsia"/>
          <w:b/>
          <w:szCs w:val="32"/>
          <w:highlight w:val="yellow"/>
        </w:rPr>
        <w:t>L2221 交易關係人維護</w:t>
      </w:r>
      <w:bookmarkEnd w:id="318"/>
      <w:bookmarkEnd w:id="319"/>
      <w:bookmarkEnd w:id="320"/>
      <w:bookmarkEnd w:id="321"/>
      <w:bookmarkEnd w:id="322"/>
      <w:r w:rsidR="00177F93">
        <w:rPr>
          <w:rFonts w:ascii="標楷體" w:hAnsi="標楷體" w:hint="eastAsia"/>
          <w:b/>
          <w:szCs w:val="32"/>
          <w:highlight w:val="yellow"/>
        </w:rPr>
        <w:t xml:space="preserve"> *</w:t>
      </w:r>
      <w:bookmarkEnd w:id="323"/>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4F009C" w:rsidRPr="00427BE0" w14:paraId="02F1F2EC" w14:textId="77777777" w:rsidTr="00945D66">
        <w:trPr>
          <w:trHeight w:val="350"/>
        </w:trPr>
        <w:tc>
          <w:tcPr>
            <w:tcW w:w="261" w:type="pct"/>
            <w:shd w:val="clear" w:color="auto" w:fill="D6E3BC" w:themeFill="accent3" w:themeFillTint="66"/>
            <w:hideMark/>
          </w:tcPr>
          <w:p w14:paraId="2CADF780"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28FCA78B"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7FB44241"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415EB1BF"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68D5C939"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6C956B91"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3B4C8E0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4F009C" w:rsidRPr="00427BE0" w14:paraId="05A50A1E" w14:textId="77777777" w:rsidTr="00945D66">
        <w:trPr>
          <w:trHeight w:val="340"/>
        </w:trPr>
        <w:tc>
          <w:tcPr>
            <w:tcW w:w="261" w:type="pct"/>
            <w:shd w:val="clear" w:color="auto" w:fill="auto"/>
          </w:tcPr>
          <w:p w14:paraId="170100AF"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C83EEDA" w14:textId="77777777" w:rsidR="004F009C" w:rsidRPr="00427BE0" w:rsidRDefault="004F009C" w:rsidP="00945D66">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0C6EF14C"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172BAAC2"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01428628"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7021706A"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4DE28214" w14:textId="77777777" w:rsidR="004F009C" w:rsidRPr="00427BE0" w:rsidRDefault="004F009C"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4F009C" w:rsidRPr="00427BE0" w14:paraId="2373E90C" w14:textId="77777777" w:rsidTr="00945D66">
        <w:trPr>
          <w:trHeight w:val="340"/>
        </w:trPr>
        <w:tc>
          <w:tcPr>
            <w:tcW w:w="261" w:type="pct"/>
            <w:shd w:val="clear" w:color="auto" w:fill="auto"/>
          </w:tcPr>
          <w:p w14:paraId="2781D40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3AAED932" w14:textId="56352B39" w:rsidR="004F009C" w:rsidRPr="00610354" w:rsidRDefault="004F009C" w:rsidP="00945D66">
            <w:pPr>
              <w:widowControl/>
              <w:rPr>
                <w:rFonts w:ascii="標楷體" w:eastAsia="標楷體" w:hAnsi="標楷體"/>
              </w:rPr>
            </w:pPr>
            <w:proofErr w:type="spellStart"/>
            <w:r w:rsidRPr="00614F5B">
              <w:rPr>
                <w:rFonts w:ascii="標楷體" w:eastAsia="標楷體" w:hAnsi="標楷體"/>
              </w:rPr>
              <w:t>FunC</w:t>
            </w:r>
            <w:r>
              <w:rPr>
                <w:rFonts w:ascii="標楷體" w:eastAsia="標楷體" w:hAnsi="標楷體" w:hint="eastAsia"/>
              </w:rPr>
              <w:t>od</w:t>
            </w:r>
            <w:proofErr w:type="spellEnd"/>
            <w:r w:rsidRPr="00614F5B">
              <w:rPr>
                <w:rFonts w:ascii="標楷體" w:eastAsia="標楷體" w:hAnsi="標楷體"/>
              </w:rPr>
              <w:t xml:space="preserve"> </w:t>
            </w:r>
          </w:p>
        </w:tc>
        <w:tc>
          <w:tcPr>
            <w:tcW w:w="1929" w:type="pct"/>
            <w:shd w:val="clear" w:color="auto" w:fill="auto"/>
          </w:tcPr>
          <w:p w14:paraId="60CF1ACB"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0443D077" w14:textId="77777777" w:rsidR="004F009C" w:rsidRPr="00427BE0" w:rsidRDefault="004F009C"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38A11C3B" w14:textId="77777777" w:rsidR="004F009C" w:rsidRPr="00427BE0" w:rsidRDefault="004F009C"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17C4C35A"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28704D8"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0D1D8A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4D71D7E2"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4F009C" w:rsidRPr="00427BE0" w14:paraId="124C34C2" w14:textId="77777777" w:rsidTr="00945D66">
        <w:trPr>
          <w:trHeight w:val="340"/>
        </w:trPr>
        <w:tc>
          <w:tcPr>
            <w:tcW w:w="261" w:type="pct"/>
            <w:shd w:val="clear" w:color="auto" w:fill="auto"/>
          </w:tcPr>
          <w:p w14:paraId="30C03313"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58741ED7" w14:textId="4EED3406" w:rsidR="004F009C" w:rsidRPr="00427BE0" w:rsidRDefault="004F009C" w:rsidP="00945D66">
            <w:pPr>
              <w:widowControl/>
              <w:rPr>
                <w:rFonts w:ascii="標楷體" w:eastAsia="標楷體" w:hAnsi="標楷體" w:cs="新細明體"/>
                <w:color w:val="000000"/>
                <w:kern w:val="0"/>
              </w:rPr>
            </w:pPr>
            <w:proofErr w:type="spellStart"/>
            <w:r w:rsidRPr="004F009C">
              <w:rPr>
                <w:rFonts w:ascii="標楷體" w:eastAsia="標楷體" w:hAnsi="標楷體"/>
              </w:rPr>
              <w:t>CaseNo</w:t>
            </w:r>
            <w:proofErr w:type="spellEnd"/>
          </w:p>
        </w:tc>
        <w:tc>
          <w:tcPr>
            <w:tcW w:w="1929" w:type="pct"/>
            <w:shd w:val="clear" w:color="auto" w:fill="auto"/>
          </w:tcPr>
          <w:p w14:paraId="79D00E1F" w14:textId="5C623C80"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案件編號</w:t>
            </w:r>
          </w:p>
        </w:tc>
        <w:tc>
          <w:tcPr>
            <w:tcW w:w="276" w:type="pct"/>
            <w:shd w:val="clear" w:color="auto" w:fill="auto"/>
          </w:tcPr>
          <w:p w14:paraId="3DBAAA4E"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D2453AB" w14:textId="36AF5305" w:rsidR="004F009C" w:rsidRPr="00427BE0" w:rsidRDefault="004F009C" w:rsidP="00945D66">
            <w:pPr>
              <w:widowControl/>
              <w:jc w:val="center"/>
              <w:rPr>
                <w:rFonts w:ascii="標楷體" w:eastAsia="標楷體" w:hAnsi="標楷體"/>
              </w:rPr>
            </w:pPr>
            <w:r>
              <w:rPr>
                <w:rFonts w:ascii="標楷體" w:eastAsia="標楷體" w:hAnsi="標楷體"/>
              </w:rPr>
              <w:t>7</w:t>
            </w:r>
            <w:r w:rsidRPr="00614F5B">
              <w:rPr>
                <w:rFonts w:ascii="標楷體" w:eastAsia="標楷體" w:hAnsi="標楷體"/>
              </w:rPr>
              <w:t xml:space="preserve"> </w:t>
            </w:r>
          </w:p>
        </w:tc>
        <w:tc>
          <w:tcPr>
            <w:tcW w:w="276" w:type="pct"/>
          </w:tcPr>
          <w:p w14:paraId="35AA9F16"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DA5F245"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6E7AE052" w14:textId="77777777" w:rsidTr="00945D66">
        <w:trPr>
          <w:trHeight w:val="340"/>
        </w:trPr>
        <w:tc>
          <w:tcPr>
            <w:tcW w:w="261" w:type="pct"/>
            <w:shd w:val="clear" w:color="auto" w:fill="auto"/>
          </w:tcPr>
          <w:p w14:paraId="1090BB57"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B6FA950" w14:textId="539FFA27" w:rsidR="004F009C" w:rsidRPr="00737E77" w:rsidRDefault="004F009C" w:rsidP="00945D66">
            <w:pPr>
              <w:widowControl/>
              <w:rPr>
                <w:rFonts w:ascii="標楷體" w:eastAsia="標楷體" w:hAnsi="標楷體"/>
              </w:rPr>
            </w:pPr>
            <w:proofErr w:type="spellStart"/>
            <w:r w:rsidRPr="004F009C">
              <w:rPr>
                <w:rFonts w:ascii="標楷體" w:eastAsia="標楷體" w:hAnsi="標楷體"/>
              </w:rPr>
              <w:t>CustId</w:t>
            </w:r>
            <w:proofErr w:type="spellEnd"/>
          </w:p>
        </w:tc>
        <w:tc>
          <w:tcPr>
            <w:tcW w:w="1929" w:type="pct"/>
            <w:shd w:val="clear" w:color="auto" w:fill="auto"/>
          </w:tcPr>
          <w:p w14:paraId="25BF1816" w14:textId="3ADE25FF"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身分證字號</w:t>
            </w:r>
          </w:p>
        </w:tc>
        <w:tc>
          <w:tcPr>
            <w:tcW w:w="276" w:type="pct"/>
            <w:shd w:val="clear" w:color="auto" w:fill="auto"/>
          </w:tcPr>
          <w:p w14:paraId="2F0BDC69"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75136881" w14:textId="3D31D983" w:rsidR="004F009C" w:rsidRDefault="004F009C" w:rsidP="004F009C">
            <w:pPr>
              <w:widowControl/>
              <w:jc w:val="center"/>
              <w:rPr>
                <w:rFonts w:ascii="標楷體" w:eastAsia="標楷體" w:hAnsi="標楷體"/>
              </w:rPr>
            </w:pPr>
            <w:r>
              <w:rPr>
                <w:rFonts w:ascii="標楷體" w:eastAsia="標楷體" w:hAnsi="標楷體" w:hint="eastAsia"/>
              </w:rPr>
              <w:t>10</w:t>
            </w:r>
          </w:p>
        </w:tc>
        <w:tc>
          <w:tcPr>
            <w:tcW w:w="276" w:type="pct"/>
          </w:tcPr>
          <w:p w14:paraId="049D1E32"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A9C050F"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23F82CEA" w14:textId="77777777" w:rsidTr="00945D66">
        <w:trPr>
          <w:trHeight w:val="340"/>
        </w:trPr>
        <w:tc>
          <w:tcPr>
            <w:tcW w:w="261" w:type="pct"/>
            <w:shd w:val="clear" w:color="auto" w:fill="auto"/>
          </w:tcPr>
          <w:p w14:paraId="7AFC9BC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47F01F98" w14:textId="52D5DE4B" w:rsidR="004F009C" w:rsidRDefault="004F009C" w:rsidP="00945D66">
            <w:pPr>
              <w:widowControl/>
              <w:rPr>
                <w:rFonts w:ascii="標楷體" w:eastAsia="標楷體" w:hAnsi="標楷體"/>
              </w:rPr>
            </w:pPr>
            <w:proofErr w:type="spellStart"/>
            <w:r w:rsidRPr="004F009C">
              <w:rPr>
                <w:rFonts w:ascii="標楷體" w:eastAsia="標楷體" w:hAnsi="標楷體"/>
              </w:rPr>
              <w:t>CustName</w:t>
            </w:r>
            <w:proofErr w:type="spellEnd"/>
          </w:p>
        </w:tc>
        <w:tc>
          <w:tcPr>
            <w:tcW w:w="1929" w:type="pct"/>
            <w:shd w:val="clear" w:color="auto" w:fill="auto"/>
          </w:tcPr>
          <w:p w14:paraId="61F8D405" w14:textId="4F27FCA7"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交易關係人姓名</w:t>
            </w:r>
          </w:p>
        </w:tc>
        <w:tc>
          <w:tcPr>
            <w:tcW w:w="276" w:type="pct"/>
            <w:shd w:val="clear" w:color="auto" w:fill="auto"/>
          </w:tcPr>
          <w:p w14:paraId="21EAC0CD" w14:textId="155531F0"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45F32B0D" w14:textId="2B60D329" w:rsidR="004F009C" w:rsidRDefault="004F009C" w:rsidP="00945D66">
            <w:pPr>
              <w:widowControl/>
              <w:jc w:val="center"/>
              <w:rPr>
                <w:rFonts w:ascii="標楷體" w:eastAsia="標楷體" w:hAnsi="標楷體"/>
              </w:rPr>
            </w:pPr>
            <w:r>
              <w:rPr>
                <w:rFonts w:ascii="標楷體" w:eastAsia="標楷體" w:hAnsi="標楷體"/>
              </w:rPr>
              <w:t>100</w:t>
            </w:r>
          </w:p>
        </w:tc>
        <w:tc>
          <w:tcPr>
            <w:tcW w:w="276" w:type="pct"/>
          </w:tcPr>
          <w:p w14:paraId="1CC75C81"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347EFB"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309240F4" w14:textId="77777777" w:rsidTr="00945D66">
        <w:trPr>
          <w:trHeight w:val="340"/>
        </w:trPr>
        <w:tc>
          <w:tcPr>
            <w:tcW w:w="261" w:type="pct"/>
            <w:shd w:val="clear" w:color="auto" w:fill="auto"/>
          </w:tcPr>
          <w:p w14:paraId="02DFDCA9"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6120F617" w14:textId="4D323C15" w:rsidR="004F009C" w:rsidRPr="00610354" w:rsidRDefault="004F009C" w:rsidP="00945D66">
            <w:pPr>
              <w:widowControl/>
              <w:rPr>
                <w:rFonts w:ascii="標楷體" w:eastAsia="標楷體" w:hAnsi="標楷體"/>
              </w:rPr>
            </w:pPr>
            <w:proofErr w:type="spellStart"/>
            <w:r w:rsidRPr="004F009C">
              <w:rPr>
                <w:rFonts w:ascii="標楷體" w:eastAsia="標楷體" w:hAnsi="標楷體"/>
              </w:rPr>
              <w:t>FacRelationCode</w:t>
            </w:r>
            <w:proofErr w:type="spellEnd"/>
          </w:p>
        </w:tc>
        <w:tc>
          <w:tcPr>
            <w:tcW w:w="1929" w:type="pct"/>
            <w:shd w:val="clear" w:color="auto" w:fill="auto"/>
          </w:tcPr>
          <w:p w14:paraId="488DC120" w14:textId="31C95082" w:rsidR="004F009C" w:rsidRDefault="004F009C" w:rsidP="00945D66">
            <w:pPr>
              <w:widowControl/>
              <w:rPr>
                <w:rFonts w:ascii="標楷體" w:eastAsia="標楷體" w:hAnsi="標楷體" w:cs="新細明體"/>
                <w:color w:val="000000"/>
                <w:kern w:val="0"/>
                <w:lang w:eastAsia="zh-HK"/>
              </w:rPr>
            </w:pPr>
            <w:r w:rsidRPr="004F009C">
              <w:rPr>
                <w:rFonts w:ascii="標楷體" w:eastAsia="標楷體" w:hAnsi="標楷體" w:cs="新細明體" w:hint="eastAsia"/>
                <w:color w:val="000000"/>
                <w:kern w:val="0"/>
                <w:lang w:eastAsia="zh-HK"/>
              </w:rPr>
              <w:t>掃描類別</w:t>
            </w:r>
          </w:p>
        </w:tc>
        <w:tc>
          <w:tcPr>
            <w:tcW w:w="276" w:type="pct"/>
            <w:shd w:val="clear" w:color="auto" w:fill="auto"/>
          </w:tcPr>
          <w:p w14:paraId="0136C145"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2CA122F9" w14:textId="24E38DD6" w:rsidR="004F009C" w:rsidRDefault="004F009C" w:rsidP="00945D66">
            <w:pPr>
              <w:widowControl/>
              <w:jc w:val="center"/>
              <w:rPr>
                <w:rFonts w:ascii="標楷體" w:eastAsia="標楷體" w:hAnsi="標楷體"/>
              </w:rPr>
            </w:pPr>
            <w:r>
              <w:rPr>
                <w:rFonts w:ascii="標楷體" w:eastAsia="標楷體" w:hAnsi="標楷體"/>
              </w:rPr>
              <w:t>2</w:t>
            </w:r>
          </w:p>
        </w:tc>
        <w:tc>
          <w:tcPr>
            <w:tcW w:w="276" w:type="pct"/>
          </w:tcPr>
          <w:p w14:paraId="3CC7790F"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6DBD1F6"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01:受益人/受款人</w:t>
            </w:r>
          </w:p>
          <w:p w14:paraId="6A12CB8B"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02:法人實質受益人</w:t>
            </w:r>
          </w:p>
          <w:p w14:paraId="6E17730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03:轉帳委託人</w:t>
            </w:r>
          </w:p>
          <w:p w14:paraId="14A4C41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04:高階管理人員</w:t>
            </w:r>
          </w:p>
          <w:p w14:paraId="1003533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05:代表人</w:t>
            </w:r>
          </w:p>
          <w:p w14:paraId="6A9D1D6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06:代理人</w:t>
            </w:r>
          </w:p>
          <w:p w14:paraId="287EEFBC"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07:擔保品所有權人</w:t>
            </w:r>
          </w:p>
          <w:p w14:paraId="4B7C082E" w14:textId="28BFD2EB" w:rsid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08:通知義務人</w:t>
            </w:r>
          </w:p>
          <w:p w14:paraId="7052B90E" w14:textId="77777777" w:rsidR="004F009C" w:rsidRPr="00427BE0" w:rsidRDefault="004F009C" w:rsidP="00945D66">
            <w:pPr>
              <w:widowControl/>
              <w:rPr>
                <w:rFonts w:ascii="標楷體" w:eastAsia="標楷體" w:hAnsi="標楷體" w:cs="新細明體"/>
                <w:color w:val="000000"/>
                <w:kern w:val="0"/>
              </w:rPr>
            </w:pPr>
          </w:p>
        </w:tc>
      </w:tr>
    </w:tbl>
    <w:p w14:paraId="64EC7A74" w14:textId="19E838D9" w:rsidR="00610354" w:rsidRDefault="00610354" w:rsidP="004A1C2C">
      <w:pPr>
        <w:widowControl/>
        <w:rPr>
          <w:rFonts w:ascii="標楷體" w:eastAsia="標楷體" w:hAnsi="標楷體"/>
        </w:rPr>
      </w:pPr>
    </w:p>
    <w:p w14:paraId="7CD998FF" w14:textId="398248FE" w:rsidR="00B817E5" w:rsidRDefault="00B817E5">
      <w:pPr>
        <w:widowControl/>
        <w:rPr>
          <w:rFonts w:ascii="標楷體" w:eastAsia="標楷體" w:hAnsi="標楷體"/>
        </w:rPr>
      </w:pPr>
      <w:r>
        <w:rPr>
          <w:rFonts w:ascii="標楷體" w:eastAsia="標楷體" w:hAnsi="標楷體"/>
        </w:rPr>
        <w:br w:type="page"/>
      </w:r>
    </w:p>
    <w:p w14:paraId="278B7C60" w14:textId="00864AB3" w:rsidR="00B817E5" w:rsidRPr="00E85D77" w:rsidRDefault="00B817E5" w:rsidP="00B817E5">
      <w:pPr>
        <w:pStyle w:val="3"/>
        <w:spacing w:after="240"/>
        <w:rPr>
          <w:rFonts w:ascii="標楷體" w:hAnsi="標楷體"/>
          <w:b/>
          <w:szCs w:val="32"/>
        </w:rPr>
      </w:pPr>
      <w:bookmarkStart w:id="324" w:name="_Toc140244561"/>
      <w:r>
        <w:rPr>
          <w:rFonts w:ascii="標楷體" w:hAnsi="標楷體" w:hint="eastAsia"/>
        </w:rPr>
        <w:lastRenderedPageBreak/>
        <w:t>三、</w:t>
      </w:r>
      <w:r w:rsidRPr="00E85D77">
        <w:rPr>
          <w:rFonts w:ascii="標楷體" w:hAnsi="標楷體"/>
        </w:rPr>
        <w:t>I</w:t>
      </w:r>
      <w:r>
        <w:rPr>
          <w:rFonts w:ascii="標楷體" w:hAnsi="標楷體" w:hint="eastAsia"/>
        </w:rPr>
        <w:t>CS</w:t>
      </w:r>
      <w:r w:rsidRPr="00E85D77">
        <w:rPr>
          <w:rFonts w:ascii="標楷體" w:hAnsi="標楷體" w:hint="eastAsia"/>
        </w:rPr>
        <w:t>作業</w:t>
      </w:r>
      <w:bookmarkEnd w:id="324"/>
    </w:p>
    <w:p w14:paraId="2D2F4592" w14:textId="1AEEB200" w:rsidR="00B817E5" w:rsidRDefault="00B817E5" w:rsidP="00B817E5">
      <w:pPr>
        <w:pStyle w:val="3"/>
        <w:numPr>
          <w:ilvl w:val="2"/>
          <w:numId w:val="41"/>
        </w:numPr>
        <w:spacing w:before="0"/>
        <w:rPr>
          <w:rFonts w:ascii="標楷體" w:hAnsi="標楷體"/>
          <w:b/>
          <w:szCs w:val="32"/>
        </w:rPr>
      </w:pPr>
      <w:bookmarkStart w:id="325" w:name="_Toc140244562"/>
      <w:r w:rsidRPr="00EE71AB">
        <w:rPr>
          <w:rFonts w:ascii="標楷體" w:hAnsi="標楷體"/>
          <w:bCs/>
          <w:szCs w:val="32"/>
        </w:rPr>
        <w:t>L</w:t>
      </w:r>
      <w:r w:rsidRPr="00751866">
        <w:rPr>
          <w:rFonts w:ascii="標楷體" w:hAnsi="標楷體"/>
          <w:b/>
          <w:szCs w:val="32"/>
        </w:rPr>
        <w:t>7</w:t>
      </w:r>
      <w:r>
        <w:rPr>
          <w:rFonts w:ascii="標楷體" w:hAnsi="標楷體" w:hint="eastAsia"/>
          <w:b/>
          <w:szCs w:val="32"/>
        </w:rPr>
        <w:t>300</w:t>
      </w:r>
      <w:r w:rsidRPr="00B817E5">
        <w:rPr>
          <w:rFonts w:hint="eastAsia"/>
        </w:rPr>
        <w:t xml:space="preserve"> </w:t>
      </w:r>
      <w:r w:rsidRPr="00B817E5">
        <w:rPr>
          <w:rFonts w:ascii="標楷體" w:hAnsi="標楷體" w:hint="eastAsia"/>
          <w:b/>
          <w:szCs w:val="32"/>
        </w:rPr>
        <w:t>ICS資產資料傳輸</w:t>
      </w:r>
      <w:bookmarkEnd w:id="325"/>
    </w:p>
    <w:p w14:paraId="3DF3C4E4" w14:textId="77777777" w:rsidR="005477FF" w:rsidRPr="00561F94" w:rsidRDefault="005477FF" w:rsidP="005477FF">
      <w:pPr>
        <w:pStyle w:val="a"/>
        <w:numPr>
          <w:ilvl w:val="0"/>
          <w:numId w:val="41"/>
        </w:numPr>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5477FF" w:rsidRPr="008F20B5" w14:paraId="2CE0F78E" w14:textId="77777777" w:rsidTr="00BD7BCC">
        <w:trPr>
          <w:trHeight w:val="277"/>
        </w:trPr>
        <w:tc>
          <w:tcPr>
            <w:tcW w:w="1548" w:type="dxa"/>
            <w:tcBorders>
              <w:top w:val="single" w:sz="8" w:space="0" w:color="000000"/>
              <w:bottom w:val="single" w:sz="8" w:space="0" w:color="000000"/>
              <w:right w:val="single" w:sz="8" w:space="0" w:color="000000"/>
            </w:tcBorders>
            <w:shd w:val="clear" w:color="auto" w:fill="F3F3F3"/>
          </w:tcPr>
          <w:p w14:paraId="4BD52E1A" w14:textId="77777777" w:rsidR="005477FF" w:rsidRPr="004A1C2C" w:rsidRDefault="005477FF" w:rsidP="00BD7BCC">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C567C07" w14:textId="1B9F97AF" w:rsidR="005477FF" w:rsidRPr="008F20B5" w:rsidRDefault="005477FF" w:rsidP="00BD7BCC">
            <w:pPr>
              <w:rPr>
                <w:rFonts w:ascii="標楷體" w:eastAsia="標楷體" w:hAnsi="標楷體"/>
              </w:rPr>
            </w:pPr>
            <w:r>
              <w:rPr>
                <w:rFonts w:ascii="標楷體" w:eastAsia="標楷體" w:hAnsi="標楷體" w:hint="eastAsia"/>
              </w:rPr>
              <w:t>ICS資產資料傳輸</w:t>
            </w:r>
          </w:p>
        </w:tc>
      </w:tr>
      <w:tr w:rsidR="005477FF" w:rsidRPr="008F20B5" w14:paraId="36462582" w14:textId="77777777" w:rsidTr="00BD7BCC">
        <w:trPr>
          <w:trHeight w:val="277"/>
        </w:trPr>
        <w:tc>
          <w:tcPr>
            <w:tcW w:w="1548" w:type="dxa"/>
            <w:tcBorders>
              <w:top w:val="single" w:sz="8" w:space="0" w:color="000000"/>
              <w:bottom w:val="single" w:sz="8" w:space="0" w:color="000000"/>
              <w:right w:val="single" w:sz="8" w:space="0" w:color="000000"/>
            </w:tcBorders>
            <w:shd w:val="clear" w:color="auto" w:fill="F3F3F3"/>
          </w:tcPr>
          <w:p w14:paraId="4D85C259" w14:textId="77777777" w:rsidR="005477FF" w:rsidRPr="004A1C2C" w:rsidRDefault="005477FF" w:rsidP="00BD7BCC">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BC37F3" w14:textId="09EE5045"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1.</w:t>
            </w:r>
            <w:r w:rsidRPr="005477FF">
              <w:rPr>
                <w:rFonts w:ascii="標楷體" w:eastAsia="標楷體" w:hAnsi="標楷體" w:hint="eastAsia"/>
              </w:rPr>
              <w:t xml:space="preserve">每月月中執行(不定期) </w:t>
            </w:r>
          </w:p>
          <w:p w14:paraId="4DBB1ED2" w14:textId="06E316D7"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2.</w:t>
            </w:r>
            <w:r w:rsidRPr="005477FF">
              <w:rPr>
                <w:rFonts w:ascii="標楷體" w:eastAsia="標楷體" w:hAnsi="標楷體" w:hint="eastAsia"/>
              </w:rPr>
              <w:t>每月1號18:30(備份前)</w:t>
            </w:r>
          </w:p>
          <w:p w14:paraId="1E9A4B50" w14:textId="6CAD41CD"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3.</w:t>
            </w:r>
            <w:r w:rsidRPr="005477FF">
              <w:rPr>
                <w:rFonts w:ascii="標楷體" w:eastAsia="標楷體" w:hAnsi="標楷體" w:hint="eastAsia"/>
              </w:rPr>
              <w:t>月底日資料(每月15號18:30)</w:t>
            </w:r>
          </w:p>
          <w:p w14:paraId="1F7DC047" w14:textId="07B4601E" w:rsidR="005477FF" w:rsidRPr="004A1C2C"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4.</w:t>
            </w:r>
            <w:r w:rsidRPr="005477FF">
              <w:rPr>
                <w:rFonts w:ascii="標楷體" w:eastAsia="標楷體" w:hAnsi="標楷體" w:hint="eastAsia"/>
              </w:rPr>
              <w:t>不定期(</w:t>
            </w:r>
            <w:r>
              <w:rPr>
                <w:rFonts w:ascii="標楷體" w:eastAsia="標楷體" w:hAnsi="標楷體" w:hint="eastAsia"/>
              </w:rPr>
              <w:t>目前</w:t>
            </w:r>
            <w:r w:rsidRPr="005477FF">
              <w:rPr>
                <w:rFonts w:ascii="標楷體" w:eastAsia="標楷體" w:hAnsi="標楷體" w:hint="eastAsia"/>
              </w:rPr>
              <w:t>不會有會計師調整數)</w:t>
            </w:r>
          </w:p>
        </w:tc>
      </w:tr>
      <w:tr w:rsidR="005477FF" w:rsidRPr="008F20B5" w14:paraId="2721D41C" w14:textId="77777777" w:rsidTr="00BD7BCC">
        <w:trPr>
          <w:trHeight w:val="773"/>
        </w:trPr>
        <w:tc>
          <w:tcPr>
            <w:tcW w:w="1548" w:type="dxa"/>
            <w:tcBorders>
              <w:top w:val="single" w:sz="8" w:space="0" w:color="000000"/>
              <w:bottom w:val="single" w:sz="8" w:space="0" w:color="000000"/>
              <w:right w:val="single" w:sz="8" w:space="0" w:color="000000"/>
            </w:tcBorders>
            <w:shd w:val="clear" w:color="auto" w:fill="F3F3F3"/>
          </w:tcPr>
          <w:p w14:paraId="3C19AB2B" w14:textId="77777777" w:rsidR="005477FF" w:rsidRPr="004A1C2C" w:rsidRDefault="005477FF" w:rsidP="00BD7BCC">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69E924" w14:textId="04451A72" w:rsidR="005477FF" w:rsidRPr="00CE62A2" w:rsidRDefault="00CE62A2" w:rsidP="00CE62A2">
            <w:pPr>
              <w:ind w:left="269" w:hangingChars="112" w:hanging="269"/>
              <w:rPr>
                <w:rFonts w:ascii="標楷體" w:eastAsia="標楷體" w:hAnsi="標楷體"/>
              </w:rPr>
            </w:pPr>
            <w:r>
              <w:rPr>
                <w:rFonts w:ascii="標楷體" w:eastAsia="標楷體" w:hAnsi="標楷體" w:hint="eastAsia"/>
              </w:rPr>
              <w:t>進入交易按下確定按鈕</w:t>
            </w:r>
          </w:p>
        </w:tc>
      </w:tr>
      <w:tr w:rsidR="005477FF" w:rsidRPr="008F20B5" w14:paraId="3AB12C68" w14:textId="77777777" w:rsidTr="00BD7BCC">
        <w:trPr>
          <w:trHeight w:val="321"/>
        </w:trPr>
        <w:tc>
          <w:tcPr>
            <w:tcW w:w="1548" w:type="dxa"/>
            <w:tcBorders>
              <w:top w:val="single" w:sz="8" w:space="0" w:color="000000"/>
              <w:bottom w:val="single" w:sz="8" w:space="0" w:color="000000"/>
              <w:right w:val="single" w:sz="8" w:space="0" w:color="000000"/>
            </w:tcBorders>
            <w:shd w:val="clear" w:color="auto" w:fill="F3F3F3"/>
          </w:tcPr>
          <w:p w14:paraId="57D2FB54" w14:textId="77777777" w:rsidR="005477FF" w:rsidRPr="004A1C2C" w:rsidRDefault="005477FF" w:rsidP="00BD7BCC">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400B874" w14:textId="77777777" w:rsidR="005477FF" w:rsidRPr="004A1C2C" w:rsidRDefault="005477FF" w:rsidP="00BD7BCC">
            <w:pPr>
              <w:rPr>
                <w:rFonts w:ascii="標楷體" w:eastAsia="標楷體" w:hAnsi="標楷體"/>
              </w:rPr>
            </w:pPr>
          </w:p>
        </w:tc>
      </w:tr>
      <w:tr w:rsidR="005477FF" w:rsidRPr="008F20B5" w14:paraId="424DD99B" w14:textId="77777777" w:rsidTr="00BD7BCC">
        <w:trPr>
          <w:trHeight w:val="1311"/>
        </w:trPr>
        <w:tc>
          <w:tcPr>
            <w:tcW w:w="1548" w:type="dxa"/>
            <w:tcBorders>
              <w:top w:val="single" w:sz="8" w:space="0" w:color="000000"/>
              <w:bottom w:val="single" w:sz="8" w:space="0" w:color="000000"/>
              <w:right w:val="single" w:sz="8" w:space="0" w:color="000000"/>
            </w:tcBorders>
            <w:shd w:val="clear" w:color="auto" w:fill="F3F3F3"/>
          </w:tcPr>
          <w:p w14:paraId="3A016BB2" w14:textId="77777777" w:rsidR="005477FF" w:rsidRPr="004A1C2C" w:rsidRDefault="005477FF" w:rsidP="00BD7BCC">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38D644D" w14:textId="77777777" w:rsidR="005477FF" w:rsidRPr="004A1C2C" w:rsidRDefault="005477FF" w:rsidP="00BD7BCC">
            <w:pPr>
              <w:rPr>
                <w:rFonts w:ascii="標楷體" w:eastAsia="標楷體" w:hAnsi="標楷體"/>
              </w:rPr>
            </w:pPr>
          </w:p>
        </w:tc>
      </w:tr>
      <w:tr w:rsidR="005477FF" w:rsidRPr="008F20B5" w14:paraId="692D9E1C" w14:textId="77777777" w:rsidTr="00BD7BCC">
        <w:trPr>
          <w:trHeight w:val="278"/>
        </w:trPr>
        <w:tc>
          <w:tcPr>
            <w:tcW w:w="1548" w:type="dxa"/>
            <w:tcBorders>
              <w:top w:val="single" w:sz="8" w:space="0" w:color="000000"/>
              <w:bottom w:val="single" w:sz="8" w:space="0" w:color="000000"/>
              <w:right w:val="single" w:sz="8" w:space="0" w:color="000000"/>
            </w:tcBorders>
            <w:shd w:val="clear" w:color="auto" w:fill="F3F3F3"/>
          </w:tcPr>
          <w:p w14:paraId="3FA1DDE9" w14:textId="77777777" w:rsidR="005477FF" w:rsidRPr="004A1C2C" w:rsidRDefault="005477FF" w:rsidP="00BD7BCC">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FCAFBE0" w14:textId="77777777" w:rsidR="005477FF" w:rsidRPr="004A1C2C" w:rsidRDefault="005477FF" w:rsidP="00BD7BCC">
            <w:pPr>
              <w:rPr>
                <w:rFonts w:ascii="標楷體" w:eastAsia="標楷體" w:hAnsi="標楷體"/>
              </w:rPr>
            </w:pPr>
          </w:p>
        </w:tc>
      </w:tr>
      <w:tr w:rsidR="005477FF" w:rsidRPr="008F20B5" w14:paraId="5F618137" w14:textId="77777777" w:rsidTr="00BD7BCC">
        <w:trPr>
          <w:trHeight w:val="358"/>
        </w:trPr>
        <w:tc>
          <w:tcPr>
            <w:tcW w:w="1548" w:type="dxa"/>
            <w:tcBorders>
              <w:top w:val="single" w:sz="8" w:space="0" w:color="000000"/>
              <w:bottom w:val="single" w:sz="8" w:space="0" w:color="000000"/>
              <w:right w:val="single" w:sz="8" w:space="0" w:color="000000"/>
            </w:tcBorders>
            <w:shd w:val="clear" w:color="auto" w:fill="F3F3F3"/>
          </w:tcPr>
          <w:p w14:paraId="16177AEE" w14:textId="77777777" w:rsidR="005477FF" w:rsidRPr="004A1C2C" w:rsidRDefault="005477FF" w:rsidP="00BD7BCC">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1DD3BF60" w14:textId="77777777" w:rsidR="005477FF" w:rsidRPr="001D3B0E" w:rsidRDefault="005477FF" w:rsidP="00BD7BCC">
            <w:pPr>
              <w:ind w:left="269" w:hangingChars="112" w:hanging="269"/>
              <w:rPr>
                <w:rFonts w:ascii="標楷體" w:eastAsia="標楷體" w:hAnsi="標楷體"/>
              </w:rPr>
            </w:pPr>
          </w:p>
        </w:tc>
      </w:tr>
      <w:tr w:rsidR="005477FF" w:rsidRPr="008F20B5" w14:paraId="715DCFA5" w14:textId="77777777" w:rsidTr="00BD7BCC">
        <w:trPr>
          <w:trHeight w:val="278"/>
        </w:trPr>
        <w:tc>
          <w:tcPr>
            <w:tcW w:w="1548" w:type="dxa"/>
            <w:tcBorders>
              <w:top w:val="single" w:sz="8" w:space="0" w:color="000000"/>
              <w:bottom w:val="single" w:sz="8" w:space="0" w:color="000000"/>
              <w:right w:val="single" w:sz="8" w:space="0" w:color="000000"/>
            </w:tcBorders>
            <w:shd w:val="clear" w:color="auto" w:fill="F3F3F3"/>
          </w:tcPr>
          <w:p w14:paraId="3AA715CA" w14:textId="77777777" w:rsidR="005477FF" w:rsidRPr="004A1C2C" w:rsidRDefault="005477FF" w:rsidP="00BD7BCC">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6FBB50F" w14:textId="77777777" w:rsidR="005477FF" w:rsidRPr="004A1C2C" w:rsidRDefault="005477FF" w:rsidP="00BD7BCC">
            <w:pPr>
              <w:rPr>
                <w:rFonts w:ascii="標楷體" w:eastAsia="標楷體" w:hAnsi="標楷體"/>
              </w:rPr>
            </w:pPr>
          </w:p>
        </w:tc>
      </w:tr>
    </w:tbl>
    <w:p w14:paraId="36F3ECEB" w14:textId="77777777" w:rsidR="005477FF" w:rsidRPr="0068704E" w:rsidRDefault="005477FF" w:rsidP="005477FF">
      <w:pPr>
        <w:ind w:left="1440"/>
      </w:pPr>
    </w:p>
    <w:p w14:paraId="46D4D680" w14:textId="77777777" w:rsidR="005477FF" w:rsidRPr="00AB764C" w:rsidRDefault="005477FF" w:rsidP="005477FF">
      <w:pPr>
        <w:pStyle w:val="a"/>
        <w:numPr>
          <w:ilvl w:val="0"/>
          <w:numId w:val="41"/>
        </w:numPr>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5477FF" w:rsidRPr="0022279A" w14:paraId="1A4BC36A" w14:textId="77777777" w:rsidTr="00BD7BCC">
        <w:tc>
          <w:tcPr>
            <w:tcW w:w="851" w:type="dxa"/>
            <w:shd w:val="clear" w:color="auto" w:fill="D9D9D9" w:themeFill="background1" w:themeFillShade="D9"/>
          </w:tcPr>
          <w:p w14:paraId="6E35D240"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1CFD4B7"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D2046E0"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說明</w:t>
            </w:r>
          </w:p>
        </w:tc>
      </w:tr>
      <w:tr w:rsidR="005477FF" w:rsidRPr="0022279A" w14:paraId="7E30F538" w14:textId="77777777" w:rsidTr="00BD7BCC">
        <w:tc>
          <w:tcPr>
            <w:tcW w:w="851" w:type="dxa"/>
          </w:tcPr>
          <w:p w14:paraId="67946A49"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rPr>
              <w:t>1</w:t>
            </w:r>
          </w:p>
        </w:tc>
        <w:tc>
          <w:tcPr>
            <w:tcW w:w="3118" w:type="dxa"/>
          </w:tcPr>
          <w:p w14:paraId="43BE55E0" w14:textId="16AD490C" w:rsidR="005477FF" w:rsidRPr="0022279A" w:rsidRDefault="005551EF" w:rsidP="00BD7BCC">
            <w:pPr>
              <w:rPr>
                <w:rFonts w:ascii="標楷體" w:eastAsia="標楷體" w:hAnsi="標楷體"/>
              </w:rPr>
            </w:pPr>
            <w:proofErr w:type="spellStart"/>
            <w:r w:rsidRPr="005551EF">
              <w:rPr>
                <w:rFonts w:ascii="標楷體" w:eastAsia="標楷體" w:hAnsi="標楷體"/>
              </w:rPr>
              <w:t>MonthlyFacBal</w:t>
            </w:r>
            <w:proofErr w:type="spellEnd"/>
          </w:p>
        </w:tc>
        <w:tc>
          <w:tcPr>
            <w:tcW w:w="4110" w:type="dxa"/>
          </w:tcPr>
          <w:p w14:paraId="77F146AB" w14:textId="5CE11A20" w:rsidR="005477FF" w:rsidRPr="0022279A" w:rsidRDefault="005551EF" w:rsidP="00BD7BCC">
            <w:pPr>
              <w:rPr>
                <w:rFonts w:ascii="標楷體" w:eastAsia="標楷體" w:hAnsi="標楷體"/>
              </w:rPr>
            </w:pPr>
            <w:r w:rsidRPr="005551EF">
              <w:rPr>
                <w:rFonts w:ascii="標楷體" w:eastAsia="標楷體" w:hAnsi="標楷體" w:hint="eastAsia"/>
              </w:rPr>
              <w:t>額度月報工作檔</w:t>
            </w:r>
          </w:p>
        </w:tc>
      </w:tr>
      <w:tr w:rsidR="005551EF" w:rsidRPr="0022279A" w14:paraId="17B28787" w14:textId="77777777" w:rsidTr="00BD7BCC">
        <w:tc>
          <w:tcPr>
            <w:tcW w:w="851" w:type="dxa"/>
          </w:tcPr>
          <w:p w14:paraId="2F84FC21" w14:textId="6DC2D243" w:rsidR="005551EF" w:rsidRPr="0022279A" w:rsidRDefault="005551EF" w:rsidP="00BD7BCC">
            <w:pPr>
              <w:jc w:val="center"/>
              <w:rPr>
                <w:rFonts w:ascii="標楷體" w:eastAsia="標楷體" w:hAnsi="標楷體"/>
              </w:rPr>
            </w:pPr>
            <w:r>
              <w:rPr>
                <w:rFonts w:ascii="標楷體" w:eastAsia="標楷體" w:hAnsi="標楷體" w:hint="eastAsia"/>
              </w:rPr>
              <w:t>2</w:t>
            </w:r>
          </w:p>
        </w:tc>
        <w:tc>
          <w:tcPr>
            <w:tcW w:w="3118" w:type="dxa"/>
          </w:tcPr>
          <w:p w14:paraId="1BC94D6A" w14:textId="35302F14" w:rsidR="005551EF" w:rsidRPr="005551EF" w:rsidRDefault="005551EF" w:rsidP="00BD7BCC">
            <w:pPr>
              <w:rPr>
                <w:rFonts w:ascii="標楷體" w:eastAsia="標楷體" w:hAnsi="標楷體"/>
              </w:rPr>
            </w:pPr>
            <w:proofErr w:type="spellStart"/>
            <w:r w:rsidRPr="005551EF">
              <w:rPr>
                <w:rFonts w:ascii="標楷體" w:eastAsia="標楷體" w:hAnsi="標楷體"/>
              </w:rPr>
              <w:t>CustMain</w:t>
            </w:r>
            <w:proofErr w:type="spellEnd"/>
          </w:p>
        </w:tc>
        <w:tc>
          <w:tcPr>
            <w:tcW w:w="4110" w:type="dxa"/>
          </w:tcPr>
          <w:p w14:paraId="14ABA3AB" w14:textId="45815FBE" w:rsidR="005551EF" w:rsidRPr="000728BC" w:rsidRDefault="005551EF" w:rsidP="00BD7BCC">
            <w:pPr>
              <w:rPr>
                <w:rFonts w:ascii="標楷體" w:eastAsia="標楷體" w:hAnsi="標楷體"/>
              </w:rPr>
            </w:pPr>
            <w:r w:rsidRPr="005551EF">
              <w:rPr>
                <w:rFonts w:ascii="標楷體" w:eastAsia="標楷體" w:hAnsi="標楷體" w:hint="eastAsia"/>
              </w:rPr>
              <w:t>客戶資料主檔</w:t>
            </w:r>
          </w:p>
        </w:tc>
      </w:tr>
      <w:tr w:rsidR="005551EF" w:rsidRPr="0022279A" w14:paraId="091C96BA" w14:textId="77777777" w:rsidTr="00BD7BCC">
        <w:tc>
          <w:tcPr>
            <w:tcW w:w="851" w:type="dxa"/>
          </w:tcPr>
          <w:p w14:paraId="1EA9920A" w14:textId="5AC0D565" w:rsidR="005551EF" w:rsidRPr="0022279A" w:rsidRDefault="005551EF" w:rsidP="00BD7BCC">
            <w:pPr>
              <w:jc w:val="center"/>
              <w:rPr>
                <w:rFonts w:ascii="標楷體" w:eastAsia="標楷體" w:hAnsi="標楷體"/>
              </w:rPr>
            </w:pPr>
            <w:r>
              <w:rPr>
                <w:rFonts w:ascii="標楷體" w:eastAsia="標楷體" w:hAnsi="標楷體" w:hint="eastAsia"/>
              </w:rPr>
              <w:t>3</w:t>
            </w:r>
          </w:p>
        </w:tc>
        <w:tc>
          <w:tcPr>
            <w:tcW w:w="3118" w:type="dxa"/>
          </w:tcPr>
          <w:p w14:paraId="6A544A38" w14:textId="68AAE696" w:rsidR="005551EF" w:rsidRPr="005551EF" w:rsidRDefault="005551EF" w:rsidP="00BD7BCC">
            <w:pPr>
              <w:rPr>
                <w:rFonts w:ascii="標楷體" w:eastAsia="標楷體" w:hAnsi="標楷體"/>
              </w:rPr>
            </w:pPr>
            <w:proofErr w:type="spellStart"/>
            <w:r w:rsidRPr="005551EF">
              <w:rPr>
                <w:rFonts w:ascii="標楷體" w:eastAsia="標楷體" w:hAnsi="標楷體"/>
              </w:rPr>
              <w:t>FacMain</w:t>
            </w:r>
            <w:proofErr w:type="spellEnd"/>
          </w:p>
        </w:tc>
        <w:tc>
          <w:tcPr>
            <w:tcW w:w="4110" w:type="dxa"/>
          </w:tcPr>
          <w:p w14:paraId="3EB03636" w14:textId="562D477B" w:rsidR="005551EF" w:rsidRPr="000728BC" w:rsidRDefault="005551EF" w:rsidP="00BD7BCC">
            <w:pPr>
              <w:rPr>
                <w:rFonts w:ascii="標楷體" w:eastAsia="標楷體" w:hAnsi="標楷體"/>
              </w:rPr>
            </w:pPr>
            <w:r w:rsidRPr="005551EF">
              <w:rPr>
                <w:rFonts w:ascii="標楷體" w:eastAsia="標楷體" w:hAnsi="標楷體" w:hint="eastAsia"/>
              </w:rPr>
              <w:t>額度主檔</w:t>
            </w:r>
          </w:p>
        </w:tc>
      </w:tr>
      <w:tr w:rsidR="005551EF" w:rsidRPr="0022279A" w14:paraId="70200624" w14:textId="77777777" w:rsidTr="00BD7BCC">
        <w:tc>
          <w:tcPr>
            <w:tcW w:w="851" w:type="dxa"/>
          </w:tcPr>
          <w:p w14:paraId="3544BB0B" w14:textId="26ADE4EF" w:rsidR="005551EF" w:rsidRPr="0022279A" w:rsidRDefault="005551EF" w:rsidP="00BD7BCC">
            <w:pPr>
              <w:jc w:val="center"/>
              <w:rPr>
                <w:rFonts w:ascii="標楷體" w:eastAsia="標楷體" w:hAnsi="標楷體"/>
              </w:rPr>
            </w:pPr>
            <w:r>
              <w:rPr>
                <w:rFonts w:ascii="標楷體" w:eastAsia="標楷體" w:hAnsi="標楷體" w:hint="eastAsia"/>
              </w:rPr>
              <w:t>4</w:t>
            </w:r>
          </w:p>
        </w:tc>
        <w:tc>
          <w:tcPr>
            <w:tcW w:w="3118" w:type="dxa"/>
          </w:tcPr>
          <w:p w14:paraId="28C856C9" w14:textId="72910C35" w:rsidR="005551EF" w:rsidRPr="005551EF" w:rsidRDefault="005551EF" w:rsidP="00BD7BCC">
            <w:pPr>
              <w:rPr>
                <w:rFonts w:ascii="標楷體" w:eastAsia="標楷體" w:hAnsi="標楷體"/>
              </w:rPr>
            </w:pPr>
            <w:proofErr w:type="spellStart"/>
            <w:r w:rsidRPr="005551EF">
              <w:rPr>
                <w:rFonts w:ascii="標楷體" w:eastAsia="標楷體" w:hAnsi="標楷體"/>
              </w:rPr>
              <w:t>ClImm</w:t>
            </w:r>
            <w:proofErr w:type="spellEnd"/>
          </w:p>
        </w:tc>
        <w:tc>
          <w:tcPr>
            <w:tcW w:w="4110" w:type="dxa"/>
          </w:tcPr>
          <w:p w14:paraId="28B62E6E" w14:textId="241BF21C" w:rsidR="005551EF" w:rsidRPr="000728BC" w:rsidRDefault="005551EF" w:rsidP="00BD7BCC">
            <w:pPr>
              <w:rPr>
                <w:rFonts w:ascii="標楷體" w:eastAsia="標楷體" w:hAnsi="標楷體"/>
              </w:rPr>
            </w:pPr>
            <w:r w:rsidRPr="005551EF">
              <w:rPr>
                <w:rFonts w:ascii="標楷體" w:eastAsia="標楷體" w:hAnsi="標楷體" w:hint="eastAsia"/>
              </w:rPr>
              <w:t>擔保品不動產檔</w:t>
            </w:r>
          </w:p>
        </w:tc>
      </w:tr>
    </w:tbl>
    <w:p w14:paraId="373C6326" w14:textId="77777777" w:rsidR="005477FF" w:rsidRDefault="005477FF" w:rsidP="005477FF">
      <w:pPr>
        <w:ind w:left="1440"/>
      </w:pPr>
    </w:p>
    <w:p w14:paraId="22B481BF" w14:textId="3EAEC7E7" w:rsidR="005477FF" w:rsidRDefault="005477FF" w:rsidP="005477FF">
      <w:pPr>
        <w:pStyle w:val="a"/>
        <w:numPr>
          <w:ilvl w:val="0"/>
          <w:numId w:val="41"/>
        </w:numPr>
        <w:spacing w:before="0"/>
      </w:pPr>
      <w:r w:rsidRPr="00723606">
        <w:t>UI</w:t>
      </w:r>
      <w:r w:rsidRPr="00723606">
        <w:rPr>
          <w:rFonts w:hint="eastAsia"/>
        </w:rPr>
        <w:t>畫面</w:t>
      </w:r>
    </w:p>
    <w:p w14:paraId="5237C42E" w14:textId="66C0ABCE" w:rsidR="005551EF" w:rsidRPr="005551EF" w:rsidRDefault="001F7D5F" w:rsidP="005551EF">
      <w:r w:rsidRPr="001F7D5F">
        <w:rPr>
          <w:noProof/>
        </w:rPr>
        <w:drawing>
          <wp:inline distT="0" distB="0" distL="0" distR="0" wp14:anchorId="088BF8A6" wp14:editId="46DB082A">
            <wp:extent cx="6479540" cy="1537970"/>
            <wp:effectExtent l="0" t="0" r="0" b="508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1537970"/>
                    </a:xfrm>
                    <a:prstGeom prst="rect">
                      <a:avLst/>
                    </a:prstGeom>
                  </pic:spPr>
                </pic:pic>
              </a:graphicData>
            </a:graphic>
          </wp:inline>
        </w:drawing>
      </w:r>
    </w:p>
    <w:p w14:paraId="01E2472B" w14:textId="4AE0E0C1" w:rsidR="005477FF" w:rsidRDefault="005477FF" w:rsidP="005477FF"/>
    <w:p w14:paraId="7ED5C965" w14:textId="3EB11930" w:rsidR="00081CE8" w:rsidRDefault="00081CE8" w:rsidP="00081CE8">
      <w:pPr>
        <w:pStyle w:val="a"/>
        <w:numPr>
          <w:ilvl w:val="0"/>
          <w:numId w:val="41"/>
        </w:numPr>
        <w:spacing w:before="0"/>
      </w:pP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3"/>
        <w:gridCol w:w="1230"/>
        <w:gridCol w:w="753"/>
        <w:gridCol w:w="863"/>
        <w:gridCol w:w="2256"/>
        <w:gridCol w:w="778"/>
        <w:gridCol w:w="656"/>
        <w:gridCol w:w="3263"/>
      </w:tblGrid>
      <w:tr w:rsidR="00081CE8" w:rsidRPr="00456B60" w14:paraId="6DBCBE0A" w14:textId="77777777" w:rsidTr="001F7D5F">
        <w:trPr>
          <w:trHeight w:val="388"/>
          <w:tblHeader/>
          <w:jc w:val="center"/>
        </w:trPr>
        <w:tc>
          <w:tcPr>
            <w:tcW w:w="523" w:type="dxa"/>
            <w:vMerge w:val="restart"/>
            <w:shd w:val="clear" w:color="auto" w:fill="D9D9D9"/>
          </w:tcPr>
          <w:p w14:paraId="6A9C3215" w14:textId="77777777" w:rsidR="00081CE8" w:rsidRPr="00456B60" w:rsidRDefault="00081CE8" w:rsidP="000D6E72">
            <w:pPr>
              <w:rPr>
                <w:rFonts w:ascii="標楷體" w:eastAsia="標楷體" w:hAnsi="標楷體"/>
              </w:rPr>
            </w:pPr>
            <w:r w:rsidRPr="00456B60">
              <w:rPr>
                <w:rFonts w:ascii="標楷體" w:eastAsia="標楷體" w:hAnsi="標楷體"/>
              </w:rPr>
              <w:lastRenderedPageBreak/>
              <w:t>序號</w:t>
            </w:r>
          </w:p>
        </w:tc>
        <w:tc>
          <w:tcPr>
            <w:tcW w:w="1230" w:type="dxa"/>
            <w:vMerge w:val="restart"/>
            <w:shd w:val="clear" w:color="auto" w:fill="D9D9D9"/>
          </w:tcPr>
          <w:p w14:paraId="053A3C5B" w14:textId="77777777" w:rsidR="00081CE8" w:rsidRPr="00456B60" w:rsidRDefault="00081CE8" w:rsidP="000D6E72">
            <w:pPr>
              <w:rPr>
                <w:rFonts w:ascii="標楷體" w:eastAsia="標楷體" w:hAnsi="標楷體"/>
              </w:rPr>
            </w:pPr>
            <w:r w:rsidRPr="00456B60">
              <w:rPr>
                <w:rFonts w:ascii="標楷體" w:eastAsia="標楷體" w:hAnsi="標楷體"/>
              </w:rPr>
              <w:t>欄位</w:t>
            </w:r>
          </w:p>
        </w:tc>
        <w:tc>
          <w:tcPr>
            <w:tcW w:w="5306" w:type="dxa"/>
            <w:gridSpan w:val="5"/>
            <w:shd w:val="clear" w:color="auto" w:fill="D9D9D9"/>
          </w:tcPr>
          <w:p w14:paraId="262A11AD" w14:textId="77777777" w:rsidR="00081CE8" w:rsidRPr="00456B60" w:rsidRDefault="00081CE8" w:rsidP="000D6E72">
            <w:pPr>
              <w:jc w:val="center"/>
              <w:rPr>
                <w:rFonts w:ascii="標楷體" w:eastAsia="標楷體" w:hAnsi="標楷體"/>
              </w:rPr>
            </w:pPr>
            <w:r w:rsidRPr="00456B60">
              <w:rPr>
                <w:rFonts w:ascii="標楷體" w:eastAsia="標楷體" w:hAnsi="標楷體"/>
              </w:rPr>
              <w:t>說明</w:t>
            </w:r>
          </w:p>
        </w:tc>
        <w:tc>
          <w:tcPr>
            <w:tcW w:w="3263" w:type="dxa"/>
            <w:vMerge w:val="restart"/>
            <w:shd w:val="clear" w:color="auto" w:fill="D9D9D9"/>
          </w:tcPr>
          <w:p w14:paraId="36F4F08A" w14:textId="77777777" w:rsidR="00081CE8" w:rsidRPr="00456B60" w:rsidRDefault="00081CE8" w:rsidP="000D6E72">
            <w:pPr>
              <w:rPr>
                <w:rFonts w:ascii="標楷體" w:eastAsia="標楷體" w:hAnsi="標楷體"/>
              </w:rPr>
            </w:pPr>
            <w:r w:rsidRPr="00456B60">
              <w:rPr>
                <w:rFonts w:ascii="標楷體" w:eastAsia="標楷體" w:hAnsi="標楷體"/>
              </w:rPr>
              <w:t>處理邏輯及注意事項</w:t>
            </w:r>
          </w:p>
        </w:tc>
      </w:tr>
      <w:tr w:rsidR="00081CE8" w:rsidRPr="00456B60" w14:paraId="77728BD9" w14:textId="77777777" w:rsidTr="001F7D5F">
        <w:trPr>
          <w:trHeight w:val="244"/>
          <w:tblHeader/>
          <w:jc w:val="center"/>
        </w:trPr>
        <w:tc>
          <w:tcPr>
            <w:tcW w:w="523" w:type="dxa"/>
            <w:vMerge/>
            <w:shd w:val="clear" w:color="auto" w:fill="D9D9D9"/>
          </w:tcPr>
          <w:p w14:paraId="7CD372A6" w14:textId="77777777" w:rsidR="00081CE8" w:rsidRPr="00456B60" w:rsidRDefault="00081CE8" w:rsidP="000D6E72">
            <w:pPr>
              <w:rPr>
                <w:rFonts w:ascii="標楷體" w:eastAsia="標楷體" w:hAnsi="標楷體"/>
              </w:rPr>
            </w:pPr>
          </w:p>
        </w:tc>
        <w:tc>
          <w:tcPr>
            <w:tcW w:w="1230" w:type="dxa"/>
            <w:vMerge/>
            <w:shd w:val="clear" w:color="auto" w:fill="D9D9D9"/>
          </w:tcPr>
          <w:p w14:paraId="56E25598" w14:textId="77777777" w:rsidR="00081CE8" w:rsidRPr="00456B60" w:rsidRDefault="00081CE8" w:rsidP="000D6E72">
            <w:pPr>
              <w:rPr>
                <w:rFonts w:ascii="標楷體" w:eastAsia="標楷體" w:hAnsi="標楷體"/>
              </w:rPr>
            </w:pPr>
          </w:p>
        </w:tc>
        <w:tc>
          <w:tcPr>
            <w:tcW w:w="753" w:type="dxa"/>
            <w:shd w:val="clear" w:color="auto" w:fill="D9D9D9"/>
          </w:tcPr>
          <w:p w14:paraId="43FA9BD5" w14:textId="77777777" w:rsidR="00081CE8" w:rsidRPr="00456B60" w:rsidRDefault="00081CE8" w:rsidP="000D6E72">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863" w:type="dxa"/>
            <w:shd w:val="clear" w:color="auto" w:fill="D9D9D9"/>
          </w:tcPr>
          <w:p w14:paraId="00391EA3" w14:textId="77777777" w:rsidR="00081CE8" w:rsidRPr="00456B60" w:rsidRDefault="00081CE8" w:rsidP="000D6E72">
            <w:pPr>
              <w:rPr>
                <w:rFonts w:ascii="標楷體" w:eastAsia="標楷體" w:hAnsi="標楷體"/>
              </w:rPr>
            </w:pPr>
            <w:r w:rsidRPr="00456B60">
              <w:rPr>
                <w:rFonts w:ascii="標楷體" w:eastAsia="標楷體" w:hAnsi="標楷體"/>
              </w:rPr>
              <w:t>預設值</w:t>
            </w:r>
          </w:p>
        </w:tc>
        <w:tc>
          <w:tcPr>
            <w:tcW w:w="2256" w:type="dxa"/>
            <w:shd w:val="clear" w:color="auto" w:fill="D9D9D9"/>
          </w:tcPr>
          <w:p w14:paraId="2A59080A" w14:textId="77777777" w:rsidR="00081CE8" w:rsidRPr="00456B60" w:rsidRDefault="00081CE8" w:rsidP="000D6E72">
            <w:pPr>
              <w:rPr>
                <w:rFonts w:ascii="標楷體" w:eastAsia="標楷體" w:hAnsi="標楷體"/>
              </w:rPr>
            </w:pPr>
            <w:r w:rsidRPr="00456B60">
              <w:rPr>
                <w:rFonts w:ascii="標楷體" w:eastAsia="標楷體" w:hAnsi="標楷體"/>
              </w:rPr>
              <w:t>選單內容</w:t>
            </w:r>
          </w:p>
        </w:tc>
        <w:tc>
          <w:tcPr>
            <w:tcW w:w="778" w:type="dxa"/>
            <w:shd w:val="clear" w:color="auto" w:fill="D9D9D9"/>
          </w:tcPr>
          <w:p w14:paraId="349643A6" w14:textId="77777777" w:rsidR="00081CE8" w:rsidRPr="00456B60" w:rsidRDefault="00081CE8" w:rsidP="000D6E72">
            <w:pPr>
              <w:rPr>
                <w:rFonts w:ascii="標楷體" w:eastAsia="標楷體" w:hAnsi="標楷體"/>
              </w:rPr>
            </w:pPr>
            <w:r w:rsidRPr="00456B60">
              <w:rPr>
                <w:rFonts w:ascii="標楷體" w:eastAsia="標楷體" w:hAnsi="標楷體"/>
              </w:rPr>
              <w:t>必填</w:t>
            </w:r>
          </w:p>
        </w:tc>
        <w:tc>
          <w:tcPr>
            <w:tcW w:w="656" w:type="dxa"/>
            <w:shd w:val="clear" w:color="auto" w:fill="D9D9D9"/>
          </w:tcPr>
          <w:p w14:paraId="03ADFB45" w14:textId="77777777" w:rsidR="00081CE8" w:rsidRPr="00456B60" w:rsidRDefault="00081CE8" w:rsidP="000D6E72">
            <w:pPr>
              <w:rPr>
                <w:rFonts w:ascii="標楷體" w:eastAsia="標楷體" w:hAnsi="標楷體"/>
              </w:rPr>
            </w:pPr>
            <w:r w:rsidRPr="00456B60">
              <w:rPr>
                <w:rFonts w:ascii="標楷體" w:eastAsia="標楷體" w:hAnsi="標楷體"/>
              </w:rPr>
              <w:t>R/W</w:t>
            </w:r>
          </w:p>
        </w:tc>
        <w:tc>
          <w:tcPr>
            <w:tcW w:w="3263" w:type="dxa"/>
            <w:vMerge/>
            <w:shd w:val="clear" w:color="auto" w:fill="D9D9D9"/>
          </w:tcPr>
          <w:p w14:paraId="448D2FE0" w14:textId="77777777" w:rsidR="00081CE8" w:rsidRPr="00456B60" w:rsidRDefault="00081CE8" w:rsidP="000D6E72">
            <w:pPr>
              <w:rPr>
                <w:rFonts w:ascii="標楷體" w:eastAsia="標楷體" w:hAnsi="標楷體"/>
              </w:rPr>
            </w:pPr>
          </w:p>
        </w:tc>
      </w:tr>
      <w:tr w:rsidR="001F7D5F" w:rsidRPr="00456B60" w14:paraId="3E983A84" w14:textId="77777777" w:rsidTr="001F7D5F">
        <w:trPr>
          <w:trHeight w:val="244"/>
          <w:jc w:val="center"/>
        </w:trPr>
        <w:tc>
          <w:tcPr>
            <w:tcW w:w="523" w:type="dxa"/>
          </w:tcPr>
          <w:p w14:paraId="006BFE1F" w14:textId="77777777"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1</w:t>
            </w:r>
          </w:p>
        </w:tc>
        <w:tc>
          <w:tcPr>
            <w:tcW w:w="1230" w:type="dxa"/>
          </w:tcPr>
          <w:p w14:paraId="4A008928" w14:textId="462A920A" w:rsidR="001F7D5F" w:rsidRPr="00334182" w:rsidRDefault="001F7D5F" w:rsidP="001F7D5F">
            <w:pPr>
              <w:rPr>
                <w:rFonts w:ascii="標楷體" w:eastAsia="標楷體" w:hAnsi="標楷體"/>
                <w:highlight w:val="yellow"/>
                <w:lang w:eastAsia="zh-HK"/>
              </w:rPr>
            </w:pPr>
            <w:r w:rsidRPr="00334182">
              <w:rPr>
                <w:rFonts w:ascii="標楷體" w:eastAsia="標楷體" w:hAnsi="標楷體" w:hint="eastAsia"/>
                <w:highlight w:val="yellow"/>
                <w:lang w:eastAsia="zh-HK"/>
              </w:rPr>
              <w:t>版本</w:t>
            </w:r>
          </w:p>
        </w:tc>
        <w:tc>
          <w:tcPr>
            <w:tcW w:w="753" w:type="dxa"/>
          </w:tcPr>
          <w:p w14:paraId="119AAF95" w14:textId="5DC5ABF5"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2</w:t>
            </w:r>
          </w:p>
        </w:tc>
        <w:tc>
          <w:tcPr>
            <w:tcW w:w="863" w:type="dxa"/>
          </w:tcPr>
          <w:p w14:paraId="764EA338" w14:textId="77777777" w:rsidR="001F7D5F" w:rsidRPr="00334182" w:rsidRDefault="001F7D5F" w:rsidP="001F7D5F">
            <w:pPr>
              <w:rPr>
                <w:rFonts w:ascii="標楷體" w:eastAsia="標楷體" w:hAnsi="標楷體"/>
                <w:highlight w:val="yellow"/>
              </w:rPr>
            </w:pPr>
          </w:p>
        </w:tc>
        <w:tc>
          <w:tcPr>
            <w:tcW w:w="2256" w:type="dxa"/>
          </w:tcPr>
          <w:p w14:paraId="0B205B9F" w14:textId="77777777" w:rsidR="001F7D5F" w:rsidRPr="00334182" w:rsidRDefault="001F7D5F" w:rsidP="001F7D5F">
            <w:pPr>
              <w:ind w:left="2"/>
              <w:rPr>
                <w:rFonts w:ascii="標楷體" w:eastAsia="標楷體" w:hAnsi="標楷體" w:cs="細明體"/>
                <w:spacing w:val="15"/>
                <w:kern w:val="0"/>
                <w:highlight w:val="yellow"/>
              </w:rPr>
            </w:pPr>
            <w:r w:rsidRPr="00334182">
              <w:rPr>
                <w:rFonts w:ascii="標楷體" w:eastAsia="標楷體" w:hAnsi="標楷體" w:cs="細明體" w:hint="eastAsia"/>
                <w:spacing w:val="15"/>
                <w:kern w:val="0"/>
                <w:highlight w:val="yellow"/>
              </w:rPr>
              <w:t>下拉選單</w:t>
            </w:r>
          </w:p>
          <w:p w14:paraId="7367A957" w14:textId="2E4D6B2F" w:rsidR="001F7D5F" w:rsidRPr="00334182" w:rsidRDefault="001F7D5F" w:rsidP="001F7D5F">
            <w:pPr>
              <w:ind w:left="2"/>
              <w:rPr>
                <w:rFonts w:ascii="標楷體" w:eastAsia="標楷體" w:hAnsi="標楷體"/>
                <w:highlight w:val="yellow"/>
              </w:rPr>
            </w:pPr>
            <w:r w:rsidRPr="00334182">
              <w:rPr>
                <w:rFonts w:ascii="標楷體" w:eastAsia="標楷體" w:hAnsi="標楷體" w:hint="eastAsia"/>
                <w:highlight w:val="yellow"/>
              </w:rPr>
              <w:t>依據</w:t>
            </w:r>
            <w:proofErr w:type="spellStart"/>
            <w:r w:rsidRPr="00334182">
              <w:rPr>
                <w:rFonts w:ascii="標楷體" w:eastAsia="標楷體" w:hAnsi="標楷體" w:hint="eastAsia"/>
                <w:highlight w:val="yellow"/>
              </w:rPr>
              <w:t>Cd</w:t>
            </w:r>
            <w:r w:rsidRPr="00334182">
              <w:rPr>
                <w:rFonts w:ascii="標楷體" w:eastAsia="標楷體" w:hAnsi="標楷體"/>
                <w:highlight w:val="yellow"/>
              </w:rPr>
              <w:t>Code</w:t>
            </w:r>
            <w:proofErr w:type="spellEnd"/>
            <w:r w:rsidRPr="00334182">
              <w:rPr>
                <w:rFonts w:ascii="標楷體" w:eastAsia="標楷體" w:hAnsi="標楷體" w:hint="eastAsia"/>
                <w:highlight w:val="yellow"/>
              </w:rPr>
              <w:t>的</w:t>
            </w:r>
            <w:proofErr w:type="spellStart"/>
            <w:r w:rsidRPr="00334182">
              <w:rPr>
                <w:rFonts w:ascii="標楷體" w:eastAsia="標楷體" w:hAnsi="標楷體"/>
                <w:highlight w:val="yellow"/>
              </w:rPr>
              <w:t>DefCode</w:t>
            </w:r>
            <w:proofErr w:type="spellEnd"/>
            <w:r w:rsidRPr="00334182">
              <w:rPr>
                <w:rFonts w:ascii="標楷體" w:eastAsia="標楷體" w:hAnsi="標楷體" w:hint="eastAsia"/>
                <w:highlight w:val="yellow"/>
              </w:rPr>
              <w:t>=</w:t>
            </w:r>
            <w:r w:rsidRPr="00334182">
              <w:rPr>
                <w:rFonts w:ascii="標楷體" w:eastAsia="標楷體" w:hAnsi="標楷體"/>
                <w:highlight w:val="yellow"/>
              </w:rPr>
              <w:t xml:space="preserve"> </w:t>
            </w:r>
            <w:proofErr w:type="spellStart"/>
            <w:r w:rsidRPr="00334182">
              <w:rPr>
                <w:rFonts w:ascii="標楷體" w:eastAsia="標楷體" w:hAnsi="標楷體"/>
                <w:highlight w:val="yellow"/>
              </w:rPr>
              <w:t>IcsVersion</w:t>
            </w:r>
            <w:proofErr w:type="spellEnd"/>
          </w:p>
          <w:p w14:paraId="41D88F1C" w14:textId="6AD872DA"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限[啟用記號(</w:t>
            </w:r>
            <w:r w:rsidRPr="00334182">
              <w:rPr>
                <w:rFonts w:ascii="標楷體" w:eastAsia="標楷體" w:hAnsi="標楷體"/>
                <w:highlight w:val="yellow"/>
              </w:rPr>
              <w:t>Enable</w:t>
            </w:r>
            <w:r w:rsidRPr="00334182">
              <w:rPr>
                <w:rFonts w:ascii="標楷體" w:eastAsia="標楷體" w:hAnsi="標楷體" w:hint="eastAsia"/>
                <w:highlight w:val="yellow"/>
              </w:rPr>
              <w:t>)]</w:t>
            </w:r>
            <w:r w:rsidRPr="00334182">
              <w:rPr>
                <w:rFonts w:ascii="標楷體" w:eastAsia="標楷體" w:hAnsi="標楷體"/>
                <w:highlight w:val="yellow"/>
              </w:rPr>
              <w:t>=[Y.</w:t>
            </w:r>
            <w:r w:rsidRPr="00334182">
              <w:rPr>
                <w:rFonts w:ascii="標楷體" w:eastAsia="標楷體" w:hAnsi="標楷體" w:hint="eastAsia"/>
                <w:highlight w:val="yellow"/>
              </w:rPr>
              <w:t>啟用]</w:t>
            </w:r>
            <w:r w:rsidRPr="00334182">
              <w:rPr>
                <w:rFonts w:ascii="標楷體" w:eastAsia="標楷體" w:hAnsi="標楷體" w:cs="細明體" w:hint="eastAsia"/>
                <w:spacing w:val="15"/>
                <w:kern w:val="0"/>
                <w:highlight w:val="yellow"/>
              </w:rPr>
              <w:t xml:space="preserve"> [</w:t>
            </w:r>
            <w:r w:rsidRPr="00334182">
              <w:rPr>
                <w:rFonts w:ascii="標楷體" w:eastAsia="標楷體" w:hAnsi="標楷體" w:cs="細明體" w:hint="eastAsia"/>
                <w:spacing w:val="15"/>
                <w:kern w:val="0"/>
                <w:highlight w:val="yellow"/>
                <w:lang w:eastAsia="zh-HK"/>
              </w:rPr>
              <w:t>選單</w:t>
            </w:r>
            <w:r w:rsidRPr="00334182">
              <w:rPr>
                <w:rFonts w:ascii="標楷體" w:eastAsia="標楷體" w:hAnsi="標楷體" w:cs="細明體"/>
                <w:spacing w:val="15"/>
                <w:kern w:val="0"/>
                <w:highlight w:val="yellow"/>
              </w:rPr>
              <w:t>1</w:t>
            </w:r>
            <w:r w:rsidRPr="00334182">
              <w:rPr>
                <w:rFonts w:ascii="標楷體" w:eastAsia="標楷體" w:hAnsi="標楷體" w:cs="細明體" w:hint="eastAsia"/>
                <w:spacing w:val="15"/>
                <w:kern w:val="0"/>
                <w:highlight w:val="yellow"/>
              </w:rPr>
              <w:t>/L60</w:t>
            </w:r>
            <w:r w:rsidRPr="00334182">
              <w:rPr>
                <w:rFonts w:ascii="標楷體" w:eastAsia="標楷體" w:hAnsi="標楷體" w:cs="細明體"/>
                <w:spacing w:val="15"/>
                <w:kern w:val="0"/>
                <w:highlight w:val="yellow"/>
              </w:rPr>
              <w:t>64</w:t>
            </w:r>
            <w:r w:rsidRPr="00334182">
              <w:rPr>
                <w:rFonts w:ascii="標楷體" w:eastAsia="標楷體" w:hAnsi="標楷體" w:cs="細明體" w:hint="eastAsia"/>
                <w:spacing w:val="15"/>
                <w:kern w:val="0"/>
                <w:highlight w:val="yellow"/>
              </w:rPr>
              <w:t>]</w:t>
            </w:r>
          </w:p>
        </w:tc>
        <w:tc>
          <w:tcPr>
            <w:tcW w:w="778" w:type="dxa"/>
          </w:tcPr>
          <w:p w14:paraId="2BF6F113" w14:textId="7DE09670"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V</w:t>
            </w:r>
          </w:p>
        </w:tc>
        <w:tc>
          <w:tcPr>
            <w:tcW w:w="656" w:type="dxa"/>
          </w:tcPr>
          <w:p w14:paraId="3B8B3FD1" w14:textId="707C36B6" w:rsidR="001F7D5F" w:rsidRPr="00334182" w:rsidRDefault="001F7D5F" w:rsidP="001F7D5F">
            <w:pPr>
              <w:jc w:val="center"/>
              <w:rPr>
                <w:rFonts w:ascii="標楷體" w:eastAsia="標楷體" w:hAnsi="標楷體"/>
                <w:highlight w:val="yellow"/>
              </w:rPr>
            </w:pPr>
            <w:r w:rsidRPr="00334182">
              <w:rPr>
                <w:rFonts w:ascii="標楷體" w:eastAsia="標楷體" w:hAnsi="標楷體" w:hint="eastAsia"/>
                <w:highlight w:val="yellow"/>
              </w:rPr>
              <w:t>W</w:t>
            </w:r>
          </w:p>
        </w:tc>
        <w:tc>
          <w:tcPr>
            <w:tcW w:w="3263" w:type="dxa"/>
          </w:tcPr>
          <w:p w14:paraId="174148F2" w14:textId="47D2002D" w:rsidR="001F7D5F" w:rsidRPr="00334182" w:rsidRDefault="001F7D5F" w:rsidP="002F484F">
            <w:pPr>
              <w:snapToGrid w:val="0"/>
              <w:ind w:leftChars="1" w:left="240" w:hangingChars="99" w:hanging="238"/>
              <w:rPr>
                <w:rFonts w:ascii="標楷體" w:eastAsia="標楷體" w:hAnsi="標楷體"/>
                <w:color w:val="000000"/>
                <w:highlight w:val="yellow"/>
              </w:rPr>
            </w:pPr>
            <w:r w:rsidRPr="00334182">
              <w:rPr>
                <w:rFonts w:ascii="標楷體" w:eastAsia="標楷體" w:hAnsi="標楷體" w:hint="eastAsia"/>
                <w:color w:val="000000"/>
                <w:highlight w:val="yellow"/>
              </w:rPr>
              <w:t>限輸入代碼，檢核條件：依選單/</w:t>
            </w:r>
            <w:r w:rsidRPr="00334182">
              <w:rPr>
                <w:rFonts w:ascii="標楷體" w:eastAsia="標楷體" w:hAnsi="標楷體"/>
                <w:color w:val="000000"/>
                <w:highlight w:val="yellow"/>
              </w:rPr>
              <w:t>V(H)</w:t>
            </w:r>
          </w:p>
        </w:tc>
      </w:tr>
      <w:tr w:rsidR="002F484F" w:rsidRPr="00456B60" w14:paraId="4122C635" w14:textId="77777777" w:rsidTr="001F7D5F">
        <w:trPr>
          <w:trHeight w:val="244"/>
          <w:jc w:val="center"/>
        </w:trPr>
        <w:tc>
          <w:tcPr>
            <w:tcW w:w="523" w:type="dxa"/>
          </w:tcPr>
          <w:p w14:paraId="4A0C90B1" w14:textId="45398150" w:rsidR="002F484F" w:rsidRPr="00334182" w:rsidRDefault="002F484F" w:rsidP="001F7D5F">
            <w:pPr>
              <w:rPr>
                <w:rFonts w:ascii="標楷體" w:eastAsia="標楷體" w:hAnsi="標楷體"/>
                <w:highlight w:val="yellow"/>
              </w:rPr>
            </w:pPr>
            <w:r w:rsidRPr="00334182">
              <w:rPr>
                <w:rFonts w:ascii="標楷體" w:eastAsia="標楷體" w:hAnsi="標楷體" w:hint="eastAsia"/>
                <w:highlight w:val="yellow"/>
              </w:rPr>
              <w:t>2</w:t>
            </w:r>
          </w:p>
        </w:tc>
        <w:tc>
          <w:tcPr>
            <w:tcW w:w="1230" w:type="dxa"/>
          </w:tcPr>
          <w:p w14:paraId="5F17B622" w14:textId="122E34BE" w:rsidR="002F484F" w:rsidRPr="00334182" w:rsidRDefault="002F484F" w:rsidP="001F7D5F">
            <w:pPr>
              <w:rPr>
                <w:rFonts w:ascii="標楷體" w:eastAsia="標楷體" w:hAnsi="標楷體"/>
                <w:highlight w:val="yellow"/>
                <w:lang w:eastAsia="zh-HK"/>
              </w:rPr>
            </w:pPr>
            <w:r w:rsidRPr="00334182">
              <w:rPr>
                <w:rFonts w:ascii="標楷體" w:eastAsia="標楷體" w:hAnsi="標楷體" w:hint="eastAsia"/>
                <w:highlight w:val="yellow"/>
                <w:lang w:eastAsia="zh-HK"/>
              </w:rPr>
              <w:t>資料年月</w:t>
            </w:r>
          </w:p>
        </w:tc>
        <w:tc>
          <w:tcPr>
            <w:tcW w:w="753" w:type="dxa"/>
          </w:tcPr>
          <w:p w14:paraId="2BB31C68" w14:textId="0A584969" w:rsidR="002F484F" w:rsidRPr="00334182" w:rsidRDefault="002F484F" w:rsidP="001F7D5F">
            <w:pPr>
              <w:rPr>
                <w:rFonts w:ascii="標楷體" w:eastAsia="標楷體" w:hAnsi="標楷體"/>
                <w:highlight w:val="yellow"/>
              </w:rPr>
            </w:pPr>
            <w:r w:rsidRPr="00334182">
              <w:rPr>
                <w:rFonts w:ascii="標楷體" w:eastAsia="標楷體" w:hAnsi="標楷體" w:hint="eastAsia"/>
                <w:highlight w:val="yellow"/>
              </w:rPr>
              <w:t>5</w:t>
            </w:r>
          </w:p>
        </w:tc>
        <w:tc>
          <w:tcPr>
            <w:tcW w:w="863" w:type="dxa"/>
          </w:tcPr>
          <w:p w14:paraId="11558465" w14:textId="77777777" w:rsidR="002F484F" w:rsidRPr="00334182" w:rsidRDefault="002F484F" w:rsidP="001F7D5F">
            <w:pPr>
              <w:rPr>
                <w:rFonts w:ascii="標楷體" w:eastAsia="標楷體" w:hAnsi="標楷體"/>
                <w:highlight w:val="yellow"/>
              </w:rPr>
            </w:pPr>
          </w:p>
        </w:tc>
        <w:tc>
          <w:tcPr>
            <w:tcW w:w="2256" w:type="dxa"/>
          </w:tcPr>
          <w:p w14:paraId="18C4DC87" w14:textId="424526B9" w:rsidR="002F484F" w:rsidRPr="00334182" w:rsidRDefault="002F484F" w:rsidP="001F7D5F">
            <w:pPr>
              <w:ind w:left="2"/>
              <w:rPr>
                <w:rFonts w:ascii="標楷體" w:eastAsia="標楷體" w:hAnsi="標楷體" w:cs="細明體"/>
                <w:spacing w:val="15"/>
                <w:kern w:val="0"/>
                <w:highlight w:val="yellow"/>
              </w:rPr>
            </w:pPr>
          </w:p>
        </w:tc>
        <w:tc>
          <w:tcPr>
            <w:tcW w:w="778" w:type="dxa"/>
          </w:tcPr>
          <w:p w14:paraId="534CE59B" w14:textId="6C651A18" w:rsidR="002F484F" w:rsidRPr="00334182" w:rsidRDefault="002F484F" w:rsidP="001F7D5F">
            <w:pPr>
              <w:rPr>
                <w:rFonts w:ascii="標楷體" w:eastAsia="標楷體" w:hAnsi="標楷體"/>
                <w:highlight w:val="yellow"/>
              </w:rPr>
            </w:pPr>
          </w:p>
        </w:tc>
        <w:tc>
          <w:tcPr>
            <w:tcW w:w="656" w:type="dxa"/>
          </w:tcPr>
          <w:p w14:paraId="48115ED9" w14:textId="60685628" w:rsidR="002F484F" w:rsidRPr="00334182" w:rsidRDefault="002F484F" w:rsidP="001F7D5F">
            <w:pPr>
              <w:jc w:val="center"/>
              <w:rPr>
                <w:rFonts w:ascii="標楷體" w:eastAsia="標楷體" w:hAnsi="標楷體"/>
                <w:highlight w:val="yellow"/>
              </w:rPr>
            </w:pPr>
            <w:r w:rsidRPr="00334182">
              <w:rPr>
                <w:rFonts w:ascii="標楷體" w:eastAsia="標楷體" w:hAnsi="標楷體" w:hint="eastAsia"/>
                <w:highlight w:val="yellow"/>
              </w:rPr>
              <w:t>W</w:t>
            </w:r>
          </w:p>
        </w:tc>
        <w:tc>
          <w:tcPr>
            <w:tcW w:w="3263" w:type="dxa"/>
          </w:tcPr>
          <w:p w14:paraId="569C46A8" w14:textId="39553D01" w:rsidR="00334182" w:rsidRDefault="00334182" w:rsidP="002F484F">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1</w:t>
            </w:r>
            <w:r w:rsidRPr="00334182">
              <w:rPr>
                <w:rFonts w:ascii="標楷體" w:eastAsia="標楷體" w:hAnsi="標楷體" w:hint="eastAsia"/>
                <w:color w:val="000000"/>
                <w:highlight w:val="yellow"/>
              </w:rPr>
              <w:t>. 版本選擇V3時，自行輸入欲傳輸的資料年月</w:t>
            </w:r>
          </w:p>
          <w:p w14:paraId="6EAB076F" w14:textId="247499AB" w:rsidR="00334182" w:rsidRDefault="00334182" w:rsidP="002F484F">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2. 不可為0</w:t>
            </w:r>
          </w:p>
          <w:p w14:paraId="5D70881E" w14:textId="36821506" w:rsidR="002F484F" w:rsidRPr="00334182" w:rsidRDefault="00334182" w:rsidP="00334182">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3. 需為合理年月</w:t>
            </w:r>
          </w:p>
        </w:tc>
      </w:tr>
    </w:tbl>
    <w:p w14:paraId="60D0FABC" w14:textId="77777777" w:rsidR="005477FF" w:rsidRPr="00081CE8" w:rsidRDefault="005477FF" w:rsidP="005477FF">
      <w:pPr>
        <w:ind w:left="1440"/>
      </w:pPr>
    </w:p>
    <w:p w14:paraId="4C2FEE64" w14:textId="77777777" w:rsidR="005477FF" w:rsidRDefault="005477FF" w:rsidP="005477FF">
      <w:pPr>
        <w:pStyle w:val="a"/>
        <w:numPr>
          <w:ilvl w:val="0"/>
          <w:numId w:val="41"/>
        </w:numPr>
        <w:spacing w:before="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5477FF" w:rsidRPr="00F5236F" w14:paraId="1657E31E" w14:textId="77777777" w:rsidTr="00BD7BCC">
        <w:tc>
          <w:tcPr>
            <w:tcW w:w="848" w:type="dxa"/>
            <w:shd w:val="clear" w:color="auto" w:fill="D9D9D9" w:themeFill="background1" w:themeFillShade="D9"/>
          </w:tcPr>
          <w:p w14:paraId="65D958FA" w14:textId="77777777" w:rsidR="005477FF" w:rsidRPr="00F5236F" w:rsidRDefault="005477FF" w:rsidP="00BD7BCC">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37692D" w14:textId="77777777" w:rsidR="005477FF" w:rsidRPr="00F5236F" w:rsidRDefault="005477FF" w:rsidP="00BD7BCC">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0ECAD4F1" w14:textId="77777777" w:rsidR="005477FF" w:rsidRPr="00F5236F" w:rsidRDefault="005477FF" w:rsidP="00BD7BCC">
            <w:pPr>
              <w:jc w:val="center"/>
              <w:rPr>
                <w:rFonts w:ascii="標楷體" w:eastAsia="標楷體" w:hAnsi="標楷體"/>
              </w:rPr>
            </w:pPr>
            <w:r>
              <w:rPr>
                <w:rFonts w:ascii="標楷體" w:eastAsia="標楷體" w:hAnsi="標楷體" w:hint="eastAsia"/>
                <w:lang w:eastAsia="zh-HK"/>
              </w:rPr>
              <w:t>功能說明</w:t>
            </w:r>
          </w:p>
        </w:tc>
      </w:tr>
      <w:tr w:rsidR="005477FF" w:rsidRPr="00F5236F" w14:paraId="5B5CA2F7" w14:textId="77777777" w:rsidTr="00BD7BCC">
        <w:tc>
          <w:tcPr>
            <w:tcW w:w="848" w:type="dxa"/>
          </w:tcPr>
          <w:p w14:paraId="44B0A6E7" w14:textId="77777777" w:rsidR="005477FF" w:rsidRPr="00744DD4" w:rsidRDefault="005477FF" w:rsidP="00BD7BCC">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47FFBDD0" w14:textId="77777777" w:rsidR="005477FF" w:rsidRPr="00744DD4" w:rsidRDefault="005477FF" w:rsidP="00BD7BCC">
            <w:pPr>
              <w:rPr>
                <w:rFonts w:ascii="標楷體" w:eastAsia="標楷體" w:hAnsi="標楷體"/>
                <w:lang w:eastAsia="zh-HK"/>
              </w:rPr>
            </w:pPr>
            <w:r>
              <w:rPr>
                <w:rFonts w:ascii="標楷體" w:eastAsia="標楷體" w:hAnsi="標楷體" w:hint="eastAsia"/>
                <w:lang w:eastAsia="zh-HK"/>
              </w:rPr>
              <w:t>確定</w:t>
            </w:r>
          </w:p>
        </w:tc>
        <w:tc>
          <w:tcPr>
            <w:tcW w:w="7246" w:type="dxa"/>
          </w:tcPr>
          <w:p w14:paraId="3921C2DC" w14:textId="77777777" w:rsidR="005477FF" w:rsidRPr="00293C02" w:rsidRDefault="005477FF" w:rsidP="00BD7BCC">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9F872E5" w14:textId="29158764" w:rsidR="005477FF" w:rsidRPr="00A01F68" w:rsidRDefault="005477FF" w:rsidP="00BD7BCC">
            <w:pPr>
              <w:ind w:left="269" w:hangingChars="112" w:hanging="269"/>
              <w:rPr>
                <w:rFonts w:ascii="標楷體" w:eastAsia="標楷體" w:hAnsi="標楷體"/>
              </w:rPr>
            </w:pPr>
            <w:r>
              <w:rPr>
                <w:rFonts w:ascii="標楷體" w:eastAsia="標楷體" w:hAnsi="標楷體" w:hint="eastAsia"/>
              </w:rPr>
              <w:t>交易完成後，顯示訊息：</w:t>
            </w:r>
            <w:r w:rsidRPr="00A01F68">
              <w:rPr>
                <w:rFonts w:ascii="標楷體" w:eastAsia="標楷體" w:hAnsi="標楷體" w:hint="eastAsia"/>
              </w:rPr>
              <w:t xml:space="preserve"> </w:t>
            </w:r>
            <w:r w:rsidRPr="004D7BEB">
              <w:rPr>
                <w:rFonts w:ascii="標楷體" w:eastAsia="標楷體" w:hAnsi="標楷體" w:hint="eastAsia"/>
              </w:rPr>
              <w:t>"訊息通知：</w:t>
            </w:r>
            <w:r w:rsidR="00A91AA9">
              <w:rPr>
                <w:rFonts w:ascii="標楷體" w:eastAsia="標楷體" w:hAnsi="標楷體"/>
              </w:rPr>
              <w:t>”L7300 IC</w:t>
            </w:r>
            <w:r w:rsidR="00A91AA9">
              <w:rPr>
                <w:rFonts w:ascii="標楷體" w:eastAsia="標楷體" w:hAnsi="標楷體" w:hint="eastAsia"/>
              </w:rPr>
              <w:t>S資產資料傳輸已完成</w:t>
            </w:r>
            <w:r w:rsidRPr="004D7BEB">
              <w:rPr>
                <w:rFonts w:ascii="標楷體" w:eastAsia="標楷體" w:hAnsi="標楷體" w:hint="eastAsia"/>
              </w:rPr>
              <w:t>"</w:t>
            </w:r>
          </w:p>
        </w:tc>
      </w:tr>
      <w:tr w:rsidR="005477FF" w:rsidRPr="00F5236F" w14:paraId="2CBCACDD" w14:textId="77777777" w:rsidTr="00BD7BCC">
        <w:tc>
          <w:tcPr>
            <w:tcW w:w="848" w:type="dxa"/>
          </w:tcPr>
          <w:p w14:paraId="0BE4CD87" w14:textId="77777777" w:rsidR="005477FF" w:rsidRPr="00744DD4" w:rsidRDefault="005477FF" w:rsidP="00BD7BCC">
            <w:pPr>
              <w:jc w:val="center"/>
              <w:rPr>
                <w:rFonts w:ascii="標楷體" w:eastAsia="標楷體" w:hAnsi="標楷體"/>
              </w:rPr>
            </w:pPr>
            <w:r w:rsidRPr="00744DD4">
              <w:rPr>
                <w:rFonts w:ascii="標楷體" w:eastAsia="標楷體" w:hAnsi="標楷體" w:hint="eastAsia"/>
              </w:rPr>
              <w:t>2</w:t>
            </w:r>
          </w:p>
        </w:tc>
        <w:tc>
          <w:tcPr>
            <w:tcW w:w="2112" w:type="dxa"/>
          </w:tcPr>
          <w:p w14:paraId="63AD67D1" w14:textId="77777777" w:rsidR="005477FF" w:rsidRPr="00744DD4" w:rsidRDefault="005477FF" w:rsidP="00BD7BCC">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0E74AA79" w14:textId="77777777" w:rsidR="005477FF" w:rsidRPr="00744DD4" w:rsidRDefault="005477FF" w:rsidP="00BD7BCC">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5477FF" w:rsidRPr="00F5236F" w14:paraId="7C4A34D9" w14:textId="77777777" w:rsidTr="00BD7BCC">
        <w:tc>
          <w:tcPr>
            <w:tcW w:w="848" w:type="dxa"/>
          </w:tcPr>
          <w:p w14:paraId="5D406A02" w14:textId="77777777" w:rsidR="005477FF" w:rsidRPr="00744DD4" w:rsidRDefault="005477FF" w:rsidP="00BD7BCC">
            <w:pPr>
              <w:jc w:val="center"/>
              <w:rPr>
                <w:rFonts w:ascii="標楷體" w:eastAsia="標楷體" w:hAnsi="標楷體"/>
              </w:rPr>
            </w:pPr>
            <w:r w:rsidRPr="00744DD4">
              <w:rPr>
                <w:rFonts w:ascii="標楷體" w:eastAsia="標楷體" w:hAnsi="標楷體" w:hint="eastAsia"/>
              </w:rPr>
              <w:t>3</w:t>
            </w:r>
          </w:p>
        </w:tc>
        <w:tc>
          <w:tcPr>
            <w:tcW w:w="2112" w:type="dxa"/>
          </w:tcPr>
          <w:p w14:paraId="0B2FB2C2" w14:textId="77777777" w:rsidR="005477FF" w:rsidRPr="00744DD4" w:rsidRDefault="005477FF" w:rsidP="00BD7BCC">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3FE982C2" w14:textId="22C10D80" w:rsidR="005477FF" w:rsidRPr="00744DD4" w:rsidRDefault="005477FF" w:rsidP="00BD7BCC">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w:t>
            </w:r>
            <w:r w:rsidR="00A91AA9">
              <w:rPr>
                <w:rFonts w:ascii="標楷體" w:eastAsia="標楷體" w:hAnsi="標楷體" w:hint="eastAsia"/>
              </w:rPr>
              <w:t>ICS資產資料傳輸</w:t>
            </w:r>
          </w:p>
        </w:tc>
      </w:tr>
    </w:tbl>
    <w:p w14:paraId="45DA6A02" w14:textId="77777777" w:rsidR="005477FF" w:rsidRDefault="005477FF" w:rsidP="005477FF">
      <w:pPr>
        <w:ind w:left="1440"/>
      </w:pPr>
    </w:p>
    <w:p w14:paraId="4E5D507C" w14:textId="32CEA211" w:rsidR="005477FF" w:rsidRDefault="0008447A" w:rsidP="0008447A">
      <w:pPr>
        <w:pStyle w:val="a"/>
        <w:numPr>
          <w:ilvl w:val="0"/>
          <w:numId w:val="41"/>
        </w:numPr>
        <w:spacing w:before="0"/>
      </w:pPr>
      <w:r>
        <w:rPr>
          <w:rFonts w:hint="eastAsia"/>
        </w:rPr>
        <w:t>輸出畫面</w:t>
      </w:r>
    </w:p>
    <w:p w14:paraId="3C2C3FF1" w14:textId="24D32C9D" w:rsidR="0008447A" w:rsidRPr="00910D51" w:rsidRDefault="0008447A" w:rsidP="0008447A">
      <w:r w:rsidRPr="0008447A">
        <w:rPr>
          <w:noProof/>
        </w:rPr>
        <w:drawing>
          <wp:inline distT="0" distB="0" distL="0" distR="0" wp14:anchorId="54634A11" wp14:editId="7D837265">
            <wp:extent cx="6479540" cy="3199765"/>
            <wp:effectExtent l="0" t="0" r="0"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79540" cy="3199765"/>
                    </a:xfrm>
                    <a:prstGeom prst="rect">
                      <a:avLst/>
                    </a:prstGeom>
                  </pic:spPr>
                </pic:pic>
              </a:graphicData>
            </a:graphic>
          </wp:inline>
        </w:drawing>
      </w:r>
    </w:p>
    <w:p w14:paraId="6CE577C4" w14:textId="2D33F308" w:rsidR="005477FF" w:rsidRPr="00E50626" w:rsidRDefault="009127AD" w:rsidP="005477FF">
      <w:pPr>
        <w:pStyle w:val="a"/>
        <w:numPr>
          <w:ilvl w:val="0"/>
          <w:numId w:val="41"/>
        </w:numPr>
        <w:spacing w:before="0"/>
      </w:pPr>
      <w:r>
        <w:rPr>
          <w:rFonts w:hint="eastAsia"/>
        </w:rPr>
        <w:lastRenderedPageBreak/>
        <w:t>傳輸規格</w:t>
      </w:r>
    </w:p>
    <w:bookmarkStart w:id="326" w:name="_MON_1733820245"/>
    <w:bookmarkEnd w:id="326"/>
    <w:p w14:paraId="3A30886C" w14:textId="55F0DDF8" w:rsidR="005477FF" w:rsidRPr="007C1268" w:rsidRDefault="009127AD" w:rsidP="005477FF">
      <w:r>
        <w:object w:dxaOrig="1520" w:dyaOrig="1033" w14:anchorId="14804824">
          <v:shape id="_x0000_i1026" type="#_x0000_t75" style="width:78pt;height:54pt" o:ole="">
            <v:imagedata r:id="rId55" o:title=""/>
          </v:shape>
          <o:OLEObject Type="Embed" ProgID="Word.Document.12" ShapeID="_x0000_i1026" DrawAspect="Icon" ObjectID="_1750857378" r:id="rId56">
            <o:FieldCodes>\s</o:FieldCodes>
          </o:OLEObject>
        </w:object>
      </w:r>
    </w:p>
    <w:p w14:paraId="32FEDEFF" w14:textId="43376894" w:rsidR="00B817E5" w:rsidRDefault="009127AD" w:rsidP="004A1C2C">
      <w:pPr>
        <w:widowControl/>
        <w:rPr>
          <w:rFonts w:ascii="標楷體" w:eastAsia="標楷體" w:hAnsi="標楷體"/>
        </w:rPr>
      </w:pPr>
      <w:r>
        <w:rPr>
          <w:rFonts w:ascii="標楷體" w:eastAsia="標楷體" w:hAnsi="標楷體"/>
        </w:rPr>
        <w:object w:dxaOrig="1520" w:dyaOrig="1033" w14:anchorId="3FB3D17A">
          <v:shape id="_x0000_i1027" type="#_x0000_t75" style="width:78pt;height:54pt" o:ole="">
            <v:imagedata r:id="rId57" o:title=""/>
          </v:shape>
          <o:OLEObject Type="Embed" ProgID="Excel.Sheet.12" ShapeID="_x0000_i1027" DrawAspect="Icon" ObjectID="_1750857379" r:id="rId58"/>
        </w:object>
      </w:r>
    </w:p>
    <w:p w14:paraId="0D933125" w14:textId="642F58E2" w:rsidR="00B817E5" w:rsidRDefault="009127AD" w:rsidP="004A1C2C">
      <w:pPr>
        <w:widowControl/>
        <w:rPr>
          <w:rFonts w:ascii="標楷體" w:eastAsia="標楷體" w:hAnsi="標楷體"/>
        </w:rPr>
      </w:pPr>
      <w:r>
        <w:rPr>
          <w:rFonts w:ascii="標楷體" w:eastAsia="標楷體" w:hAnsi="標楷體"/>
        </w:rPr>
        <w:object w:dxaOrig="1520" w:dyaOrig="1033" w14:anchorId="0771B018">
          <v:shape id="_x0000_i1028" type="#_x0000_t75" style="width:78pt;height:54pt" o:ole="">
            <v:imagedata r:id="rId59" o:title=""/>
          </v:shape>
          <o:OLEObject Type="Embed" ProgID="Package" ShapeID="_x0000_i1028" DrawAspect="Icon" ObjectID="_1750857380" r:id="rId60"/>
        </w:object>
      </w:r>
    </w:p>
    <w:bookmarkStart w:id="327" w:name="_MON_1733820286"/>
    <w:bookmarkEnd w:id="327"/>
    <w:p w14:paraId="17DA0BDB" w14:textId="4593D09C" w:rsidR="00B817E5" w:rsidRDefault="009127AD" w:rsidP="004A1C2C">
      <w:pPr>
        <w:widowControl/>
        <w:rPr>
          <w:rFonts w:ascii="標楷體" w:eastAsia="標楷體" w:hAnsi="標楷體"/>
        </w:rPr>
      </w:pPr>
      <w:r>
        <w:rPr>
          <w:rFonts w:ascii="標楷體" w:eastAsia="標楷體" w:hAnsi="標楷體"/>
        </w:rPr>
        <w:object w:dxaOrig="1520" w:dyaOrig="1033" w14:anchorId="52B6CCD5">
          <v:shape id="_x0000_i1029" type="#_x0000_t75" style="width:78pt;height:54pt" o:ole="">
            <v:imagedata r:id="rId61" o:title=""/>
          </v:shape>
          <o:OLEObject Type="Embed" ProgID="Word.Document.8" ShapeID="_x0000_i1029" DrawAspect="Icon" ObjectID="_1750857381" r:id="rId62">
            <o:FieldCodes>\s</o:FieldCodes>
          </o:OLEObject>
        </w:object>
      </w:r>
    </w:p>
    <w:p w14:paraId="5610428F" w14:textId="159F96C9" w:rsidR="00B817E5" w:rsidRDefault="009127AD" w:rsidP="004A1C2C">
      <w:pPr>
        <w:widowControl/>
        <w:rPr>
          <w:rFonts w:ascii="標楷體" w:eastAsia="標楷體" w:hAnsi="標楷體"/>
        </w:rPr>
      </w:pPr>
      <w:r>
        <w:rPr>
          <w:rFonts w:ascii="標楷體" w:eastAsia="標楷體" w:hAnsi="標楷體"/>
        </w:rPr>
        <w:object w:dxaOrig="1520" w:dyaOrig="1033" w14:anchorId="6B25A529">
          <v:shape id="_x0000_i1030" type="#_x0000_t75" style="width:78pt;height:54pt" o:ole="">
            <v:imagedata r:id="rId63" o:title=""/>
          </v:shape>
          <o:OLEObject Type="Embed" ProgID="Excel.Sheet.12" ShapeID="_x0000_i1030" DrawAspect="Icon" ObjectID="_1750857382" r:id="rId64"/>
        </w:object>
      </w:r>
    </w:p>
    <w:p w14:paraId="744CC72D" w14:textId="77777777" w:rsidR="00B817E5" w:rsidRDefault="00B817E5" w:rsidP="004A1C2C">
      <w:pPr>
        <w:widowControl/>
        <w:rPr>
          <w:rFonts w:ascii="標楷體" w:eastAsia="標楷體" w:hAnsi="標楷體"/>
        </w:rPr>
      </w:pPr>
    </w:p>
    <w:p w14:paraId="57FF0068" w14:textId="5D543D85" w:rsidR="00B817E5" w:rsidRDefault="00B817E5">
      <w:pPr>
        <w:widowControl/>
        <w:rPr>
          <w:rFonts w:ascii="標楷體" w:eastAsia="標楷體" w:hAnsi="標楷體"/>
        </w:rPr>
      </w:pPr>
      <w:r>
        <w:rPr>
          <w:rFonts w:ascii="標楷體" w:eastAsia="標楷體" w:hAnsi="標楷體"/>
        </w:rPr>
        <w:br w:type="page"/>
      </w:r>
    </w:p>
    <w:p w14:paraId="03C8F7FA" w14:textId="77777777" w:rsidR="00B817E5" w:rsidRDefault="00B817E5" w:rsidP="004A1C2C">
      <w:pPr>
        <w:widowControl/>
        <w:rPr>
          <w:rFonts w:ascii="標楷體" w:eastAsia="標楷體" w:hAnsi="標楷體"/>
        </w:rPr>
      </w:pPr>
    </w:p>
    <w:p w14:paraId="75046F64" w14:textId="0A520E9D" w:rsidR="006643E4" w:rsidRPr="004A1C2C" w:rsidRDefault="00B817E5" w:rsidP="006643E4">
      <w:pPr>
        <w:pStyle w:val="3"/>
        <w:spacing w:after="240"/>
        <w:ind w:leftChars="100" w:left="240"/>
        <w:rPr>
          <w:rFonts w:ascii="標楷體" w:hAnsi="標楷體"/>
        </w:rPr>
      </w:pPr>
      <w:bookmarkStart w:id="328" w:name="_Toc90483172"/>
      <w:bookmarkStart w:id="329" w:name="_Toc90483427"/>
      <w:bookmarkStart w:id="330" w:name="_Toc90483543"/>
      <w:bookmarkStart w:id="331" w:name="_Toc90483769"/>
      <w:bookmarkStart w:id="332" w:name="_Toc90490041"/>
      <w:bookmarkStart w:id="333" w:name="_Toc140244563"/>
      <w:r>
        <w:rPr>
          <w:rFonts w:ascii="標楷體" w:hAnsi="標楷體" w:hint="eastAsia"/>
          <w:lang w:eastAsia="zh-HK"/>
        </w:rPr>
        <w:t>四</w:t>
      </w:r>
      <w:r w:rsidRPr="004A1C2C">
        <w:rPr>
          <w:rFonts w:ascii="標楷體" w:hAnsi="標楷體" w:hint="eastAsia"/>
        </w:rPr>
        <w:t>、</w:t>
      </w:r>
      <w:r>
        <w:rPr>
          <w:rFonts w:ascii="標楷體" w:hAnsi="標楷體" w:cs="新細明體" w:hint="eastAsia"/>
          <w:color w:val="000000"/>
          <w:kern w:val="0"/>
        </w:rPr>
        <w:t>I</w:t>
      </w:r>
      <w:r>
        <w:rPr>
          <w:rFonts w:ascii="標楷體" w:hAnsi="標楷體" w:cs="新細明體"/>
          <w:color w:val="000000"/>
          <w:kern w:val="0"/>
        </w:rPr>
        <w:t>nformatica</w:t>
      </w:r>
      <w:bookmarkEnd w:id="328"/>
      <w:bookmarkEnd w:id="329"/>
      <w:bookmarkEnd w:id="330"/>
      <w:bookmarkEnd w:id="331"/>
      <w:bookmarkEnd w:id="332"/>
      <w:bookmarkEnd w:id="333"/>
    </w:p>
    <w:p w14:paraId="3FBCD2B0" w14:textId="428B3EE4" w:rsidR="006643E4" w:rsidRPr="008F20B5" w:rsidRDefault="006643E4" w:rsidP="00B817E5">
      <w:pPr>
        <w:pStyle w:val="3"/>
        <w:numPr>
          <w:ilvl w:val="2"/>
          <w:numId w:val="41"/>
        </w:numPr>
        <w:spacing w:before="0"/>
        <w:rPr>
          <w:rFonts w:ascii="標楷體" w:hAnsi="標楷體"/>
          <w:b/>
          <w:szCs w:val="32"/>
        </w:rPr>
      </w:pPr>
      <w:bookmarkStart w:id="334" w:name="_Toc90483173"/>
      <w:bookmarkStart w:id="335" w:name="_Toc90483428"/>
      <w:bookmarkStart w:id="336" w:name="_Toc90483544"/>
      <w:bookmarkStart w:id="337" w:name="_Toc90483770"/>
      <w:bookmarkStart w:id="338" w:name="_Toc90490042"/>
      <w:bookmarkStart w:id="339" w:name="_Toc140244564"/>
      <w:r w:rsidRPr="008F20B5">
        <w:rPr>
          <w:rFonts w:ascii="標楷體" w:hAnsi="標楷體"/>
          <w:b/>
          <w:szCs w:val="32"/>
        </w:rPr>
        <w:t>L2101</w:t>
      </w:r>
      <w:r w:rsidRPr="008F20B5">
        <w:rPr>
          <w:rFonts w:ascii="標楷體" w:hAnsi="標楷體" w:hint="eastAsia"/>
          <w:b/>
          <w:szCs w:val="32"/>
        </w:rPr>
        <w:t>商品參數維護</w:t>
      </w:r>
      <w:bookmarkEnd w:id="334"/>
      <w:bookmarkEnd w:id="335"/>
      <w:bookmarkEnd w:id="336"/>
      <w:bookmarkEnd w:id="337"/>
      <w:bookmarkEnd w:id="338"/>
      <w:bookmarkEnd w:id="339"/>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6643E4" w:rsidRPr="008F20B5" w14:paraId="6D71647E" w14:textId="77777777" w:rsidTr="00884703">
        <w:trPr>
          <w:trHeight w:val="340"/>
        </w:trPr>
        <w:tc>
          <w:tcPr>
            <w:tcW w:w="274" w:type="pct"/>
            <w:hideMark/>
          </w:tcPr>
          <w:p w14:paraId="49EB7B3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序號</w:t>
            </w:r>
          </w:p>
        </w:tc>
        <w:tc>
          <w:tcPr>
            <w:tcW w:w="714" w:type="pct"/>
            <w:hideMark/>
          </w:tcPr>
          <w:p w14:paraId="69E389B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英文名稱</w:t>
            </w:r>
          </w:p>
        </w:tc>
        <w:tc>
          <w:tcPr>
            <w:tcW w:w="1923" w:type="pct"/>
            <w:hideMark/>
          </w:tcPr>
          <w:p w14:paraId="5926C79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中文名稱</w:t>
            </w:r>
          </w:p>
        </w:tc>
        <w:tc>
          <w:tcPr>
            <w:tcW w:w="275" w:type="pct"/>
            <w:hideMark/>
          </w:tcPr>
          <w:p w14:paraId="3FC38F5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型態</w:t>
            </w:r>
          </w:p>
        </w:tc>
        <w:tc>
          <w:tcPr>
            <w:tcW w:w="275" w:type="pct"/>
            <w:hideMark/>
          </w:tcPr>
          <w:p w14:paraId="4C600D1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長度</w:t>
            </w:r>
          </w:p>
        </w:tc>
        <w:tc>
          <w:tcPr>
            <w:tcW w:w="275" w:type="pct"/>
          </w:tcPr>
          <w:p w14:paraId="1BE34CE7"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264" w:type="pct"/>
            <w:hideMark/>
          </w:tcPr>
          <w:p w14:paraId="7A0A051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欄位說明</w:t>
            </w:r>
          </w:p>
        </w:tc>
      </w:tr>
      <w:tr w:rsidR="006643E4" w:rsidRPr="008F20B5" w14:paraId="2458199D" w14:textId="77777777" w:rsidTr="00884703">
        <w:trPr>
          <w:trHeight w:val="340"/>
        </w:trPr>
        <w:tc>
          <w:tcPr>
            <w:tcW w:w="274" w:type="pct"/>
          </w:tcPr>
          <w:p w14:paraId="322937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24D8676"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color w:val="000000"/>
                <w:kern w:val="0"/>
              </w:rPr>
              <w:t>TranCode</w:t>
            </w:r>
            <w:proofErr w:type="spellEnd"/>
          </w:p>
        </w:tc>
        <w:tc>
          <w:tcPr>
            <w:tcW w:w="1923" w:type="pct"/>
            <w:hideMark/>
          </w:tcPr>
          <w:p w14:paraId="232C4D6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交易代號</w:t>
            </w:r>
          </w:p>
        </w:tc>
        <w:tc>
          <w:tcPr>
            <w:tcW w:w="275" w:type="pct"/>
            <w:hideMark/>
          </w:tcPr>
          <w:p w14:paraId="75A2886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757369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67D67681"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98D147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L2101</w:t>
            </w:r>
          </w:p>
        </w:tc>
      </w:tr>
      <w:tr w:rsidR="006643E4" w:rsidRPr="008F20B5" w14:paraId="7501A526" w14:textId="77777777" w:rsidTr="00884703">
        <w:trPr>
          <w:trHeight w:val="340"/>
        </w:trPr>
        <w:tc>
          <w:tcPr>
            <w:tcW w:w="274" w:type="pct"/>
          </w:tcPr>
          <w:p w14:paraId="62DB6ED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737B035"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FuncCode</w:t>
            </w:r>
            <w:proofErr w:type="spellEnd"/>
          </w:p>
        </w:tc>
        <w:tc>
          <w:tcPr>
            <w:tcW w:w="1923" w:type="pct"/>
          </w:tcPr>
          <w:p w14:paraId="4E6F980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功能</w:t>
            </w:r>
          </w:p>
        </w:tc>
        <w:tc>
          <w:tcPr>
            <w:tcW w:w="275" w:type="pct"/>
          </w:tcPr>
          <w:p w14:paraId="2A281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5EDD95E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5CC042C"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2EC8FC9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新增</w:t>
            </w:r>
          </w:p>
          <w:p w14:paraId="6F8F7A1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修改</w:t>
            </w:r>
          </w:p>
          <w:p w14:paraId="6E4B65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4</w:t>
            </w:r>
            <w:r w:rsidRPr="008F20B5">
              <w:rPr>
                <w:rFonts w:ascii="標楷體" w:eastAsia="標楷體" w:hAnsi="標楷體" w:cs="新細明體"/>
                <w:kern w:val="0"/>
              </w:rPr>
              <w:tab/>
            </w:r>
            <w:r w:rsidRPr="008F20B5">
              <w:rPr>
                <w:rFonts w:ascii="標楷體" w:eastAsia="標楷體" w:hAnsi="標楷體" w:cs="新細明體" w:hint="eastAsia"/>
                <w:kern w:val="0"/>
              </w:rPr>
              <w:t>刪除</w:t>
            </w:r>
          </w:p>
          <w:p w14:paraId="5D75386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5</w:t>
            </w:r>
            <w:r w:rsidRPr="008F20B5">
              <w:rPr>
                <w:rFonts w:ascii="標楷體" w:eastAsia="標楷體" w:hAnsi="標楷體" w:cs="新細明體"/>
                <w:kern w:val="0"/>
              </w:rPr>
              <w:tab/>
            </w:r>
            <w:r w:rsidRPr="008F20B5">
              <w:rPr>
                <w:rFonts w:ascii="標楷體" w:eastAsia="標楷體" w:hAnsi="標楷體" w:cs="新細明體" w:hint="eastAsia"/>
                <w:kern w:val="0"/>
              </w:rPr>
              <w:t>查詢</w:t>
            </w:r>
          </w:p>
        </w:tc>
      </w:tr>
      <w:tr w:rsidR="006643E4" w:rsidRPr="008F20B5" w14:paraId="5B1DEC99" w14:textId="77777777" w:rsidTr="00884703">
        <w:trPr>
          <w:trHeight w:val="340"/>
        </w:trPr>
        <w:tc>
          <w:tcPr>
            <w:tcW w:w="274" w:type="pct"/>
          </w:tcPr>
          <w:p w14:paraId="5B29ABE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68B56628"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ProdNo</w:t>
            </w:r>
            <w:proofErr w:type="spellEnd"/>
          </w:p>
        </w:tc>
        <w:tc>
          <w:tcPr>
            <w:tcW w:w="1923" w:type="pct"/>
            <w:hideMark/>
          </w:tcPr>
          <w:p w14:paraId="121CFC2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商品代碼</w:t>
            </w:r>
          </w:p>
        </w:tc>
        <w:tc>
          <w:tcPr>
            <w:tcW w:w="275" w:type="pct"/>
            <w:hideMark/>
          </w:tcPr>
          <w:p w14:paraId="7D0316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A84EEA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58C41E76"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6D16BB5"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-利率專案維護-代碼</w:t>
            </w:r>
          </w:p>
        </w:tc>
      </w:tr>
      <w:tr w:rsidR="006643E4" w:rsidRPr="008F20B5" w14:paraId="250C3042" w14:textId="77777777" w:rsidTr="00884703">
        <w:trPr>
          <w:trHeight w:val="340"/>
        </w:trPr>
        <w:tc>
          <w:tcPr>
            <w:tcW w:w="274" w:type="pct"/>
          </w:tcPr>
          <w:p w14:paraId="260A8E83"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E0A04C3"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ProdName</w:t>
            </w:r>
            <w:proofErr w:type="spellEnd"/>
          </w:p>
        </w:tc>
        <w:tc>
          <w:tcPr>
            <w:tcW w:w="1923" w:type="pct"/>
            <w:hideMark/>
          </w:tcPr>
          <w:p w14:paraId="6165B07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商品名稱</w:t>
            </w:r>
          </w:p>
        </w:tc>
        <w:tc>
          <w:tcPr>
            <w:tcW w:w="275" w:type="pct"/>
            <w:hideMark/>
          </w:tcPr>
          <w:p w14:paraId="15308AC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0249705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60</w:t>
            </w:r>
          </w:p>
        </w:tc>
        <w:tc>
          <w:tcPr>
            <w:tcW w:w="275" w:type="pct"/>
          </w:tcPr>
          <w:p w14:paraId="56680808"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00904DB"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-利率專案維護-名稱</w:t>
            </w:r>
          </w:p>
        </w:tc>
      </w:tr>
      <w:tr w:rsidR="006643E4" w:rsidRPr="008F20B5" w14:paraId="234A4BD4" w14:textId="77777777" w:rsidTr="00884703">
        <w:trPr>
          <w:trHeight w:val="1360"/>
        </w:trPr>
        <w:tc>
          <w:tcPr>
            <w:tcW w:w="274" w:type="pct"/>
          </w:tcPr>
          <w:p w14:paraId="5FA420A0"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3684935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StartDate</w:t>
            </w:r>
          </w:p>
        </w:tc>
        <w:tc>
          <w:tcPr>
            <w:tcW w:w="1923" w:type="pct"/>
            <w:noWrap/>
            <w:hideMark/>
          </w:tcPr>
          <w:p w14:paraId="17160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商品生效日期</w:t>
            </w:r>
          </w:p>
        </w:tc>
        <w:tc>
          <w:tcPr>
            <w:tcW w:w="275" w:type="pct"/>
            <w:hideMark/>
          </w:tcPr>
          <w:p w14:paraId="42F944F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FD8BC6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8BFDBF5"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36636A0"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-利率專案維護-狀態</w:t>
            </w:r>
            <w:r w:rsidRPr="008F20B5">
              <w:rPr>
                <w:rFonts w:ascii="標楷體" w:eastAsia="標楷體" w:hAnsi="標楷體" w:cs="新細明體"/>
                <w:kern w:val="0"/>
              </w:rPr>
              <w:br/>
            </w:r>
            <w:proofErr w:type="spellStart"/>
            <w:r w:rsidRPr="008F20B5">
              <w:rPr>
                <w:rFonts w:ascii="標楷體" w:eastAsia="標楷體" w:hAnsi="標楷體" w:cs="新細明體"/>
                <w:kern w:val="0"/>
              </w:rPr>
              <w:t>yyymmdd</w:t>
            </w:r>
            <w:proofErr w:type="spellEnd"/>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啟用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19000101 } </w:t>
            </w:r>
          </w:p>
        </w:tc>
      </w:tr>
      <w:tr w:rsidR="006643E4" w:rsidRPr="008F20B5" w14:paraId="072EF1C0" w14:textId="77777777" w:rsidTr="00884703">
        <w:trPr>
          <w:trHeight w:val="1360"/>
        </w:trPr>
        <w:tc>
          <w:tcPr>
            <w:tcW w:w="274" w:type="pct"/>
          </w:tcPr>
          <w:p w14:paraId="744BC4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19B3D876"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EndDate</w:t>
            </w:r>
            <w:proofErr w:type="spellEnd"/>
          </w:p>
        </w:tc>
        <w:tc>
          <w:tcPr>
            <w:tcW w:w="1923" w:type="pct"/>
            <w:noWrap/>
            <w:hideMark/>
          </w:tcPr>
          <w:p w14:paraId="2383F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商品截止日期</w:t>
            </w:r>
          </w:p>
        </w:tc>
        <w:tc>
          <w:tcPr>
            <w:tcW w:w="275" w:type="pct"/>
            <w:hideMark/>
          </w:tcPr>
          <w:p w14:paraId="1889838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E87D34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BC1CABF" w14:textId="77777777" w:rsidR="006643E4" w:rsidRPr="008F20B5" w:rsidRDefault="006643E4" w:rsidP="00F009C9">
            <w:pPr>
              <w:widowControl/>
              <w:rPr>
                <w:rFonts w:ascii="標楷體" w:eastAsia="標楷體" w:hAnsi="標楷體" w:cs="新細明體"/>
                <w:kern w:val="0"/>
              </w:rPr>
            </w:pPr>
          </w:p>
        </w:tc>
        <w:tc>
          <w:tcPr>
            <w:tcW w:w="1264" w:type="pct"/>
            <w:hideMark/>
          </w:tcPr>
          <w:p w14:paraId="048BEDD0"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-利率專案維護-狀態</w:t>
            </w:r>
            <w:r w:rsidRPr="008F20B5">
              <w:rPr>
                <w:rFonts w:ascii="標楷體" w:eastAsia="標楷體" w:hAnsi="標楷體" w:cs="新細明體"/>
                <w:kern w:val="0"/>
              </w:rPr>
              <w:br/>
            </w:r>
            <w:proofErr w:type="spellStart"/>
            <w:r w:rsidRPr="008F20B5">
              <w:rPr>
                <w:rFonts w:ascii="標楷體" w:eastAsia="標楷體" w:hAnsi="標楷體" w:cs="新細明體"/>
                <w:kern w:val="0"/>
              </w:rPr>
              <w:t>yyymmdd</w:t>
            </w:r>
            <w:proofErr w:type="spellEnd"/>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停用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99991231 }  </w:t>
            </w:r>
          </w:p>
        </w:tc>
      </w:tr>
      <w:tr w:rsidR="006643E4" w:rsidRPr="008F20B5" w14:paraId="3FC600DD" w14:textId="77777777" w:rsidTr="00884703">
        <w:trPr>
          <w:trHeight w:val="340"/>
        </w:trPr>
        <w:tc>
          <w:tcPr>
            <w:tcW w:w="274" w:type="pct"/>
          </w:tcPr>
          <w:p w14:paraId="2EFCF42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2FEFE9"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StatusCode</w:t>
            </w:r>
            <w:proofErr w:type="spellEnd"/>
          </w:p>
        </w:tc>
        <w:tc>
          <w:tcPr>
            <w:tcW w:w="1923" w:type="pct"/>
          </w:tcPr>
          <w:p w14:paraId="7F1392C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商品狀態</w:t>
            </w:r>
          </w:p>
        </w:tc>
        <w:tc>
          <w:tcPr>
            <w:tcW w:w="275" w:type="pct"/>
          </w:tcPr>
          <w:p w14:paraId="2CF229DE"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13CFA3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B57341D"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5B77489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w:t>
            </w:r>
            <w:r w:rsidRPr="008F20B5">
              <w:rPr>
                <w:rFonts w:ascii="標楷體" w:eastAsia="標楷體" w:hAnsi="標楷體" w:cs="新細明體"/>
                <w:kern w:val="0"/>
              </w:rPr>
              <w:tab/>
            </w:r>
            <w:r w:rsidRPr="008F20B5">
              <w:rPr>
                <w:rFonts w:ascii="標楷體" w:eastAsia="標楷體" w:hAnsi="標楷體" w:cs="新細明體" w:hint="eastAsia"/>
                <w:kern w:val="0"/>
              </w:rPr>
              <w:t>正常</w:t>
            </w:r>
          </w:p>
          <w:p w14:paraId="0A281BF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停用</w:t>
            </w:r>
          </w:p>
        </w:tc>
      </w:tr>
      <w:tr w:rsidR="006643E4" w:rsidRPr="008F20B5" w14:paraId="0FF756CE" w14:textId="77777777" w:rsidTr="00884703">
        <w:trPr>
          <w:trHeight w:val="340"/>
        </w:trPr>
        <w:tc>
          <w:tcPr>
            <w:tcW w:w="274" w:type="pct"/>
          </w:tcPr>
          <w:p w14:paraId="2A1BFD3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0ECE2C82"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CurrencyCode</w:t>
            </w:r>
            <w:proofErr w:type="spellEnd"/>
          </w:p>
        </w:tc>
        <w:tc>
          <w:tcPr>
            <w:tcW w:w="1923" w:type="pct"/>
          </w:tcPr>
          <w:p w14:paraId="168E1E9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幣別</w:t>
            </w:r>
          </w:p>
        </w:tc>
        <w:tc>
          <w:tcPr>
            <w:tcW w:w="275" w:type="pct"/>
          </w:tcPr>
          <w:p w14:paraId="6537620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8B7F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6461F0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1C4B4DE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TWD</w:t>
            </w:r>
          </w:p>
        </w:tc>
      </w:tr>
      <w:tr w:rsidR="006643E4" w:rsidRPr="008F20B5" w14:paraId="25FC5E4C" w14:textId="77777777" w:rsidTr="00884703">
        <w:trPr>
          <w:trHeight w:val="340"/>
        </w:trPr>
        <w:tc>
          <w:tcPr>
            <w:tcW w:w="274" w:type="pct"/>
          </w:tcPr>
          <w:p w14:paraId="1EC9DACE"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40DBCCA1"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BaseRateCode</w:t>
            </w:r>
            <w:proofErr w:type="spellEnd"/>
          </w:p>
        </w:tc>
        <w:tc>
          <w:tcPr>
            <w:tcW w:w="1923" w:type="pct"/>
          </w:tcPr>
          <w:p w14:paraId="4B46146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指標利率代碼</w:t>
            </w:r>
          </w:p>
        </w:tc>
        <w:tc>
          <w:tcPr>
            <w:tcW w:w="275" w:type="pct"/>
          </w:tcPr>
          <w:p w14:paraId="5A88A9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7DD57A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5" w:type="pct"/>
          </w:tcPr>
          <w:p w14:paraId="117925F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FB275AE"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01</w:t>
            </w:r>
            <w:r w:rsidRPr="008F20B5">
              <w:rPr>
                <w:rFonts w:ascii="標楷體" w:eastAsia="標楷體" w:hAnsi="標楷體" w:cs="新細明體"/>
                <w:kern w:val="0"/>
              </w:rPr>
              <w:tab/>
            </w:r>
            <w:r w:rsidRPr="008F20B5">
              <w:rPr>
                <w:rFonts w:ascii="標楷體" w:eastAsia="標楷體" w:hAnsi="標楷體" w:cs="新細明體" w:hint="eastAsia"/>
                <w:kern w:val="0"/>
              </w:rPr>
              <w:t>保單分紅利率</w:t>
            </w:r>
          </w:p>
          <w:p w14:paraId="2C598534"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02</w:t>
            </w:r>
            <w:r w:rsidRPr="008F20B5">
              <w:rPr>
                <w:rFonts w:ascii="標楷體" w:eastAsia="標楷體" w:hAnsi="標楷體" w:cs="新細明體"/>
                <w:kern w:val="0"/>
              </w:rPr>
              <w:tab/>
            </w:r>
            <w:r w:rsidRPr="008F20B5">
              <w:rPr>
                <w:rFonts w:ascii="標楷體" w:eastAsia="標楷體" w:hAnsi="標楷體" w:cs="新細明體" w:hint="eastAsia"/>
                <w:kern w:val="0"/>
              </w:rPr>
              <w:t>中華郵政二年期定儲機動利率</w:t>
            </w:r>
          </w:p>
          <w:p w14:paraId="0157F27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w:t>
            </w:r>
            <w:r w:rsidRPr="008F20B5">
              <w:rPr>
                <w:rFonts w:ascii="標楷體" w:eastAsia="標楷體" w:hAnsi="標楷體" w:cs="新細明體"/>
                <w:kern w:val="0"/>
              </w:rPr>
              <w:tab/>
            </w:r>
            <w:r w:rsidRPr="008F20B5">
              <w:rPr>
                <w:rFonts w:ascii="標楷體" w:eastAsia="標楷體" w:hAnsi="標楷體" w:cs="新細明體" w:hint="eastAsia"/>
                <w:kern w:val="0"/>
              </w:rPr>
              <w:t>自訂利率</w:t>
            </w:r>
          </w:p>
        </w:tc>
      </w:tr>
      <w:tr w:rsidR="006643E4" w:rsidRPr="008F20B5" w14:paraId="0D384A53" w14:textId="77777777" w:rsidTr="00884703">
        <w:trPr>
          <w:trHeight w:val="340"/>
        </w:trPr>
        <w:tc>
          <w:tcPr>
            <w:tcW w:w="274" w:type="pct"/>
          </w:tcPr>
          <w:p w14:paraId="5DBA5882"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E262D5"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ProdIncr</w:t>
            </w:r>
            <w:proofErr w:type="spellEnd"/>
          </w:p>
        </w:tc>
        <w:tc>
          <w:tcPr>
            <w:tcW w:w="1923" w:type="pct"/>
          </w:tcPr>
          <w:p w14:paraId="17F6613E"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商品加碼利率</w:t>
            </w:r>
          </w:p>
        </w:tc>
        <w:tc>
          <w:tcPr>
            <w:tcW w:w="275" w:type="pct"/>
          </w:tcPr>
          <w:p w14:paraId="61FD558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EC6D2E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C954D2B"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46BE4A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211EBDA" w14:textId="77777777" w:rsidTr="00884703">
        <w:trPr>
          <w:trHeight w:val="340"/>
        </w:trPr>
        <w:tc>
          <w:tcPr>
            <w:tcW w:w="274" w:type="pct"/>
          </w:tcPr>
          <w:p w14:paraId="438818E2"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572F81EC"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rPr>
              <w:t>LowLimitRate</w:t>
            </w:r>
            <w:proofErr w:type="spellEnd"/>
          </w:p>
        </w:tc>
        <w:tc>
          <w:tcPr>
            <w:tcW w:w="1923" w:type="pct"/>
          </w:tcPr>
          <w:p w14:paraId="5498232F"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利率下限</w:t>
            </w:r>
          </w:p>
        </w:tc>
        <w:tc>
          <w:tcPr>
            <w:tcW w:w="275" w:type="pct"/>
          </w:tcPr>
          <w:p w14:paraId="6B8AA3D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0BCE3F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29829203"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1284CA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w:t>
            </w:r>
          </w:p>
        </w:tc>
      </w:tr>
      <w:tr w:rsidR="006643E4" w:rsidRPr="008F20B5" w14:paraId="7C2911FA" w14:textId="77777777" w:rsidTr="00884703">
        <w:trPr>
          <w:trHeight w:val="340"/>
        </w:trPr>
        <w:tc>
          <w:tcPr>
            <w:tcW w:w="274" w:type="pct"/>
          </w:tcPr>
          <w:p w14:paraId="1491D8B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3A33F278"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IncrFlag</w:t>
            </w:r>
            <w:proofErr w:type="spellEnd"/>
          </w:p>
        </w:tc>
        <w:tc>
          <w:tcPr>
            <w:tcW w:w="1923" w:type="pct"/>
          </w:tcPr>
          <w:p w14:paraId="75E9C77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加減碼是否依合約</w:t>
            </w:r>
          </w:p>
        </w:tc>
        <w:tc>
          <w:tcPr>
            <w:tcW w:w="275" w:type="pct"/>
          </w:tcPr>
          <w:p w14:paraId="2495692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2F01068"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EB21656"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310FAFB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41D3F9F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EEA8BBC" w14:textId="77777777" w:rsidTr="00884703">
        <w:trPr>
          <w:trHeight w:val="340"/>
        </w:trPr>
        <w:tc>
          <w:tcPr>
            <w:tcW w:w="274" w:type="pct"/>
          </w:tcPr>
          <w:p w14:paraId="4EA3AC3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8119DC0" w14:textId="77777777" w:rsidR="006643E4" w:rsidRPr="00614F5B" w:rsidRDefault="006643E4" w:rsidP="00F009C9">
            <w:pPr>
              <w:widowControl/>
              <w:rPr>
                <w:rFonts w:ascii="標楷體" w:eastAsia="標楷體" w:hAnsi="標楷體"/>
                <w:color w:val="00B0F0"/>
              </w:rPr>
            </w:pPr>
            <w:proofErr w:type="spellStart"/>
            <w:r w:rsidRPr="00614F5B">
              <w:rPr>
                <w:rFonts w:ascii="標楷體" w:eastAsia="標楷體" w:hAnsi="標楷體"/>
                <w:color w:val="00B0F0"/>
              </w:rPr>
              <w:t>RateCode</w:t>
            </w:r>
            <w:proofErr w:type="spellEnd"/>
          </w:p>
        </w:tc>
        <w:tc>
          <w:tcPr>
            <w:tcW w:w="1923" w:type="pct"/>
          </w:tcPr>
          <w:p w14:paraId="56DDD9AA"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hint="eastAsia"/>
                <w:color w:val="00B0F0"/>
              </w:rPr>
              <w:t>利率區分</w:t>
            </w:r>
          </w:p>
        </w:tc>
        <w:tc>
          <w:tcPr>
            <w:tcW w:w="275" w:type="pct"/>
          </w:tcPr>
          <w:p w14:paraId="17F445F9"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X</w:t>
            </w:r>
          </w:p>
        </w:tc>
        <w:tc>
          <w:tcPr>
            <w:tcW w:w="275" w:type="pct"/>
          </w:tcPr>
          <w:p w14:paraId="112D1490"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1</w:t>
            </w:r>
          </w:p>
        </w:tc>
        <w:tc>
          <w:tcPr>
            <w:tcW w:w="275" w:type="pct"/>
          </w:tcPr>
          <w:p w14:paraId="097A8725" w14:textId="77777777" w:rsidR="006643E4" w:rsidRPr="00E15AC6" w:rsidRDefault="006643E4" w:rsidP="00F009C9">
            <w:pPr>
              <w:pStyle w:val="af9"/>
              <w:widowControl/>
              <w:ind w:leftChars="0"/>
              <w:rPr>
                <w:rFonts w:ascii="標楷體" w:eastAsia="標楷體" w:hAnsi="標楷體" w:cs="新細明體"/>
                <w:color w:val="00B0F0"/>
                <w:kern w:val="0"/>
              </w:rPr>
            </w:pPr>
          </w:p>
        </w:tc>
        <w:tc>
          <w:tcPr>
            <w:tcW w:w="1264" w:type="pct"/>
          </w:tcPr>
          <w:p w14:paraId="3C9F5E13"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機動</w:t>
            </w:r>
          </w:p>
          <w:p w14:paraId="48E8CB41"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固動</w:t>
            </w:r>
          </w:p>
          <w:p w14:paraId="25CA59FA"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固定機動</w:t>
            </w:r>
          </w:p>
        </w:tc>
      </w:tr>
      <w:tr w:rsidR="006643E4" w:rsidRPr="008F20B5" w14:paraId="6E46C240" w14:textId="77777777" w:rsidTr="00884703">
        <w:trPr>
          <w:trHeight w:val="340"/>
        </w:trPr>
        <w:tc>
          <w:tcPr>
            <w:tcW w:w="274" w:type="pct"/>
          </w:tcPr>
          <w:p w14:paraId="66FF82D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34A4565" w14:textId="77777777" w:rsidR="006643E4" w:rsidRDefault="006643E4" w:rsidP="00F009C9">
            <w:pPr>
              <w:widowControl/>
              <w:rPr>
                <w:rFonts w:ascii="標楷體" w:eastAsia="標楷體" w:hAnsi="標楷體"/>
                <w:strike/>
                <w:color w:val="FF0000"/>
              </w:rPr>
            </w:pPr>
            <w:proofErr w:type="spellStart"/>
            <w:r w:rsidRPr="00614F5B">
              <w:rPr>
                <w:rFonts w:ascii="標楷體" w:eastAsia="標楷體" w:hAnsi="標楷體"/>
                <w:strike/>
                <w:color w:val="FF0000"/>
              </w:rPr>
              <w:t>AdvanceCloseCode</w:t>
            </w:r>
            <w:proofErr w:type="spellEnd"/>
          </w:p>
          <w:p w14:paraId="035519BF" w14:textId="77777777" w:rsidR="006643E4" w:rsidRPr="00C167B9" w:rsidRDefault="006643E4" w:rsidP="00F009C9">
            <w:pPr>
              <w:widowControl/>
              <w:rPr>
                <w:rFonts w:ascii="標楷體" w:eastAsia="標楷體" w:hAnsi="標楷體" w:cs="新細明體"/>
                <w:kern w:val="0"/>
              </w:rPr>
            </w:pPr>
            <w:proofErr w:type="spellStart"/>
            <w:r w:rsidRPr="00614F5B">
              <w:rPr>
                <w:rFonts w:ascii="標楷體" w:eastAsia="標楷體" w:hAnsi="標楷體"/>
                <w:color w:val="FF0000"/>
              </w:rPr>
              <w:t>BreachFlag</w:t>
            </w:r>
            <w:proofErr w:type="spellEnd"/>
          </w:p>
        </w:tc>
        <w:tc>
          <w:tcPr>
            <w:tcW w:w="1923" w:type="pct"/>
          </w:tcPr>
          <w:p w14:paraId="72C97725"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提前清償記號</w:t>
            </w:r>
          </w:p>
          <w:p w14:paraId="35ECC09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是否限制清償</w:t>
            </w:r>
          </w:p>
        </w:tc>
        <w:tc>
          <w:tcPr>
            <w:tcW w:w="275" w:type="pct"/>
          </w:tcPr>
          <w:p w14:paraId="56A4BB2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08AD2C7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68F0AB8"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V</w:t>
            </w:r>
          </w:p>
        </w:tc>
        <w:tc>
          <w:tcPr>
            <w:tcW w:w="1264" w:type="pct"/>
          </w:tcPr>
          <w:p w14:paraId="689B37F7"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0</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允許</w:t>
            </w:r>
          </w:p>
          <w:p w14:paraId="25BEFA24"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[限制領清償證明]</w:t>
            </w:r>
          </w:p>
          <w:p w14:paraId="2A8EF0C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2</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[允許領清償證明]</w:t>
            </w:r>
          </w:p>
          <w:p w14:paraId="48B7B08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9</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不限制</w:t>
            </w:r>
            <w:r w:rsidRPr="00614F5B">
              <w:rPr>
                <w:rFonts w:ascii="標楷體" w:eastAsia="標楷體" w:hAnsi="標楷體" w:cs="新細明體"/>
                <w:strike/>
                <w:color w:val="FF0000"/>
                <w:kern w:val="0"/>
              </w:rPr>
              <w:t xml:space="preserve">  </w:t>
            </w:r>
          </w:p>
          <w:p w14:paraId="49FBE14A" w14:textId="77777777" w:rsidR="006643E4" w:rsidRPr="00614F5B" w:rsidRDefault="006643E4" w:rsidP="00F009C9">
            <w:pPr>
              <w:widowControl/>
              <w:rPr>
                <w:rFonts w:ascii="標楷體" w:eastAsia="標楷體" w:hAnsi="標楷體" w:cs="新細明體"/>
                <w:color w:val="FF0000"/>
                <w:kern w:val="0"/>
              </w:rPr>
            </w:pPr>
            <w:r w:rsidRPr="00614F5B">
              <w:rPr>
                <w:rFonts w:ascii="標楷體" w:eastAsia="標楷體" w:hAnsi="標楷體" w:cs="新細明體"/>
                <w:color w:val="FF0000"/>
                <w:kern w:val="0"/>
              </w:rPr>
              <w:t>Y</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是</w:t>
            </w:r>
          </w:p>
          <w:p w14:paraId="5EFEC13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color w:val="FF0000"/>
                <w:kern w:val="0"/>
              </w:rPr>
              <w:t>N</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否</w:t>
            </w:r>
          </w:p>
        </w:tc>
      </w:tr>
      <w:tr w:rsidR="006643E4" w:rsidRPr="008F20B5" w14:paraId="1C9312E5" w14:textId="77777777" w:rsidTr="00884703">
        <w:trPr>
          <w:trHeight w:val="340"/>
        </w:trPr>
        <w:tc>
          <w:tcPr>
            <w:tcW w:w="274" w:type="pct"/>
          </w:tcPr>
          <w:p w14:paraId="2B9713B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DB9D02"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BreachCode</w:t>
            </w:r>
            <w:proofErr w:type="spellEnd"/>
          </w:p>
        </w:tc>
        <w:tc>
          <w:tcPr>
            <w:tcW w:w="1923" w:type="pct"/>
          </w:tcPr>
          <w:p w14:paraId="4D232D8B"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違約適用方式</w:t>
            </w:r>
          </w:p>
        </w:tc>
        <w:tc>
          <w:tcPr>
            <w:tcW w:w="275" w:type="pct"/>
          </w:tcPr>
          <w:p w14:paraId="599702D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54C7A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7C7CFBF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61DAC41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0A26BC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001</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[按年分段]</w:t>
            </w:r>
          </w:p>
          <w:p w14:paraId="120D3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002</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[按月分段]</w:t>
            </w:r>
          </w:p>
          <w:p w14:paraId="205996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003</w:t>
            </w:r>
            <w:r w:rsidRPr="008F20B5">
              <w:rPr>
                <w:rFonts w:ascii="標楷體" w:eastAsia="標楷體" w:hAnsi="標楷體" w:cs="新細明體"/>
                <w:kern w:val="0"/>
              </w:rPr>
              <w:tab/>
            </w:r>
            <w:r w:rsidRPr="008F20B5">
              <w:rPr>
                <w:rFonts w:ascii="標楷體" w:eastAsia="標楷體" w:hAnsi="標楷體" w:cs="新細明體" w:hint="eastAsia"/>
                <w:kern w:val="0"/>
              </w:rPr>
              <w:t>依核准額度</w:t>
            </w:r>
          </w:p>
          <w:p w14:paraId="27EACA1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004</w:t>
            </w:r>
            <w:r w:rsidRPr="008F20B5">
              <w:rPr>
                <w:rFonts w:ascii="標楷體" w:eastAsia="標楷體" w:hAnsi="標楷體" w:cs="新細明體"/>
                <w:kern w:val="0"/>
              </w:rPr>
              <w:tab/>
            </w:r>
            <w:r w:rsidRPr="008F20B5">
              <w:rPr>
                <w:rFonts w:ascii="標楷體" w:eastAsia="標楷體" w:hAnsi="標楷體" w:cs="新細明體" w:hint="eastAsia"/>
                <w:kern w:val="0"/>
              </w:rPr>
              <w:t>依申貸金額</w:t>
            </w:r>
          </w:p>
          <w:p w14:paraId="755715A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005</w:t>
            </w:r>
            <w:r w:rsidRPr="008F20B5">
              <w:rPr>
                <w:rFonts w:ascii="標楷體" w:eastAsia="標楷體" w:hAnsi="標楷體" w:cs="新細明體"/>
                <w:kern w:val="0"/>
              </w:rPr>
              <w:tab/>
            </w:r>
            <w:r w:rsidRPr="008F20B5">
              <w:rPr>
                <w:rFonts w:ascii="標楷體" w:eastAsia="標楷體" w:hAnsi="標楷體" w:cs="新細明體" w:hint="eastAsia"/>
                <w:kern w:val="0"/>
              </w:rPr>
              <w:t>本息均攤依提前償還金額</w:t>
            </w:r>
          </w:p>
          <w:p w14:paraId="28E60D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999</w:t>
            </w:r>
            <w:r w:rsidRPr="008F20B5">
              <w:rPr>
                <w:rFonts w:ascii="標楷體" w:eastAsia="標楷體" w:hAnsi="標楷體" w:cs="新細明體"/>
                <w:kern w:val="0"/>
              </w:rPr>
              <w:tab/>
            </w:r>
            <w:r w:rsidRPr="008F20B5">
              <w:rPr>
                <w:rFonts w:ascii="標楷體" w:eastAsia="標楷體" w:hAnsi="標楷體" w:cs="新細明體" w:hint="eastAsia"/>
                <w:kern w:val="0"/>
              </w:rPr>
              <w:t>不限制</w:t>
            </w:r>
          </w:p>
        </w:tc>
      </w:tr>
      <w:tr w:rsidR="006643E4" w:rsidRPr="008F20B5" w14:paraId="749AC387" w14:textId="77777777" w:rsidTr="00884703">
        <w:trPr>
          <w:trHeight w:val="340"/>
        </w:trPr>
        <w:tc>
          <w:tcPr>
            <w:tcW w:w="274" w:type="pct"/>
          </w:tcPr>
          <w:p w14:paraId="5148957C"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89B9C06"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BreachGetCode</w:t>
            </w:r>
            <w:proofErr w:type="spellEnd"/>
          </w:p>
        </w:tc>
        <w:tc>
          <w:tcPr>
            <w:tcW w:w="1923" w:type="pct"/>
          </w:tcPr>
          <w:p w14:paraId="34BD7430"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違約金收取方式</w:t>
            </w:r>
          </w:p>
        </w:tc>
        <w:tc>
          <w:tcPr>
            <w:tcW w:w="275" w:type="pct"/>
          </w:tcPr>
          <w:p w14:paraId="631F1F6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3C0423E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05E165CE"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330B3500"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4FFD1E6F" w14:textId="77777777" w:rsidR="006643E4" w:rsidRDefault="006643E4" w:rsidP="00F009C9">
            <w:pPr>
              <w:widowControl/>
              <w:rPr>
                <w:rFonts w:ascii="標楷體" w:eastAsia="標楷體" w:hAnsi="標楷體" w:cs="新細明體"/>
                <w:kern w:val="0"/>
              </w:rPr>
            </w:pPr>
          </w:p>
          <w:p w14:paraId="3C85759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即時收取</w:t>
            </w:r>
          </w:p>
          <w:p w14:paraId="66FC356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領清償證明時收取</w:t>
            </w:r>
          </w:p>
        </w:tc>
      </w:tr>
      <w:tr w:rsidR="006643E4" w:rsidRPr="008F20B5" w14:paraId="744AC2F3" w14:textId="77777777" w:rsidTr="00884703">
        <w:trPr>
          <w:trHeight w:val="340"/>
        </w:trPr>
        <w:tc>
          <w:tcPr>
            <w:tcW w:w="274" w:type="pct"/>
          </w:tcPr>
          <w:p w14:paraId="704C1AEF"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2B23DA2" w14:textId="77777777" w:rsidR="006643E4" w:rsidRDefault="006643E4" w:rsidP="00F009C9">
            <w:pPr>
              <w:widowControl/>
              <w:rPr>
                <w:rFonts w:ascii="標楷體" w:eastAsia="標楷體" w:hAnsi="標楷體"/>
                <w:strike/>
                <w:color w:val="FF0000"/>
              </w:rPr>
            </w:pPr>
            <w:proofErr w:type="spellStart"/>
            <w:r w:rsidRPr="00614F5B">
              <w:rPr>
                <w:rFonts w:ascii="標楷體" w:eastAsia="標楷體" w:hAnsi="標楷體"/>
                <w:strike/>
                <w:color w:val="FF0000"/>
              </w:rPr>
              <w:t>DecreaseFlag</w:t>
            </w:r>
            <w:proofErr w:type="spellEnd"/>
          </w:p>
          <w:p w14:paraId="7AF33E99" w14:textId="77777777" w:rsidR="006643E4" w:rsidRPr="00C167B9" w:rsidRDefault="006643E4" w:rsidP="00F009C9">
            <w:pPr>
              <w:widowControl/>
              <w:rPr>
                <w:rFonts w:ascii="標楷體" w:eastAsia="標楷體" w:hAnsi="標楷體" w:cs="新細明體"/>
                <w:kern w:val="0"/>
              </w:rPr>
            </w:pPr>
            <w:proofErr w:type="spellStart"/>
            <w:r w:rsidRPr="00614F5B">
              <w:rPr>
                <w:rFonts w:ascii="標楷體" w:eastAsia="標楷體" w:hAnsi="標楷體"/>
                <w:color w:val="FF0000"/>
              </w:rPr>
              <w:t>Prohibit</w:t>
            </w:r>
            <w:r>
              <w:rPr>
                <w:rFonts w:ascii="標楷體" w:eastAsia="標楷體" w:hAnsi="標楷體" w:hint="eastAsia"/>
                <w:color w:val="FF0000"/>
              </w:rPr>
              <w:t>M</w:t>
            </w:r>
            <w:r>
              <w:rPr>
                <w:rFonts w:ascii="標楷體" w:eastAsia="標楷體" w:hAnsi="標楷體"/>
                <w:color w:val="FF0000"/>
              </w:rPr>
              <w:t>onth</w:t>
            </w:r>
            <w:proofErr w:type="spellEnd"/>
          </w:p>
        </w:tc>
        <w:tc>
          <w:tcPr>
            <w:tcW w:w="1923" w:type="pct"/>
          </w:tcPr>
          <w:p w14:paraId="60B5701C"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違約金按月遞減</w:t>
            </w:r>
          </w:p>
          <w:p w14:paraId="2B9ADE2E" w14:textId="77777777" w:rsidR="006643E4" w:rsidRPr="00DB0832"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限制清償</w:t>
            </w:r>
            <w:r>
              <w:rPr>
                <w:rFonts w:ascii="標楷體" w:eastAsia="標楷體" w:hAnsi="標楷體" w:cs="新細明體" w:hint="eastAsia"/>
                <w:color w:val="FF0000"/>
                <w:kern w:val="0"/>
              </w:rPr>
              <w:t>期間</w:t>
            </w:r>
          </w:p>
        </w:tc>
        <w:tc>
          <w:tcPr>
            <w:tcW w:w="275" w:type="pct"/>
          </w:tcPr>
          <w:p w14:paraId="6F4A55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CA0060" w14:textId="77777777" w:rsidR="006643E4" w:rsidRDefault="006643E4" w:rsidP="00F009C9">
            <w:pPr>
              <w:widowControl/>
              <w:jc w:val="center"/>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p>
          <w:p w14:paraId="0D7D1C33" w14:textId="77777777" w:rsidR="006643E4" w:rsidRDefault="006643E4" w:rsidP="00F009C9">
            <w:pPr>
              <w:widowControl/>
              <w:jc w:val="center"/>
              <w:rPr>
                <w:rFonts w:ascii="標楷體" w:eastAsia="標楷體" w:hAnsi="標楷體" w:cs="新細明體"/>
                <w:color w:val="FF0000"/>
                <w:kern w:val="0"/>
              </w:rPr>
            </w:pPr>
          </w:p>
          <w:p w14:paraId="13AF8248" w14:textId="77777777" w:rsidR="006643E4" w:rsidRPr="00614F5B" w:rsidRDefault="006643E4" w:rsidP="00F009C9">
            <w:pPr>
              <w:widowControl/>
              <w:jc w:val="center"/>
              <w:rPr>
                <w:rFonts w:ascii="標楷體" w:eastAsia="標楷體" w:hAnsi="標楷體" w:cs="新細明體"/>
                <w:color w:val="FF0000"/>
                <w:kern w:val="0"/>
              </w:rPr>
            </w:pPr>
            <w:r>
              <w:rPr>
                <w:rFonts w:ascii="標楷體" w:eastAsia="標楷體" w:hAnsi="標楷體" w:cs="新細明體"/>
                <w:color w:val="FF0000"/>
                <w:kern w:val="0"/>
              </w:rPr>
              <w:t>3</w:t>
            </w:r>
          </w:p>
        </w:tc>
        <w:tc>
          <w:tcPr>
            <w:tcW w:w="275" w:type="pct"/>
          </w:tcPr>
          <w:p w14:paraId="4F25CF02"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O</w:t>
            </w:r>
          </w:p>
        </w:tc>
        <w:tc>
          <w:tcPr>
            <w:tcW w:w="1264" w:type="pct"/>
          </w:tcPr>
          <w:p w14:paraId="78836B2C" w14:textId="77777777" w:rsidR="006643E4" w:rsidRDefault="006643E4" w:rsidP="00F009C9">
            <w:pPr>
              <w:widowControl/>
              <w:rPr>
                <w:rFonts w:ascii="標楷體" w:eastAsia="標楷體" w:hAnsi="標楷體" w:cs="新細明體"/>
                <w:kern w:val="0"/>
              </w:rPr>
            </w:pPr>
            <w:r w:rsidRPr="00614F5B">
              <w:rPr>
                <w:rFonts w:ascii="標楷體" w:eastAsia="標楷體" w:hAnsi="標楷體" w:cs="新細明體"/>
                <w:strike/>
                <w:color w:val="FF0000"/>
                <w:kern w:val="0"/>
              </w:rPr>
              <w:t>Y</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是</w:t>
            </w:r>
            <w:r>
              <w:rPr>
                <w:rFonts w:ascii="標楷體" w:eastAsia="標楷體" w:hAnsi="標楷體" w:cs="新細明體" w:hint="eastAsia"/>
                <w:kern w:val="0"/>
              </w:rPr>
              <w:t>是否限制清償為Y時必須輸入</w:t>
            </w:r>
          </w:p>
          <w:p w14:paraId="64B362F4" w14:textId="77777777" w:rsidR="006643E4" w:rsidRPr="00614F5B" w:rsidRDefault="006643E4" w:rsidP="00F009C9">
            <w:pPr>
              <w:widowControl/>
              <w:rPr>
                <w:rFonts w:ascii="標楷體" w:eastAsia="標楷體" w:hAnsi="標楷體" w:cs="新細明體"/>
                <w:strike/>
                <w:color w:val="FF0000"/>
                <w:kern w:val="0"/>
              </w:rPr>
            </w:pPr>
          </w:p>
          <w:p w14:paraId="50E8211A"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N</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否</w:t>
            </w:r>
            <w:r w:rsidRPr="00614F5B">
              <w:rPr>
                <w:rFonts w:ascii="標楷體" w:eastAsia="標楷體" w:hAnsi="標楷體" w:cs="新細明體"/>
                <w:color w:val="FF0000"/>
                <w:kern w:val="0"/>
              </w:rPr>
              <w:t xml:space="preserve"> 單位</w:t>
            </w:r>
            <w:r>
              <w:rPr>
                <w:rFonts w:ascii="標楷體" w:eastAsia="標楷體" w:hAnsi="標楷體" w:cs="新細明體" w:hint="eastAsia"/>
                <w:color w:val="FF0000"/>
                <w:kern w:val="0"/>
              </w:rPr>
              <w:t>【</w:t>
            </w:r>
            <w:r w:rsidRPr="00614F5B">
              <w:rPr>
                <w:rFonts w:ascii="標楷體" w:eastAsia="標楷體" w:hAnsi="標楷體" w:cs="新細明體" w:hint="eastAsia"/>
                <w:color w:val="FF0000"/>
                <w:kern w:val="0"/>
              </w:rPr>
              <w:t>年</w:t>
            </w:r>
            <w:r>
              <w:rPr>
                <w:rFonts w:ascii="標楷體" w:eastAsia="標楷體" w:hAnsi="標楷體" w:cs="新細明體" w:hint="eastAsia"/>
                <w:color w:val="FF0000"/>
                <w:kern w:val="0"/>
              </w:rPr>
              <w:t>】</w:t>
            </w:r>
          </w:p>
        </w:tc>
      </w:tr>
      <w:tr w:rsidR="006643E4" w:rsidRPr="008F20B5" w14:paraId="22D91FB6" w14:textId="77777777" w:rsidTr="00884703">
        <w:trPr>
          <w:trHeight w:val="340"/>
        </w:trPr>
        <w:tc>
          <w:tcPr>
            <w:tcW w:w="274" w:type="pct"/>
          </w:tcPr>
          <w:p w14:paraId="7325E2AE"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0F76178A" w14:textId="77777777" w:rsidR="006643E4" w:rsidRPr="00614F5B" w:rsidRDefault="006643E4" w:rsidP="00F009C9">
            <w:pPr>
              <w:widowControl/>
              <w:rPr>
                <w:rFonts w:ascii="標楷體" w:eastAsia="標楷體" w:hAnsi="標楷體"/>
                <w:color w:val="0070C0"/>
              </w:rPr>
            </w:pPr>
            <w:proofErr w:type="spellStart"/>
            <w:r w:rsidRPr="00614F5B">
              <w:rPr>
                <w:rFonts w:ascii="標楷體" w:eastAsia="標楷體" w:hAnsi="標楷體"/>
                <w:color w:val="0070C0"/>
              </w:rPr>
              <w:t>BreachPercent</w:t>
            </w:r>
            <w:proofErr w:type="spellEnd"/>
          </w:p>
        </w:tc>
        <w:tc>
          <w:tcPr>
            <w:tcW w:w="1923" w:type="pct"/>
          </w:tcPr>
          <w:p w14:paraId="4071B305"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違約金百分比</w:t>
            </w:r>
          </w:p>
        </w:tc>
        <w:tc>
          <w:tcPr>
            <w:tcW w:w="275" w:type="pct"/>
          </w:tcPr>
          <w:p w14:paraId="64ED8EE5"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088FDD5B"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122BB0B2"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1265ED4"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810AD67"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lastRenderedPageBreak/>
              <w:t>000.00</w:t>
            </w:r>
          </w:p>
        </w:tc>
      </w:tr>
      <w:tr w:rsidR="006643E4" w:rsidRPr="008F20B5" w14:paraId="32B4D70B" w14:textId="77777777" w:rsidTr="00884703">
        <w:trPr>
          <w:trHeight w:val="340"/>
        </w:trPr>
        <w:tc>
          <w:tcPr>
            <w:tcW w:w="274" w:type="pct"/>
          </w:tcPr>
          <w:p w14:paraId="7EA2540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47F1C6A" w14:textId="77777777" w:rsidR="006643E4" w:rsidRPr="00614F5B" w:rsidRDefault="006643E4" w:rsidP="00F009C9">
            <w:pPr>
              <w:widowControl/>
              <w:rPr>
                <w:rFonts w:ascii="標楷體" w:eastAsia="標楷體" w:hAnsi="標楷體"/>
                <w:color w:val="0070C0"/>
              </w:rPr>
            </w:pPr>
            <w:proofErr w:type="spellStart"/>
            <w:r w:rsidRPr="00CC54F1">
              <w:rPr>
                <w:rFonts w:ascii="標楷體" w:eastAsia="標楷體" w:hAnsi="標楷體"/>
                <w:color w:val="0070C0"/>
              </w:rPr>
              <w:t>BreachDecreaseMonth</w:t>
            </w:r>
            <w:proofErr w:type="spellEnd"/>
          </w:p>
        </w:tc>
        <w:tc>
          <w:tcPr>
            <w:tcW w:w="1923" w:type="pct"/>
          </w:tcPr>
          <w:p w14:paraId="0B71D013"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違約金分段月數</w:t>
            </w:r>
          </w:p>
        </w:tc>
        <w:tc>
          <w:tcPr>
            <w:tcW w:w="275" w:type="pct"/>
          </w:tcPr>
          <w:p w14:paraId="284819E8"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116AB2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75" w:type="pct"/>
          </w:tcPr>
          <w:p w14:paraId="0DB1CBA5"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78DE3AC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0082BDB7"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000</w:t>
            </w:r>
          </w:p>
        </w:tc>
      </w:tr>
      <w:tr w:rsidR="006643E4" w:rsidRPr="008F20B5" w14:paraId="721E0F58" w14:textId="77777777" w:rsidTr="00884703">
        <w:trPr>
          <w:trHeight w:val="340"/>
        </w:trPr>
        <w:tc>
          <w:tcPr>
            <w:tcW w:w="274" w:type="pct"/>
          </w:tcPr>
          <w:p w14:paraId="5EAA985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1A4052F" w14:textId="77777777" w:rsidR="006643E4" w:rsidRPr="00614F5B" w:rsidRDefault="006643E4" w:rsidP="00F009C9">
            <w:pPr>
              <w:widowControl/>
              <w:rPr>
                <w:rFonts w:ascii="標楷體" w:eastAsia="標楷體" w:hAnsi="標楷體"/>
                <w:color w:val="0070C0"/>
              </w:rPr>
            </w:pPr>
            <w:proofErr w:type="spellStart"/>
            <w:r w:rsidRPr="00CC54F1">
              <w:rPr>
                <w:rFonts w:ascii="標楷體" w:eastAsia="標楷體" w:hAnsi="標楷體"/>
                <w:color w:val="0070C0"/>
              </w:rPr>
              <w:t>BreachDecrease</w:t>
            </w:r>
            <w:proofErr w:type="spellEnd"/>
          </w:p>
        </w:tc>
        <w:tc>
          <w:tcPr>
            <w:tcW w:w="1923" w:type="pct"/>
          </w:tcPr>
          <w:p w14:paraId="1C67B2B2"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分段遞減百分比</w:t>
            </w:r>
          </w:p>
        </w:tc>
        <w:tc>
          <w:tcPr>
            <w:tcW w:w="275" w:type="pct"/>
          </w:tcPr>
          <w:p w14:paraId="513F093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A525A4C"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445F2074"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106CCBF3"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38D8D988"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11386F95" w14:textId="77777777" w:rsidTr="00884703">
        <w:trPr>
          <w:trHeight w:val="340"/>
        </w:trPr>
        <w:tc>
          <w:tcPr>
            <w:tcW w:w="274" w:type="pct"/>
          </w:tcPr>
          <w:p w14:paraId="063F941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21DACD" w14:textId="77777777" w:rsidR="006643E4" w:rsidRPr="00614F5B" w:rsidRDefault="006643E4" w:rsidP="00F009C9">
            <w:pPr>
              <w:widowControl/>
              <w:rPr>
                <w:rFonts w:ascii="標楷體" w:eastAsia="標楷體" w:hAnsi="標楷體"/>
                <w:color w:val="0070C0"/>
              </w:rPr>
            </w:pPr>
            <w:proofErr w:type="spellStart"/>
            <w:r w:rsidRPr="00CC54F1">
              <w:rPr>
                <w:rFonts w:ascii="標楷體" w:eastAsia="標楷體" w:hAnsi="標楷體"/>
                <w:color w:val="0070C0"/>
              </w:rPr>
              <w:t>BreachStartPercent</w:t>
            </w:r>
            <w:proofErr w:type="spellEnd"/>
          </w:p>
        </w:tc>
        <w:tc>
          <w:tcPr>
            <w:tcW w:w="1923" w:type="pct"/>
          </w:tcPr>
          <w:p w14:paraId="3DD3C224"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還款起算比例</w:t>
            </w:r>
          </w:p>
        </w:tc>
        <w:tc>
          <w:tcPr>
            <w:tcW w:w="275" w:type="pct"/>
          </w:tcPr>
          <w:p w14:paraId="7FCBA67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42BEC0D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2</w:t>
            </w:r>
          </w:p>
        </w:tc>
        <w:tc>
          <w:tcPr>
            <w:tcW w:w="275" w:type="pct"/>
          </w:tcPr>
          <w:p w14:paraId="2AF97B49"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FFB5E4F"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是否限制清償為Y時可輸入</w:t>
            </w:r>
          </w:p>
          <w:p w14:paraId="295DDEC8"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w:t>
            </w:r>
          </w:p>
        </w:tc>
      </w:tr>
      <w:tr w:rsidR="006643E4" w:rsidRPr="008F20B5" w14:paraId="46C5861D" w14:textId="77777777" w:rsidTr="00884703">
        <w:trPr>
          <w:trHeight w:val="340"/>
        </w:trPr>
        <w:tc>
          <w:tcPr>
            <w:tcW w:w="274" w:type="pct"/>
          </w:tcPr>
          <w:p w14:paraId="3D1D61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B26B29A"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GovOfferFlag</w:t>
            </w:r>
            <w:proofErr w:type="spellEnd"/>
          </w:p>
        </w:tc>
        <w:tc>
          <w:tcPr>
            <w:tcW w:w="1923" w:type="pct"/>
          </w:tcPr>
          <w:p w14:paraId="069E85F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政府優惠房貸</w:t>
            </w:r>
          </w:p>
        </w:tc>
        <w:tc>
          <w:tcPr>
            <w:tcW w:w="275" w:type="pct"/>
          </w:tcPr>
          <w:p w14:paraId="0A85AA7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4E9ACB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5393AA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2F7DEF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5A31E25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12D948E6" w14:textId="77777777" w:rsidTr="00884703">
        <w:trPr>
          <w:trHeight w:val="340"/>
        </w:trPr>
        <w:tc>
          <w:tcPr>
            <w:tcW w:w="274" w:type="pct"/>
          </w:tcPr>
          <w:p w14:paraId="22B6E4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5D2DF3"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FinancialFlag</w:t>
            </w:r>
            <w:proofErr w:type="spellEnd"/>
          </w:p>
        </w:tc>
        <w:tc>
          <w:tcPr>
            <w:tcW w:w="1923" w:type="pct"/>
          </w:tcPr>
          <w:p w14:paraId="5AB8B0AC"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理財型房貸</w:t>
            </w:r>
          </w:p>
        </w:tc>
        <w:tc>
          <w:tcPr>
            <w:tcW w:w="275" w:type="pct"/>
          </w:tcPr>
          <w:p w14:paraId="7A5E97D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9F304E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B0F8243"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3D04F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02DA7C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DAA400D" w14:textId="77777777" w:rsidTr="00884703">
        <w:trPr>
          <w:trHeight w:val="340"/>
        </w:trPr>
        <w:tc>
          <w:tcPr>
            <w:tcW w:w="274" w:type="pct"/>
          </w:tcPr>
          <w:p w14:paraId="34CE4E8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9A7CA57" w14:textId="77777777" w:rsidR="006643E4" w:rsidRPr="008F20B5" w:rsidRDefault="006643E4" w:rsidP="00F009C9">
            <w:pPr>
              <w:widowControl/>
              <w:rPr>
                <w:rFonts w:ascii="標楷體" w:eastAsia="標楷體" w:hAnsi="標楷體"/>
              </w:rPr>
            </w:pPr>
            <w:proofErr w:type="spellStart"/>
            <w:r w:rsidRPr="008F20B5">
              <w:rPr>
                <w:rFonts w:ascii="標楷體" w:eastAsia="標楷體" w:hAnsi="標楷體"/>
              </w:rPr>
              <w:t>EmpFlag</w:t>
            </w:r>
            <w:proofErr w:type="spellEnd"/>
          </w:p>
        </w:tc>
        <w:tc>
          <w:tcPr>
            <w:tcW w:w="1923" w:type="pct"/>
          </w:tcPr>
          <w:p w14:paraId="650A4D03" w14:textId="77777777" w:rsidR="006643E4" w:rsidRPr="008F20B5" w:rsidRDefault="006643E4" w:rsidP="00F009C9">
            <w:pPr>
              <w:widowControl/>
              <w:rPr>
                <w:rFonts w:ascii="標楷體" w:eastAsia="標楷體" w:hAnsi="標楷體"/>
              </w:rPr>
            </w:pPr>
            <w:r w:rsidRPr="008F20B5">
              <w:rPr>
                <w:rFonts w:ascii="標楷體" w:eastAsia="標楷體" w:hAnsi="標楷體" w:hint="eastAsia"/>
              </w:rPr>
              <w:t>員工優惠貸款</w:t>
            </w:r>
          </w:p>
        </w:tc>
        <w:tc>
          <w:tcPr>
            <w:tcW w:w="275" w:type="pct"/>
          </w:tcPr>
          <w:p w14:paraId="57394B0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C00045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37B34B4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745CD7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28B25D1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33D7BD3B" w14:textId="77777777" w:rsidTr="00884703">
        <w:trPr>
          <w:trHeight w:val="340"/>
        </w:trPr>
        <w:tc>
          <w:tcPr>
            <w:tcW w:w="274" w:type="pct"/>
          </w:tcPr>
          <w:p w14:paraId="676826D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A7B498"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StepOccurs</w:t>
            </w:r>
          </w:p>
        </w:tc>
        <w:tc>
          <w:tcPr>
            <w:tcW w:w="1923" w:type="pct"/>
          </w:tcPr>
          <w:p w14:paraId="39C7E98F" w14:textId="77777777" w:rsidR="006643E4" w:rsidRPr="004A1C2C" w:rsidRDefault="006643E4" w:rsidP="00F009C9">
            <w:pPr>
              <w:widowControl/>
              <w:rPr>
                <w:rFonts w:ascii="標楷體" w:eastAsia="標楷體" w:hAnsi="標楷體"/>
                <w:color w:val="000000" w:themeColor="text1"/>
              </w:rPr>
            </w:pPr>
          </w:p>
        </w:tc>
        <w:tc>
          <w:tcPr>
            <w:tcW w:w="275" w:type="pct"/>
          </w:tcPr>
          <w:p w14:paraId="4557F195"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9DBCAC7"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FFF127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774B88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p>
        </w:tc>
      </w:tr>
      <w:tr w:rsidR="006643E4" w:rsidRPr="008F20B5" w14:paraId="32E2CA0C" w14:textId="77777777" w:rsidTr="00884703">
        <w:trPr>
          <w:trHeight w:val="340"/>
        </w:trPr>
        <w:tc>
          <w:tcPr>
            <w:tcW w:w="274" w:type="pct"/>
          </w:tcPr>
          <w:p w14:paraId="76833E06"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3EF51DC"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StepMonth</w:t>
            </w:r>
            <w:r>
              <w:rPr>
                <w:rFonts w:ascii="標楷體" w:eastAsia="標楷體" w:hAnsi="標楷體" w:cs="新細明體" w:hint="eastAsia"/>
                <w:color w:val="000000" w:themeColor="text1"/>
                <w:kern w:val="0"/>
              </w:rPr>
              <w:t>S</w:t>
            </w:r>
            <w:proofErr w:type="spellEnd"/>
          </w:p>
        </w:tc>
        <w:tc>
          <w:tcPr>
            <w:tcW w:w="1923" w:type="pct"/>
          </w:tcPr>
          <w:p w14:paraId="2F242B22"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-起</w:t>
            </w:r>
          </w:p>
        </w:tc>
        <w:tc>
          <w:tcPr>
            <w:tcW w:w="275" w:type="pct"/>
          </w:tcPr>
          <w:p w14:paraId="1997726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20C6BA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1189B849"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B6F9638" w14:textId="77777777" w:rsidR="006643E4" w:rsidRPr="008F20B5" w:rsidRDefault="006643E4" w:rsidP="00F009C9">
            <w:pPr>
              <w:widowControl/>
              <w:rPr>
                <w:rFonts w:ascii="標楷體" w:eastAsia="標楷體" w:hAnsi="標楷體" w:cs="新細明體"/>
                <w:kern w:val="0"/>
              </w:rPr>
            </w:pPr>
          </w:p>
        </w:tc>
      </w:tr>
      <w:tr w:rsidR="006643E4" w:rsidRPr="008F20B5" w14:paraId="75E3D694" w14:textId="77777777" w:rsidTr="00884703">
        <w:trPr>
          <w:trHeight w:val="340"/>
        </w:trPr>
        <w:tc>
          <w:tcPr>
            <w:tcW w:w="274" w:type="pct"/>
          </w:tcPr>
          <w:p w14:paraId="416DF0D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1BC868D"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StepMonthE</w:t>
            </w:r>
            <w:proofErr w:type="spellEnd"/>
          </w:p>
        </w:tc>
        <w:tc>
          <w:tcPr>
            <w:tcW w:w="1923" w:type="pct"/>
          </w:tcPr>
          <w:p w14:paraId="28829608"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-止</w:t>
            </w:r>
          </w:p>
        </w:tc>
        <w:tc>
          <w:tcPr>
            <w:tcW w:w="275" w:type="pct"/>
          </w:tcPr>
          <w:p w14:paraId="34C27D5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244F0A3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0747756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B701509" w14:textId="77777777" w:rsidR="006643E4" w:rsidRPr="008F20B5" w:rsidRDefault="006643E4" w:rsidP="00F009C9">
            <w:pPr>
              <w:widowControl/>
              <w:rPr>
                <w:rFonts w:ascii="標楷體" w:eastAsia="標楷體" w:hAnsi="標楷體" w:cs="新細明體"/>
                <w:kern w:val="0"/>
              </w:rPr>
            </w:pPr>
          </w:p>
        </w:tc>
      </w:tr>
      <w:tr w:rsidR="006643E4" w:rsidRPr="008F20B5" w14:paraId="4B2CF8DA" w14:textId="77777777" w:rsidTr="00884703">
        <w:trPr>
          <w:trHeight w:val="340"/>
        </w:trPr>
        <w:tc>
          <w:tcPr>
            <w:tcW w:w="274" w:type="pct"/>
          </w:tcPr>
          <w:p w14:paraId="40ABE39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D466954" w14:textId="77777777" w:rsidR="006643E4" w:rsidRPr="00614F5B" w:rsidRDefault="006643E4" w:rsidP="00F009C9">
            <w:pPr>
              <w:widowControl/>
              <w:ind w:leftChars="100" w:left="240"/>
              <w:rPr>
                <w:rFonts w:ascii="標楷體" w:eastAsia="標楷體" w:hAnsi="標楷體" w:cs="新細明體"/>
                <w:color w:val="000000" w:themeColor="text1"/>
                <w:kern w:val="0"/>
                <w:highlight w:val="yellow"/>
              </w:rPr>
            </w:pPr>
            <w:proofErr w:type="spellStart"/>
            <w:r w:rsidRPr="0001164A">
              <w:rPr>
                <w:rFonts w:ascii="標楷體" w:eastAsia="標楷體" w:hAnsi="標楷體" w:cs="新細明體"/>
                <w:color w:val="FF0000"/>
                <w:kern w:val="0"/>
                <w:highlight w:val="yellow"/>
              </w:rPr>
              <w:t>StepRateType</w:t>
            </w:r>
            <w:proofErr w:type="spellEnd"/>
          </w:p>
        </w:tc>
        <w:tc>
          <w:tcPr>
            <w:tcW w:w="1923" w:type="pct"/>
          </w:tcPr>
          <w:p w14:paraId="314376B6" w14:textId="77777777" w:rsidR="006643E4" w:rsidRPr="00614F5B" w:rsidRDefault="006643E4" w:rsidP="00F009C9">
            <w:pPr>
              <w:widowControl/>
              <w:rPr>
                <w:rFonts w:ascii="標楷體" w:eastAsia="標楷體" w:hAnsi="標楷體" w:cs="新細明體"/>
                <w:color w:val="000000" w:themeColor="text1"/>
                <w:kern w:val="0"/>
                <w:highlight w:val="yellow"/>
              </w:rPr>
            </w:pPr>
            <w:r w:rsidRPr="0001164A">
              <w:rPr>
                <w:rFonts w:ascii="標楷體" w:eastAsia="標楷體" w:hAnsi="標楷體" w:cs="新細明體" w:hint="eastAsia"/>
                <w:color w:val="FF0000"/>
                <w:kern w:val="0"/>
                <w:highlight w:val="yellow"/>
              </w:rPr>
              <w:t>階梯式利率－利率種類</w:t>
            </w:r>
          </w:p>
        </w:tc>
        <w:tc>
          <w:tcPr>
            <w:tcW w:w="275" w:type="pct"/>
          </w:tcPr>
          <w:p w14:paraId="042DEAA1"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X</w:t>
            </w:r>
          </w:p>
        </w:tc>
        <w:tc>
          <w:tcPr>
            <w:tcW w:w="275" w:type="pct"/>
          </w:tcPr>
          <w:p w14:paraId="708ED30A"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1</w:t>
            </w:r>
          </w:p>
        </w:tc>
        <w:tc>
          <w:tcPr>
            <w:tcW w:w="275" w:type="pct"/>
          </w:tcPr>
          <w:p w14:paraId="32431B72" w14:textId="77777777" w:rsidR="006643E4" w:rsidRPr="0001164A" w:rsidRDefault="006643E4" w:rsidP="00F009C9">
            <w:pPr>
              <w:widowControl/>
              <w:jc w:val="center"/>
              <w:rPr>
                <w:rFonts w:ascii="標楷體" w:eastAsia="標楷體" w:hAnsi="標楷體" w:cs="新細明體"/>
                <w:color w:val="FF0000"/>
                <w:kern w:val="0"/>
                <w:highlight w:val="yellow"/>
              </w:rPr>
            </w:pPr>
          </w:p>
        </w:tc>
        <w:tc>
          <w:tcPr>
            <w:tcW w:w="1264" w:type="pct"/>
          </w:tcPr>
          <w:p w14:paraId="5380C525" w14:textId="77777777" w:rsidR="006643E4" w:rsidRPr="0001164A" w:rsidRDefault="006643E4" w:rsidP="00F009C9">
            <w:pPr>
              <w:widowControl/>
              <w:rPr>
                <w:rFonts w:ascii="標楷體" w:eastAsia="標楷體" w:hAnsi="標楷體" w:cs="新細明體"/>
                <w:color w:val="FF0000"/>
                <w:kern w:val="0"/>
                <w:highlight w:val="yellow"/>
              </w:rPr>
            </w:pPr>
            <w:r w:rsidRPr="0001164A">
              <w:rPr>
                <w:rFonts w:ascii="標楷體" w:eastAsia="標楷體" w:hAnsi="標楷體" w:cs="新細明體"/>
                <w:color w:val="FF0000"/>
                <w:kern w:val="0"/>
                <w:highlight w:val="yellow"/>
              </w:rPr>
              <w:t>1</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固定利率</w:t>
            </w:r>
          </w:p>
          <w:p w14:paraId="0E180964" w14:textId="77777777" w:rsidR="006643E4" w:rsidRPr="00614F5B" w:rsidRDefault="006643E4" w:rsidP="00F009C9">
            <w:pPr>
              <w:widowControl/>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2</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加碼利率</w:t>
            </w:r>
          </w:p>
        </w:tc>
      </w:tr>
      <w:tr w:rsidR="006643E4" w:rsidRPr="008F20B5" w14:paraId="625991AB" w14:textId="77777777" w:rsidTr="00884703">
        <w:trPr>
          <w:trHeight w:val="340"/>
        </w:trPr>
        <w:tc>
          <w:tcPr>
            <w:tcW w:w="274" w:type="pct"/>
          </w:tcPr>
          <w:p w14:paraId="17538D87"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B692EB5"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StepRateIncr</w:t>
            </w:r>
            <w:proofErr w:type="spellEnd"/>
          </w:p>
        </w:tc>
        <w:tc>
          <w:tcPr>
            <w:tcW w:w="1923" w:type="pct"/>
          </w:tcPr>
          <w:p w14:paraId="0D31DE94"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階梯式利率－加碼利率</w:t>
            </w:r>
          </w:p>
        </w:tc>
        <w:tc>
          <w:tcPr>
            <w:tcW w:w="275" w:type="pct"/>
          </w:tcPr>
          <w:p w14:paraId="4D347AF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715DBC6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411AC7C"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2512EEA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379F96F" w14:textId="77777777" w:rsidTr="00884703">
        <w:trPr>
          <w:trHeight w:val="340"/>
        </w:trPr>
        <w:tc>
          <w:tcPr>
            <w:tcW w:w="274" w:type="pct"/>
          </w:tcPr>
          <w:p w14:paraId="21363EA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0DD42C"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PremiumOccurs</w:t>
            </w:r>
            <w:r>
              <w:rPr>
                <w:rFonts w:ascii="標楷體" w:eastAsia="標楷體" w:hAnsi="標楷體" w:cs="新細明體" w:hint="eastAsia"/>
                <w:color w:val="000000" w:themeColor="text1"/>
                <w:kern w:val="0"/>
              </w:rPr>
              <w:t xml:space="preserve"> </w:t>
            </w:r>
          </w:p>
        </w:tc>
        <w:tc>
          <w:tcPr>
            <w:tcW w:w="1923" w:type="pct"/>
          </w:tcPr>
          <w:p w14:paraId="62917778" w14:textId="77777777" w:rsidR="006643E4" w:rsidRPr="004A1C2C" w:rsidRDefault="006643E4" w:rsidP="00F009C9">
            <w:pPr>
              <w:widowControl/>
              <w:rPr>
                <w:rFonts w:ascii="標楷體" w:eastAsia="標楷體" w:hAnsi="標楷體"/>
                <w:color w:val="000000" w:themeColor="text1"/>
              </w:rPr>
            </w:pPr>
          </w:p>
        </w:tc>
        <w:tc>
          <w:tcPr>
            <w:tcW w:w="275" w:type="pct"/>
          </w:tcPr>
          <w:p w14:paraId="01A12E7C" w14:textId="77777777" w:rsidR="006643E4" w:rsidRPr="008F20B5" w:rsidRDefault="006643E4" w:rsidP="00F009C9">
            <w:pPr>
              <w:widowControl/>
              <w:jc w:val="center"/>
              <w:rPr>
                <w:rFonts w:ascii="標楷體" w:eastAsia="標楷體" w:hAnsi="標楷體" w:cs="新細明體"/>
                <w:kern w:val="0"/>
              </w:rPr>
            </w:pPr>
          </w:p>
        </w:tc>
        <w:tc>
          <w:tcPr>
            <w:tcW w:w="275" w:type="pct"/>
          </w:tcPr>
          <w:p w14:paraId="1F80F024" w14:textId="77777777" w:rsidR="006643E4" w:rsidRPr="008F20B5" w:rsidRDefault="006643E4" w:rsidP="00F009C9">
            <w:pPr>
              <w:widowControl/>
              <w:jc w:val="center"/>
              <w:rPr>
                <w:rFonts w:ascii="標楷體" w:eastAsia="標楷體" w:hAnsi="標楷體" w:cs="新細明體"/>
                <w:kern w:val="0"/>
              </w:rPr>
            </w:pPr>
          </w:p>
        </w:tc>
        <w:tc>
          <w:tcPr>
            <w:tcW w:w="275" w:type="pct"/>
          </w:tcPr>
          <w:p w14:paraId="3089452F"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D2FF29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r w:rsidRPr="008F20B5">
              <w:rPr>
                <w:rFonts w:ascii="標楷體" w:eastAsia="標楷體" w:hAnsi="標楷體" w:cs="新細明體" w:hint="eastAsia"/>
                <w:kern w:val="0"/>
              </w:rPr>
              <w:t>，</w:t>
            </w:r>
            <w:r w:rsidRPr="008F20B5">
              <w:rPr>
                <w:rFonts w:ascii="標楷體" w:eastAsia="標楷體" w:hAnsi="標楷體" w:hint="eastAsia"/>
              </w:rPr>
              <w:t>最少</w:t>
            </w:r>
            <w:r w:rsidRPr="008F20B5">
              <w:rPr>
                <w:rFonts w:ascii="標楷體" w:eastAsia="標楷體" w:hAnsi="標楷體"/>
              </w:rPr>
              <w:t>1</w:t>
            </w:r>
            <w:r w:rsidRPr="008F20B5">
              <w:rPr>
                <w:rFonts w:ascii="標楷體" w:eastAsia="標楷體" w:hAnsi="標楷體" w:hint="eastAsia"/>
              </w:rPr>
              <w:t>組</w:t>
            </w:r>
          </w:p>
        </w:tc>
      </w:tr>
      <w:tr w:rsidR="006643E4" w:rsidRPr="008F20B5" w14:paraId="44EFACDB" w14:textId="77777777" w:rsidTr="00884703">
        <w:trPr>
          <w:trHeight w:val="340"/>
        </w:trPr>
        <w:tc>
          <w:tcPr>
            <w:tcW w:w="274" w:type="pct"/>
          </w:tcPr>
          <w:p w14:paraId="0962FB78"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555E830"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TimPremium</w:t>
            </w:r>
            <w:proofErr w:type="spellEnd"/>
          </w:p>
        </w:tc>
        <w:tc>
          <w:tcPr>
            <w:tcW w:w="1923" w:type="pct"/>
          </w:tcPr>
          <w:p w14:paraId="3BB938C1"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-保戶壽險年繳化保費(含)以上</w:t>
            </w:r>
          </w:p>
        </w:tc>
        <w:tc>
          <w:tcPr>
            <w:tcW w:w="275" w:type="pct"/>
          </w:tcPr>
          <w:p w14:paraId="4BC30A3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146CED5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1D96C35" w14:textId="77777777" w:rsidR="006643E4" w:rsidRPr="008F20B5" w:rsidDel="004444BD" w:rsidRDefault="006643E4" w:rsidP="00F009C9">
            <w:pPr>
              <w:widowControl/>
              <w:jc w:val="center"/>
              <w:rPr>
                <w:rFonts w:ascii="標楷體" w:eastAsia="標楷體" w:hAnsi="標楷體" w:cs="新細明體"/>
                <w:kern w:val="0"/>
              </w:rPr>
            </w:pPr>
          </w:p>
        </w:tc>
        <w:tc>
          <w:tcPr>
            <w:tcW w:w="1264" w:type="pct"/>
          </w:tcPr>
          <w:p w14:paraId="7D190C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563FC2C5" w14:textId="77777777" w:rsidTr="00884703">
        <w:trPr>
          <w:trHeight w:val="340"/>
        </w:trPr>
        <w:tc>
          <w:tcPr>
            <w:tcW w:w="274" w:type="pct"/>
          </w:tcPr>
          <w:p w14:paraId="39C72381"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7A9CC74"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PremiumIncr</w:t>
            </w:r>
            <w:proofErr w:type="spellEnd"/>
          </w:p>
        </w:tc>
        <w:tc>
          <w:tcPr>
            <w:tcW w:w="1923" w:type="pct"/>
          </w:tcPr>
          <w:p w14:paraId="381547A5"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-優惠減碼</w:t>
            </w:r>
          </w:p>
        </w:tc>
        <w:tc>
          <w:tcPr>
            <w:tcW w:w="275" w:type="pct"/>
          </w:tcPr>
          <w:p w14:paraId="236A660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3D9C3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1438BF4D"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00FB9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884703" w:rsidRPr="008F20B5" w14:paraId="2C19B46E" w14:textId="77777777" w:rsidTr="00884703">
        <w:trPr>
          <w:trHeight w:val="340"/>
        </w:trPr>
        <w:tc>
          <w:tcPr>
            <w:tcW w:w="274" w:type="pct"/>
          </w:tcPr>
          <w:p w14:paraId="110E721F"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23CC97B" w14:textId="77777777" w:rsidR="00884703" w:rsidRPr="004A1C2C" w:rsidRDefault="00884703" w:rsidP="00C646B4">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AcctFeeOccurs</w:t>
            </w:r>
          </w:p>
        </w:tc>
        <w:tc>
          <w:tcPr>
            <w:tcW w:w="1923" w:type="pct"/>
          </w:tcPr>
          <w:p w14:paraId="210A5E32" w14:textId="77777777" w:rsidR="00884703" w:rsidRPr="004A1C2C" w:rsidRDefault="00884703" w:rsidP="00C646B4">
            <w:pPr>
              <w:widowControl/>
              <w:rPr>
                <w:rFonts w:ascii="標楷體" w:eastAsia="標楷體" w:hAnsi="標楷體"/>
                <w:color w:val="000000" w:themeColor="text1"/>
              </w:rPr>
            </w:pPr>
          </w:p>
        </w:tc>
        <w:tc>
          <w:tcPr>
            <w:tcW w:w="275" w:type="pct"/>
          </w:tcPr>
          <w:p w14:paraId="25CC729E" w14:textId="77777777" w:rsidR="00884703" w:rsidRPr="008F20B5" w:rsidRDefault="00884703" w:rsidP="00C646B4">
            <w:pPr>
              <w:widowControl/>
              <w:jc w:val="center"/>
              <w:rPr>
                <w:rFonts w:ascii="標楷體" w:eastAsia="標楷體" w:hAnsi="標楷體" w:cs="新細明體"/>
                <w:kern w:val="0"/>
              </w:rPr>
            </w:pPr>
          </w:p>
        </w:tc>
        <w:tc>
          <w:tcPr>
            <w:tcW w:w="275" w:type="pct"/>
          </w:tcPr>
          <w:p w14:paraId="2F55D1B2" w14:textId="77777777" w:rsidR="00884703" w:rsidRPr="008F20B5" w:rsidRDefault="00884703" w:rsidP="00C646B4">
            <w:pPr>
              <w:widowControl/>
              <w:jc w:val="center"/>
              <w:rPr>
                <w:rFonts w:ascii="標楷體" w:eastAsia="標楷體" w:hAnsi="標楷體" w:cs="新細明體"/>
                <w:kern w:val="0"/>
              </w:rPr>
            </w:pPr>
          </w:p>
        </w:tc>
        <w:tc>
          <w:tcPr>
            <w:tcW w:w="275" w:type="pct"/>
          </w:tcPr>
          <w:p w14:paraId="0A5A5948" w14:textId="77777777" w:rsidR="00884703" w:rsidRPr="008F20B5" w:rsidRDefault="00884703" w:rsidP="00C646B4">
            <w:pPr>
              <w:widowControl/>
              <w:jc w:val="center"/>
              <w:rPr>
                <w:rFonts w:ascii="標楷體" w:eastAsia="標楷體" w:hAnsi="標楷體" w:cs="新細明體"/>
                <w:kern w:val="0"/>
              </w:rPr>
            </w:pPr>
          </w:p>
        </w:tc>
        <w:tc>
          <w:tcPr>
            <w:tcW w:w="1264" w:type="pct"/>
          </w:tcPr>
          <w:p w14:paraId="471FDACD"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1E2DEA">
              <w:rPr>
                <w:rFonts w:ascii="標楷體" w:eastAsia="標楷體" w:hAnsi="標楷體" w:cs="新細明體" w:hint="eastAsia"/>
                <w:kern w:val="0"/>
              </w:rPr>
              <w:t>多</w:t>
            </w:r>
            <w:r w:rsidRPr="008F20B5">
              <w:rPr>
                <w:rFonts w:ascii="標楷體" w:eastAsia="標楷體" w:hAnsi="標楷體" w:hint="eastAsia"/>
              </w:rPr>
              <w:t>組</w:t>
            </w:r>
          </w:p>
        </w:tc>
      </w:tr>
      <w:tr w:rsidR="00884703" w:rsidRPr="008F20B5" w14:paraId="732AB080" w14:textId="77777777" w:rsidTr="00884703">
        <w:trPr>
          <w:trHeight w:val="340"/>
        </w:trPr>
        <w:tc>
          <w:tcPr>
            <w:tcW w:w="274" w:type="pct"/>
          </w:tcPr>
          <w:p w14:paraId="712B9E26"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315F0EDE" w14:textId="77777777" w:rsidR="00884703" w:rsidRPr="004A1C2C" w:rsidRDefault="00884703" w:rsidP="00C646B4">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TimLoanAmt</w:t>
            </w:r>
            <w:proofErr w:type="spellEnd"/>
          </w:p>
        </w:tc>
        <w:tc>
          <w:tcPr>
            <w:tcW w:w="1923" w:type="pct"/>
          </w:tcPr>
          <w:p w14:paraId="26CA2641"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帳管費－貸款金額</w:t>
            </w:r>
            <w:r w:rsidRPr="004A1C2C">
              <w:rPr>
                <w:rFonts w:ascii="標楷體" w:eastAsia="標楷體" w:hAnsi="標楷體" w:cs="新細明體"/>
                <w:color w:val="000000" w:themeColor="text1"/>
                <w:kern w:val="0"/>
              </w:rPr>
              <w:t>(含)以上</w:t>
            </w:r>
          </w:p>
        </w:tc>
        <w:tc>
          <w:tcPr>
            <w:tcW w:w="275" w:type="pct"/>
          </w:tcPr>
          <w:p w14:paraId="342A49A8"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555874CB"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D856384"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41479BA4"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884703" w:rsidRPr="008F20B5" w14:paraId="2449148A" w14:textId="77777777" w:rsidTr="00884703">
        <w:trPr>
          <w:trHeight w:val="340"/>
        </w:trPr>
        <w:tc>
          <w:tcPr>
            <w:tcW w:w="274" w:type="pct"/>
          </w:tcPr>
          <w:p w14:paraId="47C21B1B"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C96B757" w14:textId="77777777" w:rsidR="00884703" w:rsidRPr="004A1C2C" w:rsidRDefault="00884703" w:rsidP="00C646B4">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TimAcctFee</w:t>
            </w:r>
            <w:proofErr w:type="spellEnd"/>
          </w:p>
        </w:tc>
        <w:tc>
          <w:tcPr>
            <w:tcW w:w="1923" w:type="pct"/>
          </w:tcPr>
          <w:p w14:paraId="3D049152"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帳管費－帳管費</w:t>
            </w:r>
          </w:p>
        </w:tc>
        <w:tc>
          <w:tcPr>
            <w:tcW w:w="275" w:type="pct"/>
          </w:tcPr>
          <w:p w14:paraId="7347D56C"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25D379E3"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CF7B170"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055EE378"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C1264" w14:paraId="6C8A89C9" w14:textId="77777777" w:rsidTr="00884703">
        <w:trPr>
          <w:trHeight w:val="340"/>
        </w:trPr>
        <w:tc>
          <w:tcPr>
            <w:tcW w:w="274" w:type="pct"/>
          </w:tcPr>
          <w:p w14:paraId="671FEE15"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4EFD98C2" w14:textId="63918050" w:rsidR="006643E4" w:rsidRPr="008C1264" w:rsidRDefault="006643E4" w:rsidP="00F009C9">
            <w:pPr>
              <w:widowControl/>
              <w:rPr>
                <w:rFonts w:ascii="標楷體" w:eastAsia="標楷體" w:hAnsi="標楷體"/>
                <w:color w:val="000000" w:themeColor="text1"/>
                <w:highlight w:val="darkCyan"/>
              </w:rPr>
            </w:pPr>
            <w:r w:rsidRPr="008C1264">
              <w:rPr>
                <w:rFonts w:ascii="標楷體" w:eastAsia="標楷體" w:hAnsi="標楷體"/>
                <w:color w:val="000000" w:themeColor="text1"/>
                <w:highlight w:val="darkCyan"/>
              </w:rPr>
              <w:t>L2101</w:t>
            </w:r>
            <w:r w:rsidR="0095190E" w:rsidRPr="008C1264">
              <w:rPr>
                <w:rFonts w:ascii="標楷體" w:eastAsia="標楷體" w:hAnsi="標楷體" w:hint="eastAsia"/>
                <w:highlight w:val="darkCyan"/>
              </w:rPr>
              <w:t>HandlingFee</w:t>
            </w:r>
            <w:r w:rsidRPr="008C1264">
              <w:rPr>
                <w:rFonts w:ascii="標楷體" w:eastAsia="標楷體" w:hAnsi="標楷體" w:cs="新細明體"/>
                <w:color w:val="000000" w:themeColor="text1"/>
                <w:kern w:val="0"/>
                <w:highlight w:val="darkCyan"/>
              </w:rPr>
              <w:t>Occurs</w:t>
            </w:r>
          </w:p>
        </w:tc>
        <w:tc>
          <w:tcPr>
            <w:tcW w:w="1923" w:type="pct"/>
          </w:tcPr>
          <w:p w14:paraId="71DA315A" w14:textId="77777777" w:rsidR="006643E4" w:rsidRPr="008C1264" w:rsidRDefault="006643E4" w:rsidP="00F009C9">
            <w:pPr>
              <w:widowControl/>
              <w:rPr>
                <w:rFonts w:ascii="標楷體" w:eastAsia="標楷體" w:hAnsi="標楷體"/>
                <w:color w:val="000000" w:themeColor="text1"/>
                <w:highlight w:val="darkCyan"/>
              </w:rPr>
            </w:pPr>
          </w:p>
        </w:tc>
        <w:tc>
          <w:tcPr>
            <w:tcW w:w="275" w:type="pct"/>
          </w:tcPr>
          <w:p w14:paraId="5AA43298"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6835D672"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7470BC76" w14:textId="77777777" w:rsidR="006643E4" w:rsidRPr="008C1264" w:rsidRDefault="006643E4" w:rsidP="00F009C9">
            <w:pPr>
              <w:widowControl/>
              <w:jc w:val="center"/>
              <w:rPr>
                <w:rFonts w:ascii="標楷體" w:eastAsia="標楷體" w:hAnsi="標楷體" w:cs="新細明體"/>
                <w:kern w:val="0"/>
                <w:highlight w:val="darkCyan"/>
              </w:rPr>
            </w:pPr>
          </w:p>
        </w:tc>
        <w:tc>
          <w:tcPr>
            <w:tcW w:w="1264" w:type="pct"/>
          </w:tcPr>
          <w:p w14:paraId="23FAEE09" w14:textId="77777777" w:rsidR="006643E4" w:rsidRPr="008C1264" w:rsidRDefault="006643E4" w:rsidP="00F009C9">
            <w:pPr>
              <w:widowControl/>
              <w:rPr>
                <w:rFonts w:ascii="標楷體" w:eastAsia="標楷體" w:hAnsi="標楷體" w:cs="新細明體"/>
                <w:kern w:val="0"/>
              </w:rPr>
            </w:pPr>
            <w:r w:rsidRPr="008C1264">
              <w:rPr>
                <w:rFonts w:ascii="標楷體" w:eastAsia="標楷體" w:hAnsi="標楷體" w:cs="新細明體" w:hint="eastAsia"/>
                <w:kern w:val="0"/>
                <w:highlight w:val="darkCyan"/>
              </w:rPr>
              <w:t>可輸入多</w:t>
            </w:r>
            <w:r w:rsidRPr="008C1264">
              <w:rPr>
                <w:rFonts w:ascii="標楷體" w:eastAsia="標楷體" w:hAnsi="標楷體" w:hint="eastAsia"/>
                <w:highlight w:val="darkCyan"/>
              </w:rPr>
              <w:t>組</w:t>
            </w:r>
          </w:p>
        </w:tc>
      </w:tr>
      <w:tr w:rsidR="006643E4" w:rsidRPr="008C1264" w14:paraId="16FB878B" w14:textId="77777777" w:rsidTr="00884703">
        <w:trPr>
          <w:trHeight w:val="340"/>
        </w:trPr>
        <w:tc>
          <w:tcPr>
            <w:tcW w:w="274" w:type="pct"/>
          </w:tcPr>
          <w:p w14:paraId="19D4DEE8"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16781990" w14:textId="6EA348D2" w:rsidR="006643E4" w:rsidRPr="008C1264" w:rsidRDefault="0010365C" w:rsidP="00F009C9">
            <w:pPr>
              <w:widowControl/>
              <w:ind w:leftChars="100" w:left="240"/>
              <w:rPr>
                <w:rFonts w:ascii="標楷體" w:eastAsia="標楷體" w:hAnsi="標楷體" w:cs="新細明體"/>
                <w:color w:val="000000" w:themeColor="text1"/>
                <w:kern w:val="0"/>
                <w:highlight w:val="darkCyan"/>
              </w:rPr>
            </w:pPr>
            <w:proofErr w:type="spellStart"/>
            <w:r w:rsidRPr="008C1264">
              <w:rPr>
                <w:rFonts w:ascii="標楷體" w:eastAsia="標楷體" w:hAnsi="標楷體" w:cs="新細明體"/>
                <w:color w:val="000000" w:themeColor="text1"/>
                <w:kern w:val="0"/>
                <w:highlight w:val="darkCyan"/>
              </w:rPr>
              <w:t>TimLoanAmtB</w:t>
            </w:r>
            <w:proofErr w:type="spellEnd"/>
          </w:p>
        </w:tc>
        <w:tc>
          <w:tcPr>
            <w:tcW w:w="1923" w:type="pct"/>
          </w:tcPr>
          <w:p w14:paraId="18797465" w14:textId="58EB899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－貸款金額</w:t>
            </w:r>
            <w:r w:rsidR="006643E4" w:rsidRPr="008C1264">
              <w:rPr>
                <w:rFonts w:ascii="標楷體" w:eastAsia="標楷體" w:hAnsi="標楷體" w:cs="新細明體"/>
                <w:color w:val="000000" w:themeColor="text1"/>
                <w:kern w:val="0"/>
                <w:highlight w:val="darkCyan"/>
              </w:rPr>
              <w:t>(含)以上</w:t>
            </w:r>
          </w:p>
        </w:tc>
        <w:tc>
          <w:tcPr>
            <w:tcW w:w="275" w:type="pct"/>
          </w:tcPr>
          <w:p w14:paraId="0672FA52"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03F9D50A"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226E8B6B"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5E756D9" w14:textId="77777777" w:rsidR="006643E4" w:rsidRPr="008C1264" w:rsidRDefault="006643E4" w:rsidP="00F009C9">
            <w:pPr>
              <w:widowControl/>
              <w:rPr>
                <w:rFonts w:ascii="標楷體" w:eastAsia="標楷體" w:hAnsi="標楷體" w:cs="新細明體"/>
                <w:kern w:val="0"/>
                <w:highlight w:val="darkCyan"/>
              </w:rPr>
            </w:pPr>
            <w:r w:rsidRPr="008C1264">
              <w:rPr>
                <w:rFonts w:ascii="標楷體" w:eastAsia="標楷體" w:hAnsi="標楷體" w:cs="新細明體"/>
                <w:kern w:val="0"/>
                <w:highlight w:val="darkCyan"/>
              </w:rPr>
              <w:t>0.00</w:t>
            </w:r>
          </w:p>
        </w:tc>
      </w:tr>
      <w:tr w:rsidR="006643E4" w:rsidRPr="008F20B5" w14:paraId="347E488D" w14:textId="77777777" w:rsidTr="00884703">
        <w:trPr>
          <w:trHeight w:val="340"/>
        </w:trPr>
        <w:tc>
          <w:tcPr>
            <w:tcW w:w="274" w:type="pct"/>
          </w:tcPr>
          <w:p w14:paraId="4A8BA8A0"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6AD0E6C0" w14:textId="5A3B8B0F" w:rsidR="006643E4" w:rsidRPr="008C1264" w:rsidRDefault="0010365C" w:rsidP="00F009C9">
            <w:pPr>
              <w:widowControl/>
              <w:ind w:leftChars="100" w:left="240"/>
              <w:rPr>
                <w:rFonts w:ascii="標楷體" w:eastAsia="標楷體" w:hAnsi="標楷體" w:cs="新細明體"/>
                <w:color w:val="000000" w:themeColor="text1"/>
                <w:kern w:val="0"/>
                <w:highlight w:val="darkCyan"/>
              </w:rPr>
            </w:pPr>
            <w:proofErr w:type="spellStart"/>
            <w:r w:rsidRPr="008C1264">
              <w:rPr>
                <w:rFonts w:ascii="標楷體" w:eastAsia="標楷體" w:hAnsi="標楷體" w:cs="新細明體"/>
                <w:color w:val="000000" w:themeColor="text1"/>
                <w:kern w:val="0"/>
                <w:highlight w:val="darkCyan"/>
              </w:rPr>
              <w:t>TimHandlingFee</w:t>
            </w:r>
            <w:proofErr w:type="spellEnd"/>
          </w:p>
        </w:tc>
        <w:tc>
          <w:tcPr>
            <w:tcW w:w="1923" w:type="pct"/>
          </w:tcPr>
          <w:p w14:paraId="6B3151C7" w14:textId="5D54AE0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w:t>
            </w:r>
            <w:r w:rsidRPr="008C1264">
              <w:rPr>
                <w:rFonts w:ascii="標楷體" w:eastAsia="標楷體" w:hAnsi="標楷體" w:cs="新細明體" w:hint="eastAsia"/>
                <w:color w:val="000000" w:themeColor="text1"/>
                <w:kern w:val="0"/>
                <w:highlight w:val="darkCyan"/>
              </w:rPr>
              <w:t>手續</w:t>
            </w:r>
            <w:r w:rsidR="006643E4" w:rsidRPr="008C1264">
              <w:rPr>
                <w:rFonts w:ascii="標楷體" w:eastAsia="標楷體" w:hAnsi="標楷體" w:cs="新細明體" w:hint="eastAsia"/>
                <w:color w:val="000000" w:themeColor="text1"/>
                <w:kern w:val="0"/>
                <w:highlight w:val="darkCyan"/>
              </w:rPr>
              <w:t>費</w:t>
            </w:r>
          </w:p>
        </w:tc>
        <w:tc>
          <w:tcPr>
            <w:tcW w:w="275" w:type="pct"/>
          </w:tcPr>
          <w:p w14:paraId="5E1B2D36"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53A25C70"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16C11D24"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987A980" w14:textId="77777777" w:rsidR="006643E4" w:rsidRPr="008F20B5" w:rsidRDefault="006643E4" w:rsidP="00F009C9">
            <w:pPr>
              <w:widowControl/>
              <w:rPr>
                <w:rFonts w:ascii="標楷體" w:eastAsia="標楷體" w:hAnsi="標楷體" w:cs="新細明體"/>
                <w:kern w:val="0"/>
              </w:rPr>
            </w:pPr>
            <w:r w:rsidRPr="008C1264">
              <w:rPr>
                <w:rFonts w:ascii="標楷體" w:eastAsia="標楷體" w:hAnsi="標楷體" w:cs="新細明體"/>
                <w:kern w:val="0"/>
                <w:highlight w:val="darkCyan"/>
              </w:rPr>
              <w:t>0.00</w:t>
            </w:r>
          </w:p>
        </w:tc>
      </w:tr>
      <w:tr w:rsidR="006643E4" w:rsidRPr="008F20B5" w14:paraId="1FE4C580" w14:textId="77777777" w:rsidTr="00884703">
        <w:trPr>
          <w:trHeight w:val="340"/>
        </w:trPr>
        <w:tc>
          <w:tcPr>
            <w:tcW w:w="274" w:type="pct"/>
          </w:tcPr>
          <w:p w14:paraId="6BB213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9AD88DE"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BreachaOccurs </w:t>
            </w:r>
          </w:p>
        </w:tc>
        <w:tc>
          <w:tcPr>
            <w:tcW w:w="1923" w:type="pct"/>
          </w:tcPr>
          <w:p w14:paraId="016882E5" w14:textId="77777777" w:rsidR="006643E4" w:rsidRPr="00614F5B" w:rsidRDefault="006643E4" w:rsidP="00F009C9">
            <w:pPr>
              <w:widowControl/>
              <w:rPr>
                <w:rFonts w:ascii="標楷體" w:eastAsia="標楷體" w:hAnsi="標楷體"/>
                <w:strike/>
                <w:color w:val="0070C0"/>
              </w:rPr>
            </w:pPr>
          </w:p>
        </w:tc>
        <w:tc>
          <w:tcPr>
            <w:tcW w:w="275" w:type="pct"/>
          </w:tcPr>
          <w:p w14:paraId="2172414B"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373F934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D0185D0"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E774025"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001</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[按年分段]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025D73C7" w14:textId="77777777" w:rsidTr="00884703">
        <w:trPr>
          <w:trHeight w:val="340"/>
        </w:trPr>
        <w:tc>
          <w:tcPr>
            <w:tcW w:w="274" w:type="pct"/>
          </w:tcPr>
          <w:p w14:paraId="2679953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5E5764"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BreachaYyA</w:t>
            </w:r>
            <w:proofErr w:type="spellEnd"/>
          </w:p>
        </w:tc>
        <w:tc>
          <w:tcPr>
            <w:tcW w:w="1923" w:type="pct"/>
          </w:tcPr>
          <w:p w14:paraId="3B4B6D32"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-未滿年數</w:t>
            </w:r>
          </w:p>
        </w:tc>
        <w:tc>
          <w:tcPr>
            <w:tcW w:w="275" w:type="pct"/>
          </w:tcPr>
          <w:p w14:paraId="57A8F725"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81E3A6F"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0AB46EB2"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707693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B988548" w14:textId="77777777" w:rsidTr="00884703">
        <w:trPr>
          <w:trHeight w:val="340"/>
        </w:trPr>
        <w:tc>
          <w:tcPr>
            <w:tcW w:w="274" w:type="pct"/>
          </w:tcPr>
          <w:p w14:paraId="562F3D4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D4DEE02"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BreachaYyB</w:t>
            </w:r>
            <w:proofErr w:type="spellEnd"/>
          </w:p>
        </w:tc>
        <w:tc>
          <w:tcPr>
            <w:tcW w:w="1923" w:type="pct"/>
          </w:tcPr>
          <w:p w14:paraId="61B0BC2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-期滿年數</w:t>
            </w:r>
          </w:p>
        </w:tc>
        <w:tc>
          <w:tcPr>
            <w:tcW w:w="275" w:type="pct"/>
          </w:tcPr>
          <w:p w14:paraId="543041D9"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5A5AF573"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6E8731E3"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391CDF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69CD040" w14:textId="77777777" w:rsidTr="00884703">
        <w:trPr>
          <w:trHeight w:val="340"/>
        </w:trPr>
        <w:tc>
          <w:tcPr>
            <w:tcW w:w="274" w:type="pct"/>
          </w:tcPr>
          <w:p w14:paraId="453DE63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2B665C8"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BreachaPercent</w:t>
            </w:r>
            <w:proofErr w:type="spellEnd"/>
          </w:p>
        </w:tc>
        <w:tc>
          <w:tcPr>
            <w:tcW w:w="1923" w:type="pct"/>
          </w:tcPr>
          <w:p w14:paraId="5A6BAFA0"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703D84A2"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316303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05438CAA"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0B78067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r w:rsidR="006643E4" w:rsidRPr="008F20B5" w14:paraId="70C4789C" w14:textId="77777777" w:rsidTr="00884703">
        <w:trPr>
          <w:trHeight w:val="340"/>
        </w:trPr>
        <w:tc>
          <w:tcPr>
            <w:tcW w:w="274" w:type="pct"/>
          </w:tcPr>
          <w:p w14:paraId="18EDE75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9D0E179"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BreachbOccurs </w:t>
            </w:r>
          </w:p>
        </w:tc>
        <w:tc>
          <w:tcPr>
            <w:tcW w:w="1923" w:type="pct"/>
          </w:tcPr>
          <w:p w14:paraId="5D66DC3C" w14:textId="77777777" w:rsidR="006643E4" w:rsidRPr="00614F5B" w:rsidRDefault="006643E4" w:rsidP="00F009C9">
            <w:pPr>
              <w:widowControl/>
              <w:rPr>
                <w:rFonts w:ascii="標楷體" w:eastAsia="標楷體" w:hAnsi="標楷體"/>
                <w:strike/>
                <w:color w:val="0070C0"/>
              </w:rPr>
            </w:pPr>
          </w:p>
        </w:tc>
        <w:tc>
          <w:tcPr>
            <w:tcW w:w="275" w:type="pct"/>
          </w:tcPr>
          <w:p w14:paraId="4E1BDE9C"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E37E75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61B2677E"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14392EC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002</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[按月分段]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5873A634" w14:textId="77777777" w:rsidTr="00884703">
        <w:trPr>
          <w:trHeight w:val="340"/>
        </w:trPr>
        <w:tc>
          <w:tcPr>
            <w:tcW w:w="274" w:type="pct"/>
          </w:tcPr>
          <w:p w14:paraId="3C53DD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85ACAEA"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BreachbMmA</w:t>
            </w:r>
            <w:proofErr w:type="spellEnd"/>
          </w:p>
        </w:tc>
        <w:tc>
          <w:tcPr>
            <w:tcW w:w="1923" w:type="pct"/>
          </w:tcPr>
          <w:p w14:paraId="4E2772D6"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-未滿月數</w:t>
            </w:r>
          </w:p>
        </w:tc>
        <w:tc>
          <w:tcPr>
            <w:tcW w:w="275" w:type="pct"/>
          </w:tcPr>
          <w:p w14:paraId="5A6D5116"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2ECC8E90"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7885EE6B"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5188358"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7189300D" w14:textId="77777777" w:rsidTr="00884703">
        <w:trPr>
          <w:trHeight w:val="340"/>
        </w:trPr>
        <w:tc>
          <w:tcPr>
            <w:tcW w:w="274" w:type="pct"/>
          </w:tcPr>
          <w:p w14:paraId="67BBED8F"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F956A88"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BreachbMmB</w:t>
            </w:r>
            <w:proofErr w:type="spellEnd"/>
          </w:p>
        </w:tc>
        <w:tc>
          <w:tcPr>
            <w:tcW w:w="1923" w:type="pct"/>
          </w:tcPr>
          <w:p w14:paraId="1224A63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-期滿月數</w:t>
            </w:r>
          </w:p>
        </w:tc>
        <w:tc>
          <w:tcPr>
            <w:tcW w:w="275" w:type="pct"/>
          </w:tcPr>
          <w:p w14:paraId="230A734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62F4A9E7"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5F26F79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74F4E1D9"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238F31E3" w14:textId="77777777" w:rsidTr="00884703">
        <w:trPr>
          <w:trHeight w:val="340"/>
        </w:trPr>
        <w:tc>
          <w:tcPr>
            <w:tcW w:w="274" w:type="pct"/>
          </w:tcPr>
          <w:p w14:paraId="3705440E"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010A520"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BreachbPercent</w:t>
            </w:r>
            <w:proofErr w:type="spellEnd"/>
          </w:p>
        </w:tc>
        <w:tc>
          <w:tcPr>
            <w:tcW w:w="1923" w:type="pct"/>
          </w:tcPr>
          <w:p w14:paraId="799BA6D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635DA89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1B19217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2E24A03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E22AE8D"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bl>
    <w:p w14:paraId="4779A310" w14:textId="77777777" w:rsidR="006643E4" w:rsidRPr="008F20B5" w:rsidRDefault="006643E4" w:rsidP="006643E4">
      <w:pPr>
        <w:ind w:leftChars="500" w:left="1200"/>
        <w:rPr>
          <w:rFonts w:ascii="標楷體" w:eastAsia="標楷體" w:hAnsi="標楷體"/>
        </w:rPr>
      </w:pPr>
    </w:p>
    <w:p w14:paraId="20716F3C" w14:textId="77777777" w:rsidR="006643E4" w:rsidRPr="004A1C2C" w:rsidRDefault="006643E4" w:rsidP="006643E4">
      <w:pPr>
        <w:widowControl/>
        <w:rPr>
          <w:rFonts w:ascii="標楷體" w:eastAsia="標楷體" w:hAnsi="標楷體"/>
        </w:rPr>
      </w:pPr>
      <w:r w:rsidRPr="004A1C2C">
        <w:rPr>
          <w:rFonts w:ascii="標楷體" w:eastAsia="標楷體" w:hAnsi="標楷體"/>
        </w:rPr>
        <w:br w:type="page"/>
      </w:r>
    </w:p>
    <w:p w14:paraId="3AC52325" w14:textId="77777777" w:rsidR="006643E4" w:rsidRPr="004A1C2C" w:rsidRDefault="006643E4" w:rsidP="006643E4">
      <w:pPr>
        <w:rPr>
          <w:rFonts w:ascii="標楷體" w:eastAsia="標楷體" w:hAnsi="標楷體"/>
        </w:rPr>
      </w:pPr>
    </w:p>
    <w:p w14:paraId="37E20DD2" w14:textId="20D8D787" w:rsidR="006643E4" w:rsidRDefault="006643E4" w:rsidP="00B817E5">
      <w:pPr>
        <w:pStyle w:val="3"/>
        <w:numPr>
          <w:ilvl w:val="2"/>
          <w:numId w:val="41"/>
        </w:numPr>
        <w:spacing w:before="0"/>
        <w:rPr>
          <w:rFonts w:ascii="標楷體" w:hAnsi="標楷體"/>
          <w:b/>
          <w:szCs w:val="32"/>
        </w:rPr>
      </w:pPr>
      <w:bookmarkStart w:id="340" w:name="_L2102商品參數-階梯式利率明細"/>
      <w:bookmarkStart w:id="341" w:name="_L6302指標利率登錄/維護"/>
      <w:bookmarkStart w:id="342" w:name="_Toc90483174"/>
      <w:bookmarkStart w:id="343" w:name="_Toc90483429"/>
      <w:bookmarkStart w:id="344" w:name="_Toc90483545"/>
      <w:bookmarkStart w:id="345" w:name="_Toc90483771"/>
      <w:bookmarkStart w:id="346" w:name="_Toc90490043"/>
      <w:bookmarkStart w:id="347" w:name="_Toc140244565"/>
      <w:bookmarkEnd w:id="340"/>
      <w:bookmarkEnd w:id="341"/>
      <w:r w:rsidRPr="008F20B5">
        <w:rPr>
          <w:rFonts w:ascii="標楷體" w:hAnsi="標楷體"/>
          <w:b/>
          <w:szCs w:val="32"/>
        </w:rPr>
        <w:t>L6302</w:t>
      </w:r>
      <w:r w:rsidRPr="008F20B5">
        <w:rPr>
          <w:rFonts w:ascii="標楷體" w:hAnsi="標楷體" w:hint="eastAsia"/>
          <w:b/>
          <w:szCs w:val="32"/>
        </w:rPr>
        <w:t>指標利率登錄</w:t>
      </w:r>
      <w:r w:rsidRPr="008F20B5">
        <w:rPr>
          <w:rFonts w:ascii="標楷體" w:hAnsi="標楷體"/>
          <w:b/>
          <w:szCs w:val="32"/>
        </w:rPr>
        <w:t>/</w:t>
      </w:r>
      <w:r w:rsidRPr="008F20B5">
        <w:rPr>
          <w:rFonts w:ascii="標楷體" w:hAnsi="標楷體" w:hint="eastAsia"/>
          <w:b/>
          <w:szCs w:val="32"/>
        </w:rPr>
        <w:t>維護</w:t>
      </w:r>
      <w:bookmarkEnd w:id="342"/>
      <w:bookmarkEnd w:id="343"/>
      <w:bookmarkEnd w:id="344"/>
      <w:bookmarkEnd w:id="345"/>
      <w:bookmarkEnd w:id="346"/>
      <w:bookmarkEnd w:id="347"/>
    </w:p>
    <w:p w14:paraId="310BA8CB" w14:textId="77777777" w:rsidR="00E075FB" w:rsidRPr="00E075FB" w:rsidRDefault="00E075FB" w:rsidP="00E075FB"/>
    <w:tbl>
      <w:tblPr>
        <w:tblStyle w:val="ac"/>
        <w:tblW w:w="5050" w:type="pct"/>
        <w:tblLook w:val="04A0" w:firstRow="1" w:lastRow="0" w:firstColumn="1" w:lastColumn="0" w:noHBand="0" w:noVBand="1"/>
      </w:tblPr>
      <w:tblGrid>
        <w:gridCol w:w="524"/>
        <w:gridCol w:w="1656"/>
        <w:gridCol w:w="3921"/>
        <w:gridCol w:w="527"/>
        <w:gridCol w:w="577"/>
        <w:gridCol w:w="527"/>
        <w:gridCol w:w="2564"/>
      </w:tblGrid>
      <w:tr w:rsidR="006643E4" w:rsidRPr="008F20B5" w14:paraId="0A1A0EBA" w14:textId="77777777" w:rsidTr="00F009C9">
        <w:trPr>
          <w:trHeight w:val="340"/>
        </w:trPr>
        <w:tc>
          <w:tcPr>
            <w:tcW w:w="254" w:type="pct"/>
            <w:hideMark/>
          </w:tcPr>
          <w:p w14:paraId="763900C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804" w:type="pct"/>
            <w:hideMark/>
          </w:tcPr>
          <w:p w14:paraId="03E0148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04" w:type="pct"/>
            <w:hideMark/>
          </w:tcPr>
          <w:p w14:paraId="467F91DF"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6" w:type="pct"/>
            <w:hideMark/>
          </w:tcPr>
          <w:p w14:paraId="270BFF4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124C92B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6" w:type="pct"/>
          </w:tcPr>
          <w:p w14:paraId="1EA56D78"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45" w:type="pct"/>
            <w:hideMark/>
          </w:tcPr>
          <w:p w14:paraId="4B65592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6643E4" w:rsidRPr="008F20B5" w14:paraId="396551DC" w14:textId="77777777" w:rsidTr="00F009C9">
        <w:trPr>
          <w:trHeight w:val="340"/>
        </w:trPr>
        <w:tc>
          <w:tcPr>
            <w:tcW w:w="254" w:type="pct"/>
            <w:hideMark/>
          </w:tcPr>
          <w:p w14:paraId="24B3BC1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804" w:type="pct"/>
            <w:hideMark/>
          </w:tcPr>
          <w:p w14:paraId="1E43222F"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04" w:type="pct"/>
          </w:tcPr>
          <w:p w14:paraId="1083338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6" w:type="pct"/>
          </w:tcPr>
          <w:p w14:paraId="145C7C5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3B1AD53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6" w:type="pct"/>
          </w:tcPr>
          <w:p w14:paraId="0F72A75A"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3C8AF1A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L6302</w:t>
            </w:r>
          </w:p>
        </w:tc>
      </w:tr>
      <w:tr w:rsidR="006643E4" w:rsidRPr="008F20B5" w14:paraId="4D8517C8" w14:textId="77777777" w:rsidTr="00F009C9">
        <w:trPr>
          <w:trHeight w:val="340"/>
        </w:trPr>
        <w:tc>
          <w:tcPr>
            <w:tcW w:w="254" w:type="pct"/>
          </w:tcPr>
          <w:p w14:paraId="7F02359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804" w:type="pct"/>
          </w:tcPr>
          <w:p w14:paraId="12CFE04B"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FuncCode</w:t>
            </w:r>
            <w:proofErr w:type="spellEnd"/>
          </w:p>
        </w:tc>
        <w:tc>
          <w:tcPr>
            <w:tcW w:w="1904" w:type="pct"/>
          </w:tcPr>
          <w:p w14:paraId="4BDC5451"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6" w:type="pct"/>
          </w:tcPr>
          <w:p w14:paraId="5E9B94A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11A35DE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6" w:type="pct"/>
          </w:tcPr>
          <w:p w14:paraId="435560F2"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tcPr>
          <w:p w14:paraId="3D75067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6643E4" w:rsidRPr="008F20B5" w14:paraId="06A636FE" w14:textId="77777777" w:rsidTr="00F009C9">
        <w:trPr>
          <w:trHeight w:val="340"/>
        </w:trPr>
        <w:tc>
          <w:tcPr>
            <w:tcW w:w="254" w:type="pct"/>
          </w:tcPr>
          <w:p w14:paraId="05EE41B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804" w:type="pct"/>
            <w:hideMark/>
          </w:tcPr>
          <w:p w14:paraId="205C4FE5"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BaseRateCode</w:t>
            </w:r>
            <w:proofErr w:type="spellEnd"/>
          </w:p>
        </w:tc>
        <w:tc>
          <w:tcPr>
            <w:tcW w:w="1904" w:type="pct"/>
            <w:hideMark/>
          </w:tcPr>
          <w:p w14:paraId="1071B71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lang w:eastAsia="zh-HK"/>
              </w:rPr>
              <w:t>指標</w:t>
            </w:r>
            <w:r w:rsidRPr="008F20B5">
              <w:rPr>
                <w:rFonts w:ascii="標楷體" w:eastAsia="標楷體" w:hAnsi="標楷體" w:hint="eastAsia"/>
              </w:rPr>
              <w:t>利率種類</w:t>
            </w:r>
          </w:p>
        </w:tc>
        <w:tc>
          <w:tcPr>
            <w:tcW w:w="256" w:type="pct"/>
            <w:hideMark/>
          </w:tcPr>
          <w:p w14:paraId="7588EDD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2118B20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6" w:type="pct"/>
          </w:tcPr>
          <w:p w14:paraId="4B71E864" w14:textId="77777777" w:rsidR="006643E4" w:rsidRPr="008F20B5" w:rsidRDefault="006643E4" w:rsidP="00F009C9">
            <w:pPr>
              <w:jc w:val="center"/>
              <w:rPr>
                <w:rFonts w:ascii="標楷體" w:eastAsia="標楷體" w:hAnsi="標楷體"/>
              </w:rPr>
            </w:pPr>
            <w:r>
              <w:rPr>
                <w:rFonts w:ascii="標楷體" w:eastAsia="標楷體" w:hAnsi="標楷體" w:hint="eastAsia"/>
              </w:rPr>
              <w:t>V</w:t>
            </w:r>
          </w:p>
        </w:tc>
        <w:tc>
          <w:tcPr>
            <w:tcW w:w="1245" w:type="pct"/>
            <w:hideMark/>
          </w:tcPr>
          <w:p w14:paraId="6BED3338" w14:textId="77777777" w:rsidR="006643E4" w:rsidRPr="008F20B5" w:rsidRDefault="006643E4" w:rsidP="00F009C9">
            <w:pPr>
              <w:rPr>
                <w:rFonts w:ascii="標楷體" w:eastAsia="標楷體" w:hAnsi="標楷體"/>
                <w:color w:val="000000"/>
              </w:rPr>
            </w:pPr>
            <w:r w:rsidRPr="008F20B5">
              <w:rPr>
                <w:rFonts w:ascii="標楷體" w:eastAsia="標楷體" w:hAnsi="標楷體"/>
              </w:rPr>
              <w:t>01:</w:t>
            </w:r>
            <w:r w:rsidRPr="008F20B5">
              <w:rPr>
                <w:rFonts w:ascii="標楷體" w:eastAsia="標楷體" w:hAnsi="標楷體" w:hint="eastAsia"/>
                <w:lang w:eastAsia="zh-HK"/>
              </w:rPr>
              <w:t>保</w:t>
            </w:r>
            <w:r w:rsidRPr="008F20B5">
              <w:rPr>
                <w:rFonts w:ascii="標楷體" w:eastAsia="標楷體" w:hAnsi="標楷體" w:hint="eastAsia"/>
                <w:color w:val="000000"/>
              </w:rPr>
              <w:t>單分紅利率</w:t>
            </w:r>
          </w:p>
          <w:p w14:paraId="05D2E4F5" w14:textId="77777777" w:rsidR="006643E4" w:rsidRPr="008F20B5" w:rsidRDefault="006643E4" w:rsidP="00F009C9">
            <w:pPr>
              <w:rPr>
                <w:rFonts w:ascii="標楷體" w:eastAsia="標楷體" w:hAnsi="標楷體"/>
                <w:color w:val="000000"/>
              </w:rPr>
            </w:pPr>
            <w:r w:rsidRPr="008F20B5">
              <w:rPr>
                <w:rFonts w:ascii="標楷體" w:eastAsia="標楷體" w:hAnsi="標楷體"/>
                <w:color w:val="000000"/>
              </w:rPr>
              <w:t>02:郵</w:t>
            </w:r>
            <w:r w:rsidRPr="008F20B5">
              <w:rPr>
                <w:rFonts w:ascii="標楷體" w:eastAsia="標楷體" w:hAnsi="標楷體" w:hint="eastAsia"/>
                <w:color w:val="000000"/>
                <w:lang w:eastAsia="zh-HK"/>
              </w:rPr>
              <w:t>政儲金</w:t>
            </w:r>
            <w:r w:rsidRPr="008F20B5">
              <w:rPr>
                <w:rFonts w:ascii="標楷體" w:eastAsia="標楷體" w:hAnsi="標楷體" w:hint="eastAsia"/>
                <w:color w:val="000000"/>
              </w:rPr>
              <w:t>利率</w:t>
            </w:r>
          </w:p>
        </w:tc>
      </w:tr>
      <w:tr w:rsidR="006643E4" w:rsidRPr="008F20B5" w14:paraId="5755E7C7" w14:textId="77777777" w:rsidTr="00F009C9">
        <w:trPr>
          <w:trHeight w:val="359"/>
        </w:trPr>
        <w:tc>
          <w:tcPr>
            <w:tcW w:w="254" w:type="pct"/>
          </w:tcPr>
          <w:p w14:paraId="3198534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804" w:type="pct"/>
            <w:hideMark/>
          </w:tcPr>
          <w:p w14:paraId="3BC00D62"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CurrencyCode</w:t>
            </w:r>
            <w:proofErr w:type="spellEnd"/>
          </w:p>
        </w:tc>
        <w:tc>
          <w:tcPr>
            <w:tcW w:w="1904" w:type="pct"/>
            <w:hideMark/>
          </w:tcPr>
          <w:p w14:paraId="51CE37B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幣別</w:t>
            </w:r>
          </w:p>
        </w:tc>
        <w:tc>
          <w:tcPr>
            <w:tcW w:w="256" w:type="pct"/>
            <w:hideMark/>
          </w:tcPr>
          <w:p w14:paraId="6F3CAD3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05CDFE3C"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6" w:type="pct"/>
          </w:tcPr>
          <w:p w14:paraId="4A9F02F6" w14:textId="77777777" w:rsidR="006643E4" w:rsidRPr="008F20B5" w:rsidRDefault="006643E4" w:rsidP="00F009C9">
            <w:pPr>
              <w:widowControl/>
              <w:jc w:val="center"/>
              <w:rPr>
                <w:rFonts w:ascii="標楷體" w:eastAsia="標楷體" w:hAnsi="標楷體"/>
              </w:rPr>
            </w:pPr>
            <w:r>
              <w:rPr>
                <w:rFonts w:ascii="標楷體" w:eastAsia="標楷體" w:hAnsi="標楷體" w:hint="eastAsia"/>
              </w:rPr>
              <w:t>V</w:t>
            </w:r>
          </w:p>
        </w:tc>
        <w:tc>
          <w:tcPr>
            <w:tcW w:w="1245" w:type="pct"/>
            <w:hideMark/>
          </w:tcPr>
          <w:p w14:paraId="514175ED"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lang w:eastAsia="zh-HK"/>
              </w:rPr>
              <w:t>'TWD'</w:t>
            </w:r>
          </w:p>
        </w:tc>
      </w:tr>
      <w:tr w:rsidR="006643E4" w:rsidRPr="008F20B5" w14:paraId="1B686582" w14:textId="77777777" w:rsidTr="00F009C9">
        <w:trPr>
          <w:trHeight w:val="407"/>
        </w:trPr>
        <w:tc>
          <w:tcPr>
            <w:tcW w:w="254" w:type="pct"/>
          </w:tcPr>
          <w:p w14:paraId="15A99F9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804" w:type="pct"/>
            <w:noWrap/>
            <w:hideMark/>
          </w:tcPr>
          <w:p w14:paraId="275C9669"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EffectDate</w:t>
            </w:r>
            <w:proofErr w:type="spellEnd"/>
          </w:p>
        </w:tc>
        <w:tc>
          <w:tcPr>
            <w:tcW w:w="1904" w:type="pct"/>
            <w:hideMark/>
          </w:tcPr>
          <w:p w14:paraId="26030E3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生效日期</w:t>
            </w:r>
          </w:p>
        </w:tc>
        <w:tc>
          <w:tcPr>
            <w:tcW w:w="256" w:type="pct"/>
            <w:noWrap/>
            <w:hideMark/>
          </w:tcPr>
          <w:p w14:paraId="5E45262D"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9</w:t>
            </w:r>
          </w:p>
        </w:tc>
        <w:tc>
          <w:tcPr>
            <w:tcW w:w="280" w:type="pct"/>
            <w:noWrap/>
            <w:hideMark/>
          </w:tcPr>
          <w:p w14:paraId="1DD6702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7</w:t>
            </w:r>
          </w:p>
        </w:tc>
        <w:tc>
          <w:tcPr>
            <w:tcW w:w="256" w:type="pct"/>
          </w:tcPr>
          <w:p w14:paraId="46995FE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45" w:type="pct"/>
            <w:hideMark/>
          </w:tcPr>
          <w:p w14:paraId="05013C06"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kern w:val="0"/>
              </w:rPr>
              <w:t>yyymmdd</w:t>
            </w:r>
            <w:proofErr w:type="spellEnd"/>
          </w:p>
        </w:tc>
      </w:tr>
      <w:tr w:rsidR="006643E4" w:rsidRPr="008F20B5" w14:paraId="3F26A77C" w14:textId="77777777" w:rsidTr="00F009C9">
        <w:trPr>
          <w:trHeight w:val="413"/>
        </w:trPr>
        <w:tc>
          <w:tcPr>
            <w:tcW w:w="254" w:type="pct"/>
          </w:tcPr>
          <w:p w14:paraId="0F0AEFF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804" w:type="pct"/>
            <w:noWrap/>
            <w:hideMark/>
          </w:tcPr>
          <w:p w14:paraId="31A49200"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BaseRate</w:t>
            </w:r>
            <w:proofErr w:type="spellEnd"/>
          </w:p>
        </w:tc>
        <w:tc>
          <w:tcPr>
            <w:tcW w:w="1904" w:type="pct"/>
            <w:noWrap/>
            <w:hideMark/>
          </w:tcPr>
          <w:p w14:paraId="1181D77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利率</w:t>
            </w:r>
          </w:p>
        </w:tc>
        <w:tc>
          <w:tcPr>
            <w:tcW w:w="256" w:type="pct"/>
            <w:noWrap/>
            <w:hideMark/>
          </w:tcPr>
          <w:p w14:paraId="3D34361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X</w:t>
            </w:r>
          </w:p>
        </w:tc>
        <w:tc>
          <w:tcPr>
            <w:tcW w:w="280" w:type="pct"/>
            <w:noWrap/>
            <w:hideMark/>
          </w:tcPr>
          <w:p w14:paraId="170CEBB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2.4</w:t>
            </w:r>
          </w:p>
        </w:tc>
        <w:tc>
          <w:tcPr>
            <w:tcW w:w="256" w:type="pct"/>
          </w:tcPr>
          <w:p w14:paraId="65BBF557"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76C0025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99.9999</w:t>
            </w:r>
          </w:p>
        </w:tc>
      </w:tr>
      <w:tr w:rsidR="006643E4" w:rsidRPr="008F20B5" w14:paraId="0EEEEB63" w14:textId="77777777" w:rsidTr="00F009C9">
        <w:trPr>
          <w:trHeight w:val="419"/>
        </w:trPr>
        <w:tc>
          <w:tcPr>
            <w:tcW w:w="254" w:type="pct"/>
          </w:tcPr>
          <w:p w14:paraId="48F41ED5"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804" w:type="pct"/>
            <w:noWrap/>
            <w:hideMark/>
          </w:tcPr>
          <w:p w14:paraId="584FA29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Remark</w:t>
            </w:r>
          </w:p>
        </w:tc>
        <w:tc>
          <w:tcPr>
            <w:tcW w:w="1904" w:type="pct"/>
            <w:noWrap/>
            <w:hideMark/>
          </w:tcPr>
          <w:p w14:paraId="021DC3E4"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備註</w:t>
            </w:r>
          </w:p>
        </w:tc>
        <w:tc>
          <w:tcPr>
            <w:tcW w:w="256" w:type="pct"/>
            <w:hideMark/>
          </w:tcPr>
          <w:p w14:paraId="4AF0C26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hideMark/>
          </w:tcPr>
          <w:p w14:paraId="115F4C6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80</w:t>
            </w:r>
          </w:p>
        </w:tc>
        <w:tc>
          <w:tcPr>
            <w:tcW w:w="256" w:type="pct"/>
          </w:tcPr>
          <w:p w14:paraId="1001F6FD" w14:textId="77777777" w:rsidR="006643E4" w:rsidRPr="008F20B5" w:rsidRDefault="006643E4" w:rsidP="00F009C9">
            <w:pPr>
              <w:widowControl/>
              <w:jc w:val="center"/>
              <w:rPr>
                <w:rFonts w:ascii="標楷體" w:eastAsia="標楷體" w:hAnsi="標楷體"/>
                <w:lang w:eastAsia="zh-HK"/>
              </w:rPr>
            </w:pPr>
          </w:p>
        </w:tc>
        <w:tc>
          <w:tcPr>
            <w:tcW w:w="1245" w:type="pct"/>
            <w:hideMark/>
          </w:tcPr>
          <w:p w14:paraId="366D01E8" w14:textId="77777777" w:rsidR="006643E4" w:rsidRPr="008F20B5" w:rsidRDefault="006643E4" w:rsidP="00F009C9">
            <w:pPr>
              <w:widowControl/>
              <w:rPr>
                <w:rFonts w:ascii="標楷體" w:eastAsia="標楷體" w:hAnsi="標楷體" w:cs="新細明體"/>
                <w:color w:val="000000"/>
                <w:kern w:val="0"/>
              </w:rPr>
            </w:pPr>
            <w:r>
              <w:rPr>
                <w:rFonts w:ascii="標楷體" w:eastAsia="標楷體" w:hAnsi="標楷體" w:hint="eastAsia"/>
              </w:rPr>
              <w:t>s</w:t>
            </w:r>
          </w:p>
        </w:tc>
      </w:tr>
    </w:tbl>
    <w:p w14:paraId="55E6A91A" w14:textId="77777777" w:rsidR="006643E4" w:rsidRDefault="006643E4" w:rsidP="004A1C2C">
      <w:pPr>
        <w:widowControl/>
        <w:rPr>
          <w:rFonts w:ascii="標楷體" w:eastAsia="標楷體" w:hAnsi="標楷體"/>
        </w:rPr>
      </w:pPr>
    </w:p>
    <w:p w14:paraId="43803349" w14:textId="7276F5A0" w:rsidR="001B18C9" w:rsidRDefault="001B18C9">
      <w:pPr>
        <w:widowControl/>
        <w:rPr>
          <w:rFonts w:ascii="標楷體" w:eastAsia="標楷體" w:hAnsi="標楷體"/>
        </w:rPr>
      </w:pPr>
      <w:r>
        <w:rPr>
          <w:rFonts w:ascii="標楷體" w:eastAsia="標楷體" w:hAnsi="標楷體"/>
        </w:rPr>
        <w:br w:type="page"/>
      </w:r>
    </w:p>
    <w:p w14:paraId="3F7F2369" w14:textId="77777777" w:rsidR="00551ED4" w:rsidRPr="004A1C2C" w:rsidRDefault="00551ED4" w:rsidP="00551ED4">
      <w:pPr>
        <w:pStyle w:val="3"/>
        <w:spacing w:after="240"/>
        <w:ind w:leftChars="100" w:left="240"/>
        <w:rPr>
          <w:rFonts w:ascii="標楷體" w:hAnsi="標楷體"/>
        </w:rPr>
      </w:pPr>
      <w:bookmarkStart w:id="348" w:name="_Toc140244566"/>
      <w:r>
        <w:rPr>
          <w:rFonts w:ascii="標楷體" w:hAnsi="標楷體" w:hint="eastAsia"/>
          <w:lang w:eastAsia="zh-HK"/>
        </w:rPr>
        <w:lastRenderedPageBreak/>
        <w:t>四</w:t>
      </w:r>
      <w:r w:rsidRPr="004A1C2C">
        <w:rPr>
          <w:rFonts w:ascii="標楷體" w:hAnsi="標楷體" w:hint="eastAsia"/>
        </w:rPr>
        <w:t>、</w:t>
      </w:r>
      <w:r>
        <w:rPr>
          <w:rFonts w:ascii="標楷體" w:hAnsi="標楷體" w:cs="新細明體" w:hint="eastAsia"/>
          <w:color w:val="000000"/>
          <w:kern w:val="0"/>
        </w:rPr>
        <w:t>總帳作業</w:t>
      </w:r>
      <w:bookmarkEnd w:id="348"/>
    </w:p>
    <w:p w14:paraId="0B7E59A6" w14:textId="77777777" w:rsidR="00551ED4" w:rsidRPr="008F20B5" w:rsidRDefault="00551ED4" w:rsidP="00551ED4">
      <w:pPr>
        <w:pStyle w:val="3"/>
        <w:spacing w:before="0"/>
        <w:ind w:left="567"/>
        <w:rPr>
          <w:rFonts w:ascii="標楷體" w:hAnsi="標楷體"/>
          <w:b/>
          <w:szCs w:val="32"/>
        </w:rPr>
      </w:pPr>
      <w:bookmarkStart w:id="349" w:name="_Toc140244567"/>
      <w:r>
        <w:rPr>
          <w:rFonts w:ascii="標楷體" w:hAnsi="標楷體" w:hint="eastAsia"/>
          <w:b/>
          <w:szCs w:val="32"/>
        </w:rPr>
        <w:t>(1)L7400總帳傳票資料傳輸</w:t>
      </w:r>
      <w:bookmarkEnd w:id="349"/>
    </w:p>
    <w:p w14:paraId="0941FB5E" w14:textId="77777777" w:rsidR="00551ED4" w:rsidRPr="00561F94" w:rsidRDefault="00551ED4" w:rsidP="00551ED4">
      <w:pPr>
        <w:pStyle w:val="a"/>
        <w:numPr>
          <w:ilvl w:val="0"/>
          <w:numId w:val="0"/>
        </w:numPr>
      </w:pPr>
      <w:r>
        <w:rPr>
          <w:rFonts w:hint="eastAsia"/>
        </w:rPr>
        <w:t>1.</w:t>
      </w: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551ED4" w:rsidRPr="008F20B5" w14:paraId="7118B9CA" w14:textId="77777777" w:rsidTr="0097662F">
        <w:trPr>
          <w:trHeight w:val="277"/>
        </w:trPr>
        <w:tc>
          <w:tcPr>
            <w:tcW w:w="1548" w:type="dxa"/>
            <w:tcBorders>
              <w:top w:val="single" w:sz="8" w:space="0" w:color="000000"/>
              <w:bottom w:val="single" w:sz="8" w:space="0" w:color="000000"/>
              <w:right w:val="single" w:sz="8" w:space="0" w:color="000000"/>
            </w:tcBorders>
            <w:shd w:val="clear" w:color="auto" w:fill="F3F3F3"/>
          </w:tcPr>
          <w:p w14:paraId="4354F241" w14:textId="77777777" w:rsidR="00551ED4" w:rsidRPr="004A1C2C" w:rsidRDefault="00551ED4" w:rsidP="0097662F">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CDE8ECB" w14:textId="77777777" w:rsidR="00551ED4" w:rsidRPr="008F20B5" w:rsidRDefault="00551ED4" w:rsidP="0097662F">
            <w:pPr>
              <w:rPr>
                <w:rFonts w:ascii="標楷體" w:eastAsia="標楷體" w:hAnsi="標楷體"/>
              </w:rPr>
            </w:pPr>
            <w:r>
              <w:rPr>
                <w:rFonts w:ascii="標楷體" w:eastAsia="標楷體" w:hAnsi="標楷體" w:hint="eastAsia"/>
              </w:rPr>
              <w:t>總帳傳票資料傳輸</w:t>
            </w:r>
          </w:p>
        </w:tc>
      </w:tr>
      <w:tr w:rsidR="00551ED4" w:rsidRPr="008F20B5" w14:paraId="2C6A49F4" w14:textId="77777777" w:rsidTr="0097662F">
        <w:trPr>
          <w:trHeight w:val="277"/>
        </w:trPr>
        <w:tc>
          <w:tcPr>
            <w:tcW w:w="1548" w:type="dxa"/>
            <w:tcBorders>
              <w:top w:val="single" w:sz="8" w:space="0" w:color="000000"/>
              <w:bottom w:val="single" w:sz="8" w:space="0" w:color="000000"/>
              <w:right w:val="single" w:sz="8" w:space="0" w:color="000000"/>
            </w:tcBorders>
            <w:shd w:val="clear" w:color="auto" w:fill="F3F3F3"/>
          </w:tcPr>
          <w:p w14:paraId="5C9C757D" w14:textId="77777777" w:rsidR="00551ED4" w:rsidRPr="004A1C2C" w:rsidRDefault="00551ED4" w:rsidP="0097662F">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9542708" w14:textId="77777777" w:rsidR="00551ED4" w:rsidRPr="004A1C2C" w:rsidRDefault="00551ED4" w:rsidP="0097662F">
            <w:pPr>
              <w:autoSpaceDE w:val="0"/>
              <w:autoSpaceDN w:val="0"/>
              <w:adjustRightInd w:val="0"/>
              <w:spacing w:line="0" w:lineRule="atLeast"/>
              <w:rPr>
                <w:rFonts w:ascii="標楷體" w:eastAsia="標楷體" w:hAnsi="標楷體"/>
              </w:rPr>
            </w:pPr>
          </w:p>
        </w:tc>
      </w:tr>
      <w:tr w:rsidR="00551ED4" w:rsidRPr="008F20B5" w14:paraId="14377F63" w14:textId="77777777" w:rsidTr="0097662F">
        <w:trPr>
          <w:trHeight w:val="773"/>
        </w:trPr>
        <w:tc>
          <w:tcPr>
            <w:tcW w:w="1548" w:type="dxa"/>
            <w:tcBorders>
              <w:top w:val="single" w:sz="8" w:space="0" w:color="000000"/>
              <w:bottom w:val="single" w:sz="8" w:space="0" w:color="000000"/>
              <w:right w:val="single" w:sz="8" w:space="0" w:color="000000"/>
            </w:tcBorders>
            <w:shd w:val="clear" w:color="auto" w:fill="F3F3F3"/>
          </w:tcPr>
          <w:p w14:paraId="04A3ECC9" w14:textId="77777777" w:rsidR="00551ED4" w:rsidRPr="004A1C2C" w:rsidRDefault="00551ED4" w:rsidP="0097662F">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FBF9803" w14:textId="77777777" w:rsidR="00551ED4" w:rsidRPr="00CE62A2" w:rsidRDefault="00551ED4" w:rsidP="0097662F">
            <w:pPr>
              <w:ind w:left="269" w:hangingChars="112" w:hanging="269"/>
              <w:rPr>
                <w:rFonts w:ascii="標楷體" w:eastAsia="標楷體" w:hAnsi="標楷體"/>
              </w:rPr>
            </w:pPr>
            <w:r>
              <w:rPr>
                <w:rFonts w:ascii="標楷體" w:eastAsia="標楷體" w:hAnsi="標楷體" w:hint="eastAsia"/>
              </w:rPr>
              <w:t>進入交易按下確定按鈕</w:t>
            </w:r>
          </w:p>
        </w:tc>
      </w:tr>
      <w:tr w:rsidR="00551ED4" w:rsidRPr="008F20B5" w14:paraId="5F37953E" w14:textId="77777777" w:rsidTr="0097662F">
        <w:trPr>
          <w:trHeight w:val="321"/>
        </w:trPr>
        <w:tc>
          <w:tcPr>
            <w:tcW w:w="1548" w:type="dxa"/>
            <w:tcBorders>
              <w:top w:val="single" w:sz="8" w:space="0" w:color="000000"/>
              <w:bottom w:val="single" w:sz="8" w:space="0" w:color="000000"/>
              <w:right w:val="single" w:sz="8" w:space="0" w:color="000000"/>
            </w:tcBorders>
            <w:shd w:val="clear" w:color="auto" w:fill="F3F3F3"/>
          </w:tcPr>
          <w:p w14:paraId="301EB9B4" w14:textId="77777777" w:rsidR="00551ED4" w:rsidRPr="004A1C2C" w:rsidRDefault="00551ED4" w:rsidP="0097662F">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5C705D5" w14:textId="77777777" w:rsidR="00551ED4" w:rsidRPr="004A1C2C" w:rsidRDefault="00551ED4" w:rsidP="0097662F">
            <w:pPr>
              <w:rPr>
                <w:rFonts w:ascii="標楷體" w:eastAsia="標楷體" w:hAnsi="標楷體"/>
              </w:rPr>
            </w:pPr>
          </w:p>
        </w:tc>
      </w:tr>
      <w:tr w:rsidR="00551ED4" w:rsidRPr="008F20B5" w14:paraId="64E6D80E" w14:textId="77777777" w:rsidTr="0097662F">
        <w:trPr>
          <w:trHeight w:val="1311"/>
        </w:trPr>
        <w:tc>
          <w:tcPr>
            <w:tcW w:w="1548" w:type="dxa"/>
            <w:tcBorders>
              <w:top w:val="single" w:sz="8" w:space="0" w:color="000000"/>
              <w:bottom w:val="single" w:sz="8" w:space="0" w:color="000000"/>
              <w:right w:val="single" w:sz="8" w:space="0" w:color="000000"/>
            </w:tcBorders>
            <w:shd w:val="clear" w:color="auto" w:fill="F3F3F3"/>
          </w:tcPr>
          <w:p w14:paraId="726555B2" w14:textId="77777777" w:rsidR="00551ED4" w:rsidRPr="004A1C2C" w:rsidRDefault="00551ED4" w:rsidP="0097662F">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4957644" w14:textId="77777777" w:rsidR="00551ED4" w:rsidRPr="004A1C2C" w:rsidRDefault="00551ED4" w:rsidP="0097662F">
            <w:pPr>
              <w:rPr>
                <w:rFonts w:ascii="標楷體" w:eastAsia="標楷體" w:hAnsi="標楷體"/>
              </w:rPr>
            </w:pPr>
          </w:p>
        </w:tc>
      </w:tr>
      <w:tr w:rsidR="00551ED4" w:rsidRPr="008F20B5" w14:paraId="0D5871B6" w14:textId="77777777" w:rsidTr="0097662F">
        <w:trPr>
          <w:trHeight w:val="278"/>
        </w:trPr>
        <w:tc>
          <w:tcPr>
            <w:tcW w:w="1548" w:type="dxa"/>
            <w:tcBorders>
              <w:top w:val="single" w:sz="8" w:space="0" w:color="000000"/>
              <w:bottom w:val="single" w:sz="8" w:space="0" w:color="000000"/>
              <w:right w:val="single" w:sz="8" w:space="0" w:color="000000"/>
            </w:tcBorders>
            <w:shd w:val="clear" w:color="auto" w:fill="F3F3F3"/>
          </w:tcPr>
          <w:p w14:paraId="06FB8AA0" w14:textId="77777777" w:rsidR="00551ED4" w:rsidRPr="004A1C2C" w:rsidRDefault="00551ED4" w:rsidP="0097662F">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B01C110" w14:textId="77777777" w:rsidR="00551ED4" w:rsidRPr="004A1C2C" w:rsidRDefault="00551ED4" w:rsidP="0097662F">
            <w:pPr>
              <w:rPr>
                <w:rFonts w:ascii="標楷體" w:eastAsia="標楷體" w:hAnsi="標楷體"/>
              </w:rPr>
            </w:pPr>
          </w:p>
        </w:tc>
      </w:tr>
      <w:tr w:rsidR="00551ED4" w:rsidRPr="008F20B5" w14:paraId="71B28BD6" w14:textId="77777777" w:rsidTr="0097662F">
        <w:trPr>
          <w:trHeight w:val="358"/>
        </w:trPr>
        <w:tc>
          <w:tcPr>
            <w:tcW w:w="1548" w:type="dxa"/>
            <w:tcBorders>
              <w:top w:val="single" w:sz="8" w:space="0" w:color="000000"/>
              <w:bottom w:val="single" w:sz="8" w:space="0" w:color="000000"/>
              <w:right w:val="single" w:sz="8" w:space="0" w:color="000000"/>
            </w:tcBorders>
            <w:shd w:val="clear" w:color="auto" w:fill="F3F3F3"/>
          </w:tcPr>
          <w:p w14:paraId="150F0001" w14:textId="77777777" w:rsidR="00551ED4" w:rsidRPr="004A1C2C" w:rsidRDefault="00551ED4" w:rsidP="0097662F">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B7FD245" w14:textId="77777777" w:rsidR="00551ED4" w:rsidRPr="001D3B0E" w:rsidRDefault="00551ED4" w:rsidP="0097662F">
            <w:pPr>
              <w:ind w:left="269" w:hangingChars="112" w:hanging="269"/>
              <w:rPr>
                <w:rFonts w:ascii="標楷體" w:eastAsia="標楷體" w:hAnsi="標楷體"/>
              </w:rPr>
            </w:pPr>
          </w:p>
        </w:tc>
      </w:tr>
      <w:tr w:rsidR="00551ED4" w:rsidRPr="008F20B5" w14:paraId="038EF9B9" w14:textId="77777777" w:rsidTr="0097662F">
        <w:trPr>
          <w:trHeight w:val="278"/>
        </w:trPr>
        <w:tc>
          <w:tcPr>
            <w:tcW w:w="1548" w:type="dxa"/>
            <w:tcBorders>
              <w:top w:val="single" w:sz="8" w:space="0" w:color="000000"/>
              <w:bottom w:val="single" w:sz="8" w:space="0" w:color="000000"/>
              <w:right w:val="single" w:sz="8" w:space="0" w:color="000000"/>
            </w:tcBorders>
            <w:shd w:val="clear" w:color="auto" w:fill="F3F3F3"/>
          </w:tcPr>
          <w:p w14:paraId="69AB8ACC" w14:textId="77777777" w:rsidR="00551ED4" w:rsidRPr="004A1C2C" w:rsidRDefault="00551ED4" w:rsidP="0097662F">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74F8B043" w14:textId="77777777" w:rsidR="00551ED4" w:rsidRPr="004A1C2C" w:rsidRDefault="00551ED4" w:rsidP="0097662F">
            <w:pPr>
              <w:rPr>
                <w:rFonts w:ascii="標楷體" w:eastAsia="標楷體" w:hAnsi="標楷體"/>
              </w:rPr>
            </w:pPr>
          </w:p>
        </w:tc>
      </w:tr>
    </w:tbl>
    <w:p w14:paraId="1F0ED998" w14:textId="77777777" w:rsidR="00551ED4" w:rsidRPr="00AB764C" w:rsidRDefault="00551ED4" w:rsidP="00551ED4">
      <w:pPr>
        <w:pStyle w:val="a"/>
        <w:numPr>
          <w:ilvl w:val="0"/>
          <w:numId w:val="0"/>
        </w:numPr>
      </w:pPr>
      <w:r>
        <w:rPr>
          <w:rFonts w:hint="eastAsia"/>
        </w:rPr>
        <w:t>2.</w:t>
      </w: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551ED4" w:rsidRPr="0022279A" w14:paraId="21CD1BB8" w14:textId="77777777" w:rsidTr="0097662F">
        <w:tc>
          <w:tcPr>
            <w:tcW w:w="851" w:type="dxa"/>
            <w:shd w:val="clear" w:color="auto" w:fill="D9D9D9" w:themeFill="background1" w:themeFillShade="D9"/>
          </w:tcPr>
          <w:p w14:paraId="17BE5637" w14:textId="77777777" w:rsidR="00551ED4" w:rsidRPr="0022279A" w:rsidRDefault="00551ED4" w:rsidP="0097662F">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BFE4615" w14:textId="77777777" w:rsidR="00551ED4" w:rsidRPr="0022279A" w:rsidRDefault="00551ED4" w:rsidP="0097662F">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4D3861E" w14:textId="77777777" w:rsidR="00551ED4" w:rsidRPr="0022279A" w:rsidRDefault="00551ED4" w:rsidP="0097662F">
            <w:pPr>
              <w:jc w:val="center"/>
              <w:rPr>
                <w:rFonts w:ascii="標楷體" w:eastAsia="標楷體" w:hAnsi="標楷體"/>
              </w:rPr>
            </w:pPr>
            <w:r w:rsidRPr="0022279A">
              <w:rPr>
                <w:rFonts w:ascii="標楷體" w:eastAsia="標楷體" w:hAnsi="標楷體" w:hint="eastAsia"/>
                <w:lang w:eastAsia="zh-HK"/>
              </w:rPr>
              <w:t>說明</w:t>
            </w:r>
          </w:p>
        </w:tc>
      </w:tr>
      <w:tr w:rsidR="00551ED4" w:rsidRPr="0022279A" w14:paraId="64786951" w14:textId="77777777" w:rsidTr="0097662F">
        <w:tc>
          <w:tcPr>
            <w:tcW w:w="851" w:type="dxa"/>
          </w:tcPr>
          <w:p w14:paraId="54AD2E1F" w14:textId="77777777" w:rsidR="00551ED4" w:rsidRPr="0022279A" w:rsidRDefault="00551ED4" w:rsidP="0097662F">
            <w:pPr>
              <w:jc w:val="center"/>
              <w:rPr>
                <w:rFonts w:ascii="標楷體" w:eastAsia="標楷體" w:hAnsi="標楷體"/>
              </w:rPr>
            </w:pPr>
            <w:r w:rsidRPr="0022279A">
              <w:rPr>
                <w:rFonts w:ascii="標楷體" w:eastAsia="標楷體" w:hAnsi="標楷體" w:hint="eastAsia"/>
              </w:rPr>
              <w:t>1</w:t>
            </w:r>
          </w:p>
        </w:tc>
        <w:tc>
          <w:tcPr>
            <w:tcW w:w="3118" w:type="dxa"/>
          </w:tcPr>
          <w:p w14:paraId="12CF31A8" w14:textId="77777777" w:rsidR="00551ED4" w:rsidRPr="0022279A" w:rsidRDefault="00551ED4" w:rsidP="0097662F">
            <w:pPr>
              <w:rPr>
                <w:rFonts w:ascii="標楷體" w:eastAsia="標楷體" w:hAnsi="標楷體"/>
              </w:rPr>
            </w:pPr>
            <w:r w:rsidRPr="00FF7716">
              <w:rPr>
                <w:rFonts w:ascii="標楷體" w:eastAsia="標楷體" w:hAnsi="標楷體"/>
              </w:rPr>
              <w:t>SlipMedia2022</w:t>
            </w:r>
          </w:p>
        </w:tc>
        <w:tc>
          <w:tcPr>
            <w:tcW w:w="4110" w:type="dxa"/>
          </w:tcPr>
          <w:p w14:paraId="31B0BE11" w14:textId="77777777" w:rsidR="00551ED4" w:rsidRPr="003E0A70" w:rsidRDefault="00551ED4" w:rsidP="0097662F">
            <w:pPr>
              <w:widowControl/>
              <w:rPr>
                <w:rFonts w:ascii="標楷體" w:eastAsia="標楷體" w:hAnsi="標楷體"/>
                <w:color w:val="000000"/>
                <w:kern w:val="0"/>
              </w:rPr>
            </w:pPr>
            <w:r>
              <w:rPr>
                <w:rFonts w:ascii="標楷體" w:eastAsia="標楷體" w:hAnsi="標楷體" w:hint="eastAsia"/>
                <w:color w:val="000000"/>
              </w:rPr>
              <w:t>傳票媒體檔2022年格式</w:t>
            </w:r>
          </w:p>
        </w:tc>
      </w:tr>
    </w:tbl>
    <w:p w14:paraId="7A6D2BC7" w14:textId="77777777" w:rsidR="00551ED4" w:rsidRDefault="00551ED4" w:rsidP="00551ED4">
      <w:pPr>
        <w:ind w:left="1440"/>
      </w:pPr>
    </w:p>
    <w:p w14:paraId="49356BF3" w14:textId="77777777" w:rsidR="00551ED4" w:rsidRDefault="00551ED4" w:rsidP="00551ED4">
      <w:pPr>
        <w:pStyle w:val="a"/>
        <w:numPr>
          <w:ilvl w:val="0"/>
          <w:numId w:val="0"/>
        </w:numPr>
      </w:pPr>
      <w:r>
        <w:rPr>
          <w:rFonts w:hint="eastAsia"/>
        </w:rPr>
        <w:t>3.</w:t>
      </w:r>
      <w:r w:rsidRPr="00723606">
        <w:t>UI</w:t>
      </w:r>
      <w:r w:rsidRPr="00723606">
        <w:rPr>
          <w:rFonts w:hint="eastAsia"/>
        </w:rPr>
        <w:t>畫面</w:t>
      </w:r>
    </w:p>
    <w:p w14:paraId="217B3075" w14:textId="77777777" w:rsidR="00551ED4" w:rsidRPr="005551EF" w:rsidRDefault="00551ED4" w:rsidP="00551ED4">
      <w:r w:rsidRPr="00A67F14">
        <w:rPr>
          <w:noProof/>
        </w:rPr>
        <w:drawing>
          <wp:inline distT="0" distB="0" distL="0" distR="0" wp14:anchorId="79B19D5B" wp14:editId="2DEEAC43">
            <wp:extent cx="6479540" cy="1347470"/>
            <wp:effectExtent l="0" t="0" r="0" b="508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1347470"/>
                    </a:xfrm>
                    <a:prstGeom prst="rect">
                      <a:avLst/>
                    </a:prstGeom>
                  </pic:spPr>
                </pic:pic>
              </a:graphicData>
            </a:graphic>
          </wp:inline>
        </w:drawing>
      </w:r>
    </w:p>
    <w:p w14:paraId="0DFEB08E" w14:textId="77777777" w:rsidR="00551ED4" w:rsidRDefault="00551ED4" w:rsidP="00551ED4"/>
    <w:p w14:paraId="7EC7E5F7" w14:textId="77777777" w:rsidR="00551ED4" w:rsidRDefault="00551ED4" w:rsidP="00551ED4">
      <w:pPr>
        <w:pStyle w:val="a"/>
        <w:numPr>
          <w:ilvl w:val="0"/>
          <w:numId w:val="0"/>
        </w:numPr>
      </w:pPr>
      <w:r>
        <w:rPr>
          <w:rFonts w:hint="eastAsia"/>
        </w:rPr>
        <w:t>4.</w:t>
      </w: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3"/>
        <w:gridCol w:w="1230"/>
        <w:gridCol w:w="753"/>
        <w:gridCol w:w="863"/>
        <w:gridCol w:w="2256"/>
        <w:gridCol w:w="778"/>
        <w:gridCol w:w="656"/>
        <w:gridCol w:w="3263"/>
      </w:tblGrid>
      <w:tr w:rsidR="00551ED4" w:rsidRPr="00456B60" w14:paraId="2D5F2D96" w14:textId="77777777" w:rsidTr="0097662F">
        <w:trPr>
          <w:trHeight w:val="388"/>
          <w:tblHeader/>
          <w:jc w:val="center"/>
        </w:trPr>
        <w:tc>
          <w:tcPr>
            <w:tcW w:w="523" w:type="dxa"/>
            <w:vMerge w:val="restart"/>
            <w:shd w:val="clear" w:color="auto" w:fill="D9D9D9"/>
          </w:tcPr>
          <w:p w14:paraId="55CE1F47" w14:textId="77777777" w:rsidR="00551ED4" w:rsidRPr="00456B60" w:rsidRDefault="00551ED4" w:rsidP="0097662F">
            <w:pPr>
              <w:rPr>
                <w:rFonts w:ascii="標楷體" w:eastAsia="標楷體" w:hAnsi="標楷體"/>
              </w:rPr>
            </w:pPr>
            <w:r w:rsidRPr="00456B60">
              <w:rPr>
                <w:rFonts w:ascii="標楷體" w:eastAsia="標楷體" w:hAnsi="標楷體"/>
              </w:rPr>
              <w:t>序號</w:t>
            </w:r>
          </w:p>
        </w:tc>
        <w:tc>
          <w:tcPr>
            <w:tcW w:w="1230" w:type="dxa"/>
            <w:vMerge w:val="restart"/>
            <w:shd w:val="clear" w:color="auto" w:fill="D9D9D9"/>
          </w:tcPr>
          <w:p w14:paraId="5F92CC05" w14:textId="77777777" w:rsidR="00551ED4" w:rsidRPr="00456B60" w:rsidRDefault="00551ED4" w:rsidP="0097662F">
            <w:pPr>
              <w:rPr>
                <w:rFonts w:ascii="標楷體" w:eastAsia="標楷體" w:hAnsi="標楷體"/>
              </w:rPr>
            </w:pPr>
            <w:r w:rsidRPr="00456B60">
              <w:rPr>
                <w:rFonts w:ascii="標楷體" w:eastAsia="標楷體" w:hAnsi="標楷體"/>
              </w:rPr>
              <w:t>欄位</w:t>
            </w:r>
          </w:p>
        </w:tc>
        <w:tc>
          <w:tcPr>
            <w:tcW w:w="5306" w:type="dxa"/>
            <w:gridSpan w:val="5"/>
            <w:shd w:val="clear" w:color="auto" w:fill="D9D9D9"/>
          </w:tcPr>
          <w:p w14:paraId="1DA9C4DE" w14:textId="77777777" w:rsidR="00551ED4" w:rsidRPr="00456B60" w:rsidRDefault="00551ED4" w:rsidP="0097662F">
            <w:pPr>
              <w:jc w:val="center"/>
              <w:rPr>
                <w:rFonts w:ascii="標楷體" w:eastAsia="標楷體" w:hAnsi="標楷體"/>
              </w:rPr>
            </w:pPr>
            <w:r w:rsidRPr="00456B60">
              <w:rPr>
                <w:rFonts w:ascii="標楷體" w:eastAsia="標楷體" w:hAnsi="標楷體"/>
              </w:rPr>
              <w:t>說明</w:t>
            </w:r>
          </w:p>
        </w:tc>
        <w:tc>
          <w:tcPr>
            <w:tcW w:w="3263" w:type="dxa"/>
            <w:vMerge w:val="restart"/>
            <w:shd w:val="clear" w:color="auto" w:fill="D9D9D9"/>
          </w:tcPr>
          <w:p w14:paraId="14F24574" w14:textId="77777777" w:rsidR="00551ED4" w:rsidRPr="00456B60" w:rsidRDefault="00551ED4" w:rsidP="0097662F">
            <w:pPr>
              <w:rPr>
                <w:rFonts w:ascii="標楷體" w:eastAsia="標楷體" w:hAnsi="標楷體"/>
              </w:rPr>
            </w:pPr>
            <w:r w:rsidRPr="00456B60">
              <w:rPr>
                <w:rFonts w:ascii="標楷體" w:eastAsia="標楷體" w:hAnsi="標楷體"/>
              </w:rPr>
              <w:t>處理邏輯及注意事項</w:t>
            </w:r>
          </w:p>
        </w:tc>
      </w:tr>
      <w:tr w:rsidR="00551ED4" w:rsidRPr="00456B60" w14:paraId="28A5480A" w14:textId="77777777" w:rsidTr="0097662F">
        <w:trPr>
          <w:trHeight w:val="244"/>
          <w:tblHeader/>
          <w:jc w:val="center"/>
        </w:trPr>
        <w:tc>
          <w:tcPr>
            <w:tcW w:w="523" w:type="dxa"/>
            <w:vMerge/>
            <w:shd w:val="clear" w:color="auto" w:fill="D9D9D9"/>
          </w:tcPr>
          <w:p w14:paraId="3764A10B" w14:textId="77777777" w:rsidR="00551ED4" w:rsidRPr="00456B60" w:rsidRDefault="00551ED4" w:rsidP="0097662F">
            <w:pPr>
              <w:rPr>
                <w:rFonts w:ascii="標楷體" w:eastAsia="標楷體" w:hAnsi="標楷體"/>
              </w:rPr>
            </w:pPr>
          </w:p>
        </w:tc>
        <w:tc>
          <w:tcPr>
            <w:tcW w:w="1230" w:type="dxa"/>
            <w:vMerge/>
            <w:shd w:val="clear" w:color="auto" w:fill="D9D9D9"/>
          </w:tcPr>
          <w:p w14:paraId="2A82FCC3" w14:textId="77777777" w:rsidR="00551ED4" w:rsidRPr="00456B60" w:rsidRDefault="00551ED4" w:rsidP="0097662F">
            <w:pPr>
              <w:rPr>
                <w:rFonts w:ascii="標楷體" w:eastAsia="標楷體" w:hAnsi="標楷體"/>
              </w:rPr>
            </w:pPr>
          </w:p>
        </w:tc>
        <w:tc>
          <w:tcPr>
            <w:tcW w:w="753" w:type="dxa"/>
            <w:shd w:val="clear" w:color="auto" w:fill="D9D9D9"/>
          </w:tcPr>
          <w:p w14:paraId="7E278F8A" w14:textId="77777777" w:rsidR="00551ED4" w:rsidRPr="00456B60" w:rsidRDefault="00551ED4" w:rsidP="0097662F">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863" w:type="dxa"/>
            <w:shd w:val="clear" w:color="auto" w:fill="D9D9D9"/>
          </w:tcPr>
          <w:p w14:paraId="4EBAA502" w14:textId="77777777" w:rsidR="00551ED4" w:rsidRPr="00456B60" w:rsidRDefault="00551ED4" w:rsidP="0097662F">
            <w:pPr>
              <w:rPr>
                <w:rFonts w:ascii="標楷體" w:eastAsia="標楷體" w:hAnsi="標楷體"/>
              </w:rPr>
            </w:pPr>
            <w:r w:rsidRPr="00456B60">
              <w:rPr>
                <w:rFonts w:ascii="標楷體" w:eastAsia="標楷體" w:hAnsi="標楷體"/>
              </w:rPr>
              <w:t>預設值</w:t>
            </w:r>
          </w:p>
        </w:tc>
        <w:tc>
          <w:tcPr>
            <w:tcW w:w="2256" w:type="dxa"/>
            <w:shd w:val="clear" w:color="auto" w:fill="D9D9D9"/>
          </w:tcPr>
          <w:p w14:paraId="69590B93" w14:textId="77777777" w:rsidR="00551ED4" w:rsidRPr="00456B60" w:rsidRDefault="00551ED4" w:rsidP="0097662F">
            <w:pPr>
              <w:rPr>
                <w:rFonts w:ascii="標楷體" w:eastAsia="標楷體" w:hAnsi="標楷體"/>
              </w:rPr>
            </w:pPr>
            <w:r w:rsidRPr="00456B60">
              <w:rPr>
                <w:rFonts w:ascii="標楷體" w:eastAsia="標楷體" w:hAnsi="標楷體"/>
              </w:rPr>
              <w:t>選單內容</w:t>
            </w:r>
          </w:p>
        </w:tc>
        <w:tc>
          <w:tcPr>
            <w:tcW w:w="778" w:type="dxa"/>
            <w:shd w:val="clear" w:color="auto" w:fill="D9D9D9"/>
          </w:tcPr>
          <w:p w14:paraId="181DFC0B" w14:textId="77777777" w:rsidR="00551ED4" w:rsidRPr="00456B60" w:rsidRDefault="00551ED4" w:rsidP="0097662F">
            <w:pPr>
              <w:rPr>
                <w:rFonts w:ascii="標楷體" w:eastAsia="標楷體" w:hAnsi="標楷體"/>
              </w:rPr>
            </w:pPr>
            <w:r w:rsidRPr="00456B60">
              <w:rPr>
                <w:rFonts w:ascii="標楷體" w:eastAsia="標楷體" w:hAnsi="標楷體"/>
              </w:rPr>
              <w:t>必填</w:t>
            </w:r>
          </w:p>
        </w:tc>
        <w:tc>
          <w:tcPr>
            <w:tcW w:w="656" w:type="dxa"/>
            <w:shd w:val="clear" w:color="auto" w:fill="D9D9D9"/>
          </w:tcPr>
          <w:p w14:paraId="515AEC37" w14:textId="77777777" w:rsidR="00551ED4" w:rsidRPr="00456B60" w:rsidRDefault="00551ED4" w:rsidP="0097662F">
            <w:pPr>
              <w:rPr>
                <w:rFonts w:ascii="標楷體" w:eastAsia="標楷體" w:hAnsi="標楷體"/>
              </w:rPr>
            </w:pPr>
            <w:r w:rsidRPr="00456B60">
              <w:rPr>
                <w:rFonts w:ascii="標楷體" w:eastAsia="標楷體" w:hAnsi="標楷體"/>
              </w:rPr>
              <w:t>R/W</w:t>
            </w:r>
          </w:p>
        </w:tc>
        <w:tc>
          <w:tcPr>
            <w:tcW w:w="3263" w:type="dxa"/>
            <w:vMerge/>
            <w:shd w:val="clear" w:color="auto" w:fill="D9D9D9"/>
          </w:tcPr>
          <w:p w14:paraId="2824D8FE" w14:textId="77777777" w:rsidR="00551ED4" w:rsidRPr="00456B60" w:rsidRDefault="00551ED4" w:rsidP="0097662F">
            <w:pPr>
              <w:rPr>
                <w:rFonts w:ascii="標楷體" w:eastAsia="標楷體" w:hAnsi="標楷體"/>
              </w:rPr>
            </w:pPr>
          </w:p>
        </w:tc>
      </w:tr>
      <w:tr w:rsidR="00551ED4" w:rsidRPr="00456B60" w14:paraId="5880CE22" w14:textId="77777777" w:rsidTr="0097662F">
        <w:trPr>
          <w:trHeight w:val="244"/>
          <w:jc w:val="center"/>
        </w:trPr>
        <w:tc>
          <w:tcPr>
            <w:tcW w:w="523" w:type="dxa"/>
          </w:tcPr>
          <w:p w14:paraId="67C97136" w14:textId="77777777" w:rsidR="00551ED4" w:rsidRPr="00A67F14" w:rsidRDefault="00551ED4" w:rsidP="0097662F">
            <w:pPr>
              <w:rPr>
                <w:rFonts w:ascii="標楷體" w:eastAsia="標楷體" w:hAnsi="標楷體"/>
              </w:rPr>
            </w:pPr>
            <w:r w:rsidRPr="00A67F14">
              <w:rPr>
                <w:rFonts w:ascii="標楷體" w:eastAsia="標楷體" w:hAnsi="標楷體" w:hint="eastAsia"/>
              </w:rPr>
              <w:t>1.</w:t>
            </w:r>
          </w:p>
        </w:tc>
        <w:tc>
          <w:tcPr>
            <w:tcW w:w="1230" w:type="dxa"/>
          </w:tcPr>
          <w:p w14:paraId="36090CB2" w14:textId="77777777" w:rsidR="00551ED4" w:rsidRPr="00A67F14" w:rsidRDefault="00551ED4" w:rsidP="0097662F">
            <w:pPr>
              <w:rPr>
                <w:rFonts w:ascii="標楷體" w:eastAsia="標楷體" w:hAnsi="標楷體"/>
                <w:lang w:eastAsia="zh-HK"/>
              </w:rPr>
            </w:pPr>
            <w:r>
              <w:rPr>
                <w:rFonts w:ascii="標楷體" w:eastAsia="標楷體" w:hAnsi="標楷體" w:hint="eastAsia"/>
                <w:lang w:eastAsia="zh-HK"/>
              </w:rPr>
              <w:t>會計日期</w:t>
            </w:r>
          </w:p>
        </w:tc>
        <w:tc>
          <w:tcPr>
            <w:tcW w:w="753" w:type="dxa"/>
          </w:tcPr>
          <w:p w14:paraId="1438C79B" w14:textId="77777777" w:rsidR="00551ED4" w:rsidRPr="00A67F14" w:rsidRDefault="00551ED4" w:rsidP="0097662F">
            <w:pPr>
              <w:rPr>
                <w:rFonts w:ascii="標楷體" w:eastAsia="標楷體" w:hAnsi="標楷體"/>
              </w:rPr>
            </w:pPr>
            <w:r>
              <w:rPr>
                <w:rFonts w:ascii="標楷體" w:eastAsia="標楷體" w:hAnsi="標楷體" w:hint="eastAsia"/>
              </w:rPr>
              <w:t>7</w:t>
            </w:r>
          </w:p>
        </w:tc>
        <w:tc>
          <w:tcPr>
            <w:tcW w:w="863" w:type="dxa"/>
          </w:tcPr>
          <w:p w14:paraId="614E4EF6" w14:textId="77777777" w:rsidR="00551ED4" w:rsidRPr="00A67F14" w:rsidRDefault="00551ED4" w:rsidP="0097662F">
            <w:pPr>
              <w:rPr>
                <w:rFonts w:ascii="標楷體" w:eastAsia="標楷體" w:hAnsi="標楷體"/>
              </w:rPr>
            </w:pPr>
          </w:p>
        </w:tc>
        <w:tc>
          <w:tcPr>
            <w:tcW w:w="2256" w:type="dxa"/>
          </w:tcPr>
          <w:p w14:paraId="1438226A" w14:textId="77777777" w:rsidR="00551ED4" w:rsidRPr="00A67F14" w:rsidRDefault="00551ED4" w:rsidP="0097662F">
            <w:pPr>
              <w:rPr>
                <w:rFonts w:ascii="標楷體" w:eastAsia="標楷體" w:hAnsi="標楷體"/>
              </w:rPr>
            </w:pPr>
            <w:r>
              <w:rPr>
                <w:rFonts w:ascii="標楷體" w:eastAsia="標楷體" w:hAnsi="標楷體" w:hint="eastAsia"/>
              </w:rPr>
              <w:t>日期選單</w:t>
            </w:r>
          </w:p>
        </w:tc>
        <w:tc>
          <w:tcPr>
            <w:tcW w:w="778" w:type="dxa"/>
          </w:tcPr>
          <w:p w14:paraId="488CF754" w14:textId="77777777" w:rsidR="00551ED4" w:rsidRPr="00A67F14" w:rsidRDefault="00551ED4" w:rsidP="0097662F">
            <w:pPr>
              <w:rPr>
                <w:rFonts w:ascii="標楷體" w:eastAsia="標楷體" w:hAnsi="標楷體"/>
              </w:rPr>
            </w:pPr>
            <w:r>
              <w:rPr>
                <w:rFonts w:ascii="標楷體" w:eastAsia="標楷體" w:hAnsi="標楷體" w:hint="eastAsia"/>
              </w:rPr>
              <w:t>V</w:t>
            </w:r>
          </w:p>
        </w:tc>
        <w:tc>
          <w:tcPr>
            <w:tcW w:w="656" w:type="dxa"/>
          </w:tcPr>
          <w:p w14:paraId="62F91B8B" w14:textId="77777777" w:rsidR="00551ED4" w:rsidRPr="00A67F14" w:rsidRDefault="00551ED4" w:rsidP="0097662F">
            <w:pPr>
              <w:jc w:val="center"/>
              <w:rPr>
                <w:rFonts w:ascii="標楷體" w:eastAsia="標楷體" w:hAnsi="標楷體"/>
              </w:rPr>
            </w:pPr>
            <w:r>
              <w:rPr>
                <w:rFonts w:ascii="標楷體" w:eastAsia="標楷體" w:hAnsi="標楷體" w:hint="eastAsia"/>
              </w:rPr>
              <w:t>W</w:t>
            </w:r>
          </w:p>
        </w:tc>
        <w:tc>
          <w:tcPr>
            <w:tcW w:w="3263" w:type="dxa"/>
          </w:tcPr>
          <w:p w14:paraId="09A28F06" w14:textId="77777777" w:rsidR="00551ED4" w:rsidRDefault="00551ED4" w:rsidP="0097662F">
            <w:pPr>
              <w:rPr>
                <w:rFonts w:ascii="標楷體" w:eastAsia="標楷體" w:hAnsi="標楷體"/>
              </w:rPr>
            </w:pPr>
            <w:r>
              <w:rPr>
                <w:rFonts w:ascii="標楷體" w:eastAsia="標楷體" w:hAnsi="標楷體" w:hint="eastAsia"/>
              </w:rPr>
              <w:t>1.限輸入日期,檢核條件</w:t>
            </w:r>
          </w:p>
          <w:p w14:paraId="3C557F65" w14:textId="77777777" w:rsidR="00551ED4" w:rsidRDefault="00551ED4" w:rsidP="0097662F">
            <w:pPr>
              <w:rPr>
                <w:rFonts w:ascii="標楷體" w:eastAsia="標楷體" w:hAnsi="標楷體"/>
              </w:rPr>
            </w:pPr>
            <w:r>
              <w:rPr>
                <w:rFonts w:ascii="標楷體" w:eastAsia="標楷體" w:hAnsi="標楷體" w:hint="eastAsia"/>
              </w:rPr>
              <w:t xml:space="preserve">  (1).不可為空白/V(7)</w:t>
            </w:r>
          </w:p>
          <w:p w14:paraId="37051198" w14:textId="77777777" w:rsidR="00551ED4" w:rsidRPr="00A67F14" w:rsidRDefault="00551ED4" w:rsidP="0097662F">
            <w:pPr>
              <w:snapToGrid w:val="0"/>
              <w:ind w:leftChars="1" w:left="240" w:hangingChars="99" w:hanging="238"/>
              <w:rPr>
                <w:rFonts w:ascii="標楷體" w:eastAsia="標楷體" w:hAnsi="標楷體"/>
                <w:color w:val="000000"/>
              </w:rPr>
            </w:pPr>
            <w:r>
              <w:rPr>
                <w:rFonts w:ascii="標楷體" w:eastAsia="標楷體" w:hAnsi="標楷體" w:hint="eastAsia"/>
              </w:rPr>
              <w:t xml:space="preserve">  (2).日期格式/A(DATE,0)</w:t>
            </w:r>
          </w:p>
        </w:tc>
      </w:tr>
      <w:tr w:rsidR="00551ED4" w:rsidRPr="00456B60" w14:paraId="436EB66B" w14:textId="77777777" w:rsidTr="0097662F">
        <w:trPr>
          <w:trHeight w:val="244"/>
          <w:jc w:val="center"/>
        </w:trPr>
        <w:tc>
          <w:tcPr>
            <w:tcW w:w="523" w:type="dxa"/>
          </w:tcPr>
          <w:p w14:paraId="6070C6FD" w14:textId="77777777" w:rsidR="00551ED4" w:rsidRPr="00A67F14" w:rsidRDefault="00551ED4" w:rsidP="0097662F">
            <w:pPr>
              <w:rPr>
                <w:rFonts w:ascii="標楷體" w:eastAsia="標楷體" w:hAnsi="標楷體"/>
              </w:rPr>
            </w:pPr>
            <w:r w:rsidRPr="00A67F14">
              <w:rPr>
                <w:rFonts w:ascii="標楷體" w:eastAsia="標楷體" w:hAnsi="標楷體" w:hint="eastAsia"/>
              </w:rPr>
              <w:t>2.</w:t>
            </w:r>
          </w:p>
        </w:tc>
        <w:tc>
          <w:tcPr>
            <w:tcW w:w="1230" w:type="dxa"/>
          </w:tcPr>
          <w:p w14:paraId="618ED38A" w14:textId="77777777" w:rsidR="00551ED4" w:rsidRPr="00A67F14" w:rsidRDefault="00551ED4" w:rsidP="0097662F">
            <w:pPr>
              <w:rPr>
                <w:rFonts w:ascii="標楷體" w:eastAsia="標楷體" w:hAnsi="標楷體"/>
                <w:lang w:eastAsia="zh-HK"/>
              </w:rPr>
            </w:pPr>
            <w:r>
              <w:rPr>
                <w:rFonts w:ascii="標楷體" w:eastAsia="標楷體" w:hAnsi="標楷體" w:hint="eastAsia"/>
                <w:lang w:eastAsia="zh-HK"/>
              </w:rPr>
              <w:t>傳票號碼</w:t>
            </w:r>
          </w:p>
        </w:tc>
        <w:tc>
          <w:tcPr>
            <w:tcW w:w="753" w:type="dxa"/>
          </w:tcPr>
          <w:p w14:paraId="3F564A19" w14:textId="77777777" w:rsidR="00551ED4" w:rsidRPr="00A67F14" w:rsidRDefault="00551ED4" w:rsidP="0097662F">
            <w:pPr>
              <w:rPr>
                <w:rFonts w:ascii="標楷體" w:eastAsia="標楷體" w:hAnsi="標楷體"/>
              </w:rPr>
            </w:pPr>
            <w:r>
              <w:rPr>
                <w:rFonts w:ascii="標楷體" w:eastAsia="標楷體" w:hAnsi="標楷體" w:hint="eastAsia"/>
              </w:rPr>
              <w:t>2</w:t>
            </w:r>
          </w:p>
        </w:tc>
        <w:tc>
          <w:tcPr>
            <w:tcW w:w="863" w:type="dxa"/>
          </w:tcPr>
          <w:p w14:paraId="6C65694F" w14:textId="77777777" w:rsidR="00551ED4" w:rsidRPr="00A67F14" w:rsidRDefault="00551ED4" w:rsidP="0097662F">
            <w:pPr>
              <w:rPr>
                <w:rFonts w:ascii="標楷體" w:eastAsia="標楷體" w:hAnsi="標楷體"/>
              </w:rPr>
            </w:pPr>
          </w:p>
        </w:tc>
        <w:tc>
          <w:tcPr>
            <w:tcW w:w="2256" w:type="dxa"/>
          </w:tcPr>
          <w:p w14:paraId="0985FFCD" w14:textId="77777777" w:rsidR="00551ED4" w:rsidRPr="00A67F14" w:rsidRDefault="00551ED4" w:rsidP="0097662F">
            <w:pPr>
              <w:ind w:left="2"/>
              <w:rPr>
                <w:rFonts w:ascii="標楷體" w:eastAsia="標楷體" w:hAnsi="標楷體" w:cs="細明體"/>
                <w:spacing w:val="15"/>
                <w:kern w:val="0"/>
              </w:rPr>
            </w:pPr>
          </w:p>
        </w:tc>
        <w:tc>
          <w:tcPr>
            <w:tcW w:w="778" w:type="dxa"/>
          </w:tcPr>
          <w:p w14:paraId="74B317F0" w14:textId="77777777" w:rsidR="00551ED4" w:rsidRPr="00A67F14" w:rsidRDefault="00551ED4" w:rsidP="0097662F">
            <w:pPr>
              <w:rPr>
                <w:rFonts w:ascii="標楷體" w:eastAsia="標楷體" w:hAnsi="標楷體"/>
              </w:rPr>
            </w:pPr>
            <w:r>
              <w:rPr>
                <w:rFonts w:ascii="標楷體" w:eastAsia="標楷體" w:hAnsi="標楷體" w:hint="eastAsia"/>
              </w:rPr>
              <w:t>V</w:t>
            </w:r>
          </w:p>
        </w:tc>
        <w:tc>
          <w:tcPr>
            <w:tcW w:w="656" w:type="dxa"/>
          </w:tcPr>
          <w:p w14:paraId="15AA426F" w14:textId="77777777" w:rsidR="00551ED4" w:rsidRPr="00A67F14" w:rsidRDefault="00551ED4" w:rsidP="0097662F">
            <w:pPr>
              <w:jc w:val="center"/>
              <w:rPr>
                <w:rFonts w:ascii="標楷體" w:eastAsia="標楷體" w:hAnsi="標楷體"/>
              </w:rPr>
            </w:pPr>
            <w:r>
              <w:rPr>
                <w:rFonts w:ascii="標楷體" w:eastAsia="標楷體" w:hAnsi="標楷體" w:hint="eastAsia"/>
              </w:rPr>
              <w:t>R</w:t>
            </w:r>
          </w:p>
        </w:tc>
        <w:tc>
          <w:tcPr>
            <w:tcW w:w="3263" w:type="dxa"/>
          </w:tcPr>
          <w:p w14:paraId="3FC353B2" w14:textId="77777777" w:rsidR="00551ED4" w:rsidRPr="00A67F14" w:rsidRDefault="00551ED4" w:rsidP="0097662F">
            <w:pPr>
              <w:snapToGrid w:val="0"/>
              <w:ind w:leftChars="1" w:left="240" w:hangingChars="99" w:hanging="238"/>
              <w:rPr>
                <w:rFonts w:ascii="標楷體" w:eastAsia="標楷體" w:hAnsi="標楷體"/>
                <w:color w:val="000000"/>
              </w:rPr>
            </w:pPr>
            <w:r>
              <w:rPr>
                <w:rFonts w:ascii="標楷體" w:eastAsia="標楷體" w:hAnsi="標楷體" w:hint="eastAsia"/>
              </w:rPr>
              <w:t>1.限輸入數字,檢核條件:不可為空白/V(7)</w:t>
            </w:r>
          </w:p>
        </w:tc>
      </w:tr>
      <w:tr w:rsidR="00551ED4" w:rsidRPr="00456B60" w14:paraId="4BA4B13D" w14:textId="77777777" w:rsidTr="0097662F">
        <w:trPr>
          <w:trHeight w:val="244"/>
          <w:jc w:val="center"/>
        </w:trPr>
        <w:tc>
          <w:tcPr>
            <w:tcW w:w="523" w:type="dxa"/>
          </w:tcPr>
          <w:p w14:paraId="09591026" w14:textId="77777777" w:rsidR="00551ED4" w:rsidRPr="00A67F14" w:rsidRDefault="00551ED4" w:rsidP="0097662F">
            <w:pPr>
              <w:rPr>
                <w:rFonts w:ascii="標楷體" w:eastAsia="標楷體" w:hAnsi="標楷體"/>
              </w:rPr>
            </w:pPr>
            <w:r w:rsidRPr="00A67F14">
              <w:rPr>
                <w:rFonts w:ascii="標楷體" w:eastAsia="標楷體" w:hAnsi="標楷體" w:hint="eastAsia"/>
              </w:rPr>
              <w:lastRenderedPageBreak/>
              <w:t>3.</w:t>
            </w:r>
          </w:p>
        </w:tc>
        <w:tc>
          <w:tcPr>
            <w:tcW w:w="1230" w:type="dxa"/>
          </w:tcPr>
          <w:p w14:paraId="38CD3D26" w14:textId="77777777" w:rsidR="00551ED4" w:rsidRPr="00A67F14" w:rsidRDefault="00551ED4" w:rsidP="0097662F">
            <w:pPr>
              <w:rPr>
                <w:rFonts w:ascii="標楷體" w:eastAsia="標楷體" w:hAnsi="標楷體"/>
                <w:lang w:eastAsia="zh-HK"/>
              </w:rPr>
            </w:pPr>
            <w:r>
              <w:rPr>
                <w:rFonts w:ascii="標楷體" w:eastAsia="標楷體" w:hAnsi="標楷體" w:hint="eastAsia"/>
                <w:lang w:eastAsia="zh-HK"/>
              </w:rPr>
              <w:t>傳票資料上傳序號</w:t>
            </w:r>
          </w:p>
        </w:tc>
        <w:tc>
          <w:tcPr>
            <w:tcW w:w="753" w:type="dxa"/>
          </w:tcPr>
          <w:p w14:paraId="34AFAF40" w14:textId="77777777" w:rsidR="00551ED4" w:rsidRPr="00A67F14" w:rsidRDefault="00551ED4" w:rsidP="0097662F">
            <w:pPr>
              <w:rPr>
                <w:rFonts w:ascii="標楷體" w:eastAsia="標楷體" w:hAnsi="標楷體"/>
              </w:rPr>
            </w:pPr>
            <w:r>
              <w:rPr>
                <w:rFonts w:ascii="標楷體" w:eastAsia="標楷體" w:hAnsi="標楷體" w:hint="eastAsia"/>
              </w:rPr>
              <w:t>3</w:t>
            </w:r>
          </w:p>
        </w:tc>
        <w:tc>
          <w:tcPr>
            <w:tcW w:w="863" w:type="dxa"/>
          </w:tcPr>
          <w:p w14:paraId="52E2F8ED" w14:textId="77777777" w:rsidR="00551ED4" w:rsidRPr="00A67F14" w:rsidRDefault="00551ED4" w:rsidP="0097662F">
            <w:pPr>
              <w:rPr>
                <w:rFonts w:ascii="標楷體" w:eastAsia="標楷體" w:hAnsi="標楷體"/>
              </w:rPr>
            </w:pPr>
          </w:p>
        </w:tc>
        <w:tc>
          <w:tcPr>
            <w:tcW w:w="2256" w:type="dxa"/>
          </w:tcPr>
          <w:p w14:paraId="68746B4B" w14:textId="77777777" w:rsidR="00551ED4" w:rsidRPr="00A67F14" w:rsidRDefault="00551ED4" w:rsidP="0097662F">
            <w:pPr>
              <w:ind w:left="2"/>
              <w:rPr>
                <w:rFonts w:ascii="標楷體" w:eastAsia="標楷體" w:hAnsi="標楷體" w:cs="細明體"/>
                <w:spacing w:val="15"/>
                <w:kern w:val="0"/>
              </w:rPr>
            </w:pPr>
          </w:p>
        </w:tc>
        <w:tc>
          <w:tcPr>
            <w:tcW w:w="778" w:type="dxa"/>
          </w:tcPr>
          <w:p w14:paraId="55451C39" w14:textId="77777777" w:rsidR="00551ED4" w:rsidRPr="00A67F14" w:rsidRDefault="00551ED4" w:rsidP="0097662F">
            <w:pPr>
              <w:rPr>
                <w:rFonts w:ascii="標楷體" w:eastAsia="標楷體" w:hAnsi="標楷體"/>
              </w:rPr>
            </w:pPr>
            <w:r>
              <w:rPr>
                <w:rFonts w:ascii="標楷體" w:eastAsia="標楷體" w:hAnsi="標楷體" w:hint="eastAsia"/>
              </w:rPr>
              <w:t>V</w:t>
            </w:r>
          </w:p>
        </w:tc>
        <w:tc>
          <w:tcPr>
            <w:tcW w:w="656" w:type="dxa"/>
          </w:tcPr>
          <w:p w14:paraId="575899D6" w14:textId="77777777" w:rsidR="00551ED4" w:rsidRPr="00A67F14" w:rsidRDefault="00551ED4" w:rsidP="0097662F">
            <w:pPr>
              <w:jc w:val="center"/>
              <w:rPr>
                <w:rFonts w:ascii="標楷體" w:eastAsia="標楷體" w:hAnsi="標楷體"/>
              </w:rPr>
            </w:pPr>
            <w:r>
              <w:rPr>
                <w:rFonts w:ascii="標楷體" w:eastAsia="標楷體" w:hAnsi="標楷體" w:hint="eastAsia"/>
              </w:rPr>
              <w:t>W</w:t>
            </w:r>
          </w:p>
        </w:tc>
        <w:tc>
          <w:tcPr>
            <w:tcW w:w="3263" w:type="dxa"/>
          </w:tcPr>
          <w:p w14:paraId="7D128C7E" w14:textId="77777777" w:rsidR="00551ED4" w:rsidRPr="00A67F14" w:rsidRDefault="00551ED4" w:rsidP="0097662F">
            <w:pPr>
              <w:snapToGrid w:val="0"/>
              <w:ind w:leftChars="1" w:left="240" w:hangingChars="99" w:hanging="238"/>
              <w:rPr>
                <w:rFonts w:ascii="標楷體" w:eastAsia="標楷體" w:hAnsi="標楷體"/>
                <w:color w:val="000000"/>
              </w:rPr>
            </w:pPr>
            <w:r>
              <w:rPr>
                <w:rFonts w:ascii="標楷體" w:eastAsia="標楷體" w:hAnsi="標楷體" w:hint="eastAsia"/>
              </w:rPr>
              <w:t>1.限輸入數字,檢核條件:不可為空白/V(7)</w:t>
            </w:r>
          </w:p>
        </w:tc>
      </w:tr>
    </w:tbl>
    <w:p w14:paraId="0830478E" w14:textId="77777777" w:rsidR="00551ED4" w:rsidRPr="00081CE8" w:rsidRDefault="00551ED4" w:rsidP="00551ED4">
      <w:pPr>
        <w:ind w:left="1440"/>
      </w:pPr>
    </w:p>
    <w:p w14:paraId="3F35D69F" w14:textId="77777777" w:rsidR="00551ED4" w:rsidRDefault="00551ED4" w:rsidP="00551ED4">
      <w:pPr>
        <w:pStyle w:val="a"/>
        <w:numPr>
          <w:ilvl w:val="0"/>
          <w:numId w:val="0"/>
        </w:numPr>
      </w:pPr>
      <w:r>
        <w:rPr>
          <w:rFonts w:hint="eastAsia"/>
        </w:rPr>
        <w:t>5.</w:t>
      </w: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551ED4" w:rsidRPr="00F5236F" w14:paraId="60C55E62" w14:textId="77777777" w:rsidTr="0097662F">
        <w:tc>
          <w:tcPr>
            <w:tcW w:w="848" w:type="dxa"/>
            <w:shd w:val="clear" w:color="auto" w:fill="D9D9D9" w:themeFill="background1" w:themeFillShade="D9"/>
          </w:tcPr>
          <w:p w14:paraId="0F7768E8" w14:textId="77777777" w:rsidR="00551ED4" w:rsidRPr="00F5236F" w:rsidRDefault="00551ED4" w:rsidP="0097662F">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73004945" w14:textId="77777777" w:rsidR="00551ED4" w:rsidRPr="00F5236F" w:rsidRDefault="00551ED4" w:rsidP="0097662F">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07D6B9" w14:textId="77777777" w:rsidR="00551ED4" w:rsidRPr="00F5236F" w:rsidRDefault="00551ED4" w:rsidP="0097662F">
            <w:pPr>
              <w:jc w:val="center"/>
              <w:rPr>
                <w:rFonts w:ascii="標楷體" w:eastAsia="標楷體" w:hAnsi="標楷體"/>
              </w:rPr>
            </w:pPr>
            <w:r>
              <w:rPr>
                <w:rFonts w:ascii="標楷體" w:eastAsia="標楷體" w:hAnsi="標楷體" w:hint="eastAsia"/>
                <w:lang w:eastAsia="zh-HK"/>
              </w:rPr>
              <w:t>功能說明</w:t>
            </w:r>
          </w:p>
        </w:tc>
      </w:tr>
      <w:tr w:rsidR="00551ED4" w:rsidRPr="00F5236F" w14:paraId="5B7029FA" w14:textId="77777777" w:rsidTr="0097662F">
        <w:tc>
          <w:tcPr>
            <w:tcW w:w="848" w:type="dxa"/>
          </w:tcPr>
          <w:p w14:paraId="0EC2B417" w14:textId="77777777" w:rsidR="00551ED4" w:rsidRPr="00744DD4" w:rsidRDefault="00551ED4" w:rsidP="0097662F">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E838BB4" w14:textId="77777777" w:rsidR="00551ED4" w:rsidRPr="00744DD4" w:rsidRDefault="00551ED4" w:rsidP="0097662F">
            <w:pPr>
              <w:rPr>
                <w:rFonts w:ascii="標楷體" w:eastAsia="標楷體" w:hAnsi="標楷體"/>
                <w:lang w:eastAsia="zh-HK"/>
              </w:rPr>
            </w:pPr>
            <w:r>
              <w:rPr>
                <w:rFonts w:ascii="標楷體" w:eastAsia="標楷體" w:hAnsi="標楷體" w:hint="eastAsia"/>
                <w:lang w:eastAsia="zh-HK"/>
              </w:rPr>
              <w:t>確定</w:t>
            </w:r>
          </w:p>
        </w:tc>
        <w:tc>
          <w:tcPr>
            <w:tcW w:w="7246" w:type="dxa"/>
          </w:tcPr>
          <w:p w14:paraId="77935ED1" w14:textId="77777777" w:rsidR="00551ED4" w:rsidRPr="00293C02" w:rsidRDefault="00551ED4" w:rsidP="0097662F">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BA95D60" w14:textId="77777777" w:rsidR="00551ED4" w:rsidRPr="00A01F68" w:rsidRDefault="00551ED4" w:rsidP="0097662F">
            <w:pPr>
              <w:ind w:left="269" w:hangingChars="112" w:hanging="269"/>
              <w:rPr>
                <w:rFonts w:ascii="標楷體" w:eastAsia="標楷體" w:hAnsi="標楷體"/>
              </w:rPr>
            </w:pPr>
            <w:r>
              <w:rPr>
                <w:rFonts w:ascii="標楷體" w:eastAsia="標楷體" w:hAnsi="標楷體" w:hint="eastAsia"/>
              </w:rPr>
              <w:t>交易完成後，顯示訊息：</w:t>
            </w:r>
            <w:r w:rsidRPr="00A01F68">
              <w:rPr>
                <w:rFonts w:ascii="標楷體" w:eastAsia="標楷體" w:hAnsi="標楷體" w:hint="eastAsia"/>
              </w:rPr>
              <w:t xml:space="preserve"> </w:t>
            </w:r>
            <w:r w:rsidRPr="004D7BEB">
              <w:rPr>
                <w:rFonts w:ascii="標楷體" w:eastAsia="標楷體" w:hAnsi="標楷體" w:hint="eastAsia"/>
              </w:rPr>
              <w:t>"訊息通知：</w:t>
            </w:r>
            <w:r>
              <w:rPr>
                <w:rFonts w:ascii="標楷體" w:eastAsia="標楷體" w:hAnsi="標楷體"/>
              </w:rPr>
              <w:t>”</w:t>
            </w:r>
            <w:r>
              <w:rPr>
                <w:rFonts w:ascii="標楷體" w:eastAsia="標楷體" w:hAnsi="標楷體" w:hint="eastAsia"/>
              </w:rPr>
              <w:t>系統參數設定檔的EBS啟用記號不為Y，L9130總帳傳票不上傳至EBS</w:t>
            </w:r>
            <w:r w:rsidRPr="004D7BEB">
              <w:rPr>
                <w:rFonts w:ascii="標楷體" w:eastAsia="標楷體" w:hAnsi="標楷體" w:hint="eastAsia"/>
              </w:rPr>
              <w:t xml:space="preserve"> "</w:t>
            </w:r>
          </w:p>
        </w:tc>
      </w:tr>
      <w:tr w:rsidR="00551ED4" w:rsidRPr="00F5236F" w14:paraId="1EDED8A4" w14:textId="77777777" w:rsidTr="0097662F">
        <w:tc>
          <w:tcPr>
            <w:tcW w:w="848" w:type="dxa"/>
          </w:tcPr>
          <w:p w14:paraId="790750A1" w14:textId="77777777" w:rsidR="00551ED4" w:rsidRPr="00744DD4" w:rsidRDefault="00551ED4" w:rsidP="0097662F">
            <w:pPr>
              <w:jc w:val="center"/>
              <w:rPr>
                <w:rFonts w:ascii="標楷體" w:eastAsia="標楷體" w:hAnsi="標楷體"/>
              </w:rPr>
            </w:pPr>
            <w:r w:rsidRPr="00744DD4">
              <w:rPr>
                <w:rFonts w:ascii="標楷體" w:eastAsia="標楷體" w:hAnsi="標楷體" w:hint="eastAsia"/>
              </w:rPr>
              <w:t>2</w:t>
            </w:r>
          </w:p>
        </w:tc>
        <w:tc>
          <w:tcPr>
            <w:tcW w:w="2112" w:type="dxa"/>
          </w:tcPr>
          <w:p w14:paraId="28AD3783" w14:textId="77777777" w:rsidR="00551ED4" w:rsidRPr="00744DD4" w:rsidRDefault="00551ED4" w:rsidP="0097662F">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375C5B" w14:textId="77777777" w:rsidR="00551ED4" w:rsidRPr="00744DD4" w:rsidRDefault="00551ED4" w:rsidP="0097662F">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551ED4" w:rsidRPr="00F5236F" w14:paraId="056E6D7A" w14:textId="77777777" w:rsidTr="0097662F">
        <w:tc>
          <w:tcPr>
            <w:tcW w:w="848" w:type="dxa"/>
          </w:tcPr>
          <w:p w14:paraId="6629CD4A" w14:textId="77777777" w:rsidR="00551ED4" w:rsidRPr="00744DD4" w:rsidRDefault="00551ED4" w:rsidP="0097662F">
            <w:pPr>
              <w:jc w:val="center"/>
              <w:rPr>
                <w:rFonts w:ascii="標楷體" w:eastAsia="標楷體" w:hAnsi="標楷體"/>
              </w:rPr>
            </w:pPr>
            <w:r w:rsidRPr="00744DD4">
              <w:rPr>
                <w:rFonts w:ascii="標楷體" w:eastAsia="標楷體" w:hAnsi="標楷體" w:hint="eastAsia"/>
              </w:rPr>
              <w:t>3</w:t>
            </w:r>
          </w:p>
        </w:tc>
        <w:tc>
          <w:tcPr>
            <w:tcW w:w="2112" w:type="dxa"/>
          </w:tcPr>
          <w:p w14:paraId="6CB5752F" w14:textId="77777777" w:rsidR="00551ED4" w:rsidRPr="00744DD4" w:rsidRDefault="00551ED4" w:rsidP="0097662F">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085D7C19" w14:textId="77777777" w:rsidR="00551ED4" w:rsidRPr="00744DD4" w:rsidRDefault="00551ED4" w:rsidP="0097662F">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w:t>
            </w:r>
            <w:r>
              <w:rPr>
                <w:rFonts w:ascii="標楷體" w:eastAsia="標楷體" w:hAnsi="標楷體" w:hint="eastAsia"/>
              </w:rPr>
              <w:t>ICS資產資料傳輸</w:t>
            </w:r>
          </w:p>
        </w:tc>
      </w:tr>
    </w:tbl>
    <w:p w14:paraId="786AA31B" w14:textId="77777777" w:rsidR="00551ED4" w:rsidRDefault="00551ED4" w:rsidP="00551ED4">
      <w:pPr>
        <w:ind w:left="1440"/>
      </w:pPr>
    </w:p>
    <w:p w14:paraId="2E002F15" w14:textId="030A93A7" w:rsidR="00551ED4" w:rsidRDefault="00551ED4" w:rsidP="00551ED4">
      <w:pPr>
        <w:pStyle w:val="a"/>
        <w:numPr>
          <w:ilvl w:val="0"/>
          <w:numId w:val="0"/>
        </w:numPr>
      </w:pPr>
      <w:r>
        <w:rPr>
          <w:rFonts w:hint="eastAsia"/>
        </w:rPr>
        <w:t>6.</w:t>
      </w:r>
      <w:r>
        <w:rPr>
          <w:rFonts w:hint="eastAsia"/>
        </w:rPr>
        <w:t>輸出畫面</w:t>
      </w:r>
    </w:p>
    <w:p w14:paraId="581AFE3C" w14:textId="77777777" w:rsidR="00551ED4" w:rsidRPr="00910D51" w:rsidRDefault="00551ED4" w:rsidP="00551ED4">
      <w:r w:rsidRPr="000B1348">
        <w:rPr>
          <w:noProof/>
        </w:rPr>
        <w:drawing>
          <wp:inline distT="0" distB="0" distL="0" distR="0" wp14:anchorId="38535816" wp14:editId="70672459">
            <wp:extent cx="5601185" cy="45724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01185" cy="457240"/>
                    </a:xfrm>
                    <a:prstGeom prst="rect">
                      <a:avLst/>
                    </a:prstGeom>
                  </pic:spPr>
                </pic:pic>
              </a:graphicData>
            </a:graphic>
          </wp:inline>
        </w:drawing>
      </w:r>
    </w:p>
    <w:p w14:paraId="1E983A30" w14:textId="77777777" w:rsidR="00551ED4" w:rsidRDefault="00551ED4" w:rsidP="00551ED4">
      <w:pPr>
        <w:widowControl/>
        <w:rPr>
          <w:rFonts w:ascii="標楷體" w:eastAsia="標楷體" w:hAnsi="標楷體"/>
        </w:rPr>
      </w:pPr>
      <w:r w:rsidRPr="000B1348">
        <w:rPr>
          <w:rFonts w:ascii="標楷體" w:eastAsia="標楷體" w:hAnsi="標楷體"/>
          <w:noProof/>
        </w:rPr>
        <w:drawing>
          <wp:inline distT="0" distB="0" distL="0" distR="0" wp14:anchorId="3FEA5ACD" wp14:editId="1CAA36AD">
            <wp:extent cx="6479540" cy="2268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79540" cy="2268220"/>
                    </a:xfrm>
                    <a:prstGeom prst="rect">
                      <a:avLst/>
                    </a:prstGeom>
                  </pic:spPr>
                </pic:pic>
              </a:graphicData>
            </a:graphic>
          </wp:inline>
        </w:drawing>
      </w:r>
    </w:p>
    <w:p w14:paraId="50FCF69D" w14:textId="0A08E573" w:rsidR="00551ED4" w:rsidRPr="00844720" w:rsidRDefault="00526FEA" w:rsidP="00551ED4">
      <w:pPr>
        <w:widowControl/>
        <w:rPr>
          <w:rFonts w:ascii="標楷體" w:eastAsia="標楷體" w:hAnsi="標楷體"/>
          <w:highlight w:val="cyan"/>
        </w:rPr>
      </w:pPr>
      <w:r w:rsidRPr="00844720">
        <w:rPr>
          <w:rFonts w:ascii="標楷體" w:eastAsia="標楷體" w:hAnsi="標楷體" w:hint="eastAsia"/>
          <w:highlight w:val="cyan"/>
        </w:rPr>
        <w:t>系統參數設定檔(</w:t>
      </w:r>
      <w:proofErr w:type="spellStart"/>
      <w:r w:rsidRPr="00844720">
        <w:rPr>
          <w:rFonts w:ascii="標楷體" w:eastAsia="標楷體" w:hAnsi="標楷體"/>
          <w:highlight w:val="cyan"/>
        </w:rPr>
        <w:t>SystemParas</w:t>
      </w:r>
      <w:proofErr w:type="spellEnd"/>
      <w:r w:rsidRPr="00844720">
        <w:rPr>
          <w:rFonts w:ascii="標楷體" w:eastAsia="標楷體" w:hAnsi="標楷體" w:hint="eastAsia"/>
          <w:highlight w:val="cyan"/>
        </w:rPr>
        <w:t>)的</w:t>
      </w:r>
      <w:r w:rsidR="00E70115" w:rsidRPr="00844720">
        <w:rPr>
          <w:rFonts w:ascii="標楷體" w:eastAsia="標楷體" w:hAnsi="標楷體" w:hint="eastAsia"/>
          <w:highlight w:val="cyan"/>
        </w:rPr>
        <w:t>[</w:t>
      </w:r>
      <w:r w:rsidRPr="00844720">
        <w:rPr>
          <w:rFonts w:ascii="標楷體" w:eastAsia="標楷體" w:hAnsi="標楷體" w:hint="eastAsia"/>
          <w:highlight w:val="cyan"/>
        </w:rPr>
        <w:t>E</w:t>
      </w:r>
      <w:r w:rsidRPr="00844720">
        <w:rPr>
          <w:rFonts w:ascii="標楷體" w:eastAsia="標楷體" w:hAnsi="標楷體"/>
          <w:highlight w:val="cyan"/>
        </w:rPr>
        <w:t>BS</w:t>
      </w:r>
      <w:r w:rsidRPr="00844720">
        <w:rPr>
          <w:rFonts w:ascii="標楷體" w:eastAsia="標楷體" w:hAnsi="標楷體" w:hint="eastAsia"/>
          <w:highlight w:val="cyan"/>
        </w:rPr>
        <w:t>啟用記號(</w:t>
      </w:r>
      <w:proofErr w:type="spellStart"/>
      <w:r w:rsidRPr="00844720">
        <w:rPr>
          <w:rFonts w:ascii="標楷體" w:eastAsia="標楷體" w:hAnsi="標楷體"/>
          <w:highlight w:val="cyan"/>
        </w:rPr>
        <w:t>EbsFg</w:t>
      </w:r>
      <w:proofErr w:type="spellEnd"/>
      <w:r w:rsidRPr="00844720">
        <w:rPr>
          <w:rFonts w:ascii="標楷體" w:eastAsia="標楷體" w:hAnsi="標楷體"/>
          <w:highlight w:val="cyan"/>
        </w:rPr>
        <w:t>)</w:t>
      </w:r>
      <w:r w:rsidR="00E70115" w:rsidRPr="00844720">
        <w:rPr>
          <w:rFonts w:ascii="標楷體" w:eastAsia="標楷體" w:hAnsi="標楷體"/>
          <w:highlight w:val="cyan"/>
        </w:rPr>
        <w:t>]</w:t>
      </w:r>
      <w:r w:rsidRPr="00844720">
        <w:rPr>
          <w:rFonts w:ascii="標楷體" w:eastAsia="標楷體" w:hAnsi="標楷體" w:hint="eastAsia"/>
          <w:highlight w:val="cyan"/>
        </w:rPr>
        <w:t>:Y啟用;N停用,以資料庫維護,</w:t>
      </w:r>
    </w:p>
    <w:p w14:paraId="1DC3820D" w14:textId="28D65250" w:rsidR="00E70115" w:rsidRDefault="00E70115" w:rsidP="00551ED4">
      <w:pPr>
        <w:widowControl/>
        <w:rPr>
          <w:rFonts w:ascii="標楷體" w:eastAsia="標楷體" w:hAnsi="標楷體"/>
        </w:rPr>
      </w:pPr>
      <w:r w:rsidRPr="00844720">
        <w:rPr>
          <w:rFonts w:ascii="標楷體" w:eastAsia="標楷體" w:hAnsi="標楷體" w:hint="eastAsia"/>
          <w:highlight w:val="cyan"/>
        </w:rPr>
        <w:t>E</w:t>
      </w:r>
      <w:r w:rsidRPr="00844720">
        <w:rPr>
          <w:rFonts w:ascii="標楷體" w:eastAsia="標楷體" w:hAnsi="標楷體"/>
          <w:highlight w:val="cyan"/>
        </w:rPr>
        <w:t>BS</w:t>
      </w:r>
      <w:r w:rsidRPr="00844720">
        <w:rPr>
          <w:rFonts w:ascii="標楷體" w:eastAsia="標楷體" w:hAnsi="標楷體" w:hint="eastAsia"/>
          <w:highlight w:val="cyan"/>
        </w:rPr>
        <w:t>網址(</w:t>
      </w:r>
      <w:proofErr w:type="spellStart"/>
      <w:r w:rsidRPr="00844720">
        <w:rPr>
          <w:rFonts w:ascii="標楷體" w:eastAsia="標楷體" w:hAnsi="標楷體"/>
          <w:highlight w:val="cyan"/>
        </w:rPr>
        <w:t>EbsUrl</w:t>
      </w:r>
      <w:proofErr w:type="spellEnd"/>
      <w:r w:rsidRPr="00844720">
        <w:rPr>
          <w:rFonts w:ascii="標楷體" w:eastAsia="標楷體" w:hAnsi="標楷體" w:hint="eastAsia"/>
          <w:highlight w:val="cyan"/>
        </w:rPr>
        <w:t>)以[</w:t>
      </w:r>
      <w:r w:rsidRPr="00844720">
        <w:rPr>
          <w:rFonts w:ascii="標楷體" w:eastAsia="標楷體" w:hAnsi="標楷體"/>
          <w:highlight w:val="cyan"/>
        </w:rPr>
        <w:t>L6501</w:t>
      </w:r>
      <w:r w:rsidRPr="00844720">
        <w:rPr>
          <w:rFonts w:ascii="標楷體" w:eastAsia="標楷體" w:hAnsi="標楷體"/>
          <w:color w:val="000000"/>
          <w:spacing w:val="15"/>
          <w:highlight w:val="cyan"/>
        </w:rPr>
        <w:t>系統變數及系統值設定</w:t>
      </w:r>
      <w:r w:rsidRPr="00844720">
        <w:rPr>
          <w:rFonts w:ascii="標楷體" w:eastAsia="標楷體" w:hAnsi="標楷體" w:hint="eastAsia"/>
          <w:color w:val="000000"/>
          <w:spacing w:val="15"/>
          <w:highlight w:val="cyan"/>
        </w:rPr>
        <w:t>]</w:t>
      </w:r>
      <w:r w:rsidRPr="00844720">
        <w:rPr>
          <w:rFonts w:ascii="標楷體" w:eastAsia="標楷體" w:hAnsi="標楷體" w:hint="eastAsia"/>
          <w:highlight w:val="cyan"/>
        </w:rPr>
        <w:t>交易設定</w:t>
      </w:r>
    </w:p>
    <w:p w14:paraId="4E1E5BF3" w14:textId="77777777" w:rsidR="00E70115" w:rsidRDefault="00E70115" w:rsidP="00551ED4">
      <w:pPr>
        <w:widowControl/>
        <w:rPr>
          <w:rFonts w:ascii="標楷體" w:eastAsia="標楷體" w:hAnsi="標楷體"/>
        </w:rPr>
      </w:pPr>
    </w:p>
    <w:p w14:paraId="50C476DC" w14:textId="6E7DF713" w:rsidR="00E70115" w:rsidRDefault="00E70115" w:rsidP="00551ED4">
      <w:pPr>
        <w:widowControl/>
        <w:rPr>
          <w:rFonts w:ascii="標楷體" w:eastAsia="標楷體" w:hAnsi="標楷體"/>
        </w:rPr>
      </w:pPr>
      <w:r w:rsidRPr="00844720">
        <w:rPr>
          <w:rFonts w:ascii="標楷體" w:eastAsia="標楷體" w:hAnsi="標楷體" w:hint="eastAsia"/>
          <w:highlight w:val="cyan"/>
        </w:rPr>
        <w:t>流程圖</w:t>
      </w:r>
    </w:p>
    <w:p w14:paraId="5876B584" w14:textId="320F08FA" w:rsidR="00E70115" w:rsidRDefault="000E2C0D" w:rsidP="00551ED4">
      <w:pPr>
        <w:widowControl/>
        <w:rPr>
          <w:rFonts w:ascii="標楷體" w:eastAsia="標楷體" w:hAnsi="標楷體"/>
        </w:rPr>
      </w:pPr>
      <w:r w:rsidRPr="000E2C0D">
        <w:rPr>
          <w:rFonts w:ascii="標楷體" w:eastAsia="標楷體" w:hAnsi="標楷體"/>
          <w:noProof/>
        </w:rPr>
        <w:lastRenderedPageBreak/>
        <w:drawing>
          <wp:inline distT="0" distB="0" distL="0" distR="0" wp14:anchorId="05D82ABA" wp14:editId="556A150A">
            <wp:extent cx="6479540" cy="4736465"/>
            <wp:effectExtent l="0" t="0" r="0" b="6985"/>
            <wp:docPr id="4834475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47592" name=""/>
                    <pic:cNvPicPr/>
                  </pic:nvPicPr>
                  <pic:blipFill>
                    <a:blip r:embed="rId68"/>
                    <a:stretch>
                      <a:fillRect/>
                    </a:stretch>
                  </pic:blipFill>
                  <pic:spPr>
                    <a:xfrm>
                      <a:off x="0" y="0"/>
                      <a:ext cx="6479540" cy="4736465"/>
                    </a:xfrm>
                    <a:prstGeom prst="rect">
                      <a:avLst/>
                    </a:prstGeom>
                  </pic:spPr>
                </pic:pic>
              </a:graphicData>
            </a:graphic>
          </wp:inline>
        </w:drawing>
      </w:r>
    </w:p>
    <w:p w14:paraId="07C0CDC1" w14:textId="7A89F03A" w:rsidR="00526FEA" w:rsidRDefault="00526FEA" w:rsidP="00E70115">
      <w:pPr>
        <w:pStyle w:val="HTML"/>
        <w:shd w:val="clear" w:color="auto" w:fill="FFFFFF"/>
        <w:rPr>
          <w:rFonts w:ascii="標楷體" w:eastAsia="標楷體" w:hAnsi="標楷體"/>
        </w:rPr>
      </w:pPr>
    </w:p>
    <w:p w14:paraId="5D2E312B" w14:textId="4CEAADEF" w:rsidR="00526FEA" w:rsidRDefault="00526FEA" w:rsidP="00551ED4">
      <w:pPr>
        <w:widowControl/>
        <w:rPr>
          <w:rFonts w:ascii="標楷體" w:eastAsia="標楷體" w:hAnsi="標楷體"/>
        </w:rPr>
      </w:pPr>
    </w:p>
    <w:p w14:paraId="23D2BE0F" w14:textId="4D9F8DBF" w:rsidR="00E70115" w:rsidRDefault="00E70115" w:rsidP="00551ED4">
      <w:pPr>
        <w:widowControl/>
        <w:rPr>
          <w:rFonts w:ascii="標楷體" w:eastAsia="標楷體" w:hAnsi="標楷體"/>
        </w:rPr>
      </w:pPr>
    </w:p>
    <w:p w14:paraId="138DC133" w14:textId="77777777" w:rsidR="00551ED4" w:rsidRDefault="00551ED4" w:rsidP="00551ED4">
      <w:pPr>
        <w:rPr>
          <w:rFonts w:ascii="標楷體" w:eastAsia="標楷體" w:hAnsi="標楷體"/>
          <w:sz w:val="20"/>
          <w:szCs w:val="20"/>
        </w:rPr>
      </w:pPr>
    </w:p>
    <w:p w14:paraId="0758960F" w14:textId="77777777" w:rsidR="008F073F" w:rsidRDefault="008F073F" w:rsidP="00551ED4">
      <w:pPr>
        <w:rPr>
          <w:rFonts w:ascii="標楷體" w:eastAsia="標楷體" w:hAnsi="標楷體"/>
          <w:sz w:val="20"/>
          <w:szCs w:val="20"/>
        </w:rPr>
      </w:pPr>
    </w:p>
    <w:p w14:paraId="59522827" w14:textId="77777777" w:rsidR="008F073F" w:rsidRDefault="008F073F" w:rsidP="00551ED4">
      <w:pPr>
        <w:rPr>
          <w:rFonts w:ascii="標楷體" w:eastAsia="標楷體" w:hAnsi="標楷體"/>
          <w:sz w:val="20"/>
          <w:szCs w:val="20"/>
        </w:rPr>
      </w:pPr>
    </w:p>
    <w:p w14:paraId="158FCBDB" w14:textId="5422E258" w:rsidR="008F073F" w:rsidRDefault="008F073F" w:rsidP="00551ED4">
      <w:pPr>
        <w:rPr>
          <w:rFonts w:ascii="標楷體" w:eastAsia="標楷體" w:hAnsi="標楷體"/>
          <w:sz w:val="20"/>
          <w:szCs w:val="20"/>
        </w:rPr>
      </w:pPr>
      <w:r w:rsidRPr="00844720">
        <w:rPr>
          <w:rFonts w:ascii="標楷體" w:eastAsia="標楷體" w:hAnsi="標楷體" w:hint="eastAsia"/>
          <w:sz w:val="20"/>
          <w:szCs w:val="20"/>
          <w:highlight w:val="cyan"/>
        </w:rPr>
        <w:t>E</w:t>
      </w:r>
      <w:r w:rsidRPr="00844720">
        <w:rPr>
          <w:rFonts w:ascii="標楷體" w:eastAsia="標楷體" w:hAnsi="標楷體"/>
          <w:sz w:val="20"/>
          <w:szCs w:val="20"/>
          <w:highlight w:val="cyan"/>
        </w:rPr>
        <w:t>BS SUMMARY</w:t>
      </w:r>
    </w:p>
    <w:tbl>
      <w:tblPr>
        <w:tblW w:w="13400" w:type="dxa"/>
        <w:tblCellMar>
          <w:left w:w="28" w:type="dxa"/>
          <w:right w:w="28" w:type="dxa"/>
        </w:tblCellMar>
        <w:tblLook w:val="04A0" w:firstRow="1" w:lastRow="0" w:firstColumn="1" w:lastColumn="0" w:noHBand="0" w:noVBand="1"/>
      </w:tblPr>
      <w:tblGrid>
        <w:gridCol w:w="640"/>
        <w:gridCol w:w="1912"/>
        <w:gridCol w:w="1417"/>
        <w:gridCol w:w="993"/>
        <w:gridCol w:w="850"/>
        <w:gridCol w:w="2268"/>
        <w:gridCol w:w="5320"/>
      </w:tblGrid>
      <w:tr w:rsidR="008F073F" w:rsidRPr="008F073F" w14:paraId="3DE46776" w14:textId="77777777" w:rsidTr="008F073F">
        <w:trPr>
          <w:trHeight w:val="984"/>
        </w:trPr>
        <w:tc>
          <w:tcPr>
            <w:tcW w:w="4962" w:type="dxa"/>
            <w:gridSpan w:val="4"/>
            <w:tcBorders>
              <w:top w:val="nil"/>
              <w:left w:val="nil"/>
              <w:bottom w:val="nil"/>
              <w:right w:val="nil"/>
            </w:tcBorders>
            <w:shd w:val="clear" w:color="auto" w:fill="auto"/>
            <w:noWrap/>
            <w:vAlign w:val="center"/>
            <w:hideMark/>
          </w:tcPr>
          <w:p w14:paraId="0F992BA7" w14:textId="77777777" w:rsidR="008F073F" w:rsidRPr="008F073F" w:rsidRDefault="008F073F" w:rsidP="008F073F">
            <w:pPr>
              <w:widowControl/>
              <w:ind w:firstLineChars="200" w:firstLine="480"/>
              <w:rPr>
                <w:rFonts w:ascii="標楷體" w:eastAsia="標楷體" w:hAnsi="標楷體" w:cs="新細明體"/>
                <w:b/>
                <w:bCs/>
                <w:color w:val="000000"/>
                <w:kern w:val="0"/>
              </w:rPr>
            </w:pPr>
            <w:r w:rsidRPr="008F073F">
              <w:rPr>
                <w:rFonts w:ascii="標楷體" w:eastAsia="標楷體" w:hAnsi="標楷體" w:cs="新細明體" w:hint="eastAsia"/>
                <w:b/>
                <w:bCs/>
                <w:color w:val="000000"/>
                <w:kern w:val="0"/>
              </w:rPr>
              <w:t>1.Request之P_SUMMARY_TBL欄位說明</w:t>
            </w:r>
          </w:p>
        </w:tc>
        <w:tc>
          <w:tcPr>
            <w:tcW w:w="850" w:type="dxa"/>
            <w:tcBorders>
              <w:top w:val="nil"/>
              <w:left w:val="nil"/>
              <w:bottom w:val="nil"/>
              <w:right w:val="nil"/>
            </w:tcBorders>
            <w:shd w:val="clear" w:color="auto" w:fill="auto"/>
            <w:noWrap/>
            <w:vAlign w:val="center"/>
            <w:hideMark/>
          </w:tcPr>
          <w:p w14:paraId="022C7073" w14:textId="77777777" w:rsidR="008F073F" w:rsidRPr="008F073F" w:rsidRDefault="008F073F" w:rsidP="008F073F">
            <w:pPr>
              <w:widowControl/>
              <w:ind w:firstLineChars="200" w:firstLine="480"/>
              <w:rPr>
                <w:rFonts w:ascii="標楷體" w:eastAsia="標楷體" w:hAnsi="標楷體" w:cs="新細明體"/>
                <w:b/>
                <w:bCs/>
                <w:color w:val="000000"/>
                <w:kern w:val="0"/>
              </w:rPr>
            </w:pPr>
          </w:p>
        </w:tc>
        <w:tc>
          <w:tcPr>
            <w:tcW w:w="2268" w:type="dxa"/>
            <w:tcBorders>
              <w:top w:val="nil"/>
              <w:left w:val="nil"/>
              <w:bottom w:val="nil"/>
              <w:right w:val="nil"/>
            </w:tcBorders>
            <w:shd w:val="clear" w:color="auto" w:fill="auto"/>
            <w:noWrap/>
            <w:vAlign w:val="center"/>
            <w:hideMark/>
          </w:tcPr>
          <w:p w14:paraId="7DE2A9E4" w14:textId="77777777" w:rsidR="008F073F" w:rsidRPr="008F073F" w:rsidRDefault="008F073F" w:rsidP="008F073F">
            <w:pPr>
              <w:widowControl/>
              <w:rPr>
                <w:rFonts w:eastAsia="Times New Roman"/>
                <w:kern w:val="0"/>
                <w:sz w:val="20"/>
                <w:szCs w:val="20"/>
              </w:rPr>
            </w:pPr>
          </w:p>
        </w:tc>
        <w:tc>
          <w:tcPr>
            <w:tcW w:w="5320" w:type="dxa"/>
            <w:tcBorders>
              <w:top w:val="nil"/>
              <w:left w:val="nil"/>
              <w:bottom w:val="nil"/>
              <w:right w:val="nil"/>
            </w:tcBorders>
            <w:shd w:val="clear" w:color="auto" w:fill="auto"/>
            <w:vAlign w:val="center"/>
            <w:hideMark/>
          </w:tcPr>
          <w:p w14:paraId="7364D9BF" w14:textId="77777777" w:rsidR="008F073F" w:rsidRDefault="008F073F" w:rsidP="008F073F">
            <w:pPr>
              <w:widowControl/>
              <w:rPr>
                <w:rFonts w:ascii="標楷體" w:eastAsia="標楷體" w:hAnsi="標楷體" w:cs="新細明體"/>
                <w:color w:val="000000"/>
                <w:kern w:val="0"/>
                <w:sz w:val="18"/>
                <w:szCs w:val="18"/>
              </w:rPr>
            </w:pPr>
            <w:r w:rsidRPr="008F073F">
              <w:rPr>
                <w:rFonts w:ascii="標楷體" w:eastAsia="標楷體" w:hAnsi="標楷體" w:cs="新細明體" w:hint="eastAsia"/>
                <w:color w:val="000000"/>
                <w:kern w:val="0"/>
                <w:sz w:val="18"/>
                <w:szCs w:val="18"/>
              </w:rPr>
              <w:t>對應SlipMedia2022檔</w:t>
            </w:r>
          </w:p>
          <w:p w14:paraId="7957F5EC" w14:textId="77777777" w:rsidR="008F073F" w:rsidRDefault="008F073F" w:rsidP="008F073F">
            <w:pPr>
              <w:widowControl/>
              <w:rPr>
                <w:rFonts w:ascii="標楷體" w:eastAsia="標楷體" w:hAnsi="標楷體" w:cs="新細明體"/>
                <w:color w:val="000000"/>
                <w:kern w:val="0"/>
                <w:sz w:val="18"/>
                <w:szCs w:val="18"/>
              </w:rPr>
            </w:pPr>
            <w:r w:rsidRPr="008F073F">
              <w:rPr>
                <w:rFonts w:ascii="標楷體" w:eastAsia="標楷體" w:hAnsi="標楷體" w:cs="新細明體" w:hint="eastAsia"/>
                <w:color w:val="000000"/>
                <w:kern w:val="0"/>
                <w:sz w:val="18"/>
                <w:szCs w:val="18"/>
              </w:rPr>
              <w:t>(傳票媒體檔2022年格式)</w:t>
            </w:r>
          </w:p>
          <w:p w14:paraId="7B9C7FEB" w14:textId="2B871C5D" w:rsidR="008F073F" w:rsidRPr="008F073F" w:rsidRDefault="008F073F" w:rsidP="008F073F">
            <w:pPr>
              <w:widowControl/>
              <w:rPr>
                <w:rFonts w:ascii="標楷體" w:eastAsia="標楷體" w:hAnsi="標楷體" w:cs="新細明體"/>
                <w:color w:val="000000"/>
                <w:kern w:val="0"/>
                <w:sz w:val="18"/>
                <w:szCs w:val="18"/>
              </w:rPr>
            </w:pPr>
            <w:r w:rsidRPr="008F073F">
              <w:rPr>
                <w:rFonts w:ascii="標楷體" w:eastAsia="標楷體" w:hAnsi="標楷體" w:cs="新細明體" w:hint="eastAsia"/>
                <w:color w:val="000000"/>
                <w:kern w:val="0"/>
                <w:sz w:val="18"/>
                <w:szCs w:val="18"/>
              </w:rPr>
              <w:t>欄位說明</w:t>
            </w:r>
          </w:p>
        </w:tc>
      </w:tr>
      <w:tr w:rsidR="008F073F" w:rsidRPr="008F073F" w14:paraId="0B755AEA" w14:textId="77777777" w:rsidTr="008F073F">
        <w:trPr>
          <w:trHeight w:val="348"/>
        </w:trPr>
        <w:tc>
          <w:tcPr>
            <w:tcW w:w="640" w:type="dxa"/>
            <w:tcBorders>
              <w:top w:val="single" w:sz="12" w:space="0" w:color="auto"/>
              <w:left w:val="single" w:sz="12" w:space="0" w:color="auto"/>
              <w:bottom w:val="single" w:sz="12" w:space="0" w:color="auto"/>
              <w:right w:val="single" w:sz="12" w:space="0" w:color="auto"/>
            </w:tcBorders>
            <w:shd w:val="pct25" w:color="000000" w:fill="CCCCCC"/>
            <w:vAlign w:val="center"/>
            <w:hideMark/>
          </w:tcPr>
          <w:p w14:paraId="7E61F4E7"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w:t>
            </w:r>
          </w:p>
        </w:tc>
        <w:tc>
          <w:tcPr>
            <w:tcW w:w="1912" w:type="dxa"/>
            <w:tcBorders>
              <w:top w:val="single" w:sz="12" w:space="0" w:color="auto"/>
              <w:left w:val="nil"/>
              <w:bottom w:val="single" w:sz="12" w:space="0" w:color="auto"/>
              <w:right w:val="single" w:sz="12" w:space="0" w:color="auto"/>
            </w:tcBorders>
            <w:shd w:val="pct25" w:color="000000" w:fill="CCCCCC"/>
            <w:vAlign w:val="center"/>
            <w:hideMark/>
          </w:tcPr>
          <w:p w14:paraId="0EFD365C"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參數</w:t>
            </w:r>
          </w:p>
        </w:tc>
        <w:tc>
          <w:tcPr>
            <w:tcW w:w="1417" w:type="dxa"/>
            <w:tcBorders>
              <w:top w:val="single" w:sz="12" w:space="0" w:color="auto"/>
              <w:left w:val="nil"/>
              <w:bottom w:val="single" w:sz="12" w:space="0" w:color="auto"/>
              <w:right w:val="single" w:sz="8" w:space="0" w:color="auto"/>
            </w:tcBorders>
            <w:shd w:val="pct25" w:color="000000" w:fill="CCCCCC"/>
            <w:vAlign w:val="center"/>
            <w:hideMark/>
          </w:tcPr>
          <w:p w14:paraId="231B2564"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類型</w:t>
            </w:r>
          </w:p>
        </w:tc>
        <w:tc>
          <w:tcPr>
            <w:tcW w:w="993" w:type="dxa"/>
            <w:tcBorders>
              <w:top w:val="single" w:sz="12" w:space="0" w:color="auto"/>
              <w:left w:val="nil"/>
              <w:bottom w:val="single" w:sz="12" w:space="0" w:color="auto"/>
              <w:right w:val="single" w:sz="8" w:space="0" w:color="auto"/>
            </w:tcBorders>
            <w:shd w:val="pct25" w:color="000000" w:fill="CCCCCC"/>
            <w:vAlign w:val="center"/>
            <w:hideMark/>
          </w:tcPr>
          <w:p w14:paraId="6376291E"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必輸</w:t>
            </w:r>
          </w:p>
        </w:tc>
        <w:tc>
          <w:tcPr>
            <w:tcW w:w="850" w:type="dxa"/>
            <w:tcBorders>
              <w:top w:val="single" w:sz="12" w:space="0" w:color="auto"/>
              <w:left w:val="nil"/>
              <w:bottom w:val="single" w:sz="12" w:space="0" w:color="auto"/>
              <w:right w:val="single" w:sz="12" w:space="0" w:color="auto"/>
            </w:tcBorders>
            <w:shd w:val="pct25" w:color="000000" w:fill="CCCCCC"/>
            <w:vAlign w:val="center"/>
            <w:hideMark/>
          </w:tcPr>
          <w:p w14:paraId="47146227"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In/Out</w:t>
            </w:r>
          </w:p>
        </w:tc>
        <w:tc>
          <w:tcPr>
            <w:tcW w:w="2268" w:type="dxa"/>
            <w:tcBorders>
              <w:top w:val="single" w:sz="12" w:space="0" w:color="auto"/>
              <w:left w:val="nil"/>
              <w:bottom w:val="single" w:sz="12" w:space="0" w:color="auto"/>
              <w:right w:val="single" w:sz="12" w:space="0" w:color="auto"/>
            </w:tcBorders>
            <w:shd w:val="pct25" w:color="000000" w:fill="CCCCCC"/>
            <w:vAlign w:val="center"/>
            <w:hideMark/>
          </w:tcPr>
          <w:p w14:paraId="74064E7A"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說明</w:t>
            </w:r>
          </w:p>
        </w:tc>
        <w:tc>
          <w:tcPr>
            <w:tcW w:w="5320" w:type="dxa"/>
            <w:tcBorders>
              <w:top w:val="nil"/>
              <w:left w:val="nil"/>
              <w:bottom w:val="nil"/>
              <w:right w:val="nil"/>
            </w:tcBorders>
            <w:shd w:val="clear" w:color="auto" w:fill="auto"/>
            <w:noWrap/>
            <w:vAlign w:val="center"/>
            <w:hideMark/>
          </w:tcPr>
          <w:p w14:paraId="30FD9622" w14:textId="77777777" w:rsidR="008F073F" w:rsidRPr="008F073F" w:rsidRDefault="008F073F" w:rsidP="008F073F">
            <w:pPr>
              <w:widowControl/>
              <w:jc w:val="center"/>
              <w:rPr>
                <w:rFonts w:ascii="標楷體" w:eastAsia="標楷體" w:hAnsi="標楷體" w:cs="新細明體"/>
                <w:b/>
                <w:bCs/>
                <w:color w:val="000000"/>
                <w:kern w:val="0"/>
                <w:sz w:val="18"/>
                <w:szCs w:val="18"/>
              </w:rPr>
            </w:pPr>
          </w:p>
        </w:tc>
      </w:tr>
      <w:tr w:rsidR="008F073F" w:rsidRPr="008F073F" w14:paraId="25D60CF0" w14:textId="77777777" w:rsidTr="008F073F">
        <w:trPr>
          <w:trHeight w:val="348"/>
        </w:trPr>
        <w:tc>
          <w:tcPr>
            <w:tcW w:w="640" w:type="dxa"/>
            <w:tcBorders>
              <w:top w:val="nil"/>
              <w:left w:val="nil"/>
              <w:bottom w:val="single" w:sz="8" w:space="0" w:color="auto"/>
              <w:right w:val="nil"/>
            </w:tcBorders>
            <w:shd w:val="pct50" w:color="000000" w:fill="7F7F7F"/>
            <w:vAlign w:val="center"/>
            <w:hideMark/>
          </w:tcPr>
          <w:p w14:paraId="302D7E34"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1912" w:type="dxa"/>
            <w:tcBorders>
              <w:top w:val="nil"/>
              <w:left w:val="nil"/>
              <w:bottom w:val="single" w:sz="8" w:space="0" w:color="auto"/>
              <w:right w:val="nil"/>
            </w:tcBorders>
            <w:shd w:val="pct50" w:color="000000" w:fill="7F7F7F"/>
            <w:vAlign w:val="center"/>
            <w:hideMark/>
          </w:tcPr>
          <w:p w14:paraId="5C4F5766"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1417" w:type="dxa"/>
            <w:tcBorders>
              <w:top w:val="nil"/>
              <w:left w:val="nil"/>
              <w:bottom w:val="single" w:sz="8" w:space="0" w:color="auto"/>
              <w:right w:val="nil"/>
            </w:tcBorders>
            <w:shd w:val="pct50" w:color="000000" w:fill="7F7F7F"/>
            <w:vAlign w:val="center"/>
            <w:hideMark/>
          </w:tcPr>
          <w:p w14:paraId="6AD8BAF8"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993" w:type="dxa"/>
            <w:tcBorders>
              <w:top w:val="nil"/>
              <w:left w:val="nil"/>
              <w:bottom w:val="single" w:sz="8" w:space="0" w:color="auto"/>
              <w:right w:val="nil"/>
            </w:tcBorders>
            <w:shd w:val="pct50" w:color="000000" w:fill="7F7F7F"/>
            <w:vAlign w:val="center"/>
            <w:hideMark/>
          </w:tcPr>
          <w:p w14:paraId="1789B0E9"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850" w:type="dxa"/>
            <w:tcBorders>
              <w:top w:val="nil"/>
              <w:left w:val="nil"/>
              <w:bottom w:val="single" w:sz="8" w:space="0" w:color="auto"/>
              <w:right w:val="nil"/>
            </w:tcBorders>
            <w:shd w:val="pct50" w:color="000000" w:fill="7F7F7F"/>
            <w:vAlign w:val="center"/>
            <w:hideMark/>
          </w:tcPr>
          <w:p w14:paraId="18549504"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2268" w:type="dxa"/>
            <w:tcBorders>
              <w:top w:val="nil"/>
              <w:left w:val="nil"/>
              <w:bottom w:val="single" w:sz="8" w:space="0" w:color="auto"/>
              <w:right w:val="nil"/>
            </w:tcBorders>
            <w:shd w:val="pct50" w:color="000000" w:fill="7F7F7F"/>
            <w:vAlign w:val="center"/>
            <w:hideMark/>
          </w:tcPr>
          <w:p w14:paraId="7FE58108"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5320" w:type="dxa"/>
            <w:tcBorders>
              <w:top w:val="nil"/>
              <w:left w:val="nil"/>
              <w:bottom w:val="nil"/>
              <w:right w:val="nil"/>
            </w:tcBorders>
            <w:shd w:val="clear" w:color="auto" w:fill="auto"/>
            <w:noWrap/>
            <w:vAlign w:val="center"/>
            <w:hideMark/>
          </w:tcPr>
          <w:p w14:paraId="22941428" w14:textId="77777777" w:rsidR="008F073F" w:rsidRPr="008F073F" w:rsidRDefault="008F073F" w:rsidP="008F073F">
            <w:pPr>
              <w:widowControl/>
              <w:jc w:val="center"/>
              <w:rPr>
                <w:rFonts w:ascii="標楷體" w:eastAsia="標楷體" w:hAnsi="標楷體" w:cs="新細明體"/>
                <w:b/>
                <w:bCs/>
                <w:color w:val="000000"/>
                <w:kern w:val="0"/>
                <w:sz w:val="18"/>
                <w:szCs w:val="18"/>
              </w:rPr>
            </w:pPr>
          </w:p>
        </w:tc>
      </w:tr>
      <w:tr w:rsidR="008F073F" w:rsidRPr="008F073F" w14:paraId="24E8D9D2" w14:textId="77777777" w:rsidTr="008F073F">
        <w:trPr>
          <w:trHeight w:val="3252"/>
        </w:trPr>
        <w:tc>
          <w:tcPr>
            <w:tcW w:w="640" w:type="dxa"/>
            <w:tcBorders>
              <w:top w:val="nil"/>
              <w:left w:val="single" w:sz="12" w:space="0" w:color="auto"/>
              <w:bottom w:val="single" w:sz="8" w:space="0" w:color="auto"/>
              <w:right w:val="single" w:sz="8" w:space="0" w:color="auto"/>
            </w:tcBorders>
            <w:shd w:val="clear" w:color="auto" w:fill="auto"/>
            <w:vAlign w:val="center"/>
            <w:hideMark/>
          </w:tcPr>
          <w:p w14:paraId="1FBB14D4"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lastRenderedPageBreak/>
              <w:t>1</w:t>
            </w:r>
          </w:p>
        </w:tc>
        <w:tc>
          <w:tcPr>
            <w:tcW w:w="1912" w:type="dxa"/>
            <w:tcBorders>
              <w:top w:val="nil"/>
              <w:left w:val="nil"/>
              <w:bottom w:val="single" w:sz="8" w:space="0" w:color="auto"/>
              <w:right w:val="single" w:sz="8" w:space="0" w:color="auto"/>
            </w:tcBorders>
            <w:shd w:val="clear" w:color="auto" w:fill="auto"/>
            <w:vAlign w:val="center"/>
            <w:hideMark/>
          </w:tcPr>
          <w:p w14:paraId="671AC0FC"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P_SUMMARY_TBL</w:t>
            </w:r>
          </w:p>
        </w:tc>
        <w:tc>
          <w:tcPr>
            <w:tcW w:w="1417" w:type="dxa"/>
            <w:tcBorders>
              <w:top w:val="nil"/>
              <w:left w:val="nil"/>
              <w:bottom w:val="single" w:sz="8" w:space="0" w:color="auto"/>
              <w:right w:val="single" w:sz="8" w:space="0" w:color="auto"/>
            </w:tcBorders>
            <w:shd w:val="clear" w:color="auto" w:fill="auto"/>
            <w:vAlign w:val="center"/>
            <w:hideMark/>
          </w:tcPr>
          <w:p w14:paraId="086A77B0" w14:textId="77777777" w:rsidR="008F073F" w:rsidRPr="008F073F" w:rsidRDefault="008F073F" w:rsidP="008F073F">
            <w:pPr>
              <w:widowControl/>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Table</w:t>
            </w:r>
          </w:p>
        </w:tc>
        <w:tc>
          <w:tcPr>
            <w:tcW w:w="993" w:type="dxa"/>
            <w:tcBorders>
              <w:top w:val="nil"/>
              <w:left w:val="nil"/>
              <w:bottom w:val="single" w:sz="8" w:space="0" w:color="auto"/>
              <w:right w:val="single" w:sz="8" w:space="0" w:color="auto"/>
            </w:tcBorders>
            <w:shd w:val="clear" w:color="auto" w:fill="auto"/>
            <w:vAlign w:val="center"/>
            <w:hideMark/>
          </w:tcPr>
          <w:p w14:paraId="777E633E"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50" w:type="dxa"/>
            <w:tcBorders>
              <w:top w:val="nil"/>
              <w:left w:val="nil"/>
              <w:bottom w:val="single" w:sz="8" w:space="0" w:color="auto"/>
              <w:right w:val="single" w:sz="8" w:space="0" w:color="auto"/>
            </w:tcBorders>
            <w:shd w:val="clear" w:color="auto" w:fill="auto"/>
            <w:vAlign w:val="center"/>
            <w:hideMark/>
          </w:tcPr>
          <w:p w14:paraId="46B2263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268" w:type="dxa"/>
            <w:tcBorders>
              <w:top w:val="nil"/>
              <w:left w:val="nil"/>
              <w:bottom w:val="single" w:sz="8" w:space="0" w:color="auto"/>
              <w:right w:val="single" w:sz="12" w:space="0" w:color="auto"/>
            </w:tcBorders>
            <w:shd w:val="clear" w:color="auto" w:fill="auto"/>
            <w:vAlign w:val="center"/>
            <w:hideMark/>
          </w:tcPr>
          <w:p w14:paraId="3B715DB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傳票匯總訊息，詳細欄位如下：</w:t>
            </w:r>
          </w:p>
        </w:tc>
        <w:tc>
          <w:tcPr>
            <w:tcW w:w="5320" w:type="dxa"/>
            <w:tcBorders>
              <w:top w:val="nil"/>
              <w:left w:val="nil"/>
              <w:bottom w:val="nil"/>
              <w:right w:val="nil"/>
            </w:tcBorders>
            <w:shd w:val="clear" w:color="auto" w:fill="auto"/>
            <w:noWrap/>
            <w:vAlign w:val="center"/>
            <w:hideMark/>
          </w:tcPr>
          <w:p w14:paraId="0724AC0B" w14:textId="77777777" w:rsidR="008F073F" w:rsidRPr="008F073F" w:rsidRDefault="008F073F" w:rsidP="008F073F">
            <w:pPr>
              <w:widowControl/>
              <w:rPr>
                <w:rFonts w:ascii="標楷體" w:eastAsia="標楷體" w:hAnsi="標楷體" w:cs="新細明體"/>
                <w:color w:val="000000"/>
                <w:kern w:val="0"/>
                <w:sz w:val="18"/>
                <w:szCs w:val="18"/>
              </w:rPr>
            </w:pPr>
          </w:p>
        </w:tc>
      </w:tr>
      <w:tr w:rsidR="008F073F" w:rsidRPr="008F073F" w14:paraId="7BB42DCB" w14:textId="77777777" w:rsidTr="008F073F">
        <w:trPr>
          <w:trHeight w:val="972"/>
        </w:trPr>
        <w:tc>
          <w:tcPr>
            <w:tcW w:w="640" w:type="dxa"/>
            <w:vMerge w:val="restart"/>
            <w:tcBorders>
              <w:top w:val="nil"/>
              <w:left w:val="single" w:sz="12" w:space="0" w:color="auto"/>
              <w:bottom w:val="single" w:sz="8" w:space="0" w:color="000000"/>
              <w:right w:val="single" w:sz="8" w:space="0" w:color="auto"/>
            </w:tcBorders>
            <w:shd w:val="clear" w:color="auto" w:fill="auto"/>
            <w:vAlign w:val="center"/>
            <w:hideMark/>
          </w:tcPr>
          <w:p w14:paraId="13F90D22"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1.1</w:t>
            </w:r>
          </w:p>
        </w:tc>
        <w:tc>
          <w:tcPr>
            <w:tcW w:w="1912" w:type="dxa"/>
            <w:vMerge w:val="restart"/>
            <w:tcBorders>
              <w:top w:val="nil"/>
              <w:left w:val="single" w:sz="8" w:space="0" w:color="auto"/>
              <w:bottom w:val="single" w:sz="8" w:space="0" w:color="000000"/>
              <w:right w:val="single" w:sz="8" w:space="0" w:color="auto"/>
            </w:tcBorders>
            <w:shd w:val="clear" w:color="auto" w:fill="auto"/>
            <w:vAlign w:val="center"/>
            <w:hideMark/>
          </w:tcPr>
          <w:p w14:paraId="54797B89"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GROUP_ID</w:t>
            </w:r>
          </w:p>
        </w:tc>
        <w:tc>
          <w:tcPr>
            <w:tcW w:w="1417" w:type="dxa"/>
            <w:vMerge w:val="restart"/>
            <w:tcBorders>
              <w:top w:val="nil"/>
              <w:left w:val="single" w:sz="8" w:space="0" w:color="auto"/>
              <w:bottom w:val="single" w:sz="8" w:space="0" w:color="000000"/>
              <w:right w:val="single" w:sz="8" w:space="0" w:color="auto"/>
            </w:tcBorders>
            <w:shd w:val="clear" w:color="auto" w:fill="auto"/>
            <w:vAlign w:val="center"/>
            <w:hideMark/>
          </w:tcPr>
          <w:p w14:paraId="53851AB9"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Number</w:t>
            </w:r>
          </w:p>
        </w:tc>
        <w:tc>
          <w:tcPr>
            <w:tcW w:w="993" w:type="dxa"/>
            <w:vMerge w:val="restart"/>
            <w:tcBorders>
              <w:top w:val="nil"/>
              <w:left w:val="single" w:sz="8" w:space="0" w:color="auto"/>
              <w:bottom w:val="single" w:sz="8" w:space="0" w:color="000000"/>
              <w:right w:val="single" w:sz="8" w:space="0" w:color="auto"/>
            </w:tcBorders>
            <w:shd w:val="clear" w:color="auto" w:fill="auto"/>
            <w:vAlign w:val="center"/>
            <w:hideMark/>
          </w:tcPr>
          <w:p w14:paraId="345F10E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50" w:type="dxa"/>
            <w:vMerge w:val="restart"/>
            <w:tcBorders>
              <w:top w:val="nil"/>
              <w:left w:val="single" w:sz="8" w:space="0" w:color="auto"/>
              <w:bottom w:val="single" w:sz="8" w:space="0" w:color="000000"/>
              <w:right w:val="single" w:sz="8" w:space="0" w:color="auto"/>
            </w:tcBorders>
            <w:shd w:val="clear" w:color="auto" w:fill="auto"/>
            <w:vAlign w:val="center"/>
            <w:hideMark/>
          </w:tcPr>
          <w:p w14:paraId="3E179A99"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268" w:type="dxa"/>
            <w:tcBorders>
              <w:top w:val="nil"/>
              <w:left w:val="nil"/>
              <w:bottom w:val="nil"/>
              <w:right w:val="single" w:sz="12" w:space="0" w:color="auto"/>
            </w:tcBorders>
            <w:shd w:val="clear" w:color="auto" w:fill="auto"/>
            <w:vAlign w:val="center"/>
            <w:hideMark/>
          </w:tcPr>
          <w:p w14:paraId="2A92BA06"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1.ETL批號(匯出日期YYYYMMDD+3位流水號)</w:t>
            </w:r>
          </w:p>
        </w:tc>
        <w:tc>
          <w:tcPr>
            <w:tcW w:w="5320" w:type="dxa"/>
            <w:tcBorders>
              <w:top w:val="nil"/>
              <w:left w:val="nil"/>
              <w:bottom w:val="nil"/>
              <w:right w:val="nil"/>
            </w:tcBorders>
            <w:shd w:val="clear" w:color="auto" w:fill="auto"/>
            <w:vAlign w:val="center"/>
            <w:hideMark/>
          </w:tcPr>
          <w:p w14:paraId="22A224D2" w14:textId="77777777" w:rsidR="008F073F" w:rsidRDefault="008F073F" w:rsidP="008F073F">
            <w:pPr>
              <w:widowControl/>
              <w:rPr>
                <w:rFonts w:ascii="標楷體" w:eastAsia="標楷體" w:hAnsi="標楷體" w:cs="新細明體"/>
                <w:color w:val="000000"/>
                <w:kern w:val="0"/>
                <w:sz w:val="18"/>
                <w:szCs w:val="18"/>
              </w:rPr>
            </w:pPr>
            <w:proofErr w:type="spellStart"/>
            <w:r w:rsidRPr="008F073F">
              <w:rPr>
                <w:rFonts w:ascii="標楷體" w:eastAsia="標楷體" w:hAnsi="標楷體" w:cs="新細明體" w:hint="eastAsia"/>
                <w:color w:val="000000"/>
                <w:kern w:val="0"/>
                <w:sz w:val="18"/>
                <w:szCs w:val="18"/>
              </w:rPr>
              <w:t>AcDate</w:t>
            </w:r>
            <w:proofErr w:type="spellEnd"/>
            <w:r w:rsidRPr="008F073F">
              <w:rPr>
                <w:rFonts w:ascii="標楷體" w:eastAsia="標楷體" w:hAnsi="標楷體" w:cs="新細明體" w:hint="eastAsia"/>
                <w:color w:val="000000"/>
                <w:kern w:val="0"/>
                <w:sz w:val="18"/>
                <w:szCs w:val="18"/>
              </w:rPr>
              <w:t>傳票日期(西元,8)</w:t>
            </w:r>
          </w:p>
          <w:p w14:paraId="59F734DF" w14:textId="403093C8" w:rsidR="008F073F" w:rsidRPr="008F073F" w:rsidRDefault="008F073F" w:rsidP="008F073F">
            <w:pPr>
              <w:widowControl/>
              <w:rPr>
                <w:rFonts w:ascii="標楷體" w:eastAsia="標楷體" w:hAnsi="標楷體" w:cs="新細明體"/>
                <w:color w:val="000000"/>
                <w:kern w:val="0"/>
                <w:sz w:val="18"/>
                <w:szCs w:val="18"/>
              </w:rPr>
            </w:pPr>
            <w:r w:rsidRPr="008F073F">
              <w:rPr>
                <w:rFonts w:ascii="標楷體" w:eastAsia="標楷體" w:hAnsi="標楷體" w:cs="新細明體" w:hint="eastAsia"/>
                <w:color w:val="000000"/>
                <w:kern w:val="0"/>
                <w:sz w:val="18"/>
                <w:szCs w:val="18"/>
              </w:rPr>
              <w:t xml:space="preserve"> + </w:t>
            </w:r>
            <w:proofErr w:type="spellStart"/>
            <w:r w:rsidRPr="008F073F">
              <w:rPr>
                <w:rFonts w:ascii="標楷體" w:eastAsia="標楷體" w:hAnsi="標楷體" w:cs="新細明體" w:hint="eastAsia"/>
                <w:color w:val="000000"/>
                <w:kern w:val="0"/>
                <w:sz w:val="18"/>
                <w:szCs w:val="18"/>
              </w:rPr>
              <w:t>MediaSeq</w:t>
            </w:r>
            <w:proofErr w:type="spellEnd"/>
            <w:r w:rsidRPr="008F073F">
              <w:rPr>
                <w:rFonts w:ascii="標楷體" w:eastAsia="標楷體" w:hAnsi="標楷體" w:cs="新細明體" w:hint="eastAsia"/>
                <w:color w:val="000000"/>
                <w:kern w:val="0"/>
                <w:sz w:val="18"/>
                <w:szCs w:val="18"/>
              </w:rPr>
              <w:t>上傳核心序號(3)</w:t>
            </w:r>
          </w:p>
        </w:tc>
      </w:tr>
      <w:tr w:rsidR="008F073F" w:rsidRPr="008F073F" w14:paraId="1E90840E"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4A4DBC55"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233EDED3"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3DF7053E"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4890E507"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79AF1EA6"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4E37AFB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2.每次呼叫WS僅一個批號</w:t>
            </w:r>
          </w:p>
        </w:tc>
        <w:tc>
          <w:tcPr>
            <w:tcW w:w="5320" w:type="dxa"/>
            <w:tcBorders>
              <w:top w:val="nil"/>
              <w:left w:val="nil"/>
              <w:bottom w:val="nil"/>
              <w:right w:val="nil"/>
            </w:tcBorders>
            <w:shd w:val="clear" w:color="auto" w:fill="auto"/>
            <w:noWrap/>
            <w:vAlign w:val="center"/>
            <w:hideMark/>
          </w:tcPr>
          <w:p w14:paraId="495D624A" w14:textId="77777777" w:rsidR="008F073F" w:rsidRPr="008F073F" w:rsidRDefault="008F073F" w:rsidP="008F073F">
            <w:pPr>
              <w:widowControl/>
              <w:rPr>
                <w:rFonts w:ascii="標楷體" w:eastAsia="標楷體" w:hAnsi="標楷體" w:cs="新細明體"/>
                <w:color w:val="000000"/>
                <w:kern w:val="0"/>
                <w:sz w:val="18"/>
                <w:szCs w:val="18"/>
              </w:rPr>
            </w:pPr>
          </w:p>
        </w:tc>
      </w:tr>
      <w:tr w:rsidR="008F073F" w:rsidRPr="008F073F" w14:paraId="3349A0A8" w14:textId="77777777" w:rsidTr="008F073F">
        <w:trPr>
          <w:trHeight w:val="336"/>
        </w:trPr>
        <w:tc>
          <w:tcPr>
            <w:tcW w:w="640" w:type="dxa"/>
            <w:vMerge/>
            <w:tcBorders>
              <w:top w:val="nil"/>
              <w:left w:val="single" w:sz="12" w:space="0" w:color="auto"/>
              <w:bottom w:val="single" w:sz="8" w:space="0" w:color="000000"/>
              <w:right w:val="single" w:sz="8" w:space="0" w:color="auto"/>
            </w:tcBorders>
            <w:vAlign w:val="center"/>
            <w:hideMark/>
          </w:tcPr>
          <w:p w14:paraId="2926D864"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52483CDC"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3853972B"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79DB1EE4"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663CFB99"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single" w:sz="8" w:space="0" w:color="auto"/>
              <w:right w:val="single" w:sz="12" w:space="0" w:color="auto"/>
            </w:tcBorders>
            <w:shd w:val="clear" w:color="auto" w:fill="auto"/>
            <w:vAlign w:val="center"/>
            <w:hideMark/>
          </w:tcPr>
          <w:p w14:paraId="4C8D16A4"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xml:space="preserve">　</w:t>
            </w:r>
          </w:p>
        </w:tc>
        <w:tc>
          <w:tcPr>
            <w:tcW w:w="5320" w:type="dxa"/>
            <w:tcBorders>
              <w:top w:val="nil"/>
              <w:left w:val="nil"/>
              <w:bottom w:val="nil"/>
              <w:right w:val="nil"/>
            </w:tcBorders>
            <w:shd w:val="clear" w:color="auto" w:fill="auto"/>
            <w:noWrap/>
            <w:vAlign w:val="center"/>
            <w:hideMark/>
          </w:tcPr>
          <w:p w14:paraId="5BAA674B" w14:textId="77777777" w:rsidR="008F073F" w:rsidRPr="008F073F" w:rsidRDefault="008F073F" w:rsidP="008F073F">
            <w:pPr>
              <w:widowControl/>
              <w:rPr>
                <w:rFonts w:ascii="標楷體" w:eastAsia="標楷體" w:hAnsi="標楷體" w:cs="新細明體"/>
                <w:color w:val="000000"/>
                <w:kern w:val="0"/>
                <w:sz w:val="18"/>
                <w:szCs w:val="18"/>
              </w:rPr>
            </w:pPr>
          </w:p>
        </w:tc>
      </w:tr>
      <w:tr w:rsidR="008F073F" w:rsidRPr="008F073F" w14:paraId="6E742DFC" w14:textId="77777777" w:rsidTr="008F073F">
        <w:trPr>
          <w:trHeight w:val="660"/>
        </w:trPr>
        <w:tc>
          <w:tcPr>
            <w:tcW w:w="640" w:type="dxa"/>
            <w:tcBorders>
              <w:top w:val="nil"/>
              <w:left w:val="single" w:sz="12" w:space="0" w:color="auto"/>
              <w:bottom w:val="single" w:sz="8" w:space="0" w:color="auto"/>
              <w:right w:val="single" w:sz="8" w:space="0" w:color="auto"/>
            </w:tcBorders>
            <w:shd w:val="clear" w:color="auto" w:fill="auto"/>
            <w:vAlign w:val="center"/>
            <w:hideMark/>
          </w:tcPr>
          <w:p w14:paraId="2AA522E7"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1.2</w:t>
            </w:r>
          </w:p>
        </w:tc>
        <w:tc>
          <w:tcPr>
            <w:tcW w:w="1912" w:type="dxa"/>
            <w:tcBorders>
              <w:top w:val="nil"/>
              <w:left w:val="nil"/>
              <w:bottom w:val="single" w:sz="8" w:space="0" w:color="auto"/>
              <w:right w:val="single" w:sz="8" w:space="0" w:color="auto"/>
            </w:tcBorders>
            <w:shd w:val="clear" w:color="auto" w:fill="auto"/>
            <w:vAlign w:val="center"/>
            <w:hideMark/>
          </w:tcPr>
          <w:p w14:paraId="1C38B18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BATCH_DATE</w:t>
            </w:r>
          </w:p>
        </w:tc>
        <w:tc>
          <w:tcPr>
            <w:tcW w:w="1417" w:type="dxa"/>
            <w:tcBorders>
              <w:top w:val="nil"/>
              <w:left w:val="nil"/>
              <w:bottom w:val="single" w:sz="8" w:space="0" w:color="auto"/>
              <w:right w:val="single" w:sz="8" w:space="0" w:color="auto"/>
            </w:tcBorders>
            <w:shd w:val="clear" w:color="auto" w:fill="auto"/>
            <w:vAlign w:val="center"/>
            <w:hideMark/>
          </w:tcPr>
          <w:p w14:paraId="45FFC8C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Varchar2(8）</w:t>
            </w:r>
          </w:p>
        </w:tc>
        <w:tc>
          <w:tcPr>
            <w:tcW w:w="993" w:type="dxa"/>
            <w:tcBorders>
              <w:top w:val="nil"/>
              <w:left w:val="nil"/>
              <w:bottom w:val="single" w:sz="8" w:space="0" w:color="auto"/>
              <w:right w:val="single" w:sz="8" w:space="0" w:color="auto"/>
            </w:tcBorders>
            <w:shd w:val="clear" w:color="auto" w:fill="auto"/>
            <w:vAlign w:val="center"/>
            <w:hideMark/>
          </w:tcPr>
          <w:p w14:paraId="00C59B37"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50" w:type="dxa"/>
            <w:tcBorders>
              <w:top w:val="nil"/>
              <w:left w:val="nil"/>
              <w:bottom w:val="single" w:sz="8" w:space="0" w:color="auto"/>
              <w:right w:val="single" w:sz="8" w:space="0" w:color="auto"/>
            </w:tcBorders>
            <w:shd w:val="clear" w:color="auto" w:fill="auto"/>
            <w:vAlign w:val="center"/>
            <w:hideMark/>
          </w:tcPr>
          <w:p w14:paraId="37E02D3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268" w:type="dxa"/>
            <w:tcBorders>
              <w:top w:val="nil"/>
              <w:left w:val="nil"/>
              <w:bottom w:val="single" w:sz="8" w:space="0" w:color="auto"/>
              <w:right w:val="single" w:sz="12" w:space="0" w:color="auto"/>
            </w:tcBorders>
            <w:shd w:val="clear" w:color="auto" w:fill="auto"/>
            <w:vAlign w:val="center"/>
            <w:hideMark/>
          </w:tcPr>
          <w:p w14:paraId="2E32DB6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批次匯出日期（YYYYMMDD）</w:t>
            </w:r>
          </w:p>
        </w:tc>
        <w:tc>
          <w:tcPr>
            <w:tcW w:w="5320" w:type="dxa"/>
            <w:tcBorders>
              <w:top w:val="nil"/>
              <w:left w:val="nil"/>
              <w:bottom w:val="nil"/>
              <w:right w:val="nil"/>
            </w:tcBorders>
            <w:shd w:val="clear" w:color="auto" w:fill="auto"/>
            <w:vAlign w:val="center"/>
            <w:hideMark/>
          </w:tcPr>
          <w:p w14:paraId="7018474C" w14:textId="77777777" w:rsidR="008F073F" w:rsidRPr="008F073F" w:rsidRDefault="008F073F" w:rsidP="008F073F">
            <w:pPr>
              <w:widowControl/>
              <w:rPr>
                <w:rFonts w:ascii="標楷體" w:eastAsia="標楷體" w:hAnsi="標楷體" w:cs="新細明體"/>
                <w:color w:val="000000"/>
                <w:kern w:val="0"/>
                <w:sz w:val="18"/>
                <w:szCs w:val="18"/>
              </w:rPr>
            </w:pPr>
            <w:proofErr w:type="spellStart"/>
            <w:r w:rsidRPr="008F073F">
              <w:rPr>
                <w:rFonts w:ascii="標楷體" w:eastAsia="標楷體" w:hAnsi="標楷體" w:cs="新細明體" w:hint="eastAsia"/>
                <w:color w:val="000000"/>
                <w:kern w:val="0"/>
                <w:sz w:val="18"/>
                <w:szCs w:val="18"/>
              </w:rPr>
              <w:t>AcDate</w:t>
            </w:r>
            <w:proofErr w:type="spellEnd"/>
            <w:r w:rsidRPr="008F073F">
              <w:rPr>
                <w:rFonts w:ascii="標楷體" w:eastAsia="標楷體" w:hAnsi="標楷體" w:cs="新細明體" w:hint="eastAsia"/>
                <w:color w:val="000000"/>
                <w:kern w:val="0"/>
                <w:sz w:val="18"/>
                <w:szCs w:val="18"/>
              </w:rPr>
              <w:t>傳票日期(國曆前補零)</w:t>
            </w:r>
          </w:p>
        </w:tc>
      </w:tr>
      <w:tr w:rsidR="008F073F" w:rsidRPr="008F073F" w14:paraId="0F47E2D2" w14:textId="77777777" w:rsidTr="008F073F">
        <w:trPr>
          <w:trHeight w:val="324"/>
        </w:trPr>
        <w:tc>
          <w:tcPr>
            <w:tcW w:w="640" w:type="dxa"/>
            <w:vMerge w:val="restart"/>
            <w:tcBorders>
              <w:top w:val="nil"/>
              <w:left w:val="single" w:sz="12" w:space="0" w:color="auto"/>
              <w:bottom w:val="single" w:sz="8" w:space="0" w:color="000000"/>
              <w:right w:val="single" w:sz="8" w:space="0" w:color="auto"/>
            </w:tcBorders>
            <w:shd w:val="clear" w:color="auto" w:fill="auto"/>
            <w:vAlign w:val="center"/>
            <w:hideMark/>
          </w:tcPr>
          <w:p w14:paraId="7A1514A7"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1.3</w:t>
            </w:r>
          </w:p>
        </w:tc>
        <w:tc>
          <w:tcPr>
            <w:tcW w:w="1912" w:type="dxa"/>
            <w:vMerge w:val="restart"/>
            <w:tcBorders>
              <w:top w:val="nil"/>
              <w:left w:val="single" w:sz="8" w:space="0" w:color="auto"/>
              <w:bottom w:val="single" w:sz="8" w:space="0" w:color="000000"/>
              <w:right w:val="single" w:sz="8" w:space="0" w:color="auto"/>
            </w:tcBorders>
            <w:shd w:val="clear" w:color="auto" w:fill="auto"/>
            <w:vAlign w:val="center"/>
            <w:hideMark/>
          </w:tcPr>
          <w:p w14:paraId="15C65178"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JE_SOURCE_NAME</w:t>
            </w:r>
          </w:p>
        </w:tc>
        <w:tc>
          <w:tcPr>
            <w:tcW w:w="1417" w:type="dxa"/>
            <w:vMerge w:val="restart"/>
            <w:tcBorders>
              <w:top w:val="nil"/>
              <w:left w:val="single" w:sz="8" w:space="0" w:color="auto"/>
              <w:bottom w:val="single" w:sz="8" w:space="0" w:color="000000"/>
              <w:right w:val="single" w:sz="8" w:space="0" w:color="auto"/>
            </w:tcBorders>
            <w:shd w:val="clear" w:color="auto" w:fill="auto"/>
            <w:vAlign w:val="center"/>
            <w:hideMark/>
          </w:tcPr>
          <w:p w14:paraId="74301360"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Varchar2(2）</w:t>
            </w:r>
          </w:p>
        </w:tc>
        <w:tc>
          <w:tcPr>
            <w:tcW w:w="993" w:type="dxa"/>
            <w:vMerge w:val="restart"/>
            <w:tcBorders>
              <w:top w:val="nil"/>
              <w:left w:val="single" w:sz="8" w:space="0" w:color="auto"/>
              <w:bottom w:val="single" w:sz="8" w:space="0" w:color="000000"/>
              <w:right w:val="single" w:sz="8" w:space="0" w:color="auto"/>
            </w:tcBorders>
            <w:shd w:val="clear" w:color="auto" w:fill="auto"/>
            <w:vAlign w:val="center"/>
            <w:hideMark/>
          </w:tcPr>
          <w:p w14:paraId="73643F36"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50" w:type="dxa"/>
            <w:vMerge w:val="restart"/>
            <w:tcBorders>
              <w:top w:val="nil"/>
              <w:left w:val="single" w:sz="8" w:space="0" w:color="auto"/>
              <w:bottom w:val="single" w:sz="8" w:space="0" w:color="000000"/>
              <w:right w:val="single" w:sz="8" w:space="0" w:color="auto"/>
            </w:tcBorders>
            <w:shd w:val="clear" w:color="auto" w:fill="auto"/>
            <w:vAlign w:val="center"/>
            <w:hideMark/>
          </w:tcPr>
          <w:p w14:paraId="67D9E5D6"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268" w:type="dxa"/>
            <w:tcBorders>
              <w:top w:val="nil"/>
              <w:left w:val="nil"/>
              <w:bottom w:val="nil"/>
              <w:right w:val="single" w:sz="12" w:space="0" w:color="auto"/>
            </w:tcBorders>
            <w:shd w:val="clear" w:color="auto" w:fill="auto"/>
            <w:vAlign w:val="center"/>
            <w:hideMark/>
          </w:tcPr>
          <w:p w14:paraId="2D534040"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系統來源別</w:t>
            </w:r>
            <w:r w:rsidRPr="008F073F">
              <w:rPr>
                <w:rFonts w:ascii="標楷體" w:eastAsia="標楷體" w:hAnsi="標楷體" w:cs="新細明體" w:hint="eastAsia"/>
                <w:color w:val="008080"/>
                <w:kern w:val="0"/>
                <w:sz w:val="17"/>
                <w:szCs w:val="17"/>
                <w:u w:val="single"/>
              </w:rPr>
              <w:t>(名稱限八個中文字)</w:t>
            </w:r>
          </w:p>
        </w:tc>
        <w:tc>
          <w:tcPr>
            <w:tcW w:w="5320" w:type="dxa"/>
            <w:tcBorders>
              <w:top w:val="nil"/>
              <w:left w:val="nil"/>
              <w:bottom w:val="nil"/>
              <w:right w:val="nil"/>
            </w:tcBorders>
            <w:shd w:val="clear" w:color="auto" w:fill="auto"/>
            <w:noWrap/>
            <w:vAlign w:val="center"/>
            <w:hideMark/>
          </w:tcPr>
          <w:p w14:paraId="6DD4943D" w14:textId="77777777" w:rsidR="008F073F" w:rsidRPr="008F073F" w:rsidRDefault="008F073F" w:rsidP="008F073F">
            <w:pPr>
              <w:widowControl/>
              <w:rPr>
                <w:rFonts w:ascii="標楷體" w:eastAsia="標楷體" w:hAnsi="標楷體" w:cs="新細明體"/>
                <w:color w:val="000000"/>
                <w:kern w:val="0"/>
                <w:sz w:val="18"/>
                <w:szCs w:val="18"/>
              </w:rPr>
            </w:pPr>
          </w:p>
        </w:tc>
      </w:tr>
      <w:tr w:rsidR="008F073F" w:rsidRPr="008F073F" w14:paraId="01DC9ECD"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53D5531A"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39E1EADB"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2AFBA84E"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13747C86"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76D9DF64"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1F5C00CE"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PL:壽險核心系統</w:t>
            </w:r>
          </w:p>
        </w:tc>
        <w:tc>
          <w:tcPr>
            <w:tcW w:w="5320" w:type="dxa"/>
            <w:tcBorders>
              <w:top w:val="nil"/>
              <w:left w:val="nil"/>
              <w:bottom w:val="nil"/>
              <w:right w:val="nil"/>
            </w:tcBorders>
            <w:shd w:val="clear" w:color="auto" w:fill="auto"/>
            <w:noWrap/>
            <w:vAlign w:val="center"/>
            <w:hideMark/>
          </w:tcPr>
          <w:p w14:paraId="2797B3E2" w14:textId="77777777" w:rsidR="008F073F" w:rsidRPr="008F073F" w:rsidRDefault="008F073F" w:rsidP="008F073F">
            <w:pPr>
              <w:widowControl/>
              <w:rPr>
                <w:rFonts w:ascii="標楷體" w:eastAsia="標楷體" w:hAnsi="標楷體" w:cs="新細明體"/>
                <w:color w:val="000000"/>
                <w:kern w:val="0"/>
                <w:sz w:val="18"/>
                <w:szCs w:val="18"/>
              </w:rPr>
            </w:pPr>
          </w:p>
        </w:tc>
      </w:tr>
      <w:tr w:rsidR="008F073F" w:rsidRPr="008F073F" w14:paraId="6425D1A8"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07C4CCB5"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23EDF202"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7A69EE50"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4CE85B7A"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090A227A"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64D95CE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BE:預算暨費用系統</w:t>
            </w:r>
          </w:p>
        </w:tc>
        <w:tc>
          <w:tcPr>
            <w:tcW w:w="5320" w:type="dxa"/>
            <w:tcBorders>
              <w:top w:val="nil"/>
              <w:left w:val="nil"/>
              <w:bottom w:val="nil"/>
              <w:right w:val="nil"/>
            </w:tcBorders>
            <w:shd w:val="clear" w:color="auto" w:fill="auto"/>
            <w:noWrap/>
            <w:vAlign w:val="center"/>
            <w:hideMark/>
          </w:tcPr>
          <w:p w14:paraId="01CE5880" w14:textId="77777777" w:rsidR="008F073F" w:rsidRPr="008F073F" w:rsidRDefault="008F073F" w:rsidP="008F073F">
            <w:pPr>
              <w:widowControl/>
              <w:rPr>
                <w:rFonts w:ascii="標楷體" w:eastAsia="標楷體" w:hAnsi="標楷體" w:cs="新細明體"/>
                <w:color w:val="000000"/>
                <w:kern w:val="0"/>
                <w:sz w:val="18"/>
                <w:szCs w:val="18"/>
              </w:rPr>
            </w:pPr>
          </w:p>
        </w:tc>
      </w:tr>
      <w:tr w:rsidR="008F073F" w:rsidRPr="008F073F" w14:paraId="71489682"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19E90BDA"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1C78714E"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539F7F46"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28E27447"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12938516"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406566CC"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LN:放款帳務系統</w:t>
            </w:r>
          </w:p>
        </w:tc>
        <w:tc>
          <w:tcPr>
            <w:tcW w:w="5320" w:type="dxa"/>
            <w:tcBorders>
              <w:top w:val="nil"/>
              <w:left w:val="nil"/>
              <w:bottom w:val="nil"/>
              <w:right w:val="nil"/>
            </w:tcBorders>
            <w:shd w:val="clear" w:color="auto" w:fill="auto"/>
            <w:noWrap/>
            <w:vAlign w:val="center"/>
            <w:hideMark/>
          </w:tcPr>
          <w:p w14:paraId="0D2576BB" w14:textId="77777777" w:rsidR="008F073F" w:rsidRPr="008F073F" w:rsidRDefault="008F073F" w:rsidP="008F073F">
            <w:pPr>
              <w:widowControl/>
              <w:rPr>
                <w:rFonts w:ascii="標楷體" w:eastAsia="標楷體" w:hAnsi="標楷體" w:cs="新細明體"/>
                <w:color w:val="000000"/>
                <w:kern w:val="0"/>
                <w:sz w:val="18"/>
                <w:szCs w:val="18"/>
              </w:rPr>
            </w:pPr>
            <w:r w:rsidRPr="008F073F">
              <w:rPr>
                <w:rFonts w:ascii="標楷體" w:eastAsia="標楷體" w:hAnsi="標楷體" w:cs="新細明體" w:hint="eastAsia"/>
                <w:color w:val="000000"/>
                <w:kern w:val="0"/>
                <w:sz w:val="18"/>
                <w:szCs w:val="18"/>
              </w:rPr>
              <w:t>LN:放款帳務系統</w:t>
            </w:r>
          </w:p>
        </w:tc>
      </w:tr>
      <w:tr w:rsidR="008F073F" w:rsidRPr="008F073F" w14:paraId="18C25032"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08C2EA5F"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38A5FCC7"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52DF35F5"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5825E5C6"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40ECBABD"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54C4CE6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RP:不動產系統</w:t>
            </w:r>
          </w:p>
        </w:tc>
        <w:tc>
          <w:tcPr>
            <w:tcW w:w="5320" w:type="dxa"/>
            <w:tcBorders>
              <w:top w:val="nil"/>
              <w:left w:val="nil"/>
              <w:bottom w:val="nil"/>
              <w:right w:val="nil"/>
            </w:tcBorders>
            <w:shd w:val="clear" w:color="auto" w:fill="auto"/>
            <w:noWrap/>
            <w:vAlign w:val="center"/>
            <w:hideMark/>
          </w:tcPr>
          <w:p w14:paraId="1D2E6AC2" w14:textId="77777777" w:rsidR="008F073F" w:rsidRPr="008F073F" w:rsidRDefault="008F073F" w:rsidP="008F073F">
            <w:pPr>
              <w:widowControl/>
              <w:rPr>
                <w:rFonts w:ascii="標楷體" w:eastAsia="標楷體" w:hAnsi="標楷體" w:cs="新細明體"/>
                <w:color w:val="000000"/>
                <w:kern w:val="0"/>
                <w:sz w:val="18"/>
                <w:szCs w:val="18"/>
              </w:rPr>
            </w:pPr>
          </w:p>
        </w:tc>
      </w:tr>
      <w:tr w:rsidR="008F073F" w:rsidRPr="008F073F" w14:paraId="3D14E58C"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718B5F15"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0ACBAF6E"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4315B9BF"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3383A35D"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5C1EEB7E"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293D304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PA:動產系統</w:t>
            </w:r>
          </w:p>
        </w:tc>
        <w:tc>
          <w:tcPr>
            <w:tcW w:w="5320" w:type="dxa"/>
            <w:tcBorders>
              <w:top w:val="nil"/>
              <w:left w:val="nil"/>
              <w:bottom w:val="nil"/>
              <w:right w:val="nil"/>
            </w:tcBorders>
            <w:shd w:val="clear" w:color="auto" w:fill="auto"/>
            <w:noWrap/>
            <w:vAlign w:val="center"/>
            <w:hideMark/>
          </w:tcPr>
          <w:p w14:paraId="2B718555" w14:textId="77777777" w:rsidR="008F073F" w:rsidRPr="008F073F" w:rsidRDefault="008F073F" w:rsidP="008F073F">
            <w:pPr>
              <w:widowControl/>
              <w:rPr>
                <w:rFonts w:ascii="標楷體" w:eastAsia="標楷體" w:hAnsi="標楷體" w:cs="新細明體"/>
                <w:color w:val="000000"/>
                <w:kern w:val="0"/>
                <w:sz w:val="18"/>
                <w:szCs w:val="18"/>
              </w:rPr>
            </w:pPr>
          </w:p>
        </w:tc>
      </w:tr>
      <w:tr w:rsidR="008F073F" w:rsidRPr="008F073F" w14:paraId="1025B702"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65B6F344"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369F5584"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19A06C51"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3A681E37"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475C0610"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306164BD"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LE:IFRS16 租賃系統</w:t>
            </w:r>
          </w:p>
        </w:tc>
        <w:tc>
          <w:tcPr>
            <w:tcW w:w="5320" w:type="dxa"/>
            <w:tcBorders>
              <w:top w:val="nil"/>
              <w:left w:val="nil"/>
              <w:bottom w:val="nil"/>
              <w:right w:val="nil"/>
            </w:tcBorders>
            <w:shd w:val="clear" w:color="auto" w:fill="auto"/>
            <w:noWrap/>
            <w:vAlign w:val="center"/>
            <w:hideMark/>
          </w:tcPr>
          <w:p w14:paraId="236260BB" w14:textId="77777777" w:rsidR="008F073F" w:rsidRPr="008F073F" w:rsidRDefault="008F073F" w:rsidP="008F073F">
            <w:pPr>
              <w:widowControl/>
              <w:rPr>
                <w:rFonts w:ascii="標楷體" w:eastAsia="標楷體" w:hAnsi="標楷體" w:cs="新細明體"/>
                <w:color w:val="000000"/>
                <w:kern w:val="0"/>
                <w:sz w:val="18"/>
                <w:szCs w:val="18"/>
              </w:rPr>
            </w:pPr>
          </w:p>
        </w:tc>
      </w:tr>
      <w:tr w:rsidR="008F073F" w:rsidRPr="008F073F" w14:paraId="7CE5912C"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11EA8FBC"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6E98E820"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7B0E02BE"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638C1B3F"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10FE3334"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02FF1A47" w14:textId="77777777" w:rsidR="008F073F" w:rsidRPr="008F073F" w:rsidRDefault="008F073F" w:rsidP="008F073F">
            <w:pPr>
              <w:widowControl/>
              <w:rPr>
                <w:rFonts w:ascii="標楷體" w:eastAsia="標楷體" w:hAnsi="標楷體" w:cs="新細明體"/>
                <w:color w:val="FF0000"/>
                <w:kern w:val="0"/>
                <w:sz w:val="17"/>
                <w:szCs w:val="17"/>
              </w:rPr>
            </w:pPr>
            <w:r w:rsidRPr="008F073F">
              <w:rPr>
                <w:rFonts w:ascii="標楷體" w:eastAsia="標楷體" w:hAnsi="標楷體" w:cs="新細明體" w:hint="eastAsia"/>
                <w:strike/>
                <w:color w:val="FF0000"/>
                <w:kern w:val="0"/>
                <w:sz w:val="17"/>
                <w:szCs w:val="17"/>
              </w:rPr>
              <w:t>IA:國內投資帳務系統</w:t>
            </w:r>
          </w:p>
        </w:tc>
        <w:tc>
          <w:tcPr>
            <w:tcW w:w="5320" w:type="dxa"/>
            <w:tcBorders>
              <w:top w:val="nil"/>
              <w:left w:val="nil"/>
              <w:bottom w:val="nil"/>
              <w:right w:val="nil"/>
            </w:tcBorders>
            <w:shd w:val="clear" w:color="auto" w:fill="auto"/>
            <w:noWrap/>
            <w:vAlign w:val="center"/>
            <w:hideMark/>
          </w:tcPr>
          <w:p w14:paraId="0F9FB4BE" w14:textId="77777777" w:rsidR="008F073F" w:rsidRPr="008F073F" w:rsidRDefault="008F073F" w:rsidP="008F073F">
            <w:pPr>
              <w:widowControl/>
              <w:rPr>
                <w:rFonts w:ascii="標楷體" w:eastAsia="標楷體" w:hAnsi="標楷體" w:cs="新細明體"/>
                <w:color w:val="FF0000"/>
                <w:kern w:val="0"/>
                <w:sz w:val="18"/>
                <w:szCs w:val="18"/>
              </w:rPr>
            </w:pPr>
          </w:p>
        </w:tc>
      </w:tr>
      <w:tr w:rsidR="008F073F" w:rsidRPr="008F073F" w14:paraId="3E1098CF"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0DFF4604"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152DB2D7"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15329C1A"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519B5B8C"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5013FC59"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29C4D127" w14:textId="77777777" w:rsidR="008F073F" w:rsidRPr="008F073F" w:rsidRDefault="008F073F" w:rsidP="008F073F">
            <w:pPr>
              <w:widowControl/>
              <w:rPr>
                <w:rFonts w:ascii="標楷體" w:eastAsia="標楷體" w:hAnsi="標楷體" w:cs="新細明體"/>
                <w:color w:val="008080"/>
                <w:kern w:val="0"/>
                <w:sz w:val="17"/>
                <w:szCs w:val="17"/>
                <w:u w:val="single"/>
              </w:rPr>
            </w:pPr>
            <w:r w:rsidRPr="008F073F">
              <w:rPr>
                <w:rFonts w:ascii="標楷體" w:eastAsia="標楷體" w:hAnsi="標楷體" w:cs="新細明體" w:hint="eastAsia"/>
                <w:color w:val="008080"/>
                <w:kern w:val="0"/>
                <w:sz w:val="17"/>
                <w:szCs w:val="17"/>
                <w:u w:val="single"/>
              </w:rPr>
              <w:t>IA:國內帳務-資金課</w:t>
            </w:r>
          </w:p>
        </w:tc>
        <w:tc>
          <w:tcPr>
            <w:tcW w:w="5320" w:type="dxa"/>
            <w:tcBorders>
              <w:top w:val="nil"/>
              <w:left w:val="nil"/>
              <w:bottom w:val="nil"/>
              <w:right w:val="nil"/>
            </w:tcBorders>
            <w:shd w:val="clear" w:color="auto" w:fill="auto"/>
            <w:noWrap/>
            <w:vAlign w:val="center"/>
            <w:hideMark/>
          </w:tcPr>
          <w:p w14:paraId="7E989171" w14:textId="77777777" w:rsidR="008F073F" w:rsidRPr="008F073F" w:rsidRDefault="008F073F" w:rsidP="008F073F">
            <w:pPr>
              <w:widowControl/>
              <w:rPr>
                <w:rFonts w:ascii="標楷體" w:eastAsia="標楷體" w:hAnsi="標楷體" w:cs="新細明體"/>
                <w:color w:val="008080"/>
                <w:kern w:val="0"/>
                <w:sz w:val="18"/>
                <w:szCs w:val="18"/>
                <w:u w:val="single"/>
              </w:rPr>
            </w:pPr>
          </w:p>
        </w:tc>
      </w:tr>
      <w:tr w:rsidR="008F073F" w:rsidRPr="008F073F" w14:paraId="164B4387"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1DC30150"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5D1611CF"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32B6116F"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0DC7A3FF"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3EEB2ADB"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5ED7D665" w14:textId="77777777" w:rsidR="008F073F" w:rsidRPr="008F073F" w:rsidRDefault="008F073F" w:rsidP="008F073F">
            <w:pPr>
              <w:widowControl/>
              <w:rPr>
                <w:rFonts w:ascii="標楷體" w:eastAsia="標楷體" w:hAnsi="標楷體" w:cs="新細明體"/>
                <w:color w:val="008080"/>
                <w:kern w:val="0"/>
                <w:sz w:val="17"/>
                <w:szCs w:val="17"/>
                <w:u w:val="single"/>
              </w:rPr>
            </w:pPr>
            <w:r w:rsidRPr="008F073F">
              <w:rPr>
                <w:rFonts w:ascii="標楷體" w:eastAsia="標楷體" w:hAnsi="標楷體" w:cs="新細明體" w:hint="eastAsia"/>
                <w:color w:val="008080"/>
                <w:kern w:val="0"/>
                <w:sz w:val="17"/>
                <w:szCs w:val="17"/>
                <w:u w:val="single"/>
              </w:rPr>
              <w:t>IB:國內帳務-資運課</w:t>
            </w:r>
          </w:p>
        </w:tc>
        <w:tc>
          <w:tcPr>
            <w:tcW w:w="5320" w:type="dxa"/>
            <w:tcBorders>
              <w:top w:val="nil"/>
              <w:left w:val="nil"/>
              <w:bottom w:val="nil"/>
              <w:right w:val="nil"/>
            </w:tcBorders>
            <w:shd w:val="clear" w:color="auto" w:fill="auto"/>
            <w:noWrap/>
            <w:vAlign w:val="center"/>
            <w:hideMark/>
          </w:tcPr>
          <w:p w14:paraId="1948BB6F" w14:textId="77777777" w:rsidR="008F073F" w:rsidRPr="008F073F" w:rsidRDefault="008F073F" w:rsidP="008F073F">
            <w:pPr>
              <w:widowControl/>
              <w:rPr>
                <w:rFonts w:ascii="標楷體" w:eastAsia="標楷體" w:hAnsi="標楷體" w:cs="新細明體"/>
                <w:color w:val="008080"/>
                <w:kern w:val="0"/>
                <w:sz w:val="18"/>
                <w:szCs w:val="18"/>
                <w:u w:val="single"/>
              </w:rPr>
            </w:pPr>
          </w:p>
        </w:tc>
      </w:tr>
      <w:tr w:rsidR="008F073F" w:rsidRPr="008F073F" w14:paraId="1C289629"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606A6057"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6BFEE2B0"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2C4B6829"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63E7A7DC"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491FA140"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5D79F787" w14:textId="77777777" w:rsidR="008F073F" w:rsidRPr="008F073F" w:rsidRDefault="008F073F" w:rsidP="008F073F">
            <w:pPr>
              <w:widowControl/>
              <w:rPr>
                <w:rFonts w:ascii="標楷體" w:eastAsia="標楷體" w:hAnsi="標楷體" w:cs="新細明體"/>
                <w:color w:val="008080"/>
                <w:kern w:val="0"/>
                <w:sz w:val="17"/>
                <w:szCs w:val="17"/>
                <w:u w:val="single"/>
              </w:rPr>
            </w:pPr>
            <w:r w:rsidRPr="008F073F">
              <w:rPr>
                <w:rFonts w:ascii="標楷體" w:eastAsia="標楷體" w:hAnsi="標楷體" w:cs="新細明體" w:hint="eastAsia"/>
                <w:color w:val="008080"/>
                <w:kern w:val="0"/>
                <w:sz w:val="17"/>
                <w:szCs w:val="17"/>
                <w:u w:val="single"/>
              </w:rPr>
              <w:t>IC:國內帳務-財管課</w:t>
            </w:r>
          </w:p>
        </w:tc>
        <w:tc>
          <w:tcPr>
            <w:tcW w:w="5320" w:type="dxa"/>
            <w:tcBorders>
              <w:top w:val="nil"/>
              <w:left w:val="nil"/>
              <w:bottom w:val="nil"/>
              <w:right w:val="nil"/>
            </w:tcBorders>
            <w:shd w:val="clear" w:color="auto" w:fill="auto"/>
            <w:noWrap/>
            <w:vAlign w:val="center"/>
            <w:hideMark/>
          </w:tcPr>
          <w:p w14:paraId="2B19E9BC" w14:textId="77777777" w:rsidR="008F073F" w:rsidRPr="008F073F" w:rsidRDefault="008F073F" w:rsidP="008F073F">
            <w:pPr>
              <w:widowControl/>
              <w:rPr>
                <w:rFonts w:ascii="標楷體" w:eastAsia="標楷體" w:hAnsi="標楷體" w:cs="新細明體"/>
                <w:color w:val="008080"/>
                <w:kern w:val="0"/>
                <w:sz w:val="18"/>
                <w:szCs w:val="18"/>
                <w:u w:val="single"/>
              </w:rPr>
            </w:pPr>
          </w:p>
        </w:tc>
      </w:tr>
      <w:tr w:rsidR="008F073F" w:rsidRPr="008F073F" w14:paraId="672069D3"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5C155399"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3934F0F8"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3F0D3282"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78578BF3"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51A0EA9A"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25550391" w14:textId="77777777" w:rsidR="008F073F" w:rsidRPr="008F073F" w:rsidRDefault="008F073F" w:rsidP="008F073F">
            <w:pPr>
              <w:widowControl/>
              <w:rPr>
                <w:rFonts w:ascii="標楷體" w:eastAsia="標楷體" w:hAnsi="標楷體" w:cs="新細明體"/>
                <w:color w:val="008080"/>
                <w:kern w:val="0"/>
                <w:sz w:val="17"/>
                <w:szCs w:val="17"/>
                <w:u w:val="single"/>
              </w:rPr>
            </w:pPr>
            <w:r w:rsidRPr="008F073F">
              <w:rPr>
                <w:rFonts w:ascii="標楷體" w:eastAsia="標楷體" w:hAnsi="標楷體" w:cs="新細明體" w:hint="eastAsia"/>
                <w:color w:val="008080"/>
                <w:kern w:val="0"/>
                <w:sz w:val="17"/>
                <w:szCs w:val="17"/>
                <w:u w:val="single"/>
              </w:rPr>
              <w:t>ID:國內帳務-投會課</w:t>
            </w:r>
          </w:p>
        </w:tc>
        <w:tc>
          <w:tcPr>
            <w:tcW w:w="5320" w:type="dxa"/>
            <w:tcBorders>
              <w:top w:val="nil"/>
              <w:left w:val="nil"/>
              <w:bottom w:val="nil"/>
              <w:right w:val="nil"/>
            </w:tcBorders>
            <w:shd w:val="clear" w:color="auto" w:fill="auto"/>
            <w:noWrap/>
            <w:vAlign w:val="center"/>
            <w:hideMark/>
          </w:tcPr>
          <w:p w14:paraId="4976A18D" w14:textId="77777777" w:rsidR="008F073F" w:rsidRPr="008F073F" w:rsidRDefault="008F073F" w:rsidP="008F073F">
            <w:pPr>
              <w:widowControl/>
              <w:rPr>
                <w:rFonts w:ascii="標楷體" w:eastAsia="標楷體" w:hAnsi="標楷體" w:cs="新細明體"/>
                <w:color w:val="008080"/>
                <w:kern w:val="0"/>
                <w:sz w:val="18"/>
                <w:szCs w:val="18"/>
                <w:u w:val="single"/>
              </w:rPr>
            </w:pPr>
          </w:p>
        </w:tc>
      </w:tr>
      <w:tr w:rsidR="008F073F" w:rsidRPr="008F073F" w14:paraId="4C66C54A"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6188A80E"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52A40A36"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7A288D62"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00C4EBA8"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1D9133AC"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6678045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EA:國外投資帳務系統</w:t>
            </w:r>
          </w:p>
        </w:tc>
        <w:tc>
          <w:tcPr>
            <w:tcW w:w="5320" w:type="dxa"/>
            <w:tcBorders>
              <w:top w:val="nil"/>
              <w:left w:val="nil"/>
              <w:bottom w:val="nil"/>
              <w:right w:val="nil"/>
            </w:tcBorders>
            <w:shd w:val="clear" w:color="auto" w:fill="auto"/>
            <w:noWrap/>
            <w:vAlign w:val="center"/>
            <w:hideMark/>
          </w:tcPr>
          <w:p w14:paraId="254B14B9" w14:textId="77777777" w:rsidR="008F073F" w:rsidRPr="008F073F" w:rsidRDefault="008F073F" w:rsidP="008F073F">
            <w:pPr>
              <w:widowControl/>
              <w:rPr>
                <w:rFonts w:ascii="標楷體" w:eastAsia="標楷體" w:hAnsi="標楷體" w:cs="新細明體"/>
                <w:color w:val="000000"/>
                <w:kern w:val="0"/>
                <w:sz w:val="17"/>
                <w:szCs w:val="17"/>
              </w:rPr>
            </w:pPr>
          </w:p>
        </w:tc>
      </w:tr>
      <w:tr w:rsidR="008F073F" w:rsidRPr="008F073F" w14:paraId="6FEE054A" w14:textId="77777777" w:rsidTr="008F073F">
        <w:trPr>
          <w:trHeight w:val="336"/>
        </w:trPr>
        <w:tc>
          <w:tcPr>
            <w:tcW w:w="640" w:type="dxa"/>
            <w:vMerge/>
            <w:tcBorders>
              <w:top w:val="nil"/>
              <w:left w:val="single" w:sz="12" w:space="0" w:color="auto"/>
              <w:bottom w:val="single" w:sz="8" w:space="0" w:color="000000"/>
              <w:right w:val="single" w:sz="8" w:space="0" w:color="auto"/>
            </w:tcBorders>
            <w:vAlign w:val="center"/>
            <w:hideMark/>
          </w:tcPr>
          <w:p w14:paraId="1DAB77AF"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561B3935"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6D6E8EC7"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4568510B"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4DF9EA70"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single" w:sz="8" w:space="0" w:color="auto"/>
              <w:right w:val="single" w:sz="12" w:space="0" w:color="auto"/>
            </w:tcBorders>
            <w:shd w:val="clear" w:color="auto" w:fill="auto"/>
            <w:vAlign w:val="center"/>
            <w:hideMark/>
          </w:tcPr>
          <w:p w14:paraId="07A3A38E"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CE:IFRS17計算引擎</w:t>
            </w:r>
          </w:p>
        </w:tc>
        <w:tc>
          <w:tcPr>
            <w:tcW w:w="5320" w:type="dxa"/>
            <w:tcBorders>
              <w:top w:val="nil"/>
              <w:left w:val="nil"/>
              <w:bottom w:val="nil"/>
              <w:right w:val="nil"/>
            </w:tcBorders>
            <w:shd w:val="clear" w:color="auto" w:fill="auto"/>
            <w:noWrap/>
            <w:vAlign w:val="center"/>
            <w:hideMark/>
          </w:tcPr>
          <w:p w14:paraId="2BC64266" w14:textId="77777777" w:rsidR="008F073F" w:rsidRPr="008F073F" w:rsidRDefault="008F073F" w:rsidP="008F073F">
            <w:pPr>
              <w:widowControl/>
              <w:rPr>
                <w:rFonts w:ascii="標楷體" w:eastAsia="標楷體" w:hAnsi="標楷體" w:cs="新細明體"/>
                <w:color w:val="000000"/>
                <w:kern w:val="0"/>
                <w:sz w:val="17"/>
                <w:szCs w:val="17"/>
              </w:rPr>
            </w:pPr>
          </w:p>
        </w:tc>
      </w:tr>
      <w:tr w:rsidR="008F073F" w:rsidRPr="008F073F" w14:paraId="028F2649" w14:textId="77777777" w:rsidTr="008F073F">
        <w:trPr>
          <w:trHeight w:val="336"/>
        </w:trPr>
        <w:tc>
          <w:tcPr>
            <w:tcW w:w="640" w:type="dxa"/>
            <w:tcBorders>
              <w:top w:val="nil"/>
              <w:left w:val="single" w:sz="12" w:space="0" w:color="auto"/>
              <w:bottom w:val="single" w:sz="8" w:space="0" w:color="auto"/>
              <w:right w:val="single" w:sz="8" w:space="0" w:color="auto"/>
            </w:tcBorders>
            <w:shd w:val="clear" w:color="auto" w:fill="auto"/>
            <w:vAlign w:val="center"/>
            <w:hideMark/>
          </w:tcPr>
          <w:p w14:paraId="194DD79B"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1.4</w:t>
            </w:r>
          </w:p>
        </w:tc>
        <w:tc>
          <w:tcPr>
            <w:tcW w:w="1912" w:type="dxa"/>
            <w:tcBorders>
              <w:top w:val="nil"/>
              <w:left w:val="nil"/>
              <w:bottom w:val="single" w:sz="8" w:space="0" w:color="auto"/>
              <w:right w:val="single" w:sz="8" w:space="0" w:color="auto"/>
            </w:tcBorders>
            <w:shd w:val="clear" w:color="auto" w:fill="auto"/>
            <w:vAlign w:val="center"/>
            <w:hideMark/>
          </w:tcPr>
          <w:p w14:paraId="5A550230"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TOTAL_LINES</w:t>
            </w:r>
          </w:p>
        </w:tc>
        <w:tc>
          <w:tcPr>
            <w:tcW w:w="1417" w:type="dxa"/>
            <w:tcBorders>
              <w:top w:val="nil"/>
              <w:left w:val="nil"/>
              <w:bottom w:val="single" w:sz="8" w:space="0" w:color="auto"/>
              <w:right w:val="single" w:sz="8" w:space="0" w:color="auto"/>
            </w:tcBorders>
            <w:shd w:val="clear" w:color="auto" w:fill="auto"/>
            <w:vAlign w:val="center"/>
            <w:hideMark/>
          </w:tcPr>
          <w:p w14:paraId="0A41E41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Number</w:t>
            </w:r>
          </w:p>
        </w:tc>
        <w:tc>
          <w:tcPr>
            <w:tcW w:w="993" w:type="dxa"/>
            <w:tcBorders>
              <w:top w:val="nil"/>
              <w:left w:val="nil"/>
              <w:bottom w:val="single" w:sz="8" w:space="0" w:color="auto"/>
              <w:right w:val="single" w:sz="8" w:space="0" w:color="auto"/>
            </w:tcBorders>
            <w:shd w:val="clear" w:color="auto" w:fill="auto"/>
            <w:vAlign w:val="center"/>
            <w:hideMark/>
          </w:tcPr>
          <w:p w14:paraId="1CD77150"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50" w:type="dxa"/>
            <w:tcBorders>
              <w:top w:val="nil"/>
              <w:left w:val="nil"/>
              <w:bottom w:val="single" w:sz="8" w:space="0" w:color="auto"/>
              <w:right w:val="single" w:sz="8" w:space="0" w:color="auto"/>
            </w:tcBorders>
            <w:shd w:val="clear" w:color="auto" w:fill="auto"/>
            <w:vAlign w:val="center"/>
            <w:hideMark/>
          </w:tcPr>
          <w:p w14:paraId="1022DDB0"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268" w:type="dxa"/>
            <w:tcBorders>
              <w:top w:val="nil"/>
              <w:left w:val="nil"/>
              <w:bottom w:val="single" w:sz="8" w:space="0" w:color="auto"/>
              <w:right w:val="single" w:sz="12" w:space="0" w:color="auto"/>
            </w:tcBorders>
            <w:shd w:val="clear" w:color="auto" w:fill="auto"/>
            <w:vAlign w:val="center"/>
            <w:hideMark/>
          </w:tcPr>
          <w:p w14:paraId="249F515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該批號下各幣別傳票明細總行數</w:t>
            </w:r>
          </w:p>
        </w:tc>
        <w:tc>
          <w:tcPr>
            <w:tcW w:w="5320" w:type="dxa"/>
            <w:tcBorders>
              <w:top w:val="nil"/>
              <w:left w:val="nil"/>
              <w:bottom w:val="nil"/>
              <w:right w:val="nil"/>
            </w:tcBorders>
            <w:shd w:val="clear" w:color="auto" w:fill="auto"/>
            <w:vAlign w:val="center"/>
            <w:hideMark/>
          </w:tcPr>
          <w:p w14:paraId="0EFFB353" w14:textId="77777777" w:rsidR="008F073F" w:rsidRPr="008F073F" w:rsidRDefault="008F073F" w:rsidP="008F073F">
            <w:pPr>
              <w:widowControl/>
              <w:rPr>
                <w:rFonts w:ascii="標楷體" w:eastAsia="標楷體" w:hAnsi="標楷體" w:cs="新細明體"/>
                <w:color w:val="000000"/>
                <w:kern w:val="0"/>
                <w:sz w:val="18"/>
                <w:szCs w:val="18"/>
              </w:rPr>
            </w:pPr>
            <w:r w:rsidRPr="008F073F">
              <w:rPr>
                <w:rFonts w:ascii="標楷體" w:eastAsia="標楷體" w:hAnsi="標楷體" w:cs="新細明體" w:hint="eastAsia"/>
                <w:color w:val="000000"/>
                <w:kern w:val="0"/>
                <w:sz w:val="18"/>
                <w:szCs w:val="18"/>
              </w:rPr>
              <w:t>加總明細筆數</w:t>
            </w:r>
          </w:p>
        </w:tc>
      </w:tr>
      <w:tr w:rsidR="008F073F" w:rsidRPr="008F073F" w14:paraId="691FC5EE" w14:textId="77777777" w:rsidTr="008F073F">
        <w:trPr>
          <w:trHeight w:val="660"/>
        </w:trPr>
        <w:tc>
          <w:tcPr>
            <w:tcW w:w="640" w:type="dxa"/>
            <w:tcBorders>
              <w:top w:val="nil"/>
              <w:left w:val="single" w:sz="12" w:space="0" w:color="auto"/>
              <w:bottom w:val="single" w:sz="8" w:space="0" w:color="auto"/>
              <w:right w:val="single" w:sz="8" w:space="0" w:color="auto"/>
            </w:tcBorders>
            <w:shd w:val="clear" w:color="auto" w:fill="auto"/>
            <w:vAlign w:val="center"/>
            <w:hideMark/>
          </w:tcPr>
          <w:p w14:paraId="48BC7BA9"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1.5</w:t>
            </w:r>
          </w:p>
        </w:tc>
        <w:tc>
          <w:tcPr>
            <w:tcW w:w="1912" w:type="dxa"/>
            <w:tcBorders>
              <w:top w:val="nil"/>
              <w:left w:val="nil"/>
              <w:bottom w:val="single" w:sz="8" w:space="0" w:color="auto"/>
              <w:right w:val="single" w:sz="8" w:space="0" w:color="auto"/>
            </w:tcBorders>
            <w:shd w:val="clear" w:color="auto" w:fill="auto"/>
            <w:vAlign w:val="center"/>
            <w:hideMark/>
          </w:tcPr>
          <w:p w14:paraId="01E0E4A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CURRENCY_CODE</w:t>
            </w:r>
          </w:p>
        </w:tc>
        <w:tc>
          <w:tcPr>
            <w:tcW w:w="1417" w:type="dxa"/>
            <w:tcBorders>
              <w:top w:val="nil"/>
              <w:left w:val="nil"/>
              <w:bottom w:val="single" w:sz="8" w:space="0" w:color="auto"/>
              <w:right w:val="single" w:sz="8" w:space="0" w:color="auto"/>
            </w:tcBorders>
            <w:shd w:val="clear" w:color="auto" w:fill="auto"/>
            <w:vAlign w:val="center"/>
            <w:hideMark/>
          </w:tcPr>
          <w:p w14:paraId="2BAFC3FD"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Varchar2(3）</w:t>
            </w:r>
          </w:p>
        </w:tc>
        <w:tc>
          <w:tcPr>
            <w:tcW w:w="993" w:type="dxa"/>
            <w:tcBorders>
              <w:top w:val="nil"/>
              <w:left w:val="nil"/>
              <w:bottom w:val="single" w:sz="8" w:space="0" w:color="auto"/>
              <w:right w:val="single" w:sz="8" w:space="0" w:color="auto"/>
            </w:tcBorders>
            <w:shd w:val="clear" w:color="auto" w:fill="auto"/>
            <w:vAlign w:val="center"/>
            <w:hideMark/>
          </w:tcPr>
          <w:p w14:paraId="10FE900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50" w:type="dxa"/>
            <w:tcBorders>
              <w:top w:val="nil"/>
              <w:left w:val="nil"/>
              <w:bottom w:val="single" w:sz="8" w:space="0" w:color="auto"/>
              <w:right w:val="single" w:sz="8" w:space="0" w:color="auto"/>
            </w:tcBorders>
            <w:shd w:val="clear" w:color="auto" w:fill="auto"/>
            <w:vAlign w:val="center"/>
            <w:hideMark/>
          </w:tcPr>
          <w:p w14:paraId="10E892EC"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268" w:type="dxa"/>
            <w:tcBorders>
              <w:top w:val="nil"/>
              <w:left w:val="nil"/>
              <w:bottom w:val="single" w:sz="8" w:space="0" w:color="auto"/>
              <w:right w:val="single" w:sz="12" w:space="0" w:color="auto"/>
            </w:tcBorders>
            <w:shd w:val="clear" w:color="auto" w:fill="auto"/>
            <w:vAlign w:val="center"/>
            <w:hideMark/>
          </w:tcPr>
          <w:p w14:paraId="45591F8E"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幣別</w:t>
            </w:r>
          </w:p>
        </w:tc>
        <w:tc>
          <w:tcPr>
            <w:tcW w:w="5320" w:type="dxa"/>
            <w:tcBorders>
              <w:top w:val="nil"/>
              <w:left w:val="nil"/>
              <w:bottom w:val="nil"/>
              <w:right w:val="nil"/>
            </w:tcBorders>
            <w:shd w:val="clear" w:color="auto" w:fill="auto"/>
            <w:vAlign w:val="center"/>
            <w:hideMark/>
          </w:tcPr>
          <w:p w14:paraId="071C70CB" w14:textId="77777777" w:rsidR="008F073F" w:rsidRPr="008F073F" w:rsidRDefault="008F073F" w:rsidP="008F073F">
            <w:pPr>
              <w:widowControl/>
              <w:rPr>
                <w:rFonts w:ascii="標楷體" w:eastAsia="標楷體" w:hAnsi="標楷體" w:cs="新細明體"/>
                <w:color w:val="000000"/>
                <w:kern w:val="0"/>
                <w:sz w:val="18"/>
                <w:szCs w:val="18"/>
              </w:rPr>
            </w:pPr>
            <w:proofErr w:type="spellStart"/>
            <w:r w:rsidRPr="008F073F">
              <w:rPr>
                <w:rFonts w:ascii="標楷體" w:eastAsia="標楷體" w:hAnsi="標楷體" w:cs="新細明體" w:hint="eastAsia"/>
                <w:color w:val="000000"/>
                <w:kern w:val="0"/>
                <w:sz w:val="18"/>
                <w:szCs w:val="18"/>
              </w:rPr>
              <w:t>CurrencyCode</w:t>
            </w:r>
            <w:proofErr w:type="spellEnd"/>
            <w:r w:rsidRPr="008F073F">
              <w:rPr>
                <w:rFonts w:ascii="標楷體" w:eastAsia="標楷體" w:hAnsi="標楷體" w:cs="新細明體" w:hint="eastAsia"/>
                <w:color w:val="000000"/>
                <w:kern w:val="0"/>
                <w:sz w:val="18"/>
                <w:szCs w:val="18"/>
              </w:rPr>
              <w:t>幣別 NTD:台幣</w:t>
            </w:r>
          </w:p>
        </w:tc>
      </w:tr>
      <w:tr w:rsidR="008F073F" w:rsidRPr="008F073F" w14:paraId="799826B2" w14:textId="77777777" w:rsidTr="008F073F">
        <w:trPr>
          <w:trHeight w:val="660"/>
        </w:trPr>
        <w:tc>
          <w:tcPr>
            <w:tcW w:w="640" w:type="dxa"/>
            <w:tcBorders>
              <w:top w:val="nil"/>
              <w:left w:val="single" w:sz="12" w:space="0" w:color="auto"/>
              <w:bottom w:val="single" w:sz="12" w:space="0" w:color="auto"/>
              <w:right w:val="single" w:sz="8" w:space="0" w:color="auto"/>
            </w:tcBorders>
            <w:shd w:val="clear" w:color="auto" w:fill="auto"/>
            <w:vAlign w:val="center"/>
            <w:hideMark/>
          </w:tcPr>
          <w:p w14:paraId="02F91F6B"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1.6</w:t>
            </w:r>
          </w:p>
        </w:tc>
        <w:tc>
          <w:tcPr>
            <w:tcW w:w="1912" w:type="dxa"/>
            <w:tcBorders>
              <w:top w:val="nil"/>
              <w:left w:val="nil"/>
              <w:bottom w:val="single" w:sz="12" w:space="0" w:color="auto"/>
              <w:right w:val="single" w:sz="8" w:space="0" w:color="auto"/>
            </w:tcBorders>
            <w:shd w:val="clear" w:color="auto" w:fill="auto"/>
            <w:vAlign w:val="center"/>
            <w:hideMark/>
          </w:tcPr>
          <w:p w14:paraId="2A370B30"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TOTAL_AMOUNT</w:t>
            </w:r>
          </w:p>
        </w:tc>
        <w:tc>
          <w:tcPr>
            <w:tcW w:w="1417" w:type="dxa"/>
            <w:tcBorders>
              <w:top w:val="nil"/>
              <w:left w:val="nil"/>
              <w:bottom w:val="single" w:sz="12" w:space="0" w:color="auto"/>
              <w:right w:val="single" w:sz="8" w:space="0" w:color="auto"/>
            </w:tcBorders>
            <w:shd w:val="clear" w:color="auto" w:fill="auto"/>
            <w:vAlign w:val="center"/>
            <w:hideMark/>
          </w:tcPr>
          <w:p w14:paraId="1CB4F69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Number</w:t>
            </w:r>
          </w:p>
        </w:tc>
        <w:tc>
          <w:tcPr>
            <w:tcW w:w="993" w:type="dxa"/>
            <w:tcBorders>
              <w:top w:val="nil"/>
              <w:left w:val="nil"/>
              <w:bottom w:val="single" w:sz="12" w:space="0" w:color="auto"/>
              <w:right w:val="single" w:sz="8" w:space="0" w:color="auto"/>
            </w:tcBorders>
            <w:shd w:val="clear" w:color="auto" w:fill="auto"/>
            <w:vAlign w:val="center"/>
            <w:hideMark/>
          </w:tcPr>
          <w:p w14:paraId="6564307B"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50" w:type="dxa"/>
            <w:tcBorders>
              <w:top w:val="nil"/>
              <w:left w:val="nil"/>
              <w:bottom w:val="single" w:sz="12" w:space="0" w:color="auto"/>
              <w:right w:val="single" w:sz="8" w:space="0" w:color="auto"/>
            </w:tcBorders>
            <w:shd w:val="clear" w:color="auto" w:fill="auto"/>
            <w:vAlign w:val="center"/>
            <w:hideMark/>
          </w:tcPr>
          <w:p w14:paraId="4FA4B8AC"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268" w:type="dxa"/>
            <w:tcBorders>
              <w:top w:val="nil"/>
              <w:left w:val="nil"/>
              <w:bottom w:val="single" w:sz="12" w:space="0" w:color="auto"/>
              <w:right w:val="single" w:sz="12" w:space="0" w:color="auto"/>
            </w:tcBorders>
            <w:shd w:val="clear" w:color="auto" w:fill="auto"/>
            <w:vAlign w:val="center"/>
            <w:hideMark/>
          </w:tcPr>
          <w:p w14:paraId="7D4D7E17"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該批號下各幣別傳票借方總金額</w:t>
            </w:r>
          </w:p>
        </w:tc>
        <w:tc>
          <w:tcPr>
            <w:tcW w:w="5320" w:type="dxa"/>
            <w:tcBorders>
              <w:top w:val="nil"/>
              <w:left w:val="nil"/>
              <w:bottom w:val="nil"/>
              <w:right w:val="nil"/>
            </w:tcBorders>
            <w:shd w:val="clear" w:color="auto" w:fill="auto"/>
            <w:vAlign w:val="center"/>
            <w:hideMark/>
          </w:tcPr>
          <w:p w14:paraId="20EB2FDE" w14:textId="77777777" w:rsidR="008F073F" w:rsidRPr="008F073F" w:rsidRDefault="008F073F" w:rsidP="008F073F">
            <w:pPr>
              <w:widowControl/>
              <w:rPr>
                <w:rFonts w:ascii="標楷體" w:eastAsia="標楷體" w:hAnsi="標楷體" w:cs="新細明體"/>
                <w:color w:val="000000"/>
                <w:kern w:val="0"/>
                <w:sz w:val="18"/>
                <w:szCs w:val="18"/>
              </w:rPr>
            </w:pPr>
            <w:r w:rsidRPr="008F073F">
              <w:rPr>
                <w:rFonts w:ascii="標楷體" w:eastAsia="標楷體" w:hAnsi="標楷體" w:cs="新細明體" w:hint="eastAsia"/>
                <w:color w:val="000000"/>
                <w:kern w:val="0"/>
                <w:sz w:val="18"/>
                <w:szCs w:val="18"/>
              </w:rPr>
              <w:t>加總 if (</w:t>
            </w:r>
            <w:proofErr w:type="spellStart"/>
            <w:r w:rsidRPr="008F073F">
              <w:rPr>
                <w:rFonts w:ascii="標楷體" w:eastAsia="標楷體" w:hAnsi="標楷體" w:cs="新細明體" w:hint="eastAsia"/>
                <w:color w:val="000000"/>
                <w:kern w:val="0"/>
                <w:sz w:val="18"/>
                <w:szCs w:val="18"/>
              </w:rPr>
              <w:t>DbCr</w:t>
            </w:r>
            <w:proofErr w:type="spellEnd"/>
            <w:r w:rsidRPr="008F073F">
              <w:rPr>
                <w:rFonts w:ascii="標楷體" w:eastAsia="標楷體" w:hAnsi="標楷體" w:cs="新細明體" w:hint="eastAsia"/>
                <w:color w:val="000000"/>
                <w:kern w:val="0"/>
                <w:sz w:val="18"/>
                <w:szCs w:val="18"/>
              </w:rPr>
              <w:t xml:space="preserve">借貸別=D:借) </w:t>
            </w:r>
            <w:proofErr w:type="spellStart"/>
            <w:r w:rsidRPr="008F073F">
              <w:rPr>
                <w:rFonts w:ascii="標楷體" w:eastAsia="標楷體" w:hAnsi="標楷體" w:cs="新細明體" w:hint="eastAsia"/>
                <w:color w:val="000000"/>
                <w:kern w:val="0"/>
                <w:sz w:val="18"/>
                <w:szCs w:val="18"/>
              </w:rPr>
              <w:t>TxAmt</w:t>
            </w:r>
            <w:proofErr w:type="spellEnd"/>
          </w:p>
        </w:tc>
      </w:tr>
    </w:tbl>
    <w:p w14:paraId="395917EA" w14:textId="77777777" w:rsidR="008F073F" w:rsidRDefault="008F073F" w:rsidP="00551ED4">
      <w:pPr>
        <w:rPr>
          <w:rFonts w:ascii="標楷體" w:eastAsia="標楷體" w:hAnsi="標楷體"/>
          <w:sz w:val="20"/>
          <w:szCs w:val="20"/>
        </w:rPr>
      </w:pPr>
    </w:p>
    <w:p w14:paraId="779D7757" w14:textId="502834B2" w:rsidR="008F073F" w:rsidRDefault="008F073F" w:rsidP="00551ED4">
      <w:pPr>
        <w:rPr>
          <w:rFonts w:ascii="標楷體" w:eastAsia="標楷體" w:hAnsi="標楷體"/>
          <w:sz w:val="20"/>
          <w:szCs w:val="20"/>
        </w:rPr>
      </w:pPr>
      <w:r w:rsidRPr="00844720">
        <w:rPr>
          <w:rFonts w:ascii="標楷體" w:eastAsia="標楷體" w:hAnsi="標楷體"/>
          <w:sz w:val="20"/>
          <w:szCs w:val="20"/>
          <w:highlight w:val="cyan"/>
        </w:rPr>
        <w:lastRenderedPageBreak/>
        <w:t>EBS-JOURNAL</w:t>
      </w:r>
    </w:p>
    <w:tbl>
      <w:tblPr>
        <w:tblW w:w="11440" w:type="dxa"/>
        <w:tblCellMar>
          <w:left w:w="28" w:type="dxa"/>
          <w:right w:w="28" w:type="dxa"/>
        </w:tblCellMar>
        <w:tblLook w:val="04A0" w:firstRow="1" w:lastRow="0" w:firstColumn="1" w:lastColumn="0" w:noHBand="0" w:noVBand="1"/>
      </w:tblPr>
      <w:tblGrid>
        <w:gridCol w:w="960"/>
        <w:gridCol w:w="1820"/>
        <w:gridCol w:w="1420"/>
        <w:gridCol w:w="920"/>
        <w:gridCol w:w="800"/>
        <w:gridCol w:w="2620"/>
        <w:gridCol w:w="1940"/>
        <w:gridCol w:w="960"/>
      </w:tblGrid>
      <w:tr w:rsidR="008F073F" w:rsidRPr="008F073F" w14:paraId="0D7D58E2" w14:textId="77777777" w:rsidTr="008F073F">
        <w:trPr>
          <w:trHeight w:val="696"/>
        </w:trPr>
        <w:tc>
          <w:tcPr>
            <w:tcW w:w="5120" w:type="dxa"/>
            <w:gridSpan w:val="4"/>
            <w:tcBorders>
              <w:top w:val="nil"/>
              <w:left w:val="nil"/>
              <w:bottom w:val="nil"/>
              <w:right w:val="nil"/>
            </w:tcBorders>
            <w:shd w:val="clear" w:color="auto" w:fill="auto"/>
            <w:noWrap/>
            <w:vAlign w:val="center"/>
            <w:hideMark/>
          </w:tcPr>
          <w:p w14:paraId="640F38CB" w14:textId="77777777" w:rsidR="008F073F" w:rsidRPr="008F073F" w:rsidRDefault="008F073F" w:rsidP="008F073F">
            <w:pPr>
              <w:widowControl/>
              <w:ind w:firstLineChars="200" w:firstLine="480"/>
              <w:rPr>
                <w:rFonts w:ascii="標楷體" w:eastAsia="標楷體" w:hAnsi="標楷體" w:cs="新細明體"/>
                <w:b/>
                <w:bCs/>
                <w:color w:val="000000"/>
                <w:kern w:val="0"/>
              </w:rPr>
            </w:pPr>
            <w:r w:rsidRPr="008F073F">
              <w:rPr>
                <w:rFonts w:eastAsia="標楷體"/>
                <w:b/>
                <w:bCs/>
                <w:color w:val="000000"/>
                <w:kern w:val="0"/>
              </w:rPr>
              <w:t>2</w:t>
            </w:r>
            <w:r w:rsidRPr="008F073F">
              <w:rPr>
                <w:rFonts w:ascii="標楷體" w:eastAsia="標楷體" w:hAnsi="標楷體" w:cs="新細明體" w:hint="eastAsia"/>
                <w:b/>
                <w:bCs/>
                <w:color w:val="000000"/>
                <w:kern w:val="0"/>
              </w:rPr>
              <w:t>.</w:t>
            </w:r>
            <w:r w:rsidRPr="008F073F">
              <w:rPr>
                <w:rFonts w:eastAsia="標楷體"/>
                <w:b/>
                <w:bCs/>
                <w:color w:val="000000"/>
                <w:kern w:val="0"/>
                <w:sz w:val="14"/>
                <w:szCs w:val="14"/>
              </w:rPr>
              <w:t xml:space="preserve">   </w:t>
            </w:r>
            <w:r w:rsidRPr="008F073F">
              <w:rPr>
                <w:rFonts w:ascii="標楷體" w:eastAsia="標楷體" w:hAnsi="標楷體" w:cs="新細明體" w:hint="eastAsia"/>
                <w:b/>
                <w:bCs/>
                <w:color w:val="000000"/>
                <w:kern w:val="0"/>
              </w:rPr>
              <w:t>Request之 P_JOURNAL_TBL欄位說明</w:t>
            </w:r>
          </w:p>
        </w:tc>
        <w:tc>
          <w:tcPr>
            <w:tcW w:w="800" w:type="dxa"/>
            <w:tcBorders>
              <w:top w:val="nil"/>
              <w:left w:val="nil"/>
              <w:bottom w:val="nil"/>
              <w:right w:val="nil"/>
            </w:tcBorders>
            <w:shd w:val="clear" w:color="auto" w:fill="auto"/>
            <w:noWrap/>
            <w:vAlign w:val="center"/>
            <w:hideMark/>
          </w:tcPr>
          <w:p w14:paraId="3702A8E6" w14:textId="77777777" w:rsidR="008F073F" w:rsidRPr="008F073F" w:rsidRDefault="008F073F" w:rsidP="008F073F">
            <w:pPr>
              <w:widowControl/>
              <w:ind w:firstLineChars="200" w:firstLine="480"/>
              <w:rPr>
                <w:rFonts w:ascii="標楷體" w:eastAsia="標楷體" w:hAnsi="標楷體" w:cs="新細明體"/>
                <w:b/>
                <w:bCs/>
                <w:color w:val="000000"/>
                <w:kern w:val="0"/>
              </w:rPr>
            </w:pPr>
          </w:p>
        </w:tc>
        <w:tc>
          <w:tcPr>
            <w:tcW w:w="2620" w:type="dxa"/>
            <w:tcBorders>
              <w:top w:val="nil"/>
              <w:left w:val="nil"/>
              <w:bottom w:val="nil"/>
              <w:right w:val="nil"/>
            </w:tcBorders>
            <w:shd w:val="clear" w:color="auto" w:fill="auto"/>
            <w:noWrap/>
            <w:vAlign w:val="center"/>
            <w:hideMark/>
          </w:tcPr>
          <w:p w14:paraId="7C1661A2" w14:textId="77777777" w:rsidR="008F073F" w:rsidRPr="008F073F" w:rsidRDefault="008F073F" w:rsidP="008F073F">
            <w:pPr>
              <w:widowControl/>
              <w:rPr>
                <w:rFonts w:eastAsia="Times New Roman"/>
                <w:kern w:val="0"/>
                <w:sz w:val="20"/>
                <w:szCs w:val="20"/>
              </w:rPr>
            </w:pPr>
          </w:p>
        </w:tc>
        <w:tc>
          <w:tcPr>
            <w:tcW w:w="1940" w:type="dxa"/>
            <w:tcBorders>
              <w:top w:val="nil"/>
              <w:left w:val="nil"/>
              <w:bottom w:val="nil"/>
              <w:right w:val="nil"/>
            </w:tcBorders>
            <w:shd w:val="clear" w:color="auto" w:fill="auto"/>
            <w:vAlign w:val="center"/>
            <w:hideMark/>
          </w:tcPr>
          <w:p w14:paraId="01AC7B24"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對應SlipMedia2022檔</w:t>
            </w:r>
            <w:r w:rsidRPr="008F073F">
              <w:rPr>
                <w:rFonts w:ascii="標楷體" w:eastAsia="標楷體" w:hAnsi="標楷體" w:cs="新細明體" w:hint="eastAsia"/>
                <w:color w:val="000000"/>
                <w:kern w:val="0"/>
                <w:sz w:val="16"/>
                <w:szCs w:val="16"/>
              </w:rPr>
              <w:br/>
              <w:t>(傳票媒體檔2022年格式)</w:t>
            </w:r>
            <w:r w:rsidRPr="008F073F">
              <w:rPr>
                <w:rFonts w:ascii="標楷體" w:eastAsia="標楷體" w:hAnsi="標楷體" w:cs="新細明體" w:hint="eastAsia"/>
                <w:color w:val="000000"/>
                <w:kern w:val="0"/>
                <w:sz w:val="16"/>
                <w:szCs w:val="16"/>
              </w:rPr>
              <w:br/>
              <w:t>欄位說明</w:t>
            </w:r>
          </w:p>
        </w:tc>
        <w:tc>
          <w:tcPr>
            <w:tcW w:w="960" w:type="dxa"/>
            <w:tcBorders>
              <w:top w:val="nil"/>
              <w:left w:val="nil"/>
              <w:bottom w:val="nil"/>
              <w:right w:val="nil"/>
            </w:tcBorders>
            <w:shd w:val="clear" w:color="auto" w:fill="auto"/>
            <w:noWrap/>
            <w:vAlign w:val="center"/>
            <w:hideMark/>
          </w:tcPr>
          <w:p w14:paraId="50FCCE26"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30EC353F" w14:textId="77777777" w:rsidTr="008F073F">
        <w:trPr>
          <w:trHeight w:val="348"/>
        </w:trPr>
        <w:tc>
          <w:tcPr>
            <w:tcW w:w="960" w:type="dxa"/>
            <w:tcBorders>
              <w:top w:val="single" w:sz="12" w:space="0" w:color="auto"/>
              <w:left w:val="single" w:sz="12" w:space="0" w:color="auto"/>
              <w:bottom w:val="single" w:sz="12" w:space="0" w:color="auto"/>
              <w:right w:val="single" w:sz="12" w:space="0" w:color="auto"/>
            </w:tcBorders>
            <w:shd w:val="pct25" w:color="000000" w:fill="CCCCCC"/>
            <w:vAlign w:val="center"/>
            <w:hideMark/>
          </w:tcPr>
          <w:p w14:paraId="1CC78EC0"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w:t>
            </w:r>
          </w:p>
        </w:tc>
        <w:tc>
          <w:tcPr>
            <w:tcW w:w="1820" w:type="dxa"/>
            <w:tcBorders>
              <w:top w:val="single" w:sz="12" w:space="0" w:color="auto"/>
              <w:left w:val="nil"/>
              <w:bottom w:val="single" w:sz="12" w:space="0" w:color="auto"/>
              <w:right w:val="single" w:sz="12" w:space="0" w:color="auto"/>
            </w:tcBorders>
            <w:shd w:val="pct25" w:color="000000" w:fill="CCCCCC"/>
            <w:vAlign w:val="center"/>
            <w:hideMark/>
          </w:tcPr>
          <w:p w14:paraId="2EBC1B84"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參數</w:t>
            </w:r>
          </w:p>
        </w:tc>
        <w:tc>
          <w:tcPr>
            <w:tcW w:w="1420" w:type="dxa"/>
            <w:tcBorders>
              <w:top w:val="single" w:sz="12" w:space="0" w:color="auto"/>
              <w:left w:val="nil"/>
              <w:bottom w:val="single" w:sz="12" w:space="0" w:color="auto"/>
              <w:right w:val="single" w:sz="8" w:space="0" w:color="auto"/>
            </w:tcBorders>
            <w:shd w:val="pct25" w:color="000000" w:fill="CCCCCC"/>
            <w:vAlign w:val="center"/>
            <w:hideMark/>
          </w:tcPr>
          <w:p w14:paraId="01786089"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類型</w:t>
            </w:r>
          </w:p>
        </w:tc>
        <w:tc>
          <w:tcPr>
            <w:tcW w:w="920" w:type="dxa"/>
            <w:tcBorders>
              <w:top w:val="single" w:sz="12" w:space="0" w:color="auto"/>
              <w:left w:val="nil"/>
              <w:bottom w:val="single" w:sz="12" w:space="0" w:color="auto"/>
              <w:right w:val="single" w:sz="8" w:space="0" w:color="auto"/>
            </w:tcBorders>
            <w:shd w:val="pct25" w:color="000000" w:fill="CCCCCC"/>
            <w:vAlign w:val="center"/>
            <w:hideMark/>
          </w:tcPr>
          <w:p w14:paraId="021C297C"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必輸</w:t>
            </w:r>
          </w:p>
        </w:tc>
        <w:tc>
          <w:tcPr>
            <w:tcW w:w="800" w:type="dxa"/>
            <w:tcBorders>
              <w:top w:val="single" w:sz="12" w:space="0" w:color="auto"/>
              <w:left w:val="nil"/>
              <w:bottom w:val="single" w:sz="12" w:space="0" w:color="auto"/>
              <w:right w:val="single" w:sz="12" w:space="0" w:color="auto"/>
            </w:tcBorders>
            <w:shd w:val="pct25" w:color="000000" w:fill="CCCCCC"/>
            <w:vAlign w:val="center"/>
            <w:hideMark/>
          </w:tcPr>
          <w:p w14:paraId="0D7038FE"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In/Out</w:t>
            </w:r>
          </w:p>
        </w:tc>
        <w:tc>
          <w:tcPr>
            <w:tcW w:w="2620" w:type="dxa"/>
            <w:tcBorders>
              <w:top w:val="single" w:sz="12" w:space="0" w:color="auto"/>
              <w:left w:val="nil"/>
              <w:bottom w:val="single" w:sz="12" w:space="0" w:color="auto"/>
              <w:right w:val="single" w:sz="12" w:space="0" w:color="auto"/>
            </w:tcBorders>
            <w:shd w:val="pct25" w:color="000000" w:fill="CCCCCC"/>
            <w:vAlign w:val="center"/>
            <w:hideMark/>
          </w:tcPr>
          <w:p w14:paraId="25471711"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說明</w:t>
            </w:r>
          </w:p>
        </w:tc>
        <w:tc>
          <w:tcPr>
            <w:tcW w:w="1940" w:type="dxa"/>
            <w:tcBorders>
              <w:top w:val="nil"/>
              <w:left w:val="nil"/>
              <w:bottom w:val="nil"/>
              <w:right w:val="nil"/>
            </w:tcBorders>
            <w:shd w:val="clear" w:color="auto" w:fill="auto"/>
            <w:noWrap/>
            <w:vAlign w:val="center"/>
            <w:hideMark/>
          </w:tcPr>
          <w:p w14:paraId="334CA781" w14:textId="77777777" w:rsidR="008F073F" w:rsidRPr="008F073F" w:rsidRDefault="008F073F" w:rsidP="008F073F">
            <w:pPr>
              <w:widowControl/>
              <w:jc w:val="center"/>
              <w:rPr>
                <w:rFonts w:ascii="標楷體" w:eastAsia="標楷體" w:hAnsi="標楷體" w:cs="新細明體"/>
                <w:b/>
                <w:bCs/>
                <w:color w:val="000000"/>
                <w:kern w:val="0"/>
                <w:sz w:val="17"/>
                <w:szCs w:val="17"/>
              </w:rPr>
            </w:pPr>
          </w:p>
        </w:tc>
        <w:tc>
          <w:tcPr>
            <w:tcW w:w="960" w:type="dxa"/>
            <w:tcBorders>
              <w:top w:val="nil"/>
              <w:left w:val="nil"/>
              <w:bottom w:val="nil"/>
              <w:right w:val="nil"/>
            </w:tcBorders>
            <w:shd w:val="clear" w:color="auto" w:fill="auto"/>
            <w:noWrap/>
            <w:vAlign w:val="center"/>
            <w:hideMark/>
          </w:tcPr>
          <w:p w14:paraId="1EC2C42A" w14:textId="77777777" w:rsidR="008F073F" w:rsidRPr="008F073F" w:rsidRDefault="008F073F" w:rsidP="008F073F">
            <w:pPr>
              <w:widowControl/>
              <w:rPr>
                <w:rFonts w:eastAsia="Times New Roman"/>
                <w:kern w:val="0"/>
                <w:sz w:val="20"/>
                <w:szCs w:val="20"/>
              </w:rPr>
            </w:pPr>
          </w:p>
        </w:tc>
      </w:tr>
      <w:tr w:rsidR="008F073F" w:rsidRPr="008F073F" w14:paraId="6D15F069" w14:textId="77777777" w:rsidTr="008F073F">
        <w:trPr>
          <w:trHeight w:val="612"/>
        </w:trPr>
        <w:tc>
          <w:tcPr>
            <w:tcW w:w="960" w:type="dxa"/>
            <w:tcBorders>
              <w:top w:val="nil"/>
              <w:left w:val="nil"/>
              <w:bottom w:val="single" w:sz="8" w:space="0" w:color="auto"/>
              <w:right w:val="nil"/>
            </w:tcBorders>
            <w:shd w:val="pct50" w:color="000000" w:fill="7F7F7F"/>
            <w:vAlign w:val="center"/>
            <w:hideMark/>
          </w:tcPr>
          <w:p w14:paraId="70C373A2"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1820" w:type="dxa"/>
            <w:tcBorders>
              <w:top w:val="nil"/>
              <w:left w:val="nil"/>
              <w:bottom w:val="single" w:sz="8" w:space="0" w:color="auto"/>
              <w:right w:val="nil"/>
            </w:tcBorders>
            <w:shd w:val="pct50" w:color="000000" w:fill="7F7F7F"/>
            <w:vAlign w:val="center"/>
            <w:hideMark/>
          </w:tcPr>
          <w:p w14:paraId="153809D3"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1420" w:type="dxa"/>
            <w:tcBorders>
              <w:top w:val="nil"/>
              <w:left w:val="nil"/>
              <w:bottom w:val="single" w:sz="8" w:space="0" w:color="auto"/>
              <w:right w:val="nil"/>
            </w:tcBorders>
            <w:shd w:val="pct50" w:color="000000" w:fill="7F7F7F"/>
            <w:vAlign w:val="center"/>
            <w:hideMark/>
          </w:tcPr>
          <w:p w14:paraId="21DD982E"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920" w:type="dxa"/>
            <w:tcBorders>
              <w:top w:val="nil"/>
              <w:left w:val="nil"/>
              <w:bottom w:val="single" w:sz="8" w:space="0" w:color="auto"/>
              <w:right w:val="nil"/>
            </w:tcBorders>
            <w:shd w:val="pct50" w:color="000000" w:fill="7F7F7F"/>
            <w:vAlign w:val="center"/>
            <w:hideMark/>
          </w:tcPr>
          <w:p w14:paraId="4D23DCD9"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800" w:type="dxa"/>
            <w:tcBorders>
              <w:top w:val="nil"/>
              <w:left w:val="nil"/>
              <w:bottom w:val="single" w:sz="8" w:space="0" w:color="auto"/>
              <w:right w:val="nil"/>
            </w:tcBorders>
            <w:shd w:val="pct50" w:color="000000" w:fill="7F7F7F"/>
            <w:vAlign w:val="center"/>
            <w:hideMark/>
          </w:tcPr>
          <w:p w14:paraId="73DC5D40"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2620" w:type="dxa"/>
            <w:tcBorders>
              <w:top w:val="nil"/>
              <w:left w:val="nil"/>
              <w:bottom w:val="single" w:sz="8" w:space="0" w:color="auto"/>
              <w:right w:val="nil"/>
            </w:tcBorders>
            <w:shd w:val="pct50" w:color="000000" w:fill="7F7F7F"/>
            <w:vAlign w:val="center"/>
            <w:hideMark/>
          </w:tcPr>
          <w:p w14:paraId="67F25A15"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1940" w:type="dxa"/>
            <w:tcBorders>
              <w:top w:val="nil"/>
              <w:left w:val="nil"/>
              <w:bottom w:val="nil"/>
              <w:right w:val="nil"/>
            </w:tcBorders>
            <w:shd w:val="clear" w:color="auto" w:fill="auto"/>
            <w:noWrap/>
            <w:vAlign w:val="center"/>
            <w:hideMark/>
          </w:tcPr>
          <w:p w14:paraId="5776BEF4" w14:textId="77777777" w:rsidR="008F073F" w:rsidRPr="008F073F" w:rsidRDefault="008F073F" w:rsidP="008F073F">
            <w:pPr>
              <w:widowControl/>
              <w:jc w:val="center"/>
              <w:rPr>
                <w:rFonts w:ascii="標楷體" w:eastAsia="標楷體" w:hAnsi="標楷體" w:cs="新細明體"/>
                <w:b/>
                <w:bCs/>
                <w:color w:val="000000"/>
                <w:kern w:val="0"/>
                <w:sz w:val="2"/>
                <w:szCs w:val="2"/>
              </w:rPr>
            </w:pPr>
          </w:p>
        </w:tc>
        <w:tc>
          <w:tcPr>
            <w:tcW w:w="960" w:type="dxa"/>
            <w:tcBorders>
              <w:top w:val="nil"/>
              <w:left w:val="nil"/>
              <w:bottom w:val="nil"/>
              <w:right w:val="nil"/>
            </w:tcBorders>
            <w:shd w:val="clear" w:color="auto" w:fill="auto"/>
            <w:noWrap/>
            <w:vAlign w:val="center"/>
            <w:hideMark/>
          </w:tcPr>
          <w:p w14:paraId="018882FE" w14:textId="77777777" w:rsidR="008F073F" w:rsidRPr="008F073F" w:rsidRDefault="008F073F" w:rsidP="008F073F">
            <w:pPr>
              <w:widowControl/>
              <w:rPr>
                <w:rFonts w:eastAsia="Times New Roman"/>
                <w:kern w:val="0"/>
                <w:sz w:val="20"/>
                <w:szCs w:val="20"/>
              </w:rPr>
            </w:pPr>
          </w:p>
        </w:tc>
      </w:tr>
      <w:tr w:rsidR="008F073F" w:rsidRPr="008F073F" w14:paraId="1FF8035E"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7DB4D771"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w:t>
            </w:r>
          </w:p>
        </w:tc>
        <w:tc>
          <w:tcPr>
            <w:tcW w:w="1820" w:type="dxa"/>
            <w:tcBorders>
              <w:top w:val="nil"/>
              <w:left w:val="nil"/>
              <w:bottom w:val="single" w:sz="8" w:space="0" w:color="auto"/>
              <w:right w:val="single" w:sz="8" w:space="0" w:color="auto"/>
            </w:tcBorders>
            <w:shd w:val="clear" w:color="auto" w:fill="auto"/>
            <w:vAlign w:val="center"/>
            <w:hideMark/>
          </w:tcPr>
          <w:p w14:paraId="1DB9F3A1"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P_JOURNAL_TBL</w:t>
            </w:r>
          </w:p>
        </w:tc>
        <w:tc>
          <w:tcPr>
            <w:tcW w:w="1420" w:type="dxa"/>
            <w:tcBorders>
              <w:top w:val="nil"/>
              <w:left w:val="nil"/>
              <w:bottom w:val="single" w:sz="8" w:space="0" w:color="auto"/>
              <w:right w:val="single" w:sz="8" w:space="0" w:color="auto"/>
            </w:tcBorders>
            <w:shd w:val="clear" w:color="auto" w:fill="auto"/>
            <w:vAlign w:val="center"/>
            <w:hideMark/>
          </w:tcPr>
          <w:p w14:paraId="01C4186C" w14:textId="77777777" w:rsidR="008F073F" w:rsidRPr="008F073F" w:rsidRDefault="008F073F" w:rsidP="008F073F">
            <w:pPr>
              <w:widowControl/>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Table</w:t>
            </w:r>
          </w:p>
        </w:tc>
        <w:tc>
          <w:tcPr>
            <w:tcW w:w="920" w:type="dxa"/>
            <w:tcBorders>
              <w:top w:val="nil"/>
              <w:left w:val="nil"/>
              <w:bottom w:val="single" w:sz="8" w:space="0" w:color="auto"/>
              <w:right w:val="single" w:sz="8" w:space="0" w:color="auto"/>
            </w:tcBorders>
            <w:shd w:val="clear" w:color="auto" w:fill="auto"/>
            <w:vAlign w:val="center"/>
            <w:hideMark/>
          </w:tcPr>
          <w:p w14:paraId="5AE98BCC"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4CA50387"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71852A88"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傳票資料，詳細欄位如下：</w:t>
            </w:r>
          </w:p>
        </w:tc>
        <w:tc>
          <w:tcPr>
            <w:tcW w:w="1940" w:type="dxa"/>
            <w:tcBorders>
              <w:top w:val="nil"/>
              <w:left w:val="nil"/>
              <w:bottom w:val="nil"/>
              <w:right w:val="nil"/>
            </w:tcBorders>
            <w:shd w:val="clear" w:color="auto" w:fill="auto"/>
            <w:noWrap/>
            <w:vAlign w:val="center"/>
            <w:hideMark/>
          </w:tcPr>
          <w:p w14:paraId="1CBD911B" w14:textId="77777777" w:rsidR="008F073F" w:rsidRPr="008F073F" w:rsidRDefault="008F073F" w:rsidP="008F073F">
            <w:pPr>
              <w:widowControl/>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2F74694A" w14:textId="77777777" w:rsidR="008F073F" w:rsidRPr="008F073F" w:rsidRDefault="008F073F" w:rsidP="008F073F">
            <w:pPr>
              <w:widowControl/>
              <w:rPr>
                <w:rFonts w:eastAsia="Times New Roman"/>
                <w:kern w:val="0"/>
                <w:sz w:val="20"/>
                <w:szCs w:val="20"/>
              </w:rPr>
            </w:pPr>
          </w:p>
        </w:tc>
      </w:tr>
      <w:tr w:rsidR="008F073F" w:rsidRPr="008F073F" w14:paraId="307F1789" w14:textId="77777777" w:rsidTr="008F073F">
        <w:trPr>
          <w:trHeight w:val="69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08A5EB91"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2.1</w:t>
            </w:r>
          </w:p>
        </w:tc>
        <w:tc>
          <w:tcPr>
            <w:tcW w:w="1820" w:type="dxa"/>
            <w:tcBorders>
              <w:top w:val="nil"/>
              <w:left w:val="nil"/>
              <w:bottom w:val="single" w:sz="8" w:space="0" w:color="auto"/>
              <w:right w:val="single" w:sz="8" w:space="0" w:color="auto"/>
            </w:tcBorders>
            <w:shd w:val="clear" w:color="auto" w:fill="auto"/>
            <w:vAlign w:val="center"/>
            <w:hideMark/>
          </w:tcPr>
          <w:p w14:paraId="604AD8E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GROUP_ID</w:t>
            </w:r>
          </w:p>
        </w:tc>
        <w:tc>
          <w:tcPr>
            <w:tcW w:w="1420" w:type="dxa"/>
            <w:tcBorders>
              <w:top w:val="nil"/>
              <w:left w:val="nil"/>
              <w:bottom w:val="single" w:sz="8" w:space="0" w:color="auto"/>
              <w:right w:val="single" w:sz="8" w:space="0" w:color="auto"/>
            </w:tcBorders>
            <w:shd w:val="clear" w:color="auto" w:fill="auto"/>
            <w:vAlign w:val="center"/>
            <w:hideMark/>
          </w:tcPr>
          <w:p w14:paraId="32706E89"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Number</w:t>
            </w:r>
          </w:p>
        </w:tc>
        <w:tc>
          <w:tcPr>
            <w:tcW w:w="920" w:type="dxa"/>
            <w:tcBorders>
              <w:top w:val="nil"/>
              <w:left w:val="nil"/>
              <w:bottom w:val="single" w:sz="8" w:space="0" w:color="auto"/>
              <w:right w:val="single" w:sz="8" w:space="0" w:color="auto"/>
            </w:tcBorders>
            <w:shd w:val="clear" w:color="auto" w:fill="auto"/>
            <w:vAlign w:val="center"/>
            <w:hideMark/>
          </w:tcPr>
          <w:p w14:paraId="1E4D5C5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18DBE53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46F49178"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ETL批號</w:t>
            </w:r>
          </w:p>
        </w:tc>
        <w:tc>
          <w:tcPr>
            <w:tcW w:w="1940" w:type="dxa"/>
            <w:tcBorders>
              <w:top w:val="nil"/>
              <w:left w:val="nil"/>
              <w:bottom w:val="nil"/>
              <w:right w:val="nil"/>
            </w:tcBorders>
            <w:shd w:val="clear" w:color="auto" w:fill="auto"/>
            <w:vAlign w:val="center"/>
            <w:hideMark/>
          </w:tcPr>
          <w:p w14:paraId="2F7D8E6C" w14:textId="77777777" w:rsidR="008F073F" w:rsidRPr="008F073F" w:rsidRDefault="008F073F" w:rsidP="008F073F">
            <w:pPr>
              <w:widowControl/>
              <w:rPr>
                <w:rFonts w:ascii="標楷體" w:eastAsia="標楷體" w:hAnsi="標楷體" w:cs="新細明體"/>
                <w:color w:val="000000"/>
                <w:kern w:val="0"/>
                <w:sz w:val="16"/>
                <w:szCs w:val="16"/>
              </w:rPr>
            </w:pPr>
            <w:proofErr w:type="spellStart"/>
            <w:r w:rsidRPr="008F073F">
              <w:rPr>
                <w:rFonts w:ascii="標楷體" w:eastAsia="標楷體" w:hAnsi="標楷體" w:cs="新細明體" w:hint="eastAsia"/>
                <w:color w:val="000000"/>
                <w:kern w:val="0"/>
                <w:sz w:val="16"/>
                <w:szCs w:val="16"/>
              </w:rPr>
              <w:t>AcDate</w:t>
            </w:r>
            <w:proofErr w:type="spellEnd"/>
            <w:r w:rsidRPr="008F073F">
              <w:rPr>
                <w:rFonts w:ascii="標楷體" w:eastAsia="標楷體" w:hAnsi="標楷體" w:cs="新細明體" w:hint="eastAsia"/>
                <w:color w:val="000000"/>
                <w:kern w:val="0"/>
                <w:sz w:val="16"/>
                <w:szCs w:val="16"/>
              </w:rPr>
              <w:t>傳票日期(西元,8)</w:t>
            </w:r>
            <w:r w:rsidRPr="008F073F">
              <w:rPr>
                <w:rFonts w:ascii="標楷體" w:eastAsia="標楷體" w:hAnsi="標楷體" w:cs="新細明體" w:hint="eastAsia"/>
                <w:color w:val="000000"/>
                <w:kern w:val="0"/>
                <w:sz w:val="16"/>
                <w:szCs w:val="16"/>
              </w:rPr>
              <w:br/>
              <w:t xml:space="preserve"> + </w:t>
            </w:r>
            <w:proofErr w:type="spellStart"/>
            <w:r w:rsidRPr="008F073F">
              <w:rPr>
                <w:rFonts w:ascii="標楷體" w:eastAsia="標楷體" w:hAnsi="標楷體" w:cs="新細明體" w:hint="eastAsia"/>
                <w:color w:val="000000"/>
                <w:kern w:val="0"/>
                <w:sz w:val="16"/>
                <w:szCs w:val="16"/>
              </w:rPr>
              <w:t>MediaSeq</w:t>
            </w:r>
            <w:proofErr w:type="spellEnd"/>
            <w:r w:rsidRPr="008F073F">
              <w:rPr>
                <w:rFonts w:ascii="標楷體" w:eastAsia="標楷體" w:hAnsi="標楷體" w:cs="新細明體" w:hint="eastAsia"/>
                <w:color w:val="000000"/>
                <w:kern w:val="0"/>
                <w:sz w:val="16"/>
                <w:szCs w:val="16"/>
              </w:rPr>
              <w:t>上傳核心序號(3)</w:t>
            </w:r>
          </w:p>
        </w:tc>
        <w:tc>
          <w:tcPr>
            <w:tcW w:w="960" w:type="dxa"/>
            <w:tcBorders>
              <w:top w:val="nil"/>
              <w:left w:val="nil"/>
              <w:bottom w:val="nil"/>
              <w:right w:val="nil"/>
            </w:tcBorders>
            <w:shd w:val="clear" w:color="auto" w:fill="auto"/>
            <w:noWrap/>
            <w:vAlign w:val="center"/>
            <w:hideMark/>
          </w:tcPr>
          <w:p w14:paraId="7ECD994D"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732A2091"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16B6A04A"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2.2</w:t>
            </w:r>
          </w:p>
        </w:tc>
        <w:tc>
          <w:tcPr>
            <w:tcW w:w="1820" w:type="dxa"/>
            <w:tcBorders>
              <w:top w:val="nil"/>
              <w:left w:val="nil"/>
              <w:bottom w:val="single" w:sz="8" w:space="0" w:color="auto"/>
              <w:right w:val="single" w:sz="8" w:space="0" w:color="auto"/>
            </w:tcBorders>
            <w:shd w:val="clear" w:color="auto" w:fill="auto"/>
            <w:vAlign w:val="center"/>
            <w:hideMark/>
          </w:tcPr>
          <w:p w14:paraId="772FEF3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BATCH_DATE</w:t>
            </w:r>
          </w:p>
        </w:tc>
        <w:tc>
          <w:tcPr>
            <w:tcW w:w="1420" w:type="dxa"/>
            <w:tcBorders>
              <w:top w:val="nil"/>
              <w:left w:val="nil"/>
              <w:bottom w:val="single" w:sz="8" w:space="0" w:color="auto"/>
              <w:right w:val="single" w:sz="8" w:space="0" w:color="auto"/>
            </w:tcBorders>
            <w:shd w:val="clear" w:color="auto" w:fill="auto"/>
            <w:vAlign w:val="center"/>
            <w:hideMark/>
          </w:tcPr>
          <w:p w14:paraId="04F974B1"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Varchar2(8）</w:t>
            </w:r>
          </w:p>
        </w:tc>
        <w:tc>
          <w:tcPr>
            <w:tcW w:w="920" w:type="dxa"/>
            <w:tcBorders>
              <w:top w:val="nil"/>
              <w:left w:val="nil"/>
              <w:bottom w:val="single" w:sz="8" w:space="0" w:color="auto"/>
              <w:right w:val="single" w:sz="8" w:space="0" w:color="auto"/>
            </w:tcBorders>
            <w:shd w:val="clear" w:color="auto" w:fill="auto"/>
            <w:vAlign w:val="center"/>
            <w:hideMark/>
          </w:tcPr>
          <w:p w14:paraId="70FE5E1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696BEC7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6C5AC0D4"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批次匯出日期（YYYYMMDD）</w:t>
            </w:r>
          </w:p>
        </w:tc>
        <w:tc>
          <w:tcPr>
            <w:tcW w:w="2900" w:type="dxa"/>
            <w:gridSpan w:val="2"/>
            <w:tcBorders>
              <w:top w:val="nil"/>
              <w:left w:val="nil"/>
              <w:bottom w:val="nil"/>
              <w:right w:val="nil"/>
            </w:tcBorders>
            <w:shd w:val="clear" w:color="auto" w:fill="auto"/>
            <w:noWrap/>
            <w:vAlign w:val="center"/>
            <w:hideMark/>
          </w:tcPr>
          <w:p w14:paraId="70A48909" w14:textId="77777777" w:rsidR="008F073F" w:rsidRPr="008F073F" w:rsidRDefault="008F073F" w:rsidP="008F073F">
            <w:pPr>
              <w:widowControl/>
              <w:rPr>
                <w:rFonts w:ascii="標楷體" w:eastAsia="標楷體" w:hAnsi="標楷體" w:cs="新細明體"/>
                <w:color w:val="000000"/>
                <w:kern w:val="0"/>
                <w:sz w:val="16"/>
                <w:szCs w:val="16"/>
              </w:rPr>
            </w:pPr>
            <w:proofErr w:type="spellStart"/>
            <w:r w:rsidRPr="008F073F">
              <w:rPr>
                <w:rFonts w:ascii="標楷體" w:eastAsia="標楷體" w:hAnsi="標楷體" w:cs="新細明體" w:hint="eastAsia"/>
                <w:color w:val="000000"/>
                <w:kern w:val="0"/>
                <w:sz w:val="16"/>
                <w:szCs w:val="16"/>
              </w:rPr>
              <w:t>AcDate</w:t>
            </w:r>
            <w:proofErr w:type="spellEnd"/>
            <w:r w:rsidRPr="008F073F">
              <w:rPr>
                <w:rFonts w:ascii="標楷體" w:eastAsia="標楷體" w:hAnsi="標楷體" w:cs="新細明體" w:hint="eastAsia"/>
                <w:color w:val="000000"/>
                <w:kern w:val="0"/>
                <w:sz w:val="16"/>
                <w:szCs w:val="16"/>
              </w:rPr>
              <w:t>傳票日期(國曆前補零)</w:t>
            </w:r>
          </w:p>
        </w:tc>
      </w:tr>
      <w:tr w:rsidR="008F073F" w:rsidRPr="008F073F" w14:paraId="5630FDCA"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32305615"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2.3</w:t>
            </w:r>
          </w:p>
        </w:tc>
        <w:tc>
          <w:tcPr>
            <w:tcW w:w="1820" w:type="dxa"/>
            <w:tcBorders>
              <w:top w:val="nil"/>
              <w:left w:val="nil"/>
              <w:bottom w:val="single" w:sz="8" w:space="0" w:color="auto"/>
              <w:right w:val="single" w:sz="8" w:space="0" w:color="auto"/>
            </w:tcBorders>
            <w:shd w:val="clear" w:color="auto" w:fill="auto"/>
            <w:vAlign w:val="center"/>
            <w:hideMark/>
          </w:tcPr>
          <w:p w14:paraId="036343C4"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JE_SOURCE_NAME</w:t>
            </w:r>
          </w:p>
        </w:tc>
        <w:tc>
          <w:tcPr>
            <w:tcW w:w="1420" w:type="dxa"/>
            <w:tcBorders>
              <w:top w:val="nil"/>
              <w:left w:val="nil"/>
              <w:bottom w:val="single" w:sz="8" w:space="0" w:color="auto"/>
              <w:right w:val="single" w:sz="8" w:space="0" w:color="auto"/>
            </w:tcBorders>
            <w:shd w:val="clear" w:color="auto" w:fill="auto"/>
            <w:vAlign w:val="center"/>
            <w:hideMark/>
          </w:tcPr>
          <w:p w14:paraId="122B6B68"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Varchar2(2）</w:t>
            </w:r>
          </w:p>
        </w:tc>
        <w:tc>
          <w:tcPr>
            <w:tcW w:w="920" w:type="dxa"/>
            <w:tcBorders>
              <w:top w:val="nil"/>
              <w:left w:val="nil"/>
              <w:bottom w:val="single" w:sz="8" w:space="0" w:color="auto"/>
              <w:right w:val="single" w:sz="8" w:space="0" w:color="auto"/>
            </w:tcBorders>
            <w:shd w:val="clear" w:color="auto" w:fill="auto"/>
            <w:vAlign w:val="center"/>
            <w:hideMark/>
          </w:tcPr>
          <w:p w14:paraId="26C426E9"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4E157FF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29DB70A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系統來源別</w:t>
            </w:r>
          </w:p>
        </w:tc>
        <w:tc>
          <w:tcPr>
            <w:tcW w:w="1940" w:type="dxa"/>
            <w:tcBorders>
              <w:top w:val="nil"/>
              <w:left w:val="nil"/>
              <w:bottom w:val="nil"/>
              <w:right w:val="nil"/>
            </w:tcBorders>
            <w:shd w:val="clear" w:color="auto" w:fill="auto"/>
            <w:noWrap/>
            <w:vAlign w:val="center"/>
            <w:hideMark/>
          </w:tcPr>
          <w:p w14:paraId="627DF13D"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LN:放款帳務系統</w:t>
            </w:r>
          </w:p>
        </w:tc>
        <w:tc>
          <w:tcPr>
            <w:tcW w:w="960" w:type="dxa"/>
            <w:tcBorders>
              <w:top w:val="nil"/>
              <w:left w:val="nil"/>
              <w:bottom w:val="nil"/>
              <w:right w:val="nil"/>
            </w:tcBorders>
            <w:shd w:val="clear" w:color="auto" w:fill="auto"/>
            <w:noWrap/>
            <w:vAlign w:val="center"/>
            <w:hideMark/>
          </w:tcPr>
          <w:p w14:paraId="149C95F1"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6411A874"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308513E9"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2.4</w:t>
            </w:r>
          </w:p>
        </w:tc>
        <w:tc>
          <w:tcPr>
            <w:tcW w:w="1820" w:type="dxa"/>
            <w:tcBorders>
              <w:top w:val="nil"/>
              <w:left w:val="nil"/>
              <w:bottom w:val="single" w:sz="8" w:space="0" w:color="auto"/>
              <w:right w:val="single" w:sz="8" w:space="0" w:color="auto"/>
            </w:tcBorders>
            <w:shd w:val="clear" w:color="auto" w:fill="auto"/>
            <w:vAlign w:val="center"/>
            <w:hideMark/>
          </w:tcPr>
          <w:p w14:paraId="7C59B03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USER_LEDGER_CODE</w:t>
            </w:r>
          </w:p>
        </w:tc>
        <w:tc>
          <w:tcPr>
            <w:tcW w:w="1420" w:type="dxa"/>
            <w:tcBorders>
              <w:top w:val="nil"/>
              <w:left w:val="nil"/>
              <w:bottom w:val="single" w:sz="8" w:space="0" w:color="auto"/>
              <w:right w:val="single" w:sz="8" w:space="0" w:color="auto"/>
            </w:tcBorders>
            <w:shd w:val="clear" w:color="auto" w:fill="auto"/>
            <w:vAlign w:val="center"/>
            <w:hideMark/>
          </w:tcPr>
          <w:p w14:paraId="17C99D9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Varchar2(3)</w:t>
            </w:r>
          </w:p>
        </w:tc>
        <w:tc>
          <w:tcPr>
            <w:tcW w:w="920" w:type="dxa"/>
            <w:tcBorders>
              <w:top w:val="nil"/>
              <w:left w:val="nil"/>
              <w:bottom w:val="single" w:sz="8" w:space="0" w:color="auto"/>
              <w:right w:val="single" w:sz="8" w:space="0" w:color="auto"/>
            </w:tcBorders>
            <w:shd w:val="clear" w:color="auto" w:fill="auto"/>
            <w:vAlign w:val="center"/>
            <w:hideMark/>
          </w:tcPr>
          <w:p w14:paraId="2CAECC6C"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48E511AB"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16E39D1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帳冊別</w:t>
            </w:r>
          </w:p>
        </w:tc>
        <w:tc>
          <w:tcPr>
            <w:tcW w:w="2900" w:type="dxa"/>
            <w:gridSpan w:val="2"/>
            <w:tcBorders>
              <w:top w:val="nil"/>
              <w:left w:val="nil"/>
              <w:bottom w:val="nil"/>
              <w:right w:val="nil"/>
            </w:tcBorders>
            <w:shd w:val="clear" w:color="auto" w:fill="auto"/>
            <w:noWrap/>
            <w:vAlign w:val="center"/>
            <w:hideMark/>
          </w:tcPr>
          <w:p w14:paraId="350D8E1C" w14:textId="77777777" w:rsidR="008F073F" w:rsidRPr="008F073F" w:rsidRDefault="008F073F" w:rsidP="008F073F">
            <w:pPr>
              <w:widowControl/>
              <w:rPr>
                <w:rFonts w:ascii="標楷體" w:eastAsia="標楷體" w:hAnsi="標楷體" w:cs="新細明體"/>
                <w:color w:val="000000"/>
                <w:kern w:val="0"/>
                <w:sz w:val="16"/>
                <w:szCs w:val="16"/>
              </w:rPr>
            </w:pPr>
            <w:proofErr w:type="spellStart"/>
            <w:r w:rsidRPr="008F073F">
              <w:rPr>
                <w:rFonts w:ascii="標楷體" w:eastAsia="標楷體" w:hAnsi="標楷體" w:cs="新細明體" w:hint="eastAsia"/>
                <w:color w:val="000000"/>
                <w:kern w:val="0"/>
                <w:sz w:val="16"/>
                <w:szCs w:val="16"/>
              </w:rPr>
              <w:t>AcBookCode</w:t>
            </w:r>
            <w:proofErr w:type="spellEnd"/>
            <w:r w:rsidRPr="008F073F">
              <w:rPr>
                <w:rFonts w:ascii="標楷體" w:eastAsia="標楷體" w:hAnsi="標楷體" w:cs="新細明體" w:hint="eastAsia"/>
                <w:color w:val="000000"/>
                <w:kern w:val="0"/>
                <w:sz w:val="16"/>
                <w:szCs w:val="16"/>
              </w:rPr>
              <w:t>帳冊別 000:全公司</w:t>
            </w:r>
          </w:p>
        </w:tc>
      </w:tr>
      <w:tr w:rsidR="008F073F" w:rsidRPr="008F073F" w14:paraId="3223E907" w14:textId="77777777" w:rsidTr="008F073F">
        <w:trPr>
          <w:trHeight w:val="324"/>
        </w:trPr>
        <w:tc>
          <w:tcPr>
            <w:tcW w:w="960" w:type="dxa"/>
            <w:vMerge w:val="restart"/>
            <w:tcBorders>
              <w:top w:val="nil"/>
              <w:left w:val="single" w:sz="12" w:space="0" w:color="auto"/>
              <w:bottom w:val="single" w:sz="8" w:space="0" w:color="000000"/>
              <w:right w:val="single" w:sz="8" w:space="0" w:color="auto"/>
            </w:tcBorders>
            <w:shd w:val="clear" w:color="auto" w:fill="auto"/>
            <w:vAlign w:val="center"/>
            <w:hideMark/>
          </w:tcPr>
          <w:p w14:paraId="147853A5"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2.5</w:t>
            </w:r>
          </w:p>
        </w:tc>
        <w:tc>
          <w:tcPr>
            <w:tcW w:w="1820" w:type="dxa"/>
            <w:vMerge w:val="restart"/>
            <w:tcBorders>
              <w:top w:val="nil"/>
              <w:left w:val="single" w:sz="8" w:space="0" w:color="auto"/>
              <w:bottom w:val="single" w:sz="8" w:space="0" w:color="000000"/>
              <w:right w:val="single" w:sz="8" w:space="0" w:color="auto"/>
            </w:tcBorders>
            <w:shd w:val="clear" w:color="auto" w:fill="auto"/>
            <w:vAlign w:val="center"/>
            <w:hideMark/>
          </w:tcPr>
          <w:p w14:paraId="672D8AD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CONVENTION</w:t>
            </w:r>
          </w:p>
        </w:tc>
        <w:tc>
          <w:tcPr>
            <w:tcW w:w="1420" w:type="dxa"/>
            <w:vMerge w:val="restart"/>
            <w:tcBorders>
              <w:top w:val="nil"/>
              <w:left w:val="single" w:sz="8" w:space="0" w:color="auto"/>
              <w:bottom w:val="single" w:sz="8" w:space="0" w:color="000000"/>
              <w:right w:val="single" w:sz="8" w:space="0" w:color="auto"/>
            </w:tcBorders>
            <w:shd w:val="clear" w:color="auto" w:fill="auto"/>
            <w:vAlign w:val="center"/>
            <w:hideMark/>
          </w:tcPr>
          <w:p w14:paraId="5933AF18"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Number(1)</w:t>
            </w:r>
          </w:p>
        </w:tc>
        <w:tc>
          <w:tcPr>
            <w:tcW w:w="920" w:type="dxa"/>
            <w:vMerge w:val="restart"/>
            <w:tcBorders>
              <w:top w:val="nil"/>
              <w:left w:val="single" w:sz="8" w:space="0" w:color="auto"/>
              <w:bottom w:val="single" w:sz="8" w:space="0" w:color="000000"/>
              <w:right w:val="single" w:sz="8" w:space="0" w:color="auto"/>
            </w:tcBorders>
            <w:shd w:val="clear" w:color="auto" w:fill="auto"/>
            <w:vAlign w:val="center"/>
            <w:hideMark/>
          </w:tcPr>
          <w:p w14:paraId="2ED121E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xml:space="preserve">　</w:t>
            </w:r>
          </w:p>
        </w:tc>
        <w:tc>
          <w:tcPr>
            <w:tcW w:w="800" w:type="dxa"/>
            <w:vMerge w:val="restart"/>
            <w:tcBorders>
              <w:top w:val="nil"/>
              <w:left w:val="single" w:sz="8" w:space="0" w:color="auto"/>
              <w:bottom w:val="single" w:sz="8" w:space="0" w:color="000000"/>
              <w:right w:val="single" w:sz="8" w:space="0" w:color="auto"/>
            </w:tcBorders>
            <w:shd w:val="clear" w:color="auto" w:fill="auto"/>
            <w:vAlign w:val="center"/>
            <w:hideMark/>
          </w:tcPr>
          <w:p w14:paraId="280D9FBD"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nil"/>
              <w:right w:val="single" w:sz="12" w:space="0" w:color="auto"/>
            </w:tcBorders>
            <w:shd w:val="clear" w:color="auto" w:fill="auto"/>
            <w:vAlign w:val="center"/>
            <w:hideMark/>
          </w:tcPr>
          <w:p w14:paraId="2DB5D7D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會計準則類型:</w:t>
            </w:r>
          </w:p>
        </w:tc>
        <w:tc>
          <w:tcPr>
            <w:tcW w:w="1940" w:type="dxa"/>
            <w:tcBorders>
              <w:top w:val="nil"/>
              <w:left w:val="nil"/>
              <w:bottom w:val="nil"/>
              <w:right w:val="nil"/>
            </w:tcBorders>
            <w:shd w:val="clear" w:color="auto" w:fill="auto"/>
            <w:noWrap/>
            <w:vAlign w:val="center"/>
            <w:hideMark/>
          </w:tcPr>
          <w:p w14:paraId="34257C0A" w14:textId="77777777" w:rsidR="008F073F" w:rsidRPr="008F073F" w:rsidRDefault="008F073F" w:rsidP="008F073F">
            <w:pPr>
              <w:widowControl/>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1D1462ED" w14:textId="77777777" w:rsidR="008F073F" w:rsidRPr="008F073F" w:rsidRDefault="008F073F" w:rsidP="008F073F">
            <w:pPr>
              <w:widowControl/>
              <w:rPr>
                <w:rFonts w:eastAsia="Times New Roman"/>
                <w:kern w:val="0"/>
                <w:sz w:val="20"/>
                <w:szCs w:val="20"/>
              </w:rPr>
            </w:pPr>
          </w:p>
        </w:tc>
      </w:tr>
      <w:tr w:rsidR="008F073F" w:rsidRPr="008F073F" w14:paraId="3058F242" w14:textId="77777777" w:rsidTr="008F073F">
        <w:trPr>
          <w:trHeight w:val="324"/>
        </w:trPr>
        <w:tc>
          <w:tcPr>
            <w:tcW w:w="960" w:type="dxa"/>
            <w:vMerge/>
            <w:tcBorders>
              <w:top w:val="nil"/>
              <w:left w:val="single" w:sz="12" w:space="0" w:color="auto"/>
              <w:bottom w:val="single" w:sz="8" w:space="0" w:color="000000"/>
              <w:right w:val="single" w:sz="8" w:space="0" w:color="auto"/>
            </w:tcBorders>
            <w:vAlign w:val="center"/>
            <w:hideMark/>
          </w:tcPr>
          <w:p w14:paraId="26AF7D99" w14:textId="77777777" w:rsidR="008F073F" w:rsidRPr="008F073F" w:rsidRDefault="008F073F" w:rsidP="008F073F">
            <w:pPr>
              <w:widowControl/>
              <w:rPr>
                <w:rFonts w:ascii="標楷體" w:eastAsia="標楷體" w:hAnsi="標楷體" w:cs="新細明體"/>
                <w:color w:val="000000"/>
                <w:kern w:val="0"/>
                <w:sz w:val="17"/>
                <w:szCs w:val="17"/>
              </w:rPr>
            </w:pPr>
          </w:p>
        </w:tc>
        <w:tc>
          <w:tcPr>
            <w:tcW w:w="1820" w:type="dxa"/>
            <w:vMerge/>
            <w:tcBorders>
              <w:top w:val="nil"/>
              <w:left w:val="single" w:sz="8" w:space="0" w:color="auto"/>
              <w:bottom w:val="single" w:sz="8" w:space="0" w:color="000000"/>
              <w:right w:val="single" w:sz="8" w:space="0" w:color="auto"/>
            </w:tcBorders>
            <w:vAlign w:val="center"/>
            <w:hideMark/>
          </w:tcPr>
          <w:p w14:paraId="35721812" w14:textId="77777777" w:rsidR="008F073F" w:rsidRPr="008F073F" w:rsidRDefault="008F073F" w:rsidP="008F073F">
            <w:pPr>
              <w:widowControl/>
              <w:rPr>
                <w:rFonts w:ascii="標楷體" w:eastAsia="標楷體" w:hAnsi="標楷體" w:cs="新細明體"/>
                <w:color w:val="000000"/>
                <w:kern w:val="0"/>
                <w:sz w:val="17"/>
                <w:szCs w:val="17"/>
              </w:rPr>
            </w:pPr>
          </w:p>
        </w:tc>
        <w:tc>
          <w:tcPr>
            <w:tcW w:w="1420" w:type="dxa"/>
            <w:vMerge/>
            <w:tcBorders>
              <w:top w:val="nil"/>
              <w:left w:val="single" w:sz="8" w:space="0" w:color="auto"/>
              <w:bottom w:val="single" w:sz="8" w:space="0" w:color="000000"/>
              <w:right w:val="single" w:sz="8" w:space="0" w:color="auto"/>
            </w:tcBorders>
            <w:vAlign w:val="center"/>
            <w:hideMark/>
          </w:tcPr>
          <w:p w14:paraId="75123AEF" w14:textId="77777777" w:rsidR="008F073F" w:rsidRPr="008F073F" w:rsidRDefault="008F073F" w:rsidP="008F073F">
            <w:pPr>
              <w:widowControl/>
              <w:rPr>
                <w:rFonts w:ascii="標楷體" w:eastAsia="標楷體" w:hAnsi="標楷體" w:cs="新細明體"/>
                <w:color w:val="000000"/>
                <w:kern w:val="0"/>
                <w:sz w:val="17"/>
                <w:szCs w:val="17"/>
              </w:rPr>
            </w:pPr>
          </w:p>
        </w:tc>
        <w:tc>
          <w:tcPr>
            <w:tcW w:w="920" w:type="dxa"/>
            <w:vMerge/>
            <w:tcBorders>
              <w:top w:val="nil"/>
              <w:left w:val="single" w:sz="8" w:space="0" w:color="auto"/>
              <w:bottom w:val="single" w:sz="8" w:space="0" w:color="000000"/>
              <w:right w:val="single" w:sz="8" w:space="0" w:color="auto"/>
            </w:tcBorders>
            <w:vAlign w:val="center"/>
            <w:hideMark/>
          </w:tcPr>
          <w:p w14:paraId="576BDF34" w14:textId="77777777" w:rsidR="008F073F" w:rsidRPr="008F073F" w:rsidRDefault="008F073F" w:rsidP="008F073F">
            <w:pPr>
              <w:widowControl/>
              <w:rPr>
                <w:rFonts w:ascii="標楷體" w:eastAsia="標楷體" w:hAnsi="標楷體" w:cs="新細明體"/>
                <w:color w:val="000000"/>
                <w:kern w:val="0"/>
                <w:sz w:val="17"/>
                <w:szCs w:val="17"/>
              </w:rPr>
            </w:pPr>
          </w:p>
        </w:tc>
        <w:tc>
          <w:tcPr>
            <w:tcW w:w="800" w:type="dxa"/>
            <w:vMerge/>
            <w:tcBorders>
              <w:top w:val="nil"/>
              <w:left w:val="single" w:sz="8" w:space="0" w:color="auto"/>
              <w:bottom w:val="single" w:sz="8" w:space="0" w:color="000000"/>
              <w:right w:val="single" w:sz="8" w:space="0" w:color="auto"/>
            </w:tcBorders>
            <w:vAlign w:val="center"/>
            <w:hideMark/>
          </w:tcPr>
          <w:p w14:paraId="605EBBCF" w14:textId="77777777" w:rsidR="008F073F" w:rsidRPr="008F073F" w:rsidRDefault="008F073F" w:rsidP="008F073F">
            <w:pPr>
              <w:widowControl/>
              <w:rPr>
                <w:rFonts w:ascii="標楷體" w:eastAsia="標楷體" w:hAnsi="標楷體" w:cs="新細明體"/>
                <w:color w:val="000000"/>
                <w:kern w:val="0"/>
                <w:sz w:val="17"/>
                <w:szCs w:val="17"/>
              </w:rPr>
            </w:pPr>
          </w:p>
        </w:tc>
        <w:tc>
          <w:tcPr>
            <w:tcW w:w="2620" w:type="dxa"/>
            <w:tcBorders>
              <w:top w:val="nil"/>
              <w:left w:val="nil"/>
              <w:bottom w:val="nil"/>
              <w:right w:val="single" w:sz="12" w:space="0" w:color="auto"/>
            </w:tcBorders>
            <w:shd w:val="clear" w:color="auto" w:fill="auto"/>
            <w:vAlign w:val="center"/>
            <w:hideMark/>
          </w:tcPr>
          <w:p w14:paraId="2D57DFF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1: IFRS4</w:t>
            </w:r>
          </w:p>
        </w:tc>
        <w:tc>
          <w:tcPr>
            <w:tcW w:w="1940" w:type="dxa"/>
            <w:tcBorders>
              <w:top w:val="nil"/>
              <w:left w:val="nil"/>
              <w:bottom w:val="nil"/>
              <w:right w:val="nil"/>
            </w:tcBorders>
            <w:shd w:val="clear" w:color="auto" w:fill="auto"/>
            <w:noWrap/>
            <w:vAlign w:val="center"/>
            <w:hideMark/>
          </w:tcPr>
          <w:p w14:paraId="1F372866"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1: IFRS4</w:t>
            </w:r>
          </w:p>
        </w:tc>
        <w:tc>
          <w:tcPr>
            <w:tcW w:w="960" w:type="dxa"/>
            <w:tcBorders>
              <w:top w:val="nil"/>
              <w:left w:val="nil"/>
              <w:bottom w:val="nil"/>
              <w:right w:val="nil"/>
            </w:tcBorders>
            <w:shd w:val="clear" w:color="auto" w:fill="auto"/>
            <w:noWrap/>
            <w:vAlign w:val="center"/>
            <w:hideMark/>
          </w:tcPr>
          <w:p w14:paraId="22159099"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544EB89B" w14:textId="77777777" w:rsidTr="008F073F">
        <w:trPr>
          <w:trHeight w:val="324"/>
        </w:trPr>
        <w:tc>
          <w:tcPr>
            <w:tcW w:w="960" w:type="dxa"/>
            <w:vMerge/>
            <w:tcBorders>
              <w:top w:val="nil"/>
              <w:left w:val="single" w:sz="12" w:space="0" w:color="auto"/>
              <w:bottom w:val="single" w:sz="8" w:space="0" w:color="000000"/>
              <w:right w:val="single" w:sz="8" w:space="0" w:color="auto"/>
            </w:tcBorders>
            <w:vAlign w:val="center"/>
            <w:hideMark/>
          </w:tcPr>
          <w:p w14:paraId="5F529C0D" w14:textId="77777777" w:rsidR="008F073F" w:rsidRPr="008F073F" w:rsidRDefault="008F073F" w:rsidP="008F073F">
            <w:pPr>
              <w:widowControl/>
              <w:rPr>
                <w:rFonts w:ascii="標楷體" w:eastAsia="標楷體" w:hAnsi="標楷體" w:cs="新細明體"/>
                <w:color w:val="000000"/>
                <w:kern w:val="0"/>
                <w:sz w:val="17"/>
                <w:szCs w:val="17"/>
              </w:rPr>
            </w:pPr>
          </w:p>
        </w:tc>
        <w:tc>
          <w:tcPr>
            <w:tcW w:w="1820" w:type="dxa"/>
            <w:vMerge/>
            <w:tcBorders>
              <w:top w:val="nil"/>
              <w:left w:val="single" w:sz="8" w:space="0" w:color="auto"/>
              <w:bottom w:val="single" w:sz="8" w:space="0" w:color="000000"/>
              <w:right w:val="single" w:sz="8" w:space="0" w:color="auto"/>
            </w:tcBorders>
            <w:vAlign w:val="center"/>
            <w:hideMark/>
          </w:tcPr>
          <w:p w14:paraId="7F3982E6" w14:textId="77777777" w:rsidR="008F073F" w:rsidRPr="008F073F" w:rsidRDefault="008F073F" w:rsidP="008F073F">
            <w:pPr>
              <w:widowControl/>
              <w:rPr>
                <w:rFonts w:ascii="標楷體" w:eastAsia="標楷體" w:hAnsi="標楷體" w:cs="新細明體"/>
                <w:color w:val="000000"/>
                <w:kern w:val="0"/>
                <w:sz w:val="17"/>
                <w:szCs w:val="17"/>
              </w:rPr>
            </w:pPr>
          </w:p>
        </w:tc>
        <w:tc>
          <w:tcPr>
            <w:tcW w:w="1420" w:type="dxa"/>
            <w:vMerge/>
            <w:tcBorders>
              <w:top w:val="nil"/>
              <w:left w:val="single" w:sz="8" w:space="0" w:color="auto"/>
              <w:bottom w:val="single" w:sz="8" w:space="0" w:color="000000"/>
              <w:right w:val="single" w:sz="8" w:space="0" w:color="auto"/>
            </w:tcBorders>
            <w:vAlign w:val="center"/>
            <w:hideMark/>
          </w:tcPr>
          <w:p w14:paraId="5C5FAC23" w14:textId="77777777" w:rsidR="008F073F" w:rsidRPr="008F073F" w:rsidRDefault="008F073F" w:rsidP="008F073F">
            <w:pPr>
              <w:widowControl/>
              <w:rPr>
                <w:rFonts w:ascii="標楷體" w:eastAsia="標楷體" w:hAnsi="標楷體" w:cs="新細明體"/>
                <w:color w:val="000000"/>
                <w:kern w:val="0"/>
                <w:sz w:val="17"/>
                <w:szCs w:val="17"/>
              </w:rPr>
            </w:pPr>
          </w:p>
        </w:tc>
        <w:tc>
          <w:tcPr>
            <w:tcW w:w="920" w:type="dxa"/>
            <w:vMerge/>
            <w:tcBorders>
              <w:top w:val="nil"/>
              <w:left w:val="single" w:sz="8" w:space="0" w:color="auto"/>
              <w:bottom w:val="single" w:sz="8" w:space="0" w:color="000000"/>
              <w:right w:val="single" w:sz="8" w:space="0" w:color="auto"/>
            </w:tcBorders>
            <w:vAlign w:val="center"/>
            <w:hideMark/>
          </w:tcPr>
          <w:p w14:paraId="5D5B9AD9" w14:textId="77777777" w:rsidR="008F073F" w:rsidRPr="008F073F" w:rsidRDefault="008F073F" w:rsidP="008F073F">
            <w:pPr>
              <w:widowControl/>
              <w:rPr>
                <w:rFonts w:ascii="標楷體" w:eastAsia="標楷體" w:hAnsi="標楷體" w:cs="新細明體"/>
                <w:color w:val="000000"/>
                <w:kern w:val="0"/>
                <w:sz w:val="17"/>
                <w:szCs w:val="17"/>
              </w:rPr>
            </w:pPr>
          </w:p>
        </w:tc>
        <w:tc>
          <w:tcPr>
            <w:tcW w:w="800" w:type="dxa"/>
            <w:vMerge/>
            <w:tcBorders>
              <w:top w:val="nil"/>
              <w:left w:val="single" w:sz="8" w:space="0" w:color="auto"/>
              <w:bottom w:val="single" w:sz="8" w:space="0" w:color="000000"/>
              <w:right w:val="single" w:sz="8" w:space="0" w:color="auto"/>
            </w:tcBorders>
            <w:vAlign w:val="center"/>
            <w:hideMark/>
          </w:tcPr>
          <w:p w14:paraId="1E505266" w14:textId="77777777" w:rsidR="008F073F" w:rsidRPr="008F073F" w:rsidRDefault="008F073F" w:rsidP="008F073F">
            <w:pPr>
              <w:widowControl/>
              <w:rPr>
                <w:rFonts w:ascii="標楷體" w:eastAsia="標楷體" w:hAnsi="標楷體" w:cs="新細明體"/>
                <w:color w:val="000000"/>
                <w:kern w:val="0"/>
                <w:sz w:val="17"/>
                <w:szCs w:val="17"/>
              </w:rPr>
            </w:pPr>
          </w:p>
        </w:tc>
        <w:tc>
          <w:tcPr>
            <w:tcW w:w="2620" w:type="dxa"/>
            <w:tcBorders>
              <w:top w:val="nil"/>
              <w:left w:val="nil"/>
              <w:bottom w:val="nil"/>
              <w:right w:val="single" w:sz="12" w:space="0" w:color="auto"/>
            </w:tcBorders>
            <w:shd w:val="clear" w:color="auto" w:fill="auto"/>
            <w:vAlign w:val="center"/>
            <w:hideMark/>
          </w:tcPr>
          <w:p w14:paraId="0A75C52F" w14:textId="77777777" w:rsidR="008F073F" w:rsidRPr="008F073F" w:rsidRDefault="008F073F" w:rsidP="008F073F">
            <w:pPr>
              <w:widowControl/>
              <w:jc w:val="both"/>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 IFRS17</w:t>
            </w:r>
          </w:p>
        </w:tc>
        <w:tc>
          <w:tcPr>
            <w:tcW w:w="1940" w:type="dxa"/>
            <w:tcBorders>
              <w:top w:val="nil"/>
              <w:left w:val="nil"/>
              <w:bottom w:val="nil"/>
              <w:right w:val="nil"/>
            </w:tcBorders>
            <w:shd w:val="clear" w:color="auto" w:fill="auto"/>
            <w:noWrap/>
            <w:vAlign w:val="center"/>
            <w:hideMark/>
          </w:tcPr>
          <w:p w14:paraId="631A6367" w14:textId="77777777" w:rsidR="008F073F" w:rsidRPr="008F073F" w:rsidRDefault="008F073F" w:rsidP="008F073F">
            <w:pPr>
              <w:widowControl/>
              <w:jc w:val="both"/>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066463A1" w14:textId="77777777" w:rsidR="008F073F" w:rsidRPr="008F073F" w:rsidRDefault="008F073F" w:rsidP="008F073F">
            <w:pPr>
              <w:widowControl/>
              <w:rPr>
                <w:rFonts w:eastAsia="Times New Roman"/>
                <w:kern w:val="0"/>
                <w:sz w:val="20"/>
                <w:szCs w:val="20"/>
              </w:rPr>
            </w:pPr>
          </w:p>
        </w:tc>
      </w:tr>
      <w:tr w:rsidR="008F073F" w:rsidRPr="008F073F" w14:paraId="0902A9B7" w14:textId="77777777" w:rsidTr="008F073F">
        <w:trPr>
          <w:trHeight w:val="336"/>
        </w:trPr>
        <w:tc>
          <w:tcPr>
            <w:tcW w:w="960" w:type="dxa"/>
            <w:vMerge/>
            <w:tcBorders>
              <w:top w:val="nil"/>
              <w:left w:val="single" w:sz="12" w:space="0" w:color="auto"/>
              <w:bottom w:val="single" w:sz="8" w:space="0" w:color="000000"/>
              <w:right w:val="single" w:sz="8" w:space="0" w:color="auto"/>
            </w:tcBorders>
            <w:vAlign w:val="center"/>
            <w:hideMark/>
          </w:tcPr>
          <w:p w14:paraId="6B0CF716" w14:textId="77777777" w:rsidR="008F073F" w:rsidRPr="008F073F" w:rsidRDefault="008F073F" w:rsidP="008F073F">
            <w:pPr>
              <w:widowControl/>
              <w:rPr>
                <w:rFonts w:ascii="標楷體" w:eastAsia="標楷體" w:hAnsi="標楷體" w:cs="新細明體"/>
                <w:color w:val="000000"/>
                <w:kern w:val="0"/>
                <w:sz w:val="17"/>
                <w:szCs w:val="17"/>
              </w:rPr>
            </w:pPr>
          </w:p>
        </w:tc>
        <w:tc>
          <w:tcPr>
            <w:tcW w:w="1820" w:type="dxa"/>
            <w:vMerge/>
            <w:tcBorders>
              <w:top w:val="nil"/>
              <w:left w:val="single" w:sz="8" w:space="0" w:color="auto"/>
              <w:bottom w:val="single" w:sz="8" w:space="0" w:color="000000"/>
              <w:right w:val="single" w:sz="8" w:space="0" w:color="auto"/>
            </w:tcBorders>
            <w:vAlign w:val="center"/>
            <w:hideMark/>
          </w:tcPr>
          <w:p w14:paraId="6B6FEC98" w14:textId="77777777" w:rsidR="008F073F" w:rsidRPr="008F073F" w:rsidRDefault="008F073F" w:rsidP="008F073F">
            <w:pPr>
              <w:widowControl/>
              <w:rPr>
                <w:rFonts w:ascii="標楷體" w:eastAsia="標楷體" w:hAnsi="標楷體" w:cs="新細明體"/>
                <w:color w:val="000000"/>
                <w:kern w:val="0"/>
                <w:sz w:val="17"/>
                <w:szCs w:val="17"/>
              </w:rPr>
            </w:pPr>
          </w:p>
        </w:tc>
        <w:tc>
          <w:tcPr>
            <w:tcW w:w="1420" w:type="dxa"/>
            <w:vMerge/>
            <w:tcBorders>
              <w:top w:val="nil"/>
              <w:left w:val="single" w:sz="8" w:space="0" w:color="auto"/>
              <w:bottom w:val="single" w:sz="8" w:space="0" w:color="000000"/>
              <w:right w:val="single" w:sz="8" w:space="0" w:color="auto"/>
            </w:tcBorders>
            <w:vAlign w:val="center"/>
            <w:hideMark/>
          </w:tcPr>
          <w:p w14:paraId="3FD468BF" w14:textId="77777777" w:rsidR="008F073F" w:rsidRPr="008F073F" w:rsidRDefault="008F073F" w:rsidP="008F073F">
            <w:pPr>
              <w:widowControl/>
              <w:rPr>
                <w:rFonts w:ascii="標楷體" w:eastAsia="標楷體" w:hAnsi="標楷體" w:cs="新細明體"/>
                <w:color w:val="000000"/>
                <w:kern w:val="0"/>
                <w:sz w:val="17"/>
                <w:szCs w:val="17"/>
              </w:rPr>
            </w:pPr>
          </w:p>
        </w:tc>
        <w:tc>
          <w:tcPr>
            <w:tcW w:w="920" w:type="dxa"/>
            <w:vMerge/>
            <w:tcBorders>
              <w:top w:val="nil"/>
              <w:left w:val="single" w:sz="8" w:space="0" w:color="auto"/>
              <w:bottom w:val="single" w:sz="8" w:space="0" w:color="000000"/>
              <w:right w:val="single" w:sz="8" w:space="0" w:color="auto"/>
            </w:tcBorders>
            <w:vAlign w:val="center"/>
            <w:hideMark/>
          </w:tcPr>
          <w:p w14:paraId="52C34605" w14:textId="77777777" w:rsidR="008F073F" w:rsidRPr="008F073F" w:rsidRDefault="008F073F" w:rsidP="008F073F">
            <w:pPr>
              <w:widowControl/>
              <w:rPr>
                <w:rFonts w:ascii="標楷體" w:eastAsia="標楷體" w:hAnsi="標楷體" w:cs="新細明體"/>
                <w:color w:val="000000"/>
                <w:kern w:val="0"/>
                <w:sz w:val="17"/>
                <w:szCs w:val="17"/>
              </w:rPr>
            </w:pPr>
          </w:p>
        </w:tc>
        <w:tc>
          <w:tcPr>
            <w:tcW w:w="800" w:type="dxa"/>
            <w:vMerge/>
            <w:tcBorders>
              <w:top w:val="nil"/>
              <w:left w:val="single" w:sz="8" w:space="0" w:color="auto"/>
              <w:bottom w:val="single" w:sz="8" w:space="0" w:color="000000"/>
              <w:right w:val="single" w:sz="8" w:space="0" w:color="auto"/>
            </w:tcBorders>
            <w:vAlign w:val="center"/>
            <w:hideMark/>
          </w:tcPr>
          <w:p w14:paraId="28621778" w14:textId="77777777" w:rsidR="008F073F" w:rsidRPr="008F073F" w:rsidRDefault="008F073F" w:rsidP="008F073F">
            <w:pPr>
              <w:widowControl/>
              <w:rPr>
                <w:rFonts w:ascii="標楷體" w:eastAsia="標楷體" w:hAnsi="標楷體" w:cs="新細明體"/>
                <w:color w:val="000000"/>
                <w:kern w:val="0"/>
                <w:sz w:val="17"/>
                <w:szCs w:val="17"/>
              </w:rPr>
            </w:pPr>
          </w:p>
        </w:tc>
        <w:tc>
          <w:tcPr>
            <w:tcW w:w="2620" w:type="dxa"/>
            <w:tcBorders>
              <w:top w:val="nil"/>
              <w:left w:val="nil"/>
              <w:bottom w:val="single" w:sz="8" w:space="0" w:color="auto"/>
              <w:right w:val="single" w:sz="12" w:space="0" w:color="auto"/>
            </w:tcBorders>
            <w:shd w:val="clear" w:color="auto" w:fill="auto"/>
            <w:vAlign w:val="center"/>
            <w:hideMark/>
          </w:tcPr>
          <w:p w14:paraId="562B0E6A" w14:textId="77777777" w:rsidR="008F073F" w:rsidRPr="008F073F" w:rsidRDefault="008F073F" w:rsidP="008F073F">
            <w:pPr>
              <w:widowControl/>
              <w:jc w:val="both"/>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無兩套帳者放空值，如電文範例</w:t>
            </w:r>
          </w:p>
        </w:tc>
        <w:tc>
          <w:tcPr>
            <w:tcW w:w="1940" w:type="dxa"/>
            <w:tcBorders>
              <w:top w:val="nil"/>
              <w:left w:val="nil"/>
              <w:bottom w:val="nil"/>
              <w:right w:val="nil"/>
            </w:tcBorders>
            <w:shd w:val="clear" w:color="auto" w:fill="auto"/>
            <w:noWrap/>
            <w:vAlign w:val="center"/>
            <w:hideMark/>
          </w:tcPr>
          <w:p w14:paraId="4CD4DEB6" w14:textId="77777777" w:rsidR="008F073F" w:rsidRPr="008F073F" w:rsidRDefault="008F073F" w:rsidP="008F073F">
            <w:pPr>
              <w:widowControl/>
              <w:jc w:val="both"/>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1D70BCAB" w14:textId="77777777" w:rsidR="008F073F" w:rsidRPr="008F073F" w:rsidRDefault="008F073F" w:rsidP="008F073F">
            <w:pPr>
              <w:widowControl/>
              <w:rPr>
                <w:rFonts w:eastAsia="Times New Roman"/>
                <w:kern w:val="0"/>
                <w:sz w:val="20"/>
                <w:szCs w:val="20"/>
              </w:rPr>
            </w:pPr>
          </w:p>
        </w:tc>
      </w:tr>
      <w:tr w:rsidR="008F073F" w:rsidRPr="008F073F" w14:paraId="2B67CE6F" w14:textId="77777777" w:rsidTr="008F073F">
        <w:trPr>
          <w:trHeight w:val="324"/>
        </w:trPr>
        <w:tc>
          <w:tcPr>
            <w:tcW w:w="960" w:type="dxa"/>
            <w:vMerge w:val="restart"/>
            <w:tcBorders>
              <w:top w:val="nil"/>
              <w:left w:val="single" w:sz="12" w:space="0" w:color="auto"/>
              <w:bottom w:val="single" w:sz="8" w:space="0" w:color="000000"/>
              <w:right w:val="single" w:sz="8" w:space="0" w:color="auto"/>
            </w:tcBorders>
            <w:shd w:val="clear" w:color="auto" w:fill="auto"/>
            <w:vAlign w:val="center"/>
            <w:hideMark/>
          </w:tcPr>
          <w:p w14:paraId="463590CB"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2.6</w:t>
            </w:r>
          </w:p>
        </w:tc>
        <w:tc>
          <w:tcPr>
            <w:tcW w:w="1820" w:type="dxa"/>
            <w:vMerge w:val="restart"/>
            <w:tcBorders>
              <w:top w:val="nil"/>
              <w:left w:val="single" w:sz="8" w:space="0" w:color="auto"/>
              <w:bottom w:val="single" w:sz="8" w:space="0" w:color="000000"/>
              <w:right w:val="single" w:sz="8" w:space="0" w:color="auto"/>
            </w:tcBorders>
            <w:shd w:val="clear" w:color="auto" w:fill="auto"/>
            <w:vAlign w:val="center"/>
            <w:hideMark/>
          </w:tcPr>
          <w:p w14:paraId="1000A83F"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JOURNAL_NAME</w:t>
            </w:r>
          </w:p>
        </w:tc>
        <w:tc>
          <w:tcPr>
            <w:tcW w:w="1420" w:type="dxa"/>
            <w:vMerge w:val="restart"/>
            <w:tcBorders>
              <w:top w:val="nil"/>
              <w:left w:val="single" w:sz="8" w:space="0" w:color="auto"/>
              <w:bottom w:val="single" w:sz="8" w:space="0" w:color="000000"/>
              <w:right w:val="single" w:sz="8" w:space="0" w:color="auto"/>
            </w:tcBorders>
            <w:shd w:val="clear" w:color="auto" w:fill="auto"/>
            <w:vAlign w:val="center"/>
            <w:hideMark/>
          </w:tcPr>
          <w:p w14:paraId="04432CF7"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Varchar2(12)</w:t>
            </w:r>
          </w:p>
        </w:tc>
        <w:tc>
          <w:tcPr>
            <w:tcW w:w="920" w:type="dxa"/>
            <w:vMerge w:val="restart"/>
            <w:tcBorders>
              <w:top w:val="nil"/>
              <w:left w:val="single" w:sz="8" w:space="0" w:color="auto"/>
              <w:bottom w:val="single" w:sz="8" w:space="0" w:color="000000"/>
              <w:right w:val="single" w:sz="8" w:space="0" w:color="auto"/>
            </w:tcBorders>
            <w:shd w:val="clear" w:color="auto" w:fill="auto"/>
            <w:vAlign w:val="center"/>
            <w:hideMark/>
          </w:tcPr>
          <w:p w14:paraId="2020BC6D"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vMerge w:val="restart"/>
            <w:tcBorders>
              <w:top w:val="nil"/>
              <w:left w:val="single" w:sz="8" w:space="0" w:color="auto"/>
              <w:bottom w:val="single" w:sz="8" w:space="0" w:color="000000"/>
              <w:right w:val="single" w:sz="8" w:space="0" w:color="auto"/>
            </w:tcBorders>
            <w:shd w:val="clear" w:color="auto" w:fill="auto"/>
            <w:vAlign w:val="center"/>
            <w:hideMark/>
          </w:tcPr>
          <w:p w14:paraId="22E95A0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nil"/>
              <w:right w:val="single" w:sz="12" w:space="0" w:color="auto"/>
            </w:tcBorders>
            <w:shd w:val="clear" w:color="auto" w:fill="auto"/>
            <w:vAlign w:val="center"/>
            <w:hideMark/>
          </w:tcPr>
          <w:p w14:paraId="6D2F4309"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傳票號碼</w:t>
            </w:r>
          </w:p>
        </w:tc>
        <w:tc>
          <w:tcPr>
            <w:tcW w:w="1940" w:type="dxa"/>
            <w:tcBorders>
              <w:top w:val="nil"/>
              <w:left w:val="nil"/>
              <w:bottom w:val="nil"/>
              <w:right w:val="nil"/>
            </w:tcBorders>
            <w:shd w:val="clear" w:color="auto" w:fill="auto"/>
            <w:noWrap/>
            <w:vAlign w:val="center"/>
            <w:hideMark/>
          </w:tcPr>
          <w:p w14:paraId="492BAC93" w14:textId="77777777" w:rsidR="008F073F" w:rsidRPr="008F073F" w:rsidRDefault="008F073F" w:rsidP="008F073F">
            <w:pPr>
              <w:widowControl/>
              <w:rPr>
                <w:rFonts w:ascii="標楷體" w:eastAsia="標楷體" w:hAnsi="標楷體" w:cs="新細明體"/>
                <w:color w:val="000000"/>
                <w:kern w:val="0"/>
                <w:sz w:val="16"/>
                <w:szCs w:val="16"/>
              </w:rPr>
            </w:pPr>
            <w:proofErr w:type="spellStart"/>
            <w:r w:rsidRPr="008F073F">
              <w:rPr>
                <w:rFonts w:ascii="標楷體" w:eastAsia="標楷體" w:hAnsi="標楷體" w:cs="新細明體" w:hint="eastAsia"/>
                <w:color w:val="000000"/>
                <w:kern w:val="0"/>
                <w:sz w:val="16"/>
                <w:szCs w:val="16"/>
              </w:rPr>
              <w:t>MediaSlipNo</w:t>
            </w:r>
            <w:proofErr w:type="spellEnd"/>
            <w:r w:rsidRPr="008F073F">
              <w:rPr>
                <w:rFonts w:ascii="標楷體" w:eastAsia="標楷體" w:hAnsi="標楷體" w:cs="新細明體" w:hint="eastAsia"/>
                <w:color w:val="000000"/>
                <w:kern w:val="0"/>
                <w:sz w:val="16"/>
                <w:szCs w:val="16"/>
              </w:rPr>
              <w:t>傳票號碼</w:t>
            </w:r>
          </w:p>
        </w:tc>
        <w:tc>
          <w:tcPr>
            <w:tcW w:w="960" w:type="dxa"/>
            <w:tcBorders>
              <w:top w:val="nil"/>
              <w:left w:val="nil"/>
              <w:bottom w:val="nil"/>
              <w:right w:val="nil"/>
            </w:tcBorders>
            <w:shd w:val="clear" w:color="auto" w:fill="auto"/>
            <w:noWrap/>
            <w:vAlign w:val="center"/>
            <w:hideMark/>
          </w:tcPr>
          <w:p w14:paraId="2B886A6E"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4A309459" w14:textId="77777777" w:rsidTr="008F073F">
        <w:trPr>
          <w:trHeight w:val="336"/>
        </w:trPr>
        <w:tc>
          <w:tcPr>
            <w:tcW w:w="960" w:type="dxa"/>
            <w:vMerge/>
            <w:tcBorders>
              <w:top w:val="nil"/>
              <w:left w:val="single" w:sz="12" w:space="0" w:color="auto"/>
              <w:bottom w:val="single" w:sz="8" w:space="0" w:color="000000"/>
              <w:right w:val="single" w:sz="8" w:space="0" w:color="auto"/>
            </w:tcBorders>
            <w:vAlign w:val="center"/>
            <w:hideMark/>
          </w:tcPr>
          <w:p w14:paraId="4867554F" w14:textId="77777777" w:rsidR="008F073F" w:rsidRPr="008F073F" w:rsidRDefault="008F073F" w:rsidP="008F073F">
            <w:pPr>
              <w:widowControl/>
              <w:rPr>
                <w:rFonts w:ascii="標楷體" w:eastAsia="標楷體" w:hAnsi="標楷體" w:cs="新細明體"/>
                <w:color w:val="000000"/>
                <w:kern w:val="0"/>
                <w:sz w:val="17"/>
                <w:szCs w:val="17"/>
              </w:rPr>
            </w:pPr>
          </w:p>
        </w:tc>
        <w:tc>
          <w:tcPr>
            <w:tcW w:w="1820" w:type="dxa"/>
            <w:vMerge/>
            <w:tcBorders>
              <w:top w:val="nil"/>
              <w:left w:val="single" w:sz="8" w:space="0" w:color="auto"/>
              <w:bottom w:val="single" w:sz="8" w:space="0" w:color="000000"/>
              <w:right w:val="single" w:sz="8" w:space="0" w:color="auto"/>
            </w:tcBorders>
            <w:vAlign w:val="center"/>
            <w:hideMark/>
          </w:tcPr>
          <w:p w14:paraId="3F40A180" w14:textId="77777777" w:rsidR="008F073F" w:rsidRPr="008F073F" w:rsidRDefault="008F073F" w:rsidP="008F073F">
            <w:pPr>
              <w:widowControl/>
              <w:rPr>
                <w:rFonts w:ascii="標楷體" w:eastAsia="標楷體" w:hAnsi="標楷體" w:cs="新細明體"/>
                <w:color w:val="000000"/>
                <w:kern w:val="0"/>
                <w:sz w:val="17"/>
                <w:szCs w:val="17"/>
              </w:rPr>
            </w:pPr>
          </w:p>
        </w:tc>
        <w:tc>
          <w:tcPr>
            <w:tcW w:w="1420" w:type="dxa"/>
            <w:vMerge/>
            <w:tcBorders>
              <w:top w:val="nil"/>
              <w:left w:val="single" w:sz="8" w:space="0" w:color="auto"/>
              <w:bottom w:val="single" w:sz="8" w:space="0" w:color="000000"/>
              <w:right w:val="single" w:sz="8" w:space="0" w:color="auto"/>
            </w:tcBorders>
            <w:vAlign w:val="center"/>
            <w:hideMark/>
          </w:tcPr>
          <w:p w14:paraId="2D807142" w14:textId="77777777" w:rsidR="008F073F" w:rsidRPr="008F073F" w:rsidRDefault="008F073F" w:rsidP="008F073F">
            <w:pPr>
              <w:widowControl/>
              <w:rPr>
                <w:rFonts w:ascii="標楷體" w:eastAsia="標楷體" w:hAnsi="標楷體" w:cs="新細明體"/>
                <w:color w:val="000000"/>
                <w:kern w:val="0"/>
                <w:sz w:val="17"/>
                <w:szCs w:val="17"/>
              </w:rPr>
            </w:pPr>
          </w:p>
        </w:tc>
        <w:tc>
          <w:tcPr>
            <w:tcW w:w="920" w:type="dxa"/>
            <w:vMerge/>
            <w:tcBorders>
              <w:top w:val="nil"/>
              <w:left w:val="single" w:sz="8" w:space="0" w:color="auto"/>
              <w:bottom w:val="single" w:sz="8" w:space="0" w:color="000000"/>
              <w:right w:val="single" w:sz="8" w:space="0" w:color="auto"/>
            </w:tcBorders>
            <w:vAlign w:val="center"/>
            <w:hideMark/>
          </w:tcPr>
          <w:p w14:paraId="3385CEF0" w14:textId="77777777" w:rsidR="008F073F" w:rsidRPr="008F073F" w:rsidRDefault="008F073F" w:rsidP="008F073F">
            <w:pPr>
              <w:widowControl/>
              <w:rPr>
                <w:rFonts w:ascii="標楷體" w:eastAsia="標楷體" w:hAnsi="標楷體" w:cs="新細明體"/>
                <w:color w:val="000000"/>
                <w:kern w:val="0"/>
                <w:sz w:val="17"/>
                <w:szCs w:val="17"/>
              </w:rPr>
            </w:pPr>
          </w:p>
        </w:tc>
        <w:tc>
          <w:tcPr>
            <w:tcW w:w="800" w:type="dxa"/>
            <w:vMerge/>
            <w:tcBorders>
              <w:top w:val="nil"/>
              <w:left w:val="single" w:sz="8" w:space="0" w:color="auto"/>
              <w:bottom w:val="single" w:sz="8" w:space="0" w:color="000000"/>
              <w:right w:val="single" w:sz="8" w:space="0" w:color="auto"/>
            </w:tcBorders>
            <w:vAlign w:val="center"/>
            <w:hideMark/>
          </w:tcPr>
          <w:p w14:paraId="2F609E7C" w14:textId="77777777" w:rsidR="008F073F" w:rsidRPr="008F073F" w:rsidRDefault="008F073F" w:rsidP="008F073F">
            <w:pPr>
              <w:widowControl/>
              <w:rPr>
                <w:rFonts w:ascii="標楷體" w:eastAsia="標楷體" w:hAnsi="標楷體" w:cs="新細明體"/>
                <w:color w:val="000000"/>
                <w:kern w:val="0"/>
                <w:sz w:val="17"/>
                <w:szCs w:val="17"/>
              </w:rPr>
            </w:pPr>
          </w:p>
        </w:tc>
        <w:tc>
          <w:tcPr>
            <w:tcW w:w="2620" w:type="dxa"/>
            <w:tcBorders>
              <w:top w:val="nil"/>
              <w:left w:val="nil"/>
              <w:bottom w:val="single" w:sz="8" w:space="0" w:color="auto"/>
              <w:right w:val="single" w:sz="12" w:space="0" w:color="auto"/>
            </w:tcBorders>
            <w:shd w:val="clear" w:color="auto" w:fill="auto"/>
            <w:vAlign w:val="center"/>
            <w:hideMark/>
          </w:tcPr>
          <w:p w14:paraId="28ACD7F6"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該ETL批號裡可允許傳輸多張傳票號碼</w:t>
            </w:r>
          </w:p>
        </w:tc>
        <w:tc>
          <w:tcPr>
            <w:tcW w:w="1940" w:type="dxa"/>
            <w:tcBorders>
              <w:top w:val="nil"/>
              <w:left w:val="nil"/>
              <w:bottom w:val="nil"/>
              <w:right w:val="nil"/>
            </w:tcBorders>
            <w:shd w:val="clear" w:color="auto" w:fill="auto"/>
            <w:noWrap/>
            <w:vAlign w:val="center"/>
            <w:hideMark/>
          </w:tcPr>
          <w:p w14:paraId="09E5B4D7" w14:textId="77777777" w:rsidR="008F073F" w:rsidRPr="008F073F" w:rsidRDefault="008F073F" w:rsidP="008F073F">
            <w:pPr>
              <w:widowControl/>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4C573F9F" w14:textId="77777777" w:rsidR="008F073F" w:rsidRPr="008F073F" w:rsidRDefault="008F073F" w:rsidP="008F073F">
            <w:pPr>
              <w:widowControl/>
              <w:rPr>
                <w:rFonts w:eastAsia="Times New Roman"/>
                <w:kern w:val="0"/>
                <w:sz w:val="20"/>
                <w:szCs w:val="20"/>
              </w:rPr>
            </w:pPr>
          </w:p>
        </w:tc>
      </w:tr>
      <w:tr w:rsidR="008F073F" w:rsidRPr="008F073F" w14:paraId="32BC4FA5"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44B7EF27"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2.7</w:t>
            </w:r>
          </w:p>
        </w:tc>
        <w:tc>
          <w:tcPr>
            <w:tcW w:w="1820" w:type="dxa"/>
            <w:tcBorders>
              <w:top w:val="nil"/>
              <w:left w:val="nil"/>
              <w:bottom w:val="single" w:sz="8" w:space="0" w:color="auto"/>
              <w:right w:val="single" w:sz="8" w:space="0" w:color="auto"/>
            </w:tcBorders>
            <w:shd w:val="clear" w:color="auto" w:fill="auto"/>
            <w:vAlign w:val="center"/>
            <w:hideMark/>
          </w:tcPr>
          <w:p w14:paraId="5F5E765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CURRENCY_CODE</w:t>
            </w:r>
          </w:p>
        </w:tc>
        <w:tc>
          <w:tcPr>
            <w:tcW w:w="1420" w:type="dxa"/>
            <w:tcBorders>
              <w:top w:val="nil"/>
              <w:left w:val="nil"/>
              <w:bottom w:val="single" w:sz="8" w:space="0" w:color="auto"/>
              <w:right w:val="single" w:sz="8" w:space="0" w:color="auto"/>
            </w:tcBorders>
            <w:shd w:val="clear" w:color="auto" w:fill="auto"/>
            <w:vAlign w:val="center"/>
            <w:hideMark/>
          </w:tcPr>
          <w:p w14:paraId="45EE08BF"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Varchar2(3)</w:t>
            </w:r>
          </w:p>
        </w:tc>
        <w:tc>
          <w:tcPr>
            <w:tcW w:w="920" w:type="dxa"/>
            <w:tcBorders>
              <w:top w:val="nil"/>
              <w:left w:val="nil"/>
              <w:bottom w:val="single" w:sz="8" w:space="0" w:color="auto"/>
              <w:right w:val="single" w:sz="8" w:space="0" w:color="auto"/>
            </w:tcBorders>
            <w:shd w:val="clear" w:color="auto" w:fill="auto"/>
            <w:vAlign w:val="center"/>
            <w:hideMark/>
          </w:tcPr>
          <w:p w14:paraId="57D262DF"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3D27FCE6"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421DCF0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幣別</w:t>
            </w:r>
          </w:p>
        </w:tc>
        <w:tc>
          <w:tcPr>
            <w:tcW w:w="1940" w:type="dxa"/>
            <w:tcBorders>
              <w:top w:val="nil"/>
              <w:left w:val="nil"/>
              <w:bottom w:val="nil"/>
              <w:right w:val="nil"/>
            </w:tcBorders>
            <w:shd w:val="clear" w:color="auto" w:fill="auto"/>
            <w:noWrap/>
            <w:vAlign w:val="center"/>
            <w:hideMark/>
          </w:tcPr>
          <w:p w14:paraId="0C9B5633" w14:textId="77777777" w:rsidR="008F073F" w:rsidRPr="008F073F" w:rsidRDefault="008F073F" w:rsidP="008F073F">
            <w:pPr>
              <w:widowControl/>
              <w:rPr>
                <w:rFonts w:ascii="標楷體" w:eastAsia="標楷體" w:hAnsi="標楷體" w:cs="新細明體"/>
                <w:color w:val="000000"/>
                <w:kern w:val="0"/>
                <w:sz w:val="16"/>
                <w:szCs w:val="16"/>
              </w:rPr>
            </w:pPr>
            <w:proofErr w:type="spellStart"/>
            <w:r w:rsidRPr="008F073F">
              <w:rPr>
                <w:rFonts w:ascii="標楷體" w:eastAsia="標楷體" w:hAnsi="標楷體" w:cs="新細明體" w:hint="eastAsia"/>
                <w:color w:val="000000"/>
                <w:kern w:val="0"/>
                <w:sz w:val="16"/>
                <w:szCs w:val="16"/>
              </w:rPr>
              <w:t>CurrencyCode</w:t>
            </w:r>
            <w:proofErr w:type="spellEnd"/>
            <w:r w:rsidRPr="008F073F">
              <w:rPr>
                <w:rFonts w:ascii="標楷體" w:eastAsia="標楷體" w:hAnsi="標楷體" w:cs="新細明體" w:hint="eastAsia"/>
                <w:color w:val="000000"/>
                <w:kern w:val="0"/>
                <w:sz w:val="16"/>
                <w:szCs w:val="16"/>
              </w:rPr>
              <w:t>幣別</w:t>
            </w:r>
          </w:p>
        </w:tc>
        <w:tc>
          <w:tcPr>
            <w:tcW w:w="960" w:type="dxa"/>
            <w:tcBorders>
              <w:top w:val="nil"/>
              <w:left w:val="nil"/>
              <w:bottom w:val="nil"/>
              <w:right w:val="nil"/>
            </w:tcBorders>
            <w:shd w:val="clear" w:color="auto" w:fill="auto"/>
            <w:noWrap/>
            <w:vAlign w:val="center"/>
            <w:hideMark/>
          </w:tcPr>
          <w:p w14:paraId="3E46872B"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54046D57"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7D482A4E"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2.8</w:t>
            </w:r>
          </w:p>
        </w:tc>
        <w:tc>
          <w:tcPr>
            <w:tcW w:w="1820" w:type="dxa"/>
            <w:tcBorders>
              <w:top w:val="nil"/>
              <w:left w:val="nil"/>
              <w:bottom w:val="single" w:sz="8" w:space="0" w:color="auto"/>
              <w:right w:val="single" w:sz="8" w:space="0" w:color="auto"/>
            </w:tcBorders>
            <w:shd w:val="clear" w:color="auto" w:fill="auto"/>
            <w:vAlign w:val="center"/>
            <w:hideMark/>
          </w:tcPr>
          <w:p w14:paraId="548BE979"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ISSUED_BY</w:t>
            </w:r>
          </w:p>
        </w:tc>
        <w:tc>
          <w:tcPr>
            <w:tcW w:w="1420" w:type="dxa"/>
            <w:tcBorders>
              <w:top w:val="nil"/>
              <w:left w:val="nil"/>
              <w:bottom w:val="single" w:sz="8" w:space="0" w:color="auto"/>
              <w:right w:val="single" w:sz="8" w:space="0" w:color="auto"/>
            </w:tcBorders>
            <w:shd w:val="clear" w:color="auto" w:fill="auto"/>
            <w:vAlign w:val="center"/>
            <w:hideMark/>
          </w:tcPr>
          <w:p w14:paraId="1688999B"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Varchar2(40)</w:t>
            </w:r>
          </w:p>
        </w:tc>
        <w:tc>
          <w:tcPr>
            <w:tcW w:w="920" w:type="dxa"/>
            <w:tcBorders>
              <w:top w:val="nil"/>
              <w:left w:val="nil"/>
              <w:bottom w:val="single" w:sz="8" w:space="0" w:color="auto"/>
              <w:right w:val="single" w:sz="8" w:space="0" w:color="auto"/>
            </w:tcBorders>
            <w:shd w:val="clear" w:color="auto" w:fill="auto"/>
            <w:vAlign w:val="center"/>
            <w:hideMark/>
          </w:tcPr>
          <w:p w14:paraId="1179903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7F9DB38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5FFDAC1E"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作業者，員工編號-員工姓名</w:t>
            </w:r>
          </w:p>
        </w:tc>
        <w:tc>
          <w:tcPr>
            <w:tcW w:w="1940" w:type="dxa"/>
            <w:tcBorders>
              <w:top w:val="nil"/>
              <w:left w:val="nil"/>
              <w:bottom w:val="nil"/>
              <w:right w:val="nil"/>
            </w:tcBorders>
            <w:shd w:val="clear" w:color="auto" w:fill="auto"/>
            <w:noWrap/>
            <w:vAlign w:val="center"/>
            <w:hideMark/>
          </w:tcPr>
          <w:p w14:paraId="21C0E5D3"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執行L7400經辦員編</w:t>
            </w:r>
          </w:p>
        </w:tc>
        <w:tc>
          <w:tcPr>
            <w:tcW w:w="960" w:type="dxa"/>
            <w:tcBorders>
              <w:top w:val="nil"/>
              <w:left w:val="nil"/>
              <w:bottom w:val="nil"/>
              <w:right w:val="nil"/>
            </w:tcBorders>
            <w:shd w:val="clear" w:color="auto" w:fill="auto"/>
            <w:noWrap/>
            <w:vAlign w:val="center"/>
            <w:hideMark/>
          </w:tcPr>
          <w:p w14:paraId="003D8ADA"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632D5669"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48E37986"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2.9</w:t>
            </w:r>
          </w:p>
        </w:tc>
        <w:tc>
          <w:tcPr>
            <w:tcW w:w="1820" w:type="dxa"/>
            <w:tcBorders>
              <w:top w:val="nil"/>
              <w:left w:val="nil"/>
              <w:bottom w:val="single" w:sz="8" w:space="0" w:color="auto"/>
              <w:right w:val="single" w:sz="8" w:space="0" w:color="auto"/>
            </w:tcBorders>
            <w:shd w:val="clear" w:color="auto" w:fill="auto"/>
            <w:vAlign w:val="center"/>
            <w:hideMark/>
          </w:tcPr>
          <w:p w14:paraId="59B9E684"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ACCOUNTING_DATE</w:t>
            </w:r>
          </w:p>
        </w:tc>
        <w:tc>
          <w:tcPr>
            <w:tcW w:w="1420" w:type="dxa"/>
            <w:tcBorders>
              <w:top w:val="nil"/>
              <w:left w:val="nil"/>
              <w:bottom w:val="single" w:sz="8" w:space="0" w:color="auto"/>
              <w:right w:val="single" w:sz="8" w:space="0" w:color="auto"/>
            </w:tcBorders>
            <w:shd w:val="clear" w:color="auto" w:fill="auto"/>
            <w:vAlign w:val="center"/>
            <w:hideMark/>
          </w:tcPr>
          <w:p w14:paraId="4BCD31D1"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Varchar2(8)</w:t>
            </w:r>
          </w:p>
        </w:tc>
        <w:tc>
          <w:tcPr>
            <w:tcW w:w="920" w:type="dxa"/>
            <w:tcBorders>
              <w:top w:val="nil"/>
              <w:left w:val="nil"/>
              <w:bottom w:val="single" w:sz="8" w:space="0" w:color="auto"/>
              <w:right w:val="single" w:sz="8" w:space="0" w:color="auto"/>
            </w:tcBorders>
            <w:shd w:val="clear" w:color="auto" w:fill="auto"/>
            <w:vAlign w:val="center"/>
            <w:hideMark/>
          </w:tcPr>
          <w:p w14:paraId="19FCECEE"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171A1D50"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5FE3380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傳票日期(YYYYMMDD)</w:t>
            </w:r>
          </w:p>
        </w:tc>
        <w:tc>
          <w:tcPr>
            <w:tcW w:w="2900" w:type="dxa"/>
            <w:gridSpan w:val="2"/>
            <w:tcBorders>
              <w:top w:val="nil"/>
              <w:left w:val="nil"/>
              <w:bottom w:val="nil"/>
              <w:right w:val="nil"/>
            </w:tcBorders>
            <w:shd w:val="clear" w:color="auto" w:fill="auto"/>
            <w:noWrap/>
            <w:vAlign w:val="center"/>
            <w:hideMark/>
          </w:tcPr>
          <w:p w14:paraId="2AE9B765" w14:textId="77777777" w:rsidR="008F073F" w:rsidRPr="008F073F" w:rsidRDefault="008F073F" w:rsidP="008F073F">
            <w:pPr>
              <w:widowControl/>
              <w:rPr>
                <w:rFonts w:ascii="標楷體" w:eastAsia="標楷體" w:hAnsi="標楷體" w:cs="新細明體"/>
                <w:color w:val="000000"/>
                <w:kern w:val="0"/>
                <w:sz w:val="16"/>
                <w:szCs w:val="16"/>
              </w:rPr>
            </w:pPr>
            <w:proofErr w:type="spellStart"/>
            <w:r w:rsidRPr="008F073F">
              <w:rPr>
                <w:rFonts w:ascii="標楷體" w:eastAsia="標楷體" w:hAnsi="標楷體" w:cs="新細明體" w:hint="eastAsia"/>
                <w:color w:val="000000"/>
                <w:kern w:val="0"/>
                <w:sz w:val="16"/>
                <w:szCs w:val="16"/>
              </w:rPr>
              <w:t>AcDate</w:t>
            </w:r>
            <w:proofErr w:type="spellEnd"/>
            <w:r w:rsidRPr="008F073F">
              <w:rPr>
                <w:rFonts w:ascii="標楷體" w:eastAsia="標楷體" w:hAnsi="標楷體" w:cs="新細明體" w:hint="eastAsia"/>
                <w:color w:val="000000"/>
                <w:kern w:val="0"/>
                <w:sz w:val="16"/>
                <w:szCs w:val="16"/>
              </w:rPr>
              <w:t>傳票日期(國曆前補零)</w:t>
            </w:r>
          </w:p>
        </w:tc>
      </w:tr>
      <w:tr w:rsidR="008F073F" w:rsidRPr="008F073F" w14:paraId="48443F52"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5D58E73D"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2.1</w:t>
            </w:r>
          </w:p>
        </w:tc>
        <w:tc>
          <w:tcPr>
            <w:tcW w:w="1820" w:type="dxa"/>
            <w:tcBorders>
              <w:top w:val="nil"/>
              <w:left w:val="nil"/>
              <w:bottom w:val="single" w:sz="8" w:space="0" w:color="auto"/>
              <w:right w:val="single" w:sz="8" w:space="0" w:color="auto"/>
            </w:tcBorders>
            <w:shd w:val="clear" w:color="auto" w:fill="auto"/>
            <w:vAlign w:val="center"/>
            <w:hideMark/>
          </w:tcPr>
          <w:p w14:paraId="36ABFAFC"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JE_LINE_NUM</w:t>
            </w:r>
          </w:p>
        </w:tc>
        <w:tc>
          <w:tcPr>
            <w:tcW w:w="1420" w:type="dxa"/>
            <w:tcBorders>
              <w:top w:val="nil"/>
              <w:left w:val="nil"/>
              <w:bottom w:val="single" w:sz="8" w:space="0" w:color="auto"/>
              <w:right w:val="single" w:sz="8" w:space="0" w:color="auto"/>
            </w:tcBorders>
            <w:shd w:val="clear" w:color="auto" w:fill="auto"/>
            <w:vAlign w:val="center"/>
            <w:hideMark/>
          </w:tcPr>
          <w:p w14:paraId="7EC857A1"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Number(5)</w:t>
            </w:r>
          </w:p>
        </w:tc>
        <w:tc>
          <w:tcPr>
            <w:tcW w:w="920" w:type="dxa"/>
            <w:tcBorders>
              <w:top w:val="nil"/>
              <w:left w:val="nil"/>
              <w:bottom w:val="single" w:sz="8" w:space="0" w:color="auto"/>
              <w:right w:val="single" w:sz="8" w:space="0" w:color="auto"/>
            </w:tcBorders>
            <w:shd w:val="clear" w:color="auto" w:fill="auto"/>
            <w:vAlign w:val="center"/>
            <w:hideMark/>
          </w:tcPr>
          <w:p w14:paraId="66D6C3A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581BF956"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44395021"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序號</w:t>
            </w:r>
          </w:p>
        </w:tc>
        <w:tc>
          <w:tcPr>
            <w:tcW w:w="1940" w:type="dxa"/>
            <w:tcBorders>
              <w:top w:val="nil"/>
              <w:left w:val="nil"/>
              <w:bottom w:val="nil"/>
              <w:right w:val="nil"/>
            </w:tcBorders>
            <w:shd w:val="clear" w:color="auto" w:fill="auto"/>
            <w:noWrap/>
            <w:vAlign w:val="center"/>
            <w:hideMark/>
          </w:tcPr>
          <w:p w14:paraId="65C3CD70"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Seq傳票明細序號</w:t>
            </w:r>
          </w:p>
        </w:tc>
        <w:tc>
          <w:tcPr>
            <w:tcW w:w="960" w:type="dxa"/>
            <w:tcBorders>
              <w:top w:val="nil"/>
              <w:left w:val="nil"/>
              <w:bottom w:val="nil"/>
              <w:right w:val="nil"/>
            </w:tcBorders>
            <w:shd w:val="clear" w:color="auto" w:fill="auto"/>
            <w:noWrap/>
            <w:vAlign w:val="center"/>
            <w:hideMark/>
          </w:tcPr>
          <w:p w14:paraId="23AD3E85"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26ACD83B"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7D3DFFCE"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2.11</w:t>
            </w:r>
          </w:p>
        </w:tc>
        <w:tc>
          <w:tcPr>
            <w:tcW w:w="1820" w:type="dxa"/>
            <w:tcBorders>
              <w:top w:val="nil"/>
              <w:left w:val="nil"/>
              <w:bottom w:val="single" w:sz="8" w:space="0" w:color="auto"/>
              <w:right w:val="single" w:sz="8" w:space="0" w:color="auto"/>
            </w:tcBorders>
            <w:shd w:val="clear" w:color="auto" w:fill="auto"/>
            <w:vAlign w:val="center"/>
            <w:hideMark/>
          </w:tcPr>
          <w:p w14:paraId="4E8B8BEE"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SEGREGATE_CODE</w:t>
            </w:r>
          </w:p>
        </w:tc>
        <w:tc>
          <w:tcPr>
            <w:tcW w:w="1420" w:type="dxa"/>
            <w:tcBorders>
              <w:top w:val="nil"/>
              <w:left w:val="nil"/>
              <w:bottom w:val="single" w:sz="8" w:space="0" w:color="auto"/>
              <w:right w:val="single" w:sz="8" w:space="0" w:color="auto"/>
            </w:tcBorders>
            <w:shd w:val="clear" w:color="auto" w:fill="auto"/>
            <w:vAlign w:val="center"/>
            <w:hideMark/>
          </w:tcPr>
          <w:p w14:paraId="5A83FA4F"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Varchar2(3)</w:t>
            </w:r>
          </w:p>
        </w:tc>
        <w:tc>
          <w:tcPr>
            <w:tcW w:w="920" w:type="dxa"/>
            <w:tcBorders>
              <w:top w:val="nil"/>
              <w:left w:val="nil"/>
              <w:bottom w:val="single" w:sz="8" w:space="0" w:color="auto"/>
              <w:right w:val="single" w:sz="8" w:space="0" w:color="auto"/>
            </w:tcBorders>
            <w:shd w:val="clear" w:color="auto" w:fill="auto"/>
            <w:vAlign w:val="center"/>
            <w:hideMark/>
          </w:tcPr>
          <w:p w14:paraId="1426822B"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245C5A74"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0606DBC7"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區隔帳冊</w:t>
            </w:r>
          </w:p>
        </w:tc>
        <w:tc>
          <w:tcPr>
            <w:tcW w:w="1940" w:type="dxa"/>
            <w:tcBorders>
              <w:top w:val="nil"/>
              <w:left w:val="nil"/>
              <w:bottom w:val="nil"/>
              <w:right w:val="nil"/>
            </w:tcBorders>
            <w:shd w:val="clear" w:color="auto" w:fill="auto"/>
            <w:noWrap/>
            <w:vAlign w:val="center"/>
            <w:hideMark/>
          </w:tcPr>
          <w:p w14:paraId="502A0748" w14:textId="77777777" w:rsidR="008F073F" w:rsidRPr="008F073F" w:rsidRDefault="008F073F" w:rsidP="008F073F">
            <w:pPr>
              <w:widowControl/>
              <w:rPr>
                <w:rFonts w:ascii="標楷體" w:eastAsia="標楷體" w:hAnsi="標楷體" w:cs="新細明體"/>
                <w:color w:val="000000"/>
                <w:kern w:val="0"/>
                <w:sz w:val="16"/>
                <w:szCs w:val="16"/>
              </w:rPr>
            </w:pPr>
            <w:proofErr w:type="spellStart"/>
            <w:r w:rsidRPr="008F073F">
              <w:rPr>
                <w:rFonts w:ascii="標楷體" w:eastAsia="標楷體" w:hAnsi="標楷體" w:cs="新細明體" w:hint="eastAsia"/>
                <w:color w:val="000000"/>
                <w:kern w:val="0"/>
                <w:sz w:val="16"/>
                <w:szCs w:val="16"/>
              </w:rPr>
              <w:t>AcSubBookCode</w:t>
            </w:r>
            <w:proofErr w:type="spellEnd"/>
            <w:r w:rsidRPr="008F073F">
              <w:rPr>
                <w:rFonts w:ascii="標楷體" w:eastAsia="標楷體" w:hAnsi="標楷體" w:cs="新細明體" w:hint="eastAsia"/>
                <w:color w:val="000000"/>
                <w:kern w:val="0"/>
                <w:sz w:val="16"/>
                <w:szCs w:val="16"/>
              </w:rPr>
              <w:t>區隔帳冊</w:t>
            </w:r>
          </w:p>
        </w:tc>
        <w:tc>
          <w:tcPr>
            <w:tcW w:w="960" w:type="dxa"/>
            <w:tcBorders>
              <w:top w:val="nil"/>
              <w:left w:val="nil"/>
              <w:bottom w:val="nil"/>
              <w:right w:val="nil"/>
            </w:tcBorders>
            <w:shd w:val="clear" w:color="auto" w:fill="auto"/>
            <w:noWrap/>
            <w:vAlign w:val="center"/>
            <w:hideMark/>
          </w:tcPr>
          <w:p w14:paraId="77663284"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52A72BB7"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4FF02706"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2.12</w:t>
            </w:r>
          </w:p>
        </w:tc>
        <w:tc>
          <w:tcPr>
            <w:tcW w:w="1820" w:type="dxa"/>
            <w:tcBorders>
              <w:top w:val="nil"/>
              <w:left w:val="nil"/>
              <w:bottom w:val="single" w:sz="8" w:space="0" w:color="auto"/>
              <w:right w:val="single" w:sz="8" w:space="0" w:color="auto"/>
            </w:tcBorders>
            <w:shd w:val="clear" w:color="auto" w:fill="auto"/>
            <w:vAlign w:val="center"/>
            <w:hideMark/>
          </w:tcPr>
          <w:p w14:paraId="4B15F7FB"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ACCOUNT_CODE</w:t>
            </w:r>
          </w:p>
        </w:tc>
        <w:tc>
          <w:tcPr>
            <w:tcW w:w="1420" w:type="dxa"/>
            <w:tcBorders>
              <w:top w:val="nil"/>
              <w:left w:val="nil"/>
              <w:bottom w:val="single" w:sz="8" w:space="0" w:color="auto"/>
              <w:right w:val="single" w:sz="8" w:space="0" w:color="auto"/>
            </w:tcBorders>
            <w:shd w:val="clear" w:color="auto" w:fill="auto"/>
            <w:vAlign w:val="center"/>
            <w:hideMark/>
          </w:tcPr>
          <w:p w14:paraId="24D73A1E"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Varchar2(11)</w:t>
            </w:r>
          </w:p>
        </w:tc>
        <w:tc>
          <w:tcPr>
            <w:tcW w:w="920" w:type="dxa"/>
            <w:tcBorders>
              <w:top w:val="nil"/>
              <w:left w:val="nil"/>
              <w:bottom w:val="single" w:sz="8" w:space="0" w:color="auto"/>
              <w:right w:val="single" w:sz="8" w:space="0" w:color="auto"/>
            </w:tcBorders>
            <w:shd w:val="clear" w:color="auto" w:fill="auto"/>
            <w:vAlign w:val="center"/>
            <w:hideMark/>
          </w:tcPr>
          <w:p w14:paraId="6FDD53E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18E7EDC7"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1499BBB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科目代號</w:t>
            </w:r>
          </w:p>
        </w:tc>
        <w:tc>
          <w:tcPr>
            <w:tcW w:w="1940" w:type="dxa"/>
            <w:tcBorders>
              <w:top w:val="nil"/>
              <w:left w:val="nil"/>
              <w:bottom w:val="nil"/>
              <w:right w:val="nil"/>
            </w:tcBorders>
            <w:shd w:val="clear" w:color="auto" w:fill="auto"/>
            <w:noWrap/>
            <w:vAlign w:val="center"/>
            <w:hideMark/>
          </w:tcPr>
          <w:p w14:paraId="68C24B51" w14:textId="77777777" w:rsidR="008F073F" w:rsidRPr="008F073F" w:rsidRDefault="008F073F" w:rsidP="008F073F">
            <w:pPr>
              <w:widowControl/>
              <w:rPr>
                <w:rFonts w:ascii="標楷體" w:eastAsia="標楷體" w:hAnsi="標楷體" w:cs="新細明體"/>
                <w:color w:val="000000"/>
                <w:kern w:val="0"/>
                <w:sz w:val="16"/>
                <w:szCs w:val="16"/>
              </w:rPr>
            </w:pPr>
            <w:proofErr w:type="spellStart"/>
            <w:r w:rsidRPr="008F073F">
              <w:rPr>
                <w:rFonts w:ascii="標楷體" w:eastAsia="標楷體" w:hAnsi="標楷體" w:cs="新細明體" w:hint="eastAsia"/>
                <w:color w:val="000000"/>
                <w:kern w:val="0"/>
                <w:sz w:val="16"/>
                <w:szCs w:val="16"/>
              </w:rPr>
              <w:t>AcNoCode</w:t>
            </w:r>
            <w:proofErr w:type="spellEnd"/>
            <w:r w:rsidRPr="008F073F">
              <w:rPr>
                <w:rFonts w:ascii="標楷體" w:eastAsia="標楷體" w:hAnsi="標楷體" w:cs="新細明體" w:hint="eastAsia"/>
                <w:color w:val="000000"/>
                <w:kern w:val="0"/>
                <w:sz w:val="16"/>
                <w:szCs w:val="16"/>
              </w:rPr>
              <w:t>科目代號</w:t>
            </w:r>
          </w:p>
        </w:tc>
        <w:tc>
          <w:tcPr>
            <w:tcW w:w="960" w:type="dxa"/>
            <w:tcBorders>
              <w:top w:val="nil"/>
              <w:left w:val="nil"/>
              <w:bottom w:val="nil"/>
              <w:right w:val="nil"/>
            </w:tcBorders>
            <w:shd w:val="clear" w:color="auto" w:fill="auto"/>
            <w:noWrap/>
            <w:vAlign w:val="center"/>
            <w:hideMark/>
          </w:tcPr>
          <w:p w14:paraId="00D0505A"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75ADB5B7"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7244ECF6"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2.13</w:t>
            </w:r>
          </w:p>
        </w:tc>
        <w:tc>
          <w:tcPr>
            <w:tcW w:w="1820" w:type="dxa"/>
            <w:tcBorders>
              <w:top w:val="nil"/>
              <w:left w:val="nil"/>
              <w:bottom w:val="single" w:sz="8" w:space="0" w:color="auto"/>
              <w:right w:val="single" w:sz="8" w:space="0" w:color="auto"/>
            </w:tcBorders>
            <w:shd w:val="clear" w:color="auto" w:fill="auto"/>
            <w:vAlign w:val="center"/>
            <w:hideMark/>
          </w:tcPr>
          <w:p w14:paraId="59438ABC"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SUBACCOUNT_CODE</w:t>
            </w:r>
          </w:p>
        </w:tc>
        <w:tc>
          <w:tcPr>
            <w:tcW w:w="1420" w:type="dxa"/>
            <w:tcBorders>
              <w:top w:val="nil"/>
              <w:left w:val="nil"/>
              <w:bottom w:val="single" w:sz="8" w:space="0" w:color="auto"/>
              <w:right w:val="single" w:sz="8" w:space="0" w:color="auto"/>
            </w:tcBorders>
            <w:shd w:val="clear" w:color="auto" w:fill="auto"/>
            <w:vAlign w:val="center"/>
            <w:hideMark/>
          </w:tcPr>
          <w:p w14:paraId="0F2E216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Varchar2(5)</w:t>
            </w:r>
          </w:p>
        </w:tc>
        <w:tc>
          <w:tcPr>
            <w:tcW w:w="920" w:type="dxa"/>
            <w:tcBorders>
              <w:top w:val="nil"/>
              <w:left w:val="nil"/>
              <w:bottom w:val="single" w:sz="8" w:space="0" w:color="auto"/>
              <w:right w:val="single" w:sz="8" w:space="0" w:color="auto"/>
            </w:tcBorders>
            <w:shd w:val="clear" w:color="auto" w:fill="auto"/>
            <w:vAlign w:val="center"/>
            <w:hideMark/>
          </w:tcPr>
          <w:p w14:paraId="77C3E406"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310FAD3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41742A1C"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子目代號，若無子目需放00000</w:t>
            </w:r>
          </w:p>
        </w:tc>
        <w:tc>
          <w:tcPr>
            <w:tcW w:w="2900" w:type="dxa"/>
            <w:gridSpan w:val="2"/>
            <w:tcBorders>
              <w:top w:val="nil"/>
              <w:left w:val="nil"/>
              <w:bottom w:val="nil"/>
              <w:right w:val="nil"/>
            </w:tcBorders>
            <w:shd w:val="clear" w:color="auto" w:fill="auto"/>
            <w:noWrap/>
            <w:vAlign w:val="center"/>
            <w:hideMark/>
          </w:tcPr>
          <w:p w14:paraId="208050EF" w14:textId="77777777" w:rsidR="008F073F" w:rsidRPr="008F073F" w:rsidRDefault="008F073F" w:rsidP="008F073F">
            <w:pPr>
              <w:widowControl/>
              <w:rPr>
                <w:rFonts w:ascii="標楷體" w:eastAsia="標楷體" w:hAnsi="標楷體" w:cs="新細明體"/>
                <w:color w:val="000000"/>
                <w:kern w:val="0"/>
                <w:sz w:val="16"/>
                <w:szCs w:val="16"/>
              </w:rPr>
            </w:pPr>
            <w:proofErr w:type="spellStart"/>
            <w:r w:rsidRPr="008F073F">
              <w:rPr>
                <w:rFonts w:ascii="標楷體" w:eastAsia="標楷體" w:hAnsi="標楷體" w:cs="新細明體" w:hint="eastAsia"/>
                <w:color w:val="000000"/>
                <w:kern w:val="0"/>
                <w:sz w:val="16"/>
                <w:szCs w:val="16"/>
              </w:rPr>
              <w:t>AcSubCode</w:t>
            </w:r>
            <w:proofErr w:type="spellEnd"/>
            <w:r w:rsidRPr="008F073F">
              <w:rPr>
                <w:rFonts w:ascii="標楷體" w:eastAsia="標楷體" w:hAnsi="標楷體" w:cs="新細明體" w:hint="eastAsia"/>
                <w:color w:val="000000"/>
                <w:kern w:val="0"/>
                <w:sz w:val="16"/>
                <w:szCs w:val="16"/>
              </w:rPr>
              <w:t>子目代號，無子目放00000</w:t>
            </w:r>
          </w:p>
        </w:tc>
      </w:tr>
      <w:tr w:rsidR="008F073F" w:rsidRPr="008F073F" w14:paraId="6AEAB24E"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242125F8"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2.14</w:t>
            </w:r>
          </w:p>
        </w:tc>
        <w:tc>
          <w:tcPr>
            <w:tcW w:w="1820" w:type="dxa"/>
            <w:tcBorders>
              <w:top w:val="nil"/>
              <w:left w:val="nil"/>
              <w:bottom w:val="single" w:sz="8" w:space="0" w:color="auto"/>
              <w:right w:val="single" w:sz="8" w:space="0" w:color="auto"/>
            </w:tcBorders>
            <w:shd w:val="clear" w:color="auto" w:fill="auto"/>
            <w:vAlign w:val="center"/>
            <w:hideMark/>
          </w:tcPr>
          <w:p w14:paraId="26BA519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COSTCENTER_CODE</w:t>
            </w:r>
          </w:p>
        </w:tc>
        <w:tc>
          <w:tcPr>
            <w:tcW w:w="1420" w:type="dxa"/>
            <w:tcBorders>
              <w:top w:val="nil"/>
              <w:left w:val="nil"/>
              <w:bottom w:val="single" w:sz="8" w:space="0" w:color="auto"/>
              <w:right w:val="single" w:sz="8" w:space="0" w:color="auto"/>
            </w:tcBorders>
            <w:shd w:val="clear" w:color="auto" w:fill="auto"/>
            <w:vAlign w:val="center"/>
            <w:hideMark/>
          </w:tcPr>
          <w:p w14:paraId="54D80389"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Varchar2(6)</w:t>
            </w:r>
          </w:p>
        </w:tc>
        <w:tc>
          <w:tcPr>
            <w:tcW w:w="920" w:type="dxa"/>
            <w:tcBorders>
              <w:top w:val="nil"/>
              <w:left w:val="nil"/>
              <w:bottom w:val="single" w:sz="8" w:space="0" w:color="auto"/>
              <w:right w:val="single" w:sz="8" w:space="0" w:color="auto"/>
            </w:tcBorders>
            <w:shd w:val="clear" w:color="auto" w:fill="auto"/>
            <w:vAlign w:val="center"/>
            <w:hideMark/>
          </w:tcPr>
          <w:p w14:paraId="7E0C9321"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43755C90"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086CD8A8"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成本單位代號，若無成本單位需放000000</w:t>
            </w:r>
          </w:p>
        </w:tc>
        <w:tc>
          <w:tcPr>
            <w:tcW w:w="1940" w:type="dxa"/>
            <w:tcBorders>
              <w:top w:val="nil"/>
              <w:left w:val="nil"/>
              <w:bottom w:val="nil"/>
              <w:right w:val="nil"/>
            </w:tcBorders>
            <w:shd w:val="clear" w:color="auto" w:fill="auto"/>
            <w:noWrap/>
            <w:vAlign w:val="center"/>
            <w:hideMark/>
          </w:tcPr>
          <w:p w14:paraId="52C05E6D" w14:textId="77777777" w:rsidR="008F073F" w:rsidRPr="008F073F" w:rsidRDefault="008F073F" w:rsidP="008F073F">
            <w:pPr>
              <w:widowControl/>
              <w:rPr>
                <w:rFonts w:ascii="標楷體" w:eastAsia="標楷體" w:hAnsi="標楷體" w:cs="新細明體"/>
                <w:color w:val="0000FF"/>
                <w:kern w:val="0"/>
                <w:sz w:val="16"/>
                <w:szCs w:val="16"/>
                <w:u w:val="single"/>
              </w:rPr>
            </w:pPr>
            <w:r w:rsidRPr="008F073F">
              <w:rPr>
                <w:rFonts w:ascii="標楷體" w:eastAsia="標楷體" w:hAnsi="標楷體" w:cs="新細明體" w:hint="eastAsia"/>
                <w:color w:val="0000FF"/>
                <w:kern w:val="0"/>
                <w:sz w:val="16"/>
                <w:szCs w:val="16"/>
                <w:u w:val="single"/>
              </w:rPr>
              <w:t>10H000</w:t>
            </w:r>
          </w:p>
        </w:tc>
        <w:tc>
          <w:tcPr>
            <w:tcW w:w="960" w:type="dxa"/>
            <w:tcBorders>
              <w:top w:val="nil"/>
              <w:left w:val="nil"/>
              <w:bottom w:val="nil"/>
              <w:right w:val="nil"/>
            </w:tcBorders>
            <w:shd w:val="clear" w:color="auto" w:fill="auto"/>
            <w:noWrap/>
            <w:vAlign w:val="center"/>
            <w:hideMark/>
          </w:tcPr>
          <w:p w14:paraId="38F35AAF" w14:textId="77777777" w:rsidR="008F073F" w:rsidRPr="008F073F" w:rsidRDefault="008F073F" w:rsidP="008F073F">
            <w:pPr>
              <w:widowControl/>
              <w:rPr>
                <w:rFonts w:ascii="標楷體" w:eastAsia="標楷體" w:hAnsi="標楷體" w:cs="新細明體"/>
                <w:color w:val="0000FF"/>
                <w:kern w:val="0"/>
                <w:sz w:val="16"/>
                <w:szCs w:val="16"/>
                <w:u w:val="single"/>
              </w:rPr>
            </w:pPr>
          </w:p>
        </w:tc>
      </w:tr>
      <w:tr w:rsidR="008F073F" w:rsidRPr="008F073F" w14:paraId="0024A922"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48C74628"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2.15</w:t>
            </w:r>
          </w:p>
        </w:tc>
        <w:tc>
          <w:tcPr>
            <w:tcW w:w="1820" w:type="dxa"/>
            <w:tcBorders>
              <w:top w:val="nil"/>
              <w:left w:val="nil"/>
              <w:bottom w:val="single" w:sz="8" w:space="0" w:color="auto"/>
              <w:right w:val="single" w:sz="8" w:space="0" w:color="auto"/>
            </w:tcBorders>
            <w:shd w:val="clear" w:color="auto" w:fill="auto"/>
            <w:vAlign w:val="center"/>
            <w:hideMark/>
          </w:tcPr>
          <w:p w14:paraId="1FDB550F"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CHANNEL_CODE</w:t>
            </w:r>
          </w:p>
        </w:tc>
        <w:tc>
          <w:tcPr>
            <w:tcW w:w="1420" w:type="dxa"/>
            <w:tcBorders>
              <w:top w:val="nil"/>
              <w:left w:val="nil"/>
              <w:bottom w:val="single" w:sz="8" w:space="0" w:color="auto"/>
              <w:right w:val="single" w:sz="8" w:space="0" w:color="auto"/>
            </w:tcBorders>
            <w:shd w:val="clear" w:color="auto" w:fill="auto"/>
            <w:vAlign w:val="center"/>
            <w:hideMark/>
          </w:tcPr>
          <w:p w14:paraId="3C5AE2D6"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Varchar2(2)</w:t>
            </w:r>
          </w:p>
        </w:tc>
        <w:tc>
          <w:tcPr>
            <w:tcW w:w="920" w:type="dxa"/>
            <w:tcBorders>
              <w:top w:val="nil"/>
              <w:left w:val="nil"/>
              <w:bottom w:val="single" w:sz="8" w:space="0" w:color="auto"/>
              <w:right w:val="single" w:sz="8" w:space="0" w:color="auto"/>
            </w:tcBorders>
            <w:shd w:val="clear" w:color="auto" w:fill="auto"/>
            <w:vAlign w:val="center"/>
            <w:hideMark/>
          </w:tcPr>
          <w:p w14:paraId="05BD030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3F2A3B3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522DDF94"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通路代號，若無通路代號需放00</w:t>
            </w:r>
          </w:p>
        </w:tc>
        <w:tc>
          <w:tcPr>
            <w:tcW w:w="1940" w:type="dxa"/>
            <w:tcBorders>
              <w:top w:val="nil"/>
              <w:left w:val="nil"/>
              <w:bottom w:val="nil"/>
              <w:right w:val="nil"/>
            </w:tcBorders>
            <w:shd w:val="clear" w:color="auto" w:fill="auto"/>
            <w:noWrap/>
            <w:vAlign w:val="center"/>
            <w:hideMark/>
          </w:tcPr>
          <w:p w14:paraId="44E7189E"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00</w:t>
            </w:r>
          </w:p>
        </w:tc>
        <w:tc>
          <w:tcPr>
            <w:tcW w:w="960" w:type="dxa"/>
            <w:tcBorders>
              <w:top w:val="nil"/>
              <w:left w:val="nil"/>
              <w:bottom w:val="nil"/>
              <w:right w:val="nil"/>
            </w:tcBorders>
            <w:shd w:val="clear" w:color="auto" w:fill="auto"/>
            <w:noWrap/>
            <w:vAlign w:val="center"/>
            <w:hideMark/>
          </w:tcPr>
          <w:p w14:paraId="70A835CB"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2482D181"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19791E8C"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2.16</w:t>
            </w:r>
          </w:p>
        </w:tc>
        <w:tc>
          <w:tcPr>
            <w:tcW w:w="1820" w:type="dxa"/>
            <w:tcBorders>
              <w:top w:val="nil"/>
              <w:left w:val="nil"/>
              <w:bottom w:val="single" w:sz="8" w:space="0" w:color="auto"/>
              <w:right w:val="single" w:sz="8" w:space="0" w:color="auto"/>
            </w:tcBorders>
            <w:shd w:val="clear" w:color="auto" w:fill="auto"/>
            <w:vAlign w:val="center"/>
            <w:hideMark/>
          </w:tcPr>
          <w:p w14:paraId="5695A63E"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IFRS17_GROUP_CODE</w:t>
            </w:r>
          </w:p>
        </w:tc>
        <w:tc>
          <w:tcPr>
            <w:tcW w:w="1420" w:type="dxa"/>
            <w:tcBorders>
              <w:top w:val="nil"/>
              <w:left w:val="nil"/>
              <w:bottom w:val="single" w:sz="8" w:space="0" w:color="auto"/>
              <w:right w:val="single" w:sz="8" w:space="0" w:color="auto"/>
            </w:tcBorders>
            <w:shd w:val="clear" w:color="auto" w:fill="auto"/>
            <w:vAlign w:val="center"/>
            <w:hideMark/>
          </w:tcPr>
          <w:p w14:paraId="4617885F"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w:t>
            </w:r>
            <w:r w:rsidRPr="008F073F">
              <w:rPr>
                <w:rFonts w:ascii="標楷體" w:eastAsia="標楷體" w:hAnsi="標楷體" w:cs="新細明體" w:hint="eastAsia"/>
                <w:strike/>
                <w:color w:val="FF0000"/>
                <w:kern w:val="0"/>
                <w:sz w:val="17"/>
                <w:szCs w:val="17"/>
              </w:rPr>
              <w:t>9</w:t>
            </w:r>
            <w:r w:rsidRPr="008F073F">
              <w:rPr>
                <w:rFonts w:ascii="標楷體" w:eastAsia="標楷體" w:hAnsi="標楷體" w:cs="新細明體" w:hint="eastAsia"/>
                <w:color w:val="008080"/>
                <w:kern w:val="0"/>
                <w:sz w:val="17"/>
                <w:szCs w:val="17"/>
                <w:u w:val="single"/>
              </w:rPr>
              <w:t>15</w:t>
            </w:r>
            <w:r w:rsidRPr="008F073F">
              <w:rPr>
                <w:rFonts w:ascii="標楷體" w:eastAsia="標楷體" w:hAnsi="標楷體" w:cs="新細明體" w:hint="eastAsia"/>
                <w:color w:val="000000"/>
                <w:kern w:val="0"/>
                <w:sz w:val="17"/>
                <w:szCs w:val="17"/>
              </w:rPr>
              <w:t>)</w:t>
            </w:r>
          </w:p>
        </w:tc>
        <w:tc>
          <w:tcPr>
            <w:tcW w:w="920" w:type="dxa"/>
            <w:tcBorders>
              <w:top w:val="nil"/>
              <w:left w:val="nil"/>
              <w:bottom w:val="single" w:sz="8" w:space="0" w:color="auto"/>
              <w:right w:val="single" w:sz="8" w:space="0" w:color="auto"/>
            </w:tcBorders>
            <w:shd w:val="clear" w:color="auto" w:fill="auto"/>
            <w:vAlign w:val="center"/>
            <w:hideMark/>
          </w:tcPr>
          <w:p w14:paraId="0FD78D7D"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5B5BBA3E"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6904C17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IFRS17群組代號，若無IFRS17群組代號需放000000000</w:t>
            </w:r>
            <w:r w:rsidRPr="008F073F">
              <w:rPr>
                <w:rFonts w:ascii="標楷體" w:eastAsia="標楷體" w:hAnsi="標楷體" w:cs="新細明體" w:hint="eastAsia"/>
                <w:color w:val="008080"/>
                <w:kern w:val="0"/>
                <w:sz w:val="17"/>
                <w:szCs w:val="17"/>
                <w:u w:val="single"/>
              </w:rPr>
              <w:t>000000</w:t>
            </w:r>
          </w:p>
        </w:tc>
        <w:tc>
          <w:tcPr>
            <w:tcW w:w="1940" w:type="dxa"/>
            <w:tcBorders>
              <w:top w:val="nil"/>
              <w:left w:val="nil"/>
              <w:bottom w:val="nil"/>
              <w:right w:val="nil"/>
            </w:tcBorders>
            <w:shd w:val="clear" w:color="auto" w:fill="auto"/>
            <w:noWrap/>
            <w:vAlign w:val="center"/>
            <w:hideMark/>
          </w:tcPr>
          <w:p w14:paraId="767E4C50"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000000000000000</w:t>
            </w:r>
          </w:p>
        </w:tc>
        <w:tc>
          <w:tcPr>
            <w:tcW w:w="960" w:type="dxa"/>
            <w:tcBorders>
              <w:top w:val="nil"/>
              <w:left w:val="nil"/>
              <w:bottom w:val="nil"/>
              <w:right w:val="nil"/>
            </w:tcBorders>
            <w:shd w:val="clear" w:color="auto" w:fill="auto"/>
            <w:noWrap/>
            <w:vAlign w:val="center"/>
            <w:hideMark/>
          </w:tcPr>
          <w:p w14:paraId="66429CB6"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3F2BE860"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49ABFE1B"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2.17</w:t>
            </w:r>
          </w:p>
        </w:tc>
        <w:tc>
          <w:tcPr>
            <w:tcW w:w="1820" w:type="dxa"/>
            <w:tcBorders>
              <w:top w:val="nil"/>
              <w:left w:val="nil"/>
              <w:bottom w:val="single" w:sz="8" w:space="0" w:color="auto"/>
              <w:right w:val="single" w:sz="8" w:space="0" w:color="auto"/>
            </w:tcBorders>
            <w:shd w:val="clear" w:color="auto" w:fill="auto"/>
            <w:vAlign w:val="center"/>
            <w:hideMark/>
          </w:tcPr>
          <w:p w14:paraId="66402D2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INTERCOMPANY_CODE</w:t>
            </w:r>
          </w:p>
        </w:tc>
        <w:tc>
          <w:tcPr>
            <w:tcW w:w="1420" w:type="dxa"/>
            <w:tcBorders>
              <w:top w:val="nil"/>
              <w:left w:val="nil"/>
              <w:bottom w:val="single" w:sz="8" w:space="0" w:color="auto"/>
              <w:right w:val="single" w:sz="8" w:space="0" w:color="auto"/>
            </w:tcBorders>
            <w:shd w:val="clear" w:color="auto" w:fill="auto"/>
            <w:vAlign w:val="center"/>
            <w:hideMark/>
          </w:tcPr>
          <w:p w14:paraId="4710CE64"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Varchar2(4)</w:t>
            </w:r>
          </w:p>
        </w:tc>
        <w:tc>
          <w:tcPr>
            <w:tcW w:w="920" w:type="dxa"/>
            <w:tcBorders>
              <w:top w:val="nil"/>
              <w:left w:val="nil"/>
              <w:bottom w:val="single" w:sz="8" w:space="0" w:color="auto"/>
              <w:right w:val="single" w:sz="8" w:space="0" w:color="auto"/>
            </w:tcBorders>
            <w:shd w:val="clear" w:color="auto" w:fill="auto"/>
            <w:vAlign w:val="center"/>
            <w:hideMark/>
          </w:tcPr>
          <w:p w14:paraId="6ACAA60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7B5009E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48988E9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關聯方代號，若無關聯方代號需放999</w:t>
            </w:r>
          </w:p>
        </w:tc>
        <w:tc>
          <w:tcPr>
            <w:tcW w:w="1940" w:type="dxa"/>
            <w:tcBorders>
              <w:top w:val="nil"/>
              <w:left w:val="nil"/>
              <w:bottom w:val="nil"/>
              <w:right w:val="nil"/>
            </w:tcBorders>
            <w:shd w:val="clear" w:color="auto" w:fill="auto"/>
            <w:noWrap/>
            <w:vAlign w:val="center"/>
            <w:hideMark/>
          </w:tcPr>
          <w:p w14:paraId="1FA37FE4"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999</w:t>
            </w:r>
          </w:p>
        </w:tc>
        <w:tc>
          <w:tcPr>
            <w:tcW w:w="960" w:type="dxa"/>
            <w:tcBorders>
              <w:top w:val="nil"/>
              <w:left w:val="nil"/>
              <w:bottom w:val="nil"/>
              <w:right w:val="nil"/>
            </w:tcBorders>
            <w:shd w:val="clear" w:color="auto" w:fill="auto"/>
            <w:noWrap/>
            <w:vAlign w:val="center"/>
            <w:hideMark/>
          </w:tcPr>
          <w:p w14:paraId="5E6E0E6A"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5768C38A"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127E8BFC"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2.18</w:t>
            </w:r>
          </w:p>
        </w:tc>
        <w:tc>
          <w:tcPr>
            <w:tcW w:w="1820" w:type="dxa"/>
            <w:tcBorders>
              <w:top w:val="nil"/>
              <w:left w:val="nil"/>
              <w:bottom w:val="single" w:sz="8" w:space="0" w:color="auto"/>
              <w:right w:val="single" w:sz="8" w:space="0" w:color="auto"/>
            </w:tcBorders>
            <w:shd w:val="clear" w:color="auto" w:fill="auto"/>
            <w:vAlign w:val="center"/>
            <w:hideMark/>
          </w:tcPr>
          <w:p w14:paraId="1BCD059C"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DEPARTMENT_CODE</w:t>
            </w:r>
          </w:p>
        </w:tc>
        <w:tc>
          <w:tcPr>
            <w:tcW w:w="1420" w:type="dxa"/>
            <w:tcBorders>
              <w:top w:val="nil"/>
              <w:left w:val="nil"/>
              <w:bottom w:val="single" w:sz="8" w:space="0" w:color="auto"/>
              <w:right w:val="single" w:sz="8" w:space="0" w:color="auto"/>
            </w:tcBorders>
            <w:shd w:val="clear" w:color="auto" w:fill="auto"/>
            <w:vAlign w:val="center"/>
            <w:hideMark/>
          </w:tcPr>
          <w:p w14:paraId="235CFAF4"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Varchar2(6)</w:t>
            </w:r>
          </w:p>
        </w:tc>
        <w:tc>
          <w:tcPr>
            <w:tcW w:w="920" w:type="dxa"/>
            <w:tcBorders>
              <w:top w:val="nil"/>
              <w:left w:val="nil"/>
              <w:bottom w:val="single" w:sz="8" w:space="0" w:color="auto"/>
              <w:right w:val="single" w:sz="8" w:space="0" w:color="auto"/>
            </w:tcBorders>
            <w:shd w:val="clear" w:color="auto" w:fill="auto"/>
            <w:vAlign w:val="center"/>
            <w:hideMark/>
          </w:tcPr>
          <w:p w14:paraId="41142ED8"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xml:space="preserve">　</w:t>
            </w:r>
          </w:p>
        </w:tc>
        <w:tc>
          <w:tcPr>
            <w:tcW w:w="800" w:type="dxa"/>
            <w:tcBorders>
              <w:top w:val="nil"/>
              <w:left w:val="nil"/>
              <w:bottom w:val="single" w:sz="8" w:space="0" w:color="auto"/>
              <w:right w:val="single" w:sz="8" w:space="0" w:color="auto"/>
            </w:tcBorders>
            <w:shd w:val="clear" w:color="auto" w:fill="auto"/>
            <w:vAlign w:val="center"/>
            <w:hideMark/>
          </w:tcPr>
          <w:p w14:paraId="3E55E3E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0014905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單位代號，若無單位代號需放000000</w:t>
            </w:r>
          </w:p>
        </w:tc>
        <w:tc>
          <w:tcPr>
            <w:tcW w:w="1940" w:type="dxa"/>
            <w:tcBorders>
              <w:top w:val="nil"/>
              <w:left w:val="nil"/>
              <w:bottom w:val="nil"/>
              <w:right w:val="nil"/>
            </w:tcBorders>
            <w:shd w:val="clear" w:color="auto" w:fill="auto"/>
            <w:noWrap/>
            <w:vAlign w:val="center"/>
            <w:hideMark/>
          </w:tcPr>
          <w:p w14:paraId="2FF27D1A" w14:textId="77777777" w:rsidR="008F073F" w:rsidRPr="008F073F" w:rsidRDefault="008F073F" w:rsidP="008F073F">
            <w:pPr>
              <w:widowControl/>
              <w:rPr>
                <w:rFonts w:ascii="標楷體" w:eastAsia="標楷體" w:hAnsi="標楷體" w:cs="新細明體"/>
                <w:color w:val="000000"/>
                <w:kern w:val="0"/>
                <w:sz w:val="16"/>
                <w:szCs w:val="16"/>
              </w:rPr>
            </w:pPr>
            <w:proofErr w:type="spellStart"/>
            <w:r w:rsidRPr="008F073F">
              <w:rPr>
                <w:rFonts w:ascii="標楷體" w:eastAsia="標楷體" w:hAnsi="標楷體" w:cs="新細明體" w:hint="eastAsia"/>
                <w:color w:val="000000"/>
                <w:kern w:val="0"/>
                <w:sz w:val="16"/>
                <w:szCs w:val="16"/>
              </w:rPr>
              <w:t>DeptCode</w:t>
            </w:r>
            <w:proofErr w:type="spellEnd"/>
            <w:r w:rsidRPr="008F073F">
              <w:rPr>
                <w:rFonts w:ascii="標楷體" w:eastAsia="標楷體" w:hAnsi="標楷體" w:cs="新細明體" w:hint="eastAsia"/>
                <w:color w:val="000000"/>
                <w:kern w:val="0"/>
                <w:sz w:val="16"/>
                <w:szCs w:val="16"/>
              </w:rPr>
              <w:t>部門代號</w:t>
            </w:r>
          </w:p>
        </w:tc>
        <w:tc>
          <w:tcPr>
            <w:tcW w:w="960" w:type="dxa"/>
            <w:tcBorders>
              <w:top w:val="nil"/>
              <w:left w:val="nil"/>
              <w:bottom w:val="nil"/>
              <w:right w:val="nil"/>
            </w:tcBorders>
            <w:shd w:val="clear" w:color="auto" w:fill="auto"/>
            <w:noWrap/>
            <w:vAlign w:val="center"/>
            <w:hideMark/>
          </w:tcPr>
          <w:p w14:paraId="04B60EF7"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4FB5BED6"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69226C9B"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lastRenderedPageBreak/>
              <w:t>2.19</w:t>
            </w:r>
          </w:p>
        </w:tc>
        <w:tc>
          <w:tcPr>
            <w:tcW w:w="1820" w:type="dxa"/>
            <w:tcBorders>
              <w:top w:val="nil"/>
              <w:left w:val="nil"/>
              <w:bottom w:val="single" w:sz="8" w:space="0" w:color="auto"/>
              <w:right w:val="single" w:sz="8" w:space="0" w:color="auto"/>
            </w:tcBorders>
            <w:shd w:val="clear" w:color="auto" w:fill="auto"/>
            <w:vAlign w:val="center"/>
            <w:hideMark/>
          </w:tcPr>
          <w:p w14:paraId="68AD7097"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ENTERED_AMOUNT</w:t>
            </w:r>
          </w:p>
        </w:tc>
        <w:tc>
          <w:tcPr>
            <w:tcW w:w="1420" w:type="dxa"/>
            <w:tcBorders>
              <w:top w:val="nil"/>
              <w:left w:val="nil"/>
              <w:bottom w:val="single" w:sz="8" w:space="0" w:color="auto"/>
              <w:right w:val="single" w:sz="8" w:space="0" w:color="auto"/>
            </w:tcBorders>
            <w:shd w:val="clear" w:color="auto" w:fill="auto"/>
            <w:vAlign w:val="center"/>
            <w:hideMark/>
          </w:tcPr>
          <w:p w14:paraId="60C53B7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Number</w:t>
            </w:r>
          </w:p>
        </w:tc>
        <w:tc>
          <w:tcPr>
            <w:tcW w:w="920" w:type="dxa"/>
            <w:tcBorders>
              <w:top w:val="nil"/>
              <w:left w:val="nil"/>
              <w:bottom w:val="single" w:sz="8" w:space="0" w:color="auto"/>
              <w:right w:val="single" w:sz="8" w:space="0" w:color="auto"/>
            </w:tcBorders>
            <w:shd w:val="clear" w:color="auto" w:fill="auto"/>
            <w:vAlign w:val="center"/>
            <w:hideMark/>
          </w:tcPr>
          <w:p w14:paraId="0987A35F"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33932424"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2EDE4E7F"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金額</w:t>
            </w:r>
          </w:p>
        </w:tc>
        <w:tc>
          <w:tcPr>
            <w:tcW w:w="2900" w:type="dxa"/>
            <w:gridSpan w:val="2"/>
            <w:tcBorders>
              <w:top w:val="nil"/>
              <w:left w:val="nil"/>
              <w:bottom w:val="nil"/>
              <w:right w:val="nil"/>
            </w:tcBorders>
            <w:shd w:val="clear" w:color="auto" w:fill="auto"/>
            <w:noWrap/>
            <w:vAlign w:val="center"/>
            <w:hideMark/>
          </w:tcPr>
          <w:p w14:paraId="21763AAD" w14:textId="77777777" w:rsidR="008F073F" w:rsidRPr="008F073F" w:rsidRDefault="008F073F" w:rsidP="008F073F">
            <w:pPr>
              <w:widowControl/>
              <w:rPr>
                <w:rFonts w:ascii="標楷體" w:eastAsia="標楷體" w:hAnsi="標楷體" w:cs="新細明體"/>
                <w:color w:val="000000"/>
                <w:kern w:val="0"/>
                <w:sz w:val="16"/>
                <w:szCs w:val="16"/>
              </w:rPr>
            </w:pPr>
            <w:proofErr w:type="spellStart"/>
            <w:r w:rsidRPr="008F073F">
              <w:rPr>
                <w:rFonts w:ascii="標楷體" w:eastAsia="標楷體" w:hAnsi="標楷體" w:cs="新細明體" w:hint="eastAsia"/>
                <w:color w:val="000000"/>
                <w:kern w:val="0"/>
                <w:sz w:val="16"/>
                <w:szCs w:val="16"/>
              </w:rPr>
              <w:t>TxAmt</w:t>
            </w:r>
            <w:proofErr w:type="spellEnd"/>
            <w:r w:rsidRPr="008F073F">
              <w:rPr>
                <w:rFonts w:ascii="標楷體" w:eastAsia="標楷體" w:hAnsi="標楷體" w:cs="新細明體" w:hint="eastAsia"/>
                <w:color w:val="000000"/>
                <w:kern w:val="0"/>
                <w:sz w:val="16"/>
                <w:szCs w:val="16"/>
              </w:rPr>
              <w:t>金額，借方為正數,貸方為負數</w:t>
            </w:r>
          </w:p>
        </w:tc>
      </w:tr>
      <w:tr w:rsidR="008F073F" w:rsidRPr="008F073F" w14:paraId="42EB1299"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0A66F63B"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2.2</w:t>
            </w:r>
          </w:p>
        </w:tc>
        <w:tc>
          <w:tcPr>
            <w:tcW w:w="1820" w:type="dxa"/>
            <w:tcBorders>
              <w:top w:val="nil"/>
              <w:left w:val="nil"/>
              <w:bottom w:val="single" w:sz="8" w:space="0" w:color="auto"/>
              <w:right w:val="single" w:sz="8" w:space="0" w:color="auto"/>
            </w:tcBorders>
            <w:shd w:val="clear" w:color="auto" w:fill="auto"/>
            <w:vAlign w:val="center"/>
            <w:hideMark/>
          </w:tcPr>
          <w:p w14:paraId="2B00EAC9"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LINE_DESC</w:t>
            </w:r>
          </w:p>
        </w:tc>
        <w:tc>
          <w:tcPr>
            <w:tcW w:w="1420" w:type="dxa"/>
            <w:tcBorders>
              <w:top w:val="nil"/>
              <w:left w:val="nil"/>
              <w:bottom w:val="single" w:sz="8" w:space="0" w:color="auto"/>
              <w:right w:val="single" w:sz="8" w:space="0" w:color="auto"/>
            </w:tcBorders>
            <w:shd w:val="clear" w:color="auto" w:fill="auto"/>
            <w:vAlign w:val="center"/>
            <w:hideMark/>
          </w:tcPr>
          <w:p w14:paraId="5D3BE11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Varchar2(80)</w:t>
            </w:r>
          </w:p>
        </w:tc>
        <w:tc>
          <w:tcPr>
            <w:tcW w:w="920" w:type="dxa"/>
            <w:tcBorders>
              <w:top w:val="nil"/>
              <w:left w:val="nil"/>
              <w:bottom w:val="single" w:sz="8" w:space="0" w:color="auto"/>
              <w:right w:val="single" w:sz="8" w:space="0" w:color="auto"/>
            </w:tcBorders>
            <w:shd w:val="clear" w:color="auto" w:fill="auto"/>
            <w:vAlign w:val="center"/>
            <w:hideMark/>
          </w:tcPr>
          <w:p w14:paraId="5D36C81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xml:space="preserve">　</w:t>
            </w:r>
          </w:p>
        </w:tc>
        <w:tc>
          <w:tcPr>
            <w:tcW w:w="800" w:type="dxa"/>
            <w:tcBorders>
              <w:top w:val="nil"/>
              <w:left w:val="nil"/>
              <w:bottom w:val="single" w:sz="8" w:space="0" w:color="auto"/>
              <w:right w:val="single" w:sz="8" w:space="0" w:color="auto"/>
            </w:tcBorders>
            <w:shd w:val="clear" w:color="auto" w:fill="auto"/>
            <w:vAlign w:val="center"/>
            <w:hideMark/>
          </w:tcPr>
          <w:p w14:paraId="19A6A539"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291D3C26"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傳票摘要</w:t>
            </w:r>
          </w:p>
        </w:tc>
        <w:tc>
          <w:tcPr>
            <w:tcW w:w="1940" w:type="dxa"/>
            <w:tcBorders>
              <w:top w:val="nil"/>
              <w:left w:val="nil"/>
              <w:bottom w:val="nil"/>
              <w:right w:val="nil"/>
            </w:tcBorders>
            <w:shd w:val="clear" w:color="auto" w:fill="auto"/>
            <w:noWrap/>
            <w:vAlign w:val="center"/>
            <w:hideMark/>
          </w:tcPr>
          <w:p w14:paraId="6199395F" w14:textId="77777777" w:rsidR="008F073F" w:rsidRPr="008F073F" w:rsidRDefault="008F073F" w:rsidP="008F073F">
            <w:pPr>
              <w:widowControl/>
              <w:rPr>
                <w:rFonts w:ascii="標楷體" w:eastAsia="標楷體" w:hAnsi="標楷體" w:cs="新細明體"/>
                <w:color w:val="000000"/>
                <w:kern w:val="0"/>
                <w:sz w:val="16"/>
                <w:szCs w:val="16"/>
              </w:rPr>
            </w:pPr>
            <w:proofErr w:type="spellStart"/>
            <w:r w:rsidRPr="008F073F">
              <w:rPr>
                <w:rFonts w:ascii="標楷體" w:eastAsia="標楷體" w:hAnsi="標楷體" w:cs="新細明體" w:hint="eastAsia"/>
                <w:color w:val="000000"/>
                <w:kern w:val="0"/>
                <w:sz w:val="16"/>
                <w:szCs w:val="16"/>
              </w:rPr>
              <w:t>SlipRmk</w:t>
            </w:r>
            <w:proofErr w:type="spellEnd"/>
            <w:r w:rsidRPr="008F073F">
              <w:rPr>
                <w:rFonts w:ascii="標楷體" w:eastAsia="標楷體" w:hAnsi="標楷體" w:cs="新細明體" w:hint="eastAsia"/>
                <w:color w:val="000000"/>
                <w:kern w:val="0"/>
                <w:sz w:val="16"/>
                <w:szCs w:val="16"/>
              </w:rPr>
              <w:t>傳票摘要</w:t>
            </w:r>
          </w:p>
        </w:tc>
        <w:tc>
          <w:tcPr>
            <w:tcW w:w="960" w:type="dxa"/>
            <w:tcBorders>
              <w:top w:val="nil"/>
              <w:left w:val="nil"/>
              <w:bottom w:val="nil"/>
              <w:right w:val="nil"/>
            </w:tcBorders>
            <w:shd w:val="clear" w:color="auto" w:fill="auto"/>
            <w:noWrap/>
            <w:vAlign w:val="center"/>
            <w:hideMark/>
          </w:tcPr>
          <w:p w14:paraId="4E3ADADC"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12AC45E8"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4F3547E8"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2.21</w:t>
            </w:r>
          </w:p>
        </w:tc>
        <w:tc>
          <w:tcPr>
            <w:tcW w:w="1820" w:type="dxa"/>
            <w:tcBorders>
              <w:top w:val="nil"/>
              <w:left w:val="nil"/>
              <w:bottom w:val="single" w:sz="8" w:space="0" w:color="auto"/>
              <w:right w:val="single" w:sz="8" w:space="0" w:color="auto"/>
            </w:tcBorders>
            <w:shd w:val="clear" w:color="auto" w:fill="auto"/>
            <w:vAlign w:val="center"/>
            <w:hideMark/>
          </w:tcPr>
          <w:p w14:paraId="4A145E5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WRITE_OFF_CODE</w:t>
            </w:r>
          </w:p>
        </w:tc>
        <w:tc>
          <w:tcPr>
            <w:tcW w:w="1420" w:type="dxa"/>
            <w:tcBorders>
              <w:top w:val="nil"/>
              <w:left w:val="nil"/>
              <w:bottom w:val="single" w:sz="8" w:space="0" w:color="auto"/>
              <w:right w:val="single" w:sz="8" w:space="0" w:color="auto"/>
            </w:tcBorders>
            <w:shd w:val="clear" w:color="auto" w:fill="auto"/>
            <w:vAlign w:val="center"/>
            <w:hideMark/>
          </w:tcPr>
          <w:p w14:paraId="0A73AE8F"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Varchar2(15)</w:t>
            </w:r>
          </w:p>
        </w:tc>
        <w:tc>
          <w:tcPr>
            <w:tcW w:w="920" w:type="dxa"/>
            <w:tcBorders>
              <w:top w:val="nil"/>
              <w:left w:val="nil"/>
              <w:bottom w:val="single" w:sz="8" w:space="0" w:color="auto"/>
              <w:right w:val="single" w:sz="8" w:space="0" w:color="auto"/>
            </w:tcBorders>
            <w:shd w:val="clear" w:color="auto" w:fill="auto"/>
            <w:vAlign w:val="center"/>
            <w:hideMark/>
          </w:tcPr>
          <w:p w14:paraId="12FC68F6"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xml:space="preserve">　</w:t>
            </w:r>
          </w:p>
        </w:tc>
        <w:tc>
          <w:tcPr>
            <w:tcW w:w="800" w:type="dxa"/>
            <w:tcBorders>
              <w:top w:val="nil"/>
              <w:left w:val="nil"/>
              <w:bottom w:val="single" w:sz="8" w:space="0" w:color="auto"/>
              <w:right w:val="single" w:sz="8" w:space="0" w:color="auto"/>
            </w:tcBorders>
            <w:shd w:val="clear" w:color="auto" w:fill="auto"/>
            <w:vAlign w:val="center"/>
            <w:hideMark/>
          </w:tcPr>
          <w:p w14:paraId="78536401"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323074DF"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會計科目銷帳碼</w:t>
            </w:r>
          </w:p>
        </w:tc>
        <w:tc>
          <w:tcPr>
            <w:tcW w:w="2900" w:type="dxa"/>
            <w:gridSpan w:val="2"/>
            <w:tcBorders>
              <w:top w:val="nil"/>
              <w:left w:val="nil"/>
              <w:bottom w:val="nil"/>
              <w:right w:val="nil"/>
            </w:tcBorders>
            <w:shd w:val="clear" w:color="auto" w:fill="auto"/>
            <w:noWrap/>
            <w:vAlign w:val="center"/>
            <w:hideMark/>
          </w:tcPr>
          <w:p w14:paraId="08006841" w14:textId="77777777" w:rsidR="008F073F" w:rsidRPr="008F073F" w:rsidRDefault="008F073F" w:rsidP="008F073F">
            <w:pPr>
              <w:widowControl/>
              <w:rPr>
                <w:rFonts w:ascii="標楷體" w:eastAsia="標楷體" w:hAnsi="標楷體" w:cs="新細明體"/>
                <w:color w:val="000000"/>
                <w:kern w:val="0"/>
                <w:sz w:val="16"/>
                <w:szCs w:val="16"/>
              </w:rPr>
            </w:pPr>
            <w:proofErr w:type="spellStart"/>
            <w:r w:rsidRPr="008F073F">
              <w:rPr>
                <w:rFonts w:ascii="標楷體" w:eastAsia="標楷體" w:hAnsi="標楷體" w:cs="新細明體" w:hint="eastAsia"/>
                <w:color w:val="000000"/>
                <w:kern w:val="0"/>
                <w:sz w:val="16"/>
                <w:szCs w:val="16"/>
              </w:rPr>
              <w:t>ReceiveCode</w:t>
            </w:r>
            <w:proofErr w:type="spellEnd"/>
            <w:r w:rsidRPr="008F073F">
              <w:rPr>
                <w:rFonts w:ascii="標楷體" w:eastAsia="標楷體" w:hAnsi="標楷體" w:cs="新細明體" w:hint="eastAsia"/>
                <w:color w:val="000000"/>
                <w:kern w:val="0"/>
                <w:sz w:val="16"/>
                <w:szCs w:val="16"/>
              </w:rPr>
              <w:t xml:space="preserve"> 會計科目銷帳碼</w:t>
            </w:r>
          </w:p>
        </w:tc>
      </w:tr>
      <w:tr w:rsidR="008F073F" w:rsidRPr="008F073F" w14:paraId="6976C267" w14:textId="77777777" w:rsidTr="008F073F">
        <w:trPr>
          <w:trHeight w:val="336"/>
        </w:trPr>
        <w:tc>
          <w:tcPr>
            <w:tcW w:w="960" w:type="dxa"/>
            <w:tcBorders>
              <w:top w:val="nil"/>
              <w:left w:val="single" w:sz="12" w:space="0" w:color="auto"/>
              <w:bottom w:val="single" w:sz="12" w:space="0" w:color="auto"/>
              <w:right w:val="single" w:sz="8" w:space="0" w:color="auto"/>
            </w:tcBorders>
            <w:shd w:val="clear" w:color="auto" w:fill="auto"/>
            <w:vAlign w:val="center"/>
            <w:hideMark/>
          </w:tcPr>
          <w:p w14:paraId="760282E9"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2.22</w:t>
            </w:r>
          </w:p>
        </w:tc>
        <w:tc>
          <w:tcPr>
            <w:tcW w:w="1820" w:type="dxa"/>
            <w:tcBorders>
              <w:top w:val="nil"/>
              <w:left w:val="nil"/>
              <w:bottom w:val="single" w:sz="12" w:space="0" w:color="auto"/>
              <w:right w:val="single" w:sz="8" w:space="0" w:color="auto"/>
            </w:tcBorders>
            <w:shd w:val="clear" w:color="auto" w:fill="auto"/>
            <w:vAlign w:val="center"/>
            <w:hideMark/>
          </w:tcPr>
          <w:p w14:paraId="5965163C"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RELATIONSHIP</w:t>
            </w:r>
          </w:p>
        </w:tc>
        <w:tc>
          <w:tcPr>
            <w:tcW w:w="1420" w:type="dxa"/>
            <w:tcBorders>
              <w:top w:val="nil"/>
              <w:left w:val="nil"/>
              <w:bottom w:val="single" w:sz="12" w:space="0" w:color="auto"/>
              <w:right w:val="single" w:sz="8" w:space="0" w:color="auto"/>
            </w:tcBorders>
            <w:shd w:val="clear" w:color="auto" w:fill="auto"/>
            <w:vAlign w:val="center"/>
            <w:hideMark/>
          </w:tcPr>
          <w:p w14:paraId="1612E3B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Varchar2(10)</w:t>
            </w:r>
          </w:p>
        </w:tc>
        <w:tc>
          <w:tcPr>
            <w:tcW w:w="920" w:type="dxa"/>
            <w:tcBorders>
              <w:top w:val="nil"/>
              <w:left w:val="nil"/>
              <w:bottom w:val="single" w:sz="12" w:space="0" w:color="auto"/>
              <w:right w:val="single" w:sz="8" w:space="0" w:color="auto"/>
            </w:tcBorders>
            <w:shd w:val="clear" w:color="auto" w:fill="auto"/>
            <w:vAlign w:val="center"/>
            <w:hideMark/>
          </w:tcPr>
          <w:p w14:paraId="6DB7079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xml:space="preserve">　</w:t>
            </w:r>
          </w:p>
        </w:tc>
        <w:tc>
          <w:tcPr>
            <w:tcW w:w="800" w:type="dxa"/>
            <w:tcBorders>
              <w:top w:val="nil"/>
              <w:left w:val="nil"/>
              <w:bottom w:val="single" w:sz="12" w:space="0" w:color="auto"/>
              <w:right w:val="single" w:sz="8" w:space="0" w:color="auto"/>
            </w:tcBorders>
            <w:shd w:val="clear" w:color="auto" w:fill="auto"/>
            <w:vAlign w:val="center"/>
            <w:hideMark/>
          </w:tcPr>
          <w:p w14:paraId="21AA644D"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12" w:space="0" w:color="auto"/>
              <w:right w:val="single" w:sz="12" w:space="0" w:color="auto"/>
            </w:tcBorders>
            <w:shd w:val="clear" w:color="auto" w:fill="auto"/>
            <w:vAlign w:val="center"/>
            <w:hideMark/>
          </w:tcPr>
          <w:p w14:paraId="20D6A5FB"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關係人</w:t>
            </w:r>
          </w:p>
        </w:tc>
        <w:tc>
          <w:tcPr>
            <w:tcW w:w="1940" w:type="dxa"/>
            <w:tcBorders>
              <w:top w:val="nil"/>
              <w:left w:val="nil"/>
              <w:bottom w:val="nil"/>
              <w:right w:val="nil"/>
            </w:tcBorders>
            <w:shd w:val="clear" w:color="auto" w:fill="auto"/>
            <w:noWrap/>
            <w:vAlign w:val="center"/>
            <w:hideMark/>
          </w:tcPr>
          <w:p w14:paraId="65AA5703"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空值</w:t>
            </w:r>
          </w:p>
        </w:tc>
        <w:tc>
          <w:tcPr>
            <w:tcW w:w="960" w:type="dxa"/>
            <w:tcBorders>
              <w:top w:val="nil"/>
              <w:left w:val="nil"/>
              <w:bottom w:val="nil"/>
              <w:right w:val="nil"/>
            </w:tcBorders>
            <w:shd w:val="clear" w:color="auto" w:fill="auto"/>
            <w:noWrap/>
            <w:vAlign w:val="center"/>
            <w:hideMark/>
          </w:tcPr>
          <w:p w14:paraId="52D8FD35"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100AF312" w14:textId="77777777" w:rsidTr="008F073F">
        <w:trPr>
          <w:trHeight w:val="336"/>
        </w:trPr>
        <w:tc>
          <w:tcPr>
            <w:tcW w:w="960" w:type="dxa"/>
            <w:tcBorders>
              <w:top w:val="nil"/>
              <w:left w:val="nil"/>
              <w:bottom w:val="nil"/>
              <w:right w:val="nil"/>
            </w:tcBorders>
            <w:shd w:val="clear" w:color="auto" w:fill="auto"/>
            <w:noWrap/>
            <w:vAlign w:val="center"/>
            <w:hideMark/>
          </w:tcPr>
          <w:p w14:paraId="0C0CD5B1" w14:textId="77777777" w:rsidR="008F073F" w:rsidRPr="008F073F" w:rsidRDefault="008F073F" w:rsidP="008F073F">
            <w:pPr>
              <w:widowControl/>
              <w:rPr>
                <w:rFonts w:eastAsia="Times New Roman"/>
                <w:kern w:val="0"/>
                <w:sz w:val="20"/>
                <w:szCs w:val="20"/>
              </w:rPr>
            </w:pPr>
          </w:p>
        </w:tc>
        <w:tc>
          <w:tcPr>
            <w:tcW w:w="1820" w:type="dxa"/>
            <w:tcBorders>
              <w:top w:val="nil"/>
              <w:left w:val="nil"/>
              <w:bottom w:val="nil"/>
              <w:right w:val="nil"/>
            </w:tcBorders>
            <w:shd w:val="clear" w:color="auto" w:fill="auto"/>
            <w:noWrap/>
            <w:vAlign w:val="center"/>
            <w:hideMark/>
          </w:tcPr>
          <w:p w14:paraId="636EACD5" w14:textId="77777777" w:rsidR="008F073F" w:rsidRPr="008F073F" w:rsidRDefault="008F073F" w:rsidP="008F073F">
            <w:pPr>
              <w:widowControl/>
              <w:rPr>
                <w:rFonts w:eastAsia="Times New Roman"/>
                <w:kern w:val="0"/>
                <w:sz w:val="20"/>
                <w:szCs w:val="20"/>
              </w:rPr>
            </w:pPr>
          </w:p>
        </w:tc>
        <w:tc>
          <w:tcPr>
            <w:tcW w:w="1420" w:type="dxa"/>
            <w:tcBorders>
              <w:top w:val="nil"/>
              <w:left w:val="nil"/>
              <w:bottom w:val="nil"/>
              <w:right w:val="nil"/>
            </w:tcBorders>
            <w:shd w:val="clear" w:color="auto" w:fill="auto"/>
            <w:noWrap/>
            <w:vAlign w:val="center"/>
            <w:hideMark/>
          </w:tcPr>
          <w:p w14:paraId="27E956CD" w14:textId="77777777" w:rsidR="008F073F" w:rsidRPr="008F073F" w:rsidRDefault="008F073F" w:rsidP="008F073F">
            <w:pPr>
              <w:widowControl/>
              <w:rPr>
                <w:rFonts w:eastAsia="Times New Roman"/>
                <w:kern w:val="0"/>
                <w:sz w:val="20"/>
                <w:szCs w:val="20"/>
              </w:rPr>
            </w:pPr>
          </w:p>
        </w:tc>
        <w:tc>
          <w:tcPr>
            <w:tcW w:w="920" w:type="dxa"/>
            <w:tcBorders>
              <w:top w:val="nil"/>
              <w:left w:val="nil"/>
              <w:bottom w:val="nil"/>
              <w:right w:val="nil"/>
            </w:tcBorders>
            <w:shd w:val="clear" w:color="auto" w:fill="auto"/>
            <w:noWrap/>
            <w:vAlign w:val="center"/>
            <w:hideMark/>
          </w:tcPr>
          <w:p w14:paraId="3DB3ADC5" w14:textId="77777777" w:rsidR="008F073F" w:rsidRPr="008F073F" w:rsidRDefault="008F073F" w:rsidP="008F073F">
            <w:pPr>
              <w:widowControl/>
              <w:rPr>
                <w:rFonts w:eastAsia="Times New Roman"/>
                <w:kern w:val="0"/>
                <w:sz w:val="20"/>
                <w:szCs w:val="20"/>
              </w:rPr>
            </w:pPr>
          </w:p>
        </w:tc>
        <w:tc>
          <w:tcPr>
            <w:tcW w:w="800" w:type="dxa"/>
            <w:tcBorders>
              <w:top w:val="nil"/>
              <w:left w:val="nil"/>
              <w:bottom w:val="nil"/>
              <w:right w:val="nil"/>
            </w:tcBorders>
            <w:shd w:val="clear" w:color="auto" w:fill="auto"/>
            <w:noWrap/>
            <w:vAlign w:val="center"/>
            <w:hideMark/>
          </w:tcPr>
          <w:p w14:paraId="311E3A5B" w14:textId="77777777" w:rsidR="008F073F" w:rsidRPr="008F073F" w:rsidRDefault="008F073F" w:rsidP="008F073F">
            <w:pPr>
              <w:widowControl/>
              <w:rPr>
                <w:rFonts w:eastAsia="Times New Roman"/>
                <w:kern w:val="0"/>
                <w:sz w:val="20"/>
                <w:szCs w:val="20"/>
              </w:rPr>
            </w:pPr>
          </w:p>
        </w:tc>
        <w:tc>
          <w:tcPr>
            <w:tcW w:w="2620" w:type="dxa"/>
            <w:tcBorders>
              <w:top w:val="nil"/>
              <w:left w:val="nil"/>
              <w:bottom w:val="nil"/>
              <w:right w:val="nil"/>
            </w:tcBorders>
            <w:shd w:val="clear" w:color="auto" w:fill="auto"/>
            <w:noWrap/>
            <w:vAlign w:val="center"/>
            <w:hideMark/>
          </w:tcPr>
          <w:p w14:paraId="6FB17C17" w14:textId="77777777" w:rsidR="008F073F" w:rsidRPr="008F073F" w:rsidRDefault="008F073F" w:rsidP="008F073F">
            <w:pPr>
              <w:widowControl/>
              <w:rPr>
                <w:rFonts w:eastAsia="Times New Roman"/>
                <w:kern w:val="0"/>
                <w:sz w:val="20"/>
                <w:szCs w:val="20"/>
              </w:rPr>
            </w:pPr>
          </w:p>
        </w:tc>
        <w:tc>
          <w:tcPr>
            <w:tcW w:w="1940" w:type="dxa"/>
            <w:tcBorders>
              <w:top w:val="nil"/>
              <w:left w:val="nil"/>
              <w:bottom w:val="nil"/>
              <w:right w:val="nil"/>
            </w:tcBorders>
            <w:shd w:val="clear" w:color="auto" w:fill="auto"/>
            <w:noWrap/>
            <w:vAlign w:val="center"/>
            <w:hideMark/>
          </w:tcPr>
          <w:p w14:paraId="06F25FB1" w14:textId="77777777" w:rsidR="008F073F" w:rsidRPr="008F073F" w:rsidRDefault="008F073F" w:rsidP="008F073F">
            <w:pPr>
              <w:widowControl/>
              <w:rPr>
                <w:rFonts w:eastAsia="Times New Roman"/>
                <w:kern w:val="0"/>
                <w:sz w:val="20"/>
                <w:szCs w:val="20"/>
              </w:rPr>
            </w:pPr>
          </w:p>
        </w:tc>
        <w:tc>
          <w:tcPr>
            <w:tcW w:w="960" w:type="dxa"/>
            <w:tcBorders>
              <w:top w:val="nil"/>
              <w:left w:val="nil"/>
              <w:bottom w:val="nil"/>
              <w:right w:val="nil"/>
            </w:tcBorders>
            <w:shd w:val="clear" w:color="auto" w:fill="auto"/>
            <w:noWrap/>
            <w:vAlign w:val="center"/>
            <w:hideMark/>
          </w:tcPr>
          <w:p w14:paraId="1B4DBAFB" w14:textId="77777777" w:rsidR="008F073F" w:rsidRPr="008F073F" w:rsidRDefault="008F073F" w:rsidP="008F073F">
            <w:pPr>
              <w:widowControl/>
              <w:rPr>
                <w:rFonts w:eastAsia="Times New Roman"/>
                <w:kern w:val="0"/>
                <w:sz w:val="20"/>
                <w:szCs w:val="20"/>
              </w:rPr>
            </w:pPr>
          </w:p>
        </w:tc>
      </w:tr>
    </w:tbl>
    <w:p w14:paraId="08EA501B" w14:textId="77777777" w:rsidR="008F073F" w:rsidRDefault="008F073F" w:rsidP="00551ED4">
      <w:pPr>
        <w:rPr>
          <w:rFonts w:ascii="標楷體" w:eastAsia="標楷體" w:hAnsi="標楷體"/>
          <w:sz w:val="20"/>
          <w:szCs w:val="20"/>
        </w:rPr>
      </w:pPr>
    </w:p>
    <w:p w14:paraId="6BC7DBE2" w14:textId="4A725D74" w:rsidR="008F073F" w:rsidRDefault="008B2096" w:rsidP="00551ED4">
      <w:pPr>
        <w:rPr>
          <w:rFonts w:ascii="標楷體" w:eastAsia="標楷體" w:hAnsi="標楷體"/>
          <w:sz w:val="20"/>
          <w:szCs w:val="20"/>
        </w:rPr>
      </w:pPr>
      <w:r w:rsidRPr="00844720">
        <w:rPr>
          <w:rFonts w:ascii="標楷體" w:eastAsia="標楷體" w:hAnsi="標楷體"/>
          <w:sz w:val="20"/>
          <w:szCs w:val="20"/>
          <w:highlight w:val="cyan"/>
        </w:rPr>
        <w:t>EBS-RETURN</w:t>
      </w:r>
    </w:p>
    <w:tbl>
      <w:tblPr>
        <w:tblW w:w="12340" w:type="dxa"/>
        <w:tblCellMar>
          <w:left w:w="28" w:type="dxa"/>
          <w:right w:w="28" w:type="dxa"/>
        </w:tblCellMar>
        <w:tblLook w:val="04A0" w:firstRow="1" w:lastRow="0" w:firstColumn="1" w:lastColumn="0" w:noHBand="0" w:noVBand="1"/>
      </w:tblPr>
      <w:tblGrid>
        <w:gridCol w:w="960"/>
        <w:gridCol w:w="1420"/>
        <w:gridCol w:w="1100"/>
        <w:gridCol w:w="900"/>
        <w:gridCol w:w="880"/>
        <w:gridCol w:w="2962"/>
        <w:gridCol w:w="3158"/>
        <w:gridCol w:w="960"/>
      </w:tblGrid>
      <w:tr w:rsidR="008B2096" w:rsidRPr="008B2096" w14:paraId="069FC8E4" w14:textId="77777777" w:rsidTr="008B2096">
        <w:trPr>
          <w:trHeight w:val="768"/>
        </w:trPr>
        <w:tc>
          <w:tcPr>
            <w:tcW w:w="5260" w:type="dxa"/>
            <w:gridSpan w:val="5"/>
            <w:tcBorders>
              <w:top w:val="nil"/>
              <w:left w:val="nil"/>
              <w:bottom w:val="nil"/>
              <w:right w:val="nil"/>
            </w:tcBorders>
            <w:shd w:val="clear" w:color="auto" w:fill="auto"/>
            <w:noWrap/>
            <w:vAlign w:val="center"/>
            <w:hideMark/>
          </w:tcPr>
          <w:p w14:paraId="5A22AE9C" w14:textId="77777777" w:rsidR="008B2096" w:rsidRPr="008B2096" w:rsidRDefault="008B2096" w:rsidP="008B2096">
            <w:pPr>
              <w:widowControl/>
              <w:ind w:firstLineChars="200" w:firstLine="480"/>
              <w:rPr>
                <w:rFonts w:ascii="標楷體" w:eastAsia="標楷體" w:hAnsi="標楷體" w:cs="新細明體"/>
                <w:b/>
                <w:bCs/>
                <w:color w:val="000000"/>
                <w:kern w:val="0"/>
              </w:rPr>
            </w:pPr>
            <w:r w:rsidRPr="008B2096">
              <w:rPr>
                <w:rFonts w:ascii="標楷體" w:eastAsia="標楷體" w:hAnsi="標楷體" w:cs="新細明體" w:hint="eastAsia"/>
                <w:b/>
                <w:bCs/>
                <w:color w:val="000000"/>
                <w:kern w:val="0"/>
              </w:rPr>
              <w:t>3.Response之X_RETURN_STATUS欄位說明</w:t>
            </w:r>
          </w:p>
        </w:tc>
        <w:tc>
          <w:tcPr>
            <w:tcW w:w="2962" w:type="dxa"/>
            <w:tcBorders>
              <w:top w:val="nil"/>
              <w:left w:val="nil"/>
              <w:bottom w:val="nil"/>
              <w:right w:val="nil"/>
            </w:tcBorders>
            <w:shd w:val="clear" w:color="auto" w:fill="auto"/>
            <w:noWrap/>
            <w:vAlign w:val="center"/>
            <w:hideMark/>
          </w:tcPr>
          <w:p w14:paraId="7F91777A" w14:textId="77777777" w:rsidR="008B2096" w:rsidRPr="008B2096" w:rsidRDefault="008B2096" w:rsidP="008B2096">
            <w:pPr>
              <w:widowControl/>
              <w:ind w:firstLineChars="200" w:firstLine="480"/>
              <w:rPr>
                <w:rFonts w:ascii="標楷體" w:eastAsia="標楷體" w:hAnsi="標楷體" w:cs="新細明體"/>
                <w:b/>
                <w:bCs/>
                <w:color w:val="000000"/>
                <w:kern w:val="0"/>
              </w:rPr>
            </w:pPr>
          </w:p>
        </w:tc>
        <w:tc>
          <w:tcPr>
            <w:tcW w:w="3158" w:type="dxa"/>
            <w:tcBorders>
              <w:top w:val="nil"/>
              <w:left w:val="nil"/>
              <w:bottom w:val="nil"/>
              <w:right w:val="nil"/>
            </w:tcBorders>
            <w:shd w:val="clear" w:color="auto" w:fill="auto"/>
            <w:vAlign w:val="center"/>
            <w:hideMark/>
          </w:tcPr>
          <w:p w14:paraId="0AA1773D" w14:textId="77777777" w:rsidR="008B2096" w:rsidRPr="008B2096" w:rsidRDefault="008B2096" w:rsidP="008B2096">
            <w:pPr>
              <w:widowControl/>
              <w:rPr>
                <w:rFonts w:ascii="標楷體" w:eastAsia="標楷體" w:hAnsi="標楷體" w:cs="新細明體"/>
                <w:color w:val="000000"/>
                <w:kern w:val="0"/>
                <w:sz w:val="18"/>
                <w:szCs w:val="18"/>
              </w:rPr>
            </w:pPr>
            <w:r w:rsidRPr="008B2096">
              <w:rPr>
                <w:rFonts w:ascii="標楷體" w:eastAsia="標楷體" w:hAnsi="標楷體" w:cs="新細明體" w:hint="eastAsia"/>
                <w:color w:val="000000"/>
                <w:kern w:val="0"/>
                <w:sz w:val="18"/>
                <w:szCs w:val="18"/>
              </w:rPr>
              <w:t>對應SlipMedia2022檔</w:t>
            </w:r>
            <w:r w:rsidRPr="008B2096">
              <w:rPr>
                <w:rFonts w:ascii="標楷體" w:eastAsia="標楷體" w:hAnsi="標楷體" w:cs="新細明體" w:hint="eastAsia"/>
                <w:color w:val="000000"/>
                <w:kern w:val="0"/>
                <w:sz w:val="18"/>
                <w:szCs w:val="18"/>
              </w:rPr>
              <w:br/>
              <w:t>(傳票媒體檔2022年格式)</w:t>
            </w:r>
            <w:r w:rsidRPr="008B2096">
              <w:rPr>
                <w:rFonts w:ascii="標楷體" w:eastAsia="標楷體" w:hAnsi="標楷體" w:cs="新細明體" w:hint="eastAsia"/>
                <w:color w:val="000000"/>
                <w:kern w:val="0"/>
                <w:sz w:val="18"/>
                <w:szCs w:val="18"/>
              </w:rPr>
              <w:br/>
              <w:t>欄位說明</w:t>
            </w:r>
          </w:p>
        </w:tc>
        <w:tc>
          <w:tcPr>
            <w:tcW w:w="960" w:type="dxa"/>
            <w:tcBorders>
              <w:top w:val="nil"/>
              <w:left w:val="nil"/>
              <w:bottom w:val="nil"/>
              <w:right w:val="nil"/>
            </w:tcBorders>
            <w:shd w:val="clear" w:color="auto" w:fill="auto"/>
            <w:noWrap/>
            <w:vAlign w:val="center"/>
            <w:hideMark/>
          </w:tcPr>
          <w:p w14:paraId="6F6812A2" w14:textId="77777777" w:rsidR="008B2096" w:rsidRPr="008B2096" w:rsidRDefault="008B2096" w:rsidP="008B2096">
            <w:pPr>
              <w:widowControl/>
              <w:rPr>
                <w:rFonts w:ascii="標楷體" w:eastAsia="標楷體" w:hAnsi="標楷體" w:cs="新細明體"/>
                <w:color w:val="000000"/>
                <w:kern w:val="0"/>
                <w:sz w:val="18"/>
                <w:szCs w:val="18"/>
              </w:rPr>
            </w:pPr>
          </w:p>
        </w:tc>
      </w:tr>
      <w:tr w:rsidR="008B2096" w:rsidRPr="008B2096" w14:paraId="5CF670CB" w14:textId="77777777" w:rsidTr="008B2096">
        <w:trPr>
          <w:trHeight w:val="348"/>
        </w:trPr>
        <w:tc>
          <w:tcPr>
            <w:tcW w:w="960" w:type="dxa"/>
            <w:tcBorders>
              <w:top w:val="single" w:sz="12" w:space="0" w:color="auto"/>
              <w:left w:val="single" w:sz="12" w:space="0" w:color="auto"/>
              <w:bottom w:val="single" w:sz="12" w:space="0" w:color="auto"/>
              <w:right w:val="single" w:sz="12" w:space="0" w:color="auto"/>
            </w:tcBorders>
            <w:shd w:val="pct25" w:color="000000" w:fill="CCCCCC"/>
            <w:vAlign w:val="center"/>
            <w:hideMark/>
          </w:tcPr>
          <w:p w14:paraId="3AEA8601" w14:textId="77777777" w:rsidR="008B2096" w:rsidRPr="008B2096" w:rsidRDefault="008B2096" w:rsidP="008B2096">
            <w:pPr>
              <w:widowControl/>
              <w:jc w:val="center"/>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w:t>
            </w:r>
          </w:p>
        </w:tc>
        <w:tc>
          <w:tcPr>
            <w:tcW w:w="1420" w:type="dxa"/>
            <w:tcBorders>
              <w:top w:val="single" w:sz="12" w:space="0" w:color="auto"/>
              <w:left w:val="nil"/>
              <w:bottom w:val="single" w:sz="12" w:space="0" w:color="auto"/>
              <w:right w:val="single" w:sz="12" w:space="0" w:color="auto"/>
            </w:tcBorders>
            <w:shd w:val="pct25" w:color="000000" w:fill="CCCCCC"/>
            <w:vAlign w:val="center"/>
            <w:hideMark/>
          </w:tcPr>
          <w:p w14:paraId="5223B086" w14:textId="77777777" w:rsidR="008B2096" w:rsidRPr="008B2096" w:rsidRDefault="008B2096" w:rsidP="008B2096">
            <w:pPr>
              <w:widowControl/>
              <w:jc w:val="center"/>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參數</w:t>
            </w:r>
          </w:p>
        </w:tc>
        <w:tc>
          <w:tcPr>
            <w:tcW w:w="1100" w:type="dxa"/>
            <w:tcBorders>
              <w:top w:val="single" w:sz="12" w:space="0" w:color="auto"/>
              <w:left w:val="nil"/>
              <w:bottom w:val="single" w:sz="12" w:space="0" w:color="auto"/>
              <w:right w:val="single" w:sz="8" w:space="0" w:color="auto"/>
            </w:tcBorders>
            <w:shd w:val="pct25" w:color="000000" w:fill="CCCCCC"/>
            <w:vAlign w:val="center"/>
            <w:hideMark/>
          </w:tcPr>
          <w:p w14:paraId="3E37EE8E" w14:textId="77777777" w:rsidR="008B2096" w:rsidRPr="008B2096" w:rsidRDefault="008B2096" w:rsidP="008B2096">
            <w:pPr>
              <w:widowControl/>
              <w:jc w:val="center"/>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類型</w:t>
            </w:r>
          </w:p>
        </w:tc>
        <w:tc>
          <w:tcPr>
            <w:tcW w:w="900" w:type="dxa"/>
            <w:tcBorders>
              <w:top w:val="single" w:sz="12" w:space="0" w:color="auto"/>
              <w:left w:val="nil"/>
              <w:bottom w:val="single" w:sz="12" w:space="0" w:color="auto"/>
              <w:right w:val="single" w:sz="8" w:space="0" w:color="auto"/>
            </w:tcBorders>
            <w:shd w:val="pct25" w:color="000000" w:fill="CCCCCC"/>
            <w:vAlign w:val="center"/>
            <w:hideMark/>
          </w:tcPr>
          <w:p w14:paraId="02C78A51" w14:textId="77777777" w:rsidR="008B2096" w:rsidRPr="008B2096" w:rsidRDefault="008B2096" w:rsidP="008B2096">
            <w:pPr>
              <w:widowControl/>
              <w:jc w:val="center"/>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必輸</w:t>
            </w:r>
          </w:p>
        </w:tc>
        <w:tc>
          <w:tcPr>
            <w:tcW w:w="880" w:type="dxa"/>
            <w:tcBorders>
              <w:top w:val="single" w:sz="12" w:space="0" w:color="auto"/>
              <w:left w:val="nil"/>
              <w:bottom w:val="single" w:sz="12" w:space="0" w:color="auto"/>
              <w:right w:val="single" w:sz="12" w:space="0" w:color="auto"/>
            </w:tcBorders>
            <w:shd w:val="pct25" w:color="000000" w:fill="CCCCCC"/>
            <w:vAlign w:val="center"/>
            <w:hideMark/>
          </w:tcPr>
          <w:p w14:paraId="3C11F8E7" w14:textId="77777777" w:rsidR="008B2096" w:rsidRPr="008B2096" w:rsidRDefault="008B2096" w:rsidP="008B2096">
            <w:pPr>
              <w:widowControl/>
              <w:jc w:val="center"/>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In/Out</w:t>
            </w:r>
          </w:p>
        </w:tc>
        <w:tc>
          <w:tcPr>
            <w:tcW w:w="2962" w:type="dxa"/>
            <w:tcBorders>
              <w:top w:val="single" w:sz="12" w:space="0" w:color="auto"/>
              <w:left w:val="nil"/>
              <w:bottom w:val="single" w:sz="12" w:space="0" w:color="auto"/>
              <w:right w:val="single" w:sz="12" w:space="0" w:color="auto"/>
            </w:tcBorders>
            <w:shd w:val="pct25" w:color="000000" w:fill="CCCCCC"/>
            <w:vAlign w:val="center"/>
            <w:hideMark/>
          </w:tcPr>
          <w:p w14:paraId="18868798" w14:textId="77777777" w:rsidR="008B2096" w:rsidRPr="008B2096" w:rsidRDefault="008B2096" w:rsidP="008B2096">
            <w:pPr>
              <w:widowControl/>
              <w:jc w:val="center"/>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說明</w:t>
            </w:r>
          </w:p>
        </w:tc>
        <w:tc>
          <w:tcPr>
            <w:tcW w:w="3158" w:type="dxa"/>
            <w:tcBorders>
              <w:top w:val="nil"/>
              <w:left w:val="nil"/>
              <w:bottom w:val="nil"/>
              <w:right w:val="nil"/>
            </w:tcBorders>
            <w:shd w:val="clear" w:color="auto" w:fill="auto"/>
            <w:noWrap/>
            <w:vAlign w:val="center"/>
            <w:hideMark/>
          </w:tcPr>
          <w:p w14:paraId="7C0C9C3F" w14:textId="77777777" w:rsidR="008B2096" w:rsidRPr="008B2096" w:rsidRDefault="008B2096" w:rsidP="008B2096">
            <w:pPr>
              <w:widowControl/>
              <w:jc w:val="center"/>
              <w:rPr>
                <w:rFonts w:ascii="標楷體" w:eastAsia="標楷體" w:hAnsi="標楷體" w:cs="新細明體"/>
                <w:b/>
                <w:bCs/>
                <w:color w:val="000000"/>
                <w:kern w:val="0"/>
                <w:sz w:val="17"/>
                <w:szCs w:val="17"/>
              </w:rPr>
            </w:pPr>
          </w:p>
        </w:tc>
        <w:tc>
          <w:tcPr>
            <w:tcW w:w="960" w:type="dxa"/>
            <w:tcBorders>
              <w:top w:val="nil"/>
              <w:left w:val="nil"/>
              <w:bottom w:val="nil"/>
              <w:right w:val="nil"/>
            </w:tcBorders>
            <w:shd w:val="clear" w:color="auto" w:fill="auto"/>
            <w:noWrap/>
            <w:vAlign w:val="center"/>
            <w:hideMark/>
          </w:tcPr>
          <w:p w14:paraId="0AD3086A" w14:textId="77777777" w:rsidR="008B2096" w:rsidRPr="008B2096" w:rsidRDefault="008B2096" w:rsidP="008B2096">
            <w:pPr>
              <w:widowControl/>
              <w:rPr>
                <w:rFonts w:eastAsia="Times New Roman"/>
                <w:kern w:val="0"/>
                <w:sz w:val="20"/>
                <w:szCs w:val="20"/>
              </w:rPr>
            </w:pPr>
          </w:p>
        </w:tc>
      </w:tr>
      <w:tr w:rsidR="008B2096" w:rsidRPr="008B2096" w14:paraId="2C28EE7A" w14:textId="77777777" w:rsidTr="008B2096">
        <w:trPr>
          <w:trHeight w:val="348"/>
        </w:trPr>
        <w:tc>
          <w:tcPr>
            <w:tcW w:w="960" w:type="dxa"/>
            <w:tcBorders>
              <w:top w:val="nil"/>
              <w:left w:val="nil"/>
              <w:bottom w:val="single" w:sz="8" w:space="0" w:color="auto"/>
              <w:right w:val="nil"/>
            </w:tcBorders>
            <w:shd w:val="pct50" w:color="000000" w:fill="7F7F7F"/>
            <w:vAlign w:val="center"/>
            <w:hideMark/>
          </w:tcPr>
          <w:p w14:paraId="755214FA"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1420" w:type="dxa"/>
            <w:tcBorders>
              <w:top w:val="nil"/>
              <w:left w:val="nil"/>
              <w:bottom w:val="single" w:sz="8" w:space="0" w:color="auto"/>
              <w:right w:val="nil"/>
            </w:tcBorders>
            <w:shd w:val="pct50" w:color="000000" w:fill="7F7F7F"/>
            <w:vAlign w:val="center"/>
            <w:hideMark/>
          </w:tcPr>
          <w:p w14:paraId="68FBB6F9"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1100" w:type="dxa"/>
            <w:tcBorders>
              <w:top w:val="nil"/>
              <w:left w:val="nil"/>
              <w:bottom w:val="single" w:sz="8" w:space="0" w:color="auto"/>
              <w:right w:val="nil"/>
            </w:tcBorders>
            <w:shd w:val="pct50" w:color="000000" w:fill="7F7F7F"/>
            <w:vAlign w:val="center"/>
            <w:hideMark/>
          </w:tcPr>
          <w:p w14:paraId="1BA76DEA"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900" w:type="dxa"/>
            <w:tcBorders>
              <w:top w:val="nil"/>
              <w:left w:val="nil"/>
              <w:bottom w:val="single" w:sz="8" w:space="0" w:color="auto"/>
              <w:right w:val="nil"/>
            </w:tcBorders>
            <w:shd w:val="pct50" w:color="000000" w:fill="7F7F7F"/>
            <w:vAlign w:val="center"/>
            <w:hideMark/>
          </w:tcPr>
          <w:p w14:paraId="01305C5D"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880" w:type="dxa"/>
            <w:tcBorders>
              <w:top w:val="nil"/>
              <w:left w:val="nil"/>
              <w:bottom w:val="single" w:sz="8" w:space="0" w:color="auto"/>
              <w:right w:val="nil"/>
            </w:tcBorders>
            <w:shd w:val="pct50" w:color="000000" w:fill="7F7F7F"/>
            <w:vAlign w:val="center"/>
            <w:hideMark/>
          </w:tcPr>
          <w:p w14:paraId="375411A9"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2962" w:type="dxa"/>
            <w:tcBorders>
              <w:top w:val="nil"/>
              <w:left w:val="nil"/>
              <w:bottom w:val="single" w:sz="8" w:space="0" w:color="auto"/>
              <w:right w:val="nil"/>
            </w:tcBorders>
            <w:shd w:val="pct50" w:color="000000" w:fill="7F7F7F"/>
            <w:vAlign w:val="center"/>
            <w:hideMark/>
          </w:tcPr>
          <w:p w14:paraId="2F364AE0"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3158" w:type="dxa"/>
            <w:tcBorders>
              <w:top w:val="nil"/>
              <w:left w:val="nil"/>
              <w:bottom w:val="nil"/>
              <w:right w:val="nil"/>
            </w:tcBorders>
            <w:shd w:val="clear" w:color="auto" w:fill="auto"/>
            <w:noWrap/>
            <w:vAlign w:val="center"/>
            <w:hideMark/>
          </w:tcPr>
          <w:p w14:paraId="50E34772" w14:textId="77777777" w:rsidR="008B2096" w:rsidRPr="008B2096" w:rsidRDefault="008B2096" w:rsidP="008B2096">
            <w:pPr>
              <w:widowControl/>
              <w:jc w:val="center"/>
              <w:rPr>
                <w:rFonts w:ascii="標楷體" w:eastAsia="標楷體" w:hAnsi="標楷體" w:cs="新細明體"/>
                <w:b/>
                <w:bCs/>
                <w:color w:val="000000"/>
                <w:kern w:val="0"/>
                <w:sz w:val="2"/>
                <w:szCs w:val="2"/>
              </w:rPr>
            </w:pPr>
          </w:p>
        </w:tc>
        <w:tc>
          <w:tcPr>
            <w:tcW w:w="960" w:type="dxa"/>
            <w:tcBorders>
              <w:top w:val="nil"/>
              <w:left w:val="nil"/>
              <w:bottom w:val="nil"/>
              <w:right w:val="nil"/>
            </w:tcBorders>
            <w:shd w:val="clear" w:color="auto" w:fill="auto"/>
            <w:noWrap/>
            <w:vAlign w:val="center"/>
            <w:hideMark/>
          </w:tcPr>
          <w:p w14:paraId="3A38B29C" w14:textId="77777777" w:rsidR="008B2096" w:rsidRPr="008B2096" w:rsidRDefault="008B2096" w:rsidP="008B2096">
            <w:pPr>
              <w:widowControl/>
              <w:rPr>
                <w:rFonts w:eastAsia="Times New Roman"/>
                <w:kern w:val="0"/>
                <w:sz w:val="20"/>
                <w:szCs w:val="20"/>
              </w:rPr>
            </w:pPr>
          </w:p>
        </w:tc>
      </w:tr>
      <w:tr w:rsidR="008B2096" w:rsidRPr="008B2096" w14:paraId="6262BFA6" w14:textId="77777777" w:rsidTr="008B2096">
        <w:trPr>
          <w:trHeight w:val="324"/>
        </w:trPr>
        <w:tc>
          <w:tcPr>
            <w:tcW w:w="960" w:type="dxa"/>
            <w:vMerge w:val="restart"/>
            <w:tcBorders>
              <w:top w:val="nil"/>
              <w:left w:val="single" w:sz="12" w:space="0" w:color="auto"/>
              <w:bottom w:val="single" w:sz="12" w:space="0" w:color="000000"/>
              <w:right w:val="single" w:sz="8" w:space="0" w:color="auto"/>
            </w:tcBorders>
            <w:shd w:val="clear" w:color="auto" w:fill="auto"/>
            <w:vAlign w:val="center"/>
            <w:hideMark/>
          </w:tcPr>
          <w:p w14:paraId="39519610" w14:textId="77777777" w:rsidR="008B2096" w:rsidRPr="008B2096" w:rsidRDefault="008B2096" w:rsidP="008B2096">
            <w:pPr>
              <w:widowControl/>
              <w:jc w:val="right"/>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3</w:t>
            </w:r>
          </w:p>
        </w:tc>
        <w:tc>
          <w:tcPr>
            <w:tcW w:w="1420" w:type="dxa"/>
            <w:vMerge w:val="restart"/>
            <w:tcBorders>
              <w:top w:val="nil"/>
              <w:left w:val="single" w:sz="8" w:space="0" w:color="auto"/>
              <w:bottom w:val="single" w:sz="12" w:space="0" w:color="000000"/>
              <w:right w:val="single" w:sz="8" w:space="0" w:color="auto"/>
            </w:tcBorders>
            <w:shd w:val="clear" w:color="auto" w:fill="auto"/>
            <w:vAlign w:val="center"/>
            <w:hideMark/>
          </w:tcPr>
          <w:p w14:paraId="09F6B231"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X_RETURN_STATUS</w:t>
            </w:r>
          </w:p>
        </w:tc>
        <w:tc>
          <w:tcPr>
            <w:tcW w:w="1100" w:type="dxa"/>
            <w:vMerge w:val="restart"/>
            <w:tcBorders>
              <w:top w:val="nil"/>
              <w:left w:val="single" w:sz="8" w:space="0" w:color="auto"/>
              <w:bottom w:val="single" w:sz="12" w:space="0" w:color="000000"/>
              <w:right w:val="single" w:sz="8" w:space="0" w:color="auto"/>
            </w:tcBorders>
            <w:shd w:val="clear" w:color="auto" w:fill="auto"/>
            <w:vAlign w:val="center"/>
            <w:hideMark/>
          </w:tcPr>
          <w:p w14:paraId="581EB520"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Varchar2(1)</w:t>
            </w:r>
          </w:p>
        </w:tc>
        <w:tc>
          <w:tcPr>
            <w:tcW w:w="900" w:type="dxa"/>
            <w:vMerge w:val="restart"/>
            <w:tcBorders>
              <w:top w:val="nil"/>
              <w:left w:val="single" w:sz="8" w:space="0" w:color="auto"/>
              <w:bottom w:val="single" w:sz="12" w:space="0" w:color="000000"/>
              <w:right w:val="single" w:sz="8" w:space="0" w:color="auto"/>
            </w:tcBorders>
            <w:shd w:val="clear" w:color="auto" w:fill="auto"/>
            <w:vAlign w:val="center"/>
            <w:hideMark/>
          </w:tcPr>
          <w:p w14:paraId="2D1776BA"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xml:space="preserve">　</w:t>
            </w:r>
          </w:p>
        </w:tc>
        <w:tc>
          <w:tcPr>
            <w:tcW w:w="880" w:type="dxa"/>
            <w:vMerge w:val="restart"/>
            <w:tcBorders>
              <w:top w:val="nil"/>
              <w:left w:val="single" w:sz="8" w:space="0" w:color="auto"/>
              <w:bottom w:val="single" w:sz="12" w:space="0" w:color="000000"/>
              <w:right w:val="single" w:sz="8" w:space="0" w:color="auto"/>
            </w:tcBorders>
            <w:shd w:val="clear" w:color="auto" w:fill="auto"/>
            <w:vAlign w:val="center"/>
            <w:hideMark/>
          </w:tcPr>
          <w:p w14:paraId="783278D6"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Out</w:t>
            </w:r>
          </w:p>
        </w:tc>
        <w:tc>
          <w:tcPr>
            <w:tcW w:w="2962" w:type="dxa"/>
            <w:tcBorders>
              <w:top w:val="nil"/>
              <w:left w:val="nil"/>
              <w:bottom w:val="nil"/>
              <w:right w:val="single" w:sz="12" w:space="0" w:color="auto"/>
            </w:tcBorders>
            <w:shd w:val="clear" w:color="auto" w:fill="auto"/>
            <w:vAlign w:val="center"/>
            <w:hideMark/>
          </w:tcPr>
          <w:p w14:paraId="43529D95"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返回此ETL批號的處理狀態。</w:t>
            </w:r>
          </w:p>
        </w:tc>
        <w:tc>
          <w:tcPr>
            <w:tcW w:w="3158" w:type="dxa"/>
            <w:tcBorders>
              <w:top w:val="nil"/>
              <w:left w:val="nil"/>
              <w:bottom w:val="nil"/>
              <w:right w:val="nil"/>
            </w:tcBorders>
            <w:shd w:val="clear" w:color="auto" w:fill="auto"/>
            <w:noWrap/>
            <w:vAlign w:val="center"/>
            <w:hideMark/>
          </w:tcPr>
          <w:p w14:paraId="53743013" w14:textId="77777777" w:rsidR="008B2096" w:rsidRPr="008B2096" w:rsidRDefault="008B2096" w:rsidP="008B2096">
            <w:pPr>
              <w:widowControl/>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2B6525AA" w14:textId="77777777" w:rsidR="008B2096" w:rsidRPr="008B2096" w:rsidRDefault="008B2096" w:rsidP="008B2096">
            <w:pPr>
              <w:widowControl/>
              <w:rPr>
                <w:rFonts w:eastAsia="Times New Roman"/>
                <w:kern w:val="0"/>
                <w:sz w:val="20"/>
                <w:szCs w:val="20"/>
              </w:rPr>
            </w:pPr>
          </w:p>
        </w:tc>
      </w:tr>
      <w:tr w:rsidR="008B2096" w:rsidRPr="008B2096" w14:paraId="59D970B1" w14:textId="77777777" w:rsidTr="008B2096">
        <w:trPr>
          <w:trHeight w:val="504"/>
        </w:trPr>
        <w:tc>
          <w:tcPr>
            <w:tcW w:w="960" w:type="dxa"/>
            <w:vMerge/>
            <w:tcBorders>
              <w:top w:val="nil"/>
              <w:left w:val="single" w:sz="12" w:space="0" w:color="auto"/>
              <w:bottom w:val="single" w:sz="12" w:space="0" w:color="000000"/>
              <w:right w:val="single" w:sz="8" w:space="0" w:color="auto"/>
            </w:tcBorders>
            <w:vAlign w:val="center"/>
            <w:hideMark/>
          </w:tcPr>
          <w:p w14:paraId="015F3BCB" w14:textId="77777777" w:rsidR="008B2096" w:rsidRPr="008B2096" w:rsidRDefault="008B2096" w:rsidP="008B2096">
            <w:pPr>
              <w:widowControl/>
              <w:rPr>
                <w:rFonts w:ascii="標楷體" w:eastAsia="標楷體" w:hAnsi="標楷體" w:cs="新細明體"/>
                <w:color w:val="000000"/>
                <w:kern w:val="0"/>
                <w:sz w:val="17"/>
                <w:szCs w:val="17"/>
              </w:rPr>
            </w:pPr>
          </w:p>
        </w:tc>
        <w:tc>
          <w:tcPr>
            <w:tcW w:w="1420" w:type="dxa"/>
            <w:vMerge/>
            <w:tcBorders>
              <w:top w:val="nil"/>
              <w:left w:val="single" w:sz="8" w:space="0" w:color="auto"/>
              <w:bottom w:val="single" w:sz="12" w:space="0" w:color="000000"/>
              <w:right w:val="single" w:sz="8" w:space="0" w:color="auto"/>
            </w:tcBorders>
            <w:vAlign w:val="center"/>
            <w:hideMark/>
          </w:tcPr>
          <w:p w14:paraId="3D859138" w14:textId="77777777" w:rsidR="008B2096" w:rsidRPr="008B2096" w:rsidRDefault="008B2096" w:rsidP="008B2096">
            <w:pPr>
              <w:widowControl/>
              <w:rPr>
                <w:rFonts w:ascii="標楷體" w:eastAsia="標楷體" w:hAnsi="標楷體" w:cs="新細明體"/>
                <w:color w:val="000000"/>
                <w:kern w:val="0"/>
                <w:sz w:val="17"/>
                <w:szCs w:val="17"/>
              </w:rPr>
            </w:pPr>
          </w:p>
        </w:tc>
        <w:tc>
          <w:tcPr>
            <w:tcW w:w="1100" w:type="dxa"/>
            <w:vMerge/>
            <w:tcBorders>
              <w:top w:val="nil"/>
              <w:left w:val="single" w:sz="8" w:space="0" w:color="auto"/>
              <w:bottom w:val="single" w:sz="12" w:space="0" w:color="000000"/>
              <w:right w:val="single" w:sz="8" w:space="0" w:color="auto"/>
            </w:tcBorders>
            <w:vAlign w:val="center"/>
            <w:hideMark/>
          </w:tcPr>
          <w:p w14:paraId="4820ED35" w14:textId="77777777" w:rsidR="008B2096" w:rsidRPr="008B2096" w:rsidRDefault="008B2096" w:rsidP="008B2096">
            <w:pPr>
              <w:widowControl/>
              <w:rPr>
                <w:rFonts w:ascii="標楷體" w:eastAsia="標楷體" w:hAnsi="標楷體" w:cs="新細明體"/>
                <w:color w:val="000000"/>
                <w:kern w:val="0"/>
                <w:sz w:val="17"/>
                <w:szCs w:val="17"/>
              </w:rPr>
            </w:pPr>
          </w:p>
        </w:tc>
        <w:tc>
          <w:tcPr>
            <w:tcW w:w="900" w:type="dxa"/>
            <w:vMerge/>
            <w:tcBorders>
              <w:top w:val="nil"/>
              <w:left w:val="single" w:sz="8" w:space="0" w:color="auto"/>
              <w:bottom w:val="single" w:sz="12" w:space="0" w:color="000000"/>
              <w:right w:val="single" w:sz="8" w:space="0" w:color="auto"/>
            </w:tcBorders>
            <w:vAlign w:val="center"/>
            <w:hideMark/>
          </w:tcPr>
          <w:p w14:paraId="3238E3B8" w14:textId="77777777" w:rsidR="008B2096" w:rsidRPr="008B2096" w:rsidRDefault="008B2096" w:rsidP="008B2096">
            <w:pPr>
              <w:widowControl/>
              <w:rPr>
                <w:rFonts w:ascii="標楷體" w:eastAsia="標楷體" w:hAnsi="標楷體" w:cs="新細明體"/>
                <w:color w:val="000000"/>
                <w:kern w:val="0"/>
                <w:sz w:val="17"/>
                <w:szCs w:val="17"/>
              </w:rPr>
            </w:pPr>
          </w:p>
        </w:tc>
        <w:tc>
          <w:tcPr>
            <w:tcW w:w="880" w:type="dxa"/>
            <w:vMerge/>
            <w:tcBorders>
              <w:top w:val="nil"/>
              <w:left w:val="single" w:sz="8" w:space="0" w:color="auto"/>
              <w:bottom w:val="single" w:sz="12" w:space="0" w:color="000000"/>
              <w:right w:val="single" w:sz="8" w:space="0" w:color="auto"/>
            </w:tcBorders>
            <w:vAlign w:val="center"/>
            <w:hideMark/>
          </w:tcPr>
          <w:p w14:paraId="4B84DF09" w14:textId="77777777" w:rsidR="008B2096" w:rsidRPr="008B2096" w:rsidRDefault="008B2096" w:rsidP="008B2096">
            <w:pPr>
              <w:widowControl/>
              <w:rPr>
                <w:rFonts w:ascii="標楷體" w:eastAsia="標楷體" w:hAnsi="標楷體" w:cs="新細明體"/>
                <w:color w:val="000000"/>
                <w:kern w:val="0"/>
                <w:sz w:val="17"/>
                <w:szCs w:val="17"/>
              </w:rPr>
            </w:pPr>
          </w:p>
        </w:tc>
        <w:tc>
          <w:tcPr>
            <w:tcW w:w="2962" w:type="dxa"/>
            <w:tcBorders>
              <w:top w:val="nil"/>
              <w:left w:val="nil"/>
              <w:bottom w:val="nil"/>
              <w:right w:val="single" w:sz="12" w:space="0" w:color="auto"/>
            </w:tcBorders>
            <w:shd w:val="clear" w:color="auto" w:fill="auto"/>
            <w:vAlign w:val="center"/>
            <w:hideMark/>
          </w:tcPr>
          <w:p w14:paraId="436D4A4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S代表處理成功，該批號資料將寫入會計資訊系統。</w:t>
            </w:r>
          </w:p>
        </w:tc>
        <w:tc>
          <w:tcPr>
            <w:tcW w:w="3158" w:type="dxa"/>
            <w:tcBorders>
              <w:top w:val="nil"/>
              <w:left w:val="nil"/>
              <w:bottom w:val="nil"/>
              <w:right w:val="nil"/>
            </w:tcBorders>
            <w:shd w:val="clear" w:color="auto" w:fill="auto"/>
            <w:vAlign w:val="center"/>
            <w:hideMark/>
          </w:tcPr>
          <w:p w14:paraId="52C6DF0E" w14:textId="77777777" w:rsidR="008B2096" w:rsidRPr="008B2096" w:rsidRDefault="008B2096" w:rsidP="008B2096">
            <w:pPr>
              <w:widowControl/>
              <w:rPr>
                <w:rFonts w:ascii="新細明體" w:hAnsi="新細明體" w:cs="新細明體"/>
                <w:color w:val="000000"/>
                <w:kern w:val="0"/>
                <w:sz w:val="18"/>
                <w:szCs w:val="18"/>
              </w:rPr>
            </w:pPr>
            <w:r w:rsidRPr="008B2096">
              <w:rPr>
                <w:rFonts w:ascii="新細明體" w:hAnsi="新細明體" w:cs="新細明體" w:hint="eastAsia"/>
                <w:color w:val="000000"/>
                <w:kern w:val="0"/>
                <w:sz w:val="18"/>
                <w:szCs w:val="18"/>
              </w:rPr>
              <w:t>S代表處理成功，</w:t>
            </w:r>
            <w:r w:rsidRPr="008B2096">
              <w:rPr>
                <w:rFonts w:ascii="新細明體" w:hAnsi="新細明體" w:cs="新細明體" w:hint="eastAsia"/>
                <w:color w:val="000000"/>
                <w:kern w:val="0"/>
                <w:sz w:val="18"/>
                <w:szCs w:val="18"/>
              </w:rPr>
              <w:br/>
            </w:r>
            <w:proofErr w:type="spellStart"/>
            <w:r w:rsidRPr="008B2096">
              <w:rPr>
                <w:rFonts w:ascii="新細明體" w:hAnsi="新細明體" w:cs="新細明體" w:hint="eastAsia"/>
                <w:color w:val="000000"/>
                <w:kern w:val="0"/>
                <w:sz w:val="18"/>
                <w:szCs w:val="18"/>
              </w:rPr>
              <w:t>TransferFlag</w:t>
            </w:r>
            <w:proofErr w:type="spellEnd"/>
            <w:r w:rsidRPr="008B2096">
              <w:rPr>
                <w:rFonts w:ascii="新細明體" w:hAnsi="新細明體" w:cs="新細明體" w:hint="eastAsia"/>
                <w:color w:val="000000"/>
                <w:kern w:val="0"/>
                <w:sz w:val="18"/>
                <w:szCs w:val="18"/>
              </w:rPr>
              <w:t>(是否已傳輸)更新為Y</w:t>
            </w:r>
          </w:p>
        </w:tc>
        <w:tc>
          <w:tcPr>
            <w:tcW w:w="960" w:type="dxa"/>
            <w:tcBorders>
              <w:top w:val="nil"/>
              <w:left w:val="nil"/>
              <w:bottom w:val="nil"/>
              <w:right w:val="nil"/>
            </w:tcBorders>
            <w:shd w:val="clear" w:color="auto" w:fill="auto"/>
            <w:noWrap/>
            <w:vAlign w:val="center"/>
            <w:hideMark/>
          </w:tcPr>
          <w:p w14:paraId="3267F973" w14:textId="77777777" w:rsidR="008B2096" w:rsidRPr="008B2096" w:rsidRDefault="008B2096" w:rsidP="008B2096">
            <w:pPr>
              <w:widowControl/>
              <w:rPr>
                <w:rFonts w:ascii="新細明體" w:hAnsi="新細明體" w:cs="新細明體"/>
                <w:color w:val="000000"/>
                <w:kern w:val="0"/>
                <w:sz w:val="18"/>
                <w:szCs w:val="18"/>
              </w:rPr>
            </w:pPr>
          </w:p>
        </w:tc>
      </w:tr>
      <w:tr w:rsidR="008B2096" w:rsidRPr="008B2096" w14:paraId="71419D8C" w14:textId="77777777" w:rsidTr="008B2096">
        <w:trPr>
          <w:trHeight w:val="492"/>
        </w:trPr>
        <w:tc>
          <w:tcPr>
            <w:tcW w:w="960" w:type="dxa"/>
            <w:vMerge/>
            <w:tcBorders>
              <w:top w:val="nil"/>
              <w:left w:val="single" w:sz="12" w:space="0" w:color="auto"/>
              <w:bottom w:val="single" w:sz="12" w:space="0" w:color="000000"/>
              <w:right w:val="single" w:sz="8" w:space="0" w:color="auto"/>
            </w:tcBorders>
            <w:vAlign w:val="center"/>
            <w:hideMark/>
          </w:tcPr>
          <w:p w14:paraId="05C50DD2" w14:textId="77777777" w:rsidR="008B2096" w:rsidRPr="008B2096" w:rsidRDefault="008B2096" w:rsidP="008B2096">
            <w:pPr>
              <w:widowControl/>
              <w:rPr>
                <w:rFonts w:ascii="標楷體" w:eastAsia="標楷體" w:hAnsi="標楷體" w:cs="新細明體"/>
                <w:color w:val="000000"/>
                <w:kern w:val="0"/>
                <w:sz w:val="17"/>
                <w:szCs w:val="17"/>
              </w:rPr>
            </w:pPr>
          </w:p>
        </w:tc>
        <w:tc>
          <w:tcPr>
            <w:tcW w:w="1420" w:type="dxa"/>
            <w:vMerge/>
            <w:tcBorders>
              <w:top w:val="nil"/>
              <w:left w:val="single" w:sz="8" w:space="0" w:color="auto"/>
              <w:bottom w:val="single" w:sz="12" w:space="0" w:color="000000"/>
              <w:right w:val="single" w:sz="8" w:space="0" w:color="auto"/>
            </w:tcBorders>
            <w:vAlign w:val="center"/>
            <w:hideMark/>
          </w:tcPr>
          <w:p w14:paraId="73AFEAC2" w14:textId="77777777" w:rsidR="008B2096" w:rsidRPr="008B2096" w:rsidRDefault="008B2096" w:rsidP="008B2096">
            <w:pPr>
              <w:widowControl/>
              <w:rPr>
                <w:rFonts w:ascii="標楷體" w:eastAsia="標楷體" w:hAnsi="標楷體" w:cs="新細明體"/>
                <w:color w:val="000000"/>
                <w:kern w:val="0"/>
                <w:sz w:val="17"/>
                <w:szCs w:val="17"/>
              </w:rPr>
            </w:pPr>
          </w:p>
        </w:tc>
        <w:tc>
          <w:tcPr>
            <w:tcW w:w="1100" w:type="dxa"/>
            <w:vMerge/>
            <w:tcBorders>
              <w:top w:val="nil"/>
              <w:left w:val="single" w:sz="8" w:space="0" w:color="auto"/>
              <w:bottom w:val="single" w:sz="12" w:space="0" w:color="000000"/>
              <w:right w:val="single" w:sz="8" w:space="0" w:color="auto"/>
            </w:tcBorders>
            <w:vAlign w:val="center"/>
            <w:hideMark/>
          </w:tcPr>
          <w:p w14:paraId="3ECDFA88" w14:textId="77777777" w:rsidR="008B2096" w:rsidRPr="008B2096" w:rsidRDefault="008B2096" w:rsidP="008B2096">
            <w:pPr>
              <w:widowControl/>
              <w:rPr>
                <w:rFonts w:ascii="標楷體" w:eastAsia="標楷體" w:hAnsi="標楷體" w:cs="新細明體"/>
                <w:color w:val="000000"/>
                <w:kern w:val="0"/>
                <w:sz w:val="17"/>
                <w:szCs w:val="17"/>
              </w:rPr>
            </w:pPr>
          </w:p>
        </w:tc>
        <w:tc>
          <w:tcPr>
            <w:tcW w:w="900" w:type="dxa"/>
            <w:vMerge/>
            <w:tcBorders>
              <w:top w:val="nil"/>
              <w:left w:val="single" w:sz="8" w:space="0" w:color="auto"/>
              <w:bottom w:val="single" w:sz="12" w:space="0" w:color="000000"/>
              <w:right w:val="single" w:sz="8" w:space="0" w:color="auto"/>
            </w:tcBorders>
            <w:vAlign w:val="center"/>
            <w:hideMark/>
          </w:tcPr>
          <w:p w14:paraId="7F10F62A" w14:textId="77777777" w:rsidR="008B2096" w:rsidRPr="008B2096" w:rsidRDefault="008B2096" w:rsidP="008B2096">
            <w:pPr>
              <w:widowControl/>
              <w:rPr>
                <w:rFonts w:ascii="標楷體" w:eastAsia="標楷體" w:hAnsi="標楷體" w:cs="新細明體"/>
                <w:color w:val="000000"/>
                <w:kern w:val="0"/>
                <w:sz w:val="17"/>
                <w:szCs w:val="17"/>
              </w:rPr>
            </w:pPr>
          </w:p>
        </w:tc>
        <w:tc>
          <w:tcPr>
            <w:tcW w:w="880" w:type="dxa"/>
            <w:vMerge/>
            <w:tcBorders>
              <w:top w:val="nil"/>
              <w:left w:val="single" w:sz="8" w:space="0" w:color="auto"/>
              <w:bottom w:val="single" w:sz="12" w:space="0" w:color="000000"/>
              <w:right w:val="single" w:sz="8" w:space="0" w:color="auto"/>
            </w:tcBorders>
            <w:vAlign w:val="center"/>
            <w:hideMark/>
          </w:tcPr>
          <w:p w14:paraId="48C0A364" w14:textId="77777777" w:rsidR="008B2096" w:rsidRPr="008B2096" w:rsidRDefault="008B2096" w:rsidP="008B2096">
            <w:pPr>
              <w:widowControl/>
              <w:rPr>
                <w:rFonts w:ascii="標楷體" w:eastAsia="標楷體" w:hAnsi="標楷體" w:cs="新細明體"/>
                <w:color w:val="000000"/>
                <w:kern w:val="0"/>
                <w:sz w:val="17"/>
                <w:szCs w:val="17"/>
              </w:rPr>
            </w:pPr>
          </w:p>
        </w:tc>
        <w:tc>
          <w:tcPr>
            <w:tcW w:w="2962" w:type="dxa"/>
            <w:tcBorders>
              <w:top w:val="nil"/>
              <w:left w:val="nil"/>
              <w:bottom w:val="single" w:sz="12" w:space="0" w:color="auto"/>
              <w:right w:val="single" w:sz="12" w:space="0" w:color="auto"/>
            </w:tcBorders>
            <w:shd w:val="clear" w:color="auto" w:fill="auto"/>
            <w:vAlign w:val="center"/>
            <w:hideMark/>
          </w:tcPr>
          <w:p w14:paraId="2149102B"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E代表處理失敗，該批號資料不會寫入會計資訊系統。若為E會回傳另一個錯誤明細檔。</w:t>
            </w:r>
          </w:p>
        </w:tc>
        <w:tc>
          <w:tcPr>
            <w:tcW w:w="3158" w:type="dxa"/>
            <w:tcBorders>
              <w:top w:val="nil"/>
              <w:left w:val="nil"/>
              <w:bottom w:val="nil"/>
              <w:right w:val="nil"/>
            </w:tcBorders>
            <w:shd w:val="clear" w:color="auto" w:fill="auto"/>
            <w:noWrap/>
            <w:vAlign w:val="center"/>
            <w:hideMark/>
          </w:tcPr>
          <w:p w14:paraId="0AFDF720" w14:textId="77777777" w:rsidR="008B2096" w:rsidRPr="008B2096" w:rsidRDefault="008B2096" w:rsidP="008B2096">
            <w:pPr>
              <w:widowControl/>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4BFE2E43" w14:textId="77777777" w:rsidR="008B2096" w:rsidRPr="008B2096" w:rsidRDefault="008B2096" w:rsidP="008B2096">
            <w:pPr>
              <w:widowControl/>
              <w:rPr>
                <w:rFonts w:eastAsia="Times New Roman"/>
                <w:kern w:val="0"/>
                <w:sz w:val="20"/>
                <w:szCs w:val="20"/>
              </w:rPr>
            </w:pPr>
          </w:p>
        </w:tc>
      </w:tr>
      <w:tr w:rsidR="008B2096" w:rsidRPr="008B2096" w14:paraId="75DB51A1" w14:textId="77777777" w:rsidTr="008B2096">
        <w:trPr>
          <w:trHeight w:val="336"/>
        </w:trPr>
        <w:tc>
          <w:tcPr>
            <w:tcW w:w="960" w:type="dxa"/>
            <w:tcBorders>
              <w:top w:val="nil"/>
              <w:left w:val="nil"/>
              <w:bottom w:val="nil"/>
              <w:right w:val="nil"/>
            </w:tcBorders>
            <w:shd w:val="clear" w:color="auto" w:fill="auto"/>
            <w:noWrap/>
            <w:vAlign w:val="center"/>
            <w:hideMark/>
          </w:tcPr>
          <w:p w14:paraId="7D46028F" w14:textId="77777777" w:rsidR="008B2096" w:rsidRPr="008B2096" w:rsidRDefault="008B2096" w:rsidP="008B2096">
            <w:pPr>
              <w:widowControl/>
              <w:rPr>
                <w:rFonts w:eastAsia="Times New Roman"/>
                <w:kern w:val="0"/>
                <w:sz w:val="20"/>
                <w:szCs w:val="20"/>
              </w:rPr>
            </w:pPr>
          </w:p>
        </w:tc>
        <w:tc>
          <w:tcPr>
            <w:tcW w:w="1420" w:type="dxa"/>
            <w:tcBorders>
              <w:top w:val="nil"/>
              <w:left w:val="nil"/>
              <w:bottom w:val="nil"/>
              <w:right w:val="nil"/>
            </w:tcBorders>
            <w:shd w:val="clear" w:color="auto" w:fill="auto"/>
            <w:noWrap/>
            <w:vAlign w:val="center"/>
            <w:hideMark/>
          </w:tcPr>
          <w:p w14:paraId="01DD2E26" w14:textId="77777777" w:rsidR="008B2096" w:rsidRPr="008B2096" w:rsidRDefault="008B2096" w:rsidP="008B2096">
            <w:pPr>
              <w:widowControl/>
              <w:rPr>
                <w:rFonts w:eastAsia="Times New Roman"/>
                <w:kern w:val="0"/>
                <w:sz w:val="20"/>
                <w:szCs w:val="20"/>
              </w:rPr>
            </w:pPr>
          </w:p>
        </w:tc>
        <w:tc>
          <w:tcPr>
            <w:tcW w:w="1100" w:type="dxa"/>
            <w:tcBorders>
              <w:top w:val="nil"/>
              <w:left w:val="nil"/>
              <w:bottom w:val="nil"/>
              <w:right w:val="nil"/>
            </w:tcBorders>
            <w:shd w:val="clear" w:color="auto" w:fill="auto"/>
            <w:noWrap/>
            <w:vAlign w:val="center"/>
            <w:hideMark/>
          </w:tcPr>
          <w:p w14:paraId="1D402792" w14:textId="77777777" w:rsidR="008B2096" w:rsidRPr="008B2096" w:rsidRDefault="008B2096" w:rsidP="008B2096">
            <w:pPr>
              <w:widowControl/>
              <w:rPr>
                <w:rFonts w:eastAsia="Times New Roman"/>
                <w:kern w:val="0"/>
                <w:sz w:val="20"/>
                <w:szCs w:val="20"/>
              </w:rPr>
            </w:pPr>
          </w:p>
        </w:tc>
        <w:tc>
          <w:tcPr>
            <w:tcW w:w="900" w:type="dxa"/>
            <w:tcBorders>
              <w:top w:val="nil"/>
              <w:left w:val="nil"/>
              <w:bottom w:val="nil"/>
              <w:right w:val="nil"/>
            </w:tcBorders>
            <w:shd w:val="clear" w:color="auto" w:fill="auto"/>
            <w:noWrap/>
            <w:vAlign w:val="center"/>
            <w:hideMark/>
          </w:tcPr>
          <w:p w14:paraId="413AD59F" w14:textId="77777777" w:rsidR="008B2096" w:rsidRPr="008B2096" w:rsidRDefault="008B2096" w:rsidP="008B2096">
            <w:pPr>
              <w:widowControl/>
              <w:rPr>
                <w:rFonts w:eastAsia="Times New Roman"/>
                <w:kern w:val="0"/>
                <w:sz w:val="20"/>
                <w:szCs w:val="20"/>
              </w:rPr>
            </w:pPr>
          </w:p>
        </w:tc>
        <w:tc>
          <w:tcPr>
            <w:tcW w:w="880" w:type="dxa"/>
            <w:tcBorders>
              <w:top w:val="nil"/>
              <w:left w:val="nil"/>
              <w:bottom w:val="nil"/>
              <w:right w:val="nil"/>
            </w:tcBorders>
            <w:shd w:val="clear" w:color="auto" w:fill="auto"/>
            <w:noWrap/>
            <w:vAlign w:val="center"/>
            <w:hideMark/>
          </w:tcPr>
          <w:p w14:paraId="09220D7B" w14:textId="77777777" w:rsidR="008B2096" w:rsidRPr="008B2096" w:rsidRDefault="008B2096" w:rsidP="008B2096">
            <w:pPr>
              <w:widowControl/>
              <w:rPr>
                <w:rFonts w:eastAsia="Times New Roman"/>
                <w:kern w:val="0"/>
                <w:sz w:val="20"/>
                <w:szCs w:val="20"/>
              </w:rPr>
            </w:pPr>
          </w:p>
        </w:tc>
        <w:tc>
          <w:tcPr>
            <w:tcW w:w="2962" w:type="dxa"/>
            <w:tcBorders>
              <w:top w:val="nil"/>
              <w:left w:val="nil"/>
              <w:bottom w:val="nil"/>
              <w:right w:val="nil"/>
            </w:tcBorders>
            <w:shd w:val="clear" w:color="auto" w:fill="auto"/>
            <w:noWrap/>
            <w:vAlign w:val="center"/>
            <w:hideMark/>
          </w:tcPr>
          <w:p w14:paraId="7A6BDD8E" w14:textId="77777777" w:rsidR="008B2096" w:rsidRPr="008B2096" w:rsidRDefault="008B2096" w:rsidP="008B2096">
            <w:pPr>
              <w:widowControl/>
              <w:rPr>
                <w:rFonts w:eastAsia="Times New Roman"/>
                <w:kern w:val="0"/>
                <w:sz w:val="20"/>
                <w:szCs w:val="20"/>
              </w:rPr>
            </w:pPr>
          </w:p>
        </w:tc>
        <w:tc>
          <w:tcPr>
            <w:tcW w:w="3158" w:type="dxa"/>
            <w:tcBorders>
              <w:top w:val="nil"/>
              <w:left w:val="nil"/>
              <w:bottom w:val="nil"/>
              <w:right w:val="nil"/>
            </w:tcBorders>
            <w:shd w:val="clear" w:color="auto" w:fill="auto"/>
            <w:noWrap/>
            <w:vAlign w:val="center"/>
            <w:hideMark/>
          </w:tcPr>
          <w:p w14:paraId="171F816E" w14:textId="77777777" w:rsidR="008B2096" w:rsidRPr="008B2096" w:rsidRDefault="008B2096" w:rsidP="008B2096">
            <w:pPr>
              <w:widowControl/>
              <w:rPr>
                <w:rFonts w:eastAsia="Times New Roman"/>
                <w:kern w:val="0"/>
                <w:sz w:val="20"/>
                <w:szCs w:val="20"/>
              </w:rPr>
            </w:pPr>
          </w:p>
        </w:tc>
        <w:tc>
          <w:tcPr>
            <w:tcW w:w="960" w:type="dxa"/>
            <w:tcBorders>
              <w:top w:val="nil"/>
              <w:left w:val="nil"/>
              <w:bottom w:val="nil"/>
              <w:right w:val="nil"/>
            </w:tcBorders>
            <w:shd w:val="clear" w:color="auto" w:fill="auto"/>
            <w:noWrap/>
            <w:vAlign w:val="center"/>
            <w:hideMark/>
          </w:tcPr>
          <w:p w14:paraId="2EB521B8" w14:textId="77777777" w:rsidR="008B2096" w:rsidRPr="008B2096" w:rsidRDefault="008B2096" w:rsidP="008B2096">
            <w:pPr>
              <w:widowControl/>
              <w:rPr>
                <w:rFonts w:eastAsia="Times New Roman"/>
                <w:kern w:val="0"/>
                <w:sz w:val="20"/>
                <w:szCs w:val="20"/>
              </w:rPr>
            </w:pPr>
          </w:p>
        </w:tc>
      </w:tr>
    </w:tbl>
    <w:p w14:paraId="538A42AE" w14:textId="77777777" w:rsidR="008F073F" w:rsidRPr="008B2096" w:rsidRDefault="008F073F" w:rsidP="00551ED4">
      <w:pPr>
        <w:rPr>
          <w:rFonts w:ascii="標楷體" w:eastAsia="標楷體" w:hAnsi="標楷體"/>
          <w:sz w:val="20"/>
          <w:szCs w:val="20"/>
        </w:rPr>
      </w:pPr>
    </w:p>
    <w:p w14:paraId="149D384D" w14:textId="03A9BE95" w:rsidR="008B2096" w:rsidRDefault="008B2096" w:rsidP="00551ED4">
      <w:pPr>
        <w:rPr>
          <w:rFonts w:ascii="標楷體" w:eastAsia="標楷體" w:hAnsi="標楷體"/>
          <w:sz w:val="20"/>
          <w:szCs w:val="20"/>
        </w:rPr>
      </w:pPr>
      <w:r w:rsidRPr="00844720">
        <w:rPr>
          <w:rFonts w:ascii="標楷體" w:eastAsia="標楷體" w:hAnsi="標楷體"/>
          <w:sz w:val="20"/>
          <w:szCs w:val="20"/>
          <w:highlight w:val="cyan"/>
        </w:rPr>
        <w:t>EBS-ERROR</w:t>
      </w:r>
    </w:p>
    <w:tbl>
      <w:tblPr>
        <w:tblW w:w="11600" w:type="dxa"/>
        <w:tblCellMar>
          <w:left w:w="28" w:type="dxa"/>
          <w:right w:w="28" w:type="dxa"/>
        </w:tblCellMar>
        <w:tblLook w:val="04A0" w:firstRow="1" w:lastRow="0" w:firstColumn="1" w:lastColumn="0" w:noHBand="0" w:noVBand="1"/>
      </w:tblPr>
      <w:tblGrid>
        <w:gridCol w:w="10"/>
        <w:gridCol w:w="950"/>
        <w:gridCol w:w="10"/>
        <w:gridCol w:w="2130"/>
        <w:gridCol w:w="1440"/>
        <w:gridCol w:w="600"/>
        <w:gridCol w:w="110"/>
        <w:gridCol w:w="850"/>
        <w:gridCol w:w="2300"/>
        <w:gridCol w:w="2240"/>
        <w:gridCol w:w="960"/>
      </w:tblGrid>
      <w:tr w:rsidR="008B2096" w:rsidRPr="008B2096" w14:paraId="4A9A20A5" w14:textId="77777777" w:rsidTr="008B2096">
        <w:trPr>
          <w:trHeight w:val="768"/>
        </w:trPr>
        <w:tc>
          <w:tcPr>
            <w:tcW w:w="6100" w:type="dxa"/>
            <w:gridSpan w:val="8"/>
            <w:tcBorders>
              <w:top w:val="nil"/>
              <w:left w:val="nil"/>
              <w:bottom w:val="nil"/>
              <w:right w:val="nil"/>
            </w:tcBorders>
            <w:shd w:val="clear" w:color="auto" w:fill="auto"/>
            <w:noWrap/>
            <w:vAlign w:val="center"/>
            <w:hideMark/>
          </w:tcPr>
          <w:p w14:paraId="35716CA7" w14:textId="77777777" w:rsidR="008B2096" w:rsidRPr="008B2096" w:rsidRDefault="008B2096" w:rsidP="008B2096">
            <w:pPr>
              <w:widowControl/>
              <w:ind w:firstLineChars="200" w:firstLine="480"/>
              <w:rPr>
                <w:rFonts w:ascii="標楷體" w:eastAsia="標楷體" w:hAnsi="標楷體" w:cs="新細明體"/>
                <w:b/>
                <w:bCs/>
                <w:color w:val="000000"/>
                <w:kern w:val="0"/>
              </w:rPr>
            </w:pPr>
            <w:r w:rsidRPr="008B2096">
              <w:rPr>
                <w:rFonts w:eastAsia="標楷體"/>
                <w:b/>
                <w:bCs/>
                <w:color w:val="000000"/>
                <w:kern w:val="0"/>
              </w:rPr>
              <w:t>4</w:t>
            </w:r>
            <w:r w:rsidRPr="008B2096">
              <w:rPr>
                <w:rFonts w:ascii="標楷體" w:eastAsia="標楷體" w:hAnsi="標楷體" w:cs="新細明體" w:hint="eastAsia"/>
                <w:b/>
                <w:bCs/>
                <w:color w:val="000000"/>
                <w:kern w:val="0"/>
              </w:rPr>
              <w:t>.</w:t>
            </w:r>
            <w:r w:rsidRPr="008B2096">
              <w:rPr>
                <w:rFonts w:eastAsia="標楷體"/>
                <w:b/>
                <w:bCs/>
                <w:color w:val="000000"/>
                <w:kern w:val="0"/>
                <w:sz w:val="14"/>
                <w:szCs w:val="14"/>
              </w:rPr>
              <w:t xml:space="preserve">   </w:t>
            </w:r>
            <w:r w:rsidRPr="008B2096">
              <w:rPr>
                <w:rFonts w:ascii="標楷體" w:eastAsia="標楷體" w:hAnsi="標楷體" w:cs="新細明體" w:hint="eastAsia"/>
                <w:b/>
                <w:bCs/>
                <w:color w:val="000000"/>
                <w:kern w:val="0"/>
              </w:rPr>
              <w:t>Response之X_ERROR_DETAILS_TBL欄位說明</w:t>
            </w:r>
          </w:p>
        </w:tc>
        <w:tc>
          <w:tcPr>
            <w:tcW w:w="2300" w:type="dxa"/>
            <w:tcBorders>
              <w:top w:val="nil"/>
              <w:left w:val="nil"/>
              <w:bottom w:val="nil"/>
              <w:right w:val="nil"/>
            </w:tcBorders>
            <w:shd w:val="clear" w:color="auto" w:fill="auto"/>
            <w:noWrap/>
            <w:vAlign w:val="center"/>
            <w:hideMark/>
          </w:tcPr>
          <w:p w14:paraId="5B6224D3" w14:textId="77777777" w:rsidR="008B2096" w:rsidRPr="008B2096" w:rsidRDefault="008B2096" w:rsidP="008B2096">
            <w:pPr>
              <w:widowControl/>
              <w:ind w:firstLineChars="200" w:firstLine="480"/>
              <w:rPr>
                <w:rFonts w:ascii="標楷體" w:eastAsia="標楷體" w:hAnsi="標楷體" w:cs="新細明體"/>
                <w:b/>
                <w:bCs/>
                <w:color w:val="000000"/>
                <w:kern w:val="0"/>
              </w:rPr>
            </w:pPr>
          </w:p>
        </w:tc>
        <w:tc>
          <w:tcPr>
            <w:tcW w:w="2240" w:type="dxa"/>
            <w:tcBorders>
              <w:top w:val="nil"/>
              <w:left w:val="nil"/>
              <w:bottom w:val="nil"/>
              <w:right w:val="nil"/>
            </w:tcBorders>
            <w:shd w:val="clear" w:color="auto" w:fill="auto"/>
            <w:vAlign w:val="center"/>
            <w:hideMark/>
          </w:tcPr>
          <w:p w14:paraId="5F2B8A8B" w14:textId="77777777" w:rsidR="008B2096" w:rsidRPr="008B2096" w:rsidRDefault="008B2096" w:rsidP="008B2096">
            <w:pPr>
              <w:widowControl/>
              <w:rPr>
                <w:rFonts w:ascii="標楷體" w:eastAsia="標楷體" w:hAnsi="標楷體" w:cs="新細明體"/>
                <w:color w:val="000000"/>
                <w:kern w:val="0"/>
                <w:sz w:val="18"/>
                <w:szCs w:val="18"/>
              </w:rPr>
            </w:pPr>
            <w:r w:rsidRPr="008B2096">
              <w:rPr>
                <w:rFonts w:ascii="標楷體" w:eastAsia="標楷體" w:hAnsi="標楷體" w:cs="新細明體" w:hint="eastAsia"/>
                <w:color w:val="000000"/>
                <w:kern w:val="0"/>
                <w:sz w:val="18"/>
                <w:szCs w:val="18"/>
              </w:rPr>
              <w:t>對應SlipMedia2022檔</w:t>
            </w:r>
            <w:r w:rsidRPr="008B2096">
              <w:rPr>
                <w:rFonts w:ascii="標楷體" w:eastAsia="標楷體" w:hAnsi="標楷體" w:cs="新細明體" w:hint="eastAsia"/>
                <w:color w:val="000000"/>
                <w:kern w:val="0"/>
                <w:sz w:val="18"/>
                <w:szCs w:val="18"/>
              </w:rPr>
              <w:br/>
              <w:t>(傳票媒體檔2022年格式)</w:t>
            </w:r>
            <w:r w:rsidRPr="008B2096">
              <w:rPr>
                <w:rFonts w:ascii="標楷體" w:eastAsia="標楷體" w:hAnsi="標楷體" w:cs="新細明體" w:hint="eastAsia"/>
                <w:color w:val="000000"/>
                <w:kern w:val="0"/>
                <w:sz w:val="18"/>
                <w:szCs w:val="18"/>
              </w:rPr>
              <w:br/>
              <w:t>欄位說明</w:t>
            </w:r>
          </w:p>
        </w:tc>
        <w:tc>
          <w:tcPr>
            <w:tcW w:w="960" w:type="dxa"/>
            <w:tcBorders>
              <w:top w:val="nil"/>
              <w:left w:val="nil"/>
              <w:bottom w:val="nil"/>
              <w:right w:val="nil"/>
            </w:tcBorders>
            <w:shd w:val="clear" w:color="auto" w:fill="auto"/>
            <w:noWrap/>
            <w:vAlign w:val="center"/>
            <w:hideMark/>
          </w:tcPr>
          <w:p w14:paraId="246ED2CF" w14:textId="77777777" w:rsidR="008B2096" w:rsidRPr="008B2096" w:rsidRDefault="008B2096" w:rsidP="008B2096">
            <w:pPr>
              <w:widowControl/>
              <w:rPr>
                <w:rFonts w:ascii="標楷體" w:eastAsia="標楷體" w:hAnsi="標楷體" w:cs="新細明體"/>
                <w:color w:val="000000"/>
                <w:kern w:val="0"/>
                <w:sz w:val="18"/>
                <w:szCs w:val="18"/>
              </w:rPr>
            </w:pPr>
          </w:p>
        </w:tc>
      </w:tr>
      <w:tr w:rsidR="008B2096" w:rsidRPr="008B2096" w14:paraId="3886D950" w14:textId="77777777" w:rsidTr="008B2096">
        <w:trPr>
          <w:trHeight w:val="348"/>
        </w:trPr>
        <w:tc>
          <w:tcPr>
            <w:tcW w:w="960" w:type="dxa"/>
            <w:gridSpan w:val="2"/>
            <w:tcBorders>
              <w:top w:val="single" w:sz="12" w:space="0" w:color="auto"/>
              <w:left w:val="single" w:sz="12" w:space="0" w:color="auto"/>
              <w:bottom w:val="single" w:sz="12" w:space="0" w:color="auto"/>
              <w:right w:val="single" w:sz="12" w:space="0" w:color="auto"/>
            </w:tcBorders>
            <w:shd w:val="pct25" w:color="000000" w:fill="CCCCCC"/>
            <w:vAlign w:val="center"/>
            <w:hideMark/>
          </w:tcPr>
          <w:p w14:paraId="15E344CB" w14:textId="77777777" w:rsidR="008B2096" w:rsidRPr="008B2096" w:rsidRDefault="008B2096" w:rsidP="008B2096">
            <w:pPr>
              <w:widowControl/>
              <w:jc w:val="center"/>
              <w:rPr>
                <w:rFonts w:ascii="標楷體" w:eastAsia="標楷體" w:hAnsi="標楷體" w:cs="新細明體"/>
                <w:b/>
                <w:bCs/>
                <w:color w:val="000000"/>
                <w:kern w:val="0"/>
                <w:sz w:val="17"/>
                <w:szCs w:val="17"/>
              </w:rPr>
            </w:pPr>
            <w:bookmarkStart w:id="350" w:name="RANGE!A2"/>
            <w:r w:rsidRPr="008B2096">
              <w:rPr>
                <w:rFonts w:ascii="標楷體" w:eastAsia="標楷體" w:hAnsi="標楷體" w:cs="新細明體" w:hint="eastAsia"/>
                <w:b/>
                <w:bCs/>
                <w:color w:val="000000"/>
                <w:kern w:val="0"/>
                <w:sz w:val="17"/>
                <w:szCs w:val="17"/>
              </w:rPr>
              <w:t>#</w:t>
            </w:r>
            <w:bookmarkEnd w:id="350"/>
          </w:p>
        </w:tc>
        <w:tc>
          <w:tcPr>
            <w:tcW w:w="2140" w:type="dxa"/>
            <w:gridSpan w:val="2"/>
            <w:tcBorders>
              <w:top w:val="single" w:sz="12" w:space="0" w:color="auto"/>
              <w:left w:val="nil"/>
              <w:bottom w:val="single" w:sz="12" w:space="0" w:color="auto"/>
              <w:right w:val="single" w:sz="12" w:space="0" w:color="auto"/>
            </w:tcBorders>
            <w:shd w:val="pct25" w:color="000000" w:fill="CCCCCC"/>
            <w:vAlign w:val="center"/>
            <w:hideMark/>
          </w:tcPr>
          <w:p w14:paraId="4AD2D3F9" w14:textId="77777777" w:rsidR="008B2096" w:rsidRPr="008B2096" w:rsidRDefault="008B2096" w:rsidP="008B2096">
            <w:pPr>
              <w:widowControl/>
              <w:jc w:val="center"/>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參數</w:t>
            </w:r>
          </w:p>
        </w:tc>
        <w:tc>
          <w:tcPr>
            <w:tcW w:w="1440" w:type="dxa"/>
            <w:tcBorders>
              <w:top w:val="single" w:sz="12" w:space="0" w:color="auto"/>
              <w:left w:val="nil"/>
              <w:bottom w:val="single" w:sz="12" w:space="0" w:color="auto"/>
              <w:right w:val="single" w:sz="8" w:space="0" w:color="auto"/>
            </w:tcBorders>
            <w:shd w:val="pct25" w:color="000000" w:fill="CCCCCC"/>
            <w:vAlign w:val="center"/>
            <w:hideMark/>
          </w:tcPr>
          <w:p w14:paraId="151AC217" w14:textId="77777777" w:rsidR="008B2096" w:rsidRPr="008B2096" w:rsidRDefault="008B2096" w:rsidP="008B2096">
            <w:pPr>
              <w:widowControl/>
              <w:jc w:val="center"/>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類型</w:t>
            </w:r>
          </w:p>
        </w:tc>
        <w:tc>
          <w:tcPr>
            <w:tcW w:w="600" w:type="dxa"/>
            <w:tcBorders>
              <w:top w:val="single" w:sz="12" w:space="0" w:color="auto"/>
              <w:left w:val="nil"/>
              <w:bottom w:val="single" w:sz="12" w:space="0" w:color="auto"/>
              <w:right w:val="single" w:sz="8" w:space="0" w:color="auto"/>
            </w:tcBorders>
            <w:shd w:val="pct25" w:color="000000" w:fill="CCCCCC"/>
            <w:vAlign w:val="center"/>
            <w:hideMark/>
          </w:tcPr>
          <w:p w14:paraId="3E949C89" w14:textId="77777777" w:rsidR="008B2096" w:rsidRPr="008B2096" w:rsidRDefault="008B2096" w:rsidP="008B2096">
            <w:pPr>
              <w:widowControl/>
              <w:jc w:val="center"/>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必輸</w:t>
            </w:r>
          </w:p>
        </w:tc>
        <w:tc>
          <w:tcPr>
            <w:tcW w:w="960" w:type="dxa"/>
            <w:gridSpan w:val="2"/>
            <w:tcBorders>
              <w:top w:val="single" w:sz="12" w:space="0" w:color="auto"/>
              <w:left w:val="nil"/>
              <w:bottom w:val="single" w:sz="12" w:space="0" w:color="auto"/>
              <w:right w:val="single" w:sz="12" w:space="0" w:color="auto"/>
            </w:tcBorders>
            <w:shd w:val="pct25" w:color="000000" w:fill="CCCCCC"/>
            <w:vAlign w:val="center"/>
            <w:hideMark/>
          </w:tcPr>
          <w:p w14:paraId="664605BD" w14:textId="77777777" w:rsidR="008B2096" w:rsidRPr="008B2096" w:rsidRDefault="008B2096" w:rsidP="008B2096">
            <w:pPr>
              <w:widowControl/>
              <w:jc w:val="center"/>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In/Out</w:t>
            </w:r>
          </w:p>
        </w:tc>
        <w:tc>
          <w:tcPr>
            <w:tcW w:w="2300" w:type="dxa"/>
            <w:tcBorders>
              <w:top w:val="single" w:sz="12" w:space="0" w:color="auto"/>
              <w:left w:val="nil"/>
              <w:bottom w:val="single" w:sz="12" w:space="0" w:color="auto"/>
              <w:right w:val="single" w:sz="12" w:space="0" w:color="auto"/>
            </w:tcBorders>
            <w:shd w:val="pct25" w:color="000000" w:fill="CCCCCC"/>
            <w:vAlign w:val="center"/>
            <w:hideMark/>
          </w:tcPr>
          <w:p w14:paraId="275718ED" w14:textId="77777777" w:rsidR="008B2096" w:rsidRPr="008B2096" w:rsidRDefault="008B2096" w:rsidP="008B2096">
            <w:pPr>
              <w:widowControl/>
              <w:jc w:val="center"/>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說明</w:t>
            </w:r>
          </w:p>
        </w:tc>
        <w:tc>
          <w:tcPr>
            <w:tcW w:w="2240" w:type="dxa"/>
            <w:tcBorders>
              <w:top w:val="nil"/>
              <w:left w:val="nil"/>
              <w:bottom w:val="nil"/>
              <w:right w:val="nil"/>
            </w:tcBorders>
            <w:shd w:val="clear" w:color="auto" w:fill="auto"/>
            <w:noWrap/>
            <w:vAlign w:val="center"/>
            <w:hideMark/>
          </w:tcPr>
          <w:p w14:paraId="5363F9D6" w14:textId="77777777" w:rsidR="008B2096" w:rsidRPr="008B2096" w:rsidRDefault="008B2096" w:rsidP="008B2096">
            <w:pPr>
              <w:widowControl/>
              <w:jc w:val="center"/>
              <w:rPr>
                <w:rFonts w:ascii="標楷體" w:eastAsia="標楷體" w:hAnsi="標楷體" w:cs="新細明體"/>
                <w:b/>
                <w:bCs/>
                <w:color w:val="000000"/>
                <w:kern w:val="0"/>
                <w:sz w:val="17"/>
                <w:szCs w:val="17"/>
              </w:rPr>
            </w:pPr>
          </w:p>
        </w:tc>
        <w:tc>
          <w:tcPr>
            <w:tcW w:w="960" w:type="dxa"/>
            <w:tcBorders>
              <w:top w:val="nil"/>
              <w:left w:val="nil"/>
              <w:bottom w:val="nil"/>
              <w:right w:val="nil"/>
            </w:tcBorders>
            <w:shd w:val="clear" w:color="auto" w:fill="auto"/>
            <w:noWrap/>
            <w:vAlign w:val="center"/>
            <w:hideMark/>
          </w:tcPr>
          <w:p w14:paraId="3D747A5B" w14:textId="77777777" w:rsidR="008B2096" w:rsidRPr="008B2096" w:rsidRDefault="008B2096" w:rsidP="008B2096">
            <w:pPr>
              <w:widowControl/>
              <w:rPr>
                <w:rFonts w:eastAsia="Times New Roman"/>
                <w:kern w:val="0"/>
                <w:sz w:val="20"/>
                <w:szCs w:val="20"/>
              </w:rPr>
            </w:pPr>
          </w:p>
        </w:tc>
      </w:tr>
      <w:tr w:rsidR="008B2096" w:rsidRPr="008B2096" w14:paraId="6082D45F" w14:textId="77777777" w:rsidTr="008B2096">
        <w:trPr>
          <w:trHeight w:val="348"/>
        </w:trPr>
        <w:tc>
          <w:tcPr>
            <w:tcW w:w="960" w:type="dxa"/>
            <w:gridSpan w:val="2"/>
            <w:tcBorders>
              <w:top w:val="nil"/>
              <w:left w:val="nil"/>
              <w:bottom w:val="single" w:sz="8" w:space="0" w:color="auto"/>
              <w:right w:val="nil"/>
            </w:tcBorders>
            <w:shd w:val="pct50" w:color="000000" w:fill="7F7F7F"/>
            <w:vAlign w:val="center"/>
            <w:hideMark/>
          </w:tcPr>
          <w:p w14:paraId="284BAD41"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2140" w:type="dxa"/>
            <w:gridSpan w:val="2"/>
            <w:tcBorders>
              <w:top w:val="nil"/>
              <w:left w:val="nil"/>
              <w:bottom w:val="single" w:sz="8" w:space="0" w:color="auto"/>
              <w:right w:val="nil"/>
            </w:tcBorders>
            <w:shd w:val="pct50" w:color="000000" w:fill="7F7F7F"/>
            <w:vAlign w:val="center"/>
            <w:hideMark/>
          </w:tcPr>
          <w:p w14:paraId="7A424C42"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1440" w:type="dxa"/>
            <w:tcBorders>
              <w:top w:val="nil"/>
              <w:left w:val="nil"/>
              <w:bottom w:val="single" w:sz="8" w:space="0" w:color="auto"/>
              <w:right w:val="nil"/>
            </w:tcBorders>
            <w:shd w:val="pct50" w:color="000000" w:fill="7F7F7F"/>
            <w:vAlign w:val="center"/>
            <w:hideMark/>
          </w:tcPr>
          <w:p w14:paraId="5C748247"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600" w:type="dxa"/>
            <w:tcBorders>
              <w:top w:val="nil"/>
              <w:left w:val="nil"/>
              <w:bottom w:val="single" w:sz="8" w:space="0" w:color="auto"/>
              <w:right w:val="nil"/>
            </w:tcBorders>
            <w:shd w:val="pct50" w:color="000000" w:fill="7F7F7F"/>
            <w:vAlign w:val="center"/>
            <w:hideMark/>
          </w:tcPr>
          <w:p w14:paraId="7CB6B2D5"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960" w:type="dxa"/>
            <w:gridSpan w:val="2"/>
            <w:tcBorders>
              <w:top w:val="nil"/>
              <w:left w:val="nil"/>
              <w:bottom w:val="single" w:sz="8" w:space="0" w:color="auto"/>
              <w:right w:val="nil"/>
            </w:tcBorders>
            <w:shd w:val="pct50" w:color="000000" w:fill="7F7F7F"/>
            <w:vAlign w:val="center"/>
            <w:hideMark/>
          </w:tcPr>
          <w:p w14:paraId="07F79BCE"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2300" w:type="dxa"/>
            <w:tcBorders>
              <w:top w:val="nil"/>
              <w:left w:val="nil"/>
              <w:bottom w:val="single" w:sz="8" w:space="0" w:color="auto"/>
              <w:right w:val="nil"/>
            </w:tcBorders>
            <w:shd w:val="pct50" w:color="000000" w:fill="7F7F7F"/>
            <w:vAlign w:val="center"/>
            <w:hideMark/>
          </w:tcPr>
          <w:p w14:paraId="4120DC38"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2240" w:type="dxa"/>
            <w:tcBorders>
              <w:top w:val="nil"/>
              <w:left w:val="nil"/>
              <w:bottom w:val="nil"/>
              <w:right w:val="nil"/>
            </w:tcBorders>
            <w:shd w:val="clear" w:color="auto" w:fill="auto"/>
            <w:noWrap/>
            <w:vAlign w:val="center"/>
            <w:hideMark/>
          </w:tcPr>
          <w:p w14:paraId="24AD1488" w14:textId="77777777" w:rsidR="008B2096" w:rsidRPr="008B2096" w:rsidRDefault="008B2096" w:rsidP="008B2096">
            <w:pPr>
              <w:widowControl/>
              <w:jc w:val="center"/>
              <w:rPr>
                <w:rFonts w:ascii="標楷體" w:eastAsia="標楷體" w:hAnsi="標楷體" w:cs="新細明體"/>
                <w:b/>
                <w:bCs/>
                <w:color w:val="000000"/>
                <w:kern w:val="0"/>
                <w:sz w:val="2"/>
                <w:szCs w:val="2"/>
              </w:rPr>
            </w:pPr>
          </w:p>
        </w:tc>
        <w:tc>
          <w:tcPr>
            <w:tcW w:w="960" w:type="dxa"/>
            <w:tcBorders>
              <w:top w:val="nil"/>
              <w:left w:val="nil"/>
              <w:bottom w:val="nil"/>
              <w:right w:val="nil"/>
            </w:tcBorders>
            <w:shd w:val="clear" w:color="auto" w:fill="auto"/>
            <w:noWrap/>
            <w:vAlign w:val="center"/>
            <w:hideMark/>
          </w:tcPr>
          <w:p w14:paraId="1EF96420" w14:textId="77777777" w:rsidR="008B2096" w:rsidRPr="008B2096" w:rsidRDefault="008B2096" w:rsidP="008B2096">
            <w:pPr>
              <w:widowControl/>
              <w:rPr>
                <w:rFonts w:eastAsia="Times New Roman"/>
                <w:kern w:val="0"/>
                <w:sz w:val="20"/>
                <w:szCs w:val="20"/>
              </w:rPr>
            </w:pPr>
          </w:p>
        </w:tc>
      </w:tr>
      <w:tr w:rsidR="008B2096" w:rsidRPr="008B2096" w14:paraId="0C904C54" w14:textId="77777777" w:rsidTr="008B2096">
        <w:trPr>
          <w:trHeight w:val="492"/>
        </w:trPr>
        <w:tc>
          <w:tcPr>
            <w:tcW w:w="960" w:type="dxa"/>
            <w:gridSpan w:val="2"/>
            <w:tcBorders>
              <w:top w:val="nil"/>
              <w:left w:val="single" w:sz="12" w:space="0" w:color="auto"/>
              <w:bottom w:val="single" w:sz="8" w:space="0" w:color="auto"/>
              <w:right w:val="single" w:sz="8" w:space="0" w:color="auto"/>
            </w:tcBorders>
            <w:shd w:val="clear" w:color="auto" w:fill="auto"/>
            <w:vAlign w:val="center"/>
            <w:hideMark/>
          </w:tcPr>
          <w:p w14:paraId="161A3BEC" w14:textId="77777777" w:rsidR="008B2096" w:rsidRPr="008B2096" w:rsidRDefault="008B2096" w:rsidP="008B2096">
            <w:pPr>
              <w:widowControl/>
              <w:jc w:val="right"/>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4</w:t>
            </w:r>
          </w:p>
        </w:tc>
        <w:tc>
          <w:tcPr>
            <w:tcW w:w="2140" w:type="dxa"/>
            <w:gridSpan w:val="2"/>
            <w:tcBorders>
              <w:top w:val="nil"/>
              <w:left w:val="nil"/>
              <w:bottom w:val="single" w:sz="8" w:space="0" w:color="auto"/>
              <w:right w:val="single" w:sz="8" w:space="0" w:color="auto"/>
            </w:tcBorders>
            <w:shd w:val="clear" w:color="auto" w:fill="auto"/>
            <w:vAlign w:val="center"/>
            <w:hideMark/>
          </w:tcPr>
          <w:p w14:paraId="0779866F"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X_ERROR_DETAILS_TBL</w:t>
            </w:r>
          </w:p>
        </w:tc>
        <w:tc>
          <w:tcPr>
            <w:tcW w:w="1440" w:type="dxa"/>
            <w:tcBorders>
              <w:top w:val="nil"/>
              <w:left w:val="nil"/>
              <w:bottom w:val="single" w:sz="8" w:space="0" w:color="auto"/>
              <w:right w:val="single" w:sz="8" w:space="0" w:color="auto"/>
            </w:tcBorders>
            <w:shd w:val="clear" w:color="auto" w:fill="auto"/>
            <w:vAlign w:val="center"/>
            <w:hideMark/>
          </w:tcPr>
          <w:p w14:paraId="5C26FE8E" w14:textId="77777777" w:rsidR="008B2096" w:rsidRPr="008B2096" w:rsidRDefault="008B2096" w:rsidP="008B2096">
            <w:pPr>
              <w:widowControl/>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 xml:space="preserve">Table </w:t>
            </w:r>
          </w:p>
        </w:tc>
        <w:tc>
          <w:tcPr>
            <w:tcW w:w="600" w:type="dxa"/>
            <w:tcBorders>
              <w:top w:val="nil"/>
              <w:left w:val="nil"/>
              <w:bottom w:val="single" w:sz="8" w:space="0" w:color="auto"/>
              <w:right w:val="single" w:sz="8" w:space="0" w:color="auto"/>
            </w:tcBorders>
            <w:shd w:val="clear" w:color="auto" w:fill="auto"/>
            <w:vAlign w:val="center"/>
            <w:hideMark/>
          </w:tcPr>
          <w:p w14:paraId="5F006A32"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xml:space="preserve">　</w:t>
            </w:r>
          </w:p>
        </w:tc>
        <w:tc>
          <w:tcPr>
            <w:tcW w:w="960" w:type="dxa"/>
            <w:gridSpan w:val="2"/>
            <w:tcBorders>
              <w:top w:val="nil"/>
              <w:left w:val="nil"/>
              <w:bottom w:val="single" w:sz="8" w:space="0" w:color="auto"/>
              <w:right w:val="single" w:sz="8" w:space="0" w:color="auto"/>
            </w:tcBorders>
            <w:shd w:val="clear" w:color="auto" w:fill="auto"/>
            <w:vAlign w:val="center"/>
            <w:hideMark/>
          </w:tcPr>
          <w:p w14:paraId="2DF6ED7C"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Out</w:t>
            </w:r>
          </w:p>
        </w:tc>
        <w:tc>
          <w:tcPr>
            <w:tcW w:w="2300" w:type="dxa"/>
            <w:tcBorders>
              <w:top w:val="nil"/>
              <w:left w:val="nil"/>
              <w:bottom w:val="single" w:sz="8" w:space="0" w:color="auto"/>
              <w:right w:val="single" w:sz="12" w:space="0" w:color="auto"/>
            </w:tcBorders>
            <w:shd w:val="clear" w:color="auto" w:fill="auto"/>
            <w:vAlign w:val="center"/>
            <w:hideMark/>
          </w:tcPr>
          <w:p w14:paraId="75018868"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返回詳細錯誤訊息，僅當失敗時提供。</w:t>
            </w:r>
          </w:p>
        </w:tc>
        <w:tc>
          <w:tcPr>
            <w:tcW w:w="2240" w:type="dxa"/>
            <w:tcBorders>
              <w:top w:val="nil"/>
              <w:left w:val="nil"/>
              <w:bottom w:val="nil"/>
              <w:right w:val="nil"/>
            </w:tcBorders>
            <w:shd w:val="clear" w:color="auto" w:fill="auto"/>
            <w:noWrap/>
            <w:vAlign w:val="center"/>
            <w:hideMark/>
          </w:tcPr>
          <w:p w14:paraId="56DB003B" w14:textId="77777777" w:rsidR="008B2096" w:rsidRPr="008B2096" w:rsidRDefault="008B2096" w:rsidP="008B2096">
            <w:pPr>
              <w:widowControl/>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2AA4BA6A" w14:textId="77777777" w:rsidR="008B2096" w:rsidRPr="008B2096" w:rsidRDefault="008B2096" w:rsidP="008B2096">
            <w:pPr>
              <w:widowControl/>
              <w:rPr>
                <w:rFonts w:eastAsia="Times New Roman"/>
                <w:kern w:val="0"/>
                <w:sz w:val="20"/>
                <w:szCs w:val="20"/>
              </w:rPr>
            </w:pPr>
          </w:p>
        </w:tc>
      </w:tr>
      <w:tr w:rsidR="008B2096" w:rsidRPr="008B2096" w14:paraId="287DDD4C" w14:textId="77777777" w:rsidTr="008B2096">
        <w:trPr>
          <w:trHeight w:val="492"/>
        </w:trPr>
        <w:tc>
          <w:tcPr>
            <w:tcW w:w="960" w:type="dxa"/>
            <w:gridSpan w:val="2"/>
            <w:tcBorders>
              <w:top w:val="nil"/>
              <w:left w:val="single" w:sz="12" w:space="0" w:color="auto"/>
              <w:bottom w:val="single" w:sz="8" w:space="0" w:color="auto"/>
              <w:right w:val="single" w:sz="8" w:space="0" w:color="auto"/>
            </w:tcBorders>
            <w:shd w:val="clear" w:color="auto" w:fill="auto"/>
            <w:vAlign w:val="center"/>
            <w:hideMark/>
          </w:tcPr>
          <w:p w14:paraId="16CCE180" w14:textId="77777777" w:rsidR="008B2096" w:rsidRPr="008B2096" w:rsidRDefault="008B2096" w:rsidP="008B2096">
            <w:pPr>
              <w:widowControl/>
              <w:jc w:val="right"/>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4.1</w:t>
            </w:r>
          </w:p>
        </w:tc>
        <w:tc>
          <w:tcPr>
            <w:tcW w:w="2140" w:type="dxa"/>
            <w:gridSpan w:val="2"/>
            <w:tcBorders>
              <w:top w:val="nil"/>
              <w:left w:val="nil"/>
              <w:bottom w:val="single" w:sz="8" w:space="0" w:color="auto"/>
              <w:right w:val="single" w:sz="8" w:space="0" w:color="auto"/>
            </w:tcBorders>
            <w:shd w:val="clear" w:color="auto" w:fill="auto"/>
            <w:vAlign w:val="center"/>
            <w:hideMark/>
          </w:tcPr>
          <w:p w14:paraId="4CF39AB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GROUP_ID</w:t>
            </w:r>
          </w:p>
        </w:tc>
        <w:tc>
          <w:tcPr>
            <w:tcW w:w="1440" w:type="dxa"/>
            <w:tcBorders>
              <w:top w:val="nil"/>
              <w:left w:val="nil"/>
              <w:bottom w:val="single" w:sz="8" w:space="0" w:color="auto"/>
              <w:right w:val="single" w:sz="8" w:space="0" w:color="auto"/>
            </w:tcBorders>
            <w:shd w:val="clear" w:color="auto" w:fill="auto"/>
            <w:vAlign w:val="center"/>
            <w:hideMark/>
          </w:tcPr>
          <w:p w14:paraId="3882D5DD"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Number</w:t>
            </w:r>
          </w:p>
        </w:tc>
        <w:tc>
          <w:tcPr>
            <w:tcW w:w="600" w:type="dxa"/>
            <w:tcBorders>
              <w:top w:val="nil"/>
              <w:left w:val="nil"/>
              <w:bottom w:val="single" w:sz="8" w:space="0" w:color="auto"/>
              <w:right w:val="single" w:sz="8" w:space="0" w:color="auto"/>
            </w:tcBorders>
            <w:shd w:val="clear" w:color="auto" w:fill="auto"/>
            <w:vAlign w:val="center"/>
            <w:hideMark/>
          </w:tcPr>
          <w:p w14:paraId="0E535D66"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xml:space="preserve">　</w:t>
            </w:r>
          </w:p>
        </w:tc>
        <w:tc>
          <w:tcPr>
            <w:tcW w:w="960" w:type="dxa"/>
            <w:gridSpan w:val="2"/>
            <w:tcBorders>
              <w:top w:val="nil"/>
              <w:left w:val="nil"/>
              <w:bottom w:val="single" w:sz="8" w:space="0" w:color="auto"/>
              <w:right w:val="single" w:sz="8" w:space="0" w:color="auto"/>
            </w:tcBorders>
            <w:shd w:val="clear" w:color="auto" w:fill="auto"/>
            <w:vAlign w:val="center"/>
            <w:hideMark/>
          </w:tcPr>
          <w:p w14:paraId="2F32CAED"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Out</w:t>
            </w:r>
          </w:p>
        </w:tc>
        <w:tc>
          <w:tcPr>
            <w:tcW w:w="2300" w:type="dxa"/>
            <w:tcBorders>
              <w:top w:val="nil"/>
              <w:left w:val="nil"/>
              <w:bottom w:val="single" w:sz="8" w:space="0" w:color="auto"/>
              <w:right w:val="single" w:sz="12" w:space="0" w:color="auto"/>
            </w:tcBorders>
            <w:shd w:val="clear" w:color="auto" w:fill="auto"/>
            <w:vAlign w:val="center"/>
            <w:hideMark/>
          </w:tcPr>
          <w:p w14:paraId="4A9FBAC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單批批號，批次匯出日期YYYYMMDD+3位流水號</w:t>
            </w:r>
          </w:p>
        </w:tc>
        <w:tc>
          <w:tcPr>
            <w:tcW w:w="2240" w:type="dxa"/>
            <w:tcBorders>
              <w:top w:val="nil"/>
              <w:left w:val="nil"/>
              <w:bottom w:val="nil"/>
              <w:right w:val="nil"/>
            </w:tcBorders>
            <w:shd w:val="clear" w:color="auto" w:fill="auto"/>
            <w:noWrap/>
            <w:vAlign w:val="center"/>
            <w:hideMark/>
          </w:tcPr>
          <w:p w14:paraId="6CCCD4C8" w14:textId="77777777" w:rsidR="008B2096" w:rsidRPr="008B2096" w:rsidRDefault="008B2096" w:rsidP="008B2096">
            <w:pPr>
              <w:widowControl/>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090BE5DC" w14:textId="77777777" w:rsidR="008B2096" w:rsidRPr="008B2096" w:rsidRDefault="008B2096" w:rsidP="008B2096">
            <w:pPr>
              <w:widowControl/>
              <w:rPr>
                <w:rFonts w:eastAsia="Times New Roman"/>
                <w:kern w:val="0"/>
                <w:sz w:val="20"/>
                <w:szCs w:val="20"/>
              </w:rPr>
            </w:pPr>
          </w:p>
        </w:tc>
      </w:tr>
      <w:tr w:rsidR="008B2096" w:rsidRPr="008B2096" w14:paraId="5605E848" w14:textId="77777777" w:rsidTr="008B2096">
        <w:trPr>
          <w:trHeight w:val="336"/>
        </w:trPr>
        <w:tc>
          <w:tcPr>
            <w:tcW w:w="960" w:type="dxa"/>
            <w:gridSpan w:val="2"/>
            <w:tcBorders>
              <w:top w:val="nil"/>
              <w:left w:val="single" w:sz="12" w:space="0" w:color="auto"/>
              <w:bottom w:val="single" w:sz="8" w:space="0" w:color="auto"/>
              <w:right w:val="single" w:sz="8" w:space="0" w:color="auto"/>
            </w:tcBorders>
            <w:shd w:val="clear" w:color="auto" w:fill="auto"/>
            <w:vAlign w:val="center"/>
            <w:hideMark/>
          </w:tcPr>
          <w:p w14:paraId="7F9F852C" w14:textId="77777777" w:rsidR="008B2096" w:rsidRPr="008B2096" w:rsidRDefault="008B2096" w:rsidP="008B2096">
            <w:pPr>
              <w:widowControl/>
              <w:jc w:val="right"/>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4.2</w:t>
            </w:r>
          </w:p>
        </w:tc>
        <w:tc>
          <w:tcPr>
            <w:tcW w:w="2140" w:type="dxa"/>
            <w:gridSpan w:val="2"/>
            <w:tcBorders>
              <w:top w:val="nil"/>
              <w:left w:val="nil"/>
              <w:bottom w:val="single" w:sz="8" w:space="0" w:color="auto"/>
              <w:right w:val="single" w:sz="8" w:space="0" w:color="auto"/>
            </w:tcBorders>
            <w:shd w:val="clear" w:color="auto" w:fill="auto"/>
            <w:vAlign w:val="center"/>
            <w:hideMark/>
          </w:tcPr>
          <w:p w14:paraId="25C4DDA6"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JOURNAL_NAME</w:t>
            </w:r>
          </w:p>
        </w:tc>
        <w:tc>
          <w:tcPr>
            <w:tcW w:w="1440" w:type="dxa"/>
            <w:tcBorders>
              <w:top w:val="nil"/>
              <w:left w:val="nil"/>
              <w:bottom w:val="single" w:sz="8" w:space="0" w:color="auto"/>
              <w:right w:val="single" w:sz="8" w:space="0" w:color="auto"/>
            </w:tcBorders>
            <w:shd w:val="clear" w:color="auto" w:fill="auto"/>
            <w:vAlign w:val="center"/>
            <w:hideMark/>
          </w:tcPr>
          <w:p w14:paraId="0C77FC1B"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Varchar2(100)</w:t>
            </w:r>
          </w:p>
        </w:tc>
        <w:tc>
          <w:tcPr>
            <w:tcW w:w="600" w:type="dxa"/>
            <w:tcBorders>
              <w:top w:val="nil"/>
              <w:left w:val="nil"/>
              <w:bottom w:val="single" w:sz="8" w:space="0" w:color="auto"/>
              <w:right w:val="single" w:sz="8" w:space="0" w:color="auto"/>
            </w:tcBorders>
            <w:shd w:val="clear" w:color="auto" w:fill="auto"/>
            <w:vAlign w:val="center"/>
            <w:hideMark/>
          </w:tcPr>
          <w:p w14:paraId="720F404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xml:space="preserve">　</w:t>
            </w:r>
          </w:p>
        </w:tc>
        <w:tc>
          <w:tcPr>
            <w:tcW w:w="960" w:type="dxa"/>
            <w:gridSpan w:val="2"/>
            <w:tcBorders>
              <w:top w:val="nil"/>
              <w:left w:val="nil"/>
              <w:bottom w:val="single" w:sz="8" w:space="0" w:color="auto"/>
              <w:right w:val="single" w:sz="8" w:space="0" w:color="auto"/>
            </w:tcBorders>
            <w:shd w:val="clear" w:color="auto" w:fill="auto"/>
            <w:vAlign w:val="center"/>
            <w:hideMark/>
          </w:tcPr>
          <w:p w14:paraId="4E21743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Out</w:t>
            </w:r>
          </w:p>
        </w:tc>
        <w:tc>
          <w:tcPr>
            <w:tcW w:w="2300" w:type="dxa"/>
            <w:tcBorders>
              <w:top w:val="nil"/>
              <w:left w:val="nil"/>
              <w:bottom w:val="single" w:sz="8" w:space="0" w:color="auto"/>
              <w:right w:val="single" w:sz="12" w:space="0" w:color="auto"/>
            </w:tcBorders>
            <w:shd w:val="clear" w:color="auto" w:fill="auto"/>
            <w:vAlign w:val="center"/>
            <w:hideMark/>
          </w:tcPr>
          <w:p w14:paraId="7473C056"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傳票號碼</w:t>
            </w:r>
          </w:p>
        </w:tc>
        <w:tc>
          <w:tcPr>
            <w:tcW w:w="2240" w:type="dxa"/>
            <w:tcBorders>
              <w:top w:val="nil"/>
              <w:left w:val="nil"/>
              <w:bottom w:val="nil"/>
              <w:right w:val="nil"/>
            </w:tcBorders>
            <w:shd w:val="clear" w:color="auto" w:fill="auto"/>
            <w:noWrap/>
            <w:vAlign w:val="center"/>
            <w:hideMark/>
          </w:tcPr>
          <w:p w14:paraId="17A68E18" w14:textId="77777777" w:rsidR="008B2096" w:rsidRPr="008B2096" w:rsidRDefault="008B2096" w:rsidP="008B2096">
            <w:pPr>
              <w:widowControl/>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6BA5E317" w14:textId="77777777" w:rsidR="008B2096" w:rsidRPr="008B2096" w:rsidRDefault="008B2096" w:rsidP="008B2096">
            <w:pPr>
              <w:widowControl/>
              <w:rPr>
                <w:rFonts w:eastAsia="Times New Roman"/>
                <w:kern w:val="0"/>
                <w:sz w:val="20"/>
                <w:szCs w:val="20"/>
              </w:rPr>
            </w:pPr>
          </w:p>
        </w:tc>
      </w:tr>
      <w:tr w:rsidR="008B2096" w:rsidRPr="008B2096" w14:paraId="5B3E7929" w14:textId="77777777" w:rsidTr="008B2096">
        <w:trPr>
          <w:trHeight w:val="324"/>
        </w:trPr>
        <w:tc>
          <w:tcPr>
            <w:tcW w:w="960" w:type="dxa"/>
            <w:gridSpan w:val="2"/>
            <w:vMerge w:val="restart"/>
            <w:tcBorders>
              <w:top w:val="nil"/>
              <w:left w:val="single" w:sz="12" w:space="0" w:color="auto"/>
              <w:bottom w:val="single" w:sz="8" w:space="0" w:color="000000"/>
              <w:right w:val="single" w:sz="8" w:space="0" w:color="auto"/>
            </w:tcBorders>
            <w:shd w:val="clear" w:color="auto" w:fill="auto"/>
            <w:vAlign w:val="center"/>
            <w:hideMark/>
          </w:tcPr>
          <w:p w14:paraId="3BAD06F8" w14:textId="77777777" w:rsidR="008B2096" w:rsidRPr="008B2096" w:rsidRDefault="008B2096" w:rsidP="008B2096">
            <w:pPr>
              <w:widowControl/>
              <w:jc w:val="right"/>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4.3</w:t>
            </w:r>
          </w:p>
        </w:tc>
        <w:tc>
          <w:tcPr>
            <w:tcW w:w="2140"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14:paraId="77F138C0"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JE_LINE_NUM</w:t>
            </w:r>
          </w:p>
        </w:tc>
        <w:tc>
          <w:tcPr>
            <w:tcW w:w="1440" w:type="dxa"/>
            <w:vMerge w:val="restart"/>
            <w:tcBorders>
              <w:top w:val="nil"/>
              <w:left w:val="single" w:sz="8" w:space="0" w:color="auto"/>
              <w:bottom w:val="single" w:sz="8" w:space="0" w:color="000000"/>
              <w:right w:val="single" w:sz="8" w:space="0" w:color="auto"/>
            </w:tcBorders>
            <w:shd w:val="clear" w:color="auto" w:fill="auto"/>
            <w:vAlign w:val="center"/>
            <w:hideMark/>
          </w:tcPr>
          <w:p w14:paraId="7C1B03B9"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Number(5)</w:t>
            </w:r>
          </w:p>
        </w:tc>
        <w:tc>
          <w:tcPr>
            <w:tcW w:w="600" w:type="dxa"/>
            <w:vMerge w:val="restart"/>
            <w:tcBorders>
              <w:top w:val="nil"/>
              <w:left w:val="single" w:sz="8" w:space="0" w:color="auto"/>
              <w:bottom w:val="single" w:sz="8" w:space="0" w:color="000000"/>
              <w:right w:val="single" w:sz="8" w:space="0" w:color="auto"/>
            </w:tcBorders>
            <w:shd w:val="clear" w:color="auto" w:fill="auto"/>
            <w:vAlign w:val="center"/>
            <w:hideMark/>
          </w:tcPr>
          <w:p w14:paraId="336AD8A7"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xml:space="preserve">　</w:t>
            </w:r>
          </w:p>
        </w:tc>
        <w:tc>
          <w:tcPr>
            <w:tcW w:w="960"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14:paraId="25064FAB"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Out</w:t>
            </w:r>
          </w:p>
        </w:tc>
        <w:tc>
          <w:tcPr>
            <w:tcW w:w="2300" w:type="dxa"/>
            <w:tcBorders>
              <w:top w:val="nil"/>
              <w:left w:val="nil"/>
              <w:bottom w:val="nil"/>
              <w:right w:val="single" w:sz="12" w:space="0" w:color="auto"/>
            </w:tcBorders>
            <w:shd w:val="clear" w:color="auto" w:fill="auto"/>
            <w:vAlign w:val="center"/>
            <w:hideMark/>
          </w:tcPr>
          <w:p w14:paraId="7E2B1428"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序號。</w:t>
            </w:r>
          </w:p>
        </w:tc>
        <w:tc>
          <w:tcPr>
            <w:tcW w:w="2240" w:type="dxa"/>
            <w:tcBorders>
              <w:top w:val="nil"/>
              <w:left w:val="nil"/>
              <w:bottom w:val="nil"/>
              <w:right w:val="nil"/>
            </w:tcBorders>
            <w:shd w:val="clear" w:color="auto" w:fill="auto"/>
            <w:noWrap/>
            <w:vAlign w:val="center"/>
            <w:hideMark/>
          </w:tcPr>
          <w:p w14:paraId="55B135D8" w14:textId="77777777" w:rsidR="008B2096" w:rsidRPr="008B2096" w:rsidRDefault="008B2096" w:rsidP="008B2096">
            <w:pPr>
              <w:widowControl/>
              <w:rPr>
                <w:rFonts w:ascii="標楷體" w:eastAsia="標楷體" w:hAnsi="標楷體" w:cs="新細明體"/>
                <w:color w:val="000000"/>
                <w:kern w:val="0"/>
                <w:sz w:val="18"/>
                <w:szCs w:val="18"/>
              </w:rPr>
            </w:pPr>
            <w:r w:rsidRPr="008B2096">
              <w:rPr>
                <w:rFonts w:ascii="標楷體" w:eastAsia="標楷體" w:hAnsi="標楷體" w:cs="新細明體" w:hint="eastAsia"/>
                <w:color w:val="000000"/>
                <w:kern w:val="0"/>
                <w:sz w:val="18"/>
                <w:szCs w:val="18"/>
              </w:rPr>
              <w:t>=Seq傳票明細序號</w:t>
            </w:r>
          </w:p>
        </w:tc>
        <w:tc>
          <w:tcPr>
            <w:tcW w:w="960" w:type="dxa"/>
            <w:tcBorders>
              <w:top w:val="nil"/>
              <w:left w:val="nil"/>
              <w:bottom w:val="nil"/>
              <w:right w:val="nil"/>
            </w:tcBorders>
            <w:shd w:val="clear" w:color="auto" w:fill="auto"/>
            <w:noWrap/>
            <w:vAlign w:val="center"/>
            <w:hideMark/>
          </w:tcPr>
          <w:p w14:paraId="0A6B8E4B" w14:textId="77777777" w:rsidR="008B2096" w:rsidRPr="008B2096" w:rsidRDefault="008B2096" w:rsidP="008B2096">
            <w:pPr>
              <w:widowControl/>
              <w:rPr>
                <w:rFonts w:ascii="標楷體" w:eastAsia="標楷體" w:hAnsi="標楷體" w:cs="新細明體"/>
                <w:color w:val="000000"/>
                <w:kern w:val="0"/>
                <w:sz w:val="18"/>
                <w:szCs w:val="18"/>
              </w:rPr>
            </w:pPr>
          </w:p>
        </w:tc>
      </w:tr>
      <w:tr w:rsidR="008B2096" w:rsidRPr="008B2096" w14:paraId="06EF62F6" w14:textId="77777777" w:rsidTr="008B2096">
        <w:trPr>
          <w:trHeight w:val="480"/>
        </w:trPr>
        <w:tc>
          <w:tcPr>
            <w:tcW w:w="960" w:type="dxa"/>
            <w:gridSpan w:val="2"/>
            <w:vMerge/>
            <w:tcBorders>
              <w:top w:val="nil"/>
              <w:left w:val="single" w:sz="12" w:space="0" w:color="auto"/>
              <w:bottom w:val="single" w:sz="8" w:space="0" w:color="000000"/>
              <w:right w:val="single" w:sz="8" w:space="0" w:color="auto"/>
            </w:tcBorders>
            <w:vAlign w:val="center"/>
            <w:hideMark/>
          </w:tcPr>
          <w:p w14:paraId="06BAF04A" w14:textId="77777777" w:rsidR="008B2096" w:rsidRPr="008B2096" w:rsidRDefault="008B2096" w:rsidP="008B2096">
            <w:pPr>
              <w:widowControl/>
              <w:rPr>
                <w:rFonts w:ascii="標楷體" w:eastAsia="標楷體" w:hAnsi="標楷體" w:cs="新細明體"/>
                <w:color w:val="000000"/>
                <w:kern w:val="0"/>
                <w:sz w:val="17"/>
                <w:szCs w:val="17"/>
              </w:rPr>
            </w:pPr>
          </w:p>
        </w:tc>
        <w:tc>
          <w:tcPr>
            <w:tcW w:w="2140" w:type="dxa"/>
            <w:gridSpan w:val="2"/>
            <w:vMerge/>
            <w:tcBorders>
              <w:top w:val="nil"/>
              <w:left w:val="single" w:sz="8" w:space="0" w:color="auto"/>
              <w:bottom w:val="single" w:sz="8" w:space="0" w:color="000000"/>
              <w:right w:val="single" w:sz="8" w:space="0" w:color="auto"/>
            </w:tcBorders>
            <w:vAlign w:val="center"/>
            <w:hideMark/>
          </w:tcPr>
          <w:p w14:paraId="4CA10AEB" w14:textId="77777777" w:rsidR="008B2096" w:rsidRPr="008B2096" w:rsidRDefault="008B2096" w:rsidP="008B2096">
            <w:pPr>
              <w:widowControl/>
              <w:rPr>
                <w:rFonts w:ascii="標楷體" w:eastAsia="標楷體" w:hAnsi="標楷體" w:cs="新細明體"/>
                <w:color w:val="000000"/>
                <w:kern w:val="0"/>
                <w:sz w:val="17"/>
                <w:szCs w:val="17"/>
              </w:rPr>
            </w:pPr>
          </w:p>
        </w:tc>
        <w:tc>
          <w:tcPr>
            <w:tcW w:w="1440" w:type="dxa"/>
            <w:vMerge/>
            <w:tcBorders>
              <w:top w:val="nil"/>
              <w:left w:val="single" w:sz="8" w:space="0" w:color="auto"/>
              <w:bottom w:val="single" w:sz="8" w:space="0" w:color="000000"/>
              <w:right w:val="single" w:sz="8" w:space="0" w:color="auto"/>
            </w:tcBorders>
            <w:vAlign w:val="center"/>
            <w:hideMark/>
          </w:tcPr>
          <w:p w14:paraId="592CB083" w14:textId="77777777" w:rsidR="008B2096" w:rsidRPr="008B2096" w:rsidRDefault="008B2096" w:rsidP="008B2096">
            <w:pPr>
              <w:widowControl/>
              <w:rPr>
                <w:rFonts w:ascii="標楷體" w:eastAsia="標楷體" w:hAnsi="標楷體" w:cs="新細明體"/>
                <w:color w:val="000000"/>
                <w:kern w:val="0"/>
                <w:sz w:val="17"/>
                <w:szCs w:val="17"/>
              </w:rPr>
            </w:pPr>
          </w:p>
        </w:tc>
        <w:tc>
          <w:tcPr>
            <w:tcW w:w="600" w:type="dxa"/>
            <w:vMerge/>
            <w:tcBorders>
              <w:top w:val="nil"/>
              <w:left w:val="single" w:sz="8" w:space="0" w:color="auto"/>
              <w:bottom w:val="single" w:sz="8" w:space="0" w:color="000000"/>
              <w:right w:val="single" w:sz="8" w:space="0" w:color="auto"/>
            </w:tcBorders>
            <w:vAlign w:val="center"/>
            <w:hideMark/>
          </w:tcPr>
          <w:p w14:paraId="227C74F2" w14:textId="77777777" w:rsidR="008B2096" w:rsidRPr="008B2096" w:rsidRDefault="008B2096" w:rsidP="008B2096">
            <w:pPr>
              <w:widowControl/>
              <w:rPr>
                <w:rFonts w:ascii="標楷體" w:eastAsia="標楷體" w:hAnsi="標楷體" w:cs="新細明體"/>
                <w:color w:val="000000"/>
                <w:kern w:val="0"/>
                <w:sz w:val="17"/>
                <w:szCs w:val="17"/>
              </w:rPr>
            </w:pPr>
          </w:p>
        </w:tc>
        <w:tc>
          <w:tcPr>
            <w:tcW w:w="960" w:type="dxa"/>
            <w:gridSpan w:val="2"/>
            <w:vMerge/>
            <w:tcBorders>
              <w:top w:val="nil"/>
              <w:left w:val="single" w:sz="8" w:space="0" w:color="auto"/>
              <w:bottom w:val="single" w:sz="8" w:space="0" w:color="000000"/>
              <w:right w:val="single" w:sz="8" w:space="0" w:color="auto"/>
            </w:tcBorders>
            <w:vAlign w:val="center"/>
            <w:hideMark/>
          </w:tcPr>
          <w:p w14:paraId="1B9F3C36" w14:textId="77777777" w:rsidR="008B2096" w:rsidRPr="008B2096" w:rsidRDefault="008B2096" w:rsidP="008B2096">
            <w:pPr>
              <w:widowControl/>
              <w:rPr>
                <w:rFonts w:ascii="標楷體" w:eastAsia="標楷體" w:hAnsi="標楷體" w:cs="新細明體"/>
                <w:color w:val="000000"/>
                <w:kern w:val="0"/>
                <w:sz w:val="17"/>
                <w:szCs w:val="17"/>
              </w:rPr>
            </w:pPr>
          </w:p>
        </w:tc>
        <w:tc>
          <w:tcPr>
            <w:tcW w:w="2300" w:type="dxa"/>
            <w:tcBorders>
              <w:top w:val="nil"/>
              <w:left w:val="nil"/>
              <w:bottom w:val="nil"/>
              <w:right w:val="single" w:sz="12" w:space="0" w:color="auto"/>
            </w:tcBorders>
            <w:shd w:val="clear" w:color="auto" w:fill="auto"/>
            <w:vAlign w:val="center"/>
            <w:hideMark/>
          </w:tcPr>
          <w:p w14:paraId="46D5A45B"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若有值，表示明細層級資訊錯誤；</w:t>
            </w:r>
          </w:p>
        </w:tc>
        <w:tc>
          <w:tcPr>
            <w:tcW w:w="2240" w:type="dxa"/>
            <w:tcBorders>
              <w:top w:val="nil"/>
              <w:left w:val="nil"/>
              <w:bottom w:val="nil"/>
              <w:right w:val="nil"/>
            </w:tcBorders>
            <w:shd w:val="clear" w:color="auto" w:fill="auto"/>
            <w:noWrap/>
            <w:vAlign w:val="center"/>
            <w:hideMark/>
          </w:tcPr>
          <w:p w14:paraId="0D0F0E81" w14:textId="77777777" w:rsidR="008B2096" w:rsidRPr="008B2096" w:rsidRDefault="008B2096" w:rsidP="008B2096">
            <w:pPr>
              <w:widowControl/>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15AC1D5E" w14:textId="77777777" w:rsidR="008B2096" w:rsidRPr="008B2096" w:rsidRDefault="008B2096" w:rsidP="008B2096">
            <w:pPr>
              <w:widowControl/>
              <w:rPr>
                <w:rFonts w:eastAsia="Times New Roman"/>
                <w:kern w:val="0"/>
                <w:sz w:val="20"/>
                <w:szCs w:val="20"/>
              </w:rPr>
            </w:pPr>
          </w:p>
        </w:tc>
      </w:tr>
      <w:tr w:rsidR="008B2096" w:rsidRPr="008B2096" w14:paraId="465B3655" w14:textId="77777777" w:rsidTr="008B2096">
        <w:trPr>
          <w:trHeight w:val="492"/>
        </w:trPr>
        <w:tc>
          <w:tcPr>
            <w:tcW w:w="960" w:type="dxa"/>
            <w:gridSpan w:val="2"/>
            <w:vMerge/>
            <w:tcBorders>
              <w:top w:val="nil"/>
              <w:left w:val="single" w:sz="12" w:space="0" w:color="auto"/>
              <w:bottom w:val="single" w:sz="8" w:space="0" w:color="000000"/>
              <w:right w:val="single" w:sz="8" w:space="0" w:color="auto"/>
            </w:tcBorders>
            <w:vAlign w:val="center"/>
            <w:hideMark/>
          </w:tcPr>
          <w:p w14:paraId="28B4399B" w14:textId="77777777" w:rsidR="008B2096" w:rsidRPr="008B2096" w:rsidRDefault="008B2096" w:rsidP="008B2096">
            <w:pPr>
              <w:widowControl/>
              <w:rPr>
                <w:rFonts w:ascii="標楷體" w:eastAsia="標楷體" w:hAnsi="標楷體" w:cs="新細明體"/>
                <w:color w:val="000000"/>
                <w:kern w:val="0"/>
                <w:sz w:val="17"/>
                <w:szCs w:val="17"/>
              </w:rPr>
            </w:pPr>
          </w:p>
        </w:tc>
        <w:tc>
          <w:tcPr>
            <w:tcW w:w="2140" w:type="dxa"/>
            <w:gridSpan w:val="2"/>
            <w:vMerge/>
            <w:tcBorders>
              <w:top w:val="nil"/>
              <w:left w:val="single" w:sz="8" w:space="0" w:color="auto"/>
              <w:bottom w:val="single" w:sz="8" w:space="0" w:color="000000"/>
              <w:right w:val="single" w:sz="8" w:space="0" w:color="auto"/>
            </w:tcBorders>
            <w:vAlign w:val="center"/>
            <w:hideMark/>
          </w:tcPr>
          <w:p w14:paraId="2512B8AA" w14:textId="77777777" w:rsidR="008B2096" w:rsidRPr="008B2096" w:rsidRDefault="008B2096" w:rsidP="008B2096">
            <w:pPr>
              <w:widowControl/>
              <w:rPr>
                <w:rFonts w:ascii="標楷體" w:eastAsia="標楷體" w:hAnsi="標楷體" w:cs="新細明體"/>
                <w:color w:val="000000"/>
                <w:kern w:val="0"/>
                <w:sz w:val="17"/>
                <w:szCs w:val="17"/>
              </w:rPr>
            </w:pPr>
          </w:p>
        </w:tc>
        <w:tc>
          <w:tcPr>
            <w:tcW w:w="1440" w:type="dxa"/>
            <w:vMerge/>
            <w:tcBorders>
              <w:top w:val="nil"/>
              <w:left w:val="single" w:sz="8" w:space="0" w:color="auto"/>
              <w:bottom w:val="single" w:sz="8" w:space="0" w:color="000000"/>
              <w:right w:val="single" w:sz="8" w:space="0" w:color="auto"/>
            </w:tcBorders>
            <w:vAlign w:val="center"/>
            <w:hideMark/>
          </w:tcPr>
          <w:p w14:paraId="5A4324ED" w14:textId="77777777" w:rsidR="008B2096" w:rsidRPr="008B2096" w:rsidRDefault="008B2096" w:rsidP="008B2096">
            <w:pPr>
              <w:widowControl/>
              <w:rPr>
                <w:rFonts w:ascii="標楷體" w:eastAsia="標楷體" w:hAnsi="標楷體" w:cs="新細明體"/>
                <w:color w:val="000000"/>
                <w:kern w:val="0"/>
                <w:sz w:val="17"/>
                <w:szCs w:val="17"/>
              </w:rPr>
            </w:pPr>
          </w:p>
        </w:tc>
        <w:tc>
          <w:tcPr>
            <w:tcW w:w="600" w:type="dxa"/>
            <w:vMerge/>
            <w:tcBorders>
              <w:top w:val="nil"/>
              <w:left w:val="single" w:sz="8" w:space="0" w:color="auto"/>
              <w:bottom w:val="single" w:sz="8" w:space="0" w:color="000000"/>
              <w:right w:val="single" w:sz="8" w:space="0" w:color="auto"/>
            </w:tcBorders>
            <w:vAlign w:val="center"/>
            <w:hideMark/>
          </w:tcPr>
          <w:p w14:paraId="5CEC89C3" w14:textId="77777777" w:rsidR="008B2096" w:rsidRPr="008B2096" w:rsidRDefault="008B2096" w:rsidP="008B2096">
            <w:pPr>
              <w:widowControl/>
              <w:rPr>
                <w:rFonts w:ascii="標楷體" w:eastAsia="標楷體" w:hAnsi="標楷體" w:cs="新細明體"/>
                <w:color w:val="000000"/>
                <w:kern w:val="0"/>
                <w:sz w:val="17"/>
                <w:szCs w:val="17"/>
              </w:rPr>
            </w:pPr>
          </w:p>
        </w:tc>
        <w:tc>
          <w:tcPr>
            <w:tcW w:w="960" w:type="dxa"/>
            <w:gridSpan w:val="2"/>
            <w:vMerge/>
            <w:tcBorders>
              <w:top w:val="nil"/>
              <w:left w:val="single" w:sz="8" w:space="0" w:color="auto"/>
              <w:bottom w:val="single" w:sz="8" w:space="0" w:color="000000"/>
              <w:right w:val="single" w:sz="8" w:space="0" w:color="auto"/>
            </w:tcBorders>
            <w:vAlign w:val="center"/>
            <w:hideMark/>
          </w:tcPr>
          <w:p w14:paraId="796DECBB" w14:textId="77777777" w:rsidR="008B2096" w:rsidRPr="008B2096" w:rsidRDefault="008B2096" w:rsidP="008B2096">
            <w:pPr>
              <w:widowControl/>
              <w:rPr>
                <w:rFonts w:ascii="標楷體" w:eastAsia="標楷體" w:hAnsi="標楷體" w:cs="新細明體"/>
                <w:color w:val="000000"/>
                <w:kern w:val="0"/>
                <w:sz w:val="17"/>
                <w:szCs w:val="17"/>
              </w:rPr>
            </w:pPr>
          </w:p>
        </w:tc>
        <w:tc>
          <w:tcPr>
            <w:tcW w:w="2300" w:type="dxa"/>
            <w:tcBorders>
              <w:top w:val="nil"/>
              <w:left w:val="nil"/>
              <w:bottom w:val="single" w:sz="8" w:space="0" w:color="auto"/>
              <w:right w:val="single" w:sz="12" w:space="0" w:color="auto"/>
            </w:tcBorders>
            <w:shd w:val="clear" w:color="auto" w:fill="auto"/>
            <w:vAlign w:val="center"/>
            <w:hideMark/>
          </w:tcPr>
          <w:p w14:paraId="091FBB8C"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若為空表示該張傳票資訊錯誤。</w:t>
            </w:r>
          </w:p>
        </w:tc>
        <w:tc>
          <w:tcPr>
            <w:tcW w:w="2240" w:type="dxa"/>
            <w:tcBorders>
              <w:top w:val="nil"/>
              <w:left w:val="nil"/>
              <w:bottom w:val="nil"/>
              <w:right w:val="nil"/>
            </w:tcBorders>
            <w:shd w:val="clear" w:color="auto" w:fill="auto"/>
            <w:noWrap/>
            <w:vAlign w:val="center"/>
            <w:hideMark/>
          </w:tcPr>
          <w:p w14:paraId="216A95D8" w14:textId="77777777" w:rsidR="008B2096" w:rsidRPr="008B2096" w:rsidRDefault="008B2096" w:rsidP="008B2096">
            <w:pPr>
              <w:widowControl/>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11034ADA" w14:textId="77777777" w:rsidR="008B2096" w:rsidRPr="008B2096" w:rsidRDefault="008B2096" w:rsidP="008B2096">
            <w:pPr>
              <w:widowControl/>
              <w:rPr>
                <w:rFonts w:eastAsia="Times New Roman"/>
                <w:kern w:val="0"/>
                <w:sz w:val="20"/>
                <w:szCs w:val="20"/>
              </w:rPr>
            </w:pPr>
          </w:p>
        </w:tc>
      </w:tr>
      <w:tr w:rsidR="008B2096" w:rsidRPr="008B2096" w14:paraId="77008ECB" w14:textId="77777777" w:rsidTr="008B2096">
        <w:trPr>
          <w:trHeight w:val="336"/>
        </w:trPr>
        <w:tc>
          <w:tcPr>
            <w:tcW w:w="960" w:type="dxa"/>
            <w:gridSpan w:val="2"/>
            <w:tcBorders>
              <w:top w:val="nil"/>
              <w:left w:val="single" w:sz="12" w:space="0" w:color="auto"/>
              <w:bottom w:val="single" w:sz="8" w:space="0" w:color="auto"/>
              <w:right w:val="single" w:sz="8" w:space="0" w:color="auto"/>
            </w:tcBorders>
            <w:shd w:val="clear" w:color="auto" w:fill="auto"/>
            <w:vAlign w:val="center"/>
            <w:hideMark/>
          </w:tcPr>
          <w:p w14:paraId="34402A01" w14:textId="77777777" w:rsidR="008B2096" w:rsidRPr="008B2096" w:rsidRDefault="008B2096" w:rsidP="008B2096">
            <w:pPr>
              <w:widowControl/>
              <w:jc w:val="right"/>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4.4</w:t>
            </w:r>
          </w:p>
        </w:tc>
        <w:tc>
          <w:tcPr>
            <w:tcW w:w="2140" w:type="dxa"/>
            <w:gridSpan w:val="2"/>
            <w:tcBorders>
              <w:top w:val="nil"/>
              <w:left w:val="nil"/>
              <w:bottom w:val="single" w:sz="8" w:space="0" w:color="auto"/>
              <w:right w:val="single" w:sz="8" w:space="0" w:color="auto"/>
            </w:tcBorders>
            <w:shd w:val="clear" w:color="auto" w:fill="auto"/>
            <w:vAlign w:val="center"/>
            <w:hideMark/>
          </w:tcPr>
          <w:p w14:paraId="1C983B03"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ERROR_CODE</w:t>
            </w:r>
          </w:p>
        </w:tc>
        <w:tc>
          <w:tcPr>
            <w:tcW w:w="1440" w:type="dxa"/>
            <w:tcBorders>
              <w:top w:val="nil"/>
              <w:left w:val="nil"/>
              <w:bottom w:val="single" w:sz="8" w:space="0" w:color="auto"/>
              <w:right w:val="single" w:sz="8" w:space="0" w:color="auto"/>
            </w:tcBorders>
            <w:shd w:val="clear" w:color="auto" w:fill="auto"/>
            <w:vAlign w:val="center"/>
            <w:hideMark/>
          </w:tcPr>
          <w:p w14:paraId="171CA2FB"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Varchar2(1)</w:t>
            </w:r>
          </w:p>
        </w:tc>
        <w:tc>
          <w:tcPr>
            <w:tcW w:w="600" w:type="dxa"/>
            <w:tcBorders>
              <w:top w:val="nil"/>
              <w:left w:val="nil"/>
              <w:bottom w:val="single" w:sz="8" w:space="0" w:color="auto"/>
              <w:right w:val="single" w:sz="8" w:space="0" w:color="auto"/>
            </w:tcBorders>
            <w:shd w:val="clear" w:color="auto" w:fill="auto"/>
            <w:vAlign w:val="center"/>
            <w:hideMark/>
          </w:tcPr>
          <w:p w14:paraId="40A53633"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xml:space="preserve">　</w:t>
            </w:r>
          </w:p>
        </w:tc>
        <w:tc>
          <w:tcPr>
            <w:tcW w:w="960" w:type="dxa"/>
            <w:gridSpan w:val="2"/>
            <w:tcBorders>
              <w:top w:val="nil"/>
              <w:left w:val="nil"/>
              <w:bottom w:val="single" w:sz="8" w:space="0" w:color="auto"/>
              <w:right w:val="single" w:sz="8" w:space="0" w:color="auto"/>
            </w:tcBorders>
            <w:shd w:val="clear" w:color="auto" w:fill="auto"/>
            <w:vAlign w:val="center"/>
            <w:hideMark/>
          </w:tcPr>
          <w:p w14:paraId="1D1D1327"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Out</w:t>
            </w:r>
          </w:p>
        </w:tc>
        <w:tc>
          <w:tcPr>
            <w:tcW w:w="2300" w:type="dxa"/>
            <w:tcBorders>
              <w:top w:val="nil"/>
              <w:left w:val="nil"/>
              <w:bottom w:val="single" w:sz="8" w:space="0" w:color="auto"/>
              <w:right w:val="single" w:sz="12" w:space="0" w:color="auto"/>
            </w:tcBorders>
            <w:shd w:val="clear" w:color="auto" w:fill="auto"/>
            <w:vAlign w:val="center"/>
            <w:hideMark/>
          </w:tcPr>
          <w:p w14:paraId="7F7483B9"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返回錯誤代號</w:t>
            </w:r>
          </w:p>
        </w:tc>
        <w:tc>
          <w:tcPr>
            <w:tcW w:w="2240" w:type="dxa"/>
            <w:tcBorders>
              <w:top w:val="nil"/>
              <w:left w:val="nil"/>
              <w:bottom w:val="nil"/>
              <w:right w:val="nil"/>
            </w:tcBorders>
            <w:shd w:val="clear" w:color="auto" w:fill="auto"/>
            <w:vAlign w:val="center"/>
            <w:hideMark/>
          </w:tcPr>
          <w:p w14:paraId="33EE5821" w14:textId="77777777" w:rsidR="008B2096" w:rsidRPr="008B2096" w:rsidRDefault="008B2096" w:rsidP="008B2096">
            <w:pPr>
              <w:widowControl/>
              <w:rPr>
                <w:rFonts w:ascii="標楷體" w:eastAsia="標楷體" w:hAnsi="標楷體" w:cs="新細明體"/>
                <w:color w:val="000000"/>
                <w:kern w:val="0"/>
                <w:sz w:val="18"/>
                <w:szCs w:val="18"/>
              </w:rPr>
            </w:pPr>
            <w:proofErr w:type="spellStart"/>
            <w:r w:rsidRPr="008B2096">
              <w:rPr>
                <w:rFonts w:ascii="標楷體" w:eastAsia="標楷體" w:hAnsi="標楷體" w:cs="新細明體" w:hint="eastAsia"/>
                <w:color w:val="000000"/>
                <w:kern w:val="0"/>
                <w:sz w:val="18"/>
                <w:szCs w:val="18"/>
              </w:rPr>
              <w:t>ErrorCode</w:t>
            </w:r>
            <w:proofErr w:type="spellEnd"/>
            <w:r w:rsidRPr="008B2096">
              <w:rPr>
                <w:rFonts w:ascii="標楷體" w:eastAsia="標楷體" w:hAnsi="標楷體" w:cs="新細明體" w:hint="eastAsia"/>
                <w:color w:val="000000"/>
                <w:kern w:val="0"/>
                <w:sz w:val="18"/>
                <w:szCs w:val="18"/>
              </w:rPr>
              <w:t>回應錯誤代碼</w:t>
            </w:r>
          </w:p>
        </w:tc>
        <w:tc>
          <w:tcPr>
            <w:tcW w:w="960" w:type="dxa"/>
            <w:tcBorders>
              <w:top w:val="nil"/>
              <w:left w:val="nil"/>
              <w:bottom w:val="nil"/>
              <w:right w:val="nil"/>
            </w:tcBorders>
            <w:shd w:val="clear" w:color="auto" w:fill="auto"/>
            <w:noWrap/>
            <w:vAlign w:val="center"/>
            <w:hideMark/>
          </w:tcPr>
          <w:p w14:paraId="59B7B0A5" w14:textId="77777777" w:rsidR="008B2096" w:rsidRPr="008B2096" w:rsidRDefault="008B2096" w:rsidP="008B2096">
            <w:pPr>
              <w:widowControl/>
              <w:rPr>
                <w:rFonts w:ascii="標楷體" w:eastAsia="標楷體" w:hAnsi="標楷體" w:cs="新細明體"/>
                <w:color w:val="000000"/>
                <w:kern w:val="0"/>
                <w:sz w:val="18"/>
                <w:szCs w:val="18"/>
              </w:rPr>
            </w:pPr>
          </w:p>
        </w:tc>
      </w:tr>
      <w:tr w:rsidR="008B2096" w:rsidRPr="008B2096" w14:paraId="7C90444B" w14:textId="77777777" w:rsidTr="008B2096">
        <w:trPr>
          <w:trHeight w:val="336"/>
        </w:trPr>
        <w:tc>
          <w:tcPr>
            <w:tcW w:w="960" w:type="dxa"/>
            <w:gridSpan w:val="2"/>
            <w:tcBorders>
              <w:top w:val="nil"/>
              <w:left w:val="single" w:sz="12" w:space="0" w:color="auto"/>
              <w:bottom w:val="single" w:sz="12" w:space="0" w:color="auto"/>
              <w:right w:val="single" w:sz="8" w:space="0" w:color="auto"/>
            </w:tcBorders>
            <w:shd w:val="clear" w:color="auto" w:fill="auto"/>
            <w:vAlign w:val="center"/>
            <w:hideMark/>
          </w:tcPr>
          <w:p w14:paraId="6B72EE51" w14:textId="77777777" w:rsidR="008B2096" w:rsidRPr="008B2096" w:rsidRDefault="008B2096" w:rsidP="008B2096">
            <w:pPr>
              <w:widowControl/>
              <w:jc w:val="right"/>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lastRenderedPageBreak/>
              <w:t>4.5</w:t>
            </w:r>
          </w:p>
        </w:tc>
        <w:tc>
          <w:tcPr>
            <w:tcW w:w="2140" w:type="dxa"/>
            <w:gridSpan w:val="2"/>
            <w:tcBorders>
              <w:top w:val="nil"/>
              <w:left w:val="nil"/>
              <w:bottom w:val="single" w:sz="12" w:space="0" w:color="auto"/>
              <w:right w:val="single" w:sz="8" w:space="0" w:color="auto"/>
            </w:tcBorders>
            <w:shd w:val="clear" w:color="auto" w:fill="auto"/>
            <w:vAlign w:val="center"/>
            <w:hideMark/>
          </w:tcPr>
          <w:p w14:paraId="332D7AE9"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ERROR_MESSAGE</w:t>
            </w:r>
          </w:p>
        </w:tc>
        <w:tc>
          <w:tcPr>
            <w:tcW w:w="1440" w:type="dxa"/>
            <w:tcBorders>
              <w:top w:val="nil"/>
              <w:left w:val="nil"/>
              <w:bottom w:val="single" w:sz="12" w:space="0" w:color="auto"/>
              <w:right w:val="single" w:sz="8" w:space="0" w:color="auto"/>
            </w:tcBorders>
            <w:shd w:val="clear" w:color="auto" w:fill="auto"/>
            <w:vAlign w:val="center"/>
            <w:hideMark/>
          </w:tcPr>
          <w:p w14:paraId="72D0FC42"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Varchar2(2000)</w:t>
            </w:r>
          </w:p>
        </w:tc>
        <w:tc>
          <w:tcPr>
            <w:tcW w:w="600" w:type="dxa"/>
            <w:tcBorders>
              <w:top w:val="nil"/>
              <w:left w:val="nil"/>
              <w:bottom w:val="single" w:sz="12" w:space="0" w:color="auto"/>
              <w:right w:val="single" w:sz="8" w:space="0" w:color="auto"/>
            </w:tcBorders>
            <w:shd w:val="clear" w:color="auto" w:fill="auto"/>
            <w:vAlign w:val="center"/>
            <w:hideMark/>
          </w:tcPr>
          <w:p w14:paraId="566A51FB"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xml:space="preserve">　</w:t>
            </w:r>
          </w:p>
        </w:tc>
        <w:tc>
          <w:tcPr>
            <w:tcW w:w="960" w:type="dxa"/>
            <w:gridSpan w:val="2"/>
            <w:tcBorders>
              <w:top w:val="nil"/>
              <w:left w:val="nil"/>
              <w:bottom w:val="single" w:sz="12" w:space="0" w:color="auto"/>
              <w:right w:val="single" w:sz="8" w:space="0" w:color="auto"/>
            </w:tcBorders>
            <w:shd w:val="clear" w:color="auto" w:fill="auto"/>
            <w:vAlign w:val="center"/>
            <w:hideMark/>
          </w:tcPr>
          <w:p w14:paraId="47D7FA80"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Out</w:t>
            </w:r>
          </w:p>
        </w:tc>
        <w:tc>
          <w:tcPr>
            <w:tcW w:w="2300" w:type="dxa"/>
            <w:tcBorders>
              <w:top w:val="nil"/>
              <w:left w:val="nil"/>
              <w:bottom w:val="single" w:sz="12" w:space="0" w:color="auto"/>
              <w:right w:val="single" w:sz="12" w:space="0" w:color="auto"/>
            </w:tcBorders>
            <w:shd w:val="clear" w:color="auto" w:fill="auto"/>
            <w:vAlign w:val="center"/>
            <w:hideMark/>
          </w:tcPr>
          <w:p w14:paraId="43B1E50E"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返回錯誤訊息，僅供參考用。</w:t>
            </w:r>
          </w:p>
        </w:tc>
        <w:tc>
          <w:tcPr>
            <w:tcW w:w="2240" w:type="dxa"/>
            <w:tcBorders>
              <w:top w:val="nil"/>
              <w:left w:val="nil"/>
              <w:bottom w:val="nil"/>
              <w:right w:val="nil"/>
            </w:tcBorders>
            <w:shd w:val="clear" w:color="auto" w:fill="auto"/>
            <w:vAlign w:val="center"/>
            <w:hideMark/>
          </w:tcPr>
          <w:p w14:paraId="1AAD1AC9" w14:textId="77777777" w:rsidR="008B2096" w:rsidRPr="008B2096" w:rsidRDefault="008B2096" w:rsidP="008B2096">
            <w:pPr>
              <w:widowControl/>
              <w:rPr>
                <w:rFonts w:ascii="標楷體" w:eastAsia="標楷體" w:hAnsi="標楷體" w:cs="新細明體"/>
                <w:color w:val="000000"/>
                <w:kern w:val="0"/>
                <w:sz w:val="18"/>
                <w:szCs w:val="18"/>
              </w:rPr>
            </w:pPr>
            <w:proofErr w:type="spellStart"/>
            <w:r w:rsidRPr="008B2096">
              <w:rPr>
                <w:rFonts w:ascii="標楷體" w:eastAsia="標楷體" w:hAnsi="標楷體" w:cs="新細明體" w:hint="eastAsia"/>
                <w:color w:val="000000"/>
                <w:kern w:val="0"/>
                <w:sz w:val="18"/>
                <w:szCs w:val="18"/>
              </w:rPr>
              <w:t>ErrorMsg</w:t>
            </w:r>
            <w:proofErr w:type="spellEnd"/>
            <w:r w:rsidRPr="008B2096">
              <w:rPr>
                <w:rFonts w:ascii="標楷體" w:eastAsia="標楷體" w:hAnsi="標楷體" w:cs="新細明體" w:hint="eastAsia"/>
                <w:color w:val="000000"/>
                <w:kern w:val="0"/>
                <w:sz w:val="18"/>
                <w:szCs w:val="18"/>
              </w:rPr>
              <w:t>回應錯誤訊息</w:t>
            </w:r>
          </w:p>
        </w:tc>
        <w:tc>
          <w:tcPr>
            <w:tcW w:w="960" w:type="dxa"/>
            <w:tcBorders>
              <w:top w:val="nil"/>
              <w:left w:val="nil"/>
              <w:bottom w:val="nil"/>
              <w:right w:val="nil"/>
            </w:tcBorders>
            <w:shd w:val="clear" w:color="auto" w:fill="auto"/>
            <w:noWrap/>
            <w:vAlign w:val="center"/>
            <w:hideMark/>
          </w:tcPr>
          <w:p w14:paraId="7DE95C8B" w14:textId="77777777" w:rsidR="008B2096" w:rsidRPr="008B2096" w:rsidRDefault="008B2096" w:rsidP="008B2096">
            <w:pPr>
              <w:widowControl/>
              <w:rPr>
                <w:rFonts w:ascii="標楷體" w:eastAsia="標楷體" w:hAnsi="標楷體" w:cs="新細明體"/>
                <w:color w:val="000000"/>
                <w:kern w:val="0"/>
                <w:sz w:val="18"/>
                <w:szCs w:val="18"/>
              </w:rPr>
            </w:pPr>
          </w:p>
        </w:tc>
      </w:tr>
      <w:tr w:rsidR="008B2096" w:rsidRPr="008B2096" w14:paraId="6C8C1DB1" w14:textId="77777777" w:rsidTr="008B2096">
        <w:trPr>
          <w:trHeight w:val="348"/>
        </w:trPr>
        <w:tc>
          <w:tcPr>
            <w:tcW w:w="960" w:type="dxa"/>
            <w:gridSpan w:val="2"/>
            <w:tcBorders>
              <w:top w:val="nil"/>
              <w:left w:val="nil"/>
              <w:bottom w:val="nil"/>
              <w:right w:val="nil"/>
            </w:tcBorders>
            <w:shd w:val="clear" w:color="auto" w:fill="auto"/>
            <w:noWrap/>
            <w:vAlign w:val="center"/>
            <w:hideMark/>
          </w:tcPr>
          <w:p w14:paraId="4598DE91" w14:textId="77777777" w:rsidR="008B2096" w:rsidRPr="008B2096" w:rsidRDefault="008B2096" w:rsidP="008B2096">
            <w:pPr>
              <w:widowControl/>
              <w:rPr>
                <w:rFonts w:eastAsia="Times New Roman"/>
                <w:kern w:val="0"/>
                <w:sz w:val="20"/>
                <w:szCs w:val="20"/>
              </w:rPr>
            </w:pPr>
          </w:p>
        </w:tc>
        <w:tc>
          <w:tcPr>
            <w:tcW w:w="2140" w:type="dxa"/>
            <w:gridSpan w:val="2"/>
            <w:tcBorders>
              <w:top w:val="nil"/>
              <w:left w:val="nil"/>
              <w:bottom w:val="nil"/>
              <w:right w:val="nil"/>
            </w:tcBorders>
            <w:shd w:val="clear" w:color="auto" w:fill="auto"/>
            <w:noWrap/>
            <w:vAlign w:val="center"/>
            <w:hideMark/>
          </w:tcPr>
          <w:p w14:paraId="149F3B1E" w14:textId="77777777" w:rsidR="008B2096" w:rsidRPr="008B2096" w:rsidRDefault="008B2096" w:rsidP="008B2096">
            <w:pPr>
              <w:widowControl/>
              <w:rPr>
                <w:rFonts w:eastAsia="Times New Roman"/>
                <w:kern w:val="0"/>
                <w:sz w:val="20"/>
                <w:szCs w:val="20"/>
              </w:rPr>
            </w:pPr>
          </w:p>
        </w:tc>
        <w:tc>
          <w:tcPr>
            <w:tcW w:w="1440" w:type="dxa"/>
            <w:tcBorders>
              <w:top w:val="nil"/>
              <w:left w:val="nil"/>
              <w:bottom w:val="nil"/>
              <w:right w:val="nil"/>
            </w:tcBorders>
            <w:shd w:val="clear" w:color="auto" w:fill="auto"/>
            <w:noWrap/>
            <w:vAlign w:val="center"/>
            <w:hideMark/>
          </w:tcPr>
          <w:p w14:paraId="3BABAA97" w14:textId="77777777" w:rsidR="008B2096" w:rsidRPr="008B2096" w:rsidRDefault="008B2096" w:rsidP="008B2096">
            <w:pPr>
              <w:widowControl/>
              <w:rPr>
                <w:rFonts w:eastAsia="Times New Roman"/>
                <w:kern w:val="0"/>
                <w:sz w:val="20"/>
                <w:szCs w:val="20"/>
              </w:rPr>
            </w:pPr>
          </w:p>
        </w:tc>
        <w:tc>
          <w:tcPr>
            <w:tcW w:w="600" w:type="dxa"/>
            <w:tcBorders>
              <w:top w:val="nil"/>
              <w:left w:val="nil"/>
              <w:bottom w:val="nil"/>
              <w:right w:val="nil"/>
            </w:tcBorders>
            <w:shd w:val="clear" w:color="auto" w:fill="auto"/>
            <w:noWrap/>
            <w:vAlign w:val="center"/>
            <w:hideMark/>
          </w:tcPr>
          <w:p w14:paraId="43BC41A4" w14:textId="77777777" w:rsidR="008B2096" w:rsidRPr="008B2096" w:rsidRDefault="008B2096" w:rsidP="008B2096">
            <w:pPr>
              <w:widowControl/>
              <w:rPr>
                <w:rFonts w:eastAsia="Times New Roman"/>
                <w:kern w:val="0"/>
                <w:sz w:val="20"/>
                <w:szCs w:val="20"/>
              </w:rPr>
            </w:pPr>
          </w:p>
        </w:tc>
        <w:tc>
          <w:tcPr>
            <w:tcW w:w="960" w:type="dxa"/>
            <w:gridSpan w:val="2"/>
            <w:tcBorders>
              <w:top w:val="nil"/>
              <w:left w:val="nil"/>
              <w:bottom w:val="nil"/>
              <w:right w:val="nil"/>
            </w:tcBorders>
            <w:shd w:val="clear" w:color="auto" w:fill="auto"/>
            <w:noWrap/>
            <w:vAlign w:val="center"/>
            <w:hideMark/>
          </w:tcPr>
          <w:p w14:paraId="282F01CD" w14:textId="77777777" w:rsidR="008B2096" w:rsidRPr="008B2096" w:rsidRDefault="008B2096" w:rsidP="008B2096">
            <w:pPr>
              <w:widowControl/>
              <w:rPr>
                <w:rFonts w:eastAsia="Times New Roman"/>
                <w:kern w:val="0"/>
                <w:sz w:val="20"/>
                <w:szCs w:val="20"/>
              </w:rPr>
            </w:pPr>
          </w:p>
        </w:tc>
        <w:tc>
          <w:tcPr>
            <w:tcW w:w="2300" w:type="dxa"/>
            <w:tcBorders>
              <w:top w:val="nil"/>
              <w:left w:val="nil"/>
              <w:bottom w:val="nil"/>
              <w:right w:val="nil"/>
            </w:tcBorders>
            <w:shd w:val="clear" w:color="auto" w:fill="auto"/>
            <w:noWrap/>
            <w:vAlign w:val="center"/>
            <w:hideMark/>
          </w:tcPr>
          <w:p w14:paraId="2E64EB6B" w14:textId="77777777" w:rsidR="008B2096" w:rsidRPr="008B2096" w:rsidRDefault="008B2096" w:rsidP="008B2096">
            <w:pPr>
              <w:widowControl/>
              <w:rPr>
                <w:rFonts w:eastAsia="Times New Roman"/>
                <w:kern w:val="0"/>
                <w:sz w:val="20"/>
                <w:szCs w:val="20"/>
              </w:rPr>
            </w:pPr>
          </w:p>
        </w:tc>
        <w:tc>
          <w:tcPr>
            <w:tcW w:w="2240" w:type="dxa"/>
            <w:tcBorders>
              <w:top w:val="nil"/>
              <w:left w:val="nil"/>
              <w:bottom w:val="nil"/>
              <w:right w:val="nil"/>
            </w:tcBorders>
            <w:shd w:val="clear" w:color="auto" w:fill="auto"/>
            <w:noWrap/>
            <w:vAlign w:val="center"/>
            <w:hideMark/>
          </w:tcPr>
          <w:p w14:paraId="70A82875" w14:textId="77777777" w:rsidR="008B2096" w:rsidRPr="008B2096" w:rsidRDefault="008B2096" w:rsidP="008B2096">
            <w:pPr>
              <w:widowControl/>
              <w:rPr>
                <w:rFonts w:eastAsia="Times New Roman"/>
                <w:kern w:val="0"/>
                <w:sz w:val="20"/>
                <w:szCs w:val="20"/>
              </w:rPr>
            </w:pPr>
          </w:p>
        </w:tc>
        <w:tc>
          <w:tcPr>
            <w:tcW w:w="960" w:type="dxa"/>
            <w:tcBorders>
              <w:top w:val="nil"/>
              <w:left w:val="nil"/>
              <w:bottom w:val="nil"/>
              <w:right w:val="nil"/>
            </w:tcBorders>
            <w:shd w:val="clear" w:color="auto" w:fill="auto"/>
            <w:noWrap/>
            <w:vAlign w:val="center"/>
            <w:hideMark/>
          </w:tcPr>
          <w:p w14:paraId="7E25005E" w14:textId="77777777" w:rsidR="008B2096" w:rsidRPr="008B2096" w:rsidRDefault="008B2096" w:rsidP="008B2096">
            <w:pPr>
              <w:widowControl/>
              <w:rPr>
                <w:rFonts w:eastAsia="Times New Roman"/>
                <w:kern w:val="0"/>
                <w:sz w:val="20"/>
                <w:szCs w:val="20"/>
              </w:rPr>
            </w:pPr>
          </w:p>
        </w:tc>
      </w:tr>
      <w:tr w:rsidR="008B2096" w:rsidRPr="008B2096" w14:paraId="265CBCA2" w14:textId="77777777" w:rsidTr="008B2096">
        <w:trPr>
          <w:gridBefore w:val="1"/>
          <w:gridAfter w:val="4"/>
          <w:wBefore w:w="10" w:type="dxa"/>
          <w:wAfter w:w="6350" w:type="dxa"/>
          <w:trHeight w:val="336"/>
        </w:trPr>
        <w:tc>
          <w:tcPr>
            <w:tcW w:w="960" w:type="dxa"/>
            <w:gridSpan w:val="2"/>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0A7EEC3A"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錯誤代號</w:t>
            </w:r>
          </w:p>
        </w:tc>
        <w:tc>
          <w:tcPr>
            <w:tcW w:w="4280" w:type="dxa"/>
            <w:gridSpan w:val="4"/>
            <w:tcBorders>
              <w:top w:val="single" w:sz="8" w:space="0" w:color="auto"/>
              <w:left w:val="nil"/>
              <w:bottom w:val="single" w:sz="8" w:space="0" w:color="auto"/>
              <w:right w:val="single" w:sz="8" w:space="0" w:color="auto"/>
            </w:tcBorders>
            <w:shd w:val="clear" w:color="000000" w:fill="BFBFBF"/>
            <w:noWrap/>
            <w:vAlign w:val="center"/>
            <w:hideMark/>
          </w:tcPr>
          <w:p w14:paraId="42392C13"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錯誤訊息</w:t>
            </w:r>
          </w:p>
        </w:tc>
      </w:tr>
      <w:tr w:rsidR="008B2096" w:rsidRPr="008B2096" w14:paraId="4E467622"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4EBD5CBB"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E00</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519B4F85"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單批次傳票行數超限</w:t>
            </w:r>
          </w:p>
        </w:tc>
      </w:tr>
      <w:tr w:rsidR="008B2096" w:rsidRPr="008B2096" w14:paraId="72C3E5CB"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002EE7DF"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E01</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2282109C"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批次匯出日期為空或者格式不正確</w:t>
            </w:r>
          </w:p>
        </w:tc>
      </w:tr>
      <w:tr w:rsidR="008B2096" w:rsidRPr="008B2096" w14:paraId="6EEEAFCF"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6053A30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E02</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03A1BD7A"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來源系統為空或者不是約定的代碼</w:t>
            </w:r>
          </w:p>
        </w:tc>
      </w:tr>
      <w:tr w:rsidR="008B2096" w:rsidRPr="008B2096" w14:paraId="3A8EC143"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55DB84C5"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E03</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61815B0C"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幣別為空或者不是系統有效的幣別</w:t>
            </w:r>
          </w:p>
        </w:tc>
      </w:tr>
      <w:tr w:rsidR="008B2096" w:rsidRPr="008B2096" w14:paraId="488E0E3E"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11990262"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E04</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35FD1151"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帳冊別為空或者不是系統有效的帳冊別</w:t>
            </w:r>
          </w:p>
        </w:tc>
      </w:tr>
      <w:tr w:rsidR="008B2096" w:rsidRPr="008B2096" w14:paraId="06880319"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0CC534BF"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E05</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04853D29"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會計準則類型為空或者不是有效類型</w:t>
            </w:r>
          </w:p>
        </w:tc>
      </w:tr>
      <w:tr w:rsidR="008B2096" w:rsidRPr="008B2096" w14:paraId="190FAF1F"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2AEB8836"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E06</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28D546F3"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傳票號碼為空或者長度不正確，統一規則12位號碼</w:t>
            </w:r>
          </w:p>
        </w:tc>
      </w:tr>
      <w:tr w:rsidR="008B2096" w:rsidRPr="008B2096" w14:paraId="49709E13"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09BDFFBF"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E07</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590900CD"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傳票日期為空或者格式不正確</w:t>
            </w:r>
          </w:p>
        </w:tc>
      </w:tr>
      <w:tr w:rsidR="008B2096" w:rsidRPr="008B2096" w14:paraId="156BC700"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006D246F"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E08</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761B6E8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區隔帳代號為空或者不是有效值</w:t>
            </w:r>
          </w:p>
        </w:tc>
      </w:tr>
      <w:tr w:rsidR="008B2096" w:rsidRPr="008B2096" w14:paraId="529E475C"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62BE128E"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E09</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30DABD56"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科目代號為空或者不是有效值</w:t>
            </w:r>
          </w:p>
        </w:tc>
      </w:tr>
      <w:tr w:rsidR="008B2096" w:rsidRPr="008B2096" w14:paraId="0A1C2EE1"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1D247A5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E10</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1B759D31"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子目代號為空或者不是有效值</w:t>
            </w:r>
          </w:p>
        </w:tc>
      </w:tr>
      <w:tr w:rsidR="008B2096" w:rsidRPr="008B2096" w14:paraId="15E950F9"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763F2B8D"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E11</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7076BACD"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成本單位代號為空或者不是有效值</w:t>
            </w:r>
          </w:p>
        </w:tc>
      </w:tr>
      <w:tr w:rsidR="008B2096" w:rsidRPr="008B2096" w14:paraId="31FA93E7"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32D415BB"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E12</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0D528665"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通路代號為空或者不是有效值</w:t>
            </w:r>
          </w:p>
        </w:tc>
      </w:tr>
      <w:tr w:rsidR="008B2096" w:rsidRPr="008B2096" w14:paraId="2F5E3319"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7508DC22"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E13</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6FF1EEAC"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IFRS17群組代號為空或者不是有效值</w:t>
            </w:r>
          </w:p>
        </w:tc>
      </w:tr>
      <w:tr w:rsidR="008B2096" w:rsidRPr="008B2096" w14:paraId="6F9C3AF9"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4BDB0E3D"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E14</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2DBE10EE"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關聯方代號為空或者不是有效值</w:t>
            </w:r>
          </w:p>
        </w:tc>
      </w:tr>
      <w:tr w:rsidR="008B2096" w:rsidRPr="008B2096" w14:paraId="62CC2491"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578F4B5B"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E15</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2F4AC74A"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單位代號為空或者不是有效值</w:t>
            </w:r>
          </w:p>
        </w:tc>
      </w:tr>
      <w:tr w:rsidR="008B2096" w:rsidRPr="008B2096" w14:paraId="3D311F8F"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4CA3C1D7"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E16</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415035EA"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子目代號不符合會計科目之子目旗標的限定規則</w:t>
            </w:r>
          </w:p>
        </w:tc>
      </w:tr>
      <w:tr w:rsidR="008B2096" w:rsidRPr="008B2096" w14:paraId="255C3D96"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20948AB7"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E17</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7D9A592E"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成本單位代號不符合會計科目之單位旗標的限定規則</w:t>
            </w:r>
          </w:p>
        </w:tc>
      </w:tr>
      <w:tr w:rsidR="008B2096" w:rsidRPr="008B2096" w14:paraId="73B2871A"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5EB37157"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E18</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25100C3F"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單位代號不符合會計科目之單位旗標的限定規則</w:t>
            </w:r>
          </w:p>
        </w:tc>
      </w:tr>
      <w:tr w:rsidR="008B2096" w:rsidRPr="008B2096" w14:paraId="5E6D97AA"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22F5F5D2"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E19</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50E4390D"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通路代號不符合會計科目之通路旗標的限定規則</w:t>
            </w:r>
          </w:p>
        </w:tc>
      </w:tr>
      <w:tr w:rsidR="008B2096" w:rsidRPr="008B2096" w14:paraId="1229AF3B"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2D603CD6"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E20</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600A9CAE"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傳票行銷帳碼不符合會計科目之銷帳碼旗標的限定規則</w:t>
            </w:r>
          </w:p>
        </w:tc>
      </w:tr>
      <w:tr w:rsidR="008B2096" w:rsidRPr="008B2096" w14:paraId="42831CE0"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6434331D"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E21</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4199C0B8"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同一傳票下出現多個帳冊別</w:t>
            </w:r>
          </w:p>
        </w:tc>
      </w:tr>
      <w:tr w:rsidR="008B2096" w:rsidRPr="008B2096" w14:paraId="6DFCB83B"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3AF78289"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E22</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44578E59"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同一傳票下出現多個傳票日期</w:t>
            </w:r>
          </w:p>
        </w:tc>
      </w:tr>
      <w:tr w:rsidR="008B2096" w:rsidRPr="008B2096" w14:paraId="77C134BE"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1334AFB7"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E23</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6745B1C1"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同一傳票下出現多個作業者</w:t>
            </w:r>
          </w:p>
        </w:tc>
      </w:tr>
      <w:tr w:rsidR="008B2096" w:rsidRPr="008B2096" w14:paraId="625165AF"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4A1151FC"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E24</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15831F38"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同一傳票下出現多個區隔帳代號</w:t>
            </w:r>
          </w:p>
        </w:tc>
      </w:tr>
      <w:tr w:rsidR="008B2096" w:rsidRPr="008B2096" w14:paraId="62077F1A"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67B6C935"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E25</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6A51DFE7"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同一傳票下出現多個幣別</w:t>
            </w:r>
          </w:p>
        </w:tc>
      </w:tr>
      <w:tr w:rsidR="008B2096" w:rsidRPr="008B2096" w14:paraId="1D6A5D27"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54A3EEA6"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E26</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300726DB"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同一傳票下出現多個會計準則類型</w:t>
            </w:r>
          </w:p>
        </w:tc>
      </w:tr>
      <w:tr w:rsidR="008B2096" w:rsidRPr="008B2096" w14:paraId="13C92E27"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1484607C"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E27</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35763B2E"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傳票日期晚於系統當前日期後10天</w:t>
            </w:r>
          </w:p>
        </w:tc>
      </w:tr>
      <w:tr w:rsidR="008B2096" w:rsidRPr="008B2096" w14:paraId="264AC8FA"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27FC4ADD"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E28</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14D0B8B6"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傳票借貸總額不平衡</w:t>
            </w:r>
          </w:p>
        </w:tc>
      </w:tr>
      <w:tr w:rsidR="008B2096" w:rsidRPr="008B2096" w14:paraId="6E620C40"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1E0CF4C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E29</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7216C3CA"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群組識別號下該幣別傳票總金額與明細行不匹配</w:t>
            </w:r>
          </w:p>
        </w:tc>
      </w:tr>
      <w:tr w:rsidR="008B2096" w:rsidRPr="008B2096" w14:paraId="5B5BF816"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427CD46F"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E30</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49EE706E"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群組識別號下傳票總行數與明細行數不匹配</w:t>
            </w:r>
          </w:p>
        </w:tc>
      </w:tr>
      <w:tr w:rsidR="008B2096" w:rsidRPr="008B2096" w14:paraId="0BEB2BA7"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auto" w:fill="auto"/>
            <w:noWrap/>
            <w:vAlign w:val="center"/>
            <w:hideMark/>
          </w:tcPr>
          <w:p w14:paraId="724952CF"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E31</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01FAC1D8"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總帳中已經存在一張同名且導入成功的傳票</w:t>
            </w:r>
          </w:p>
        </w:tc>
      </w:tr>
      <w:tr w:rsidR="008B2096" w:rsidRPr="008B2096" w14:paraId="4A3C89B1"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auto" w:fill="auto"/>
            <w:noWrap/>
            <w:vAlign w:val="center"/>
            <w:hideMark/>
          </w:tcPr>
          <w:p w14:paraId="57F65147"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E32</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1F98F6B0"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暫存表存在一張正在匯入的傳票</w:t>
            </w:r>
          </w:p>
        </w:tc>
      </w:tr>
      <w:tr w:rsidR="008B2096" w:rsidRPr="008B2096" w14:paraId="20E9C45E"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auto" w:fill="auto"/>
            <w:noWrap/>
            <w:vAlign w:val="center"/>
            <w:hideMark/>
          </w:tcPr>
          <w:p w14:paraId="0F7B1748"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E33</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0038DFAE"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暫存表存在一張最新版本的傳票</w:t>
            </w:r>
          </w:p>
        </w:tc>
      </w:tr>
      <w:tr w:rsidR="008B2096" w:rsidRPr="008B2096" w14:paraId="345D54D0"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auto" w:fill="auto"/>
            <w:noWrap/>
            <w:vAlign w:val="center"/>
            <w:hideMark/>
          </w:tcPr>
          <w:p w14:paraId="431F1FCB"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lastRenderedPageBreak/>
              <w:t>E34</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1C138837"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傳票日期所在總帳期間未處於開啟”或者“預開”的狀態</w:t>
            </w:r>
          </w:p>
        </w:tc>
      </w:tr>
      <w:tr w:rsidR="008B2096" w:rsidRPr="008B2096" w14:paraId="34D6F664"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auto" w:fill="auto"/>
            <w:noWrap/>
            <w:vAlign w:val="center"/>
            <w:hideMark/>
          </w:tcPr>
          <w:p w14:paraId="7B8B7731"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E35</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3068858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傳票日期前一天未設定每日匯率</w:t>
            </w:r>
          </w:p>
        </w:tc>
      </w:tr>
      <w:tr w:rsidR="008B2096" w:rsidRPr="008B2096" w14:paraId="0BAE9B4D"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auto" w:fill="auto"/>
            <w:noWrap/>
            <w:vAlign w:val="center"/>
            <w:hideMark/>
          </w:tcPr>
          <w:p w14:paraId="35B72136"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E36</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4D81E803"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映射科目未正確設定</w:t>
            </w:r>
          </w:p>
        </w:tc>
      </w:tr>
      <w:tr w:rsidR="008B2096" w:rsidRPr="008B2096" w14:paraId="7570B57B"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auto" w:fill="auto"/>
            <w:noWrap/>
            <w:vAlign w:val="center"/>
            <w:hideMark/>
          </w:tcPr>
          <w:p w14:paraId="4488952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E37</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46CE5A73"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帳戶組合獲取失敗</w:t>
            </w:r>
          </w:p>
        </w:tc>
      </w:tr>
      <w:tr w:rsidR="008B2096" w:rsidRPr="008B2096" w14:paraId="0E6AC0B2"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000000" w:fill="FFFFFF"/>
            <w:noWrap/>
            <w:vAlign w:val="center"/>
            <w:hideMark/>
          </w:tcPr>
          <w:p w14:paraId="7FEF295D"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E38</w:t>
            </w:r>
          </w:p>
        </w:tc>
        <w:tc>
          <w:tcPr>
            <w:tcW w:w="4280" w:type="dxa"/>
            <w:gridSpan w:val="4"/>
            <w:tcBorders>
              <w:top w:val="nil"/>
              <w:left w:val="nil"/>
              <w:bottom w:val="single" w:sz="8" w:space="0" w:color="auto"/>
              <w:right w:val="single" w:sz="8" w:space="0" w:color="auto"/>
            </w:tcBorders>
            <w:shd w:val="clear" w:color="000000" w:fill="FFFFFF"/>
            <w:vAlign w:val="center"/>
            <w:hideMark/>
          </w:tcPr>
          <w:p w14:paraId="1512D46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標準傳票匯入程式異常</w:t>
            </w:r>
          </w:p>
        </w:tc>
      </w:tr>
      <w:tr w:rsidR="008B2096" w:rsidRPr="008B2096" w14:paraId="0CCB9181"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auto" w:fill="auto"/>
            <w:noWrap/>
            <w:vAlign w:val="center"/>
            <w:hideMark/>
          </w:tcPr>
          <w:p w14:paraId="306F214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E39</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325BF4D0"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入帳金額為空</w:t>
            </w:r>
          </w:p>
        </w:tc>
      </w:tr>
      <w:tr w:rsidR="008B2096" w:rsidRPr="008B2096" w14:paraId="0A4D1215"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auto" w:fill="auto"/>
            <w:noWrap/>
            <w:vAlign w:val="center"/>
            <w:hideMark/>
          </w:tcPr>
          <w:p w14:paraId="7899AF57"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E40</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3AE8A6A0"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同傳票名稱的平行帳傳票校驗出錯</w:t>
            </w:r>
          </w:p>
        </w:tc>
      </w:tr>
      <w:tr w:rsidR="008B2096" w:rsidRPr="008B2096" w14:paraId="239A7271"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auto" w:fill="auto"/>
            <w:noWrap/>
            <w:vAlign w:val="center"/>
            <w:hideMark/>
          </w:tcPr>
          <w:p w14:paraId="49BB6DD2"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E41</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3670E1FD"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同傳票名稱的平行帳傳票匯入失敗，需要刪除後再次匯入</w:t>
            </w:r>
          </w:p>
        </w:tc>
      </w:tr>
      <w:tr w:rsidR="008B2096" w:rsidRPr="008B2096" w14:paraId="6517E8C5" w14:textId="77777777" w:rsidTr="008B2096">
        <w:trPr>
          <w:gridBefore w:val="1"/>
          <w:gridAfter w:val="4"/>
          <w:wBefore w:w="10" w:type="dxa"/>
          <w:wAfter w:w="6350" w:type="dxa"/>
          <w:trHeight w:val="336"/>
        </w:trPr>
        <w:tc>
          <w:tcPr>
            <w:tcW w:w="960" w:type="dxa"/>
            <w:gridSpan w:val="2"/>
            <w:tcBorders>
              <w:top w:val="nil"/>
              <w:left w:val="single" w:sz="8" w:space="0" w:color="auto"/>
              <w:bottom w:val="single" w:sz="8" w:space="0" w:color="auto"/>
              <w:right w:val="single" w:sz="8" w:space="0" w:color="auto"/>
            </w:tcBorders>
            <w:shd w:val="clear" w:color="auto" w:fill="auto"/>
            <w:noWrap/>
            <w:vAlign w:val="center"/>
            <w:hideMark/>
          </w:tcPr>
          <w:p w14:paraId="7725101F"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E99</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63E86281"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系統未知異常</w:t>
            </w:r>
          </w:p>
        </w:tc>
      </w:tr>
      <w:tr w:rsidR="008B2096" w:rsidRPr="008B2096" w14:paraId="4462DDE6" w14:textId="77777777" w:rsidTr="008B2096">
        <w:trPr>
          <w:gridBefore w:val="1"/>
          <w:gridAfter w:val="4"/>
          <w:wBefore w:w="10" w:type="dxa"/>
          <w:wAfter w:w="6350" w:type="dxa"/>
          <w:trHeight w:val="324"/>
        </w:trPr>
        <w:tc>
          <w:tcPr>
            <w:tcW w:w="960" w:type="dxa"/>
            <w:gridSpan w:val="2"/>
            <w:tcBorders>
              <w:top w:val="nil"/>
              <w:left w:val="nil"/>
              <w:bottom w:val="nil"/>
              <w:right w:val="nil"/>
            </w:tcBorders>
            <w:shd w:val="clear" w:color="auto" w:fill="auto"/>
            <w:noWrap/>
            <w:vAlign w:val="center"/>
            <w:hideMark/>
          </w:tcPr>
          <w:p w14:paraId="6149BBB6" w14:textId="77777777" w:rsidR="008B2096" w:rsidRPr="008B2096" w:rsidRDefault="008B2096" w:rsidP="008B2096">
            <w:pPr>
              <w:widowControl/>
              <w:rPr>
                <w:rFonts w:ascii="標楷體" w:eastAsia="標楷體" w:hAnsi="標楷體" w:cs="新細明體"/>
                <w:color w:val="000000"/>
                <w:kern w:val="0"/>
                <w:sz w:val="17"/>
                <w:szCs w:val="17"/>
              </w:rPr>
            </w:pPr>
          </w:p>
        </w:tc>
        <w:tc>
          <w:tcPr>
            <w:tcW w:w="4280" w:type="dxa"/>
            <w:gridSpan w:val="4"/>
            <w:tcBorders>
              <w:top w:val="nil"/>
              <w:left w:val="nil"/>
              <w:bottom w:val="nil"/>
              <w:right w:val="nil"/>
            </w:tcBorders>
            <w:shd w:val="clear" w:color="auto" w:fill="auto"/>
            <w:noWrap/>
            <w:vAlign w:val="center"/>
            <w:hideMark/>
          </w:tcPr>
          <w:p w14:paraId="64B30F67" w14:textId="77777777" w:rsidR="008B2096" w:rsidRPr="008B2096" w:rsidRDefault="008B2096" w:rsidP="008B2096">
            <w:pPr>
              <w:widowControl/>
              <w:rPr>
                <w:rFonts w:eastAsia="Times New Roman"/>
                <w:kern w:val="0"/>
                <w:sz w:val="20"/>
                <w:szCs w:val="20"/>
              </w:rPr>
            </w:pPr>
          </w:p>
        </w:tc>
      </w:tr>
    </w:tbl>
    <w:p w14:paraId="336B2219" w14:textId="77777777" w:rsidR="008B2096" w:rsidRDefault="008B2096" w:rsidP="00551ED4">
      <w:pPr>
        <w:rPr>
          <w:rFonts w:ascii="標楷體" w:eastAsia="標楷體" w:hAnsi="標楷體"/>
          <w:sz w:val="20"/>
          <w:szCs w:val="20"/>
        </w:rPr>
      </w:pPr>
    </w:p>
    <w:p w14:paraId="1743AD87" w14:textId="77777777" w:rsidR="008F073F" w:rsidRPr="001B18C9" w:rsidRDefault="008F073F" w:rsidP="00551ED4">
      <w:pPr>
        <w:rPr>
          <w:rFonts w:ascii="標楷體" w:eastAsia="標楷體" w:hAnsi="標楷體"/>
          <w:sz w:val="20"/>
          <w:szCs w:val="20"/>
        </w:rPr>
      </w:pPr>
    </w:p>
    <w:p w14:paraId="4039850A" w14:textId="3C47B35F" w:rsidR="00CA2C20" w:rsidRDefault="00CA2C20">
      <w:pPr>
        <w:widowControl/>
        <w:rPr>
          <w:rFonts w:ascii="標楷體" w:eastAsia="標楷體" w:hAnsi="標楷體"/>
        </w:rPr>
      </w:pPr>
      <w:r>
        <w:rPr>
          <w:rFonts w:ascii="標楷體" w:eastAsia="標楷體" w:hAnsi="標楷體"/>
        </w:rPr>
        <w:br w:type="page"/>
      </w:r>
    </w:p>
    <w:p w14:paraId="25B92AFD" w14:textId="77777777" w:rsidR="00551ED4" w:rsidRPr="008F20B5" w:rsidRDefault="00551ED4" w:rsidP="00551ED4">
      <w:pPr>
        <w:rPr>
          <w:rFonts w:ascii="標楷體" w:eastAsia="標楷體" w:hAnsi="標楷體"/>
        </w:rPr>
      </w:pPr>
    </w:p>
    <w:p w14:paraId="1F50F5FA" w14:textId="77777777" w:rsidR="00551ED4" w:rsidRDefault="00551ED4">
      <w:pPr>
        <w:widowControl/>
        <w:rPr>
          <w:rFonts w:ascii="標楷體" w:eastAsia="標楷體" w:hAnsi="標楷體"/>
        </w:rPr>
      </w:pPr>
    </w:p>
    <w:p w14:paraId="794FE11F" w14:textId="48AF3E16" w:rsidR="001B18C9" w:rsidRPr="004A1C2C" w:rsidRDefault="001B18C9" w:rsidP="001B18C9">
      <w:pPr>
        <w:pStyle w:val="3"/>
        <w:spacing w:after="240"/>
        <w:ind w:leftChars="100" w:left="240"/>
        <w:rPr>
          <w:rFonts w:ascii="標楷體" w:hAnsi="標楷體"/>
        </w:rPr>
      </w:pPr>
      <w:bookmarkStart w:id="351" w:name="_Toc140244568"/>
      <w:r>
        <w:rPr>
          <w:rFonts w:ascii="標楷體" w:hAnsi="標楷體" w:cs="新細明體" w:hint="eastAsia"/>
          <w:color w:val="000000"/>
          <w:kern w:val="0"/>
        </w:rPr>
        <w:t>五、I</w:t>
      </w:r>
      <w:r>
        <w:rPr>
          <w:rFonts w:ascii="標楷體" w:hAnsi="標楷體" w:cs="新細明體"/>
          <w:color w:val="000000"/>
          <w:kern w:val="0"/>
        </w:rPr>
        <w:t>nformatica</w:t>
      </w:r>
      <w:bookmarkEnd w:id="351"/>
    </w:p>
    <w:p w14:paraId="087C69D0" w14:textId="08C6EE28" w:rsidR="001B18C9" w:rsidRPr="001B18C9" w:rsidRDefault="001B18C9" w:rsidP="001B18C9">
      <w:pPr>
        <w:pStyle w:val="3"/>
        <w:numPr>
          <w:ilvl w:val="2"/>
          <w:numId w:val="43"/>
        </w:numPr>
        <w:spacing w:before="0"/>
        <w:rPr>
          <w:rFonts w:ascii="標楷體" w:hAnsi="標楷體"/>
          <w:b/>
          <w:sz w:val="20"/>
        </w:rPr>
      </w:pPr>
      <w:bookmarkStart w:id="352" w:name="_Toc140244569"/>
      <w:r w:rsidRPr="008F20B5">
        <w:rPr>
          <w:rFonts w:ascii="標楷體" w:hAnsi="標楷體"/>
          <w:b/>
          <w:szCs w:val="32"/>
        </w:rPr>
        <w:t>L</w:t>
      </w:r>
      <w:r>
        <w:rPr>
          <w:rFonts w:ascii="標楷體" w:hAnsi="標楷體" w:hint="eastAsia"/>
          <w:b/>
          <w:szCs w:val="32"/>
        </w:rPr>
        <w:t>7501房屋貸款餘額查詢</w:t>
      </w:r>
      <w:bookmarkEnd w:id="352"/>
    </w:p>
    <w:p w14:paraId="63C7C0A8" w14:textId="77777777" w:rsidR="001B18C9" w:rsidRDefault="001B18C9" w:rsidP="001B18C9">
      <w:pPr>
        <w:pStyle w:val="40"/>
        <w:rPr>
          <w:rFonts w:ascii="標楷體" w:eastAsiaTheme="minorEastAsia" w:hAnsi="標楷體"/>
          <w:b/>
          <w:bCs/>
          <w:color w:val="000000" w:themeColor="text1"/>
          <w:kern w:val="0"/>
          <w:sz w:val="24"/>
          <w:szCs w:val="24"/>
        </w:rPr>
      </w:pPr>
      <w:r>
        <w:rPr>
          <w:rFonts w:ascii="標楷體" w:hAnsi="標楷體" w:hint="eastAsia"/>
          <w:b/>
          <w:bCs/>
          <w:i/>
          <w:iCs/>
          <w:color w:val="000000" w:themeColor="text1"/>
          <w:sz w:val="24"/>
          <w:szCs w:val="24"/>
        </w:rPr>
        <w:t>WS参數說明</w:t>
      </w:r>
    </w:p>
    <w:p w14:paraId="0136CA66" w14:textId="77777777" w:rsidR="001B18C9" w:rsidRDefault="001B18C9" w:rsidP="001B18C9">
      <w:pPr>
        <w:pStyle w:val="40"/>
        <w:keepNext/>
        <w:keepLines/>
        <w:widowControl/>
        <w:numPr>
          <w:ilvl w:val="0"/>
          <w:numId w:val="46"/>
        </w:numPr>
        <w:snapToGrid/>
        <w:spacing w:before="40"/>
        <w:rPr>
          <w:rFonts w:ascii="標楷體" w:hAnsi="標楷體"/>
          <w:b/>
          <w:bCs/>
          <w:i/>
          <w:iCs/>
          <w:color w:val="000000" w:themeColor="text1"/>
          <w:sz w:val="24"/>
          <w:szCs w:val="24"/>
        </w:rPr>
      </w:pPr>
      <w:r>
        <w:rPr>
          <w:rFonts w:ascii="標楷體" w:hAnsi="標楷體" w:hint="eastAsia"/>
          <w:b/>
          <w:bCs/>
          <w:i/>
          <w:iCs/>
          <w:color w:val="000000" w:themeColor="text1"/>
          <w:sz w:val="24"/>
          <w:szCs w:val="24"/>
        </w:rPr>
        <w:t>Request</w:t>
      </w:r>
      <w:del w:id="353" w:author="簡琦欣" w:date="2023-03-23T15:58:00Z">
        <w:r>
          <w:rPr>
            <w:rFonts w:ascii="標楷體" w:hAnsi="標楷體" w:hint="eastAsia"/>
            <w:b/>
            <w:bCs/>
            <w:i/>
            <w:iCs/>
            <w:color w:val="000000" w:themeColor="text1"/>
            <w:sz w:val="24"/>
            <w:szCs w:val="24"/>
          </w:rPr>
          <w:delText>之P_SUMMARY_TBL</w:delText>
        </w:r>
      </w:del>
      <w:r>
        <w:rPr>
          <w:rFonts w:ascii="標楷體" w:hAnsi="標楷體" w:hint="eastAsia"/>
          <w:b/>
          <w:bCs/>
          <w:i/>
          <w:iCs/>
          <w:color w:val="000000" w:themeColor="text1"/>
          <w:sz w:val="24"/>
          <w:szCs w:val="24"/>
        </w:rPr>
        <w:t>欄位說明</w:t>
      </w:r>
    </w:p>
    <w:p w14:paraId="2DFF5B9C" w14:textId="77777777" w:rsidR="001B18C9" w:rsidRDefault="001B18C9">
      <w:pPr>
        <w:pStyle w:val="40"/>
        <w:keepNext/>
        <w:keepLines/>
        <w:widowControl/>
        <w:numPr>
          <w:ilvl w:val="1"/>
          <w:numId w:val="46"/>
        </w:numPr>
        <w:snapToGrid/>
        <w:spacing w:before="40"/>
        <w:rPr>
          <w:rFonts w:ascii="標楷體" w:hAnsi="標楷體"/>
          <w:b/>
          <w:bCs/>
          <w:i/>
          <w:iCs/>
          <w:color w:val="000000" w:themeColor="text1"/>
          <w:sz w:val="24"/>
          <w:szCs w:val="24"/>
          <w:lang w:eastAsia="zh-CN"/>
        </w:rPr>
        <w:pPrChange w:id="354" w:author="Unknown" w:date="2023-03-29T17:03:00Z">
          <w:pPr>
            <w:pStyle w:val="40"/>
            <w:numPr>
              <w:ilvl w:val="1"/>
              <w:numId w:val="2"/>
            </w:numPr>
            <w:tabs>
              <w:tab w:val="num" w:pos="3053"/>
            </w:tabs>
            <w:ind w:left="480" w:hanging="480"/>
          </w:pPr>
        </w:pPrChange>
      </w:pPr>
      <w:ins w:id="355" w:author="ST1-ChihWei" w:date="2023-03-29T17:03:00Z">
        <w:r>
          <w:rPr>
            <w:rFonts w:ascii="標楷體" w:hAnsi="標楷體"/>
            <w:b/>
            <w:bCs/>
            <w:color w:val="000000" w:themeColor="text1"/>
            <w:sz w:val="24"/>
            <w:szCs w:val="24"/>
            <w:lang w:eastAsia="zh-CN"/>
            <w:rPrChange w:id="356" w:author="Unknown" w:date="2023-03-29T17:04:00Z">
              <w:rPr>
                <w:rFonts w:ascii="新細明體" w:eastAsia="新細明體" w:hAnsi="新細明體"/>
              </w:rPr>
            </w:rPrChange>
          </w:rPr>
          <w:t>R</w:t>
        </w:r>
      </w:ins>
      <w:ins w:id="357" w:author="ST1-ChihWei" w:date="2023-03-29T17:04:00Z">
        <w:r>
          <w:rPr>
            <w:rFonts w:ascii="標楷體" w:hAnsi="標楷體"/>
            <w:b/>
            <w:bCs/>
            <w:color w:val="000000" w:themeColor="text1"/>
            <w:sz w:val="24"/>
            <w:szCs w:val="24"/>
            <w:lang w:eastAsia="zh-CN"/>
            <w:rPrChange w:id="358" w:author="Unknown" w:date="2023-03-29T17:04:00Z">
              <w:rPr/>
            </w:rPrChange>
          </w:rPr>
          <w:t>equest Body</w:t>
        </w:r>
      </w:ins>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435"/>
        <w:gridCol w:w="550"/>
        <w:gridCol w:w="810"/>
        <w:gridCol w:w="4308"/>
      </w:tblGrid>
      <w:tr w:rsidR="001B18C9" w14:paraId="70AC4103" w14:textId="77777777" w:rsidTr="001B18C9">
        <w:trPr>
          <w:cantSplit/>
          <w:trHeight w:val="271"/>
          <w:tblHeader/>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386A3E20" w14:textId="77777777" w:rsidR="001B18C9" w:rsidRDefault="001B18C9">
            <w:pPr>
              <w:pStyle w:val="TableText"/>
              <w:spacing w:line="256" w:lineRule="auto"/>
              <w:jc w:val="center"/>
              <w:rPr>
                <w:b/>
                <w:sz w:val="17"/>
                <w:szCs w:val="17"/>
              </w:rPr>
            </w:pPr>
            <w:r>
              <w:rPr>
                <w:rFonts w:hint="eastAsia"/>
                <w:b/>
                <w:sz w:val="17"/>
                <w:szCs w:val="17"/>
                <w:lang w:eastAsia="zh-TW"/>
              </w:rPr>
              <w:t>#</w:t>
            </w:r>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5EDE176B" w14:textId="77777777" w:rsidR="001B18C9" w:rsidRDefault="001B18C9">
            <w:pPr>
              <w:pStyle w:val="TableText"/>
              <w:spacing w:line="256" w:lineRule="auto"/>
              <w:jc w:val="center"/>
              <w:rPr>
                <w:b/>
                <w:sz w:val="17"/>
                <w:szCs w:val="17"/>
              </w:rPr>
            </w:pPr>
            <w:r>
              <w:rPr>
                <w:rFonts w:hint="eastAsia"/>
                <w:b/>
                <w:sz w:val="17"/>
                <w:szCs w:val="17"/>
                <w:lang w:eastAsia="zh-TW"/>
              </w:rPr>
              <w:t>參數</w:t>
            </w:r>
          </w:p>
        </w:tc>
        <w:tc>
          <w:tcPr>
            <w:tcW w:w="1436" w:type="dxa"/>
            <w:tcBorders>
              <w:top w:val="single" w:sz="12" w:space="0" w:color="auto"/>
              <w:left w:val="single" w:sz="6" w:space="0" w:color="auto"/>
              <w:bottom w:val="single" w:sz="12" w:space="0" w:color="auto"/>
              <w:right w:val="single" w:sz="6" w:space="0" w:color="auto"/>
            </w:tcBorders>
            <w:shd w:val="pct20" w:color="auto" w:fill="auto"/>
            <w:hideMark/>
          </w:tcPr>
          <w:p w14:paraId="09355877" w14:textId="77777777" w:rsidR="001B18C9" w:rsidRDefault="001B18C9">
            <w:pPr>
              <w:pStyle w:val="TableText"/>
              <w:spacing w:line="256" w:lineRule="auto"/>
              <w:jc w:val="center"/>
              <w:rPr>
                <w:b/>
                <w:sz w:val="17"/>
                <w:szCs w:val="17"/>
              </w:rPr>
            </w:pPr>
            <w:r>
              <w:rPr>
                <w:rFonts w:hint="eastAsia"/>
                <w:b/>
                <w:sz w:val="17"/>
                <w:szCs w:val="17"/>
                <w:lang w:eastAsia="zh-TW"/>
              </w:rPr>
              <w:t>類型</w:t>
            </w:r>
          </w:p>
        </w:tc>
        <w:tc>
          <w:tcPr>
            <w:tcW w:w="550" w:type="dxa"/>
            <w:tcBorders>
              <w:top w:val="single" w:sz="12" w:space="0" w:color="auto"/>
              <w:left w:val="single" w:sz="6" w:space="0" w:color="auto"/>
              <w:bottom w:val="single" w:sz="12" w:space="0" w:color="auto"/>
              <w:right w:val="single" w:sz="6" w:space="0" w:color="auto"/>
            </w:tcBorders>
            <w:shd w:val="pct20" w:color="auto" w:fill="auto"/>
            <w:hideMark/>
          </w:tcPr>
          <w:p w14:paraId="5E8F729E" w14:textId="77777777" w:rsidR="001B18C9" w:rsidRDefault="001B18C9">
            <w:pPr>
              <w:pStyle w:val="TableText"/>
              <w:spacing w:line="256" w:lineRule="auto"/>
              <w:jc w:val="center"/>
              <w:rPr>
                <w:b/>
                <w:sz w:val="17"/>
                <w:szCs w:val="17"/>
              </w:rPr>
            </w:pPr>
            <w:r>
              <w:rPr>
                <w:rFonts w:hint="eastAsia"/>
                <w:b/>
                <w:sz w:val="17"/>
                <w:szCs w:val="17"/>
                <w:lang w:eastAsia="zh-TW"/>
              </w:rPr>
              <w:t>必輸</w:t>
            </w:r>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402D09BD" w14:textId="77777777" w:rsidR="001B18C9" w:rsidRDefault="001B18C9">
            <w:pPr>
              <w:pStyle w:val="TableText"/>
              <w:spacing w:line="256" w:lineRule="auto"/>
              <w:jc w:val="center"/>
              <w:rPr>
                <w:b/>
                <w:sz w:val="17"/>
                <w:szCs w:val="17"/>
              </w:rPr>
            </w:pPr>
            <w:r>
              <w:rPr>
                <w:rFonts w:hint="eastAsia"/>
                <w:b/>
                <w:sz w:val="17"/>
                <w:szCs w:val="17"/>
                <w:lang w:eastAsia="zh-TW"/>
              </w:rPr>
              <w:t>In/Out</w:t>
            </w:r>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1ADB788C" w14:textId="77777777" w:rsidR="001B18C9" w:rsidRDefault="001B18C9">
            <w:pPr>
              <w:pStyle w:val="TableText"/>
              <w:spacing w:line="256" w:lineRule="auto"/>
              <w:jc w:val="center"/>
              <w:rPr>
                <w:b/>
                <w:sz w:val="17"/>
                <w:szCs w:val="17"/>
              </w:rPr>
            </w:pPr>
            <w:r>
              <w:rPr>
                <w:rFonts w:hint="eastAsia"/>
                <w:b/>
                <w:sz w:val="17"/>
                <w:szCs w:val="17"/>
                <w:lang w:eastAsia="zh-TW"/>
              </w:rPr>
              <w:t>說明</w:t>
            </w:r>
          </w:p>
        </w:tc>
      </w:tr>
      <w:tr w:rsidR="001B18C9" w14:paraId="29D3C9D4" w14:textId="77777777" w:rsidTr="001B18C9">
        <w:trPr>
          <w:cantSplit/>
          <w:trHeight w:val="55"/>
          <w:tblHeader/>
        </w:trPr>
        <w:tc>
          <w:tcPr>
            <w:tcW w:w="630" w:type="dxa"/>
            <w:tcBorders>
              <w:top w:val="single" w:sz="12" w:space="0" w:color="auto"/>
              <w:left w:val="nil"/>
              <w:bottom w:val="single" w:sz="6" w:space="0" w:color="auto"/>
              <w:right w:val="nil"/>
            </w:tcBorders>
            <w:shd w:val="pct50" w:color="auto" w:fill="auto"/>
          </w:tcPr>
          <w:p w14:paraId="1B470C19" w14:textId="77777777" w:rsidR="001B18C9" w:rsidRDefault="001B18C9">
            <w:pPr>
              <w:pStyle w:val="TableText"/>
              <w:spacing w:line="256" w:lineRule="auto"/>
              <w:jc w:val="center"/>
              <w:rPr>
                <w:b/>
                <w:sz w:val="2"/>
                <w:szCs w:val="2"/>
              </w:rPr>
            </w:pPr>
          </w:p>
        </w:tc>
        <w:tc>
          <w:tcPr>
            <w:tcW w:w="2064" w:type="dxa"/>
            <w:tcBorders>
              <w:top w:val="single" w:sz="12" w:space="0" w:color="auto"/>
              <w:left w:val="nil"/>
              <w:bottom w:val="single" w:sz="6" w:space="0" w:color="auto"/>
              <w:right w:val="nil"/>
            </w:tcBorders>
            <w:shd w:val="pct50" w:color="auto" w:fill="auto"/>
          </w:tcPr>
          <w:p w14:paraId="0FA7E63D" w14:textId="77777777" w:rsidR="001B18C9" w:rsidRDefault="001B18C9">
            <w:pPr>
              <w:pStyle w:val="TableText"/>
              <w:spacing w:line="256" w:lineRule="auto"/>
              <w:jc w:val="center"/>
              <w:rPr>
                <w:b/>
                <w:sz w:val="2"/>
                <w:szCs w:val="2"/>
              </w:rPr>
            </w:pPr>
          </w:p>
        </w:tc>
        <w:tc>
          <w:tcPr>
            <w:tcW w:w="1436" w:type="dxa"/>
            <w:tcBorders>
              <w:top w:val="single" w:sz="12" w:space="0" w:color="auto"/>
              <w:left w:val="nil"/>
              <w:bottom w:val="single" w:sz="6" w:space="0" w:color="auto"/>
              <w:right w:val="nil"/>
            </w:tcBorders>
            <w:shd w:val="pct50" w:color="auto" w:fill="auto"/>
          </w:tcPr>
          <w:p w14:paraId="37386CC1" w14:textId="77777777" w:rsidR="001B18C9" w:rsidRDefault="001B18C9">
            <w:pPr>
              <w:pStyle w:val="TableText"/>
              <w:spacing w:line="256" w:lineRule="auto"/>
              <w:jc w:val="center"/>
              <w:rPr>
                <w:b/>
                <w:sz w:val="2"/>
                <w:szCs w:val="2"/>
              </w:rPr>
            </w:pPr>
          </w:p>
        </w:tc>
        <w:tc>
          <w:tcPr>
            <w:tcW w:w="550" w:type="dxa"/>
            <w:tcBorders>
              <w:top w:val="single" w:sz="12" w:space="0" w:color="auto"/>
              <w:left w:val="nil"/>
              <w:bottom w:val="single" w:sz="6" w:space="0" w:color="auto"/>
              <w:right w:val="nil"/>
            </w:tcBorders>
            <w:shd w:val="pct50" w:color="auto" w:fill="auto"/>
          </w:tcPr>
          <w:p w14:paraId="0AB1039B" w14:textId="77777777" w:rsidR="001B18C9" w:rsidRDefault="001B18C9">
            <w:pPr>
              <w:pStyle w:val="TableText"/>
              <w:spacing w:line="256" w:lineRule="auto"/>
              <w:jc w:val="center"/>
              <w:rPr>
                <w:b/>
                <w:sz w:val="2"/>
                <w:szCs w:val="2"/>
              </w:rPr>
            </w:pPr>
          </w:p>
        </w:tc>
        <w:tc>
          <w:tcPr>
            <w:tcW w:w="810" w:type="dxa"/>
            <w:tcBorders>
              <w:top w:val="single" w:sz="12" w:space="0" w:color="auto"/>
              <w:left w:val="nil"/>
              <w:bottom w:val="single" w:sz="6" w:space="0" w:color="auto"/>
              <w:right w:val="nil"/>
            </w:tcBorders>
            <w:shd w:val="pct50" w:color="auto" w:fill="auto"/>
          </w:tcPr>
          <w:p w14:paraId="43E3FC78" w14:textId="77777777" w:rsidR="001B18C9" w:rsidRDefault="001B18C9">
            <w:pPr>
              <w:pStyle w:val="TableText"/>
              <w:spacing w:line="256" w:lineRule="auto"/>
              <w:jc w:val="center"/>
              <w:rPr>
                <w:b/>
                <w:sz w:val="2"/>
                <w:szCs w:val="2"/>
              </w:rPr>
            </w:pPr>
          </w:p>
        </w:tc>
        <w:tc>
          <w:tcPr>
            <w:tcW w:w="4310" w:type="dxa"/>
            <w:tcBorders>
              <w:top w:val="single" w:sz="12" w:space="0" w:color="auto"/>
              <w:left w:val="nil"/>
              <w:bottom w:val="single" w:sz="6" w:space="0" w:color="auto"/>
              <w:right w:val="nil"/>
            </w:tcBorders>
            <w:shd w:val="pct50" w:color="auto" w:fill="auto"/>
          </w:tcPr>
          <w:p w14:paraId="1C59530D" w14:textId="77777777" w:rsidR="001B18C9" w:rsidRDefault="001B18C9">
            <w:pPr>
              <w:pStyle w:val="TableText"/>
              <w:spacing w:line="256" w:lineRule="auto"/>
              <w:jc w:val="center"/>
              <w:rPr>
                <w:b/>
                <w:sz w:val="2"/>
                <w:szCs w:val="2"/>
              </w:rPr>
            </w:pPr>
          </w:p>
        </w:tc>
      </w:tr>
      <w:tr w:rsidR="001B18C9" w14:paraId="37615A0D" w14:textId="77777777" w:rsidTr="001B18C9">
        <w:trPr>
          <w:cantSplit/>
          <w:trHeight w:val="287"/>
          <w:del w:id="359" w:author="簡琦欣" w:date="2023-03-23T15:56:00Z"/>
        </w:trPr>
        <w:tc>
          <w:tcPr>
            <w:tcW w:w="630" w:type="dxa"/>
            <w:tcBorders>
              <w:top w:val="single" w:sz="6" w:space="0" w:color="auto"/>
              <w:left w:val="single" w:sz="12" w:space="0" w:color="auto"/>
              <w:bottom w:val="single" w:sz="6" w:space="0" w:color="auto"/>
              <w:right w:val="single" w:sz="6" w:space="0" w:color="auto"/>
            </w:tcBorders>
            <w:hideMark/>
          </w:tcPr>
          <w:p w14:paraId="3CF29505" w14:textId="77777777" w:rsidR="001B18C9" w:rsidRDefault="001B18C9">
            <w:pPr>
              <w:pStyle w:val="TableText"/>
              <w:spacing w:line="256" w:lineRule="auto"/>
              <w:rPr>
                <w:del w:id="360" w:author="簡琦欣" w:date="2023-03-23T15:56:00Z"/>
                <w:sz w:val="17"/>
                <w:szCs w:val="17"/>
              </w:rPr>
            </w:pPr>
            <w:del w:id="361" w:author="簡琦欣" w:date="2023-03-23T15:56:00Z">
              <w:r>
                <w:rPr>
                  <w:rFonts w:hint="eastAsia"/>
                  <w:sz w:val="17"/>
                  <w:szCs w:val="17"/>
                </w:rPr>
                <w:delText>1</w:delText>
              </w:r>
            </w:del>
          </w:p>
        </w:tc>
        <w:tc>
          <w:tcPr>
            <w:tcW w:w="2064" w:type="dxa"/>
            <w:tcBorders>
              <w:top w:val="single" w:sz="6" w:space="0" w:color="auto"/>
              <w:left w:val="single" w:sz="6" w:space="0" w:color="auto"/>
              <w:bottom w:val="single" w:sz="6" w:space="0" w:color="auto"/>
              <w:right w:val="single" w:sz="6" w:space="0" w:color="auto"/>
            </w:tcBorders>
            <w:hideMark/>
          </w:tcPr>
          <w:p w14:paraId="414BB3D6" w14:textId="77777777" w:rsidR="001B18C9" w:rsidRDefault="001B18C9">
            <w:pPr>
              <w:pStyle w:val="TableText"/>
              <w:spacing w:line="256" w:lineRule="auto"/>
              <w:rPr>
                <w:del w:id="362" w:author="簡琦欣" w:date="2023-03-23T15:56:00Z"/>
                <w:sz w:val="17"/>
                <w:szCs w:val="17"/>
              </w:rPr>
            </w:pPr>
            <w:del w:id="363" w:author="簡琦欣" w:date="2023-03-23T15:56:00Z">
              <w:r>
                <w:rPr>
                  <w:rFonts w:hint="eastAsia"/>
                  <w:sz w:val="17"/>
                  <w:szCs w:val="17"/>
                </w:rPr>
                <w:delText>P_SUMMARY_TBL</w:delText>
              </w:r>
            </w:del>
          </w:p>
        </w:tc>
        <w:tc>
          <w:tcPr>
            <w:tcW w:w="1436" w:type="dxa"/>
            <w:tcBorders>
              <w:top w:val="single" w:sz="6" w:space="0" w:color="auto"/>
              <w:left w:val="single" w:sz="6" w:space="0" w:color="auto"/>
              <w:bottom w:val="single" w:sz="6" w:space="0" w:color="auto"/>
              <w:right w:val="single" w:sz="6" w:space="0" w:color="auto"/>
            </w:tcBorders>
            <w:hideMark/>
          </w:tcPr>
          <w:p w14:paraId="103EFC7A" w14:textId="77777777" w:rsidR="001B18C9" w:rsidRDefault="001B18C9">
            <w:pPr>
              <w:pStyle w:val="TableText"/>
              <w:spacing w:line="256" w:lineRule="auto"/>
              <w:rPr>
                <w:del w:id="364" w:author="簡琦欣" w:date="2023-03-23T15:56:00Z"/>
                <w:b/>
                <w:sz w:val="17"/>
                <w:szCs w:val="17"/>
                <w:lang w:eastAsia="zh-TW"/>
              </w:rPr>
            </w:pPr>
            <w:del w:id="365" w:author="簡琦欣" w:date="2023-03-23T15:56:00Z">
              <w:r>
                <w:rPr>
                  <w:rFonts w:hint="eastAsia"/>
                  <w:b/>
                  <w:sz w:val="17"/>
                  <w:szCs w:val="17"/>
                  <w:lang w:eastAsia="zh-TW"/>
                </w:rPr>
                <w:delText>Table</w:delText>
              </w:r>
            </w:del>
          </w:p>
        </w:tc>
        <w:tc>
          <w:tcPr>
            <w:tcW w:w="550" w:type="dxa"/>
            <w:tcBorders>
              <w:top w:val="single" w:sz="6" w:space="0" w:color="auto"/>
              <w:left w:val="single" w:sz="6" w:space="0" w:color="auto"/>
              <w:bottom w:val="single" w:sz="6" w:space="0" w:color="auto"/>
              <w:right w:val="single" w:sz="6" w:space="0" w:color="auto"/>
            </w:tcBorders>
            <w:hideMark/>
          </w:tcPr>
          <w:p w14:paraId="5B687EBA" w14:textId="77777777" w:rsidR="001B18C9" w:rsidRDefault="001B18C9">
            <w:pPr>
              <w:pStyle w:val="TableText"/>
              <w:spacing w:line="256" w:lineRule="auto"/>
              <w:rPr>
                <w:del w:id="366" w:author="簡琦欣" w:date="2023-03-23T15:56:00Z"/>
                <w:sz w:val="17"/>
                <w:szCs w:val="17"/>
              </w:rPr>
            </w:pPr>
            <w:del w:id="367" w:author="簡琦欣" w:date="2023-03-23T15:56: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2D29E6E" w14:textId="77777777" w:rsidR="001B18C9" w:rsidRDefault="001B18C9">
            <w:pPr>
              <w:pStyle w:val="TableText"/>
              <w:spacing w:line="256" w:lineRule="auto"/>
              <w:rPr>
                <w:del w:id="368" w:author="簡琦欣" w:date="2023-03-23T15:56:00Z"/>
                <w:sz w:val="17"/>
                <w:szCs w:val="17"/>
              </w:rPr>
            </w:pPr>
            <w:del w:id="369" w:author="簡琦欣" w:date="2023-03-23T15:56: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514BB46" w14:textId="77777777" w:rsidR="001B18C9" w:rsidRDefault="001B18C9">
            <w:pPr>
              <w:pStyle w:val="TableText"/>
              <w:spacing w:line="256" w:lineRule="auto"/>
              <w:rPr>
                <w:del w:id="370" w:author="簡琦欣" w:date="2023-03-23T15:56:00Z"/>
                <w:sz w:val="17"/>
                <w:szCs w:val="17"/>
                <w:lang w:eastAsia="zh-TW"/>
              </w:rPr>
            </w:pPr>
            <w:del w:id="371" w:author="簡琦欣" w:date="2023-03-23T15:56:00Z">
              <w:r>
                <w:rPr>
                  <w:rFonts w:hint="eastAsia"/>
                  <w:sz w:val="17"/>
                  <w:szCs w:val="17"/>
                  <w:lang w:eastAsia="zh-TW"/>
                </w:rPr>
                <w:delText>傳票匯總訊息，詳細欄位如下：</w:delText>
              </w:r>
            </w:del>
          </w:p>
        </w:tc>
      </w:tr>
      <w:tr w:rsidR="001B18C9" w14:paraId="095BD55F" w14:textId="77777777" w:rsidTr="001B18C9">
        <w:trPr>
          <w:cantSplit/>
          <w:trHeight w:val="287"/>
          <w:del w:id="372" w:author="簡琦欣" w:date="2023-03-23T15:56:00Z"/>
        </w:trPr>
        <w:tc>
          <w:tcPr>
            <w:tcW w:w="630" w:type="dxa"/>
            <w:tcBorders>
              <w:top w:val="single" w:sz="6" w:space="0" w:color="auto"/>
              <w:left w:val="single" w:sz="12" w:space="0" w:color="auto"/>
              <w:bottom w:val="single" w:sz="6" w:space="0" w:color="auto"/>
              <w:right w:val="single" w:sz="6" w:space="0" w:color="auto"/>
            </w:tcBorders>
            <w:hideMark/>
          </w:tcPr>
          <w:p w14:paraId="2CC874AC" w14:textId="77777777" w:rsidR="001B18C9" w:rsidRDefault="001B18C9">
            <w:pPr>
              <w:pStyle w:val="TableText"/>
              <w:spacing w:line="256" w:lineRule="auto"/>
              <w:rPr>
                <w:del w:id="373" w:author="簡琦欣" w:date="2023-03-23T15:56:00Z"/>
                <w:sz w:val="17"/>
                <w:szCs w:val="17"/>
                <w:lang w:eastAsia="zh-TW"/>
              </w:rPr>
            </w:pPr>
            <w:del w:id="374" w:author="簡琦欣" w:date="2023-03-23T15:56:00Z">
              <w:r>
                <w:rPr>
                  <w:rFonts w:hint="eastAsia"/>
                  <w:sz w:val="17"/>
                  <w:szCs w:val="17"/>
                </w:rPr>
                <w:delText>1.1</w:delText>
              </w:r>
            </w:del>
          </w:p>
        </w:tc>
        <w:tc>
          <w:tcPr>
            <w:tcW w:w="2064" w:type="dxa"/>
            <w:tcBorders>
              <w:top w:val="single" w:sz="6" w:space="0" w:color="auto"/>
              <w:left w:val="single" w:sz="6" w:space="0" w:color="auto"/>
              <w:bottom w:val="single" w:sz="6" w:space="0" w:color="auto"/>
              <w:right w:val="single" w:sz="6" w:space="0" w:color="auto"/>
            </w:tcBorders>
            <w:hideMark/>
          </w:tcPr>
          <w:p w14:paraId="2130BD0F" w14:textId="77777777" w:rsidR="001B18C9" w:rsidRDefault="001B18C9">
            <w:pPr>
              <w:pStyle w:val="TableText"/>
              <w:spacing w:line="256" w:lineRule="auto"/>
              <w:rPr>
                <w:del w:id="375" w:author="簡琦欣" w:date="2023-03-23T15:56:00Z"/>
                <w:sz w:val="17"/>
                <w:szCs w:val="17"/>
              </w:rPr>
            </w:pPr>
            <w:del w:id="376" w:author="簡琦欣" w:date="2023-03-23T15:56: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GROUP_ID</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65D1A25E" w14:textId="77777777" w:rsidR="001B18C9" w:rsidRDefault="001B18C9">
            <w:pPr>
              <w:pStyle w:val="TableText"/>
              <w:spacing w:line="256" w:lineRule="auto"/>
              <w:rPr>
                <w:del w:id="377" w:author="簡琦欣" w:date="2023-03-23T15:56:00Z"/>
                <w:sz w:val="17"/>
                <w:szCs w:val="17"/>
                <w:lang w:eastAsia="zh-TW"/>
              </w:rPr>
            </w:pPr>
            <w:del w:id="378" w:author="簡琦欣" w:date="2023-03-23T15:56:00Z">
              <w:r>
                <w:rPr>
                  <w:rFonts w:hint="eastAsia"/>
                  <w:sz w:val="17"/>
                  <w:szCs w:val="17"/>
                  <w:lang w:eastAsia="zh-TW"/>
                </w:rPr>
                <w:delText>Number</w:delText>
              </w:r>
            </w:del>
          </w:p>
        </w:tc>
        <w:tc>
          <w:tcPr>
            <w:tcW w:w="550" w:type="dxa"/>
            <w:tcBorders>
              <w:top w:val="single" w:sz="6" w:space="0" w:color="auto"/>
              <w:left w:val="single" w:sz="6" w:space="0" w:color="auto"/>
              <w:bottom w:val="single" w:sz="6" w:space="0" w:color="auto"/>
              <w:right w:val="single" w:sz="6" w:space="0" w:color="auto"/>
            </w:tcBorders>
            <w:hideMark/>
          </w:tcPr>
          <w:p w14:paraId="364ED9A6" w14:textId="77777777" w:rsidR="001B18C9" w:rsidRDefault="001B18C9">
            <w:pPr>
              <w:pStyle w:val="TableText"/>
              <w:spacing w:line="256" w:lineRule="auto"/>
              <w:rPr>
                <w:del w:id="379" w:author="簡琦欣" w:date="2023-03-23T15:56:00Z"/>
                <w:sz w:val="17"/>
                <w:szCs w:val="17"/>
              </w:rPr>
            </w:pPr>
            <w:del w:id="380" w:author="簡琦欣" w:date="2023-03-23T15:56: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A00858E" w14:textId="77777777" w:rsidR="001B18C9" w:rsidRDefault="001B18C9">
            <w:pPr>
              <w:pStyle w:val="TableText"/>
              <w:spacing w:line="256" w:lineRule="auto"/>
              <w:rPr>
                <w:del w:id="381" w:author="簡琦欣" w:date="2023-03-23T15:56:00Z"/>
                <w:sz w:val="17"/>
                <w:szCs w:val="17"/>
              </w:rPr>
            </w:pPr>
            <w:del w:id="382" w:author="簡琦欣" w:date="2023-03-23T15:56: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11060AB" w14:textId="77777777" w:rsidR="001B18C9" w:rsidRDefault="001B18C9">
            <w:pPr>
              <w:pStyle w:val="TableText"/>
              <w:spacing w:line="256" w:lineRule="auto"/>
              <w:rPr>
                <w:del w:id="383" w:author="簡琦欣" w:date="2023-03-23T15:56:00Z"/>
                <w:sz w:val="17"/>
                <w:szCs w:val="17"/>
                <w:lang w:eastAsia="zh-TW"/>
              </w:rPr>
            </w:pPr>
            <w:del w:id="384" w:author="簡琦欣" w:date="2023-03-23T15:56:00Z">
              <w:r>
                <w:rPr>
                  <w:rFonts w:hint="eastAsia"/>
                  <w:sz w:val="17"/>
                  <w:szCs w:val="17"/>
                  <w:lang w:eastAsia="zh-TW"/>
                </w:rPr>
                <w:delText>1.ETL批號(匯出日期YYYYMMDD+3位流水號)</w:delText>
              </w:r>
            </w:del>
          </w:p>
          <w:p w14:paraId="7C594FEB" w14:textId="77777777" w:rsidR="001B18C9" w:rsidRDefault="001B18C9">
            <w:pPr>
              <w:pStyle w:val="TableText"/>
              <w:spacing w:line="256" w:lineRule="auto"/>
              <w:rPr>
                <w:del w:id="385" w:author="簡琦欣" w:date="2023-03-23T15:56:00Z"/>
                <w:sz w:val="17"/>
                <w:szCs w:val="17"/>
                <w:lang w:eastAsia="zh-TW"/>
              </w:rPr>
            </w:pPr>
            <w:del w:id="386" w:author="簡琦欣" w:date="2023-03-23T15:56:00Z">
              <w:r>
                <w:rPr>
                  <w:rFonts w:hint="eastAsia"/>
                  <w:sz w:val="17"/>
                  <w:szCs w:val="17"/>
                  <w:lang w:eastAsia="zh-TW"/>
                </w:rPr>
                <w:delText>2.每次呼叫WS僅一個批號</w:delText>
              </w:r>
            </w:del>
          </w:p>
        </w:tc>
      </w:tr>
      <w:tr w:rsidR="001B18C9" w14:paraId="56099F3A"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23155FAD" w14:textId="77777777" w:rsidR="001B18C9" w:rsidRDefault="001B18C9">
            <w:pPr>
              <w:pStyle w:val="TableText"/>
              <w:spacing w:line="256" w:lineRule="auto"/>
              <w:rPr>
                <w:sz w:val="17"/>
                <w:szCs w:val="17"/>
                <w:lang w:eastAsia="zh-TW"/>
              </w:rPr>
            </w:pPr>
            <w:r>
              <w:rPr>
                <w:rFonts w:hint="eastAsia"/>
                <w:sz w:val="17"/>
                <w:szCs w:val="17"/>
                <w:lang w:eastAsia="zh-TW"/>
              </w:rPr>
              <w:t>1</w:t>
            </w:r>
          </w:p>
        </w:tc>
        <w:tc>
          <w:tcPr>
            <w:tcW w:w="2064" w:type="dxa"/>
            <w:tcBorders>
              <w:top w:val="single" w:sz="6" w:space="0" w:color="auto"/>
              <w:left w:val="single" w:sz="6" w:space="0" w:color="auto"/>
              <w:bottom w:val="single" w:sz="6" w:space="0" w:color="auto"/>
              <w:right w:val="single" w:sz="6" w:space="0" w:color="auto"/>
            </w:tcBorders>
            <w:hideMark/>
          </w:tcPr>
          <w:p w14:paraId="0604323D" w14:textId="77777777" w:rsidR="001B18C9" w:rsidRDefault="001B18C9">
            <w:pPr>
              <w:pStyle w:val="TableText"/>
              <w:spacing w:line="256" w:lineRule="auto"/>
              <w:rPr>
                <w:sz w:val="17"/>
                <w:szCs w:val="17"/>
                <w:lang w:eastAsia="zh-TW"/>
              </w:rPr>
            </w:pPr>
            <w:proofErr w:type="spellStart"/>
            <w:r>
              <w:rPr>
                <w:rFonts w:hint="eastAsia"/>
                <w:sz w:val="17"/>
                <w:szCs w:val="17"/>
                <w:lang w:eastAsia="zh-TW"/>
              </w:rPr>
              <w:t>TellerNo</w:t>
            </w:r>
            <w:proofErr w:type="spellEnd"/>
          </w:p>
        </w:tc>
        <w:tc>
          <w:tcPr>
            <w:tcW w:w="1436" w:type="dxa"/>
            <w:tcBorders>
              <w:top w:val="single" w:sz="6" w:space="0" w:color="auto"/>
              <w:left w:val="single" w:sz="6" w:space="0" w:color="auto"/>
              <w:bottom w:val="single" w:sz="6" w:space="0" w:color="auto"/>
              <w:right w:val="single" w:sz="6" w:space="0" w:color="auto"/>
            </w:tcBorders>
            <w:vAlign w:val="center"/>
            <w:hideMark/>
          </w:tcPr>
          <w:p w14:paraId="6A07FF16" w14:textId="77777777" w:rsidR="001B18C9" w:rsidRDefault="001B18C9">
            <w:pPr>
              <w:pStyle w:val="TableText"/>
              <w:spacing w:line="256" w:lineRule="auto"/>
              <w:rPr>
                <w:sz w:val="17"/>
                <w:szCs w:val="17"/>
                <w:lang w:eastAsia="zh-TW"/>
              </w:rPr>
            </w:pPr>
            <w:r>
              <w:rPr>
                <w:rFonts w:hint="eastAsia"/>
                <w:sz w:val="17"/>
                <w:szCs w:val="17"/>
                <w:lang w:eastAsia="zh-TW"/>
              </w:rPr>
              <w:t>X(6)</w:t>
            </w:r>
          </w:p>
        </w:tc>
        <w:tc>
          <w:tcPr>
            <w:tcW w:w="550" w:type="dxa"/>
            <w:tcBorders>
              <w:top w:val="single" w:sz="6" w:space="0" w:color="auto"/>
              <w:left w:val="single" w:sz="6" w:space="0" w:color="auto"/>
              <w:bottom w:val="single" w:sz="6" w:space="0" w:color="auto"/>
              <w:right w:val="single" w:sz="6" w:space="0" w:color="auto"/>
            </w:tcBorders>
            <w:hideMark/>
          </w:tcPr>
          <w:p w14:paraId="4FD1E048" w14:textId="77777777" w:rsidR="001B18C9" w:rsidRDefault="001B18C9">
            <w:pPr>
              <w:pStyle w:val="TableText"/>
              <w:spacing w:line="256" w:lineRule="auto"/>
              <w:rPr>
                <w:sz w:val="17"/>
                <w:szCs w:val="17"/>
              </w:rPr>
            </w:pPr>
            <w:r>
              <w:rPr>
                <w:rFonts w:hint="eastAsia"/>
                <w:sz w:val="17"/>
                <w:szCs w:val="17"/>
                <w:lang w:eastAsia="zh-TW"/>
              </w:rPr>
              <w:t>YES</w:t>
            </w:r>
          </w:p>
        </w:tc>
        <w:tc>
          <w:tcPr>
            <w:tcW w:w="810" w:type="dxa"/>
            <w:tcBorders>
              <w:top w:val="single" w:sz="6" w:space="0" w:color="auto"/>
              <w:left w:val="single" w:sz="6" w:space="0" w:color="auto"/>
              <w:bottom w:val="single" w:sz="6" w:space="0" w:color="auto"/>
              <w:right w:val="single" w:sz="6" w:space="0" w:color="auto"/>
            </w:tcBorders>
            <w:hideMark/>
          </w:tcPr>
          <w:p w14:paraId="41961C92" w14:textId="77777777" w:rsidR="001B18C9" w:rsidRDefault="001B18C9">
            <w:pPr>
              <w:pStyle w:val="TableText"/>
              <w:spacing w:line="256" w:lineRule="auto"/>
              <w:rPr>
                <w:sz w:val="17"/>
                <w:szCs w:val="17"/>
              </w:rPr>
            </w:pPr>
            <w:r>
              <w:rPr>
                <w:rFonts w:hint="eastAsia"/>
                <w:sz w:val="17"/>
                <w:szCs w:val="17"/>
                <w:lang w:eastAsia="zh-TW"/>
              </w:rPr>
              <w:t>IN</w:t>
            </w:r>
          </w:p>
        </w:tc>
        <w:tc>
          <w:tcPr>
            <w:tcW w:w="4310" w:type="dxa"/>
            <w:tcBorders>
              <w:top w:val="single" w:sz="6" w:space="0" w:color="auto"/>
              <w:left w:val="single" w:sz="6" w:space="0" w:color="auto"/>
              <w:bottom w:val="single" w:sz="6" w:space="0" w:color="auto"/>
              <w:right w:val="single" w:sz="12" w:space="0" w:color="auto"/>
            </w:tcBorders>
            <w:hideMark/>
          </w:tcPr>
          <w:p w14:paraId="36D2F4E4" w14:textId="77777777" w:rsidR="001B18C9" w:rsidRDefault="001B18C9">
            <w:pPr>
              <w:pStyle w:val="TableText"/>
              <w:spacing w:line="256" w:lineRule="auto"/>
              <w:rPr>
                <w:sz w:val="17"/>
                <w:szCs w:val="17"/>
                <w:lang w:eastAsia="zh-TW"/>
              </w:rPr>
            </w:pPr>
            <w:r>
              <w:rPr>
                <w:rFonts w:hint="eastAsia"/>
                <w:sz w:val="17"/>
                <w:szCs w:val="17"/>
                <w:lang w:eastAsia="zh-TW"/>
              </w:rPr>
              <w:t>固定’SKLWEB’</w:t>
            </w:r>
          </w:p>
        </w:tc>
      </w:tr>
      <w:tr w:rsidR="001B18C9" w14:paraId="1F72964B"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4A2E4A16" w14:textId="77777777" w:rsidR="001B18C9" w:rsidRDefault="001B18C9">
            <w:pPr>
              <w:pStyle w:val="TableText"/>
              <w:spacing w:line="256" w:lineRule="auto"/>
              <w:rPr>
                <w:sz w:val="17"/>
                <w:szCs w:val="17"/>
                <w:lang w:eastAsia="zh-TW"/>
              </w:rPr>
            </w:pPr>
            <w:r>
              <w:rPr>
                <w:rFonts w:hint="eastAsia"/>
                <w:sz w:val="17"/>
                <w:szCs w:val="17"/>
              </w:rPr>
              <w:t>2</w:t>
            </w:r>
            <w:del w:id="387" w:author="簡琦欣" w:date="2023-03-23T15:56: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6CDD1BE9" w14:textId="77777777" w:rsidR="001B18C9" w:rsidRDefault="001B18C9">
            <w:pPr>
              <w:pStyle w:val="TableText"/>
              <w:spacing w:line="256" w:lineRule="auto"/>
              <w:rPr>
                <w:sz w:val="17"/>
                <w:szCs w:val="17"/>
              </w:rPr>
            </w:pPr>
            <w:del w:id="388" w:author="簡琦欣" w:date="2023-03-23T16:43:00Z">
              <w:r>
                <w:rPr>
                  <w:rFonts w:hint="eastAsia"/>
                  <w:sz w:val="17"/>
                  <w:szCs w:val="17"/>
                  <w:lang w:eastAsia="zh-TW"/>
                </w:rPr>
                <w:delText>└</w:delText>
              </w:r>
            </w:del>
            <w:proofErr w:type="spellStart"/>
            <w:ins w:id="389" w:author="簡琦欣" w:date="2023-03-23T15:57:00Z">
              <w:r>
                <w:rPr>
                  <w:rFonts w:hint="eastAsia"/>
                  <w:sz w:val="17"/>
                  <w:szCs w:val="17"/>
                </w:rPr>
                <w:t>CustId</w:t>
              </w:r>
            </w:ins>
            <w:proofErr w:type="spellEnd"/>
            <w:del w:id="390" w:author="簡琦欣" w:date="2023-03-23T15:57:00Z">
              <w:r>
                <w:rPr>
                  <w:rFonts w:hint="eastAsia"/>
                  <w:sz w:val="17"/>
                  <w:szCs w:val="17"/>
                  <w:lang w:eastAsia="zh-TW"/>
                </w:rPr>
                <w:delText>BATCH_DATE</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7984A563" w14:textId="77777777" w:rsidR="001B18C9" w:rsidRDefault="001B18C9">
            <w:pPr>
              <w:pStyle w:val="TableText"/>
              <w:spacing w:line="256" w:lineRule="auto"/>
              <w:rPr>
                <w:sz w:val="17"/>
                <w:szCs w:val="17"/>
                <w:lang w:eastAsia="zh-TW"/>
              </w:rPr>
            </w:pPr>
            <w:r>
              <w:rPr>
                <w:rFonts w:hint="eastAsia"/>
                <w:sz w:val="17"/>
                <w:szCs w:val="17"/>
                <w:lang w:eastAsia="zh-TW"/>
              </w:rPr>
              <w:t>X(</w:t>
            </w:r>
            <w:ins w:id="391" w:author="簡琦欣" w:date="2023-03-23T15:57:00Z">
              <w:r>
                <w:rPr>
                  <w:rFonts w:hint="eastAsia"/>
                  <w:sz w:val="17"/>
                  <w:szCs w:val="17"/>
                  <w:lang w:eastAsia="zh-TW"/>
                </w:rPr>
                <w:t>10</w:t>
              </w:r>
            </w:ins>
            <w:del w:id="392" w:author="簡琦欣" w:date="2023-03-23T15:57:00Z">
              <w:r>
                <w:rPr>
                  <w:rFonts w:hint="eastAsia"/>
                  <w:sz w:val="17"/>
                  <w:szCs w:val="17"/>
                  <w:lang w:eastAsia="zh-TW"/>
                </w:rPr>
                <w:delText>8</w:delText>
              </w:r>
            </w:del>
            <w:r>
              <w:rPr>
                <w:rFonts w:hint="eastAsia"/>
                <w:sz w:val="17"/>
                <w:szCs w:val="17"/>
                <w:lang w:eastAsia="zh-TW"/>
              </w:rPr>
              <w:t>）</w:t>
            </w:r>
          </w:p>
        </w:tc>
        <w:tc>
          <w:tcPr>
            <w:tcW w:w="550" w:type="dxa"/>
            <w:tcBorders>
              <w:top w:val="single" w:sz="6" w:space="0" w:color="auto"/>
              <w:left w:val="single" w:sz="6" w:space="0" w:color="auto"/>
              <w:bottom w:val="single" w:sz="6" w:space="0" w:color="auto"/>
              <w:right w:val="single" w:sz="6" w:space="0" w:color="auto"/>
            </w:tcBorders>
            <w:hideMark/>
          </w:tcPr>
          <w:p w14:paraId="70C9CEF5" w14:textId="77777777" w:rsidR="001B18C9" w:rsidRDefault="001B18C9">
            <w:pPr>
              <w:pStyle w:val="TableText"/>
              <w:spacing w:line="256" w:lineRule="auto"/>
              <w:rPr>
                <w:sz w:val="17"/>
                <w:szCs w:val="17"/>
              </w:rPr>
            </w:pPr>
            <w:r>
              <w:rPr>
                <w:rFonts w:hint="eastAsia"/>
                <w:sz w:val="17"/>
                <w:szCs w:val="17"/>
              </w:rPr>
              <w:t>Yes</w:t>
            </w:r>
          </w:p>
        </w:tc>
        <w:tc>
          <w:tcPr>
            <w:tcW w:w="810" w:type="dxa"/>
            <w:tcBorders>
              <w:top w:val="single" w:sz="6" w:space="0" w:color="auto"/>
              <w:left w:val="single" w:sz="6" w:space="0" w:color="auto"/>
              <w:bottom w:val="single" w:sz="6" w:space="0" w:color="auto"/>
              <w:right w:val="single" w:sz="6" w:space="0" w:color="auto"/>
            </w:tcBorders>
            <w:hideMark/>
          </w:tcPr>
          <w:p w14:paraId="091580EC" w14:textId="77777777" w:rsidR="001B18C9" w:rsidRDefault="001B18C9">
            <w:pPr>
              <w:pStyle w:val="TableText"/>
              <w:spacing w:line="256" w:lineRule="auto"/>
              <w:rPr>
                <w:sz w:val="17"/>
                <w:szCs w:val="17"/>
              </w:rPr>
            </w:pPr>
            <w:r>
              <w:rPr>
                <w:rFonts w:hint="eastAsia"/>
                <w:sz w:val="17"/>
                <w:szCs w:val="17"/>
              </w:rPr>
              <w:t>In</w:t>
            </w:r>
          </w:p>
        </w:tc>
        <w:tc>
          <w:tcPr>
            <w:tcW w:w="4310" w:type="dxa"/>
            <w:tcBorders>
              <w:top w:val="single" w:sz="6" w:space="0" w:color="auto"/>
              <w:left w:val="single" w:sz="6" w:space="0" w:color="auto"/>
              <w:bottom w:val="single" w:sz="6" w:space="0" w:color="auto"/>
              <w:right w:val="single" w:sz="12" w:space="0" w:color="auto"/>
            </w:tcBorders>
            <w:hideMark/>
          </w:tcPr>
          <w:p w14:paraId="18FF9136" w14:textId="77777777" w:rsidR="001B18C9" w:rsidRDefault="001B18C9">
            <w:pPr>
              <w:pStyle w:val="TableText"/>
              <w:spacing w:line="256" w:lineRule="auto"/>
              <w:rPr>
                <w:sz w:val="17"/>
                <w:szCs w:val="17"/>
                <w:lang w:eastAsia="zh-TW"/>
              </w:rPr>
            </w:pPr>
            <w:ins w:id="393" w:author="簡琦欣" w:date="2023-03-23T16:01:00Z">
              <w:r>
                <w:rPr>
                  <w:rFonts w:hint="eastAsia"/>
                  <w:sz w:val="17"/>
                  <w:szCs w:val="17"/>
                  <w:lang w:eastAsia="zh-TW"/>
                </w:rPr>
                <w:t>身份證字號/統一編號</w:t>
              </w:r>
            </w:ins>
            <w:del w:id="394" w:author="簡琦欣" w:date="2023-03-23T15:57:00Z">
              <w:r>
                <w:rPr>
                  <w:rFonts w:hint="eastAsia"/>
                  <w:sz w:val="17"/>
                  <w:szCs w:val="17"/>
                  <w:lang w:eastAsia="zh-TW"/>
                </w:rPr>
                <w:delText>批次匯出日期（YYYYMMDD）</w:delText>
              </w:r>
            </w:del>
          </w:p>
        </w:tc>
      </w:tr>
      <w:tr w:rsidR="001B18C9" w14:paraId="7EB3D824" w14:textId="77777777" w:rsidTr="001B18C9">
        <w:trPr>
          <w:cantSplit/>
          <w:trHeight w:val="287"/>
          <w:del w:id="395"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09FC6E47" w14:textId="77777777" w:rsidR="001B18C9" w:rsidRDefault="001B18C9">
            <w:pPr>
              <w:pStyle w:val="TableText"/>
              <w:spacing w:line="256" w:lineRule="auto"/>
              <w:rPr>
                <w:del w:id="396" w:author="簡琦欣" w:date="2023-03-23T15:58:00Z"/>
                <w:sz w:val="17"/>
                <w:szCs w:val="17"/>
                <w:lang w:eastAsia="zh-TW"/>
              </w:rPr>
            </w:pPr>
            <w:del w:id="397" w:author="簡琦欣" w:date="2023-03-23T15:58:00Z">
              <w:r>
                <w:rPr>
                  <w:rFonts w:hint="eastAsia"/>
                  <w:sz w:val="17"/>
                  <w:szCs w:val="17"/>
                </w:rPr>
                <w:delText>1.3</w:delText>
              </w:r>
            </w:del>
          </w:p>
        </w:tc>
        <w:tc>
          <w:tcPr>
            <w:tcW w:w="2064" w:type="dxa"/>
            <w:tcBorders>
              <w:top w:val="single" w:sz="6" w:space="0" w:color="auto"/>
              <w:left w:val="single" w:sz="6" w:space="0" w:color="auto"/>
              <w:bottom w:val="single" w:sz="6" w:space="0" w:color="auto"/>
              <w:right w:val="single" w:sz="6" w:space="0" w:color="auto"/>
            </w:tcBorders>
            <w:hideMark/>
          </w:tcPr>
          <w:p w14:paraId="341F41A8" w14:textId="77777777" w:rsidR="001B18C9" w:rsidRDefault="001B18C9">
            <w:pPr>
              <w:pStyle w:val="TableText"/>
              <w:spacing w:line="256" w:lineRule="auto"/>
              <w:rPr>
                <w:del w:id="398" w:author="簡琦欣" w:date="2023-03-23T15:58:00Z"/>
                <w:sz w:val="17"/>
                <w:szCs w:val="17"/>
              </w:rPr>
            </w:pPr>
            <w:del w:id="399"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JE_SOURCE_NAME</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2E2695C9" w14:textId="77777777" w:rsidR="001B18C9" w:rsidRDefault="001B18C9">
            <w:pPr>
              <w:pStyle w:val="TableText"/>
              <w:spacing w:line="256" w:lineRule="auto"/>
              <w:rPr>
                <w:del w:id="400" w:author="簡琦欣" w:date="2023-03-23T15:58:00Z"/>
                <w:sz w:val="17"/>
                <w:szCs w:val="17"/>
                <w:lang w:eastAsia="zh-TW"/>
              </w:rPr>
            </w:pPr>
            <w:del w:id="401" w:author="簡琦欣" w:date="2023-03-23T15:58:00Z">
              <w:r>
                <w:rPr>
                  <w:rFonts w:hint="eastAsia"/>
                  <w:sz w:val="17"/>
                  <w:szCs w:val="17"/>
                  <w:lang w:eastAsia="zh-TW"/>
                </w:rPr>
                <w:delText>Varchar2(2）</w:delText>
              </w:r>
            </w:del>
          </w:p>
        </w:tc>
        <w:tc>
          <w:tcPr>
            <w:tcW w:w="550" w:type="dxa"/>
            <w:tcBorders>
              <w:top w:val="single" w:sz="6" w:space="0" w:color="auto"/>
              <w:left w:val="single" w:sz="6" w:space="0" w:color="auto"/>
              <w:bottom w:val="single" w:sz="6" w:space="0" w:color="auto"/>
              <w:right w:val="single" w:sz="6" w:space="0" w:color="auto"/>
            </w:tcBorders>
            <w:hideMark/>
          </w:tcPr>
          <w:p w14:paraId="194D0C00" w14:textId="77777777" w:rsidR="001B18C9" w:rsidRDefault="001B18C9">
            <w:pPr>
              <w:pStyle w:val="TableText"/>
              <w:spacing w:line="256" w:lineRule="auto"/>
              <w:rPr>
                <w:del w:id="402" w:author="簡琦欣" w:date="2023-03-23T15:58:00Z"/>
                <w:sz w:val="17"/>
                <w:szCs w:val="17"/>
              </w:rPr>
            </w:pPr>
            <w:del w:id="403"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BD21685" w14:textId="77777777" w:rsidR="001B18C9" w:rsidRDefault="001B18C9">
            <w:pPr>
              <w:pStyle w:val="TableText"/>
              <w:spacing w:line="256" w:lineRule="auto"/>
              <w:rPr>
                <w:del w:id="404" w:author="簡琦欣" w:date="2023-03-23T15:58:00Z"/>
                <w:sz w:val="17"/>
                <w:szCs w:val="17"/>
              </w:rPr>
            </w:pPr>
            <w:del w:id="405" w:author="簡琦欣" w:date="2023-03-23T15:5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5B6C0D7" w14:textId="77777777" w:rsidR="001B18C9" w:rsidRDefault="001B18C9">
            <w:pPr>
              <w:pStyle w:val="TableText"/>
              <w:spacing w:line="256" w:lineRule="auto"/>
              <w:rPr>
                <w:del w:id="406" w:author="簡琦欣" w:date="2023-03-23T15:58:00Z"/>
                <w:sz w:val="17"/>
                <w:szCs w:val="17"/>
                <w:lang w:eastAsia="zh-TW"/>
              </w:rPr>
            </w:pPr>
            <w:del w:id="407" w:author="簡琦欣" w:date="2023-03-23T15:58:00Z">
              <w:r>
                <w:rPr>
                  <w:rFonts w:hint="eastAsia"/>
                  <w:sz w:val="17"/>
                  <w:szCs w:val="17"/>
                  <w:lang w:eastAsia="zh-TW"/>
                </w:rPr>
                <w:delText>系統來源別(名稱限八個中文字)</w:delText>
              </w:r>
            </w:del>
          </w:p>
          <w:p w14:paraId="4F10A762" w14:textId="77777777" w:rsidR="001B18C9" w:rsidRDefault="001B18C9">
            <w:pPr>
              <w:pStyle w:val="TableText"/>
              <w:spacing w:line="256" w:lineRule="auto"/>
              <w:rPr>
                <w:del w:id="408" w:author="簡琦欣" w:date="2023-03-23T15:58:00Z"/>
                <w:sz w:val="17"/>
                <w:szCs w:val="17"/>
                <w:lang w:eastAsia="zh-TW"/>
              </w:rPr>
            </w:pPr>
            <w:del w:id="409" w:author="簡琦欣" w:date="2023-03-23T15:58:00Z">
              <w:r>
                <w:rPr>
                  <w:rFonts w:hint="eastAsia"/>
                  <w:sz w:val="17"/>
                  <w:szCs w:val="17"/>
                  <w:lang w:eastAsia="zh-TW"/>
                </w:rPr>
                <w:delText>PL:壽險核心系統</w:delText>
              </w:r>
            </w:del>
          </w:p>
          <w:p w14:paraId="4CF24C0B" w14:textId="77777777" w:rsidR="001B18C9" w:rsidRDefault="001B18C9">
            <w:pPr>
              <w:pStyle w:val="TableText"/>
              <w:spacing w:line="256" w:lineRule="auto"/>
              <w:rPr>
                <w:del w:id="410" w:author="簡琦欣" w:date="2023-03-23T15:58:00Z"/>
                <w:sz w:val="17"/>
                <w:szCs w:val="17"/>
                <w:lang w:eastAsia="zh-TW"/>
              </w:rPr>
            </w:pPr>
            <w:del w:id="411" w:author="簡琦欣" w:date="2023-03-23T15:58:00Z">
              <w:r>
                <w:rPr>
                  <w:rFonts w:hint="eastAsia"/>
                  <w:sz w:val="17"/>
                  <w:szCs w:val="17"/>
                  <w:lang w:eastAsia="zh-TW"/>
                </w:rPr>
                <w:delText>BE:預算暨費用系統</w:delText>
              </w:r>
            </w:del>
          </w:p>
          <w:p w14:paraId="065C1BFD" w14:textId="77777777" w:rsidR="001B18C9" w:rsidRDefault="001B18C9">
            <w:pPr>
              <w:pStyle w:val="TableText"/>
              <w:spacing w:line="256" w:lineRule="auto"/>
              <w:rPr>
                <w:del w:id="412" w:author="簡琦欣" w:date="2023-03-23T15:58:00Z"/>
                <w:sz w:val="17"/>
                <w:szCs w:val="17"/>
                <w:lang w:eastAsia="zh-TW"/>
              </w:rPr>
            </w:pPr>
            <w:del w:id="413" w:author="簡琦欣" w:date="2023-03-23T15:58:00Z">
              <w:r>
                <w:rPr>
                  <w:rFonts w:hint="eastAsia"/>
                  <w:sz w:val="17"/>
                  <w:szCs w:val="17"/>
                  <w:lang w:eastAsia="zh-TW"/>
                </w:rPr>
                <w:delText>LN:放款帳務系統</w:delText>
              </w:r>
            </w:del>
          </w:p>
          <w:p w14:paraId="16AA7229" w14:textId="77777777" w:rsidR="001B18C9" w:rsidRDefault="001B18C9">
            <w:pPr>
              <w:pStyle w:val="TableText"/>
              <w:spacing w:line="256" w:lineRule="auto"/>
              <w:rPr>
                <w:del w:id="414" w:author="簡琦欣" w:date="2023-03-23T15:58:00Z"/>
                <w:sz w:val="17"/>
                <w:szCs w:val="17"/>
                <w:lang w:eastAsia="zh-TW"/>
              </w:rPr>
            </w:pPr>
            <w:del w:id="415" w:author="簡琦欣" w:date="2023-03-23T15:58:00Z">
              <w:r>
                <w:rPr>
                  <w:rFonts w:hint="eastAsia"/>
                  <w:sz w:val="17"/>
                  <w:szCs w:val="17"/>
                  <w:lang w:eastAsia="zh-TW"/>
                </w:rPr>
                <w:delText>RP:不動產系統</w:delText>
              </w:r>
            </w:del>
          </w:p>
          <w:p w14:paraId="23EA39AE" w14:textId="77777777" w:rsidR="001B18C9" w:rsidRDefault="001B18C9">
            <w:pPr>
              <w:pStyle w:val="TableText"/>
              <w:spacing w:line="256" w:lineRule="auto"/>
              <w:rPr>
                <w:del w:id="416" w:author="簡琦欣" w:date="2023-03-23T15:58:00Z"/>
                <w:sz w:val="17"/>
                <w:szCs w:val="17"/>
                <w:lang w:eastAsia="zh-TW"/>
              </w:rPr>
            </w:pPr>
            <w:del w:id="417" w:author="簡琦欣" w:date="2023-03-23T15:58:00Z">
              <w:r>
                <w:rPr>
                  <w:rFonts w:hint="eastAsia"/>
                  <w:sz w:val="17"/>
                  <w:szCs w:val="17"/>
                  <w:lang w:eastAsia="zh-TW"/>
                </w:rPr>
                <w:delText>PA:動產系統</w:delText>
              </w:r>
            </w:del>
          </w:p>
          <w:p w14:paraId="6BB3972F" w14:textId="77777777" w:rsidR="001B18C9" w:rsidRDefault="001B18C9">
            <w:pPr>
              <w:pStyle w:val="TableText"/>
              <w:spacing w:line="256" w:lineRule="auto"/>
              <w:rPr>
                <w:del w:id="418" w:author="簡琦欣" w:date="2023-03-23T15:58:00Z"/>
                <w:sz w:val="17"/>
                <w:szCs w:val="17"/>
                <w:lang w:eastAsia="zh-TW"/>
              </w:rPr>
            </w:pPr>
            <w:del w:id="419" w:author="簡琦欣" w:date="2023-03-23T15:58:00Z">
              <w:r>
                <w:rPr>
                  <w:rFonts w:hint="eastAsia"/>
                  <w:sz w:val="17"/>
                  <w:szCs w:val="17"/>
                  <w:lang w:eastAsia="zh-TW"/>
                </w:rPr>
                <w:delText>LE:IFRS16 租賃系統</w:delText>
              </w:r>
            </w:del>
          </w:p>
          <w:p w14:paraId="63BBD125" w14:textId="77777777" w:rsidR="001B18C9" w:rsidRDefault="001B18C9">
            <w:pPr>
              <w:pStyle w:val="TableText"/>
              <w:spacing w:line="256" w:lineRule="auto"/>
              <w:rPr>
                <w:del w:id="420" w:author="簡琦欣" w:date="2023-03-23T15:58:00Z"/>
                <w:sz w:val="17"/>
                <w:szCs w:val="17"/>
                <w:lang w:eastAsia="zh-TW"/>
              </w:rPr>
            </w:pPr>
            <w:del w:id="421" w:author="簡琦欣" w:date="2023-03-23T15:58:00Z">
              <w:r>
                <w:rPr>
                  <w:rFonts w:hint="eastAsia"/>
                  <w:sz w:val="17"/>
                  <w:szCs w:val="17"/>
                  <w:lang w:eastAsia="zh-TW"/>
                </w:rPr>
                <w:delText>IA:國內帳務-資金課</w:delText>
              </w:r>
            </w:del>
          </w:p>
          <w:p w14:paraId="37536803" w14:textId="77777777" w:rsidR="001B18C9" w:rsidRDefault="001B18C9">
            <w:pPr>
              <w:pStyle w:val="TableText"/>
              <w:spacing w:line="256" w:lineRule="auto"/>
              <w:rPr>
                <w:del w:id="422" w:author="簡琦欣" w:date="2023-03-23T15:58:00Z"/>
                <w:sz w:val="17"/>
                <w:szCs w:val="17"/>
                <w:lang w:eastAsia="zh-TW"/>
              </w:rPr>
            </w:pPr>
            <w:del w:id="423" w:author="簡琦欣" w:date="2023-03-23T15:58:00Z">
              <w:r>
                <w:rPr>
                  <w:rFonts w:hint="eastAsia"/>
                  <w:sz w:val="17"/>
                  <w:szCs w:val="17"/>
                  <w:lang w:eastAsia="zh-TW"/>
                </w:rPr>
                <w:delText>IB:國內帳務-資運課</w:delText>
              </w:r>
            </w:del>
          </w:p>
          <w:p w14:paraId="15CA0054" w14:textId="77777777" w:rsidR="001B18C9" w:rsidRDefault="001B18C9">
            <w:pPr>
              <w:pStyle w:val="TableText"/>
              <w:spacing w:line="256" w:lineRule="auto"/>
              <w:rPr>
                <w:del w:id="424" w:author="簡琦欣" w:date="2023-03-23T15:58:00Z"/>
                <w:sz w:val="17"/>
                <w:szCs w:val="17"/>
                <w:lang w:eastAsia="zh-TW"/>
              </w:rPr>
            </w:pPr>
            <w:del w:id="425" w:author="簡琦欣" w:date="2023-03-23T15:58:00Z">
              <w:r>
                <w:rPr>
                  <w:rFonts w:hint="eastAsia"/>
                  <w:sz w:val="17"/>
                  <w:szCs w:val="17"/>
                  <w:lang w:eastAsia="zh-TW"/>
                </w:rPr>
                <w:delText>IC:國內帳務-財管課</w:delText>
              </w:r>
            </w:del>
          </w:p>
          <w:p w14:paraId="017B43B4" w14:textId="77777777" w:rsidR="001B18C9" w:rsidRDefault="001B18C9">
            <w:pPr>
              <w:pStyle w:val="TableText"/>
              <w:spacing w:line="256" w:lineRule="auto"/>
              <w:rPr>
                <w:del w:id="426" w:author="簡琦欣" w:date="2023-03-23T15:58:00Z"/>
                <w:sz w:val="17"/>
                <w:szCs w:val="17"/>
                <w:lang w:eastAsia="zh-TW"/>
              </w:rPr>
            </w:pPr>
            <w:del w:id="427" w:author="簡琦欣" w:date="2023-03-23T15:58:00Z">
              <w:r>
                <w:rPr>
                  <w:rFonts w:hint="eastAsia"/>
                  <w:sz w:val="17"/>
                  <w:szCs w:val="17"/>
                  <w:lang w:eastAsia="zh-TW"/>
                </w:rPr>
                <w:delText>ID:國內帳務-投會課</w:delText>
              </w:r>
            </w:del>
          </w:p>
          <w:p w14:paraId="70E0F1CE" w14:textId="77777777" w:rsidR="001B18C9" w:rsidRDefault="001B18C9">
            <w:pPr>
              <w:pStyle w:val="TableText"/>
              <w:spacing w:line="256" w:lineRule="auto"/>
              <w:rPr>
                <w:del w:id="428" w:author="簡琦欣" w:date="2023-03-23T15:58:00Z"/>
                <w:sz w:val="17"/>
                <w:szCs w:val="17"/>
                <w:lang w:eastAsia="zh-TW"/>
              </w:rPr>
            </w:pPr>
            <w:del w:id="429" w:author="簡琦欣" w:date="2023-03-23T15:58:00Z">
              <w:r>
                <w:rPr>
                  <w:rFonts w:hint="eastAsia"/>
                  <w:sz w:val="17"/>
                  <w:szCs w:val="17"/>
                  <w:lang w:eastAsia="zh-TW"/>
                </w:rPr>
                <w:delText>EA:國外投資帳務系統</w:delText>
              </w:r>
            </w:del>
          </w:p>
          <w:p w14:paraId="00A96C7E" w14:textId="77777777" w:rsidR="001B18C9" w:rsidRDefault="001B18C9">
            <w:pPr>
              <w:pStyle w:val="TableText"/>
              <w:spacing w:line="256" w:lineRule="auto"/>
              <w:rPr>
                <w:del w:id="430" w:author="簡琦欣" w:date="2023-03-23T15:58:00Z"/>
                <w:sz w:val="17"/>
                <w:szCs w:val="17"/>
                <w:lang w:eastAsia="zh-TW"/>
              </w:rPr>
            </w:pPr>
            <w:del w:id="431" w:author="簡琦欣" w:date="2023-03-23T15:58:00Z">
              <w:r>
                <w:rPr>
                  <w:rFonts w:hint="eastAsia"/>
                  <w:sz w:val="17"/>
                  <w:szCs w:val="17"/>
                  <w:lang w:eastAsia="zh-TW"/>
                </w:rPr>
                <w:delText>CE:IFRS17計算引擎</w:delText>
              </w:r>
            </w:del>
          </w:p>
        </w:tc>
      </w:tr>
      <w:tr w:rsidR="001B18C9" w14:paraId="11AFE611" w14:textId="77777777" w:rsidTr="001B18C9">
        <w:trPr>
          <w:cantSplit/>
          <w:trHeight w:val="287"/>
          <w:del w:id="432"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5477CA06" w14:textId="77777777" w:rsidR="001B18C9" w:rsidRDefault="001B18C9">
            <w:pPr>
              <w:pStyle w:val="TableText"/>
              <w:spacing w:line="256" w:lineRule="auto"/>
              <w:rPr>
                <w:del w:id="433" w:author="簡琦欣" w:date="2023-03-23T15:58:00Z"/>
                <w:sz w:val="17"/>
                <w:szCs w:val="17"/>
                <w:lang w:eastAsia="zh-TW"/>
              </w:rPr>
            </w:pPr>
            <w:del w:id="434" w:author="簡琦欣" w:date="2023-03-23T15:58:00Z">
              <w:r>
                <w:rPr>
                  <w:rFonts w:hint="eastAsia"/>
                  <w:sz w:val="17"/>
                  <w:szCs w:val="17"/>
                </w:rPr>
                <w:delText>1.4</w:delText>
              </w:r>
            </w:del>
          </w:p>
        </w:tc>
        <w:tc>
          <w:tcPr>
            <w:tcW w:w="2064" w:type="dxa"/>
            <w:tcBorders>
              <w:top w:val="single" w:sz="6" w:space="0" w:color="auto"/>
              <w:left w:val="single" w:sz="6" w:space="0" w:color="auto"/>
              <w:bottom w:val="single" w:sz="6" w:space="0" w:color="auto"/>
              <w:right w:val="single" w:sz="6" w:space="0" w:color="auto"/>
            </w:tcBorders>
            <w:hideMark/>
          </w:tcPr>
          <w:p w14:paraId="128E319B" w14:textId="77777777" w:rsidR="001B18C9" w:rsidRDefault="001B18C9">
            <w:pPr>
              <w:pStyle w:val="TableText"/>
              <w:spacing w:line="256" w:lineRule="auto"/>
              <w:rPr>
                <w:del w:id="435" w:author="簡琦欣" w:date="2023-03-23T15:58:00Z"/>
                <w:sz w:val="17"/>
                <w:szCs w:val="17"/>
              </w:rPr>
            </w:pPr>
            <w:del w:id="436"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TOTAL_LINES</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7411D096" w14:textId="77777777" w:rsidR="001B18C9" w:rsidRDefault="001B18C9">
            <w:pPr>
              <w:pStyle w:val="TableText"/>
              <w:spacing w:line="256" w:lineRule="auto"/>
              <w:rPr>
                <w:del w:id="437" w:author="簡琦欣" w:date="2023-03-23T15:58:00Z"/>
                <w:sz w:val="17"/>
                <w:szCs w:val="17"/>
                <w:lang w:eastAsia="zh-TW"/>
              </w:rPr>
            </w:pPr>
            <w:del w:id="438" w:author="簡琦欣" w:date="2023-03-23T15:58:00Z">
              <w:r>
                <w:rPr>
                  <w:rFonts w:hint="eastAsia"/>
                  <w:sz w:val="17"/>
                  <w:szCs w:val="17"/>
                  <w:lang w:eastAsia="zh-TW"/>
                </w:rPr>
                <w:delText>Number</w:delText>
              </w:r>
            </w:del>
          </w:p>
        </w:tc>
        <w:tc>
          <w:tcPr>
            <w:tcW w:w="550" w:type="dxa"/>
            <w:tcBorders>
              <w:top w:val="single" w:sz="6" w:space="0" w:color="auto"/>
              <w:left w:val="single" w:sz="6" w:space="0" w:color="auto"/>
              <w:bottom w:val="single" w:sz="6" w:space="0" w:color="auto"/>
              <w:right w:val="single" w:sz="6" w:space="0" w:color="auto"/>
            </w:tcBorders>
            <w:hideMark/>
          </w:tcPr>
          <w:p w14:paraId="6A7BFD0E" w14:textId="77777777" w:rsidR="001B18C9" w:rsidRDefault="001B18C9">
            <w:pPr>
              <w:pStyle w:val="TableText"/>
              <w:spacing w:line="256" w:lineRule="auto"/>
              <w:rPr>
                <w:del w:id="439" w:author="簡琦欣" w:date="2023-03-23T15:58:00Z"/>
                <w:sz w:val="17"/>
                <w:szCs w:val="17"/>
              </w:rPr>
            </w:pPr>
            <w:del w:id="440"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1A7F7F3" w14:textId="77777777" w:rsidR="001B18C9" w:rsidRDefault="001B18C9">
            <w:pPr>
              <w:pStyle w:val="TableText"/>
              <w:spacing w:line="256" w:lineRule="auto"/>
              <w:rPr>
                <w:del w:id="441" w:author="簡琦欣" w:date="2023-03-23T15:58:00Z"/>
                <w:sz w:val="17"/>
                <w:szCs w:val="17"/>
              </w:rPr>
            </w:pPr>
            <w:del w:id="442" w:author="簡琦欣" w:date="2023-03-23T15:5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3DFF468" w14:textId="77777777" w:rsidR="001B18C9" w:rsidRDefault="001B18C9">
            <w:pPr>
              <w:pStyle w:val="TableText"/>
              <w:spacing w:line="256" w:lineRule="auto"/>
              <w:rPr>
                <w:del w:id="443" w:author="簡琦欣" w:date="2023-03-23T15:58:00Z"/>
                <w:sz w:val="17"/>
                <w:szCs w:val="17"/>
                <w:lang w:eastAsia="zh-TW"/>
              </w:rPr>
            </w:pPr>
            <w:del w:id="444" w:author="簡琦欣" w:date="2023-03-23T15:58:00Z">
              <w:r>
                <w:rPr>
                  <w:rFonts w:hint="eastAsia"/>
                  <w:sz w:val="17"/>
                  <w:szCs w:val="17"/>
                  <w:highlight w:val="yellow"/>
                  <w:lang w:eastAsia="zh-TW"/>
                </w:rPr>
                <w:delText>該批號下各幣別傳票明細總行數</w:delText>
              </w:r>
            </w:del>
          </w:p>
        </w:tc>
      </w:tr>
      <w:tr w:rsidR="001B18C9" w14:paraId="24B52934" w14:textId="77777777" w:rsidTr="001B18C9">
        <w:trPr>
          <w:cantSplit/>
          <w:trHeight w:val="287"/>
          <w:del w:id="445"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2419DB11" w14:textId="77777777" w:rsidR="001B18C9" w:rsidRDefault="001B18C9">
            <w:pPr>
              <w:pStyle w:val="TableText"/>
              <w:spacing w:line="256" w:lineRule="auto"/>
              <w:rPr>
                <w:del w:id="446" w:author="簡琦欣" w:date="2023-03-23T15:58:00Z"/>
                <w:sz w:val="17"/>
                <w:szCs w:val="17"/>
                <w:lang w:eastAsia="zh-TW"/>
              </w:rPr>
            </w:pPr>
            <w:del w:id="447" w:author="簡琦欣" w:date="2023-03-23T15:58:00Z">
              <w:r>
                <w:rPr>
                  <w:rFonts w:hint="eastAsia"/>
                  <w:sz w:val="17"/>
                  <w:szCs w:val="17"/>
                </w:rPr>
                <w:delText>1.5</w:delText>
              </w:r>
            </w:del>
          </w:p>
        </w:tc>
        <w:tc>
          <w:tcPr>
            <w:tcW w:w="2064" w:type="dxa"/>
            <w:tcBorders>
              <w:top w:val="single" w:sz="6" w:space="0" w:color="auto"/>
              <w:left w:val="single" w:sz="6" w:space="0" w:color="auto"/>
              <w:bottom w:val="single" w:sz="6" w:space="0" w:color="auto"/>
              <w:right w:val="single" w:sz="6" w:space="0" w:color="auto"/>
            </w:tcBorders>
            <w:hideMark/>
          </w:tcPr>
          <w:p w14:paraId="0EF5DA32" w14:textId="77777777" w:rsidR="001B18C9" w:rsidRDefault="001B18C9">
            <w:pPr>
              <w:pStyle w:val="TableText"/>
              <w:spacing w:line="256" w:lineRule="auto"/>
              <w:rPr>
                <w:del w:id="448" w:author="簡琦欣" w:date="2023-03-23T15:58:00Z"/>
                <w:sz w:val="17"/>
                <w:szCs w:val="17"/>
              </w:rPr>
            </w:pPr>
            <w:del w:id="449"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CURRENCY_CODE</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08C05A6D" w14:textId="77777777" w:rsidR="001B18C9" w:rsidRDefault="001B18C9">
            <w:pPr>
              <w:pStyle w:val="TableText"/>
              <w:spacing w:line="256" w:lineRule="auto"/>
              <w:rPr>
                <w:del w:id="450" w:author="簡琦欣" w:date="2023-03-23T15:58:00Z"/>
                <w:sz w:val="17"/>
                <w:szCs w:val="17"/>
              </w:rPr>
            </w:pPr>
            <w:del w:id="451" w:author="簡琦欣" w:date="2023-03-23T15:58:00Z">
              <w:r>
                <w:rPr>
                  <w:rFonts w:hint="eastAsia"/>
                  <w:sz w:val="17"/>
                  <w:szCs w:val="17"/>
                  <w:lang w:eastAsia="zh-TW"/>
                </w:rPr>
                <w:delText>Varchar2(</w:delText>
              </w:r>
              <w:r>
                <w:rPr>
                  <w:rFonts w:hint="eastAsia"/>
                  <w:sz w:val="17"/>
                  <w:szCs w:val="17"/>
                </w:rPr>
                <w:delText>3</w:delText>
              </w:r>
              <w:r>
                <w:rPr>
                  <w:rFonts w:hint="eastAsia"/>
                  <w:sz w:val="17"/>
                  <w:szCs w:val="17"/>
                  <w:lang w:eastAsia="zh-TW"/>
                </w:rPr>
                <w:delText>）</w:delText>
              </w:r>
            </w:del>
          </w:p>
        </w:tc>
        <w:tc>
          <w:tcPr>
            <w:tcW w:w="550" w:type="dxa"/>
            <w:tcBorders>
              <w:top w:val="single" w:sz="6" w:space="0" w:color="auto"/>
              <w:left w:val="single" w:sz="6" w:space="0" w:color="auto"/>
              <w:bottom w:val="single" w:sz="6" w:space="0" w:color="auto"/>
              <w:right w:val="single" w:sz="6" w:space="0" w:color="auto"/>
            </w:tcBorders>
            <w:hideMark/>
          </w:tcPr>
          <w:p w14:paraId="5659CC28" w14:textId="77777777" w:rsidR="001B18C9" w:rsidRDefault="001B18C9">
            <w:pPr>
              <w:pStyle w:val="TableText"/>
              <w:spacing w:line="256" w:lineRule="auto"/>
              <w:rPr>
                <w:del w:id="452" w:author="簡琦欣" w:date="2023-03-23T15:58:00Z"/>
                <w:sz w:val="17"/>
                <w:szCs w:val="17"/>
              </w:rPr>
            </w:pPr>
            <w:del w:id="453"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DF9FC16" w14:textId="77777777" w:rsidR="001B18C9" w:rsidRDefault="001B18C9">
            <w:pPr>
              <w:pStyle w:val="TableText"/>
              <w:spacing w:line="256" w:lineRule="auto"/>
              <w:rPr>
                <w:del w:id="454" w:author="簡琦欣" w:date="2023-03-23T15:58:00Z"/>
                <w:sz w:val="17"/>
                <w:szCs w:val="17"/>
                <w:lang w:eastAsia="zh-TW"/>
              </w:rPr>
            </w:pPr>
            <w:del w:id="455"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A48C4DE" w14:textId="77777777" w:rsidR="001B18C9" w:rsidRDefault="001B18C9">
            <w:pPr>
              <w:pStyle w:val="TableText"/>
              <w:spacing w:line="256" w:lineRule="auto"/>
              <w:rPr>
                <w:del w:id="456" w:author="簡琦欣" w:date="2023-03-23T15:58:00Z"/>
                <w:sz w:val="17"/>
                <w:szCs w:val="17"/>
                <w:lang w:eastAsia="zh-TW"/>
              </w:rPr>
            </w:pPr>
            <w:del w:id="457" w:author="簡琦欣" w:date="2023-03-23T15:58:00Z">
              <w:r>
                <w:rPr>
                  <w:rFonts w:hint="eastAsia"/>
                  <w:sz w:val="17"/>
                  <w:szCs w:val="17"/>
                  <w:lang w:eastAsia="zh-TW"/>
                </w:rPr>
                <w:delText>幣別</w:delText>
              </w:r>
            </w:del>
          </w:p>
        </w:tc>
      </w:tr>
      <w:tr w:rsidR="001B18C9" w14:paraId="0607542F" w14:textId="77777777" w:rsidTr="001B18C9">
        <w:trPr>
          <w:cantSplit/>
          <w:trHeight w:val="287"/>
          <w:del w:id="458" w:author="簡琦欣" w:date="2023-03-23T15:58:00Z"/>
        </w:trPr>
        <w:tc>
          <w:tcPr>
            <w:tcW w:w="630" w:type="dxa"/>
            <w:tcBorders>
              <w:top w:val="single" w:sz="6" w:space="0" w:color="auto"/>
              <w:left w:val="single" w:sz="12" w:space="0" w:color="auto"/>
              <w:bottom w:val="single" w:sz="12" w:space="0" w:color="auto"/>
              <w:right w:val="single" w:sz="6" w:space="0" w:color="auto"/>
            </w:tcBorders>
            <w:hideMark/>
          </w:tcPr>
          <w:p w14:paraId="54FA7E57" w14:textId="77777777" w:rsidR="001B18C9" w:rsidRDefault="001B18C9">
            <w:pPr>
              <w:pStyle w:val="TableText"/>
              <w:spacing w:line="256" w:lineRule="auto"/>
              <w:rPr>
                <w:del w:id="459" w:author="簡琦欣" w:date="2023-03-23T15:58:00Z"/>
                <w:sz w:val="17"/>
                <w:szCs w:val="17"/>
                <w:lang w:eastAsia="zh-TW"/>
              </w:rPr>
            </w:pPr>
            <w:del w:id="460" w:author="簡琦欣" w:date="2023-03-23T15:58:00Z">
              <w:r>
                <w:rPr>
                  <w:rFonts w:hint="eastAsia"/>
                  <w:sz w:val="17"/>
                  <w:szCs w:val="17"/>
                </w:rPr>
                <w:delText>1.6</w:delText>
              </w:r>
            </w:del>
          </w:p>
        </w:tc>
        <w:tc>
          <w:tcPr>
            <w:tcW w:w="2064" w:type="dxa"/>
            <w:tcBorders>
              <w:top w:val="single" w:sz="6" w:space="0" w:color="auto"/>
              <w:left w:val="single" w:sz="6" w:space="0" w:color="auto"/>
              <w:bottom w:val="single" w:sz="12" w:space="0" w:color="auto"/>
              <w:right w:val="single" w:sz="6" w:space="0" w:color="auto"/>
            </w:tcBorders>
            <w:hideMark/>
          </w:tcPr>
          <w:p w14:paraId="28CDB044" w14:textId="77777777" w:rsidR="001B18C9" w:rsidRDefault="001B18C9">
            <w:pPr>
              <w:pStyle w:val="TableText"/>
              <w:spacing w:line="256" w:lineRule="auto"/>
              <w:rPr>
                <w:del w:id="461" w:author="簡琦欣" w:date="2023-03-23T15:58:00Z"/>
                <w:sz w:val="17"/>
                <w:szCs w:val="17"/>
              </w:rPr>
            </w:pPr>
            <w:del w:id="462"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TOTAL_AMOUNT</w:delText>
              </w:r>
            </w:del>
          </w:p>
        </w:tc>
        <w:tc>
          <w:tcPr>
            <w:tcW w:w="1436" w:type="dxa"/>
            <w:tcBorders>
              <w:top w:val="single" w:sz="6" w:space="0" w:color="auto"/>
              <w:left w:val="single" w:sz="6" w:space="0" w:color="auto"/>
              <w:bottom w:val="single" w:sz="12" w:space="0" w:color="auto"/>
              <w:right w:val="single" w:sz="6" w:space="0" w:color="auto"/>
            </w:tcBorders>
            <w:vAlign w:val="center"/>
            <w:hideMark/>
          </w:tcPr>
          <w:p w14:paraId="75EFE050" w14:textId="77777777" w:rsidR="001B18C9" w:rsidRDefault="001B18C9">
            <w:pPr>
              <w:pStyle w:val="TableText"/>
              <w:spacing w:line="256" w:lineRule="auto"/>
              <w:rPr>
                <w:del w:id="463" w:author="簡琦欣" w:date="2023-03-23T15:58:00Z"/>
                <w:sz w:val="17"/>
                <w:szCs w:val="17"/>
              </w:rPr>
            </w:pPr>
            <w:del w:id="464" w:author="簡琦欣" w:date="2023-03-23T15:58:00Z">
              <w:r>
                <w:rPr>
                  <w:rFonts w:hint="eastAsia"/>
                  <w:sz w:val="17"/>
                  <w:szCs w:val="17"/>
                  <w:lang w:eastAsia="zh-TW"/>
                </w:rPr>
                <w:delText>Number</w:delText>
              </w:r>
            </w:del>
          </w:p>
        </w:tc>
        <w:tc>
          <w:tcPr>
            <w:tcW w:w="550" w:type="dxa"/>
            <w:tcBorders>
              <w:top w:val="single" w:sz="6" w:space="0" w:color="auto"/>
              <w:left w:val="single" w:sz="6" w:space="0" w:color="auto"/>
              <w:bottom w:val="single" w:sz="12" w:space="0" w:color="auto"/>
              <w:right w:val="single" w:sz="6" w:space="0" w:color="auto"/>
            </w:tcBorders>
            <w:hideMark/>
          </w:tcPr>
          <w:p w14:paraId="0E7D656F" w14:textId="77777777" w:rsidR="001B18C9" w:rsidRDefault="001B18C9">
            <w:pPr>
              <w:pStyle w:val="TableText"/>
              <w:spacing w:line="256" w:lineRule="auto"/>
              <w:rPr>
                <w:del w:id="465" w:author="簡琦欣" w:date="2023-03-23T15:58:00Z"/>
                <w:sz w:val="17"/>
                <w:szCs w:val="17"/>
              </w:rPr>
            </w:pPr>
            <w:del w:id="466" w:author="簡琦欣" w:date="2023-03-23T15:58:00Z">
              <w:r>
                <w:rPr>
                  <w:rFonts w:hint="eastAsia"/>
                  <w:sz w:val="17"/>
                  <w:szCs w:val="17"/>
                </w:rPr>
                <w:delText>Yes</w:delText>
              </w:r>
            </w:del>
          </w:p>
        </w:tc>
        <w:tc>
          <w:tcPr>
            <w:tcW w:w="810" w:type="dxa"/>
            <w:tcBorders>
              <w:top w:val="single" w:sz="6" w:space="0" w:color="auto"/>
              <w:left w:val="single" w:sz="6" w:space="0" w:color="auto"/>
              <w:bottom w:val="single" w:sz="12" w:space="0" w:color="auto"/>
              <w:right w:val="single" w:sz="6" w:space="0" w:color="auto"/>
            </w:tcBorders>
            <w:hideMark/>
          </w:tcPr>
          <w:p w14:paraId="7BA91D46" w14:textId="77777777" w:rsidR="001B18C9" w:rsidRDefault="001B18C9">
            <w:pPr>
              <w:pStyle w:val="TableText"/>
              <w:spacing w:line="256" w:lineRule="auto"/>
              <w:rPr>
                <w:del w:id="467" w:author="簡琦欣" w:date="2023-03-23T15:58:00Z"/>
                <w:sz w:val="17"/>
                <w:szCs w:val="17"/>
                <w:lang w:eastAsia="zh-TW"/>
              </w:rPr>
            </w:pPr>
            <w:del w:id="468"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12" w:space="0" w:color="auto"/>
              <w:right w:val="single" w:sz="12" w:space="0" w:color="auto"/>
            </w:tcBorders>
            <w:hideMark/>
          </w:tcPr>
          <w:p w14:paraId="21D51159" w14:textId="77777777" w:rsidR="001B18C9" w:rsidRDefault="001B18C9">
            <w:pPr>
              <w:pStyle w:val="TableText"/>
              <w:spacing w:line="256" w:lineRule="auto"/>
              <w:rPr>
                <w:del w:id="469" w:author="簡琦欣" w:date="2023-03-23T15:58:00Z"/>
                <w:sz w:val="17"/>
                <w:szCs w:val="17"/>
                <w:lang w:eastAsia="zh-TW"/>
              </w:rPr>
            </w:pPr>
            <w:del w:id="470" w:author="簡琦欣" w:date="2023-03-23T15:58:00Z">
              <w:r>
                <w:rPr>
                  <w:rFonts w:hint="eastAsia"/>
                  <w:sz w:val="17"/>
                  <w:szCs w:val="17"/>
                  <w:lang w:eastAsia="zh-TW"/>
                </w:rPr>
                <w:delText>該批號下各幣別傳票借方總金額</w:delText>
              </w:r>
            </w:del>
          </w:p>
        </w:tc>
      </w:tr>
    </w:tbl>
    <w:p w14:paraId="6235422C" w14:textId="77777777" w:rsidR="001B18C9" w:rsidRDefault="001B18C9">
      <w:pPr>
        <w:rPr>
          <w:ins w:id="471" w:author="ST1-ChihWei" w:date="2023-03-29T17:04:00Z"/>
          <w:rFonts w:ascii="標楷體" w:eastAsiaTheme="minorEastAsia" w:hAnsi="標楷體"/>
          <w:sz w:val="20"/>
          <w:lang w:eastAsia="zh-CN"/>
        </w:rPr>
        <w:pPrChange w:id="472" w:author="Unknown" w:date="2023-03-29T17:04:00Z">
          <w:pPr>
            <w:pStyle w:val="40"/>
            <w:numPr>
              <w:numId w:val="2"/>
            </w:numPr>
            <w:tabs>
              <w:tab w:val="num" w:pos="3053"/>
            </w:tabs>
            <w:ind w:left="2977" w:hanging="284"/>
          </w:pPr>
        </w:pPrChange>
      </w:pPr>
    </w:p>
    <w:p w14:paraId="30388D8B" w14:textId="77777777" w:rsidR="001B18C9" w:rsidRDefault="001B18C9" w:rsidP="001B18C9">
      <w:pPr>
        <w:pStyle w:val="40"/>
        <w:keepNext/>
        <w:keepLines/>
        <w:widowControl/>
        <w:numPr>
          <w:ilvl w:val="0"/>
          <w:numId w:val="46"/>
        </w:numPr>
        <w:snapToGrid/>
        <w:spacing w:before="40"/>
        <w:rPr>
          <w:rFonts w:ascii="標楷體" w:hAnsi="標楷體"/>
          <w:b/>
          <w:bCs/>
          <w:color w:val="000000" w:themeColor="text1"/>
          <w:sz w:val="24"/>
          <w:szCs w:val="24"/>
        </w:rPr>
      </w:pPr>
      <w:ins w:id="473" w:author="簡琦欣" w:date="2023-03-23T16:02:00Z">
        <w:r>
          <w:rPr>
            <w:rFonts w:ascii="標楷體" w:hAnsi="標楷體" w:hint="eastAsia"/>
            <w:b/>
            <w:bCs/>
            <w:i/>
            <w:iCs/>
            <w:color w:val="000000" w:themeColor="text1"/>
            <w:sz w:val="24"/>
            <w:szCs w:val="24"/>
          </w:rPr>
          <w:t>Response</w:t>
        </w:r>
      </w:ins>
      <w:del w:id="474" w:author="簡琦欣" w:date="2023-03-23T16:02:00Z">
        <w:r>
          <w:rPr>
            <w:rFonts w:ascii="標楷體" w:hAnsi="標楷體" w:hint="eastAsia"/>
            <w:b/>
            <w:bCs/>
            <w:i/>
            <w:iCs/>
            <w:color w:val="000000" w:themeColor="text1"/>
            <w:sz w:val="24"/>
            <w:szCs w:val="24"/>
          </w:rPr>
          <w:delText>Request</w:delText>
        </w:r>
      </w:del>
      <w:del w:id="475" w:author="簡琦欣" w:date="2023-03-23T15:58:00Z">
        <w:r>
          <w:rPr>
            <w:rFonts w:ascii="標楷體" w:hAnsi="標楷體" w:hint="eastAsia"/>
            <w:b/>
            <w:bCs/>
            <w:i/>
            <w:iCs/>
            <w:color w:val="000000" w:themeColor="text1"/>
            <w:sz w:val="24"/>
            <w:szCs w:val="24"/>
          </w:rPr>
          <w:delText>之 P_JOURNAL_TBL</w:delText>
        </w:r>
      </w:del>
      <w:r>
        <w:rPr>
          <w:rFonts w:ascii="標楷體" w:hAnsi="標楷體" w:hint="eastAsia"/>
          <w:b/>
          <w:bCs/>
          <w:i/>
          <w:iCs/>
          <w:color w:val="000000" w:themeColor="text1"/>
          <w:sz w:val="24"/>
          <w:szCs w:val="24"/>
        </w:rPr>
        <w:t>欄位說明</w:t>
      </w:r>
    </w:p>
    <w:p w14:paraId="049AD522" w14:textId="77777777" w:rsidR="001B18C9" w:rsidRDefault="001B18C9" w:rsidP="001B18C9">
      <w:pPr>
        <w:pStyle w:val="40"/>
        <w:keepNext/>
        <w:keepLines/>
        <w:widowControl/>
        <w:numPr>
          <w:ilvl w:val="1"/>
          <w:numId w:val="46"/>
        </w:numPr>
        <w:snapToGrid/>
        <w:spacing w:before="40"/>
        <w:rPr>
          <w:rFonts w:ascii="標楷體" w:hAnsi="標楷體"/>
          <w:b/>
          <w:bCs/>
          <w:i/>
          <w:iCs/>
          <w:color w:val="000000" w:themeColor="text1"/>
          <w:sz w:val="24"/>
          <w:szCs w:val="24"/>
        </w:rPr>
      </w:pPr>
      <w:r>
        <w:rPr>
          <w:rFonts w:ascii="標楷體" w:hAnsi="標楷體" w:hint="eastAsia"/>
          <w:b/>
          <w:bCs/>
          <w:i/>
          <w:iCs/>
          <w:color w:val="000000" w:themeColor="text1"/>
          <w:sz w:val="24"/>
          <w:szCs w:val="24"/>
        </w:rPr>
        <w:t>下行共用區域Header欄位</w:t>
      </w:r>
    </w:p>
    <w:tbl>
      <w:tblPr>
        <w:tblW w:w="5000" w:type="pct"/>
        <w:tblBorders>
          <w:top w:val="single" w:sz="6" w:space="0" w:color="000000"/>
          <w:left w:val="single" w:sz="6" w:space="0" w:color="000000"/>
          <w:bottom w:val="single" w:sz="6" w:space="0" w:color="000000"/>
          <w:right w:val="single" w:sz="6" w:space="0" w:color="000000"/>
        </w:tblBorders>
        <w:tblCellMar>
          <w:left w:w="28" w:type="dxa"/>
          <w:right w:w="28" w:type="dxa"/>
        </w:tblCellMar>
        <w:tblLook w:val="04A0" w:firstRow="1" w:lastRow="0" w:firstColumn="1" w:lastColumn="0" w:noHBand="0" w:noVBand="1"/>
      </w:tblPr>
      <w:tblGrid>
        <w:gridCol w:w="414"/>
        <w:gridCol w:w="1948"/>
        <w:gridCol w:w="2445"/>
        <w:gridCol w:w="687"/>
        <w:gridCol w:w="825"/>
        <w:gridCol w:w="3869"/>
      </w:tblGrid>
      <w:tr w:rsidR="001B18C9" w14:paraId="3D5EB0A3"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42EF1F57" w14:textId="77777777" w:rsidR="001B18C9" w:rsidRDefault="001B18C9">
            <w:pPr>
              <w:spacing w:line="256" w:lineRule="auto"/>
              <w:jc w:val="center"/>
              <w:rPr>
                <w:rFonts w:ascii="標楷體" w:eastAsia="標楷體" w:hAnsi="標楷體"/>
                <w:b/>
                <w:sz w:val="20"/>
                <w:szCs w:val="20"/>
              </w:rPr>
            </w:pPr>
            <w:r>
              <w:rPr>
                <w:rFonts w:hint="eastAsia"/>
                <w:b/>
              </w:rPr>
              <w:t>序</w:t>
            </w:r>
          </w:p>
          <w:p w14:paraId="6A9229F7" w14:textId="77777777" w:rsidR="001B18C9" w:rsidRDefault="001B18C9">
            <w:pPr>
              <w:spacing w:line="256" w:lineRule="auto"/>
              <w:jc w:val="center"/>
              <w:rPr>
                <w:b/>
              </w:rPr>
            </w:pPr>
            <w:r>
              <w:rPr>
                <w:rFonts w:hint="eastAsia"/>
                <w:b/>
              </w:rPr>
              <w:t>號</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0460CF03" w14:textId="77777777" w:rsidR="001B18C9" w:rsidRDefault="001B18C9">
            <w:pPr>
              <w:spacing w:line="256" w:lineRule="auto"/>
              <w:jc w:val="center"/>
              <w:rPr>
                <w:b/>
              </w:rPr>
            </w:pPr>
            <w:r>
              <w:rPr>
                <w:rFonts w:hint="eastAsia"/>
                <w:b/>
              </w:rPr>
              <w:t>英文名稱</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10F2573F" w14:textId="77777777" w:rsidR="001B18C9" w:rsidRDefault="001B18C9">
            <w:pPr>
              <w:spacing w:line="256" w:lineRule="auto"/>
              <w:jc w:val="center"/>
              <w:rPr>
                <w:b/>
              </w:rPr>
            </w:pPr>
            <w:r>
              <w:rPr>
                <w:rFonts w:hint="eastAsia"/>
                <w:b/>
              </w:rPr>
              <w:t>中文名稱</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3C09C55B" w14:textId="77777777" w:rsidR="001B18C9" w:rsidRDefault="001B18C9">
            <w:pPr>
              <w:spacing w:line="256" w:lineRule="auto"/>
              <w:jc w:val="center"/>
              <w:rPr>
                <w:b/>
              </w:rPr>
            </w:pPr>
            <w:r>
              <w:rPr>
                <w:rFonts w:hint="eastAsia"/>
                <w:b/>
              </w:rPr>
              <w:t>型態</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5DE51A1C" w14:textId="77777777" w:rsidR="001B18C9" w:rsidRDefault="001B18C9">
            <w:pPr>
              <w:spacing w:line="256" w:lineRule="auto"/>
              <w:jc w:val="center"/>
              <w:rPr>
                <w:b/>
              </w:rPr>
            </w:pPr>
            <w:r>
              <w:rPr>
                <w:rFonts w:hint="eastAsia"/>
                <w:b/>
              </w:rPr>
              <w:t>長度</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39278D26" w14:textId="77777777" w:rsidR="001B18C9" w:rsidRDefault="001B18C9">
            <w:pPr>
              <w:spacing w:line="140" w:lineRule="atLeast"/>
              <w:jc w:val="center"/>
            </w:pPr>
            <w:r>
              <w:rPr>
                <w:rFonts w:hint="eastAsia"/>
                <w:b/>
              </w:rPr>
              <w:t>欄位說明</w:t>
            </w:r>
          </w:p>
        </w:tc>
      </w:tr>
      <w:tr w:rsidR="001B18C9" w14:paraId="015A61FF"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74AB4224" w14:textId="77777777" w:rsidR="001B18C9" w:rsidRDefault="001B18C9">
            <w:pPr>
              <w:spacing w:line="140" w:lineRule="atLeast"/>
            </w:pPr>
            <w:r>
              <w:rPr>
                <w:rFonts w:hint="eastAsia"/>
              </w:rPr>
              <w:t>1</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915529E" w14:textId="77777777" w:rsidR="001B18C9" w:rsidRDefault="001B18C9">
            <w:pPr>
              <w:spacing w:line="140" w:lineRule="atLeast"/>
            </w:pPr>
            <w:r>
              <w:rPr>
                <w:rFonts w:hint="eastAsia"/>
              </w:rPr>
              <w:t>MSGLNG</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20F54D5" w14:textId="77777777" w:rsidR="001B18C9" w:rsidRDefault="001B18C9">
            <w:pPr>
              <w:spacing w:line="140" w:lineRule="atLeast"/>
            </w:pPr>
            <w:r>
              <w:rPr>
                <w:rFonts w:hint="eastAsia"/>
              </w:rPr>
              <w:t>下行電文長度</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51365CA0"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2D8C39AC" w14:textId="77777777" w:rsidR="001B18C9" w:rsidRDefault="001B18C9">
            <w:pPr>
              <w:spacing w:line="140" w:lineRule="atLeast"/>
              <w:jc w:val="center"/>
            </w:pPr>
            <w:r>
              <w:rPr>
                <w:rFonts w:hint="eastAsia"/>
              </w:rPr>
              <w:t>5</w:t>
            </w:r>
          </w:p>
        </w:tc>
        <w:tc>
          <w:tcPr>
            <w:tcW w:w="1900" w:type="pct"/>
            <w:tcBorders>
              <w:top w:val="single" w:sz="6" w:space="0" w:color="000000"/>
              <w:left w:val="single" w:sz="6" w:space="0" w:color="000000"/>
              <w:bottom w:val="single" w:sz="6" w:space="0" w:color="000000"/>
              <w:right w:val="single" w:sz="6" w:space="0" w:color="000000"/>
            </w:tcBorders>
            <w:vAlign w:val="center"/>
          </w:tcPr>
          <w:p w14:paraId="778D4343" w14:textId="77777777" w:rsidR="001B18C9" w:rsidRDefault="001B18C9">
            <w:pPr>
              <w:spacing w:line="140" w:lineRule="atLeast"/>
            </w:pPr>
          </w:p>
        </w:tc>
      </w:tr>
      <w:tr w:rsidR="001B18C9" w14:paraId="79AC7232"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036E2279" w14:textId="77777777" w:rsidR="001B18C9" w:rsidRDefault="001B18C9">
            <w:pPr>
              <w:spacing w:line="140" w:lineRule="atLeast"/>
            </w:pPr>
            <w:r>
              <w:rPr>
                <w:rFonts w:hint="eastAsia"/>
              </w:rPr>
              <w:t>2</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332D1D3A" w14:textId="77777777" w:rsidR="001B18C9" w:rsidRDefault="001B18C9">
            <w:pPr>
              <w:spacing w:line="140" w:lineRule="atLeast"/>
            </w:pPr>
            <w:r>
              <w:rPr>
                <w:rFonts w:hint="eastAsia"/>
              </w:rPr>
              <w:t>TXRSEQ</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64C711EB" w14:textId="77777777" w:rsidR="001B18C9" w:rsidRDefault="001B18C9">
            <w:pPr>
              <w:spacing w:line="140" w:lineRule="atLeast"/>
            </w:pPr>
            <w:r>
              <w:rPr>
                <w:rFonts w:hint="eastAsia"/>
              </w:rPr>
              <w:t>交易序號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440748BD"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667E4D14" w14:textId="77777777" w:rsidR="001B18C9" w:rsidRDefault="001B18C9">
            <w:pPr>
              <w:spacing w:line="140" w:lineRule="atLeast"/>
              <w:jc w:val="center"/>
            </w:pPr>
            <w:r>
              <w:rPr>
                <w:rFonts w:hint="eastAsia"/>
              </w:rPr>
              <w:t>18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165FF0FA" w14:textId="77777777" w:rsidR="001B18C9" w:rsidRDefault="001B18C9">
            <w:pPr>
              <w:spacing w:line="140" w:lineRule="atLeast"/>
            </w:pPr>
            <w:r>
              <w:rPr>
                <w:rFonts w:hint="eastAsia"/>
              </w:rPr>
              <w:t>0000SKLWEBnnnnnnnn</w:t>
            </w:r>
          </w:p>
        </w:tc>
      </w:tr>
      <w:tr w:rsidR="001B18C9" w14:paraId="1626310F"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67A5DE06" w14:textId="77777777" w:rsidR="001B18C9" w:rsidRDefault="001B18C9">
            <w:pPr>
              <w:spacing w:line="140" w:lineRule="atLeast"/>
            </w:pPr>
            <w:r>
              <w:rPr>
                <w:rFonts w:hint="eastAsia"/>
              </w:rPr>
              <w:t>3</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14381BE" w14:textId="77777777" w:rsidR="001B18C9" w:rsidRDefault="001B18C9">
            <w:pPr>
              <w:spacing w:line="140" w:lineRule="atLeast"/>
            </w:pPr>
            <w:r>
              <w:rPr>
                <w:rFonts w:hint="eastAsia"/>
              </w:rPr>
              <w:t>BRNO</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5D52FA2" w14:textId="77777777" w:rsidR="001B18C9" w:rsidRDefault="001B18C9">
            <w:pPr>
              <w:spacing w:line="140" w:lineRule="atLeast"/>
            </w:pPr>
            <w:r>
              <w:rPr>
                <w:rFonts w:hint="eastAsia"/>
                <w:lang w:eastAsia="zh-HK"/>
              </w:rPr>
              <w:t>單</w:t>
            </w:r>
            <w:r>
              <w:rPr>
                <w:rFonts w:hint="eastAsia"/>
              </w:rPr>
              <w:t>位</w:t>
            </w:r>
            <w:r>
              <w:rPr>
                <w:rFonts w:hint="eastAsia"/>
                <w:lang w:eastAsia="zh-HK"/>
              </w:rPr>
              <w:t>別</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0E91635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7A9D0CCB" w14:textId="77777777" w:rsidR="001B18C9" w:rsidRDefault="001B18C9">
            <w:pPr>
              <w:spacing w:line="140" w:lineRule="atLeast"/>
              <w:jc w:val="center"/>
            </w:pPr>
            <w:r>
              <w:rPr>
                <w:rFonts w:hint="eastAsia"/>
              </w:rPr>
              <w:t>4</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7600C22D" w14:textId="77777777" w:rsidR="001B18C9" w:rsidRDefault="001B18C9">
            <w:pPr>
              <w:spacing w:line="140" w:lineRule="atLeast"/>
              <w:ind w:rightChars="449" w:right="1078"/>
            </w:pPr>
            <w:r>
              <w:rPr>
                <w:rFonts w:hint="eastAsia"/>
              </w:rPr>
              <w:t>'0000'</w:t>
            </w:r>
          </w:p>
        </w:tc>
      </w:tr>
      <w:tr w:rsidR="001B18C9" w14:paraId="7AFB87F7"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5234D7E7" w14:textId="77777777" w:rsidR="001B18C9" w:rsidRDefault="001B18C9">
            <w:pPr>
              <w:spacing w:line="140" w:lineRule="atLeast"/>
            </w:pPr>
            <w:r>
              <w:rPr>
                <w:rFonts w:hint="eastAsia"/>
              </w:rPr>
              <w:t>4</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04B8F62" w14:textId="77777777" w:rsidR="001B18C9" w:rsidRDefault="001B18C9">
            <w:pPr>
              <w:spacing w:line="140" w:lineRule="atLeast"/>
            </w:pPr>
            <w:r>
              <w:rPr>
                <w:rFonts w:hint="eastAsia"/>
              </w:rPr>
              <w:t>TLRNO</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DC893F7" w14:textId="77777777" w:rsidR="001B18C9" w:rsidRDefault="001B18C9">
            <w:pPr>
              <w:spacing w:line="140" w:lineRule="atLeast"/>
            </w:pPr>
            <w:r>
              <w:rPr>
                <w:rFonts w:hint="eastAsia"/>
              </w:rPr>
              <w:t>經辦</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12E1641E"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6BCA9043" w14:textId="77777777" w:rsidR="001B18C9" w:rsidRDefault="001B18C9">
            <w:pPr>
              <w:spacing w:line="140" w:lineRule="atLeast"/>
              <w:jc w:val="center"/>
            </w:pPr>
            <w:r>
              <w:rPr>
                <w:rFonts w:hint="eastAsia"/>
              </w:rPr>
              <w:t>6</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550D517A" w14:textId="77777777" w:rsidR="001B18C9" w:rsidRDefault="001B18C9">
            <w:pPr>
              <w:spacing w:line="140" w:lineRule="atLeast"/>
              <w:ind w:rightChars="449" w:right="1078"/>
            </w:pPr>
            <w:r>
              <w:rPr>
                <w:rFonts w:hint="eastAsia"/>
              </w:rPr>
              <w:t>'SKLWEB'</w:t>
            </w:r>
          </w:p>
        </w:tc>
      </w:tr>
      <w:tr w:rsidR="001B18C9" w14:paraId="107589BB"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1E9BF5FC" w14:textId="77777777" w:rsidR="001B18C9" w:rsidRDefault="001B18C9">
            <w:pPr>
              <w:spacing w:line="140" w:lineRule="atLeast"/>
            </w:pPr>
            <w:r>
              <w:rPr>
                <w:rFonts w:hint="eastAsia"/>
              </w:rPr>
              <w:t>5</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03883B6" w14:textId="77777777" w:rsidR="001B18C9" w:rsidRDefault="001B18C9">
            <w:pPr>
              <w:spacing w:line="140" w:lineRule="atLeast"/>
            </w:pPr>
            <w:r>
              <w:rPr>
                <w:rFonts w:hint="eastAsia"/>
              </w:rPr>
              <w:t>TXTNO</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321BBAD" w14:textId="77777777" w:rsidR="001B18C9" w:rsidRDefault="001B18C9">
            <w:pPr>
              <w:spacing w:line="140" w:lineRule="atLeast"/>
            </w:pPr>
            <w:r>
              <w:rPr>
                <w:rFonts w:hint="eastAsia"/>
              </w:rPr>
              <w:t>傳輸編號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029BE87"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0C7F236D" w14:textId="77777777" w:rsidR="001B18C9" w:rsidRDefault="001B18C9">
            <w:pPr>
              <w:spacing w:line="140" w:lineRule="atLeast"/>
              <w:jc w:val="center"/>
            </w:pPr>
            <w:r>
              <w:rPr>
                <w:rFonts w:hint="eastAsia"/>
              </w:rPr>
              <w:t>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047ED31C" w14:textId="77777777" w:rsidR="001B18C9" w:rsidRDefault="001B18C9">
            <w:pPr>
              <w:spacing w:line="140" w:lineRule="atLeast"/>
            </w:pPr>
            <w:r>
              <w:rPr>
                <w:rFonts w:hint="eastAsia"/>
                <w:lang w:eastAsia="zh-HK"/>
              </w:rPr>
              <w:t>自</w:t>
            </w:r>
            <w:r>
              <w:rPr>
                <w:rFonts w:hint="eastAsia"/>
              </w:rPr>
              <w:t>動</w:t>
            </w:r>
            <w:r>
              <w:rPr>
                <w:rFonts w:hint="eastAsia"/>
                <w:lang w:eastAsia="zh-HK"/>
              </w:rPr>
              <w:t>編</w:t>
            </w:r>
            <w:r>
              <w:rPr>
                <w:rFonts w:hint="eastAsia"/>
              </w:rPr>
              <w:t>號</w:t>
            </w:r>
          </w:p>
        </w:tc>
      </w:tr>
      <w:tr w:rsidR="001B18C9" w14:paraId="76E4E939"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08317306" w14:textId="77777777" w:rsidR="001B18C9" w:rsidRDefault="001B18C9">
            <w:pPr>
              <w:spacing w:line="140" w:lineRule="atLeast"/>
            </w:pPr>
            <w:r>
              <w:rPr>
                <w:rFonts w:hint="eastAsia"/>
              </w:rPr>
              <w:t>6</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C166779" w14:textId="77777777" w:rsidR="001B18C9" w:rsidRDefault="001B18C9">
            <w:pPr>
              <w:spacing w:line="140" w:lineRule="atLeast"/>
            </w:pPr>
            <w:r>
              <w:rPr>
                <w:rFonts w:hint="eastAsia"/>
              </w:rPr>
              <w:t>CALDY</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328C72F0" w14:textId="77777777" w:rsidR="001B18C9" w:rsidRDefault="001B18C9">
            <w:pPr>
              <w:spacing w:line="140" w:lineRule="atLeast"/>
            </w:pPr>
            <w:r>
              <w:rPr>
                <w:rFonts w:hint="eastAsia"/>
              </w:rPr>
              <w:t>交易日期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51221CE8"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24BBC135" w14:textId="77777777" w:rsidR="001B18C9" w:rsidRDefault="001B18C9">
            <w:pPr>
              <w:spacing w:line="140" w:lineRule="atLeast"/>
              <w:jc w:val="center"/>
            </w:pPr>
            <w:r>
              <w:rPr>
                <w:rFonts w:hint="eastAsia"/>
              </w:rPr>
              <w:t>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51EFC853" w14:textId="77777777" w:rsidR="001B18C9" w:rsidRDefault="001B18C9">
            <w:pPr>
              <w:spacing w:line="140" w:lineRule="atLeast"/>
              <w:ind w:rightChars="449" w:right="1078"/>
            </w:pPr>
            <w:proofErr w:type="spellStart"/>
            <w:r>
              <w:rPr>
                <w:rFonts w:hint="eastAsia"/>
              </w:rPr>
              <w:t>Yyyymmdd</w:t>
            </w:r>
            <w:proofErr w:type="spellEnd"/>
            <w:r>
              <w:rPr>
                <w:rFonts w:hint="eastAsia"/>
              </w:rPr>
              <w:t>(</w:t>
            </w:r>
            <w:r>
              <w:rPr>
                <w:rFonts w:hint="eastAsia"/>
              </w:rPr>
              <w:t>西元</w:t>
            </w:r>
            <w:r>
              <w:rPr>
                <w:rFonts w:hint="eastAsia"/>
              </w:rPr>
              <w:t>)</w:t>
            </w:r>
          </w:p>
        </w:tc>
      </w:tr>
      <w:tr w:rsidR="001B18C9" w14:paraId="68A1A438"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46D41E14" w14:textId="77777777" w:rsidR="001B18C9" w:rsidRDefault="001B18C9">
            <w:pPr>
              <w:spacing w:line="140" w:lineRule="atLeast"/>
            </w:pPr>
            <w:r>
              <w:rPr>
                <w:rFonts w:hint="eastAsia"/>
              </w:rPr>
              <w:t>7</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292AE2C" w14:textId="77777777" w:rsidR="001B18C9" w:rsidRDefault="001B18C9">
            <w:pPr>
              <w:spacing w:line="140" w:lineRule="atLeast"/>
            </w:pPr>
            <w:r>
              <w:rPr>
                <w:rFonts w:hint="eastAsia"/>
              </w:rPr>
              <w:t>CALTM</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60309DB5" w14:textId="77777777" w:rsidR="001B18C9" w:rsidRDefault="001B18C9">
            <w:pPr>
              <w:spacing w:line="140" w:lineRule="atLeast"/>
            </w:pPr>
            <w:r>
              <w:rPr>
                <w:rFonts w:hint="eastAsia"/>
              </w:rPr>
              <w:t>交易時間</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441F0CC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763A414D" w14:textId="77777777" w:rsidR="001B18C9" w:rsidRDefault="001B18C9">
            <w:pPr>
              <w:spacing w:line="140" w:lineRule="atLeast"/>
              <w:jc w:val="center"/>
            </w:pPr>
            <w:r>
              <w:rPr>
                <w:rFonts w:hint="eastAsia"/>
              </w:rPr>
              <w:t>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33E80F59" w14:textId="77777777" w:rsidR="001B18C9" w:rsidRDefault="001B18C9">
            <w:pPr>
              <w:spacing w:line="140" w:lineRule="atLeast"/>
              <w:ind w:rightChars="449" w:right="1078"/>
            </w:pPr>
            <w:proofErr w:type="spellStart"/>
            <w:r>
              <w:rPr>
                <w:rFonts w:hint="eastAsia"/>
              </w:rPr>
              <w:t>hhmmssss</w:t>
            </w:r>
            <w:proofErr w:type="spellEnd"/>
          </w:p>
        </w:tc>
      </w:tr>
      <w:tr w:rsidR="001B18C9" w14:paraId="0E04A2E1"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1C25DED9" w14:textId="77777777" w:rsidR="001B18C9" w:rsidRDefault="001B18C9">
            <w:pPr>
              <w:spacing w:line="140" w:lineRule="atLeast"/>
            </w:pPr>
            <w:r>
              <w:rPr>
                <w:rFonts w:hint="eastAsia"/>
              </w:rPr>
              <w:t>8</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73E2F0E3" w14:textId="77777777" w:rsidR="001B18C9" w:rsidRDefault="001B18C9">
            <w:pPr>
              <w:spacing w:line="140" w:lineRule="atLeast"/>
            </w:pPr>
            <w:r>
              <w:rPr>
                <w:rFonts w:hint="eastAsia"/>
              </w:rPr>
              <w:t>MSGEND</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64402E4C" w14:textId="77777777" w:rsidR="001B18C9" w:rsidRDefault="001B18C9">
            <w:pPr>
              <w:spacing w:line="256" w:lineRule="auto"/>
              <w:ind w:leftChars="20" w:left="48"/>
            </w:pPr>
            <w:r>
              <w:rPr>
                <w:rFonts w:hint="eastAsia"/>
              </w:rPr>
              <w:t>結束記號</w:t>
            </w:r>
          </w:p>
          <w:p w14:paraId="0D3D00F0" w14:textId="77777777" w:rsidR="001B18C9" w:rsidRDefault="001B18C9">
            <w:pPr>
              <w:spacing w:line="256" w:lineRule="auto"/>
              <w:ind w:leftChars="20" w:left="48"/>
            </w:pPr>
            <w:r>
              <w:rPr>
                <w:rFonts w:hint="eastAsia"/>
              </w:rPr>
              <w:t>1</w:t>
            </w:r>
            <w:r>
              <w:rPr>
                <w:rFonts w:hint="eastAsia"/>
              </w:rPr>
              <w:t>：結束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859BD2B"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25BB0D7D" w14:textId="77777777" w:rsidR="001B18C9" w:rsidRDefault="001B18C9">
            <w:pPr>
              <w:spacing w:line="140" w:lineRule="atLeast"/>
              <w:jc w:val="center"/>
            </w:pPr>
            <w:r>
              <w:rPr>
                <w:rFonts w:hint="eastAsia"/>
              </w:rPr>
              <w:t>1</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1401396C" w14:textId="77777777" w:rsidR="001B18C9" w:rsidRDefault="001B18C9">
            <w:pPr>
              <w:spacing w:line="256" w:lineRule="auto"/>
            </w:pPr>
            <w:r>
              <w:rPr>
                <w:rFonts w:hint="eastAsia"/>
              </w:rPr>
              <w:t>1</w:t>
            </w:r>
          </w:p>
        </w:tc>
      </w:tr>
      <w:tr w:rsidR="001B18C9" w14:paraId="777A1466"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62E93F85" w14:textId="77777777" w:rsidR="001B18C9" w:rsidRDefault="001B18C9">
            <w:pPr>
              <w:spacing w:line="140" w:lineRule="atLeast"/>
            </w:pPr>
            <w:r>
              <w:rPr>
                <w:rFonts w:hint="eastAsia"/>
              </w:rPr>
              <w:t>9</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2936AA7C" w14:textId="77777777" w:rsidR="001B18C9" w:rsidRDefault="001B18C9">
            <w:pPr>
              <w:spacing w:line="140" w:lineRule="atLeast"/>
            </w:pPr>
            <w:r>
              <w:rPr>
                <w:rFonts w:hint="eastAsia"/>
              </w:rPr>
              <w:t>TXRSUT</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3137105E" w14:textId="77777777" w:rsidR="001B18C9" w:rsidRDefault="001B18C9">
            <w:pPr>
              <w:spacing w:line="256" w:lineRule="auto"/>
              <w:ind w:leftChars="20" w:left="48"/>
            </w:pPr>
            <w:r>
              <w:rPr>
                <w:rFonts w:hint="eastAsia"/>
              </w:rPr>
              <w:t>訊息種類</w:t>
            </w:r>
          </w:p>
          <w:p w14:paraId="287BBE44" w14:textId="77777777" w:rsidR="001B18C9" w:rsidRDefault="001B18C9">
            <w:pPr>
              <w:spacing w:line="256" w:lineRule="auto"/>
              <w:ind w:leftChars="20" w:left="48"/>
            </w:pPr>
            <w:r>
              <w:rPr>
                <w:rFonts w:hint="eastAsia"/>
              </w:rPr>
              <w:t>S</w:t>
            </w:r>
            <w:r>
              <w:rPr>
                <w:rFonts w:hint="eastAsia"/>
              </w:rPr>
              <w:t>：成功</w:t>
            </w:r>
          </w:p>
          <w:p w14:paraId="2E3F018F" w14:textId="77777777" w:rsidR="001B18C9" w:rsidRDefault="001B18C9">
            <w:pPr>
              <w:spacing w:line="256" w:lineRule="auto"/>
              <w:ind w:leftChars="20" w:left="48"/>
            </w:pPr>
            <w:r>
              <w:rPr>
                <w:rFonts w:hint="eastAsia"/>
              </w:rPr>
              <w:t>E</w:t>
            </w:r>
            <w:r>
              <w:rPr>
                <w:rFonts w:hint="eastAsia"/>
              </w:rPr>
              <w:t>：失敗</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422B900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1C416EE1" w14:textId="77777777" w:rsidR="001B18C9" w:rsidRDefault="001B18C9">
            <w:pPr>
              <w:spacing w:line="140" w:lineRule="atLeast"/>
              <w:jc w:val="center"/>
            </w:pPr>
            <w:r>
              <w:rPr>
                <w:rFonts w:hint="eastAsia"/>
              </w:rPr>
              <w:t>1</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15477DC4" w14:textId="77777777" w:rsidR="001B18C9" w:rsidRDefault="001B18C9">
            <w:pPr>
              <w:spacing w:line="256" w:lineRule="auto"/>
              <w:ind w:leftChars="20" w:left="48"/>
            </w:pPr>
            <w:r>
              <w:rPr>
                <w:rFonts w:hint="eastAsia"/>
              </w:rPr>
              <w:t>S</w:t>
            </w:r>
            <w:r>
              <w:rPr>
                <w:rFonts w:hint="eastAsia"/>
              </w:rPr>
              <w:t>：成功</w:t>
            </w:r>
          </w:p>
          <w:p w14:paraId="72B07B60" w14:textId="77777777" w:rsidR="001B18C9" w:rsidRDefault="001B18C9">
            <w:pPr>
              <w:spacing w:line="256" w:lineRule="auto"/>
              <w:ind w:leftChars="20" w:left="48"/>
            </w:pPr>
            <w:r>
              <w:rPr>
                <w:rFonts w:hint="eastAsia"/>
              </w:rPr>
              <w:t>E</w:t>
            </w:r>
            <w:r>
              <w:rPr>
                <w:rFonts w:hint="eastAsia"/>
              </w:rPr>
              <w:t>：失敗</w:t>
            </w:r>
          </w:p>
        </w:tc>
      </w:tr>
      <w:tr w:rsidR="001B18C9" w14:paraId="6C962948"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216D7715" w14:textId="77777777" w:rsidR="001B18C9" w:rsidRDefault="001B18C9">
            <w:pPr>
              <w:spacing w:line="140" w:lineRule="atLeast"/>
            </w:pPr>
            <w:r>
              <w:rPr>
                <w:rFonts w:hint="eastAsia"/>
              </w:rPr>
              <w:t>10</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7F7E1500" w14:textId="77777777" w:rsidR="001B18C9" w:rsidRDefault="001B18C9">
            <w:pPr>
              <w:spacing w:line="140" w:lineRule="atLeast"/>
            </w:pPr>
            <w:r>
              <w:rPr>
                <w:rFonts w:hint="eastAsia"/>
              </w:rPr>
              <w:t>TXCD</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22F89FEE" w14:textId="77777777" w:rsidR="001B18C9" w:rsidRDefault="001B18C9">
            <w:pPr>
              <w:spacing w:line="256" w:lineRule="auto"/>
              <w:ind w:leftChars="20" w:left="48"/>
            </w:pPr>
            <w:r>
              <w:rPr>
                <w:rFonts w:hint="eastAsia"/>
              </w:rPr>
              <w:t>交易代號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371C3BE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51333A4D" w14:textId="77777777" w:rsidR="001B18C9" w:rsidRDefault="001B18C9">
            <w:pPr>
              <w:spacing w:line="140" w:lineRule="atLeast"/>
              <w:jc w:val="center"/>
            </w:pPr>
            <w:r>
              <w:rPr>
                <w:rFonts w:hint="eastAsia"/>
              </w:rPr>
              <w:t>5</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355081F3" w14:textId="77777777" w:rsidR="001B18C9" w:rsidRDefault="001B18C9">
            <w:pPr>
              <w:spacing w:line="256" w:lineRule="auto"/>
              <w:ind w:leftChars="20" w:left="48"/>
            </w:pPr>
            <w:r>
              <w:rPr>
                <w:rFonts w:hint="eastAsia"/>
              </w:rPr>
              <w:t>L7501</w:t>
            </w:r>
          </w:p>
        </w:tc>
      </w:tr>
      <w:tr w:rsidR="001B18C9" w14:paraId="318C0A65"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57BA9F79" w14:textId="77777777" w:rsidR="001B18C9" w:rsidRDefault="001B18C9">
            <w:pPr>
              <w:spacing w:line="140" w:lineRule="atLeast"/>
            </w:pPr>
            <w:r>
              <w:rPr>
                <w:rFonts w:hint="eastAsia"/>
              </w:rPr>
              <w:t>11</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2D84C996" w14:textId="77777777" w:rsidR="001B18C9" w:rsidRDefault="001B18C9">
            <w:pPr>
              <w:spacing w:line="140" w:lineRule="atLeast"/>
            </w:pPr>
            <w:r>
              <w:rPr>
                <w:rFonts w:hint="eastAsia"/>
              </w:rPr>
              <w:t>MSGID</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5A365728" w14:textId="77777777" w:rsidR="001B18C9" w:rsidRDefault="001B18C9">
            <w:pPr>
              <w:spacing w:line="256" w:lineRule="auto"/>
              <w:ind w:leftChars="20" w:left="48"/>
            </w:pPr>
            <w:r>
              <w:rPr>
                <w:rFonts w:hint="eastAsia"/>
              </w:rPr>
              <w:t>訊息代號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1BA874C"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1BE572C9" w14:textId="77777777" w:rsidR="001B18C9" w:rsidRDefault="001B18C9">
            <w:pPr>
              <w:spacing w:line="140" w:lineRule="atLeast"/>
              <w:jc w:val="center"/>
            </w:pPr>
            <w:r>
              <w:rPr>
                <w:rFonts w:hint="eastAsia"/>
              </w:rPr>
              <w:t>5</w:t>
            </w:r>
          </w:p>
        </w:tc>
        <w:tc>
          <w:tcPr>
            <w:tcW w:w="1900" w:type="pct"/>
            <w:tcBorders>
              <w:top w:val="single" w:sz="6" w:space="0" w:color="000000"/>
              <w:left w:val="single" w:sz="6" w:space="0" w:color="000000"/>
              <w:bottom w:val="single" w:sz="6" w:space="0" w:color="000000"/>
              <w:right w:val="single" w:sz="6" w:space="0" w:color="000000"/>
            </w:tcBorders>
            <w:vAlign w:val="center"/>
          </w:tcPr>
          <w:p w14:paraId="4C714C61" w14:textId="77777777" w:rsidR="001B18C9" w:rsidRDefault="001B18C9">
            <w:pPr>
              <w:spacing w:line="256" w:lineRule="auto"/>
              <w:ind w:leftChars="20" w:left="48"/>
            </w:pPr>
          </w:p>
        </w:tc>
      </w:tr>
      <w:tr w:rsidR="001B18C9" w14:paraId="22624570"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64778068" w14:textId="77777777" w:rsidR="001B18C9" w:rsidRDefault="001B18C9">
            <w:pPr>
              <w:spacing w:line="140" w:lineRule="atLeast"/>
            </w:pPr>
            <w:r>
              <w:rPr>
                <w:rFonts w:hint="eastAsia"/>
              </w:rPr>
              <w:t>12</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7860D11" w14:textId="77777777" w:rsidR="001B18C9" w:rsidRDefault="001B18C9">
            <w:pPr>
              <w:spacing w:line="140" w:lineRule="atLeast"/>
            </w:pPr>
            <w:r>
              <w:rPr>
                <w:rFonts w:hint="eastAsia"/>
              </w:rPr>
              <w:t>MLDRY</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4CB0259C" w14:textId="77777777" w:rsidR="001B18C9" w:rsidRDefault="001B18C9">
            <w:pPr>
              <w:spacing w:line="256" w:lineRule="auto"/>
              <w:ind w:leftChars="20" w:left="48"/>
            </w:pPr>
            <w:r>
              <w:rPr>
                <w:rFonts w:hint="eastAsia"/>
              </w:rPr>
              <w:t>保留</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1C9FA2BF"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33334165" w14:textId="77777777" w:rsidR="001B18C9" w:rsidRDefault="001B18C9">
            <w:pPr>
              <w:spacing w:line="140" w:lineRule="atLeast"/>
              <w:jc w:val="center"/>
            </w:pPr>
            <w:r>
              <w:rPr>
                <w:rFonts w:hint="eastAsia"/>
              </w:rPr>
              <w:t>1</w:t>
            </w:r>
          </w:p>
        </w:tc>
        <w:tc>
          <w:tcPr>
            <w:tcW w:w="1900" w:type="pct"/>
            <w:tcBorders>
              <w:top w:val="single" w:sz="6" w:space="0" w:color="000000"/>
              <w:left w:val="single" w:sz="6" w:space="0" w:color="000000"/>
              <w:bottom w:val="single" w:sz="6" w:space="0" w:color="000000"/>
              <w:right w:val="single" w:sz="6" w:space="0" w:color="000000"/>
            </w:tcBorders>
            <w:vAlign w:val="center"/>
          </w:tcPr>
          <w:p w14:paraId="50608885" w14:textId="77777777" w:rsidR="001B18C9" w:rsidRDefault="001B18C9">
            <w:pPr>
              <w:spacing w:line="256" w:lineRule="auto"/>
              <w:ind w:leftChars="20" w:left="48"/>
            </w:pPr>
          </w:p>
        </w:tc>
      </w:tr>
      <w:tr w:rsidR="001B18C9" w14:paraId="2884B8BE"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2F0E9B7A" w14:textId="77777777" w:rsidR="001B18C9" w:rsidRDefault="001B18C9">
            <w:pPr>
              <w:spacing w:line="140" w:lineRule="atLeast"/>
            </w:pPr>
            <w:r>
              <w:rPr>
                <w:rFonts w:hint="eastAsia"/>
              </w:rPr>
              <w:t>13</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E6F5D3A" w14:textId="77777777" w:rsidR="001B18C9" w:rsidRDefault="001B18C9">
            <w:pPr>
              <w:spacing w:line="140" w:lineRule="atLeast"/>
              <w:rPr>
                <w:color w:val="000000" w:themeColor="text1"/>
              </w:rPr>
            </w:pPr>
            <w:r>
              <w:rPr>
                <w:rFonts w:hint="eastAsia"/>
                <w:color w:val="000000" w:themeColor="text1"/>
              </w:rPr>
              <w:t>MRKEY</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15865F7" w14:textId="77777777" w:rsidR="001B18C9" w:rsidRDefault="001B18C9">
            <w:pPr>
              <w:spacing w:line="140" w:lineRule="atLeast"/>
              <w:rPr>
                <w:color w:val="000000" w:themeColor="text1"/>
              </w:rPr>
            </w:pPr>
            <w:r>
              <w:rPr>
                <w:rFonts w:hint="eastAsia"/>
                <w:color w:val="000000" w:themeColor="text1"/>
              </w:rPr>
              <w:t>戶號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674CA426" w14:textId="77777777" w:rsidR="001B18C9" w:rsidRDefault="001B18C9">
            <w:pPr>
              <w:spacing w:line="140" w:lineRule="atLeast"/>
              <w:jc w:val="center"/>
              <w:rPr>
                <w:color w:val="000000" w:themeColor="text1"/>
              </w:rPr>
            </w:pPr>
            <w:r>
              <w:rPr>
                <w:rFonts w:hint="eastAsia"/>
                <w:color w:val="000000" w:themeColor="text1"/>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0242238B" w14:textId="77777777" w:rsidR="001B18C9" w:rsidRDefault="001B18C9">
            <w:pPr>
              <w:spacing w:line="140" w:lineRule="atLeast"/>
              <w:jc w:val="center"/>
              <w:rPr>
                <w:color w:val="000000" w:themeColor="text1"/>
              </w:rPr>
            </w:pPr>
            <w:r>
              <w:rPr>
                <w:rFonts w:hint="eastAsia"/>
                <w:color w:val="000000" w:themeColor="text1"/>
              </w:rPr>
              <w:t>16</w:t>
            </w:r>
          </w:p>
        </w:tc>
        <w:tc>
          <w:tcPr>
            <w:tcW w:w="1900" w:type="pct"/>
            <w:tcBorders>
              <w:top w:val="single" w:sz="6" w:space="0" w:color="000000"/>
              <w:left w:val="single" w:sz="6" w:space="0" w:color="000000"/>
              <w:bottom w:val="single" w:sz="6" w:space="0" w:color="000000"/>
              <w:right w:val="single" w:sz="6" w:space="0" w:color="000000"/>
            </w:tcBorders>
            <w:vAlign w:val="center"/>
          </w:tcPr>
          <w:p w14:paraId="3E5A47E4" w14:textId="77777777" w:rsidR="001B18C9" w:rsidRDefault="001B18C9">
            <w:pPr>
              <w:spacing w:line="140" w:lineRule="atLeast"/>
            </w:pPr>
          </w:p>
        </w:tc>
      </w:tr>
      <w:tr w:rsidR="001B18C9" w14:paraId="42939841"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06B02360" w14:textId="77777777" w:rsidR="001B18C9" w:rsidRDefault="001B18C9">
            <w:pPr>
              <w:spacing w:line="140" w:lineRule="atLeast"/>
            </w:pPr>
            <w:r>
              <w:rPr>
                <w:rFonts w:hint="eastAsia"/>
              </w:rPr>
              <w:t>14</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2E49BEE4" w14:textId="77777777" w:rsidR="001B18C9" w:rsidRDefault="001B18C9">
            <w:pPr>
              <w:spacing w:line="140" w:lineRule="atLeast"/>
              <w:rPr>
                <w:color w:val="000000" w:themeColor="text1"/>
              </w:rPr>
            </w:pPr>
            <w:r>
              <w:rPr>
                <w:rFonts w:hint="eastAsia"/>
                <w:color w:val="000000" w:themeColor="text1"/>
              </w:rPr>
              <w:t>FILLER</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5E2D0053" w14:textId="77777777" w:rsidR="001B18C9" w:rsidRDefault="001B18C9">
            <w:pPr>
              <w:spacing w:line="140" w:lineRule="atLeast"/>
              <w:rPr>
                <w:color w:val="000000" w:themeColor="text1"/>
              </w:rPr>
            </w:pPr>
            <w:r>
              <w:rPr>
                <w:rFonts w:hint="eastAsia"/>
                <w:color w:val="000000" w:themeColor="text1"/>
              </w:rPr>
              <w:t>保留</w:t>
            </w:r>
            <w:r>
              <w:rPr>
                <w:rFonts w:hint="eastAsia"/>
                <w:color w:val="000000" w:themeColor="text1"/>
              </w:rPr>
              <w:t>/</w:t>
            </w:r>
            <w:r>
              <w:rPr>
                <w:rFonts w:hint="eastAsia"/>
                <w:color w:val="000000" w:themeColor="text1"/>
              </w:rPr>
              <w:t>下行欄位</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F7265A3" w14:textId="77777777" w:rsidR="001B18C9" w:rsidRDefault="001B18C9">
            <w:pPr>
              <w:spacing w:line="140" w:lineRule="atLeast"/>
              <w:jc w:val="center"/>
              <w:rPr>
                <w:color w:val="000000" w:themeColor="text1"/>
              </w:rPr>
            </w:pPr>
            <w:r>
              <w:rPr>
                <w:rFonts w:hint="eastAsia"/>
                <w:color w:val="000000" w:themeColor="text1"/>
              </w:rPr>
              <w:t>X</w:t>
            </w:r>
          </w:p>
        </w:tc>
        <w:tc>
          <w:tcPr>
            <w:tcW w:w="405" w:type="pct"/>
            <w:tcBorders>
              <w:top w:val="single" w:sz="6" w:space="0" w:color="000000"/>
              <w:left w:val="single" w:sz="6" w:space="0" w:color="000000"/>
              <w:bottom w:val="single" w:sz="6" w:space="0" w:color="000000"/>
              <w:right w:val="single" w:sz="6" w:space="0" w:color="000000"/>
            </w:tcBorders>
            <w:vAlign w:val="center"/>
          </w:tcPr>
          <w:p w14:paraId="62B21739" w14:textId="77777777" w:rsidR="001B18C9" w:rsidRDefault="001B18C9">
            <w:pPr>
              <w:spacing w:line="140" w:lineRule="atLeast"/>
              <w:jc w:val="center"/>
              <w:rPr>
                <w:color w:val="000000" w:themeColor="text1"/>
              </w:rPr>
            </w:pPr>
          </w:p>
        </w:tc>
        <w:tc>
          <w:tcPr>
            <w:tcW w:w="1900" w:type="pct"/>
            <w:tcBorders>
              <w:top w:val="single" w:sz="6" w:space="0" w:color="000000"/>
              <w:left w:val="single" w:sz="6" w:space="0" w:color="000000"/>
              <w:bottom w:val="single" w:sz="6" w:space="0" w:color="000000"/>
              <w:right w:val="single" w:sz="6" w:space="0" w:color="000000"/>
            </w:tcBorders>
            <w:vAlign w:val="center"/>
          </w:tcPr>
          <w:p w14:paraId="6531CD08" w14:textId="77777777" w:rsidR="001B18C9" w:rsidRDefault="001B18C9">
            <w:pPr>
              <w:spacing w:line="140" w:lineRule="atLeast"/>
            </w:pPr>
          </w:p>
        </w:tc>
      </w:tr>
      <w:tr w:rsidR="001B18C9" w14:paraId="3C3C3F49"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3344C21E" w14:textId="77777777" w:rsidR="001B18C9" w:rsidRDefault="001B18C9">
            <w:pPr>
              <w:spacing w:line="140" w:lineRule="atLeast"/>
            </w:pPr>
            <w:r>
              <w:rPr>
                <w:rFonts w:hint="eastAsia"/>
              </w:rPr>
              <w:lastRenderedPageBreak/>
              <w:t>15</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FD7BDD4" w14:textId="77777777" w:rsidR="001B18C9" w:rsidRDefault="001B18C9">
            <w:pPr>
              <w:spacing w:line="140" w:lineRule="atLeast"/>
              <w:rPr>
                <w:color w:val="000000" w:themeColor="text1"/>
              </w:rPr>
            </w:pPr>
            <w:proofErr w:type="spellStart"/>
            <w:r>
              <w:rPr>
                <w:rFonts w:hint="eastAsia"/>
                <w:color w:val="000000" w:themeColor="text1"/>
              </w:rPr>
              <w:t>ErrMsg</w:t>
            </w:r>
            <w:proofErr w:type="spellEnd"/>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429A726A" w14:textId="77777777" w:rsidR="001B18C9" w:rsidRDefault="001B18C9">
            <w:pPr>
              <w:spacing w:line="140" w:lineRule="atLeast"/>
              <w:rPr>
                <w:color w:val="000000" w:themeColor="text1"/>
              </w:rPr>
            </w:pPr>
            <w:r>
              <w:rPr>
                <w:rFonts w:hint="eastAsia"/>
                <w:color w:val="000000" w:themeColor="text1"/>
              </w:rPr>
              <w:t>錯誤訊息</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3A2424D9" w14:textId="77777777" w:rsidR="001B18C9" w:rsidRDefault="001B18C9">
            <w:pPr>
              <w:spacing w:line="140" w:lineRule="atLeast"/>
              <w:jc w:val="center"/>
              <w:rPr>
                <w:color w:val="000000" w:themeColor="text1"/>
              </w:rPr>
            </w:pPr>
            <w:r>
              <w:rPr>
                <w:rFonts w:hint="eastAsia"/>
                <w:color w:val="000000" w:themeColor="text1"/>
              </w:rPr>
              <w:t>X</w:t>
            </w:r>
          </w:p>
        </w:tc>
        <w:tc>
          <w:tcPr>
            <w:tcW w:w="405" w:type="pct"/>
            <w:tcBorders>
              <w:top w:val="single" w:sz="6" w:space="0" w:color="000000"/>
              <w:left w:val="single" w:sz="6" w:space="0" w:color="000000"/>
              <w:bottom w:val="single" w:sz="6" w:space="0" w:color="000000"/>
              <w:right w:val="single" w:sz="6" w:space="0" w:color="000000"/>
            </w:tcBorders>
            <w:vAlign w:val="center"/>
          </w:tcPr>
          <w:p w14:paraId="17A67898" w14:textId="77777777" w:rsidR="001B18C9" w:rsidRDefault="001B18C9">
            <w:pPr>
              <w:spacing w:line="140" w:lineRule="atLeast"/>
              <w:jc w:val="center"/>
              <w:rPr>
                <w:color w:val="000000" w:themeColor="text1"/>
              </w:rPr>
            </w:pPr>
          </w:p>
        </w:tc>
        <w:tc>
          <w:tcPr>
            <w:tcW w:w="1900" w:type="pct"/>
            <w:tcBorders>
              <w:top w:val="single" w:sz="6" w:space="0" w:color="000000"/>
              <w:left w:val="single" w:sz="6" w:space="0" w:color="000000"/>
              <w:bottom w:val="single" w:sz="6" w:space="0" w:color="000000"/>
              <w:right w:val="single" w:sz="6" w:space="0" w:color="000000"/>
            </w:tcBorders>
            <w:vAlign w:val="center"/>
          </w:tcPr>
          <w:p w14:paraId="686D17F0" w14:textId="77777777" w:rsidR="001B18C9" w:rsidRDefault="001B18C9">
            <w:pPr>
              <w:spacing w:line="140" w:lineRule="atLeast"/>
            </w:pPr>
          </w:p>
        </w:tc>
      </w:tr>
    </w:tbl>
    <w:p w14:paraId="6E5498FA" w14:textId="77777777" w:rsidR="001B18C9" w:rsidRDefault="001B18C9" w:rsidP="001B18C9">
      <w:pPr>
        <w:pStyle w:val="40"/>
        <w:keepNext/>
        <w:keepLines/>
        <w:widowControl/>
        <w:numPr>
          <w:ilvl w:val="1"/>
          <w:numId w:val="46"/>
        </w:numPr>
        <w:snapToGrid/>
        <w:spacing w:before="40"/>
        <w:rPr>
          <w:rFonts w:ascii="標楷體" w:hAnsi="標楷體" w:cstheme="majorBidi"/>
          <w:b/>
          <w:bCs/>
          <w:color w:val="000000" w:themeColor="text1"/>
          <w:sz w:val="24"/>
          <w:szCs w:val="24"/>
        </w:rPr>
      </w:pPr>
      <w:r>
        <w:rPr>
          <w:rFonts w:ascii="標楷體" w:hAnsi="標楷體" w:hint="eastAsia"/>
          <w:b/>
          <w:bCs/>
          <w:i/>
          <w:iCs/>
          <w:color w:val="000000" w:themeColor="text1"/>
          <w:sz w:val="24"/>
          <w:szCs w:val="24"/>
        </w:rPr>
        <w:t>單筆資料</w:t>
      </w:r>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491F3529" w14:textId="77777777" w:rsidTr="001B18C9">
        <w:trPr>
          <w:cantSplit/>
          <w:trHeight w:val="271"/>
          <w:tblHeader/>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3E7D9745" w14:textId="77777777" w:rsidR="001B18C9" w:rsidRDefault="001B18C9">
            <w:pPr>
              <w:pStyle w:val="TableText"/>
              <w:spacing w:line="256" w:lineRule="auto"/>
              <w:jc w:val="center"/>
              <w:rPr>
                <w:b/>
                <w:sz w:val="17"/>
                <w:szCs w:val="17"/>
              </w:rPr>
            </w:pPr>
            <w:r>
              <w:rPr>
                <w:rFonts w:hint="eastAsia"/>
                <w:b/>
                <w:sz w:val="17"/>
                <w:szCs w:val="17"/>
                <w:lang w:eastAsia="zh-TW"/>
              </w:rPr>
              <w:t>#</w:t>
            </w:r>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732113FF" w14:textId="77777777" w:rsidR="001B18C9" w:rsidRDefault="001B18C9">
            <w:pPr>
              <w:pStyle w:val="TableText"/>
              <w:spacing w:line="256" w:lineRule="auto"/>
              <w:jc w:val="center"/>
              <w:rPr>
                <w:b/>
                <w:sz w:val="17"/>
                <w:szCs w:val="17"/>
              </w:rPr>
            </w:pPr>
            <w:r>
              <w:rPr>
                <w:rFonts w:hint="eastAsia"/>
                <w:b/>
                <w:sz w:val="17"/>
                <w:szCs w:val="17"/>
                <w:lang w:eastAsia="zh-TW"/>
              </w:rPr>
              <w:t>參數</w:t>
            </w:r>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570906FC" w14:textId="77777777" w:rsidR="001B18C9" w:rsidRDefault="001B18C9">
            <w:pPr>
              <w:pStyle w:val="TableText"/>
              <w:spacing w:line="256" w:lineRule="auto"/>
              <w:jc w:val="center"/>
              <w:rPr>
                <w:b/>
                <w:sz w:val="17"/>
                <w:szCs w:val="17"/>
              </w:rPr>
            </w:pPr>
            <w:r>
              <w:rPr>
                <w:rFonts w:hint="eastAsia"/>
                <w:b/>
                <w:sz w:val="17"/>
                <w:szCs w:val="17"/>
                <w:lang w:eastAsia="zh-TW"/>
              </w:rPr>
              <w:t>類型</w:t>
            </w:r>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105DDA60" w14:textId="77777777" w:rsidR="001B18C9" w:rsidRDefault="001B18C9">
            <w:pPr>
              <w:pStyle w:val="TableText"/>
              <w:spacing w:line="256" w:lineRule="auto"/>
              <w:jc w:val="center"/>
              <w:rPr>
                <w:b/>
                <w:sz w:val="17"/>
                <w:szCs w:val="17"/>
              </w:rPr>
            </w:pPr>
            <w:r>
              <w:rPr>
                <w:rFonts w:hint="eastAsia"/>
                <w:b/>
                <w:sz w:val="17"/>
                <w:szCs w:val="17"/>
                <w:lang w:eastAsia="zh-TW"/>
              </w:rPr>
              <w:t>必輸</w:t>
            </w:r>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7B8F4CC5" w14:textId="77777777" w:rsidR="001B18C9" w:rsidRDefault="001B18C9">
            <w:pPr>
              <w:pStyle w:val="TableText"/>
              <w:spacing w:line="256" w:lineRule="auto"/>
              <w:jc w:val="center"/>
              <w:rPr>
                <w:b/>
                <w:sz w:val="17"/>
                <w:szCs w:val="17"/>
              </w:rPr>
            </w:pPr>
            <w:r>
              <w:rPr>
                <w:rFonts w:hint="eastAsia"/>
                <w:b/>
                <w:sz w:val="17"/>
                <w:szCs w:val="17"/>
                <w:lang w:eastAsia="zh-TW"/>
              </w:rPr>
              <w:t>In/Out</w:t>
            </w:r>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43810EBD" w14:textId="77777777" w:rsidR="001B18C9" w:rsidRDefault="001B18C9">
            <w:pPr>
              <w:pStyle w:val="TableText"/>
              <w:spacing w:line="256" w:lineRule="auto"/>
              <w:jc w:val="center"/>
              <w:rPr>
                <w:b/>
                <w:sz w:val="17"/>
                <w:szCs w:val="17"/>
              </w:rPr>
            </w:pPr>
            <w:r>
              <w:rPr>
                <w:rFonts w:hint="eastAsia"/>
                <w:b/>
                <w:sz w:val="17"/>
                <w:szCs w:val="17"/>
                <w:lang w:eastAsia="zh-TW"/>
              </w:rPr>
              <w:t>說明</w:t>
            </w:r>
          </w:p>
        </w:tc>
      </w:tr>
      <w:tr w:rsidR="001B18C9" w14:paraId="0E1FE599" w14:textId="77777777" w:rsidTr="001B18C9">
        <w:trPr>
          <w:cantSplit/>
          <w:trHeight w:val="55"/>
          <w:tblHeader/>
        </w:trPr>
        <w:tc>
          <w:tcPr>
            <w:tcW w:w="630" w:type="dxa"/>
            <w:tcBorders>
              <w:top w:val="single" w:sz="12" w:space="0" w:color="auto"/>
              <w:left w:val="nil"/>
              <w:bottom w:val="single" w:sz="6" w:space="0" w:color="auto"/>
              <w:right w:val="nil"/>
            </w:tcBorders>
            <w:shd w:val="pct50" w:color="auto" w:fill="auto"/>
          </w:tcPr>
          <w:p w14:paraId="4D475131" w14:textId="77777777" w:rsidR="001B18C9" w:rsidRDefault="001B18C9">
            <w:pPr>
              <w:pStyle w:val="TableText"/>
              <w:spacing w:line="256" w:lineRule="auto"/>
              <w:jc w:val="center"/>
              <w:rPr>
                <w:b/>
                <w:sz w:val="2"/>
                <w:szCs w:val="2"/>
              </w:rPr>
            </w:pPr>
          </w:p>
        </w:tc>
        <w:tc>
          <w:tcPr>
            <w:tcW w:w="2064" w:type="dxa"/>
            <w:tcBorders>
              <w:top w:val="single" w:sz="12" w:space="0" w:color="auto"/>
              <w:left w:val="nil"/>
              <w:bottom w:val="single" w:sz="6" w:space="0" w:color="auto"/>
              <w:right w:val="nil"/>
            </w:tcBorders>
            <w:shd w:val="pct50" w:color="auto" w:fill="auto"/>
          </w:tcPr>
          <w:p w14:paraId="4402A2D6" w14:textId="77777777" w:rsidR="001B18C9" w:rsidRDefault="001B18C9">
            <w:pPr>
              <w:pStyle w:val="TableText"/>
              <w:spacing w:line="256" w:lineRule="auto"/>
              <w:jc w:val="center"/>
              <w:rPr>
                <w:b/>
                <w:sz w:val="2"/>
                <w:szCs w:val="2"/>
              </w:rPr>
            </w:pPr>
          </w:p>
        </w:tc>
        <w:tc>
          <w:tcPr>
            <w:tcW w:w="1356" w:type="dxa"/>
            <w:tcBorders>
              <w:top w:val="single" w:sz="12" w:space="0" w:color="auto"/>
              <w:left w:val="nil"/>
              <w:bottom w:val="single" w:sz="6" w:space="0" w:color="auto"/>
              <w:right w:val="nil"/>
            </w:tcBorders>
            <w:shd w:val="pct50" w:color="auto" w:fill="auto"/>
          </w:tcPr>
          <w:p w14:paraId="342DC402" w14:textId="77777777" w:rsidR="001B18C9" w:rsidRDefault="001B18C9">
            <w:pPr>
              <w:pStyle w:val="TableText"/>
              <w:spacing w:line="256" w:lineRule="auto"/>
              <w:jc w:val="center"/>
              <w:rPr>
                <w:b/>
                <w:sz w:val="2"/>
                <w:szCs w:val="2"/>
              </w:rPr>
            </w:pPr>
          </w:p>
        </w:tc>
        <w:tc>
          <w:tcPr>
            <w:tcW w:w="630" w:type="dxa"/>
            <w:tcBorders>
              <w:top w:val="single" w:sz="12" w:space="0" w:color="auto"/>
              <w:left w:val="nil"/>
              <w:bottom w:val="single" w:sz="6" w:space="0" w:color="auto"/>
              <w:right w:val="nil"/>
            </w:tcBorders>
            <w:shd w:val="pct50" w:color="auto" w:fill="auto"/>
          </w:tcPr>
          <w:p w14:paraId="5AC55984" w14:textId="77777777" w:rsidR="001B18C9" w:rsidRDefault="001B18C9">
            <w:pPr>
              <w:pStyle w:val="TableText"/>
              <w:spacing w:line="256" w:lineRule="auto"/>
              <w:jc w:val="center"/>
              <w:rPr>
                <w:b/>
                <w:sz w:val="2"/>
                <w:szCs w:val="2"/>
              </w:rPr>
            </w:pPr>
          </w:p>
        </w:tc>
        <w:tc>
          <w:tcPr>
            <w:tcW w:w="810" w:type="dxa"/>
            <w:tcBorders>
              <w:top w:val="single" w:sz="12" w:space="0" w:color="auto"/>
              <w:left w:val="nil"/>
              <w:bottom w:val="single" w:sz="6" w:space="0" w:color="auto"/>
              <w:right w:val="nil"/>
            </w:tcBorders>
            <w:shd w:val="pct50" w:color="auto" w:fill="auto"/>
          </w:tcPr>
          <w:p w14:paraId="60080028" w14:textId="77777777" w:rsidR="001B18C9" w:rsidRDefault="001B18C9">
            <w:pPr>
              <w:pStyle w:val="TableText"/>
              <w:spacing w:line="256" w:lineRule="auto"/>
              <w:jc w:val="center"/>
              <w:rPr>
                <w:b/>
                <w:sz w:val="2"/>
                <w:szCs w:val="2"/>
              </w:rPr>
            </w:pPr>
          </w:p>
        </w:tc>
        <w:tc>
          <w:tcPr>
            <w:tcW w:w="4310" w:type="dxa"/>
            <w:tcBorders>
              <w:top w:val="single" w:sz="12" w:space="0" w:color="auto"/>
              <w:left w:val="nil"/>
              <w:bottom w:val="single" w:sz="6" w:space="0" w:color="auto"/>
              <w:right w:val="nil"/>
            </w:tcBorders>
            <w:shd w:val="pct50" w:color="auto" w:fill="auto"/>
          </w:tcPr>
          <w:p w14:paraId="2DFAEB41" w14:textId="77777777" w:rsidR="001B18C9" w:rsidRDefault="001B18C9">
            <w:pPr>
              <w:pStyle w:val="TableText"/>
              <w:spacing w:line="256" w:lineRule="auto"/>
              <w:jc w:val="center"/>
              <w:rPr>
                <w:b/>
                <w:sz w:val="2"/>
                <w:szCs w:val="2"/>
              </w:rPr>
            </w:pPr>
          </w:p>
        </w:tc>
      </w:tr>
      <w:tr w:rsidR="001B18C9" w14:paraId="34D63539" w14:textId="77777777" w:rsidTr="001B18C9">
        <w:trPr>
          <w:cantSplit/>
          <w:trHeight w:val="287"/>
          <w:del w:id="476"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78B7CEE8" w14:textId="77777777" w:rsidR="001B18C9" w:rsidRDefault="001B18C9">
            <w:pPr>
              <w:pStyle w:val="TableText"/>
              <w:spacing w:line="256" w:lineRule="auto"/>
              <w:rPr>
                <w:del w:id="477" w:author="簡琦欣" w:date="2023-03-23T15:58:00Z"/>
                <w:sz w:val="17"/>
                <w:szCs w:val="17"/>
                <w:lang w:eastAsia="zh-TW"/>
              </w:rPr>
            </w:pPr>
            <w:del w:id="478" w:author="簡琦欣" w:date="2023-03-23T15:58: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3E89A08E" w14:textId="77777777" w:rsidR="001B18C9" w:rsidRDefault="001B18C9">
            <w:pPr>
              <w:pStyle w:val="TableText"/>
              <w:spacing w:line="256" w:lineRule="auto"/>
              <w:rPr>
                <w:del w:id="479" w:author="簡琦欣" w:date="2023-03-23T15:58:00Z"/>
                <w:sz w:val="17"/>
                <w:szCs w:val="17"/>
                <w:lang w:eastAsia="zh-TW"/>
              </w:rPr>
            </w:pPr>
            <w:del w:id="480" w:author="簡琦欣" w:date="2023-03-23T15:58:00Z">
              <w:r>
                <w:rPr>
                  <w:rFonts w:hint="eastAsia"/>
                  <w:sz w:val="17"/>
                  <w:szCs w:val="17"/>
                  <w:lang w:eastAsia="zh-TW"/>
                </w:rPr>
                <w:delText>P_</w:delText>
              </w:r>
              <w:r>
                <w:rPr>
                  <w:rFonts w:hint="eastAsia"/>
                  <w:sz w:val="17"/>
                  <w:szCs w:val="17"/>
                </w:rPr>
                <w:delText>JOURNAL_TBL</w:delText>
              </w:r>
            </w:del>
          </w:p>
        </w:tc>
        <w:tc>
          <w:tcPr>
            <w:tcW w:w="1356" w:type="dxa"/>
            <w:tcBorders>
              <w:top w:val="single" w:sz="6" w:space="0" w:color="auto"/>
              <w:left w:val="single" w:sz="6" w:space="0" w:color="auto"/>
              <w:bottom w:val="single" w:sz="6" w:space="0" w:color="auto"/>
              <w:right w:val="single" w:sz="6" w:space="0" w:color="auto"/>
            </w:tcBorders>
            <w:hideMark/>
          </w:tcPr>
          <w:p w14:paraId="40E12E3E" w14:textId="77777777" w:rsidR="001B18C9" w:rsidRDefault="001B18C9">
            <w:pPr>
              <w:pStyle w:val="TableText"/>
              <w:spacing w:line="256" w:lineRule="auto"/>
              <w:rPr>
                <w:del w:id="481" w:author="簡琦欣" w:date="2023-03-23T15:58:00Z"/>
                <w:b/>
                <w:sz w:val="17"/>
                <w:szCs w:val="17"/>
                <w:lang w:eastAsia="zh-TW"/>
              </w:rPr>
            </w:pPr>
            <w:del w:id="482" w:author="簡琦欣" w:date="2023-03-23T15:58:00Z">
              <w:r>
                <w:rPr>
                  <w:rFonts w:hint="eastAsia"/>
                  <w:b/>
                  <w:sz w:val="17"/>
                  <w:szCs w:val="17"/>
                  <w:lang w:eastAsia="zh-TW"/>
                </w:rPr>
                <w:delText>Table</w:delText>
              </w:r>
            </w:del>
          </w:p>
        </w:tc>
        <w:tc>
          <w:tcPr>
            <w:tcW w:w="630" w:type="dxa"/>
            <w:tcBorders>
              <w:top w:val="single" w:sz="6" w:space="0" w:color="auto"/>
              <w:left w:val="single" w:sz="6" w:space="0" w:color="auto"/>
              <w:bottom w:val="single" w:sz="6" w:space="0" w:color="auto"/>
              <w:right w:val="single" w:sz="6" w:space="0" w:color="auto"/>
            </w:tcBorders>
            <w:hideMark/>
          </w:tcPr>
          <w:p w14:paraId="19B7E561" w14:textId="77777777" w:rsidR="001B18C9" w:rsidRDefault="001B18C9">
            <w:pPr>
              <w:pStyle w:val="TableText"/>
              <w:spacing w:line="256" w:lineRule="auto"/>
              <w:rPr>
                <w:del w:id="483" w:author="簡琦欣" w:date="2023-03-23T15:58:00Z"/>
                <w:sz w:val="17"/>
                <w:szCs w:val="17"/>
                <w:lang w:eastAsia="zh-TW"/>
              </w:rPr>
            </w:pPr>
            <w:del w:id="484"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EE78072" w14:textId="77777777" w:rsidR="001B18C9" w:rsidRDefault="001B18C9">
            <w:pPr>
              <w:pStyle w:val="TableText"/>
              <w:spacing w:line="256" w:lineRule="auto"/>
              <w:rPr>
                <w:del w:id="485" w:author="簡琦欣" w:date="2023-03-23T15:58:00Z"/>
                <w:sz w:val="17"/>
                <w:szCs w:val="17"/>
                <w:lang w:eastAsia="zh-TW"/>
              </w:rPr>
            </w:pPr>
            <w:del w:id="486"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23776D2" w14:textId="77777777" w:rsidR="001B18C9" w:rsidRDefault="001B18C9">
            <w:pPr>
              <w:pStyle w:val="TableText"/>
              <w:spacing w:line="256" w:lineRule="auto"/>
              <w:rPr>
                <w:del w:id="487" w:author="簡琦欣" w:date="2023-03-23T15:58:00Z"/>
                <w:sz w:val="17"/>
                <w:szCs w:val="17"/>
                <w:lang w:eastAsia="zh-TW"/>
              </w:rPr>
            </w:pPr>
            <w:del w:id="488" w:author="簡琦欣" w:date="2023-03-23T15:58:00Z">
              <w:r>
                <w:rPr>
                  <w:rFonts w:hint="eastAsia"/>
                  <w:sz w:val="17"/>
                  <w:szCs w:val="17"/>
                  <w:lang w:eastAsia="zh-TW"/>
                </w:rPr>
                <w:delText>傳票資料，詳細欄位如下：</w:delText>
              </w:r>
            </w:del>
          </w:p>
        </w:tc>
      </w:tr>
      <w:tr w:rsidR="001B18C9" w14:paraId="6C67FFC9" w14:textId="77777777" w:rsidTr="001B18C9">
        <w:trPr>
          <w:cantSplit/>
          <w:trHeight w:val="287"/>
          <w:del w:id="489" w:author="簡琦欣" w:date="2023-03-23T16:46:00Z"/>
        </w:trPr>
        <w:tc>
          <w:tcPr>
            <w:tcW w:w="630" w:type="dxa"/>
            <w:tcBorders>
              <w:top w:val="single" w:sz="6" w:space="0" w:color="auto"/>
              <w:left w:val="single" w:sz="12" w:space="0" w:color="auto"/>
              <w:bottom w:val="single" w:sz="6" w:space="0" w:color="auto"/>
              <w:right w:val="single" w:sz="6" w:space="0" w:color="auto"/>
            </w:tcBorders>
            <w:hideMark/>
          </w:tcPr>
          <w:p w14:paraId="18C4AADE" w14:textId="77777777" w:rsidR="001B18C9" w:rsidRDefault="001B18C9">
            <w:pPr>
              <w:pStyle w:val="TableText"/>
              <w:spacing w:line="256" w:lineRule="auto"/>
              <w:rPr>
                <w:del w:id="490" w:author="簡琦欣" w:date="2023-03-23T16:46:00Z"/>
                <w:sz w:val="17"/>
                <w:szCs w:val="17"/>
              </w:rPr>
            </w:pPr>
            <w:del w:id="491" w:author="簡琦欣" w:date="2023-03-23T16:38:00Z">
              <w:r>
                <w:rPr>
                  <w:rFonts w:hint="eastAsia"/>
                  <w:sz w:val="17"/>
                  <w:szCs w:val="17"/>
                </w:rPr>
                <w:delText>2.5</w:delText>
              </w:r>
            </w:del>
          </w:p>
        </w:tc>
        <w:tc>
          <w:tcPr>
            <w:tcW w:w="2064" w:type="dxa"/>
            <w:tcBorders>
              <w:top w:val="single" w:sz="6" w:space="0" w:color="auto"/>
              <w:left w:val="single" w:sz="6" w:space="0" w:color="auto"/>
              <w:bottom w:val="single" w:sz="6" w:space="0" w:color="auto"/>
              <w:right w:val="single" w:sz="6" w:space="0" w:color="auto"/>
            </w:tcBorders>
            <w:hideMark/>
          </w:tcPr>
          <w:p w14:paraId="4BDBD459" w14:textId="77777777" w:rsidR="001B18C9" w:rsidRDefault="001B18C9">
            <w:pPr>
              <w:pStyle w:val="TableText"/>
              <w:spacing w:line="256" w:lineRule="auto"/>
              <w:rPr>
                <w:del w:id="492" w:author="簡琦欣" w:date="2023-03-23T16:46:00Z"/>
                <w:sz w:val="17"/>
                <w:szCs w:val="17"/>
              </w:rPr>
            </w:pPr>
            <w:del w:id="493" w:author="簡琦欣" w:date="2023-03-23T16:43:00Z">
              <w:r>
                <w:rPr>
                  <w:rFonts w:hint="eastAsia"/>
                  <w:sz w:val="17"/>
                  <w:szCs w:val="17"/>
                </w:rPr>
                <w:delText xml:space="preserve">└ </w:delText>
              </w:r>
            </w:del>
            <w:del w:id="494" w:author="簡琦欣" w:date="2023-03-23T16:40:00Z">
              <w:r>
                <w:rPr>
                  <w:rFonts w:hint="eastAsia"/>
                  <w:sz w:val="17"/>
                  <w:szCs w:val="17"/>
                </w:rPr>
                <w:delText>CONVENTION</w:delText>
              </w:r>
            </w:del>
          </w:p>
        </w:tc>
        <w:tc>
          <w:tcPr>
            <w:tcW w:w="1356" w:type="dxa"/>
            <w:tcBorders>
              <w:top w:val="single" w:sz="6" w:space="0" w:color="auto"/>
              <w:left w:val="single" w:sz="6" w:space="0" w:color="auto"/>
              <w:bottom w:val="single" w:sz="6" w:space="0" w:color="auto"/>
              <w:right w:val="single" w:sz="6" w:space="0" w:color="auto"/>
            </w:tcBorders>
            <w:hideMark/>
          </w:tcPr>
          <w:p w14:paraId="4B6E4208" w14:textId="77777777" w:rsidR="001B18C9" w:rsidRDefault="001B18C9">
            <w:pPr>
              <w:pStyle w:val="TableText"/>
              <w:spacing w:line="256" w:lineRule="auto"/>
              <w:rPr>
                <w:del w:id="495" w:author="簡琦欣" w:date="2023-03-23T16:46:00Z"/>
                <w:sz w:val="17"/>
                <w:szCs w:val="17"/>
                <w:lang w:eastAsia="zh-TW"/>
              </w:rPr>
            </w:pPr>
            <w:del w:id="496" w:author="簡琦欣" w:date="2023-03-23T16:46:00Z">
              <w:r>
                <w:rPr>
                  <w:rFonts w:hint="eastAsia"/>
                  <w:sz w:val="17"/>
                  <w:szCs w:val="17"/>
                </w:rPr>
                <w:delText>Number(1)</w:delText>
              </w:r>
            </w:del>
          </w:p>
        </w:tc>
        <w:tc>
          <w:tcPr>
            <w:tcW w:w="630" w:type="dxa"/>
            <w:tcBorders>
              <w:top w:val="single" w:sz="6" w:space="0" w:color="auto"/>
              <w:left w:val="single" w:sz="6" w:space="0" w:color="auto"/>
              <w:bottom w:val="single" w:sz="6" w:space="0" w:color="auto"/>
              <w:right w:val="single" w:sz="6" w:space="0" w:color="auto"/>
            </w:tcBorders>
          </w:tcPr>
          <w:p w14:paraId="5FE815BB" w14:textId="77777777" w:rsidR="001B18C9" w:rsidRDefault="001B18C9">
            <w:pPr>
              <w:pStyle w:val="TableText"/>
              <w:spacing w:line="256" w:lineRule="auto"/>
              <w:rPr>
                <w:del w:id="497" w:author="簡琦欣" w:date="2023-03-23T16:46: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65968531" w14:textId="77777777" w:rsidR="001B18C9" w:rsidRDefault="001B18C9">
            <w:pPr>
              <w:pStyle w:val="TableText"/>
              <w:spacing w:line="256" w:lineRule="auto"/>
              <w:rPr>
                <w:del w:id="498" w:author="簡琦欣" w:date="2023-03-23T16:46:00Z"/>
                <w:sz w:val="17"/>
                <w:szCs w:val="17"/>
              </w:rPr>
            </w:pPr>
            <w:del w:id="499"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A8095F8" w14:textId="77777777" w:rsidR="001B18C9" w:rsidRDefault="001B18C9">
            <w:pPr>
              <w:pStyle w:val="TableText"/>
              <w:spacing w:line="256" w:lineRule="auto"/>
              <w:rPr>
                <w:del w:id="500" w:author="簡琦欣" w:date="2023-03-23T16:40:00Z"/>
                <w:sz w:val="17"/>
                <w:szCs w:val="17"/>
                <w:lang w:eastAsia="zh-TW"/>
              </w:rPr>
            </w:pPr>
            <w:del w:id="501" w:author="簡琦欣" w:date="2023-03-23T16:40:00Z">
              <w:r>
                <w:rPr>
                  <w:rFonts w:hint="eastAsia"/>
                  <w:sz w:val="17"/>
                  <w:szCs w:val="17"/>
                  <w:lang w:eastAsia="zh-TW"/>
                </w:rPr>
                <w:delText>會計準則類型:</w:delText>
              </w:r>
            </w:del>
          </w:p>
          <w:p w14:paraId="12063DE3" w14:textId="77777777" w:rsidR="001B18C9" w:rsidRDefault="001B18C9">
            <w:pPr>
              <w:pStyle w:val="TableText"/>
              <w:spacing w:line="256" w:lineRule="auto"/>
              <w:rPr>
                <w:del w:id="502" w:author="簡琦欣" w:date="2023-03-23T16:40:00Z"/>
                <w:sz w:val="17"/>
                <w:szCs w:val="17"/>
                <w:lang w:eastAsia="zh-TW"/>
              </w:rPr>
            </w:pPr>
            <w:del w:id="503" w:author="簡琦欣" w:date="2023-03-23T16:40:00Z">
              <w:r>
                <w:rPr>
                  <w:rFonts w:hint="eastAsia"/>
                  <w:sz w:val="17"/>
                  <w:szCs w:val="17"/>
                  <w:lang w:eastAsia="zh-TW"/>
                </w:rPr>
                <w:delText>1: IFRS4</w:delText>
              </w:r>
            </w:del>
          </w:p>
          <w:p w14:paraId="1480EB6F" w14:textId="77777777" w:rsidR="001B18C9" w:rsidRDefault="001B18C9">
            <w:pPr>
              <w:pStyle w:val="TableText"/>
              <w:spacing w:line="256" w:lineRule="auto"/>
              <w:jc w:val="both"/>
              <w:rPr>
                <w:del w:id="504" w:author="簡琦欣" w:date="2023-03-23T16:40:00Z"/>
                <w:sz w:val="17"/>
                <w:szCs w:val="17"/>
                <w:lang w:eastAsia="zh-TW"/>
              </w:rPr>
            </w:pPr>
            <w:del w:id="505" w:author="簡琦欣" w:date="2023-03-23T16:40:00Z">
              <w:r>
                <w:rPr>
                  <w:rFonts w:hint="eastAsia"/>
                  <w:sz w:val="17"/>
                  <w:szCs w:val="17"/>
                  <w:lang w:eastAsia="zh-TW"/>
                </w:rPr>
                <w:delText>2: IFRS17</w:delText>
              </w:r>
            </w:del>
          </w:p>
          <w:p w14:paraId="30D4BD1E" w14:textId="77777777" w:rsidR="001B18C9" w:rsidRDefault="001B18C9">
            <w:pPr>
              <w:pStyle w:val="TableText"/>
              <w:spacing w:line="256" w:lineRule="auto"/>
              <w:jc w:val="both"/>
              <w:rPr>
                <w:del w:id="506" w:author="簡琦欣" w:date="2023-03-23T16:46:00Z"/>
                <w:sz w:val="17"/>
                <w:szCs w:val="17"/>
                <w:lang w:eastAsia="zh-TW"/>
              </w:rPr>
            </w:pPr>
            <w:del w:id="507" w:author="簡琦欣" w:date="2023-03-23T16:40:00Z">
              <w:r>
                <w:rPr>
                  <w:rFonts w:hint="eastAsia"/>
                  <w:sz w:val="17"/>
                  <w:szCs w:val="17"/>
                  <w:lang w:eastAsia="zh-TW"/>
                </w:rPr>
                <w:delText>無兩套帳者放空值，如電文範例</w:delText>
              </w:r>
            </w:del>
          </w:p>
        </w:tc>
      </w:tr>
      <w:tr w:rsidR="001B18C9" w14:paraId="29974074"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6CCCC4B1" w14:textId="77777777" w:rsidR="001B18C9" w:rsidRDefault="001B18C9">
            <w:pPr>
              <w:pStyle w:val="TableText"/>
              <w:spacing w:line="256" w:lineRule="auto"/>
              <w:rPr>
                <w:sz w:val="17"/>
                <w:szCs w:val="17"/>
                <w:lang w:eastAsia="zh-TW"/>
              </w:rPr>
            </w:pPr>
            <w:r>
              <w:rPr>
                <w:rFonts w:hint="eastAsia"/>
                <w:sz w:val="17"/>
                <w:szCs w:val="17"/>
                <w:lang w:eastAsia="zh-TW"/>
              </w:rPr>
              <w:t>1</w:t>
            </w:r>
            <w:del w:id="508" w:author="簡琦欣" w:date="2023-03-23T16:38:00Z">
              <w:r>
                <w:rPr>
                  <w:rFonts w:hint="eastAsia"/>
                  <w:sz w:val="17"/>
                  <w:szCs w:val="17"/>
                </w:rPr>
                <w:delText>2.6</w:delText>
              </w:r>
            </w:del>
          </w:p>
        </w:tc>
        <w:tc>
          <w:tcPr>
            <w:tcW w:w="2064" w:type="dxa"/>
            <w:tcBorders>
              <w:top w:val="single" w:sz="6" w:space="0" w:color="auto"/>
              <w:left w:val="single" w:sz="6" w:space="0" w:color="auto"/>
              <w:bottom w:val="single" w:sz="6" w:space="0" w:color="auto"/>
              <w:right w:val="single" w:sz="6" w:space="0" w:color="auto"/>
            </w:tcBorders>
            <w:hideMark/>
          </w:tcPr>
          <w:p w14:paraId="06A2B21D" w14:textId="77777777" w:rsidR="001B18C9" w:rsidRDefault="001B18C9">
            <w:pPr>
              <w:pStyle w:val="TableText"/>
              <w:spacing w:line="256" w:lineRule="auto"/>
              <w:rPr>
                <w:sz w:val="17"/>
                <w:szCs w:val="17"/>
                <w:lang w:eastAsia="zh-TW"/>
              </w:rPr>
            </w:pPr>
            <w:del w:id="509" w:author="簡琦欣" w:date="2023-03-23T16:43:00Z">
              <w:r>
                <w:rPr>
                  <w:rFonts w:hint="eastAsia"/>
                  <w:sz w:val="17"/>
                  <w:szCs w:val="17"/>
                  <w:lang w:eastAsia="zh-TW"/>
                </w:rPr>
                <w:delText>└</w:delText>
              </w:r>
            </w:del>
            <w:proofErr w:type="spellStart"/>
            <w:ins w:id="510" w:author="簡琦欣" w:date="2023-03-23T16:40:00Z">
              <w:r>
                <w:rPr>
                  <w:rFonts w:hint="eastAsia"/>
                  <w:sz w:val="17"/>
                  <w:szCs w:val="17"/>
                </w:rPr>
                <w:t>CustNo</w:t>
              </w:r>
            </w:ins>
            <w:proofErr w:type="spellEnd"/>
            <w:del w:id="511" w:author="簡琦欣" w:date="2023-03-23T16:40:00Z">
              <w:r>
                <w:rPr>
                  <w:rFonts w:hint="eastAsia"/>
                  <w:sz w:val="17"/>
                  <w:szCs w:val="17"/>
                  <w:lang w:eastAsia="zh-TW"/>
                </w:rPr>
                <w:delText>JOURNAL_NAME</w:delText>
              </w:r>
            </w:del>
          </w:p>
        </w:tc>
        <w:tc>
          <w:tcPr>
            <w:tcW w:w="1356" w:type="dxa"/>
            <w:tcBorders>
              <w:top w:val="single" w:sz="6" w:space="0" w:color="auto"/>
              <w:left w:val="single" w:sz="6" w:space="0" w:color="auto"/>
              <w:bottom w:val="single" w:sz="6" w:space="0" w:color="auto"/>
              <w:right w:val="single" w:sz="6" w:space="0" w:color="auto"/>
            </w:tcBorders>
            <w:hideMark/>
          </w:tcPr>
          <w:p w14:paraId="2A97C719" w14:textId="77777777" w:rsidR="001B18C9" w:rsidRDefault="001B18C9">
            <w:pPr>
              <w:pStyle w:val="TableText"/>
              <w:spacing w:line="256" w:lineRule="auto"/>
              <w:rPr>
                <w:sz w:val="17"/>
                <w:szCs w:val="17"/>
                <w:lang w:eastAsia="zh-TW"/>
              </w:rPr>
            </w:pPr>
            <w:r>
              <w:rPr>
                <w:rFonts w:hint="eastAsia"/>
                <w:sz w:val="17"/>
                <w:szCs w:val="17"/>
                <w:lang w:eastAsia="zh-TW"/>
              </w:rPr>
              <w:t>9(</w:t>
            </w:r>
            <w:ins w:id="512" w:author="簡琦欣" w:date="2023-03-23T16:40:00Z">
              <w:r>
                <w:rPr>
                  <w:rFonts w:hint="eastAsia"/>
                  <w:sz w:val="17"/>
                  <w:szCs w:val="17"/>
                </w:rPr>
                <w:t>7</w:t>
              </w:r>
            </w:ins>
            <w:del w:id="513" w:author="簡琦欣" w:date="2023-03-23T16:40:00Z">
              <w:r>
                <w:rPr>
                  <w:rFonts w:hint="eastAsia"/>
                  <w:sz w:val="17"/>
                  <w:szCs w:val="17"/>
                </w:rPr>
                <w:delText>12</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1BBDC547" w14:textId="77777777" w:rsidR="001B18C9" w:rsidRDefault="001B18C9">
            <w:pPr>
              <w:pStyle w:val="TableText"/>
              <w:spacing w:line="256" w:lineRule="auto"/>
              <w:rPr>
                <w:sz w:val="17"/>
                <w:szCs w:val="17"/>
              </w:rPr>
            </w:pPr>
            <w:ins w:id="514" w:author="簡琦欣" w:date="2023-03-23T16:39:00Z">
              <w:r>
                <w:rPr>
                  <w:rFonts w:hint="eastAsia"/>
                  <w:sz w:val="17"/>
                  <w:szCs w:val="17"/>
                </w:rPr>
                <w:t>Yes</w:t>
              </w:r>
            </w:ins>
            <w:del w:id="515"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A45FB4D" w14:textId="77777777" w:rsidR="001B18C9" w:rsidRDefault="001B18C9">
            <w:pPr>
              <w:pStyle w:val="TableText"/>
              <w:spacing w:line="256" w:lineRule="auto"/>
              <w:rPr>
                <w:sz w:val="17"/>
                <w:szCs w:val="17"/>
              </w:rPr>
            </w:pPr>
            <w:ins w:id="516" w:author="簡琦欣" w:date="2023-03-23T16:39:00Z">
              <w:r>
                <w:rPr>
                  <w:rFonts w:hint="eastAsia"/>
                  <w:sz w:val="17"/>
                  <w:szCs w:val="17"/>
                  <w:lang w:eastAsia="zh-TW"/>
                </w:rPr>
                <w:t>Out</w:t>
              </w:r>
              <w:r>
                <w:rPr>
                  <w:rFonts w:hint="eastAsia"/>
                  <w:sz w:val="17"/>
                  <w:szCs w:val="17"/>
                </w:rPr>
                <w:t xml:space="preserve"> </w:t>
              </w:r>
            </w:ins>
            <w:del w:id="517"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9C68FE4" w14:textId="77777777" w:rsidR="001B18C9" w:rsidRDefault="001B18C9">
            <w:pPr>
              <w:pStyle w:val="TableText"/>
              <w:spacing w:line="256" w:lineRule="auto"/>
              <w:rPr>
                <w:del w:id="518" w:author="簡琦欣" w:date="2023-03-23T16:41:00Z"/>
                <w:sz w:val="17"/>
                <w:szCs w:val="17"/>
                <w:lang w:eastAsia="zh-TW"/>
              </w:rPr>
            </w:pPr>
            <w:ins w:id="519" w:author="簡琦欣" w:date="2023-03-23T16:41:00Z">
              <w:r>
                <w:rPr>
                  <w:rFonts w:hint="eastAsia"/>
                  <w:sz w:val="17"/>
                  <w:szCs w:val="17"/>
                  <w:lang w:eastAsia="zh-TW"/>
                </w:rPr>
                <w:t>借款人戶號</w:t>
              </w:r>
            </w:ins>
            <w:del w:id="520" w:author="簡琦欣" w:date="2023-03-23T16:41:00Z">
              <w:r>
                <w:rPr>
                  <w:rFonts w:hint="eastAsia"/>
                  <w:sz w:val="17"/>
                  <w:szCs w:val="17"/>
                  <w:lang w:eastAsia="zh-TW"/>
                </w:rPr>
                <w:delText>傳票號碼</w:delText>
              </w:r>
            </w:del>
          </w:p>
          <w:p w14:paraId="618AEC47" w14:textId="77777777" w:rsidR="001B18C9" w:rsidRDefault="001B18C9">
            <w:pPr>
              <w:pStyle w:val="TableText"/>
              <w:spacing w:line="256" w:lineRule="auto"/>
              <w:rPr>
                <w:sz w:val="17"/>
                <w:szCs w:val="17"/>
                <w:lang w:eastAsia="zh-TW"/>
              </w:rPr>
            </w:pPr>
            <w:del w:id="521" w:author="簡琦欣" w:date="2023-03-23T16:41:00Z">
              <w:r>
                <w:rPr>
                  <w:rFonts w:hint="eastAsia"/>
                  <w:sz w:val="17"/>
                  <w:szCs w:val="17"/>
                  <w:lang w:eastAsia="zh-TW"/>
                </w:rPr>
                <w:delText>該ETL批號裡可允許傳輸多張傳票號碼</w:delText>
              </w:r>
            </w:del>
          </w:p>
        </w:tc>
      </w:tr>
      <w:tr w:rsidR="001B18C9" w14:paraId="59741E89"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2A9061C2" w14:textId="77777777" w:rsidR="001B18C9" w:rsidRDefault="001B18C9">
            <w:pPr>
              <w:pStyle w:val="TableText"/>
              <w:spacing w:line="256" w:lineRule="auto"/>
              <w:rPr>
                <w:sz w:val="17"/>
                <w:szCs w:val="17"/>
                <w:lang w:eastAsia="zh-TW"/>
              </w:rPr>
            </w:pPr>
            <w:r>
              <w:rPr>
                <w:rFonts w:hint="eastAsia"/>
                <w:sz w:val="17"/>
                <w:szCs w:val="17"/>
                <w:lang w:eastAsia="zh-TW"/>
              </w:rPr>
              <w:t>2</w:t>
            </w:r>
            <w:del w:id="522" w:author="簡琦欣" w:date="2023-03-23T16:38:00Z">
              <w:r>
                <w:rPr>
                  <w:rFonts w:hint="eastAsia"/>
                  <w:sz w:val="17"/>
                  <w:szCs w:val="17"/>
                </w:rPr>
                <w:delText>2.7</w:delText>
              </w:r>
            </w:del>
          </w:p>
        </w:tc>
        <w:tc>
          <w:tcPr>
            <w:tcW w:w="2064" w:type="dxa"/>
            <w:tcBorders>
              <w:top w:val="single" w:sz="6" w:space="0" w:color="auto"/>
              <w:left w:val="single" w:sz="6" w:space="0" w:color="auto"/>
              <w:bottom w:val="single" w:sz="6" w:space="0" w:color="auto"/>
              <w:right w:val="single" w:sz="6" w:space="0" w:color="auto"/>
            </w:tcBorders>
            <w:hideMark/>
          </w:tcPr>
          <w:p w14:paraId="00030B20" w14:textId="77777777" w:rsidR="001B18C9" w:rsidRDefault="001B18C9">
            <w:pPr>
              <w:pStyle w:val="TableText"/>
              <w:spacing w:line="256" w:lineRule="auto"/>
              <w:rPr>
                <w:sz w:val="17"/>
                <w:szCs w:val="17"/>
                <w:lang w:eastAsia="zh-TW"/>
              </w:rPr>
            </w:pPr>
            <w:del w:id="523" w:author="簡琦欣" w:date="2023-03-23T16:43:00Z">
              <w:r>
                <w:rPr>
                  <w:rFonts w:hint="eastAsia"/>
                  <w:sz w:val="17"/>
                  <w:szCs w:val="17"/>
                  <w:lang w:eastAsia="zh-TW"/>
                </w:rPr>
                <w:delText>└</w:delText>
              </w:r>
            </w:del>
            <w:proofErr w:type="spellStart"/>
            <w:r>
              <w:rPr>
                <w:rFonts w:hint="eastAsia"/>
                <w:sz w:val="17"/>
                <w:szCs w:val="17"/>
              </w:rPr>
              <w:t>CustName</w:t>
            </w:r>
            <w:proofErr w:type="spellEnd"/>
            <w:del w:id="524" w:author="簡琦欣" w:date="2023-03-23T16:41:00Z">
              <w:r>
                <w:rPr>
                  <w:rFonts w:hint="eastAsia"/>
                  <w:sz w:val="17"/>
                  <w:szCs w:val="17"/>
                  <w:lang w:eastAsia="zh-TW"/>
                </w:rPr>
                <w:delText>CURRENCY_CODE</w:delText>
              </w:r>
            </w:del>
          </w:p>
        </w:tc>
        <w:tc>
          <w:tcPr>
            <w:tcW w:w="1356" w:type="dxa"/>
            <w:tcBorders>
              <w:top w:val="single" w:sz="6" w:space="0" w:color="auto"/>
              <w:left w:val="single" w:sz="6" w:space="0" w:color="auto"/>
              <w:bottom w:val="single" w:sz="6" w:space="0" w:color="auto"/>
              <w:right w:val="single" w:sz="6" w:space="0" w:color="auto"/>
            </w:tcBorders>
            <w:hideMark/>
          </w:tcPr>
          <w:p w14:paraId="0FCE6E38" w14:textId="77777777" w:rsidR="001B18C9" w:rsidRDefault="001B18C9">
            <w:pPr>
              <w:pStyle w:val="TableText"/>
              <w:spacing w:line="256" w:lineRule="auto"/>
              <w:rPr>
                <w:sz w:val="17"/>
                <w:szCs w:val="17"/>
                <w:lang w:eastAsia="zh-TW"/>
              </w:rPr>
            </w:pPr>
            <w:r>
              <w:rPr>
                <w:rFonts w:hint="eastAsia"/>
                <w:sz w:val="17"/>
                <w:szCs w:val="17"/>
                <w:lang w:eastAsia="zh-TW"/>
              </w:rPr>
              <w:t>X(</w:t>
            </w:r>
            <w:r>
              <w:rPr>
                <w:rFonts w:hint="eastAsia"/>
                <w:sz w:val="17"/>
                <w:szCs w:val="17"/>
              </w:rPr>
              <w:t>100</w:t>
            </w:r>
            <w:del w:id="525" w:author="簡琦欣" w:date="2023-03-23T16:41:00Z">
              <w:r>
                <w:rPr>
                  <w:rFonts w:hint="eastAsia"/>
                  <w:sz w:val="17"/>
                  <w:szCs w:val="17"/>
                </w:rPr>
                <w:delText>3</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7D671888" w14:textId="77777777" w:rsidR="001B18C9" w:rsidRDefault="001B18C9">
            <w:pPr>
              <w:pStyle w:val="TableText"/>
              <w:spacing w:line="256" w:lineRule="auto"/>
              <w:rPr>
                <w:sz w:val="17"/>
                <w:szCs w:val="17"/>
              </w:rPr>
            </w:pPr>
            <w:ins w:id="526" w:author="簡琦欣" w:date="2023-03-23T16:39:00Z">
              <w:r>
                <w:rPr>
                  <w:rFonts w:hint="eastAsia"/>
                  <w:sz w:val="17"/>
                  <w:szCs w:val="17"/>
                </w:rPr>
                <w:t>Yes</w:t>
              </w:r>
            </w:ins>
            <w:del w:id="527"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77251E4A" w14:textId="77777777" w:rsidR="001B18C9" w:rsidRDefault="001B18C9">
            <w:pPr>
              <w:pStyle w:val="TableText"/>
              <w:spacing w:line="256" w:lineRule="auto"/>
              <w:rPr>
                <w:sz w:val="17"/>
                <w:szCs w:val="17"/>
              </w:rPr>
            </w:pPr>
            <w:ins w:id="528" w:author="簡琦欣" w:date="2023-03-23T16:39:00Z">
              <w:r>
                <w:rPr>
                  <w:rFonts w:hint="eastAsia"/>
                  <w:sz w:val="17"/>
                  <w:szCs w:val="17"/>
                  <w:lang w:eastAsia="zh-TW"/>
                </w:rPr>
                <w:t>Out</w:t>
              </w:r>
              <w:r>
                <w:rPr>
                  <w:rFonts w:hint="eastAsia"/>
                  <w:sz w:val="17"/>
                  <w:szCs w:val="17"/>
                </w:rPr>
                <w:t xml:space="preserve"> </w:t>
              </w:r>
            </w:ins>
            <w:del w:id="529"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607EF4C" w14:textId="77777777" w:rsidR="001B18C9" w:rsidRDefault="001B18C9">
            <w:pPr>
              <w:pStyle w:val="TableText"/>
              <w:spacing w:line="256" w:lineRule="auto"/>
              <w:rPr>
                <w:sz w:val="17"/>
                <w:szCs w:val="17"/>
                <w:lang w:eastAsia="zh-TW"/>
              </w:rPr>
            </w:pPr>
            <w:r>
              <w:rPr>
                <w:rFonts w:hint="eastAsia"/>
                <w:sz w:val="17"/>
                <w:szCs w:val="17"/>
                <w:lang w:eastAsia="zh-TW"/>
              </w:rPr>
              <w:t>客戶姓名</w:t>
            </w:r>
            <w:del w:id="530" w:author="簡琦欣" w:date="2023-03-23T16:41:00Z">
              <w:r>
                <w:rPr>
                  <w:rFonts w:hint="eastAsia"/>
                  <w:sz w:val="17"/>
                  <w:szCs w:val="17"/>
                  <w:lang w:eastAsia="zh-TW"/>
                </w:rPr>
                <w:delText>幣別</w:delText>
              </w:r>
            </w:del>
          </w:p>
        </w:tc>
      </w:tr>
      <w:tr w:rsidR="001B18C9" w14:paraId="458C0175" w14:textId="77777777" w:rsidTr="001B18C9">
        <w:trPr>
          <w:cantSplit/>
          <w:trHeight w:val="287"/>
          <w:del w:id="531"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56C44523" w14:textId="77777777" w:rsidR="001B18C9" w:rsidRDefault="001B18C9">
            <w:pPr>
              <w:pStyle w:val="TableText"/>
              <w:spacing w:line="256" w:lineRule="auto"/>
              <w:rPr>
                <w:del w:id="532" w:author="簡琦欣" w:date="2023-03-23T16:42:00Z"/>
                <w:sz w:val="17"/>
                <w:szCs w:val="17"/>
              </w:rPr>
            </w:pPr>
            <w:del w:id="533" w:author="簡琦欣" w:date="2023-03-23T16:38:00Z">
              <w:r>
                <w:rPr>
                  <w:rFonts w:hint="eastAsia"/>
                  <w:sz w:val="17"/>
                  <w:szCs w:val="17"/>
                </w:rPr>
                <w:delText>2.9</w:delText>
              </w:r>
            </w:del>
          </w:p>
        </w:tc>
        <w:tc>
          <w:tcPr>
            <w:tcW w:w="2064" w:type="dxa"/>
            <w:tcBorders>
              <w:top w:val="single" w:sz="6" w:space="0" w:color="auto"/>
              <w:left w:val="single" w:sz="6" w:space="0" w:color="auto"/>
              <w:bottom w:val="single" w:sz="6" w:space="0" w:color="auto"/>
              <w:right w:val="single" w:sz="6" w:space="0" w:color="auto"/>
            </w:tcBorders>
            <w:hideMark/>
          </w:tcPr>
          <w:p w14:paraId="429D219D" w14:textId="77777777" w:rsidR="001B18C9" w:rsidRDefault="001B18C9">
            <w:pPr>
              <w:pStyle w:val="TableText"/>
              <w:spacing w:line="256" w:lineRule="auto"/>
              <w:rPr>
                <w:del w:id="534" w:author="簡琦欣" w:date="2023-03-23T16:42:00Z"/>
                <w:sz w:val="17"/>
                <w:szCs w:val="17"/>
                <w:lang w:eastAsia="zh-TW"/>
              </w:rPr>
            </w:pPr>
            <w:del w:id="535"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ACCOUNTING_DATE</w:delText>
              </w:r>
            </w:del>
          </w:p>
        </w:tc>
        <w:tc>
          <w:tcPr>
            <w:tcW w:w="1356" w:type="dxa"/>
            <w:tcBorders>
              <w:top w:val="single" w:sz="6" w:space="0" w:color="auto"/>
              <w:left w:val="single" w:sz="6" w:space="0" w:color="auto"/>
              <w:bottom w:val="single" w:sz="6" w:space="0" w:color="auto"/>
              <w:right w:val="single" w:sz="6" w:space="0" w:color="auto"/>
            </w:tcBorders>
            <w:hideMark/>
          </w:tcPr>
          <w:p w14:paraId="211F4BF8" w14:textId="77777777" w:rsidR="001B18C9" w:rsidRDefault="001B18C9">
            <w:pPr>
              <w:pStyle w:val="TableText"/>
              <w:spacing w:line="256" w:lineRule="auto"/>
              <w:rPr>
                <w:del w:id="536" w:author="簡琦欣" w:date="2023-03-23T16:42:00Z"/>
                <w:sz w:val="17"/>
                <w:szCs w:val="17"/>
                <w:lang w:eastAsia="zh-TW"/>
              </w:rPr>
            </w:pPr>
            <w:del w:id="537" w:author="簡琦欣" w:date="2023-03-23T16:38:00Z">
              <w:r>
                <w:rPr>
                  <w:rFonts w:hint="eastAsia"/>
                  <w:sz w:val="17"/>
                  <w:szCs w:val="17"/>
                  <w:lang w:eastAsia="zh-TW"/>
                </w:rPr>
                <w:delText>Varchar2(</w:delText>
              </w:r>
              <w:r>
                <w:rPr>
                  <w:rFonts w:hint="eastAsia"/>
                  <w:sz w:val="17"/>
                  <w:szCs w:val="17"/>
                </w:rPr>
                <w:delText>8</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48B22AF5" w14:textId="77777777" w:rsidR="001B18C9" w:rsidRDefault="001B18C9">
            <w:pPr>
              <w:pStyle w:val="TableText"/>
              <w:spacing w:line="256" w:lineRule="auto"/>
              <w:rPr>
                <w:del w:id="538" w:author="簡琦欣" w:date="2023-03-23T16:42:00Z"/>
                <w:sz w:val="17"/>
                <w:szCs w:val="17"/>
              </w:rPr>
            </w:pPr>
            <w:del w:id="539"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7626C5E1" w14:textId="77777777" w:rsidR="001B18C9" w:rsidRDefault="001B18C9">
            <w:pPr>
              <w:pStyle w:val="TableText"/>
              <w:spacing w:line="256" w:lineRule="auto"/>
              <w:rPr>
                <w:del w:id="540" w:author="簡琦欣" w:date="2023-03-23T16:42:00Z"/>
                <w:sz w:val="17"/>
                <w:szCs w:val="17"/>
              </w:rPr>
            </w:pPr>
            <w:del w:id="541"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8823084" w14:textId="77777777" w:rsidR="001B18C9" w:rsidRDefault="001B18C9">
            <w:pPr>
              <w:pStyle w:val="TableText"/>
              <w:spacing w:line="256" w:lineRule="auto"/>
              <w:rPr>
                <w:del w:id="542" w:author="簡琦欣" w:date="2023-03-23T16:42:00Z"/>
                <w:sz w:val="17"/>
                <w:szCs w:val="17"/>
                <w:lang w:eastAsia="zh-TW"/>
              </w:rPr>
            </w:pPr>
            <w:del w:id="543" w:author="簡琦欣" w:date="2023-03-23T16:38:00Z">
              <w:r>
                <w:rPr>
                  <w:rFonts w:hint="eastAsia"/>
                  <w:sz w:val="17"/>
                  <w:szCs w:val="17"/>
                  <w:lang w:eastAsia="zh-TW"/>
                </w:rPr>
                <w:delText>傳票日期(</w:delText>
              </w:r>
              <w:r>
                <w:rPr>
                  <w:rFonts w:hint="eastAsia"/>
                  <w:sz w:val="17"/>
                  <w:szCs w:val="17"/>
                </w:rPr>
                <w:delText>YYYYMMDD)</w:delText>
              </w:r>
            </w:del>
          </w:p>
        </w:tc>
      </w:tr>
      <w:tr w:rsidR="001B18C9" w14:paraId="335870B7" w14:textId="77777777" w:rsidTr="001B18C9">
        <w:trPr>
          <w:cantSplit/>
          <w:trHeight w:val="287"/>
          <w:del w:id="544"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2720C69D" w14:textId="77777777" w:rsidR="001B18C9" w:rsidRDefault="001B18C9">
            <w:pPr>
              <w:pStyle w:val="TableText"/>
              <w:spacing w:line="256" w:lineRule="auto"/>
              <w:rPr>
                <w:del w:id="545" w:author="簡琦欣" w:date="2023-03-23T16:42:00Z"/>
                <w:sz w:val="17"/>
                <w:szCs w:val="17"/>
              </w:rPr>
            </w:pPr>
            <w:del w:id="546" w:author="簡琦欣" w:date="2023-03-23T16:38:00Z">
              <w:r>
                <w:rPr>
                  <w:rFonts w:hint="eastAsia"/>
                  <w:sz w:val="17"/>
                  <w:szCs w:val="17"/>
                </w:rPr>
                <w:delText>2.10</w:delText>
              </w:r>
            </w:del>
          </w:p>
        </w:tc>
        <w:tc>
          <w:tcPr>
            <w:tcW w:w="2064" w:type="dxa"/>
            <w:tcBorders>
              <w:top w:val="single" w:sz="6" w:space="0" w:color="auto"/>
              <w:left w:val="single" w:sz="6" w:space="0" w:color="auto"/>
              <w:bottom w:val="single" w:sz="6" w:space="0" w:color="auto"/>
              <w:right w:val="single" w:sz="6" w:space="0" w:color="auto"/>
            </w:tcBorders>
            <w:hideMark/>
          </w:tcPr>
          <w:p w14:paraId="2F703819" w14:textId="77777777" w:rsidR="001B18C9" w:rsidRDefault="001B18C9">
            <w:pPr>
              <w:pStyle w:val="TableText"/>
              <w:spacing w:line="256" w:lineRule="auto"/>
              <w:rPr>
                <w:del w:id="547" w:author="簡琦欣" w:date="2023-03-23T16:42:00Z"/>
                <w:sz w:val="17"/>
                <w:szCs w:val="17"/>
                <w:lang w:eastAsia="zh-TW"/>
              </w:rPr>
            </w:pPr>
            <w:del w:id="548"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JE_LINE_NUM</w:delText>
              </w:r>
            </w:del>
          </w:p>
        </w:tc>
        <w:tc>
          <w:tcPr>
            <w:tcW w:w="1356" w:type="dxa"/>
            <w:tcBorders>
              <w:top w:val="single" w:sz="6" w:space="0" w:color="auto"/>
              <w:left w:val="single" w:sz="6" w:space="0" w:color="auto"/>
              <w:bottom w:val="single" w:sz="6" w:space="0" w:color="auto"/>
              <w:right w:val="single" w:sz="6" w:space="0" w:color="auto"/>
            </w:tcBorders>
            <w:hideMark/>
          </w:tcPr>
          <w:p w14:paraId="7F24E05C" w14:textId="77777777" w:rsidR="001B18C9" w:rsidRDefault="001B18C9">
            <w:pPr>
              <w:pStyle w:val="TableText"/>
              <w:spacing w:line="256" w:lineRule="auto"/>
              <w:rPr>
                <w:del w:id="549" w:author="簡琦欣" w:date="2023-03-23T16:42:00Z"/>
                <w:sz w:val="17"/>
                <w:szCs w:val="17"/>
                <w:lang w:eastAsia="zh-TW"/>
              </w:rPr>
            </w:pPr>
            <w:del w:id="550" w:author="簡琦欣" w:date="2023-03-23T16:38:00Z">
              <w:r>
                <w:rPr>
                  <w:rFonts w:hint="eastAsia"/>
                  <w:sz w:val="17"/>
                  <w:szCs w:val="17"/>
                </w:rPr>
                <w:delText>Number(5)</w:delText>
              </w:r>
            </w:del>
          </w:p>
        </w:tc>
        <w:tc>
          <w:tcPr>
            <w:tcW w:w="630" w:type="dxa"/>
            <w:tcBorders>
              <w:top w:val="single" w:sz="6" w:space="0" w:color="auto"/>
              <w:left w:val="single" w:sz="6" w:space="0" w:color="auto"/>
              <w:bottom w:val="single" w:sz="6" w:space="0" w:color="auto"/>
              <w:right w:val="single" w:sz="6" w:space="0" w:color="auto"/>
            </w:tcBorders>
            <w:hideMark/>
          </w:tcPr>
          <w:p w14:paraId="44C01BFD" w14:textId="77777777" w:rsidR="001B18C9" w:rsidRDefault="001B18C9">
            <w:pPr>
              <w:pStyle w:val="TableText"/>
              <w:spacing w:line="256" w:lineRule="auto"/>
              <w:rPr>
                <w:del w:id="551" w:author="簡琦欣" w:date="2023-03-23T16:42:00Z"/>
                <w:sz w:val="17"/>
                <w:szCs w:val="17"/>
              </w:rPr>
            </w:pPr>
            <w:del w:id="552"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18FE8869" w14:textId="77777777" w:rsidR="001B18C9" w:rsidRDefault="001B18C9">
            <w:pPr>
              <w:pStyle w:val="TableText"/>
              <w:spacing w:line="256" w:lineRule="auto"/>
              <w:rPr>
                <w:del w:id="553" w:author="簡琦欣" w:date="2023-03-23T16:42:00Z"/>
                <w:sz w:val="17"/>
                <w:szCs w:val="17"/>
              </w:rPr>
            </w:pPr>
            <w:del w:id="554"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7C3F344" w14:textId="77777777" w:rsidR="001B18C9" w:rsidRDefault="001B18C9">
            <w:pPr>
              <w:pStyle w:val="TableText"/>
              <w:spacing w:line="256" w:lineRule="auto"/>
              <w:rPr>
                <w:del w:id="555" w:author="簡琦欣" w:date="2023-03-23T16:42:00Z"/>
                <w:sz w:val="17"/>
                <w:szCs w:val="17"/>
                <w:lang w:eastAsia="zh-TW"/>
              </w:rPr>
            </w:pPr>
            <w:del w:id="556" w:author="簡琦欣" w:date="2023-03-23T16:38:00Z">
              <w:r>
                <w:rPr>
                  <w:rFonts w:hint="eastAsia"/>
                  <w:sz w:val="17"/>
                  <w:szCs w:val="17"/>
                  <w:lang w:eastAsia="zh-TW"/>
                </w:rPr>
                <w:delText>序號</w:delText>
              </w:r>
            </w:del>
          </w:p>
        </w:tc>
      </w:tr>
      <w:tr w:rsidR="001B18C9" w14:paraId="4E6682F9" w14:textId="77777777" w:rsidTr="001B18C9">
        <w:trPr>
          <w:cantSplit/>
          <w:trHeight w:val="287"/>
          <w:del w:id="557"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62E8DD71" w14:textId="77777777" w:rsidR="001B18C9" w:rsidRDefault="001B18C9">
            <w:pPr>
              <w:pStyle w:val="TableText"/>
              <w:spacing w:line="256" w:lineRule="auto"/>
              <w:rPr>
                <w:del w:id="558" w:author="簡琦欣" w:date="2023-03-23T16:03:00Z"/>
                <w:sz w:val="17"/>
                <w:szCs w:val="17"/>
              </w:rPr>
            </w:pPr>
            <w:del w:id="559" w:author="簡琦欣" w:date="2023-03-23T16:03:00Z">
              <w:r>
                <w:rPr>
                  <w:rFonts w:hint="eastAsia"/>
                  <w:sz w:val="17"/>
                  <w:szCs w:val="17"/>
                </w:rPr>
                <w:delText>2.11</w:delText>
              </w:r>
            </w:del>
          </w:p>
        </w:tc>
        <w:tc>
          <w:tcPr>
            <w:tcW w:w="2064" w:type="dxa"/>
            <w:tcBorders>
              <w:top w:val="single" w:sz="6" w:space="0" w:color="auto"/>
              <w:left w:val="single" w:sz="6" w:space="0" w:color="auto"/>
              <w:bottom w:val="single" w:sz="6" w:space="0" w:color="auto"/>
              <w:right w:val="single" w:sz="6" w:space="0" w:color="auto"/>
            </w:tcBorders>
            <w:hideMark/>
          </w:tcPr>
          <w:p w14:paraId="1A842466" w14:textId="77777777" w:rsidR="001B18C9" w:rsidRDefault="001B18C9">
            <w:pPr>
              <w:pStyle w:val="TableText"/>
              <w:spacing w:line="256" w:lineRule="auto"/>
              <w:rPr>
                <w:del w:id="560" w:author="簡琦欣" w:date="2023-03-23T16:03:00Z"/>
                <w:sz w:val="17"/>
                <w:szCs w:val="17"/>
                <w:lang w:eastAsia="zh-TW"/>
              </w:rPr>
            </w:pPr>
            <w:del w:id="561"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SEGREGATE_CODE</w:delText>
              </w:r>
            </w:del>
          </w:p>
        </w:tc>
        <w:tc>
          <w:tcPr>
            <w:tcW w:w="1356" w:type="dxa"/>
            <w:tcBorders>
              <w:top w:val="single" w:sz="6" w:space="0" w:color="auto"/>
              <w:left w:val="single" w:sz="6" w:space="0" w:color="auto"/>
              <w:bottom w:val="single" w:sz="6" w:space="0" w:color="auto"/>
              <w:right w:val="single" w:sz="6" w:space="0" w:color="auto"/>
            </w:tcBorders>
            <w:hideMark/>
          </w:tcPr>
          <w:p w14:paraId="5A75298E" w14:textId="77777777" w:rsidR="001B18C9" w:rsidRDefault="001B18C9">
            <w:pPr>
              <w:pStyle w:val="TableText"/>
              <w:spacing w:line="256" w:lineRule="auto"/>
              <w:rPr>
                <w:del w:id="562" w:author="簡琦欣" w:date="2023-03-23T16:03:00Z"/>
                <w:sz w:val="17"/>
                <w:szCs w:val="17"/>
                <w:lang w:eastAsia="zh-TW"/>
              </w:rPr>
            </w:pPr>
            <w:del w:id="563" w:author="簡琦欣" w:date="2023-03-23T16:03:00Z">
              <w:r>
                <w:rPr>
                  <w:rFonts w:hint="eastAsia"/>
                  <w:sz w:val="17"/>
                  <w:szCs w:val="17"/>
                  <w:lang w:eastAsia="zh-TW"/>
                </w:rPr>
                <w:delText>Varchar2(</w:delText>
              </w:r>
              <w:r>
                <w:rPr>
                  <w:rFonts w:hint="eastAsia"/>
                  <w:sz w:val="17"/>
                  <w:szCs w:val="17"/>
                </w:rPr>
                <w:delText>3</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5BC817E2" w14:textId="77777777" w:rsidR="001B18C9" w:rsidRDefault="001B18C9">
            <w:pPr>
              <w:pStyle w:val="TableText"/>
              <w:spacing w:line="256" w:lineRule="auto"/>
              <w:rPr>
                <w:del w:id="564" w:author="簡琦欣" w:date="2023-03-23T16:03:00Z"/>
                <w:sz w:val="17"/>
                <w:szCs w:val="17"/>
              </w:rPr>
            </w:pPr>
            <w:del w:id="565"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6491723" w14:textId="77777777" w:rsidR="001B18C9" w:rsidRDefault="001B18C9">
            <w:pPr>
              <w:pStyle w:val="TableText"/>
              <w:spacing w:line="256" w:lineRule="auto"/>
              <w:rPr>
                <w:del w:id="566" w:author="簡琦欣" w:date="2023-03-23T16:03:00Z"/>
                <w:sz w:val="17"/>
                <w:szCs w:val="17"/>
              </w:rPr>
            </w:pPr>
            <w:del w:id="567"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D0971FB" w14:textId="77777777" w:rsidR="001B18C9" w:rsidRDefault="001B18C9">
            <w:pPr>
              <w:pStyle w:val="TableText"/>
              <w:spacing w:line="256" w:lineRule="auto"/>
              <w:rPr>
                <w:del w:id="568" w:author="簡琦欣" w:date="2023-03-23T16:03:00Z"/>
                <w:sz w:val="17"/>
                <w:szCs w:val="17"/>
                <w:lang w:eastAsia="zh-TW"/>
              </w:rPr>
            </w:pPr>
            <w:del w:id="569" w:author="簡琦欣" w:date="2023-03-23T16:03:00Z">
              <w:r>
                <w:rPr>
                  <w:rFonts w:hint="eastAsia"/>
                  <w:sz w:val="17"/>
                  <w:szCs w:val="17"/>
                  <w:lang w:eastAsia="zh-TW"/>
                </w:rPr>
                <w:delText>區隔帳冊</w:delText>
              </w:r>
            </w:del>
          </w:p>
        </w:tc>
      </w:tr>
      <w:tr w:rsidR="001B18C9" w14:paraId="493B66F9" w14:textId="77777777" w:rsidTr="001B18C9">
        <w:trPr>
          <w:cantSplit/>
          <w:trHeight w:val="287"/>
          <w:del w:id="570"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DBB6DA9" w14:textId="77777777" w:rsidR="001B18C9" w:rsidRDefault="001B18C9">
            <w:pPr>
              <w:pStyle w:val="TableText"/>
              <w:spacing w:line="256" w:lineRule="auto"/>
              <w:rPr>
                <w:del w:id="571" w:author="簡琦欣" w:date="2023-03-23T16:03:00Z"/>
                <w:sz w:val="17"/>
                <w:szCs w:val="17"/>
              </w:rPr>
            </w:pPr>
            <w:del w:id="572" w:author="簡琦欣" w:date="2023-03-23T16:03:00Z">
              <w:r>
                <w:rPr>
                  <w:rFonts w:hint="eastAsia"/>
                  <w:sz w:val="17"/>
                  <w:szCs w:val="17"/>
                </w:rPr>
                <w:delText>2.12</w:delText>
              </w:r>
            </w:del>
          </w:p>
        </w:tc>
        <w:tc>
          <w:tcPr>
            <w:tcW w:w="2064" w:type="dxa"/>
            <w:tcBorders>
              <w:top w:val="single" w:sz="6" w:space="0" w:color="auto"/>
              <w:left w:val="single" w:sz="6" w:space="0" w:color="auto"/>
              <w:bottom w:val="single" w:sz="6" w:space="0" w:color="auto"/>
              <w:right w:val="single" w:sz="6" w:space="0" w:color="auto"/>
            </w:tcBorders>
            <w:hideMark/>
          </w:tcPr>
          <w:p w14:paraId="2A6AD91E" w14:textId="77777777" w:rsidR="001B18C9" w:rsidRDefault="001B18C9">
            <w:pPr>
              <w:pStyle w:val="TableText"/>
              <w:spacing w:line="256" w:lineRule="auto"/>
              <w:rPr>
                <w:del w:id="573" w:author="簡琦欣" w:date="2023-03-23T16:03:00Z"/>
                <w:sz w:val="17"/>
                <w:szCs w:val="17"/>
                <w:lang w:eastAsia="zh-TW"/>
              </w:rPr>
            </w:pPr>
            <w:del w:id="574"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60181CE1" w14:textId="77777777" w:rsidR="001B18C9" w:rsidRDefault="001B18C9">
            <w:pPr>
              <w:pStyle w:val="TableText"/>
              <w:spacing w:line="256" w:lineRule="auto"/>
              <w:rPr>
                <w:del w:id="575" w:author="簡琦欣" w:date="2023-03-23T16:03:00Z"/>
                <w:sz w:val="17"/>
                <w:szCs w:val="17"/>
                <w:lang w:eastAsia="zh-TW"/>
              </w:rPr>
            </w:pPr>
            <w:del w:id="576" w:author="簡琦欣" w:date="2023-03-23T16:03:00Z">
              <w:r>
                <w:rPr>
                  <w:rFonts w:hint="eastAsia"/>
                  <w:sz w:val="17"/>
                  <w:szCs w:val="17"/>
                  <w:lang w:eastAsia="zh-TW"/>
                </w:rPr>
                <w:delText>Varchar2(</w:delText>
              </w:r>
              <w:r>
                <w:rPr>
                  <w:rFonts w:hint="eastAsia"/>
                  <w:sz w:val="17"/>
                  <w:szCs w:val="17"/>
                </w:rPr>
                <w:delText>11</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1818BA6F" w14:textId="77777777" w:rsidR="001B18C9" w:rsidRDefault="001B18C9">
            <w:pPr>
              <w:pStyle w:val="TableText"/>
              <w:spacing w:line="256" w:lineRule="auto"/>
              <w:rPr>
                <w:del w:id="577" w:author="簡琦欣" w:date="2023-03-23T16:03:00Z"/>
                <w:sz w:val="17"/>
                <w:szCs w:val="17"/>
              </w:rPr>
            </w:pPr>
            <w:del w:id="578"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7B4EDDF" w14:textId="77777777" w:rsidR="001B18C9" w:rsidRDefault="001B18C9">
            <w:pPr>
              <w:pStyle w:val="TableText"/>
              <w:spacing w:line="256" w:lineRule="auto"/>
              <w:rPr>
                <w:del w:id="579" w:author="簡琦欣" w:date="2023-03-23T16:03:00Z"/>
                <w:sz w:val="17"/>
                <w:szCs w:val="17"/>
              </w:rPr>
            </w:pPr>
            <w:del w:id="580"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3164AAB" w14:textId="77777777" w:rsidR="001B18C9" w:rsidRDefault="001B18C9">
            <w:pPr>
              <w:pStyle w:val="TableText"/>
              <w:spacing w:line="256" w:lineRule="auto"/>
              <w:rPr>
                <w:del w:id="581" w:author="簡琦欣" w:date="2023-03-23T16:03:00Z"/>
                <w:sz w:val="17"/>
                <w:szCs w:val="17"/>
                <w:lang w:eastAsia="zh-TW"/>
              </w:rPr>
            </w:pPr>
            <w:del w:id="582" w:author="簡琦欣" w:date="2023-03-23T16:03:00Z">
              <w:r>
                <w:rPr>
                  <w:rFonts w:hint="eastAsia"/>
                  <w:sz w:val="17"/>
                  <w:szCs w:val="17"/>
                  <w:lang w:eastAsia="zh-TW"/>
                </w:rPr>
                <w:delText>科目代號</w:delText>
              </w:r>
            </w:del>
          </w:p>
        </w:tc>
      </w:tr>
      <w:tr w:rsidR="001B18C9" w14:paraId="282FEE49" w14:textId="77777777" w:rsidTr="001B18C9">
        <w:trPr>
          <w:cantSplit/>
          <w:trHeight w:val="287"/>
          <w:del w:id="583"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06EA4B08" w14:textId="77777777" w:rsidR="001B18C9" w:rsidRDefault="001B18C9">
            <w:pPr>
              <w:pStyle w:val="TableText"/>
              <w:spacing w:line="256" w:lineRule="auto"/>
              <w:rPr>
                <w:del w:id="584" w:author="簡琦欣" w:date="2023-03-23T16:03:00Z"/>
                <w:sz w:val="17"/>
                <w:szCs w:val="17"/>
              </w:rPr>
            </w:pPr>
            <w:del w:id="585" w:author="簡琦欣" w:date="2023-03-23T16:03:00Z">
              <w:r>
                <w:rPr>
                  <w:rFonts w:hint="eastAsia"/>
                  <w:sz w:val="17"/>
                  <w:szCs w:val="17"/>
                </w:rPr>
                <w:delText>2.13</w:delText>
              </w:r>
            </w:del>
          </w:p>
        </w:tc>
        <w:tc>
          <w:tcPr>
            <w:tcW w:w="2064" w:type="dxa"/>
            <w:tcBorders>
              <w:top w:val="single" w:sz="6" w:space="0" w:color="auto"/>
              <w:left w:val="single" w:sz="6" w:space="0" w:color="auto"/>
              <w:bottom w:val="single" w:sz="6" w:space="0" w:color="auto"/>
              <w:right w:val="single" w:sz="6" w:space="0" w:color="auto"/>
            </w:tcBorders>
            <w:hideMark/>
          </w:tcPr>
          <w:p w14:paraId="654D2CF3" w14:textId="77777777" w:rsidR="001B18C9" w:rsidRDefault="001B18C9">
            <w:pPr>
              <w:pStyle w:val="TableText"/>
              <w:spacing w:line="256" w:lineRule="auto"/>
              <w:rPr>
                <w:del w:id="586" w:author="簡琦欣" w:date="2023-03-23T16:03:00Z"/>
                <w:sz w:val="17"/>
                <w:szCs w:val="17"/>
                <w:lang w:eastAsia="zh-TW"/>
              </w:rPr>
            </w:pPr>
            <w:del w:id="587"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SUBACCOUNT_CODE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5CC24536" w14:textId="77777777" w:rsidR="001B18C9" w:rsidRDefault="001B18C9">
            <w:pPr>
              <w:pStyle w:val="TableText"/>
              <w:spacing w:line="256" w:lineRule="auto"/>
              <w:rPr>
                <w:del w:id="588" w:author="簡琦欣" w:date="2023-03-23T16:03:00Z"/>
                <w:sz w:val="17"/>
                <w:szCs w:val="17"/>
                <w:lang w:eastAsia="zh-TW"/>
              </w:rPr>
            </w:pPr>
            <w:del w:id="589" w:author="簡琦欣" w:date="2023-03-23T16:03:00Z">
              <w:r>
                <w:rPr>
                  <w:rFonts w:hint="eastAsia"/>
                  <w:sz w:val="17"/>
                  <w:szCs w:val="17"/>
                  <w:lang w:eastAsia="zh-TW"/>
                </w:rPr>
                <w:delText>Varchar2(</w:delText>
              </w:r>
              <w:r>
                <w:rPr>
                  <w:rFonts w:hint="eastAsia"/>
                  <w:sz w:val="17"/>
                  <w:szCs w:val="17"/>
                </w:rPr>
                <w:delText>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23E607C7" w14:textId="77777777" w:rsidR="001B18C9" w:rsidRDefault="001B18C9">
            <w:pPr>
              <w:pStyle w:val="TableText"/>
              <w:spacing w:line="256" w:lineRule="auto"/>
              <w:rPr>
                <w:del w:id="590" w:author="簡琦欣" w:date="2023-03-23T16:03:00Z"/>
                <w:sz w:val="17"/>
                <w:szCs w:val="17"/>
              </w:rPr>
            </w:pPr>
            <w:del w:id="591"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AC52AFE" w14:textId="77777777" w:rsidR="001B18C9" w:rsidRDefault="001B18C9">
            <w:pPr>
              <w:pStyle w:val="TableText"/>
              <w:spacing w:line="256" w:lineRule="auto"/>
              <w:rPr>
                <w:del w:id="592" w:author="簡琦欣" w:date="2023-03-23T16:03:00Z"/>
                <w:sz w:val="17"/>
                <w:szCs w:val="17"/>
              </w:rPr>
            </w:pPr>
            <w:del w:id="593"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90F39FA" w14:textId="77777777" w:rsidR="001B18C9" w:rsidRDefault="001B18C9">
            <w:pPr>
              <w:pStyle w:val="TableText"/>
              <w:spacing w:line="256" w:lineRule="auto"/>
              <w:rPr>
                <w:del w:id="594" w:author="簡琦欣" w:date="2023-03-23T16:03:00Z"/>
                <w:sz w:val="17"/>
                <w:szCs w:val="17"/>
                <w:lang w:eastAsia="zh-TW"/>
              </w:rPr>
            </w:pPr>
            <w:del w:id="595" w:author="簡琦欣" w:date="2023-03-23T16:03:00Z">
              <w:r>
                <w:rPr>
                  <w:rFonts w:hint="eastAsia"/>
                  <w:sz w:val="17"/>
                  <w:szCs w:val="17"/>
                  <w:lang w:eastAsia="zh-TW"/>
                </w:rPr>
                <w:delText>子目代號，若無子目需放00000</w:delText>
              </w:r>
            </w:del>
          </w:p>
        </w:tc>
      </w:tr>
      <w:tr w:rsidR="001B18C9" w14:paraId="62050B42" w14:textId="77777777" w:rsidTr="001B18C9">
        <w:trPr>
          <w:cantSplit/>
          <w:trHeight w:val="287"/>
          <w:del w:id="596"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1D51E6A" w14:textId="77777777" w:rsidR="001B18C9" w:rsidRDefault="001B18C9">
            <w:pPr>
              <w:pStyle w:val="TableText"/>
              <w:spacing w:line="256" w:lineRule="auto"/>
              <w:rPr>
                <w:del w:id="597" w:author="簡琦欣" w:date="2023-03-23T16:03:00Z"/>
                <w:sz w:val="17"/>
                <w:szCs w:val="17"/>
              </w:rPr>
            </w:pPr>
            <w:del w:id="598" w:author="簡琦欣" w:date="2023-03-23T16:03:00Z">
              <w:r>
                <w:rPr>
                  <w:rFonts w:hint="eastAsia"/>
                  <w:sz w:val="17"/>
                  <w:szCs w:val="17"/>
                </w:rPr>
                <w:delText>2.14</w:delText>
              </w:r>
            </w:del>
          </w:p>
        </w:tc>
        <w:tc>
          <w:tcPr>
            <w:tcW w:w="2064" w:type="dxa"/>
            <w:tcBorders>
              <w:top w:val="single" w:sz="6" w:space="0" w:color="auto"/>
              <w:left w:val="single" w:sz="6" w:space="0" w:color="auto"/>
              <w:bottom w:val="single" w:sz="6" w:space="0" w:color="auto"/>
              <w:right w:val="single" w:sz="6" w:space="0" w:color="auto"/>
            </w:tcBorders>
            <w:hideMark/>
          </w:tcPr>
          <w:p w14:paraId="77FCB5AD" w14:textId="77777777" w:rsidR="001B18C9" w:rsidRDefault="001B18C9">
            <w:pPr>
              <w:pStyle w:val="TableText"/>
              <w:spacing w:line="256" w:lineRule="auto"/>
              <w:rPr>
                <w:del w:id="599" w:author="簡琦欣" w:date="2023-03-23T16:03:00Z"/>
                <w:sz w:val="17"/>
                <w:szCs w:val="17"/>
                <w:lang w:eastAsia="zh-TW"/>
              </w:rPr>
            </w:pPr>
            <w:del w:id="600" w:author="簡琦欣" w:date="2023-03-23T16:03:00Z">
              <w:r>
                <w:rPr>
                  <w:rFonts w:hint="eastAsia"/>
                  <w:sz w:val="17"/>
                  <w:szCs w:val="17"/>
                  <w:lang w:eastAsia="zh-TW"/>
                </w:rPr>
                <w:delText>└</w:delText>
              </w:r>
              <w:r>
                <w:rPr>
                  <w:rFonts w:hint="eastAsia"/>
                  <w:sz w:val="17"/>
                  <w:szCs w:val="17"/>
                </w:rPr>
                <w:delText xml:space="preserve"> COSTCENTER</w:delText>
              </w:r>
              <w:r>
                <w:rPr>
                  <w:rFonts w:hint="eastAsia"/>
                  <w:sz w:val="17"/>
                  <w:szCs w:val="17"/>
                  <w:lang w:eastAsia="zh-TW"/>
                </w:rPr>
                <w:delText>_CODE</w:delText>
              </w:r>
            </w:del>
          </w:p>
        </w:tc>
        <w:tc>
          <w:tcPr>
            <w:tcW w:w="1356" w:type="dxa"/>
            <w:tcBorders>
              <w:top w:val="single" w:sz="6" w:space="0" w:color="auto"/>
              <w:left w:val="single" w:sz="6" w:space="0" w:color="auto"/>
              <w:bottom w:val="single" w:sz="6" w:space="0" w:color="auto"/>
              <w:right w:val="single" w:sz="6" w:space="0" w:color="auto"/>
            </w:tcBorders>
            <w:hideMark/>
          </w:tcPr>
          <w:p w14:paraId="34D2A0A4" w14:textId="77777777" w:rsidR="001B18C9" w:rsidRDefault="001B18C9">
            <w:pPr>
              <w:pStyle w:val="TableText"/>
              <w:spacing w:line="256" w:lineRule="auto"/>
              <w:rPr>
                <w:del w:id="601" w:author="簡琦欣" w:date="2023-03-23T16:03:00Z"/>
                <w:sz w:val="17"/>
                <w:szCs w:val="17"/>
                <w:lang w:eastAsia="zh-TW"/>
              </w:rPr>
            </w:pPr>
            <w:del w:id="602"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0F69718C" w14:textId="77777777" w:rsidR="001B18C9" w:rsidRDefault="001B18C9">
            <w:pPr>
              <w:pStyle w:val="TableText"/>
              <w:spacing w:line="256" w:lineRule="auto"/>
              <w:rPr>
                <w:del w:id="603" w:author="簡琦欣" w:date="2023-03-23T16:03:00Z"/>
                <w:sz w:val="17"/>
                <w:szCs w:val="17"/>
              </w:rPr>
            </w:pPr>
            <w:del w:id="604"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B35C3A7" w14:textId="77777777" w:rsidR="001B18C9" w:rsidRDefault="001B18C9">
            <w:pPr>
              <w:pStyle w:val="TableText"/>
              <w:spacing w:line="256" w:lineRule="auto"/>
              <w:rPr>
                <w:del w:id="605" w:author="簡琦欣" w:date="2023-03-23T16:03:00Z"/>
                <w:sz w:val="17"/>
                <w:szCs w:val="17"/>
              </w:rPr>
            </w:pPr>
            <w:del w:id="606"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89FB58F" w14:textId="77777777" w:rsidR="001B18C9" w:rsidRDefault="001B18C9">
            <w:pPr>
              <w:pStyle w:val="TableText"/>
              <w:spacing w:line="256" w:lineRule="auto"/>
              <w:rPr>
                <w:del w:id="607" w:author="簡琦欣" w:date="2023-03-23T16:03:00Z"/>
                <w:sz w:val="17"/>
                <w:szCs w:val="17"/>
                <w:lang w:eastAsia="zh-TW"/>
              </w:rPr>
            </w:pPr>
            <w:del w:id="608" w:author="簡琦欣" w:date="2023-03-23T16:03:00Z">
              <w:r>
                <w:rPr>
                  <w:rFonts w:hint="eastAsia"/>
                  <w:sz w:val="17"/>
                  <w:szCs w:val="17"/>
                  <w:lang w:eastAsia="zh-TW"/>
                </w:rPr>
                <w:delText>成本單位代號，若無成本單位需放000000</w:delText>
              </w:r>
            </w:del>
          </w:p>
        </w:tc>
      </w:tr>
      <w:tr w:rsidR="001B18C9" w14:paraId="6B5A150B" w14:textId="77777777" w:rsidTr="001B18C9">
        <w:trPr>
          <w:cantSplit/>
          <w:trHeight w:val="287"/>
          <w:del w:id="60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68DDAC9" w14:textId="77777777" w:rsidR="001B18C9" w:rsidRDefault="001B18C9">
            <w:pPr>
              <w:pStyle w:val="TableText"/>
              <w:spacing w:line="256" w:lineRule="auto"/>
              <w:rPr>
                <w:del w:id="610" w:author="簡琦欣" w:date="2023-03-23T16:03:00Z"/>
                <w:sz w:val="17"/>
                <w:szCs w:val="17"/>
              </w:rPr>
            </w:pPr>
            <w:del w:id="611" w:author="簡琦欣" w:date="2023-03-23T16:03:00Z">
              <w:r>
                <w:rPr>
                  <w:rFonts w:hint="eastAsia"/>
                  <w:sz w:val="17"/>
                  <w:szCs w:val="17"/>
                </w:rPr>
                <w:delText>2.15</w:delText>
              </w:r>
            </w:del>
          </w:p>
        </w:tc>
        <w:tc>
          <w:tcPr>
            <w:tcW w:w="2064" w:type="dxa"/>
            <w:tcBorders>
              <w:top w:val="single" w:sz="6" w:space="0" w:color="auto"/>
              <w:left w:val="single" w:sz="6" w:space="0" w:color="auto"/>
              <w:bottom w:val="single" w:sz="6" w:space="0" w:color="auto"/>
              <w:right w:val="single" w:sz="6" w:space="0" w:color="auto"/>
            </w:tcBorders>
            <w:hideMark/>
          </w:tcPr>
          <w:p w14:paraId="3B0F3BDE" w14:textId="77777777" w:rsidR="001B18C9" w:rsidRDefault="001B18C9">
            <w:pPr>
              <w:pStyle w:val="TableText"/>
              <w:spacing w:line="256" w:lineRule="auto"/>
              <w:rPr>
                <w:del w:id="612" w:author="簡琦欣" w:date="2023-03-23T16:03:00Z"/>
                <w:sz w:val="17"/>
                <w:szCs w:val="17"/>
                <w:lang w:eastAsia="zh-TW"/>
              </w:rPr>
            </w:pPr>
            <w:del w:id="613"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CHANNEL_CODE</w:delText>
              </w:r>
            </w:del>
          </w:p>
        </w:tc>
        <w:tc>
          <w:tcPr>
            <w:tcW w:w="1356" w:type="dxa"/>
            <w:tcBorders>
              <w:top w:val="single" w:sz="6" w:space="0" w:color="auto"/>
              <w:left w:val="single" w:sz="6" w:space="0" w:color="auto"/>
              <w:bottom w:val="single" w:sz="6" w:space="0" w:color="auto"/>
              <w:right w:val="single" w:sz="6" w:space="0" w:color="auto"/>
            </w:tcBorders>
            <w:hideMark/>
          </w:tcPr>
          <w:p w14:paraId="52788E63" w14:textId="77777777" w:rsidR="001B18C9" w:rsidRDefault="001B18C9">
            <w:pPr>
              <w:pStyle w:val="TableText"/>
              <w:spacing w:line="256" w:lineRule="auto"/>
              <w:rPr>
                <w:del w:id="614" w:author="簡琦欣" w:date="2023-03-23T16:03:00Z"/>
                <w:sz w:val="17"/>
                <w:szCs w:val="17"/>
                <w:lang w:eastAsia="zh-TW"/>
              </w:rPr>
            </w:pPr>
            <w:del w:id="615" w:author="簡琦欣" w:date="2023-03-23T16:03:00Z">
              <w:r>
                <w:rPr>
                  <w:rFonts w:hint="eastAsia"/>
                  <w:sz w:val="17"/>
                  <w:szCs w:val="17"/>
                  <w:lang w:eastAsia="zh-TW"/>
                </w:rPr>
                <w:delText>Varchar2(</w:delText>
              </w:r>
              <w:r>
                <w:rPr>
                  <w:rFonts w:hint="eastAsia"/>
                  <w:sz w:val="17"/>
                  <w:szCs w:val="17"/>
                </w:rPr>
                <w:delText>2</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5FB4487" w14:textId="77777777" w:rsidR="001B18C9" w:rsidRDefault="001B18C9">
            <w:pPr>
              <w:pStyle w:val="TableText"/>
              <w:spacing w:line="256" w:lineRule="auto"/>
              <w:rPr>
                <w:del w:id="616" w:author="簡琦欣" w:date="2023-03-23T16:03:00Z"/>
                <w:sz w:val="17"/>
                <w:szCs w:val="17"/>
              </w:rPr>
            </w:pPr>
            <w:del w:id="617"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380E3B5" w14:textId="77777777" w:rsidR="001B18C9" w:rsidRDefault="001B18C9">
            <w:pPr>
              <w:pStyle w:val="TableText"/>
              <w:spacing w:line="256" w:lineRule="auto"/>
              <w:rPr>
                <w:del w:id="618" w:author="簡琦欣" w:date="2023-03-23T16:03:00Z"/>
                <w:sz w:val="17"/>
                <w:szCs w:val="17"/>
                <w:lang w:eastAsia="zh-TW"/>
              </w:rPr>
            </w:pPr>
            <w:del w:id="619"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2AC698D" w14:textId="77777777" w:rsidR="001B18C9" w:rsidRDefault="001B18C9">
            <w:pPr>
              <w:pStyle w:val="TableText"/>
              <w:spacing w:line="256" w:lineRule="auto"/>
              <w:rPr>
                <w:del w:id="620" w:author="簡琦欣" w:date="2023-03-23T16:03:00Z"/>
                <w:sz w:val="17"/>
                <w:szCs w:val="17"/>
                <w:lang w:eastAsia="zh-TW"/>
              </w:rPr>
            </w:pPr>
            <w:del w:id="621" w:author="簡琦欣" w:date="2023-03-23T16:03:00Z">
              <w:r>
                <w:rPr>
                  <w:rFonts w:hint="eastAsia"/>
                  <w:sz w:val="17"/>
                  <w:szCs w:val="17"/>
                  <w:lang w:eastAsia="zh-TW"/>
                </w:rPr>
                <w:delText>通路代號，若無通路代號需放00</w:delText>
              </w:r>
            </w:del>
          </w:p>
        </w:tc>
      </w:tr>
      <w:tr w:rsidR="001B18C9" w14:paraId="45408D4C" w14:textId="77777777" w:rsidTr="001B18C9">
        <w:trPr>
          <w:cantSplit/>
          <w:trHeight w:val="287"/>
          <w:del w:id="622"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9E64A7E" w14:textId="77777777" w:rsidR="001B18C9" w:rsidRDefault="001B18C9">
            <w:pPr>
              <w:pStyle w:val="TableText"/>
              <w:spacing w:line="256" w:lineRule="auto"/>
              <w:rPr>
                <w:del w:id="623" w:author="簡琦欣" w:date="2023-03-23T16:03:00Z"/>
                <w:sz w:val="17"/>
                <w:szCs w:val="17"/>
              </w:rPr>
            </w:pPr>
            <w:del w:id="624" w:author="簡琦欣" w:date="2023-03-23T16:03:00Z">
              <w:r>
                <w:rPr>
                  <w:rFonts w:hint="eastAsia"/>
                  <w:sz w:val="17"/>
                  <w:szCs w:val="17"/>
                </w:rPr>
                <w:delText>2.16</w:delText>
              </w:r>
            </w:del>
          </w:p>
        </w:tc>
        <w:tc>
          <w:tcPr>
            <w:tcW w:w="2064" w:type="dxa"/>
            <w:tcBorders>
              <w:top w:val="single" w:sz="6" w:space="0" w:color="auto"/>
              <w:left w:val="single" w:sz="6" w:space="0" w:color="auto"/>
              <w:bottom w:val="single" w:sz="6" w:space="0" w:color="auto"/>
              <w:right w:val="single" w:sz="6" w:space="0" w:color="auto"/>
            </w:tcBorders>
            <w:hideMark/>
          </w:tcPr>
          <w:p w14:paraId="12C4BB96" w14:textId="77777777" w:rsidR="001B18C9" w:rsidRDefault="001B18C9">
            <w:pPr>
              <w:pStyle w:val="TableText"/>
              <w:spacing w:line="256" w:lineRule="auto"/>
              <w:rPr>
                <w:del w:id="625" w:author="簡琦欣" w:date="2023-03-23T16:03:00Z"/>
                <w:sz w:val="17"/>
                <w:szCs w:val="17"/>
                <w:lang w:eastAsia="zh-TW"/>
              </w:rPr>
            </w:pPr>
            <w:del w:id="626"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IFRS17_GROUP_CODE</w:delText>
              </w:r>
            </w:del>
          </w:p>
        </w:tc>
        <w:tc>
          <w:tcPr>
            <w:tcW w:w="1356" w:type="dxa"/>
            <w:tcBorders>
              <w:top w:val="single" w:sz="6" w:space="0" w:color="auto"/>
              <w:left w:val="single" w:sz="6" w:space="0" w:color="auto"/>
              <w:bottom w:val="single" w:sz="6" w:space="0" w:color="auto"/>
              <w:right w:val="single" w:sz="6" w:space="0" w:color="auto"/>
            </w:tcBorders>
            <w:hideMark/>
          </w:tcPr>
          <w:p w14:paraId="205D2E0E" w14:textId="77777777" w:rsidR="001B18C9" w:rsidRDefault="001B18C9">
            <w:pPr>
              <w:pStyle w:val="TableText"/>
              <w:spacing w:line="256" w:lineRule="auto"/>
              <w:rPr>
                <w:del w:id="627" w:author="簡琦欣" w:date="2023-03-23T16:03:00Z"/>
                <w:sz w:val="17"/>
                <w:szCs w:val="17"/>
                <w:lang w:eastAsia="zh-TW"/>
              </w:rPr>
            </w:pPr>
            <w:del w:id="628" w:author="簡琦欣" w:date="2023-03-23T16:03:00Z">
              <w:r>
                <w:rPr>
                  <w:rFonts w:hint="eastAsia"/>
                  <w:sz w:val="17"/>
                  <w:szCs w:val="17"/>
                  <w:lang w:eastAsia="zh-TW"/>
                </w:rPr>
                <w:delText>Varchar2(</w:delText>
              </w:r>
              <w:r>
                <w:rPr>
                  <w:rFonts w:hint="eastAsia"/>
                  <w:sz w:val="17"/>
                  <w:szCs w:val="17"/>
                  <w:highlight w:val="yellow"/>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1BC8A48" w14:textId="77777777" w:rsidR="001B18C9" w:rsidRDefault="001B18C9">
            <w:pPr>
              <w:pStyle w:val="TableText"/>
              <w:spacing w:line="256" w:lineRule="auto"/>
              <w:rPr>
                <w:del w:id="629" w:author="簡琦欣" w:date="2023-03-23T16:03:00Z"/>
                <w:sz w:val="17"/>
                <w:szCs w:val="17"/>
              </w:rPr>
            </w:pPr>
            <w:del w:id="630"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911B2AA" w14:textId="77777777" w:rsidR="001B18C9" w:rsidRDefault="001B18C9">
            <w:pPr>
              <w:pStyle w:val="TableText"/>
              <w:spacing w:line="256" w:lineRule="auto"/>
              <w:rPr>
                <w:del w:id="631" w:author="簡琦欣" w:date="2023-03-23T16:03:00Z"/>
                <w:sz w:val="17"/>
                <w:szCs w:val="17"/>
                <w:lang w:eastAsia="zh-TW"/>
              </w:rPr>
            </w:pPr>
            <w:del w:id="632"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26FFFAAD" w14:textId="77777777" w:rsidR="001B18C9" w:rsidRDefault="001B18C9">
            <w:pPr>
              <w:pStyle w:val="TableText"/>
              <w:spacing w:line="256" w:lineRule="auto"/>
              <w:rPr>
                <w:del w:id="633" w:author="簡琦欣" w:date="2023-03-23T16:03:00Z"/>
                <w:sz w:val="17"/>
                <w:szCs w:val="17"/>
                <w:lang w:eastAsia="zh-TW"/>
              </w:rPr>
            </w:pPr>
            <w:del w:id="634" w:author="簡琦欣" w:date="2023-03-23T16:03:00Z">
              <w:r>
                <w:rPr>
                  <w:rFonts w:hint="eastAsia"/>
                  <w:sz w:val="17"/>
                  <w:szCs w:val="17"/>
                  <w:lang w:eastAsia="zh-TW"/>
                </w:rPr>
                <w:delText>IFRS17群組代號，若無IFRS17群組代號需放</w:delText>
              </w:r>
              <w:r>
                <w:rPr>
                  <w:rFonts w:hint="eastAsia"/>
                  <w:sz w:val="17"/>
                  <w:szCs w:val="17"/>
                  <w:highlight w:val="yellow"/>
                  <w:lang w:eastAsia="zh-TW"/>
                </w:rPr>
                <w:delText>000000000000000</w:delText>
              </w:r>
            </w:del>
          </w:p>
        </w:tc>
      </w:tr>
      <w:tr w:rsidR="001B18C9" w14:paraId="6E0C5787" w14:textId="77777777" w:rsidTr="001B18C9">
        <w:trPr>
          <w:cantSplit/>
          <w:trHeight w:val="287"/>
          <w:del w:id="635"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8797D44" w14:textId="77777777" w:rsidR="001B18C9" w:rsidRDefault="001B18C9">
            <w:pPr>
              <w:pStyle w:val="TableText"/>
              <w:spacing w:line="256" w:lineRule="auto"/>
              <w:rPr>
                <w:del w:id="636" w:author="簡琦欣" w:date="2023-03-23T16:03:00Z"/>
                <w:sz w:val="17"/>
                <w:szCs w:val="17"/>
              </w:rPr>
            </w:pPr>
            <w:del w:id="637" w:author="簡琦欣" w:date="2023-03-23T16:03:00Z">
              <w:r>
                <w:rPr>
                  <w:rFonts w:hint="eastAsia"/>
                  <w:sz w:val="17"/>
                  <w:szCs w:val="17"/>
                </w:rPr>
                <w:delText>2.17</w:delText>
              </w:r>
            </w:del>
          </w:p>
        </w:tc>
        <w:tc>
          <w:tcPr>
            <w:tcW w:w="2064" w:type="dxa"/>
            <w:tcBorders>
              <w:top w:val="single" w:sz="6" w:space="0" w:color="auto"/>
              <w:left w:val="single" w:sz="6" w:space="0" w:color="auto"/>
              <w:bottom w:val="single" w:sz="6" w:space="0" w:color="auto"/>
              <w:right w:val="single" w:sz="6" w:space="0" w:color="auto"/>
            </w:tcBorders>
            <w:hideMark/>
          </w:tcPr>
          <w:p w14:paraId="47C77FAE" w14:textId="77777777" w:rsidR="001B18C9" w:rsidRDefault="001B18C9">
            <w:pPr>
              <w:pStyle w:val="TableText"/>
              <w:spacing w:line="256" w:lineRule="auto"/>
              <w:rPr>
                <w:del w:id="638" w:author="簡琦欣" w:date="2023-03-23T16:03:00Z"/>
                <w:sz w:val="17"/>
                <w:szCs w:val="17"/>
                <w:lang w:eastAsia="zh-TW"/>
              </w:rPr>
            </w:pPr>
            <w:del w:id="639"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INTERCOMPANY_CODE</w:delText>
              </w:r>
            </w:del>
          </w:p>
        </w:tc>
        <w:tc>
          <w:tcPr>
            <w:tcW w:w="1356" w:type="dxa"/>
            <w:tcBorders>
              <w:top w:val="single" w:sz="6" w:space="0" w:color="auto"/>
              <w:left w:val="single" w:sz="6" w:space="0" w:color="auto"/>
              <w:bottom w:val="single" w:sz="6" w:space="0" w:color="auto"/>
              <w:right w:val="single" w:sz="6" w:space="0" w:color="auto"/>
            </w:tcBorders>
            <w:hideMark/>
          </w:tcPr>
          <w:p w14:paraId="4B7A1837" w14:textId="77777777" w:rsidR="001B18C9" w:rsidRDefault="001B18C9">
            <w:pPr>
              <w:pStyle w:val="TableText"/>
              <w:spacing w:line="256" w:lineRule="auto"/>
              <w:rPr>
                <w:del w:id="640" w:author="簡琦欣" w:date="2023-03-23T16:03:00Z"/>
                <w:sz w:val="17"/>
                <w:szCs w:val="17"/>
                <w:lang w:eastAsia="zh-TW"/>
              </w:rPr>
            </w:pPr>
            <w:del w:id="641" w:author="簡琦欣" w:date="2023-03-23T16:03:00Z">
              <w:r>
                <w:rPr>
                  <w:rFonts w:hint="eastAsia"/>
                  <w:sz w:val="17"/>
                  <w:szCs w:val="17"/>
                  <w:lang w:eastAsia="zh-TW"/>
                </w:rPr>
                <w:delText>Varchar2(</w:delText>
              </w:r>
              <w:r>
                <w:rPr>
                  <w:rFonts w:hint="eastAsia"/>
                  <w:sz w:val="17"/>
                  <w:szCs w:val="17"/>
                </w:rPr>
                <w:delText>4</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25FFE64D" w14:textId="77777777" w:rsidR="001B18C9" w:rsidRDefault="001B18C9">
            <w:pPr>
              <w:pStyle w:val="TableText"/>
              <w:spacing w:line="256" w:lineRule="auto"/>
              <w:rPr>
                <w:del w:id="642" w:author="簡琦欣" w:date="2023-03-23T16:03:00Z"/>
                <w:sz w:val="17"/>
                <w:szCs w:val="17"/>
              </w:rPr>
            </w:pPr>
            <w:del w:id="643"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6532D629" w14:textId="77777777" w:rsidR="001B18C9" w:rsidRDefault="001B18C9">
            <w:pPr>
              <w:pStyle w:val="TableText"/>
              <w:spacing w:line="256" w:lineRule="auto"/>
              <w:rPr>
                <w:del w:id="644" w:author="簡琦欣" w:date="2023-03-23T16:03:00Z"/>
                <w:sz w:val="17"/>
                <w:szCs w:val="17"/>
                <w:lang w:eastAsia="zh-TW"/>
              </w:rPr>
            </w:pPr>
            <w:del w:id="645"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A4ED9F4" w14:textId="77777777" w:rsidR="001B18C9" w:rsidRDefault="001B18C9">
            <w:pPr>
              <w:pStyle w:val="TableText"/>
              <w:spacing w:line="256" w:lineRule="auto"/>
              <w:rPr>
                <w:del w:id="646" w:author="簡琦欣" w:date="2023-03-23T16:03:00Z"/>
                <w:sz w:val="17"/>
                <w:szCs w:val="17"/>
                <w:lang w:eastAsia="zh-TW"/>
              </w:rPr>
            </w:pPr>
            <w:del w:id="647" w:author="簡琦欣" w:date="2023-03-23T16:03:00Z">
              <w:r>
                <w:rPr>
                  <w:rFonts w:hint="eastAsia"/>
                  <w:sz w:val="17"/>
                  <w:szCs w:val="17"/>
                  <w:lang w:eastAsia="zh-TW"/>
                </w:rPr>
                <w:delText>關聯方代號，若無關聯方代號需放999</w:delText>
              </w:r>
            </w:del>
          </w:p>
        </w:tc>
      </w:tr>
      <w:tr w:rsidR="001B18C9" w14:paraId="00166EB9" w14:textId="77777777" w:rsidTr="001B18C9">
        <w:trPr>
          <w:cantSplit/>
          <w:trHeight w:val="287"/>
          <w:del w:id="648"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6A86D9D7" w14:textId="77777777" w:rsidR="001B18C9" w:rsidRDefault="001B18C9">
            <w:pPr>
              <w:pStyle w:val="TableText"/>
              <w:spacing w:line="256" w:lineRule="auto"/>
              <w:rPr>
                <w:del w:id="649" w:author="簡琦欣" w:date="2023-03-23T16:03:00Z"/>
                <w:sz w:val="17"/>
                <w:szCs w:val="17"/>
              </w:rPr>
            </w:pPr>
            <w:del w:id="650" w:author="簡琦欣" w:date="2023-03-23T16:03:00Z">
              <w:r>
                <w:rPr>
                  <w:rFonts w:hint="eastAsia"/>
                  <w:sz w:val="17"/>
                  <w:szCs w:val="17"/>
                </w:rPr>
                <w:delText>2.18</w:delText>
              </w:r>
            </w:del>
          </w:p>
        </w:tc>
        <w:tc>
          <w:tcPr>
            <w:tcW w:w="2064" w:type="dxa"/>
            <w:tcBorders>
              <w:top w:val="single" w:sz="6" w:space="0" w:color="auto"/>
              <w:left w:val="single" w:sz="6" w:space="0" w:color="auto"/>
              <w:bottom w:val="single" w:sz="6" w:space="0" w:color="auto"/>
              <w:right w:val="single" w:sz="6" w:space="0" w:color="auto"/>
            </w:tcBorders>
            <w:hideMark/>
          </w:tcPr>
          <w:p w14:paraId="525FFA6D" w14:textId="77777777" w:rsidR="001B18C9" w:rsidRDefault="001B18C9">
            <w:pPr>
              <w:pStyle w:val="TableText"/>
              <w:spacing w:line="256" w:lineRule="auto"/>
              <w:rPr>
                <w:del w:id="651" w:author="簡琦欣" w:date="2023-03-23T16:03:00Z"/>
                <w:sz w:val="17"/>
                <w:szCs w:val="17"/>
                <w:lang w:eastAsia="zh-TW"/>
              </w:rPr>
            </w:pPr>
            <w:del w:id="652"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DEPARTMENT_CODE</w:delText>
              </w:r>
            </w:del>
          </w:p>
        </w:tc>
        <w:tc>
          <w:tcPr>
            <w:tcW w:w="1356" w:type="dxa"/>
            <w:tcBorders>
              <w:top w:val="single" w:sz="6" w:space="0" w:color="auto"/>
              <w:left w:val="single" w:sz="6" w:space="0" w:color="auto"/>
              <w:bottom w:val="single" w:sz="6" w:space="0" w:color="auto"/>
              <w:right w:val="single" w:sz="6" w:space="0" w:color="auto"/>
            </w:tcBorders>
            <w:hideMark/>
          </w:tcPr>
          <w:p w14:paraId="471701F6" w14:textId="77777777" w:rsidR="001B18C9" w:rsidRDefault="001B18C9">
            <w:pPr>
              <w:pStyle w:val="TableText"/>
              <w:spacing w:line="256" w:lineRule="auto"/>
              <w:rPr>
                <w:del w:id="653" w:author="簡琦欣" w:date="2023-03-23T16:03:00Z"/>
                <w:sz w:val="17"/>
                <w:szCs w:val="17"/>
                <w:lang w:eastAsia="zh-TW"/>
              </w:rPr>
            </w:pPr>
            <w:del w:id="654"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58B31674" w14:textId="77777777" w:rsidR="001B18C9" w:rsidRDefault="001B18C9">
            <w:pPr>
              <w:pStyle w:val="TableText"/>
              <w:spacing w:line="256" w:lineRule="auto"/>
              <w:rPr>
                <w:del w:id="655"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6971430B" w14:textId="77777777" w:rsidR="001B18C9" w:rsidRDefault="001B18C9">
            <w:pPr>
              <w:pStyle w:val="TableText"/>
              <w:spacing w:line="256" w:lineRule="auto"/>
              <w:rPr>
                <w:del w:id="656" w:author="簡琦欣" w:date="2023-03-23T16:03:00Z"/>
                <w:sz w:val="17"/>
                <w:szCs w:val="17"/>
                <w:lang w:eastAsia="zh-TW"/>
              </w:rPr>
            </w:pPr>
            <w:del w:id="657"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925F435" w14:textId="77777777" w:rsidR="001B18C9" w:rsidRDefault="001B18C9">
            <w:pPr>
              <w:pStyle w:val="TableText"/>
              <w:spacing w:line="256" w:lineRule="auto"/>
              <w:rPr>
                <w:del w:id="658" w:author="簡琦欣" w:date="2023-03-23T16:03:00Z"/>
                <w:sz w:val="17"/>
                <w:szCs w:val="17"/>
                <w:lang w:eastAsia="zh-TW"/>
              </w:rPr>
            </w:pPr>
            <w:del w:id="659" w:author="簡琦欣" w:date="2023-03-23T16:03:00Z">
              <w:r>
                <w:rPr>
                  <w:rFonts w:hint="eastAsia"/>
                  <w:sz w:val="17"/>
                  <w:szCs w:val="17"/>
                  <w:lang w:eastAsia="zh-TW"/>
                </w:rPr>
                <w:delText>單位代號，若無單位代號需放000000</w:delText>
              </w:r>
            </w:del>
          </w:p>
        </w:tc>
      </w:tr>
      <w:tr w:rsidR="001B18C9" w14:paraId="54E8F16F" w14:textId="77777777" w:rsidTr="001B18C9">
        <w:trPr>
          <w:cantSplit/>
          <w:trHeight w:val="287"/>
          <w:del w:id="660"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7A25E09" w14:textId="77777777" w:rsidR="001B18C9" w:rsidRDefault="001B18C9">
            <w:pPr>
              <w:pStyle w:val="TableText"/>
              <w:spacing w:line="256" w:lineRule="auto"/>
              <w:rPr>
                <w:del w:id="661" w:author="簡琦欣" w:date="2023-03-23T16:03:00Z"/>
                <w:sz w:val="17"/>
                <w:szCs w:val="17"/>
              </w:rPr>
            </w:pPr>
            <w:del w:id="662" w:author="簡琦欣" w:date="2023-03-23T16:03:00Z">
              <w:r>
                <w:rPr>
                  <w:rFonts w:hint="eastAsia"/>
                  <w:sz w:val="17"/>
                  <w:szCs w:val="17"/>
                </w:rPr>
                <w:delText>2.19</w:delText>
              </w:r>
            </w:del>
          </w:p>
        </w:tc>
        <w:tc>
          <w:tcPr>
            <w:tcW w:w="2064" w:type="dxa"/>
            <w:tcBorders>
              <w:top w:val="single" w:sz="6" w:space="0" w:color="auto"/>
              <w:left w:val="single" w:sz="6" w:space="0" w:color="auto"/>
              <w:bottom w:val="single" w:sz="6" w:space="0" w:color="auto"/>
              <w:right w:val="single" w:sz="6" w:space="0" w:color="auto"/>
            </w:tcBorders>
            <w:vAlign w:val="center"/>
            <w:hideMark/>
          </w:tcPr>
          <w:p w14:paraId="2AFE6D44" w14:textId="77777777" w:rsidR="001B18C9" w:rsidRDefault="001B18C9">
            <w:pPr>
              <w:pStyle w:val="TableText"/>
              <w:spacing w:line="256" w:lineRule="auto"/>
              <w:rPr>
                <w:del w:id="663" w:author="簡琦欣" w:date="2023-03-23T16:03:00Z"/>
                <w:sz w:val="17"/>
                <w:szCs w:val="17"/>
                <w:lang w:eastAsia="zh-TW"/>
              </w:rPr>
            </w:pPr>
            <w:del w:id="664"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ENTERED_</w:delText>
              </w:r>
              <w:r>
                <w:rPr>
                  <w:rFonts w:hint="eastAsia"/>
                  <w:sz w:val="17"/>
                  <w:szCs w:val="17"/>
                </w:rPr>
                <w:delText>AMOUNT</w:delText>
              </w:r>
            </w:del>
          </w:p>
        </w:tc>
        <w:tc>
          <w:tcPr>
            <w:tcW w:w="1356" w:type="dxa"/>
            <w:tcBorders>
              <w:top w:val="single" w:sz="6" w:space="0" w:color="auto"/>
              <w:left w:val="single" w:sz="6" w:space="0" w:color="auto"/>
              <w:bottom w:val="single" w:sz="6" w:space="0" w:color="auto"/>
              <w:right w:val="single" w:sz="6" w:space="0" w:color="auto"/>
            </w:tcBorders>
            <w:hideMark/>
          </w:tcPr>
          <w:p w14:paraId="7DB2A3D7" w14:textId="77777777" w:rsidR="001B18C9" w:rsidRDefault="001B18C9">
            <w:pPr>
              <w:pStyle w:val="TableText"/>
              <w:spacing w:line="256" w:lineRule="auto"/>
              <w:rPr>
                <w:del w:id="665" w:author="簡琦欣" w:date="2023-03-23T16:03:00Z"/>
                <w:sz w:val="17"/>
                <w:szCs w:val="17"/>
                <w:lang w:eastAsia="zh-TW"/>
              </w:rPr>
            </w:pPr>
            <w:del w:id="666" w:author="簡琦欣" w:date="2023-03-23T16:03:00Z">
              <w:r>
                <w:rPr>
                  <w:rFonts w:hint="eastAsia"/>
                  <w:sz w:val="17"/>
                  <w:szCs w:val="17"/>
                </w:rPr>
                <w:delText>Number</w:delText>
              </w:r>
            </w:del>
          </w:p>
        </w:tc>
        <w:tc>
          <w:tcPr>
            <w:tcW w:w="630" w:type="dxa"/>
            <w:tcBorders>
              <w:top w:val="single" w:sz="6" w:space="0" w:color="auto"/>
              <w:left w:val="single" w:sz="6" w:space="0" w:color="auto"/>
              <w:bottom w:val="single" w:sz="6" w:space="0" w:color="auto"/>
              <w:right w:val="single" w:sz="6" w:space="0" w:color="auto"/>
            </w:tcBorders>
            <w:hideMark/>
          </w:tcPr>
          <w:p w14:paraId="49445CA7" w14:textId="77777777" w:rsidR="001B18C9" w:rsidRDefault="001B18C9">
            <w:pPr>
              <w:pStyle w:val="TableText"/>
              <w:spacing w:line="256" w:lineRule="auto"/>
              <w:rPr>
                <w:del w:id="667" w:author="簡琦欣" w:date="2023-03-23T16:03:00Z"/>
                <w:sz w:val="17"/>
                <w:szCs w:val="17"/>
              </w:rPr>
            </w:pPr>
            <w:del w:id="668"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EA33BB9" w14:textId="77777777" w:rsidR="001B18C9" w:rsidRDefault="001B18C9">
            <w:pPr>
              <w:pStyle w:val="TableText"/>
              <w:spacing w:line="256" w:lineRule="auto"/>
              <w:rPr>
                <w:del w:id="669" w:author="簡琦欣" w:date="2023-03-23T16:03:00Z"/>
                <w:sz w:val="17"/>
                <w:szCs w:val="17"/>
                <w:lang w:eastAsia="zh-TW"/>
              </w:rPr>
            </w:pPr>
            <w:del w:id="670"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73705DE" w14:textId="77777777" w:rsidR="001B18C9" w:rsidRDefault="001B18C9">
            <w:pPr>
              <w:pStyle w:val="TableText"/>
              <w:spacing w:line="256" w:lineRule="auto"/>
              <w:rPr>
                <w:del w:id="671" w:author="簡琦欣" w:date="2023-03-23T16:03:00Z"/>
                <w:sz w:val="17"/>
                <w:szCs w:val="17"/>
                <w:lang w:eastAsia="zh-TW"/>
              </w:rPr>
            </w:pPr>
            <w:del w:id="672" w:author="簡琦欣" w:date="2023-03-23T16:03:00Z">
              <w:r>
                <w:rPr>
                  <w:rFonts w:hint="eastAsia"/>
                  <w:sz w:val="17"/>
                  <w:szCs w:val="17"/>
                  <w:lang w:eastAsia="zh-TW"/>
                </w:rPr>
                <w:delText>金額</w:delText>
              </w:r>
            </w:del>
          </w:p>
        </w:tc>
      </w:tr>
      <w:tr w:rsidR="001B18C9" w14:paraId="160AF5AA" w14:textId="77777777" w:rsidTr="001B18C9">
        <w:trPr>
          <w:cantSplit/>
          <w:trHeight w:val="287"/>
          <w:del w:id="673"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07831CB9" w14:textId="77777777" w:rsidR="001B18C9" w:rsidRDefault="001B18C9">
            <w:pPr>
              <w:pStyle w:val="TableText"/>
              <w:spacing w:line="256" w:lineRule="auto"/>
              <w:rPr>
                <w:del w:id="674" w:author="簡琦欣" w:date="2023-03-23T16:03:00Z"/>
                <w:sz w:val="17"/>
                <w:szCs w:val="17"/>
                <w:lang w:eastAsia="zh-TW"/>
              </w:rPr>
            </w:pPr>
            <w:del w:id="675" w:author="簡琦欣" w:date="2023-03-23T16:03:00Z">
              <w:r>
                <w:rPr>
                  <w:rFonts w:hint="eastAsia"/>
                  <w:sz w:val="17"/>
                  <w:szCs w:val="17"/>
                </w:rPr>
                <w:delText>2.20</w:delText>
              </w:r>
            </w:del>
          </w:p>
        </w:tc>
        <w:tc>
          <w:tcPr>
            <w:tcW w:w="2064" w:type="dxa"/>
            <w:tcBorders>
              <w:top w:val="single" w:sz="6" w:space="0" w:color="auto"/>
              <w:left w:val="single" w:sz="6" w:space="0" w:color="auto"/>
              <w:bottom w:val="single" w:sz="6" w:space="0" w:color="auto"/>
              <w:right w:val="single" w:sz="6" w:space="0" w:color="auto"/>
            </w:tcBorders>
            <w:hideMark/>
          </w:tcPr>
          <w:p w14:paraId="4BF1A02D" w14:textId="77777777" w:rsidR="001B18C9" w:rsidRDefault="001B18C9">
            <w:pPr>
              <w:pStyle w:val="TableText"/>
              <w:spacing w:line="256" w:lineRule="auto"/>
              <w:rPr>
                <w:del w:id="676" w:author="簡琦欣" w:date="2023-03-23T16:03:00Z"/>
                <w:sz w:val="17"/>
                <w:szCs w:val="17"/>
                <w:lang w:eastAsia="zh-TW"/>
              </w:rPr>
            </w:pPr>
            <w:del w:id="677"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LINE_DESC</w:delText>
              </w:r>
            </w:del>
          </w:p>
        </w:tc>
        <w:tc>
          <w:tcPr>
            <w:tcW w:w="1356" w:type="dxa"/>
            <w:tcBorders>
              <w:top w:val="single" w:sz="6" w:space="0" w:color="auto"/>
              <w:left w:val="single" w:sz="6" w:space="0" w:color="auto"/>
              <w:bottom w:val="single" w:sz="6" w:space="0" w:color="auto"/>
              <w:right w:val="single" w:sz="6" w:space="0" w:color="auto"/>
            </w:tcBorders>
            <w:hideMark/>
          </w:tcPr>
          <w:p w14:paraId="0F9AB651" w14:textId="77777777" w:rsidR="001B18C9" w:rsidRDefault="001B18C9">
            <w:pPr>
              <w:pStyle w:val="TableText"/>
              <w:spacing w:line="256" w:lineRule="auto"/>
              <w:rPr>
                <w:del w:id="678" w:author="簡琦欣" w:date="2023-03-23T16:03:00Z"/>
                <w:sz w:val="17"/>
                <w:szCs w:val="17"/>
                <w:lang w:eastAsia="zh-TW"/>
              </w:rPr>
            </w:pPr>
            <w:del w:id="679" w:author="簡琦欣" w:date="2023-03-23T16:03:00Z">
              <w:r>
                <w:rPr>
                  <w:rFonts w:hint="eastAsia"/>
                  <w:sz w:val="17"/>
                  <w:szCs w:val="17"/>
                  <w:lang w:eastAsia="zh-TW"/>
                </w:rPr>
                <w:delText>Varchar2(</w:delText>
              </w:r>
              <w:r>
                <w:rPr>
                  <w:rFonts w:hint="eastAsia"/>
                  <w:sz w:val="17"/>
                  <w:szCs w:val="17"/>
                </w:rPr>
                <w:delText>80</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3D50FE58" w14:textId="77777777" w:rsidR="001B18C9" w:rsidRDefault="001B18C9">
            <w:pPr>
              <w:pStyle w:val="TableText"/>
              <w:spacing w:line="256" w:lineRule="auto"/>
              <w:rPr>
                <w:del w:id="680"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673A434B" w14:textId="77777777" w:rsidR="001B18C9" w:rsidRDefault="001B18C9">
            <w:pPr>
              <w:pStyle w:val="TableText"/>
              <w:spacing w:line="256" w:lineRule="auto"/>
              <w:rPr>
                <w:del w:id="681" w:author="簡琦欣" w:date="2023-03-23T16:03:00Z"/>
                <w:sz w:val="17"/>
                <w:szCs w:val="17"/>
                <w:lang w:eastAsia="zh-TW"/>
              </w:rPr>
            </w:pPr>
            <w:del w:id="682"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1347F78" w14:textId="77777777" w:rsidR="001B18C9" w:rsidRDefault="001B18C9">
            <w:pPr>
              <w:pStyle w:val="TableText"/>
              <w:spacing w:line="256" w:lineRule="auto"/>
              <w:rPr>
                <w:del w:id="683" w:author="簡琦欣" w:date="2023-03-23T16:03:00Z"/>
                <w:sz w:val="17"/>
                <w:szCs w:val="17"/>
                <w:lang w:eastAsia="zh-TW"/>
              </w:rPr>
            </w:pPr>
            <w:del w:id="684" w:author="簡琦欣" w:date="2023-03-23T16:03:00Z">
              <w:r>
                <w:rPr>
                  <w:rFonts w:hint="eastAsia"/>
                  <w:sz w:val="17"/>
                  <w:szCs w:val="17"/>
                  <w:lang w:eastAsia="zh-TW"/>
                </w:rPr>
                <w:delText>傳票摘要</w:delText>
              </w:r>
            </w:del>
          </w:p>
        </w:tc>
      </w:tr>
      <w:tr w:rsidR="001B18C9" w14:paraId="30BCD15C" w14:textId="77777777" w:rsidTr="001B18C9">
        <w:trPr>
          <w:cantSplit/>
          <w:trHeight w:val="287"/>
          <w:del w:id="685"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3D7F30C8" w14:textId="77777777" w:rsidR="001B18C9" w:rsidRDefault="001B18C9">
            <w:pPr>
              <w:pStyle w:val="TableText"/>
              <w:spacing w:line="256" w:lineRule="auto"/>
              <w:rPr>
                <w:del w:id="686" w:author="簡琦欣" w:date="2023-03-23T16:03:00Z"/>
                <w:sz w:val="17"/>
                <w:szCs w:val="17"/>
              </w:rPr>
            </w:pPr>
            <w:del w:id="687" w:author="簡琦欣" w:date="2023-03-23T16:03:00Z">
              <w:r>
                <w:rPr>
                  <w:rFonts w:hint="eastAsia"/>
                  <w:sz w:val="17"/>
                  <w:szCs w:val="17"/>
                </w:rPr>
                <w:delText>2.21</w:delText>
              </w:r>
            </w:del>
          </w:p>
        </w:tc>
        <w:tc>
          <w:tcPr>
            <w:tcW w:w="2064" w:type="dxa"/>
            <w:tcBorders>
              <w:top w:val="single" w:sz="6" w:space="0" w:color="auto"/>
              <w:left w:val="single" w:sz="6" w:space="0" w:color="auto"/>
              <w:bottom w:val="single" w:sz="6" w:space="0" w:color="auto"/>
              <w:right w:val="single" w:sz="6" w:space="0" w:color="auto"/>
            </w:tcBorders>
            <w:hideMark/>
          </w:tcPr>
          <w:p w14:paraId="537F4112" w14:textId="77777777" w:rsidR="001B18C9" w:rsidRDefault="001B18C9">
            <w:pPr>
              <w:pStyle w:val="TableText"/>
              <w:spacing w:line="256" w:lineRule="auto"/>
              <w:rPr>
                <w:del w:id="688" w:author="簡琦欣" w:date="2023-03-23T16:03:00Z"/>
                <w:sz w:val="17"/>
                <w:szCs w:val="17"/>
                <w:lang w:eastAsia="zh-TW"/>
              </w:rPr>
            </w:pPr>
            <w:del w:id="689"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WRITE_OFF_CODE</w:delText>
              </w:r>
            </w:del>
          </w:p>
        </w:tc>
        <w:tc>
          <w:tcPr>
            <w:tcW w:w="1356" w:type="dxa"/>
            <w:tcBorders>
              <w:top w:val="single" w:sz="6" w:space="0" w:color="auto"/>
              <w:left w:val="single" w:sz="6" w:space="0" w:color="auto"/>
              <w:bottom w:val="single" w:sz="6" w:space="0" w:color="auto"/>
              <w:right w:val="single" w:sz="6" w:space="0" w:color="auto"/>
            </w:tcBorders>
            <w:hideMark/>
          </w:tcPr>
          <w:p w14:paraId="53F03644" w14:textId="77777777" w:rsidR="001B18C9" w:rsidRDefault="001B18C9">
            <w:pPr>
              <w:pStyle w:val="TableText"/>
              <w:spacing w:line="256" w:lineRule="auto"/>
              <w:rPr>
                <w:del w:id="690" w:author="簡琦欣" w:date="2023-03-23T16:03:00Z"/>
                <w:sz w:val="17"/>
                <w:szCs w:val="17"/>
                <w:lang w:eastAsia="zh-TW"/>
              </w:rPr>
            </w:pPr>
            <w:del w:id="691" w:author="簡琦欣" w:date="2023-03-23T16:03:00Z">
              <w:r>
                <w:rPr>
                  <w:rFonts w:hint="eastAsia"/>
                  <w:sz w:val="17"/>
                  <w:szCs w:val="17"/>
                  <w:lang w:eastAsia="zh-TW"/>
                </w:rPr>
                <w:delText>Varchar2(</w:delText>
              </w:r>
              <w:r>
                <w:rPr>
                  <w:rFonts w:hint="eastAsia"/>
                  <w:sz w:val="17"/>
                  <w:szCs w:val="17"/>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415EA9AB" w14:textId="77777777" w:rsidR="001B18C9" w:rsidRDefault="001B18C9">
            <w:pPr>
              <w:pStyle w:val="TableText"/>
              <w:spacing w:line="256" w:lineRule="auto"/>
              <w:rPr>
                <w:del w:id="692"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679FCC3A" w14:textId="77777777" w:rsidR="001B18C9" w:rsidRDefault="001B18C9">
            <w:pPr>
              <w:pStyle w:val="TableText"/>
              <w:spacing w:line="256" w:lineRule="auto"/>
              <w:rPr>
                <w:del w:id="693" w:author="簡琦欣" w:date="2023-03-23T16:03:00Z"/>
                <w:sz w:val="17"/>
                <w:szCs w:val="17"/>
                <w:lang w:eastAsia="zh-TW"/>
              </w:rPr>
            </w:pPr>
            <w:del w:id="694"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86AB55E" w14:textId="77777777" w:rsidR="001B18C9" w:rsidRDefault="001B18C9">
            <w:pPr>
              <w:pStyle w:val="TableText"/>
              <w:spacing w:line="256" w:lineRule="auto"/>
              <w:rPr>
                <w:del w:id="695" w:author="簡琦欣" w:date="2023-03-23T16:03:00Z"/>
                <w:sz w:val="17"/>
                <w:szCs w:val="17"/>
                <w:lang w:eastAsia="zh-TW"/>
              </w:rPr>
            </w:pPr>
            <w:del w:id="696" w:author="簡琦欣" w:date="2023-03-23T16:03:00Z">
              <w:r>
                <w:rPr>
                  <w:rFonts w:hint="eastAsia"/>
                  <w:sz w:val="17"/>
                  <w:szCs w:val="17"/>
                  <w:lang w:eastAsia="zh-TW"/>
                </w:rPr>
                <w:delText>會計科目銷帳碼</w:delText>
              </w:r>
            </w:del>
          </w:p>
        </w:tc>
      </w:tr>
      <w:tr w:rsidR="001B18C9" w14:paraId="2EA40E31" w14:textId="77777777" w:rsidTr="001B18C9">
        <w:trPr>
          <w:cantSplit/>
          <w:trHeight w:val="287"/>
          <w:del w:id="697"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56B873C9" w14:textId="77777777" w:rsidR="001B18C9" w:rsidRDefault="001B18C9">
            <w:pPr>
              <w:pStyle w:val="TableText"/>
              <w:spacing w:line="256" w:lineRule="auto"/>
              <w:rPr>
                <w:del w:id="698" w:author="簡琦欣" w:date="2023-03-23T16:03:00Z"/>
                <w:sz w:val="17"/>
                <w:szCs w:val="17"/>
              </w:rPr>
            </w:pPr>
            <w:del w:id="699" w:author="簡琦欣" w:date="2023-03-23T16:03:00Z">
              <w:r>
                <w:rPr>
                  <w:rFonts w:hint="eastAsia"/>
                  <w:sz w:val="17"/>
                  <w:szCs w:val="17"/>
                </w:rPr>
                <w:delText>2.22</w:delText>
              </w:r>
            </w:del>
          </w:p>
        </w:tc>
        <w:tc>
          <w:tcPr>
            <w:tcW w:w="2064" w:type="dxa"/>
            <w:tcBorders>
              <w:top w:val="single" w:sz="6" w:space="0" w:color="auto"/>
              <w:left w:val="single" w:sz="6" w:space="0" w:color="auto"/>
              <w:bottom w:val="single" w:sz="12" w:space="0" w:color="auto"/>
              <w:right w:val="single" w:sz="6" w:space="0" w:color="auto"/>
            </w:tcBorders>
            <w:hideMark/>
          </w:tcPr>
          <w:p w14:paraId="7D3EDD27" w14:textId="77777777" w:rsidR="001B18C9" w:rsidRDefault="001B18C9">
            <w:pPr>
              <w:pStyle w:val="TableText"/>
              <w:spacing w:line="256" w:lineRule="auto"/>
              <w:rPr>
                <w:del w:id="700" w:author="簡琦欣" w:date="2023-03-23T16:03:00Z"/>
                <w:sz w:val="17"/>
                <w:szCs w:val="17"/>
                <w:lang w:eastAsia="zh-TW"/>
              </w:rPr>
            </w:pPr>
            <w:del w:id="701" w:author="簡琦欣" w:date="2023-03-23T16:03:00Z">
              <w:r>
                <w:rPr>
                  <w:rFonts w:hint="eastAsia"/>
                  <w:sz w:val="17"/>
                  <w:szCs w:val="17"/>
                  <w:lang w:eastAsia="zh-TW"/>
                </w:rPr>
                <w:delText>└</w:delText>
              </w:r>
              <w:r>
                <w:rPr>
                  <w:rFonts w:hint="eastAsia"/>
                  <w:sz w:val="17"/>
                  <w:szCs w:val="17"/>
                </w:rPr>
                <w:delText xml:space="preserve"> RELATIONSHIP</w:delText>
              </w:r>
            </w:del>
          </w:p>
        </w:tc>
        <w:tc>
          <w:tcPr>
            <w:tcW w:w="1356" w:type="dxa"/>
            <w:tcBorders>
              <w:top w:val="single" w:sz="6" w:space="0" w:color="auto"/>
              <w:left w:val="single" w:sz="6" w:space="0" w:color="auto"/>
              <w:bottom w:val="single" w:sz="12" w:space="0" w:color="auto"/>
              <w:right w:val="single" w:sz="6" w:space="0" w:color="auto"/>
            </w:tcBorders>
            <w:hideMark/>
          </w:tcPr>
          <w:p w14:paraId="6FB71A06" w14:textId="77777777" w:rsidR="001B18C9" w:rsidRDefault="001B18C9">
            <w:pPr>
              <w:pStyle w:val="TableText"/>
              <w:spacing w:line="256" w:lineRule="auto"/>
              <w:rPr>
                <w:del w:id="702" w:author="簡琦欣" w:date="2023-03-23T16:03:00Z"/>
                <w:sz w:val="17"/>
                <w:szCs w:val="17"/>
                <w:lang w:eastAsia="zh-TW"/>
              </w:rPr>
            </w:pPr>
            <w:del w:id="703" w:author="簡琦欣" w:date="2023-03-23T16:03:00Z">
              <w:r>
                <w:rPr>
                  <w:rFonts w:hint="eastAsia"/>
                  <w:sz w:val="17"/>
                  <w:szCs w:val="17"/>
                  <w:lang w:eastAsia="zh-TW"/>
                </w:rPr>
                <w:delText>Varchar2(</w:delText>
              </w:r>
              <w:r>
                <w:rPr>
                  <w:rFonts w:hint="eastAsia"/>
                  <w:sz w:val="17"/>
                  <w:szCs w:val="17"/>
                </w:rPr>
                <w:delText>10</w:delText>
              </w:r>
              <w:r>
                <w:rPr>
                  <w:rFonts w:hint="eastAsia"/>
                  <w:sz w:val="17"/>
                  <w:szCs w:val="17"/>
                  <w:lang w:eastAsia="zh-TW"/>
                </w:rPr>
                <w:delText>)</w:delText>
              </w:r>
            </w:del>
          </w:p>
        </w:tc>
        <w:tc>
          <w:tcPr>
            <w:tcW w:w="630" w:type="dxa"/>
            <w:tcBorders>
              <w:top w:val="single" w:sz="6" w:space="0" w:color="auto"/>
              <w:left w:val="single" w:sz="6" w:space="0" w:color="auto"/>
              <w:bottom w:val="single" w:sz="12" w:space="0" w:color="auto"/>
              <w:right w:val="single" w:sz="6" w:space="0" w:color="auto"/>
            </w:tcBorders>
          </w:tcPr>
          <w:p w14:paraId="5E6E57EE" w14:textId="77777777" w:rsidR="001B18C9" w:rsidRDefault="001B18C9">
            <w:pPr>
              <w:pStyle w:val="TableText"/>
              <w:spacing w:line="256" w:lineRule="auto"/>
              <w:rPr>
                <w:del w:id="704" w:author="簡琦欣" w:date="2023-03-23T16:03:00Z"/>
                <w:sz w:val="17"/>
                <w:szCs w:val="17"/>
              </w:rPr>
            </w:pPr>
          </w:p>
        </w:tc>
        <w:tc>
          <w:tcPr>
            <w:tcW w:w="810" w:type="dxa"/>
            <w:tcBorders>
              <w:top w:val="single" w:sz="6" w:space="0" w:color="auto"/>
              <w:left w:val="single" w:sz="6" w:space="0" w:color="auto"/>
              <w:bottom w:val="single" w:sz="12" w:space="0" w:color="auto"/>
              <w:right w:val="single" w:sz="6" w:space="0" w:color="auto"/>
            </w:tcBorders>
            <w:hideMark/>
          </w:tcPr>
          <w:p w14:paraId="4A303A20" w14:textId="77777777" w:rsidR="001B18C9" w:rsidRDefault="001B18C9">
            <w:pPr>
              <w:pStyle w:val="TableText"/>
              <w:spacing w:line="256" w:lineRule="auto"/>
              <w:rPr>
                <w:del w:id="705" w:author="簡琦欣" w:date="2023-03-23T16:03:00Z"/>
                <w:sz w:val="17"/>
                <w:szCs w:val="17"/>
                <w:lang w:eastAsia="zh-TW"/>
              </w:rPr>
            </w:pPr>
            <w:del w:id="706" w:author="簡琦欣" w:date="2023-03-23T16:03:00Z">
              <w:r>
                <w:rPr>
                  <w:rFonts w:hint="eastAsia"/>
                  <w:sz w:val="17"/>
                  <w:szCs w:val="17"/>
                </w:rPr>
                <w:delText>In</w:delText>
              </w:r>
            </w:del>
          </w:p>
        </w:tc>
        <w:tc>
          <w:tcPr>
            <w:tcW w:w="4310" w:type="dxa"/>
            <w:tcBorders>
              <w:top w:val="single" w:sz="6" w:space="0" w:color="auto"/>
              <w:left w:val="single" w:sz="6" w:space="0" w:color="auto"/>
              <w:bottom w:val="single" w:sz="12" w:space="0" w:color="auto"/>
              <w:right w:val="single" w:sz="12" w:space="0" w:color="auto"/>
            </w:tcBorders>
            <w:hideMark/>
          </w:tcPr>
          <w:p w14:paraId="3732B059" w14:textId="77777777" w:rsidR="001B18C9" w:rsidRDefault="001B18C9">
            <w:pPr>
              <w:pStyle w:val="TableText"/>
              <w:spacing w:line="256" w:lineRule="auto"/>
              <w:rPr>
                <w:del w:id="707" w:author="簡琦欣" w:date="2023-03-23T16:03:00Z"/>
                <w:sz w:val="17"/>
                <w:szCs w:val="17"/>
                <w:lang w:eastAsia="zh-TW"/>
              </w:rPr>
            </w:pPr>
            <w:del w:id="708" w:author="簡琦欣" w:date="2023-03-23T16:03:00Z">
              <w:r>
                <w:rPr>
                  <w:rFonts w:hint="eastAsia"/>
                  <w:sz w:val="17"/>
                  <w:szCs w:val="17"/>
                  <w:lang w:eastAsia="zh-TW"/>
                </w:rPr>
                <w:delText>關係人</w:delText>
              </w:r>
            </w:del>
          </w:p>
        </w:tc>
      </w:tr>
    </w:tbl>
    <w:p w14:paraId="66C128B1" w14:textId="77777777" w:rsidR="001B18C9" w:rsidRDefault="001B18C9" w:rsidP="001B18C9">
      <w:pPr>
        <w:rPr>
          <w:rFonts w:ascii="標楷體" w:eastAsia="標楷體" w:hAnsi="標楷體"/>
          <w:sz w:val="20"/>
          <w:szCs w:val="20"/>
        </w:rPr>
      </w:pPr>
    </w:p>
    <w:p w14:paraId="1B4305AA" w14:textId="77777777" w:rsidR="001B18C9" w:rsidRDefault="001B18C9" w:rsidP="001B18C9">
      <w:pPr>
        <w:pStyle w:val="40"/>
        <w:keepNext/>
        <w:keepLines/>
        <w:widowControl/>
        <w:numPr>
          <w:ilvl w:val="1"/>
          <w:numId w:val="46"/>
        </w:numPr>
        <w:snapToGrid/>
        <w:spacing w:before="40"/>
        <w:rPr>
          <w:rFonts w:ascii="標楷體" w:hAnsi="標楷體"/>
          <w:b/>
          <w:bCs/>
          <w:color w:val="000000" w:themeColor="text1"/>
          <w:sz w:val="24"/>
          <w:szCs w:val="24"/>
          <w:lang w:eastAsia="zh-CN"/>
        </w:rPr>
      </w:pPr>
      <w:proofErr w:type="spellStart"/>
      <w:r>
        <w:rPr>
          <w:rFonts w:ascii="標楷體" w:hAnsi="標楷體" w:hint="eastAsia"/>
          <w:b/>
          <w:bCs/>
          <w:i/>
          <w:iCs/>
          <w:color w:val="000000" w:themeColor="text1"/>
          <w:sz w:val="24"/>
          <w:szCs w:val="24"/>
        </w:rPr>
        <w:t>occursList</w:t>
      </w:r>
      <w:proofErr w:type="spellEnd"/>
      <w:r>
        <w:rPr>
          <w:rFonts w:ascii="標楷體" w:hAnsi="標楷體" w:hint="eastAsia"/>
          <w:b/>
          <w:bCs/>
          <w:i/>
          <w:iCs/>
          <w:color w:val="000000" w:themeColor="text1"/>
          <w:sz w:val="24"/>
          <w:szCs w:val="24"/>
        </w:rPr>
        <w:t xml:space="preserve"> </w:t>
      </w:r>
      <w:ins w:id="709" w:author="簡琦欣" w:date="2023-03-23T17:03:00Z">
        <w:r>
          <w:rPr>
            <w:rFonts w:ascii="標楷體" w:hAnsi="標楷體" w:hint="eastAsia"/>
            <w:b/>
            <w:bCs/>
            <w:i/>
            <w:iCs/>
            <w:color w:val="000000" w:themeColor="text1"/>
            <w:sz w:val="24"/>
            <w:szCs w:val="24"/>
          </w:rPr>
          <w:t>-</w:t>
        </w:r>
      </w:ins>
      <w:ins w:id="710" w:author="簡琦欣" w:date="2023-03-23T17:04:00Z">
        <w:r>
          <w:rPr>
            <w:rFonts w:ascii="標楷體" w:hAnsi="標楷體" w:hint="eastAsia"/>
            <w:b/>
            <w:bCs/>
            <w:i/>
            <w:iCs/>
            <w:color w:val="000000" w:themeColor="text1"/>
            <w:sz w:val="24"/>
            <w:szCs w:val="24"/>
          </w:rPr>
          <w:t>多筆</w:t>
        </w:r>
      </w:ins>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1ED42F4E" w14:textId="77777777" w:rsidTr="001B18C9">
        <w:trPr>
          <w:cantSplit/>
          <w:trHeight w:val="271"/>
          <w:tblHeader/>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753D0BCB" w14:textId="77777777" w:rsidR="001B18C9" w:rsidRDefault="001B18C9">
            <w:pPr>
              <w:pStyle w:val="TableText"/>
              <w:spacing w:line="256" w:lineRule="auto"/>
              <w:jc w:val="center"/>
              <w:rPr>
                <w:b/>
                <w:sz w:val="17"/>
                <w:szCs w:val="17"/>
              </w:rPr>
            </w:pPr>
            <w:bookmarkStart w:id="711" w:name="_Hlk131063856"/>
            <w:r>
              <w:rPr>
                <w:rFonts w:hint="eastAsia"/>
                <w:b/>
                <w:sz w:val="17"/>
                <w:szCs w:val="17"/>
                <w:lang w:eastAsia="zh-TW"/>
              </w:rPr>
              <w:t>#</w:t>
            </w:r>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41FA5E10" w14:textId="77777777" w:rsidR="001B18C9" w:rsidRDefault="001B18C9">
            <w:pPr>
              <w:pStyle w:val="TableText"/>
              <w:spacing w:line="256" w:lineRule="auto"/>
              <w:jc w:val="center"/>
              <w:rPr>
                <w:b/>
                <w:sz w:val="17"/>
                <w:szCs w:val="17"/>
              </w:rPr>
            </w:pPr>
            <w:r>
              <w:rPr>
                <w:rFonts w:hint="eastAsia"/>
                <w:b/>
                <w:sz w:val="17"/>
                <w:szCs w:val="17"/>
                <w:lang w:eastAsia="zh-TW"/>
              </w:rPr>
              <w:t>參數</w:t>
            </w:r>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3CF75445" w14:textId="77777777" w:rsidR="001B18C9" w:rsidRDefault="001B18C9">
            <w:pPr>
              <w:pStyle w:val="TableText"/>
              <w:spacing w:line="256" w:lineRule="auto"/>
              <w:jc w:val="center"/>
              <w:rPr>
                <w:b/>
                <w:sz w:val="17"/>
                <w:szCs w:val="17"/>
              </w:rPr>
            </w:pPr>
            <w:r>
              <w:rPr>
                <w:rFonts w:hint="eastAsia"/>
                <w:b/>
                <w:sz w:val="17"/>
                <w:szCs w:val="17"/>
                <w:lang w:eastAsia="zh-TW"/>
              </w:rPr>
              <w:t>類型</w:t>
            </w:r>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7768A757" w14:textId="77777777" w:rsidR="001B18C9" w:rsidRDefault="001B18C9">
            <w:pPr>
              <w:pStyle w:val="TableText"/>
              <w:spacing w:line="256" w:lineRule="auto"/>
              <w:jc w:val="center"/>
              <w:rPr>
                <w:b/>
                <w:sz w:val="17"/>
                <w:szCs w:val="17"/>
              </w:rPr>
            </w:pPr>
            <w:r>
              <w:rPr>
                <w:rFonts w:hint="eastAsia"/>
                <w:b/>
                <w:sz w:val="17"/>
                <w:szCs w:val="17"/>
                <w:lang w:eastAsia="zh-TW"/>
              </w:rPr>
              <w:t>必輸</w:t>
            </w:r>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04E8B15D" w14:textId="77777777" w:rsidR="001B18C9" w:rsidRDefault="001B18C9">
            <w:pPr>
              <w:pStyle w:val="TableText"/>
              <w:spacing w:line="256" w:lineRule="auto"/>
              <w:jc w:val="center"/>
              <w:rPr>
                <w:b/>
                <w:sz w:val="17"/>
                <w:szCs w:val="17"/>
              </w:rPr>
            </w:pPr>
            <w:r>
              <w:rPr>
                <w:rFonts w:hint="eastAsia"/>
                <w:b/>
                <w:sz w:val="17"/>
                <w:szCs w:val="17"/>
                <w:lang w:eastAsia="zh-TW"/>
              </w:rPr>
              <w:t>In/Out</w:t>
            </w:r>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6DE900E4" w14:textId="77777777" w:rsidR="001B18C9" w:rsidRDefault="001B18C9">
            <w:pPr>
              <w:pStyle w:val="TableText"/>
              <w:spacing w:line="256" w:lineRule="auto"/>
              <w:jc w:val="center"/>
              <w:rPr>
                <w:b/>
                <w:sz w:val="17"/>
                <w:szCs w:val="17"/>
              </w:rPr>
            </w:pPr>
            <w:r>
              <w:rPr>
                <w:rFonts w:hint="eastAsia"/>
                <w:b/>
                <w:sz w:val="17"/>
                <w:szCs w:val="17"/>
                <w:lang w:eastAsia="zh-TW"/>
              </w:rPr>
              <w:t>說明</w:t>
            </w:r>
          </w:p>
        </w:tc>
      </w:tr>
      <w:tr w:rsidR="001B18C9" w14:paraId="6068FDE1" w14:textId="77777777" w:rsidTr="001B18C9">
        <w:trPr>
          <w:cantSplit/>
          <w:trHeight w:val="55"/>
          <w:tblHeader/>
        </w:trPr>
        <w:tc>
          <w:tcPr>
            <w:tcW w:w="630" w:type="dxa"/>
            <w:tcBorders>
              <w:top w:val="single" w:sz="12" w:space="0" w:color="auto"/>
              <w:left w:val="nil"/>
              <w:bottom w:val="single" w:sz="6" w:space="0" w:color="auto"/>
              <w:right w:val="nil"/>
            </w:tcBorders>
            <w:shd w:val="pct50" w:color="auto" w:fill="auto"/>
          </w:tcPr>
          <w:p w14:paraId="4D277C35" w14:textId="77777777" w:rsidR="001B18C9" w:rsidRDefault="001B18C9">
            <w:pPr>
              <w:pStyle w:val="TableText"/>
              <w:spacing w:line="256" w:lineRule="auto"/>
              <w:jc w:val="center"/>
              <w:rPr>
                <w:b/>
                <w:sz w:val="2"/>
                <w:szCs w:val="2"/>
              </w:rPr>
            </w:pPr>
          </w:p>
        </w:tc>
        <w:tc>
          <w:tcPr>
            <w:tcW w:w="2064" w:type="dxa"/>
            <w:tcBorders>
              <w:top w:val="single" w:sz="12" w:space="0" w:color="auto"/>
              <w:left w:val="nil"/>
              <w:bottom w:val="single" w:sz="6" w:space="0" w:color="auto"/>
              <w:right w:val="nil"/>
            </w:tcBorders>
            <w:shd w:val="pct50" w:color="auto" w:fill="auto"/>
          </w:tcPr>
          <w:p w14:paraId="7ED4D1EB" w14:textId="77777777" w:rsidR="001B18C9" w:rsidRDefault="001B18C9">
            <w:pPr>
              <w:pStyle w:val="TableText"/>
              <w:spacing w:line="256" w:lineRule="auto"/>
              <w:jc w:val="center"/>
              <w:rPr>
                <w:b/>
                <w:sz w:val="2"/>
                <w:szCs w:val="2"/>
              </w:rPr>
            </w:pPr>
          </w:p>
        </w:tc>
        <w:tc>
          <w:tcPr>
            <w:tcW w:w="1356" w:type="dxa"/>
            <w:tcBorders>
              <w:top w:val="single" w:sz="12" w:space="0" w:color="auto"/>
              <w:left w:val="nil"/>
              <w:bottom w:val="single" w:sz="6" w:space="0" w:color="auto"/>
              <w:right w:val="nil"/>
            </w:tcBorders>
            <w:shd w:val="pct50" w:color="auto" w:fill="auto"/>
          </w:tcPr>
          <w:p w14:paraId="45862E50" w14:textId="77777777" w:rsidR="001B18C9" w:rsidRDefault="001B18C9">
            <w:pPr>
              <w:pStyle w:val="TableText"/>
              <w:spacing w:line="256" w:lineRule="auto"/>
              <w:jc w:val="center"/>
              <w:rPr>
                <w:b/>
                <w:sz w:val="2"/>
                <w:szCs w:val="2"/>
              </w:rPr>
            </w:pPr>
          </w:p>
        </w:tc>
        <w:tc>
          <w:tcPr>
            <w:tcW w:w="630" w:type="dxa"/>
            <w:tcBorders>
              <w:top w:val="single" w:sz="12" w:space="0" w:color="auto"/>
              <w:left w:val="nil"/>
              <w:bottom w:val="single" w:sz="6" w:space="0" w:color="auto"/>
              <w:right w:val="nil"/>
            </w:tcBorders>
            <w:shd w:val="pct50" w:color="auto" w:fill="auto"/>
          </w:tcPr>
          <w:p w14:paraId="47AB9C56" w14:textId="77777777" w:rsidR="001B18C9" w:rsidRDefault="001B18C9">
            <w:pPr>
              <w:pStyle w:val="TableText"/>
              <w:spacing w:line="256" w:lineRule="auto"/>
              <w:jc w:val="center"/>
              <w:rPr>
                <w:b/>
                <w:sz w:val="2"/>
                <w:szCs w:val="2"/>
              </w:rPr>
            </w:pPr>
          </w:p>
        </w:tc>
        <w:tc>
          <w:tcPr>
            <w:tcW w:w="810" w:type="dxa"/>
            <w:tcBorders>
              <w:top w:val="single" w:sz="12" w:space="0" w:color="auto"/>
              <w:left w:val="nil"/>
              <w:bottom w:val="single" w:sz="6" w:space="0" w:color="auto"/>
              <w:right w:val="nil"/>
            </w:tcBorders>
            <w:shd w:val="pct50" w:color="auto" w:fill="auto"/>
          </w:tcPr>
          <w:p w14:paraId="1D9970F3" w14:textId="77777777" w:rsidR="001B18C9" w:rsidRDefault="001B18C9">
            <w:pPr>
              <w:pStyle w:val="TableText"/>
              <w:spacing w:line="256" w:lineRule="auto"/>
              <w:jc w:val="center"/>
              <w:rPr>
                <w:b/>
                <w:sz w:val="2"/>
                <w:szCs w:val="2"/>
              </w:rPr>
            </w:pPr>
          </w:p>
        </w:tc>
        <w:tc>
          <w:tcPr>
            <w:tcW w:w="4310" w:type="dxa"/>
            <w:tcBorders>
              <w:top w:val="single" w:sz="12" w:space="0" w:color="auto"/>
              <w:left w:val="nil"/>
              <w:bottom w:val="single" w:sz="6" w:space="0" w:color="auto"/>
              <w:right w:val="nil"/>
            </w:tcBorders>
            <w:shd w:val="pct50" w:color="auto" w:fill="auto"/>
          </w:tcPr>
          <w:p w14:paraId="228EEEB9" w14:textId="77777777" w:rsidR="001B18C9" w:rsidRDefault="001B18C9">
            <w:pPr>
              <w:pStyle w:val="TableText"/>
              <w:spacing w:line="256" w:lineRule="auto"/>
              <w:jc w:val="center"/>
              <w:rPr>
                <w:b/>
                <w:sz w:val="2"/>
                <w:szCs w:val="2"/>
              </w:rPr>
            </w:pPr>
          </w:p>
        </w:tc>
      </w:tr>
      <w:tr w:rsidR="001B18C9" w14:paraId="6E38F9D8" w14:textId="77777777" w:rsidTr="001B18C9">
        <w:trPr>
          <w:cantSplit/>
          <w:trHeight w:val="287"/>
          <w:del w:id="712"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36E0964D" w14:textId="77777777" w:rsidR="001B18C9" w:rsidRDefault="001B18C9">
            <w:pPr>
              <w:pStyle w:val="TableText"/>
              <w:spacing w:line="256" w:lineRule="auto"/>
              <w:rPr>
                <w:del w:id="713" w:author="簡琦欣" w:date="2023-03-23T15:58:00Z"/>
                <w:sz w:val="17"/>
                <w:szCs w:val="17"/>
                <w:lang w:eastAsia="zh-TW"/>
              </w:rPr>
            </w:pPr>
            <w:del w:id="714" w:author="簡琦欣" w:date="2023-03-23T15:58: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60F2E196" w14:textId="77777777" w:rsidR="001B18C9" w:rsidRDefault="001B18C9">
            <w:pPr>
              <w:pStyle w:val="TableText"/>
              <w:spacing w:line="256" w:lineRule="auto"/>
              <w:rPr>
                <w:del w:id="715" w:author="簡琦欣" w:date="2023-03-23T15:58:00Z"/>
                <w:sz w:val="17"/>
                <w:szCs w:val="17"/>
                <w:lang w:eastAsia="zh-TW"/>
              </w:rPr>
            </w:pPr>
            <w:del w:id="716" w:author="簡琦欣" w:date="2023-03-23T15:58:00Z">
              <w:r>
                <w:rPr>
                  <w:rFonts w:hint="eastAsia"/>
                  <w:sz w:val="17"/>
                  <w:szCs w:val="17"/>
                  <w:lang w:eastAsia="zh-TW"/>
                </w:rPr>
                <w:delText>P_</w:delText>
              </w:r>
              <w:r>
                <w:rPr>
                  <w:rFonts w:hint="eastAsia"/>
                  <w:sz w:val="17"/>
                  <w:szCs w:val="17"/>
                </w:rPr>
                <w:delText>JOURNAL_TBL</w:delText>
              </w:r>
            </w:del>
          </w:p>
        </w:tc>
        <w:tc>
          <w:tcPr>
            <w:tcW w:w="1356" w:type="dxa"/>
            <w:tcBorders>
              <w:top w:val="single" w:sz="6" w:space="0" w:color="auto"/>
              <w:left w:val="single" w:sz="6" w:space="0" w:color="auto"/>
              <w:bottom w:val="single" w:sz="6" w:space="0" w:color="auto"/>
              <w:right w:val="single" w:sz="6" w:space="0" w:color="auto"/>
            </w:tcBorders>
            <w:hideMark/>
          </w:tcPr>
          <w:p w14:paraId="60C51A9F" w14:textId="77777777" w:rsidR="001B18C9" w:rsidRDefault="001B18C9">
            <w:pPr>
              <w:pStyle w:val="TableText"/>
              <w:spacing w:line="256" w:lineRule="auto"/>
              <w:rPr>
                <w:del w:id="717" w:author="簡琦欣" w:date="2023-03-23T15:58:00Z"/>
                <w:b/>
                <w:sz w:val="17"/>
                <w:szCs w:val="17"/>
                <w:lang w:eastAsia="zh-TW"/>
              </w:rPr>
            </w:pPr>
            <w:del w:id="718" w:author="簡琦欣" w:date="2023-03-23T15:58:00Z">
              <w:r>
                <w:rPr>
                  <w:rFonts w:hint="eastAsia"/>
                  <w:b/>
                  <w:sz w:val="17"/>
                  <w:szCs w:val="17"/>
                  <w:lang w:eastAsia="zh-TW"/>
                </w:rPr>
                <w:delText>Table</w:delText>
              </w:r>
            </w:del>
          </w:p>
        </w:tc>
        <w:tc>
          <w:tcPr>
            <w:tcW w:w="630" w:type="dxa"/>
            <w:tcBorders>
              <w:top w:val="single" w:sz="6" w:space="0" w:color="auto"/>
              <w:left w:val="single" w:sz="6" w:space="0" w:color="auto"/>
              <w:bottom w:val="single" w:sz="6" w:space="0" w:color="auto"/>
              <w:right w:val="single" w:sz="6" w:space="0" w:color="auto"/>
            </w:tcBorders>
            <w:hideMark/>
          </w:tcPr>
          <w:p w14:paraId="049B2B85" w14:textId="77777777" w:rsidR="001B18C9" w:rsidRDefault="001B18C9">
            <w:pPr>
              <w:pStyle w:val="TableText"/>
              <w:spacing w:line="256" w:lineRule="auto"/>
              <w:rPr>
                <w:del w:id="719" w:author="簡琦欣" w:date="2023-03-23T15:58:00Z"/>
                <w:sz w:val="17"/>
                <w:szCs w:val="17"/>
                <w:lang w:eastAsia="zh-TW"/>
              </w:rPr>
            </w:pPr>
            <w:del w:id="720"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FE1340E" w14:textId="77777777" w:rsidR="001B18C9" w:rsidRDefault="001B18C9">
            <w:pPr>
              <w:pStyle w:val="TableText"/>
              <w:spacing w:line="256" w:lineRule="auto"/>
              <w:rPr>
                <w:del w:id="721" w:author="簡琦欣" w:date="2023-03-23T15:58:00Z"/>
                <w:sz w:val="17"/>
                <w:szCs w:val="17"/>
                <w:lang w:eastAsia="zh-TW"/>
              </w:rPr>
            </w:pPr>
            <w:del w:id="722"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D96D368" w14:textId="77777777" w:rsidR="001B18C9" w:rsidRDefault="001B18C9">
            <w:pPr>
              <w:pStyle w:val="TableText"/>
              <w:spacing w:line="256" w:lineRule="auto"/>
              <w:rPr>
                <w:del w:id="723" w:author="簡琦欣" w:date="2023-03-23T15:58:00Z"/>
                <w:sz w:val="17"/>
                <w:szCs w:val="17"/>
                <w:lang w:eastAsia="zh-TW"/>
              </w:rPr>
            </w:pPr>
            <w:del w:id="724" w:author="簡琦欣" w:date="2023-03-23T15:58:00Z">
              <w:r>
                <w:rPr>
                  <w:rFonts w:hint="eastAsia"/>
                  <w:sz w:val="17"/>
                  <w:szCs w:val="17"/>
                  <w:lang w:eastAsia="zh-TW"/>
                </w:rPr>
                <w:delText>傳票資料，詳細欄位如下：</w:delText>
              </w:r>
            </w:del>
          </w:p>
        </w:tc>
      </w:tr>
      <w:tr w:rsidR="001B18C9" w14:paraId="42633CCB"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1AD5D519" w14:textId="77777777" w:rsidR="001B18C9" w:rsidRDefault="001B18C9">
            <w:pPr>
              <w:pStyle w:val="TableText"/>
              <w:spacing w:line="256" w:lineRule="auto"/>
              <w:rPr>
                <w:sz w:val="17"/>
                <w:szCs w:val="17"/>
              </w:rPr>
            </w:pPr>
            <w:ins w:id="725" w:author="簡琦欣" w:date="2023-03-23T15:58:00Z">
              <w:r>
                <w:rPr>
                  <w:rFonts w:hint="eastAsia"/>
                  <w:sz w:val="17"/>
                  <w:szCs w:val="17"/>
                  <w:lang w:eastAsia="zh-TW"/>
                </w:rPr>
                <w:t>1</w:t>
              </w:r>
            </w:ins>
            <w:del w:id="726" w:author="簡琦欣" w:date="2023-03-23T15:58:00Z">
              <w:r>
                <w:rPr>
                  <w:rFonts w:hint="eastAsia"/>
                  <w:sz w:val="17"/>
                  <w:szCs w:val="17"/>
                </w:rPr>
                <w:delText>2.1</w:delText>
              </w:r>
            </w:del>
          </w:p>
        </w:tc>
        <w:tc>
          <w:tcPr>
            <w:tcW w:w="2064" w:type="dxa"/>
            <w:tcBorders>
              <w:top w:val="single" w:sz="6" w:space="0" w:color="auto"/>
              <w:left w:val="single" w:sz="6" w:space="0" w:color="auto"/>
              <w:bottom w:val="single" w:sz="6" w:space="0" w:color="auto"/>
              <w:right w:val="single" w:sz="6" w:space="0" w:color="auto"/>
            </w:tcBorders>
            <w:hideMark/>
          </w:tcPr>
          <w:p w14:paraId="185CDCDA" w14:textId="77777777" w:rsidR="001B18C9" w:rsidRDefault="001B18C9">
            <w:pPr>
              <w:pStyle w:val="TableText"/>
              <w:spacing w:line="256" w:lineRule="auto"/>
              <w:rPr>
                <w:sz w:val="17"/>
                <w:szCs w:val="17"/>
                <w:lang w:eastAsia="zh-TW"/>
              </w:rPr>
            </w:pPr>
            <w:del w:id="727" w:author="簡琦欣" w:date="2023-03-23T16:43:00Z">
              <w:r>
                <w:rPr>
                  <w:rFonts w:hint="eastAsia"/>
                  <w:sz w:val="17"/>
                  <w:szCs w:val="17"/>
                  <w:lang w:eastAsia="zh-TW"/>
                </w:rPr>
                <w:delText>└</w:delText>
              </w:r>
            </w:del>
            <w:proofErr w:type="spellStart"/>
            <w:ins w:id="728" w:author="簡琦欣" w:date="2023-03-23T15:58:00Z">
              <w:r>
                <w:rPr>
                  <w:rFonts w:hint="eastAsia"/>
                  <w:sz w:val="17"/>
                  <w:szCs w:val="17"/>
                </w:rPr>
                <w:t>FacmNo</w:t>
              </w:r>
            </w:ins>
            <w:proofErr w:type="spellEnd"/>
            <w:del w:id="729" w:author="簡琦欣" w:date="2023-03-23T15:58:00Z">
              <w:r>
                <w:rPr>
                  <w:rFonts w:hint="eastAsia"/>
                  <w:sz w:val="17"/>
                  <w:szCs w:val="17"/>
                  <w:lang w:eastAsia="zh-TW"/>
                </w:rPr>
                <w:delText>GROUP_ID</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3D915696" w14:textId="77777777" w:rsidR="001B18C9" w:rsidRDefault="001B18C9">
            <w:pPr>
              <w:pStyle w:val="TableText"/>
              <w:spacing w:line="256" w:lineRule="auto"/>
              <w:rPr>
                <w:sz w:val="17"/>
                <w:szCs w:val="17"/>
                <w:lang w:eastAsia="zh-TW"/>
              </w:rPr>
            </w:pPr>
            <w:r>
              <w:rPr>
                <w:rFonts w:hint="eastAsia"/>
                <w:sz w:val="17"/>
                <w:szCs w:val="17"/>
                <w:lang w:eastAsia="zh-TW"/>
              </w:rPr>
              <w:t>9</w:t>
            </w:r>
            <w:ins w:id="730" w:author="簡琦欣" w:date="2023-03-23T16:02:00Z">
              <w:r>
                <w:rPr>
                  <w:rFonts w:hint="eastAsia"/>
                  <w:sz w:val="17"/>
                  <w:szCs w:val="17"/>
                  <w:lang w:eastAsia="zh-TW"/>
                </w:rPr>
                <w:t>(3）</w:t>
              </w:r>
            </w:ins>
            <w:del w:id="731" w:author="簡琦欣" w:date="2023-03-23T16:02:00Z">
              <w:r>
                <w:rPr>
                  <w:rFonts w:hint="eastAsia"/>
                  <w:sz w:val="17"/>
                  <w:szCs w:val="17"/>
                  <w:lang w:eastAsia="zh-TW"/>
                </w:rPr>
                <w:delText>Number</w:delText>
              </w:r>
            </w:del>
          </w:p>
        </w:tc>
        <w:tc>
          <w:tcPr>
            <w:tcW w:w="630" w:type="dxa"/>
            <w:tcBorders>
              <w:top w:val="single" w:sz="6" w:space="0" w:color="auto"/>
              <w:left w:val="single" w:sz="6" w:space="0" w:color="auto"/>
              <w:bottom w:val="single" w:sz="6" w:space="0" w:color="auto"/>
              <w:right w:val="single" w:sz="6" w:space="0" w:color="auto"/>
            </w:tcBorders>
            <w:hideMark/>
          </w:tcPr>
          <w:p w14:paraId="0BB38599" w14:textId="77777777" w:rsidR="001B18C9" w:rsidRDefault="001B18C9">
            <w:pPr>
              <w:pStyle w:val="TableText"/>
              <w:spacing w:line="256" w:lineRule="auto"/>
              <w:rPr>
                <w:sz w:val="17"/>
                <w:szCs w:val="17"/>
              </w:rPr>
            </w:pPr>
            <w:r>
              <w:rPr>
                <w:rFonts w:hint="eastAsia"/>
                <w:sz w:val="17"/>
                <w:szCs w:val="17"/>
              </w:rPr>
              <w:t>Yes</w:t>
            </w:r>
          </w:p>
        </w:tc>
        <w:tc>
          <w:tcPr>
            <w:tcW w:w="810" w:type="dxa"/>
            <w:tcBorders>
              <w:top w:val="single" w:sz="6" w:space="0" w:color="auto"/>
              <w:left w:val="single" w:sz="6" w:space="0" w:color="auto"/>
              <w:bottom w:val="single" w:sz="6" w:space="0" w:color="auto"/>
              <w:right w:val="single" w:sz="6" w:space="0" w:color="auto"/>
            </w:tcBorders>
            <w:hideMark/>
          </w:tcPr>
          <w:p w14:paraId="0118EE8A" w14:textId="77777777" w:rsidR="001B18C9" w:rsidRDefault="001B18C9">
            <w:pPr>
              <w:pStyle w:val="TableText"/>
              <w:spacing w:line="256" w:lineRule="auto"/>
              <w:rPr>
                <w:sz w:val="17"/>
                <w:szCs w:val="17"/>
                <w:lang w:eastAsia="zh-TW"/>
              </w:rPr>
            </w:pPr>
            <w:ins w:id="732" w:author="簡琦欣" w:date="2023-03-23T16:02:00Z">
              <w:r>
                <w:rPr>
                  <w:rFonts w:hint="eastAsia"/>
                  <w:sz w:val="17"/>
                  <w:szCs w:val="17"/>
                  <w:lang w:eastAsia="zh-TW"/>
                </w:rPr>
                <w:t>Out</w:t>
              </w:r>
              <w:r>
                <w:rPr>
                  <w:rFonts w:hint="eastAsia"/>
                  <w:sz w:val="17"/>
                  <w:szCs w:val="17"/>
                </w:rPr>
                <w:t xml:space="preserve"> </w:t>
              </w:r>
            </w:ins>
            <w:del w:id="733" w:author="簡琦欣" w:date="2023-03-23T16:02: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483E133" w14:textId="77777777" w:rsidR="001B18C9" w:rsidRDefault="001B18C9">
            <w:pPr>
              <w:pStyle w:val="TableText"/>
              <w:spacing w:line="256" w:lineRule="auto"/>
              <w:rPr>
                <w:sz w:val="17"/>
                <w:szCs w:val="17"/>
                <w:lang w:eastAsia="zh-TW"/>
              </w:rPr>
            </w:pPr>
            <w:ins w:id="734" w:author="簡琦欣" w:date="2023-03-23T15:59:00Z">
              <w:r>
                <w:rPr>
                  <w:rFonts w:hint="eastAsia"/>
                  <w:sz w:val="17"/>
                  <w:szCs w:val="17"/>
                  <w:lang w:eastAsia="zh-TW"/>
                </w:rPr>
                <w:t>額度號碼</w:t>
              </w:r>
            </w:ins>
            <w:del w:id="735" w:author="簡琦欣" w:date="2023-03-23T15:59:00Z">
              <w:r>
                <w:rPr>
                  <w:rFonts w:hint="eastAsia"/>
                  <w:sz w:val="17"/>
                  <w:szCs w:val="17"/>
                  <w:lang w:eastAsia="zh-TW"/>
                </w:rPr>
                <w:delText>ETL批號</w:delText>
              </w:r>
            </w:del>
          </w:p>
        </w:tc>
      </w:tr>
      <w:tr w:rsidR="001B18C9" w14:paraId="2BB43CD2"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741FFFDD" w14:textId="77777777" w:rsidR="001B18C9" w:rsidRDefault="001B18C9">
            <w:pPr>
              <w:pStyle w:val="TableText"/>
              <w:spacing w:line="256" w:lineRule="auto"/>
              <w:rPr>
                <w:sz w:val="17"/>
                <w:szCs w:val="17"/>
              </w:rPr>
            </w:pPr>
            <w:r>
              <w:rPr>
                <w:rFonts w:hint="eastAsia"/>
                <w:sz w:val="17"/>
                <w:szCs w:val="17"/>
              </w:rPr>
              <w:t>2</w:t>
            </w:r>
            <w:del w:id="736" w:author="簡琦欣" w:date="2023-03-23T16:38: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0AA7A7CA" w14:textId="77777777" w:rsidR="001B18C9" w:rsidRDefault="001B18C9">
            <w:pPr>
              <w:pStyle w:val="TableText"/>
              <w:spacing w:line="256" w:lineRule="auto"/>
              <w:rPr>
                <w:sz w:val="17"/>
                <w:szCs w:val="17"/>
                <w:lang w:eastAsia="zh-TW"/>
              </w:rPr>
            </w:pPr>
            <w:del w:id="737" w:author="簡琦欣" w:date="2023-03-23T16:43:00Z">
              <w:r>
                <w:rPr>
                  <w:rFonts w:hint="eastAsia"/>
                  <w:sz w:val="17"/>
                  <w:szCs w:val="17"/>
                  <w:lang w:eastAsia="zh-TW"/>
                </w:rPr>
                <w:delText>└</w:delText>
              </w:r>
            </w:del>
            <w:proofErr w:type="spellStart"/>
            <w:ins w:id="738" w:author="簡琦欣" w:date="2023-03-23T16:39:00Z">
              <w:r>
                <w:rPr>
                  <w:rFonts w:hint="eastAsia"/>
                  <w:sz w:val="17"/>
                  <w:szCs w:val="17"/>
                  <w:lang w:eastAsia="zh-TW"/>
                </w:rPr>
                <w:t>DrawdownDate</w:t>
              </w:r>
            </w:ins>
            <w:proofErr w:type="spellEnd"/>
            <w:del w:id="739" w:author="簡琦欣" w:date="2023-03-23T16:39:00Z">
              <w:r>
                <w:rPr>
                  <w:rFonts w:hint="eastAsia"/>
                  <w:sz w:val="17"/>
                  <w:szCs w:val="17"/>
                </w:rPr>
                <w:delText xml:space="preserve"> </w:delText>
              </w:r>
              <w:r>
                <w:rPr>
                  <w:rFonts w:hint="eastAsia"/>
                  <w:sz w:val="17"/>
                  <w:szCs w:val="17"/>
                  <w:lang w:eastAsia="zh-TW"/>
                </w:rPr>
                <w:delText>BATCH_DATE</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5CDCB670" w14:textId="77777777" w:rsidR="001B18C9" w:rsidRDefault="001B18C9">
            <w:pPr>
              <w:pStyle w:val="TableText"/>
              <w:spacing w:line="256" w:lineRule="auto"/>
              <w:rPr>
                <w:sz w:val="17"/>
                <w:szCs w:val="17"/>
                <w:lang w:eastAsia="zh-TW"/>
              </w:rPr>
            </w:pPr>
            <w:r>
              <w:rPr>
                <w:rFonts w:hint="eastAsia"/>
                <w:sz w:val="17"/>
                <w:szCs w:val="17"/>
                <w:lang w:eastAsia="zh-TW"/>
              </w:rPr>
              <w:t>9(8）</w:t>
            </w:r>
          </w:p>
        </w:tc>
        <w:tc>
          <w:tcPr>
            <w:tcW w:w="630" w:type="dxa"/>
            <w:tcBorders>
              <w:top w:val="single" w:sz="6" w:space="0" w:color="auto"/>
              <w:left w:val="single" w:sz="6" w:space="0" w:color="auto"/>
              <w:bottom w:val="single" w:sz="6" w:space="0" w:color="auto"/>
              <w:right w:val="single" w:sz="6" w:space="0" w:color="auto"/>
            </w:tcBorders>
            <w:hideMark/>
          </w:tcPr>
          <w:p w14:paraId="1A4FE086" w14:textId="77777777" w:rsidR="001B18C9" w:rsidRDefault="001B18C9">
            <w:pPr>
              <w:pStyle w:val="TableText"/>
              <w:spacing w:line="256" w:lineRule="auto"/>
              <w:rPr>
                <w:sz w:val="17"/>
                <w:szCs w:val="17"/>
              </w:rPr>
            </w:pPr>
            <w:ins w:id="740" w:author="簡琦欣" w:date="2023-03-23T16:39:00Z">
              <w:r>
                <w:rPr>
                  <w:rFonts w:hint="eastAsia"/>
                  <w:sz w:val="17"/>
                  <w:szCs w:val="17"/>
                </w:rPr>
                <w:t>Yes</w:t>
              </w:r>
            </w:ins>
            <w:del w:id="741"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565357F" w14:textId="77777777" w:rsidR="001B18C9" w:rsidRDefault="001B18C9">
            <w:pPr>
              <w:pStyle w:val="TableText"/>
              <w:spacing w:line="256" w:lineRule="auto"/>
              <w:rPr>
                <w:sz w:val="17"/>
                <w:szCs w:val="17"/>
              </w:rPr>
            </w:pPr>
            <w:ins w:id="742" w:author="簡琦欣" w:date="2023-03-23T16:39:00Z">
              <w:r>
                <w:rPr>
                  <w:rFonts w:hint="eastAsia"/>
                  <w:sz w:val="17"/>
                  <w:szCs w:val="17"/>
                  <w:lang w:eastAsia="zh-TW"/>
                </w:rPr>
                <w:t>Out</w:t>
              </w:r>
              <w:r>
                <w:rPr>
                  <w:rFonts w:hint="eastAsia"/>
                  <w:sz w:val="17"/>
                  <w:szCs w:val="17"/>
                </w:rPr>
                <w:t xml:space="preserve"> </w:t>
              </w:r>
            </w:ins>
            <w:del w:id="743"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6C20130" w14:textId="77777777" w:rsidR="001B18C9" w:rsidRDefault="001B18C9">
            <w:pPr>
              <w:pStyle w:val="TableText"/>
              <w:spacing w:line="256" w:lineRule="auto"/>
              <w:rPr>
                <w:sz w:val="17"/>
                <w:szCs w:val="17"/>
                <w:lang w:eastAsia="zh-TW"/>
              </w:rPr>
            </w:pPr>
            <w:ins w:id="744" w:author="簡琦欣" w:date="2023-03-23T16:39:00Z">
              <w:r>
                <w:rPr>
                  <w:rFonts w:hint="eastAsia"/>
                  <w:sz w:val="17"/>
                  <w:szCs w:val="17"/>
                  <w:lang w:eastAsia="zh-TW"/>
                </w:rPr>
                <w:t>撥款日期</w:t>
              </w:r>
            </w:ins>
            <w:del w:id="745" w:author="簡琦欣" w:date="2023-03-23T16:39:00Z">
              <w:r>
                <w:rPr>
                  <w:rFonts w:hint="eastAsia"/>
                  <w:sz w:val="17"/>
                  <w:szCs w:val="17"/>
                  <w:lang w:eastAsia="zh-TW"/>
                </w:rPr>
                <w:delText>批次匯出日期</w:delText>
              </w:r>
            </w:del>
            <w:r>
              <w:rPr>
                <w:rFonts w:hint="eastAsia"/>
                <w:sz w:val="17"/>
                <w:szCs w:val="17"/>
                <w:lang w:eastAsia="zh-TW"/>
              </w:rPr>
              <w:t>（YYYYMMDD）</w:t>
            </w:r>
          </w:p>
        </w:tc>
      </w:tr>
      <w:tr w:rsidR="001B18C9" w14:paraId="7D2D46B8"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3C8E0879" w14:textId="77777777" w:rsidR="001B18C9" w:rsidRDefault="001B18C9">
            <w:pPr>
              <w:pStyle w:val="TableText"/>
              <w:spacing w:line="256" w:lineRule="auto"/>
              <w:rPr>
                <w:sz w:val="17"/>
                <w:szCs w:val="17"/>
                <w:lang w:eastAsia="zh-TW"/>
              </w:rPr>
            </w:pPr>
            <w:ins w:id="746" w:author="簡琦欣" w:date="2023-03-23T16:38:00Z">
              <w:r>
                <w:rPr>
                  <w:rFonts w:hint="eastAsia"/>
                  <w:sz w:val="17"/>
                  <w:szCs w:val="17"/>
                </w:rPr>
                <w:t>3</w:t>
              </w:r>
            </w:ins>
            <w:del w:id="747" w:author="簡琦欣" w:date="2023-03-23T16:38:00Z">
              <w:r>
                <w:rPr>
                  <w:rFonts w:hint="eastAsia"/>
                  <w:sz w:val="17"/>
                  <w:szCs w:val="17"/>
                </w:rPr>
                <w:delText>2.3</w:delText>
              </w:r>
            </w:del>
          </w:p>
        </w:tc>
        <w:tc>
          <w:tcPr>
            <w:tcW w:w="2064" w:type="dxa"/>
            <w:tcBorders>
              <w:top w:val="single" w:sz="6" w:space="0" w:color="auto"/>
              <w:left w:val="single" w:sz="6" w:space="0" w:color="auto"/>
              <w:bottom w:val="single" w:sz="6" w:space="0" w:color="auto"/>
              <w:right w:val="single" w:sz="6" w:space="0" w:color="auto"/>
            </w:tcBorders>
            <w:hideMark/>
          </w:tcPr>
          <w:p w14:paraId="2FE7EF09" w14:textId="77777777" w:rsidR="001B18C9" w:rsidRDefault="001B18C9">
            <w:pPr>
              <w:pStyle w:val="TableText"/>
              <w:spacing w:line="256" w:lineRule="auto"/>
              <w:rPr>
                <w:sz w:val="17"/>
                <w:szCs w:val="17"/>
                <w:lang w:eastAsia="zh-TW"/>
              </w:rPr>
            </w:pPr>
            <w:del w:id="748" w:author="簡琦欣" w:date="2023-03-23T16:43:00Z">
              <w:r>
                <w:rPr>
                  <w:rFonts w:hint="eastAsia"/>
                  <w:sz w:val="17"/>
                  <w:szCs w:val="17"/>
                  <w:lang w:eastAsia="zh-TW"/>
                </w:rPr>
                <w:delText>└</w:delText>
              </w:r>
            </w:del>
            <w:proofErr w:type="spellStart"/>
            <w:ins w:id="749" w:author="簡琦欣" w:date="2023-03-23T16:39:00Z">
              <w:r>
                <w:rPr>
                  <w:rFonts w:hint="eastAsia"/>
                  <w:sz w:val="17"/>
                  <w:szCs w:val="17"/>
                  <w:lang w:eastAsia="zh-TW"/>
                </w:rPr>
                <w:t>MaturityDate</w:t>
              </w:r>
            </w:ins>
            <w:proofErr w:type="spellEnd"/>
            <w:del w:id="750" w:author="簡琦欣" w:date="2023-03-23T16:39:00Z">
              <w:r>
                <w:rPr>
                  <w:rFonts w:hint="eastAsia"/>
                  <w:sz w:val="17"/>
                  <w:szCs w:val="17"/>
                  <w:lang w:eastAsia="zh-TW"/>
                </w:rPr>
                <w:delText>JE_SOURCE_NAME</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6FCA0761" w14:textId="77777777" w:rsidR="001B18C9" w:rsidRDefault="001B18C9">
            <w:pPr>
              <w:pStyle w:val="TableText"/>
              <w:spacing w:line="256" w:lineRule="auto"/>
              <w:rPr>
                <w:sz w:val="17"/>
                <w:szCs w:val="17"/>
                <w:lang w:eastAsia="zh-TW"/>
              </w:rPr>
            </w:pPr>
            <w:r>
              <w:rPr>
                <w:rFonts w:hint="eastAsia"/>
                <w:sz w:val="17"/>
                <w:szCs w:val="17"/>
                <w:lang w:eastAsia="zh-TW"/>
              </w:rPr>
              <w:t>9(</w:t>
            </w:r>
            <w:ins w:id="751" w:author="簡琦欣" w:date="2023-03-23T16:40:00Z">
              <w:r>
                <w:rPr>
                  <w:rFonts w:hint="eastAsia"/>
                  <w:sz w:val="17"/>
                  <w:szCs w:val="17"/>
                  <w:lang w:eastAsia="zh-TW"/>
                </w:rPr>
                <w:t>8</w:t>
              </w:r>
            </w:ins>
            <w:del w:id="752" w:author="簡琦欣" w:date="2023-03-23T16:40:00Z">
              <w:r>
                <w:rPr>
                  <w:rFonts w:hint="eastAsia"/>
                  <w:sz w:val="17"/>
                  <w:szCs w:val="17"/>
                  <w:lang w:eastAsia="zh-TW"/>
                </w:rPr>
                <w:delText>2</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348A0FA5" w14:textId="77777777" w:rsidR="001B18C9" w:rsidRDefault="001B18C9">
            <w:pPr>
              <w:pStyle w:val="TableText"/>
              <w:spacing w:line="256" w:lineRule="auto"/>
              <w:rPr>
                <w:sz w:val="17"/>
                <w:szCs w:val="17"/>
                <w:lang w:eastAsia="zh-TW"/>
              </w:rPr>
            </w:pPr>
            <w:ins w:id="753" w:author="簡琦欣" w:date="2023-03-23T16:39:00Z">
              <w:r>
                <w:rPr>
                  <w:rFonts w:hint="eastAsia"/>
                  <w:sz w:val="17"/>
                  <w:szCs w:val="17"/>
                </w:rPr>
                <w:t>Yes</w:t>
              </w:r>
            </w:ins>
            <w:del w:id="754"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F870D13" w14:textId="77777777" w:rsidR="001B18C9" w:rsidRDefault="001B18C9">
            <w:pPr>
              <w:pStyle w:val="TableText"/>
              <w:spacing w:line="256" w:lineRule="auto"/>
              <w:rPr>
                <w:sz w:val="17"/>
                <w:szCs w:val="17"/>
                <w:lang w:eastAsia="zh-TW"/>
              </w:rPr>
            </w:pPr>
            <w:ins w:id="755" w:author="簡琦欣" w:date="2023-03-23T16:39:00Z">
              <w:r>
                <w:rPr>
                  <w:rFonts w:hint="eastAsia"/>
                  <w:sz w:val="17"/>
                  <w:szCs w:val="17"/>
                  <w:lang w:eastAsia="zh-TW"/>
                </w:rPr>
                <w:t>Out</w:t>
              </w:r>
              <w:r>
                <w:rPr>
                  <w:rFonts w:hint="eastAsia"/>
                  <w:sz w:val="17"/>
                  <w:szCs w:val="17"/>
                </w:rPr>
                <w:t xml:space="preserve"> </w:t>
              </w:r>
            </w:ins>
            <w:del w:id="756"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B0D6D76" w14:textId="77777777" w:rsidR="001B18C9" w:rsidRDefault="001B18C9">
            <w:pPr>
              <w:pStyle w:val="TableText"/>
              <w:spacing w:line="256" w:lineRule="auto"/>
              <w:rPr>
                <w:sz w:val="17"/>
                <w:szCs w:val="17"/>
                <w:lang w:eastAsia="zh-TW"/>
              </w:rPr>
            </w:pPr>
            <w:ins w:id="757" w:author="簡琦欣" w:date="2023-03-23T16:39:00Z">
              <w:r>
                <w:rPr>
                  <w:rFonts w:hint="eastAsia"/>
                  <w:sz w:val="17"/>
                  <w:szCs w:val="17"/>
                  <w:lang w:eastAsia="zh-TW"/>
                </w:rPr>
                <w:t>到期日</w:t>
              </w:r>
            </w:ins>
            <w:ins w:id="758" w:author="簡琦欣" w:date="2023-03-23T16:40:00Z">
              <w:r>
                <w:rPr>
                  <w:rFonts w:hint="eastAsia"/>
                  <w:sz w:val="17"/>
                  <w:szCs w:val="17"/>
                  <w:lang w:eastAsia="zh-TW"/>
                </w:rPr>
                <w:t>（YYYYMMDD）</w:t>
              </w:r>
            </w:ins>
            <w:del w:id="759" w:author="簡琦欣" w:date="2023-03-23T16:39:00Z">
              <w:r>
                <w:rPr>
                  <w:rFonts w:hint="eastAsia"/>
                  <w:sz w:val="17"/>
                  <w:szCs w:val="17"/>
                  <w:lang w:eastAsia="zh-TW"/>
                </w:rPr>
                <w:delText>系統來源別</w:delText>
              </w:r>
            </w:del>
          </w:p>
        </w:tc>
      </w:tr>
      <w:tr w:rsidR="001B18C9" w14:paraId="7F457F54" w14:textId="77777777" w:rsidTr="001B18C9">
        <w:trPr>
          <w:cantSplit/>
          <w:trHeight w:val="287"/>
          <w:ins w:id="760" w:author="簡琦欣" w:date="2023-03-23T16:45:00Z"/>
        </w:trPr>
        <w:tc>
          <w:tcPr>
            <w:tcW w:w="630" w:type="dxa"/>
            <w:tcBorders>
              <w:top w:val="single" w:sz="6" w:space="0" w:color="auto"/>
              <w:left w:val="single" w:sz="12" w:space="0" w:color="auto"/>
              <w:bottom w:val="single" w:sz="6" w:space="0" w:color="auto"/>
              <w:right w:val="single" w:sz="6" w:space="0" w:color="auto"/>
            </w:tcBorders>
            <w:hideMark/>
          </w:tcPr>
          <w:p w14:paraId="4CFEEE9D" w14:textId="77777777" w:rsidR="001B18C9" w:rsidRDefault="001B18C9">
            <w:pPr>
              <w:pStyle w:val="TableText"/>
              <w:spacing w:line="256" w:lineRule="auto"/>
              <w:rPr>
                <w:ins w:id="761" w:author="簡琦欣" w:date="2023-03-23T16:45:00Z"/>
                <w:sz w:val="17"/>
                <w:szCs w:val="17"/>
              </w:rPr>
            </w:pPr>
            <w:ins w:id="762" w:author="簡琦欣" w:date="2023-03-23T16:45:00Z">
              <w:r>
                <w:rPr>
                  <w:rFonts w:hint="eastAsia"/>
                  <w:sz w:val="17"/>
                  <w:szCs w:val="17"/>
                </w:rPr>
                <w:t>4</w:t>
              </w:r>
            </w:ins>
          </w:p>
        </w:tc>
        <w:tc>
          <w:tcPr>
            <w:tcW w:w="2064" w:type="dxa"/>
            <w:tcBorders>
              <w:top w:val="single" w:sz="6" w:space="0" w:color="auto"/>
              <w:left w:val="single" w:sz="6" w:space="0" w:color="auto"/>
              <w:bottom w:val="single" w:sz="6" w:space="0" w:color="auto"/>
              <w:right w:val="single" w:sz="6" w:space="0" w:color="auto"/>
            </w:tcBorders>
            <w:vAlign w:val="center"/>
            <w:hideMark/>
          </w:tcPr>
          <w:p w14:paraId="6B14DAEB" w14:textId="77777777" w:rsidR="001B18C9" w:rsidRDefault="001B18C9">
            <w:pPr>
              <w:pStyle w:val="TableText"/>
              <w:spacing w:line="256" w:lineRule="auto"/>
              <w:rPr>
                <w:ins w:id="763" w:author="簡琦欣" w:date="2023-03-23T16:45:00Z"/>
                <w:sz w:val="17"/>
                <w:szCs w:val="17"/>
              </w:rPr>
            </w:pPr>
            <w:proofErr w:type="spellStart"/>
            <w:ins w:id="764" w:author="簡琦欣" w:date="2023-03-23T16:45:00Z">
              <w:r>
                <w:rPr>
                  <w:rFonts w:hint="eastAsia"/>
                  <w:sz w:val="17"/>
                  <w:szCs w:val="17"/>
                </w:rPr>
                <w:t>PrevIntDate</w:t>
              </w:r>
              <w:proofErr w:type="spellEnd"/>
            </w:ins>
          </w:p>
        </w:tc>
        <w:tc>
          <w:tcPr>
            <w:tcW w:w="1356" w:type="dxa"/>
            <w:tcBorders>
              <w:top w:val="single" w:sz="6" w:space="0" w:color="auto"/>
              <w:left w:val="single" w:sz="6" w:space="0" w:color="auto"/>
              <w:bottom w:val="single" w:sz="6" w:space="0" w:color="auto"/>
              <w:right w:val="single" w:sz="6" w:space="0" w:color="auto"/>
            </w:tcBorders>
            <w:hideMark/>
          </w:tcPr>
          <w:p w14:paraId="1A1F5A11" w14:textId="77777777" w:rsidR="001B18C9" w:rsidRDefault="001B18C9">
            <w:pPr>
              <w:pStyle w:val="TableText"/>
              <w:spacing w:line="256" w:lineRule="auto"/>
              <w:rPr>
                <w:ins w:id="765" w:author="簡琦欣" w:date="2023-03-23T16:45:00Z"/>
                <w:sz w:val="17"/>
                <w:szCs w:val="17"/>
              </w:rPr>
            </w:pPr>
            <w:r>
              <w:rPr>
                <w:rFonts w:hint="eastAsia"/>
                <w:sz w:val="17"/>
                <w:szCs w:val="17"/>
                <w:lang w:eastAsia="zh-TW"/>
              </w:rPr>
              <w:t>9</w:t>
            </w:r>
            <w:ins w:id="766" w:author="簡琦欣" w:date="2023-03-23T16:45:00Z">
              <w:r>
                <w:rPr>
                  <w:rFonts w:hint="eastAsia"/>
                  <w:sz w:val="17"/>
                  <w:szCs w:val="17"/>
                  <w:lang w:eastAsia="zh-TW"/>
                </w:rPr>
                <w:t>(</w:t>
              </w:r>
              <w:r>
                <w:rPr>
                  <w:rFonts w:hint="eastAsia"/>
                  <w:sz w:val="17"/>
                  <w:szCs w:val="17"/>
                </w:rPr>
                <w:t>8</w:t>
              </w:r>
              <w:r>
                <w:rPr>
                  <w:rFonts w:hint="eastAsia"/>
                  <w:sz w:val="17"/>
                  <w:szCs w:val="17"/>
                  <w:lang w:eastAsia="zh-TW"/>
                </w:rPr>
                <w:t>)</w:t>
              </w:r>
            </w:ins>
          </w:p>
        </w:tc>
        <w:tc>
          <w:tcPr>
            <w:tcW w:w="630" w:type="dxa"/>
            <w:tcBorders>
              <w:top w:val="single" w:sz="6" w:space="0" w:color="auto"/>
              <w:left w:val="single" w:sz="6" w:space="0" w:color="auto"/>
              <w:bottom w:val="single" w:sz="6" w:space="0" w:color="auto"/>
              <w:right w:val="single" w:sz="6" w:space="0" w:color="auto"/>
            </w:tcBorders>
            <w:hideMark/>
          </w:tcPr>
          <w:p w14:paraId="3FCEF8D8" w14:textId="77777777" w:rsidR="001B18C9" w:rsidRDefault="001B18C9">
            <w:pPr>
              <w:pStyle w:val="TableText"/>
              <w:spacing w:line="256" w:lineRule="auto"/>
              <w:rPr>
                <w:ins w:id="767" w:author="簡琦欣" w:date="2023-03-23T16:45:00Z"/>
                <w:sz w:val="17"/>
                <w:szCs w:val="17"/>
              </w:rPr>
            </w:pPr>
            <w:ins w:id="768" w:author="簡琦欣" w:date="2023-03-23T16:45:00Z">
              <w:r>
                <w:rPr>
                  <w:rFonts w:hint="eastAsia"/>
                  <w:sz w:val="17"/>
                  <w:szCs w:val="17"/>
                </w:rPr>
                <w:t>Yes</w:t>
              </w:r>
            </w:ins>
          </w:p>
        </w:tc>
        <w:tc>
          <w:tcPr>
            <w:tcW w:w="810" w:type="dxa"/>
            <w:tcBorders>
              <w:top w:val="single" w:sz="6" w:space="0" w:color="auto"/>
              <w:left w:val="single" w:sz="6" w:space="0" w:color="auto"/>
              <w:bottom w:val="single" w:sz="6" w:space="0" w:color="auto"/>
              <w:right w:val="single" w:sz="6" w:space="0" w:color="auto"/>
            </w:tcBorders>
            <w:hideMark/>
          </w:tcPr>
          <w:p w14:paraId="022D58EE" w14:textId="77777777" w:rsidR="001B18C9" w:rsidRDefault="001B18C9">
            <w:pPr>
              <w:pStyle w:val="TableText"/>
              <w:spacing w:line="256" w:lineRule="auto"/>
              <w:rPr>
                <w:ins w:id="769" w:author="簡琦欣" w:date="2023-03-23T16:45:00Z"/>
                <w:sz w:val="17"/>
                <w:szCs w:val="17"/>
              </w:rPr>
            </w:pPr>
            <w:ins w:id="770" w:author="簡琦欣" w:date="2023-03-23T16:45:00Z">
              <w:r>
                <w:rPr>
                  <w:rFonts w:hint="eastAsia"/>
                  <w:sz w:val="17"/>
                  <w:szCs w:val="17"/>
                  <w:lang w:eastAsia="zh-TW"/>
                </w:rPr>
                <w:t>Out</w:t>
              </w:r>
              <w:r>
                <w:rPr>
                  <w:rFonts w:hint="eastAsia"/>
                  <w:sz w:val="17"/>
                  <w:szCs w:val="17"/>
                </w:rPr>
                <w:t xml:space="preserve"> </w:t>
              </w:r>
            </w:ins>
          </w:p>
        </w:tc>
        <w:tc>
          <w:tcPr>
            <w:tcW w:w="4310" w:type="dxa"/>
            <w:tcBorders>
              <w:top w:val="single" w:sz="6" w:space="0" w:color="auto"/>
              <w:left w:val="single" w:sz="6" w:space="0" w:color="auto"/>
              <w:bottom w:val="single" w:sz="6" w:space="0" w:color="auto"/>
              <w:right w:val="single" w:sz="12" w:space="0" w:color="auto"/>
            </w:tcBorders>
            <w:hideMark/>
          </w:tcPr>
          <w:p w14:paraId="20B94980" w14:textId="77777777" w:rsidR="001B18C9" w:rsidRDefault="001B18C9">
            <w:pPr>
              <w:pStyle w:val="TableText"/>
              <w:spacing w:line="256" w:lineRule="auto"/>
              <w:rPr>
                <w:ins w:id="771" w:author="簡琦欣" w:date="2023-03-23T16:45:00Z"/>
                <w:sz w:val="17"/>
                <w:szCs w:val="17"/>
              </w:rPr>
            </w:pPr>
            <w:ins w:id="772" w:author="簡琦欣" w:date="2023-03-23T16:45:00Z">
              <w:r>
                <w:rPr>
                  <w:rFonts w:hint="eastAsia"/>
                  <w:sz w:val="17"/>
                  <w:szCs w:val="17"/>
                  <w:lang w:eastAsia="zh-TW"/>
                </w:rPr>
                <w:t>繳息迄日（YYYYMMDD）</w:t>
              </w:r>
            </w:ins>
          </w:p>
        </w:tc>
      </w:tr>
      <w:tr w:rsidR="001B18C9" w14:paraId="31FE4328"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2832A377" w14:textId="77777777" w:rsidR="001B18C9" w:rsidRDefault="001B18C9">
            <w:pPr>
              <w:pStyle w:val="TableText"/>
              <w:spacing w:line="256" w:lineRule="auto"/>
              <w:rPr>
                <w:sz w:val="17"/>
                <w:szCs w:val="17"/>
              </w:rPr>
            </w:pPr>
            <w:ins w:id="773" w:author="簡琦欣" w:date="2023-03-23T16:46:00Z">
              <w:r>
                <w:rPr>
                  <w:rFonts w:hint="eastAsia"/>
                  <w:sz w:val="17"/>
                  <w:szCs w:val="17"/>
                </w:rPr>
                <w:t>5</w:t>
              </w:r>
            </w:ins>
            <w:del w:id="774" w:author="簡琦欣" w:date="2023-03-23T16:38:00Z">
              <w:r>
                <w:rPr>
                  <w:rFonts w:hint="eastAsia"/>
                  <w:sz w:val="17"/>
                  <w:szCs w:val="17"/>
                </w:rPr>
                <w:delText>2.4</w:delText>
              </w:r>
            </w:del>
          </w:p>
        </w:tc>
        <w:tc>
          <w:tcPr>
            <w:tcW w:w="2064" w:type="dxa"/>
            <w:tcBorders>
              <w:top w:val="single" w:sz="6" w:space="0" w:color="auto"/>
              <w:left w:val="single" w:sz="6" w:space="0" w:color="auto"/>
              <w:bottom w:val="single" w:sz="6" w:space="0" w:color="auto"/>
              <w:right w:val="single" w:sz="6" w:space="0" w:color="auto"/>
            </w:tcBorders>
            <w:vAlign w:val="center"/>
            <w:hideMark/>
          </w:tcPr>
          <w:p w14:paraId="39B5E013" w14:textId="77777777" w:rsidR="001B18C9" w:rsidRDefault="001B18C9">
            <w:pPr>
              <w:pStyle w:val="TableText"/>
              <w:spacing w:line="256" w:lineRule="auto"/>
              <w:rPr>
                <w:sz w:val="17"/>
                <w:szCs w:val="17"/>
              </w:rPr>
            </w:pPr>
            <w:del w:id="775" w:author="簡琦欣" w:date="2023-03-23T16:43:00Z">
              <w:r>
                <w:rPr>
                  <w:rFonts w:hint="eastAsia"/>
                  <w:sz w:val="17"/>
                  <w:szCs w:val="17"/>
                  <w:lang w:eastAsia="zh-TW"/>
                </w:rPr>
                <w:delText>└</w:delText>
              </w:r>
            </w:del>
            <w:proofErr w:type="spellStart"/>
            <w:ins w:id="776" w:author="簡琦欣" w:date="2023-03-23T16:46:00Z">
              <w:r>
                <w:rPr>
                  <w:rFonts w:hint="eastAsia"/>
                  <w:sz w:val="17"/>
                  <w:szCs w:val="17"/>
                </w:rPr>
                <w:t>LoanBal</w:t>
              </w:r>
            </w:ins>
            <w:proofErr w:type="spellEnd"/>
            <w:del w:id="777" w:author="簡琦欣" w:date="2023-03-23T16:39:00Z">
              <w:r>
                <w:rPr>
                  <w:rFonts w:hint="eastAsia"/>
                  <w:sz w:val="17"/>
                  <w:szCs w:val="17"/>
                </w:rPr>
                <w:delText>USER_LEDGER_CODE</w:delText>
              </w:r>
            </w:del>
          </w:p>
        </w:tc>
        <w:tc>
          <w:tcPr>
            <w:tcW w:w="1356" w:type="dxa"/>
            <w:tcBorders>
              <w:top w:val="single" w:sz="6" w:space="0" w:color="auto"/>
              <w:left w:val="single" w:sz="6" w:space="0" w:color="auto"/>
              <w:bottom w:val="single" w:sz="6" w:space="0" w:color="auto"/>
              <w:right w:val="single" w:sz="6" w:space="0" w:color="auto"/>
            </w:tcBorders>
            <w:hideMark/>
          </w:tcPr>
          <w:p w14:paraId="11621C8F" w14:textId="77777777" w:rsidR="001B18C9" w:rsidRDefault="001B18C9">
            <w:pPr>
              <w:pStyle w:val="TableText"/>
              <w:spacing w:line="256" w:lineRule="auto"/>
              <w:rPr>
                <w:sz w:val="17"/>
                <w:szCs w:val="17"/>
              </w:rPr>
            </w:pPr>
            <w:r>
              <w:rPr>
                <w:rFonts w:hint="eastAsia"/>
                <w:sz w:val="17"/>
                <w:szCs w:val="17"/>
                <w:lang w:eastAsia="zh-TW"/>
              </w:rPr>
              <w:t>9</w:t>
            </w:r>
            <w:del w:id="778" w:author="簡琦欣" w:date="2023-03-23T16:46:00Z">
              <w:r>
                <w:rPr>
                  <w:rFonts w:hint="eastAsia"/>
                  <w:sz w:val="17"/>
                  <w:szCs w:val="17"/>
                  <w:lang w:eastAsia="zh-TW"/>
                </w:rPr>
                <w:delText>Varchar2</w:delText>
              </w:r>
            </w:del>
            <w:r>
              <w:rPr>
                <w:rFonts w:hint="eastAsia"/>
                <w:sz w:val="17"/>
                <w:szCs w:val="17"/>
                <w:lang w:eastAsia="zh-TW"/>
              </w:rPr>
              <w:t>(</w:t>
            </w:r>
            <w:ins w:id="779" w:author="簡琦欣" w:date="2023-03-23T16:46:00Z">
              <w:r>
                <w:rPr>
                  <w:rFonts w:hint="eastAsia"/>
                  <w:sz w:val="17"/>
                  <w:szCs w:val="17"/>
                </w:rPr>
                <w:t>1</w:t>
              </w:r>
            </w:ins>
            <w:r>
              <w:rPr>
                <w:rFonts w:hint="eastAsia"/>
                <w:sz w:val="17"/>
                <w:szCs w:val="17"/>
                <w:lang w:eastAsia="zh-TW"/>
              </w:rPr>
              <w:t>5.2</w:t>
            </w:r>
            <w:del w:id="780" w:author="簡琦欣" w:date="2023-03-23T16:40:00Z">
              <w:r>
                <w:rPr>
                  <w:rFonts w:hint="eastAsia"/>
                  <w:sz w:val="17"/>
                  <w:szCs w:val="17"/>
                </w:rPr>
                <w:delText>3</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7BEE63C0" w14:textId="77777777" w:rsidR="001B18C9" w:rsidRDefault="001B18C9">
            <w:pPr>
              <w:pStyle w:val="TableText"/>
              <w:spacing w:line="256" w:lineRule="auto"/>
              <w:rPr>
                <w:sz w:val="17"/>
                <w:szCs w:val="17"/>
              </w:rPr>
            </w:pPr>
            <w:ins w:id="781" w:author="簡琦欣" w:date="2023-03-23T16:39:00Z">
              <w:r>
                <w:rPr>
                  <w:rFonts w:hint="eastAsia"/>
                  <w:sz w:val="17"/>
                  <w:szCs w:val="17"/>
                </w:rPr>
                <w:t>Yes</w:t>
              </w:r>
            </w:ins>
            <w:del w:id="782"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375B9BC" w14:textId="77777777" w:rsidR="001B18C9" w:rsidRDefault="001B18C9">
            <w:pPr>
              <w:pStyle w:val="TableText"/>
              <w:spacing w:line="256" w:lineRule="auto"/>
              <w:rPr>
                <w:sz w:val="17"/>
                <w:szCs w:val="17"/>
              </w:rPr>
            </w:pPr>
            <w:ins w:id="783" w:author="簡琦欣" w:date="2023-03-23T16:39:00Z">
              <w:r>
                <w:rPr>
                  <w:rFonts w:hint="eastAsia"/>
                  <w:sz w:val="17"/>
                  <w:szCs w:val="17"/>
                  <w:lang w:eastAsia="zh-TW"/>
                </w:rPr>
                <w:t>Out</w:t>
              </w:r>
              <w:r>
                <w:rPr>
                  <w:rFonts w:hint="eastAsia"/>
                  <w:sz w:val="17"/>
                  <w:szCs w:val="17"/>
                </w:rPr>
                <w:t xml:space="preserve"> </w:t>
              </w:r>
            </w:ins>
            <w:del w:id="784"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66313DF" w14:textId="77777777" w:rsidR="001B18C9" w:rsidRDefault="001B18C9">
            <w:pPr>
              <w:pStyle w:val="TableText"/>
              <w:spacing w:line="256" w:lineRule="auto"/>
              <w:rPr>
                <w:sz w:val="17"/>
                <w:szCs w:val="17"/>
              </w:rPr>
            </w:pPr>
            <w:ins w:id="785" w:author="簡琦欣" w:date="2023-03-23T16:46:00Z">
              <w:r>
                <w:rPr>
                  <w:rFonts w:hint="eastAsia"/>
                  <w:sz w:val="17"/>
                  <w:szCs w:val="17"/>
                  <w:lang w:eastAsia="zh-TW"/>
                </w:rPr>
                <w:t>放款餘額</w:t>
              </w:r>
            </w:ins>
            <w:del w:id="786" w:author="簡琦欣" w:date="2023-03-23T16:39:00Z">
              <w:r>
                <w:rPr>
                  <w:rFonts w:hint="eastAsia"/>
                  <w:sz w:val="17"/>
                  <w:szCs w:val="17"/>
                  <w:lang w:eastAsia="zh-TW"/>
                </w:rPr>
                <w:delText>帳冊別</w:delText>
              </w:r>
            </w:del>
          </w:p>
        </w:tc>
      </w:tr>
      <w:tr w:rsidR="001B18C9" w14:paraId="3D8315C8" w14:textId="77777777" w:rsidTr="001B18C9">
        <w:trPr>
          <w:cantSplit/>
          <w:trHeight w:val="287"/>
          <w:del w:id="787" w:author="簡琦欣" w:date="2023-03-23T16:46:00Z"/>
        </w:trPr>
        <w:tc>
          <w:tcPr>
            <w:tcW w:w="630" w:type="dxa"/>
            <w:tcBorders>
              <w:top w:val="single" w:sz="6" w:space="0" w:color="auto"/>
              <w:left w:val="single" w:sz="12" w:space="0" w:color="auto"/>
              <w:bottom w:val="single" w:sz="6" w:space="0" w:color="auto"/>
              <w:right w:val="single" w:sz="6" w:space="0" w:color="auto"/>
            </w:tcBorders>
            <w:hideMark/>
          </w:tcPr>
          <w:p w14:paraId="026313A7" w14:textId="77777777" w:rsidR="001B18C9" w:rsidRDefault="001B18C9">
            <w:pPr>
              <w:pStyle w:val="TableText"/>
              <w:spacing w:line="256" w:lineRule="auto"/>
              <w:rPr>
                <w:del w:id="788" w:author="簡琦欣" w:date="2023-03-23T16:46:00Z"/>
                <w:sz w:val="17"/>
                <w:szCs w:val="17"/>
              </w:rPr>
            </w:pPr>
            <w:del w:id="789" w:author="簡琦欣" w:date="2023-03-23T16:38:00Z">
              <w:r>
                <w:rPr>
                  <w:rFonts w:hint="eastAsia"/>
                  <w:sz w:val="17"/>
                  <w:szCs w:val="17"/>
                </w:rPr>
                <w:delText>2.5</w:delText>
              </w:r>
            </w:del>
          </w:p>
        </w:tc>
        <w:tc>
          <w:tcPr>
            <w:tcW w:w="2064" w:type="dxa"/>
            <w:tcBorders>
              <w:top w:val="single" w:sz="6" w:space="0" w:color="auto"/>
              <w:left w:val="single" w:sz="6" w:space="0" w:color="auto"/>
              <w:bottom w:val="single" w:sz="6" w:space="0" w:color="auto"/>
              <w:right w:val="single" w:sz="6" w:space="0" w:color="auto"/>
            </w:tcBorders>
            <w:hideMark/>
          </w:tcPr>
          <w:p w14:paraId="2DF59109" w14:textId="77777777" w:rsidR="001B18C9" w:rsidRDefault="001B18C9">
            <w:pPr>
              <w:pStyle w:val="TableText"/>
              <w:spacing w:line="256" w:lineRule="auto"/>
              <w:rPr>
                <w:del w:id="790" w:author="簡琦欣" w:date="2023-03-23T16:46:00Z"/>
                <w:sz w:val="17"/>
                <w:szCs w:val="17"/>
              </w:rPr>
            </w:pPr>
            <w:del w:id="791" w:author="簡琦欣" w:date="2023-03-23T16:43:00Z">
              <w:r>
                <w:rPr>
                  <w:rFonts w:hint="eastAsia"/>
                  <w:sz w:val="17"/>
                  <w:szCs w:val="17"/>
                </w:rPr>
                <w:delText xml:space="preserve">└ </w:delText>
              </w:r>
            </w:del>
            <w:del w:id="792" w:author="簡琦欣" w:date="2023-03-23T16:40:00Z">
              <w:r>
                <w:rPr>
                  <w:rFonts w:hint="eastAsia"/>
                  <w:sz w:val="17"/>
                  <w:szCs w:val="17"/>
                </w:rPr>
                <w:delText>CONVENTION</w:delText>
              </w:r>
            </w:del>
          </w:p>
        </w:tc>
        <w:tc>
          <w:tcPr>
            <w:tcW w:w="1356" w:type="dxa"/>
            <w:tcBorders>
              <w:top w:val="single" w:sz="6" w:space="0" w:color="auto"/>
              <w:left w:val="single" w:sz="6" w:space="0" w:color="auto"/>
              <w:bottom w:val="single" w:sz="6" w:space="0" w:color="auto"/>
              <w:right w:val="single" w:sz="6" w:space="0" w:color="auto"/>
            </w:tcBorders>
            <w:hideMark/>
          </w:tcPr>
          <w:p w14:paraId="40C9D5EC" w14:textId="77777777" w:rsidR="001B18C9" w:rsidRDefault="001B18C9">
            <w:pPr>
              <w:pStyle w:val="TableText"/>
              <w:spacing w:line="256" w:lineRule="auto"/>
              <w:rPr>
                <w:del w:id="793" w:author="簡琦欣" w:date="2023-03-23T16:46:00Z"/>
                <w:sz w:val="17"/>
                <w:szCs w:val="17"/>
                <w:lang w:eastAsia="zh-TW"/>
              </w:rPr>
            </w:pPr>
            <w:del w:id="794" w:author="簡琦欣" w:date="2023-03-23T16:46:00Z">
              <w:r>
                <w:rPr>
                  <w:rFonts w:hint="eastAsia"/>
                  <w:sz w:val="17"/>
                  <w:szCs w:val="17"/>
                </w:rPr>
                <w:delText>Number(1)</w:delText>
              </w:r>
            </w:del>
          </w:p>
        </w:tc>
        <w:tc>
          <w:tcPr>
            <w:tcW w:w="630" w:type="dxa"/>
            <w:tcBorders>
              <w:top w:val="single" w:sz="6" w:space="0" w:color="auto"/>
              <w:left w:val="single" w:sz="6" w:space="0" w:color="auto"/>
              <w:bottom w:val="single" w:sz="6" w:space="0" w:color="auto"/>
              <w:right w:val="single" w:sz="6" w:space="0" w:color="auto"/>
            </w:tcBorders>
          </w:tcPr>
          <w:p w14:paraId="1A208C70" w14:textId="77777777" w:rsidR="001B18C9" w:rsidRDefault="001B18C9">
            <w:pPr>
              <w:pStyle w:val="TableText"/>
              <w:spacing w:line="256" w:lineRule="auto"/>
              <w:rPr>
                <w:del w:id="795" w:author="簡琦欣" w:date="2023-03-23T16:46: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6DB86606" w14:textId="77777777" w:rsidR="001B18C9" w:rsidRDefault="001B18C9">
            <w:pPr>
              <w:pStyle w:val="TableText"/>
              <w:spacing w:line="256" w:lineRule="auto"/>
              <w:rPr>
                <w:del w:id="796" w:author="簡琦欣" w:date="2023-03-23T16:46:00Z"/>
                <w:sz w:val="17"/>
                <w:szCs w:val="17"/>
              </w:rPr>
            </w:pPr>
            <w:del w:id="797"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62EDD01" w14:textId="77777777" w:rsidR="001B18C9" w:rsidRDefault="001B18C9">
            <w:pPr>
              <w:pStyle w:val="TableText"/>
              <w:spacing w:line="256" w:lineRule="auto"/>
              <w:rPr>
                <w:del w:id="798" w:author="簡琦欣" w:date="2023-03-23T16:40:00Z"/>
                <w:sz w:val="17"/>
                <w:szCs w:val="17"/>
                <w:lang w:eastAsia="zh-TW"/>
              </w:rPr>
            </w:pPr>
            <w:del w:id="799" w:author="簡琦欣" w:date="2023-03-23T16:40:00Z">
              <w:r>
                <w:rPr>
                  <w:rFonts w:hint="eastAsia"/>
                  <w:sz w:val="17"/>
                  <w:szCs w:val="17"/>
                  <w:lang w:eastAsia="zh-TW"/>
                </w:rPr>
                <w:delText>會計準則類型:</w:delText>
              </w:r>
            </w:del>
          </w:p>
          <w:p w14:paraId="5EE14DB2" w14:textId="77777777" w:rsidR="001B18C9" w:rsidRDefault="001B18C9">
            <w:pPr>
              <w:pStyle w:val="TableText"/>
              <w:spacing w:line="256" w:lineRule="auto"/>
              <w:rPr>
                <w:del w:id="800" w:author="簡琦欣" w:date="2023-03-23T16:40:00Z"/>
                <w:sz w:val="17"/>
                <w:szCs w:val="17"/>
                <w:lang w:eastAsia="zh-TW"/>
              </w:rPr>
            </w:pPr>
            <w:del w:id="801" w:author="簡琦欣" w:date="2023-03-23T16:40:00Z">
              <w:r>
                <w:rPr>
                  <w:rFonts w:hint="eastAsia"/>
                  <w:sz w:val="17"/>
                  <w:szCs w:val="17"/>
                  <w:lang w:eastAsia="zh-TW"/>
                </w:rPr>
                <w:delText>1: IFRS4</w:delText>
              </w:r>
            </w:del>
          </w:p>
          <w:p w14:paraId="046E99CF" w14:textId="77777777" w:rsidR="001B18C9" w:rsidRDefault="001B18C9">
            <w:pPr>
              <w:pStyle w:val="TableText"/>
              <w:spacing w:line="256" w:lineRule="auto"/>
              <w:jc w:val="both"/>
              <w:rPr>
                <w:del w:id="802" w:author="簡琦欣" w:date="2023-03-23T16:40:00Z"/>
                <w:sz w:val="17"/>
                <w:szCs w:val="17"/>
                <w:lang w:eastAsia="zh-TW"/>
              </w:rPr>
            </w:pPr>
            <w:del w:id="803" w:author="簡琦欣" w:date="2023-03-23T16:40:00Z">
              <w:r>
                <w:rPr>
                  <w:rFonts w:hint="eastAsia"/>
                  <w:sz w:val="17"/>
                  <w:szCs w:val="17"/>
                  <w:lang w:eastAsia="zh-TW"/>
                </w:rPr>
                <w:delText>2: IFRS17</w:delText>
              </w:r>
            </w:del>
          </w:p>
          <w:p w14:paraId="220F3C25" w14:textId="77777777" w:rsidR="001B18C9" w:rsidRDefault="001B18C9">
            <w:pPr>
              <w:pStyle w:val="TableText"/>
              <w:spacing w:line="256" w:lineRule="auto"/>
              <w:jc w:val="both"/>
              <w:rPr>
                <w:del w:id="804" w:author="簡琦欣" w:date="2023-03-23T16:46:00Z"/>
                <w:sz w:val="17"/>
                <w:szCs w:val="17"/>
                <w:lang w:eastAsia="zh-TW"/>
              </w:rPr>
            </w:pPr>
            <w:del w:id="805" w:author="簡琦欣" w:date="2023-03-23T16:40:00Z">
              <w:r>
                <w:rPr>
                  <w:rFonts w:hint="eastAsia"/>
                  <w:sz w:val="17"/>
                  <w:szCs w:val="17"/>
                  <w:lang w:eastAsia="zh-TW"/>
                </w:rPr>
                <w:delText>無兩套帳者放空值，如電文範例</w:delText>
              </w:r>
            </w:del>
          </w:p>
        </w:tc>
      </w:tr>
      <w:tr w:rsidR="001B18C9" w14:paraId="726F8988"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68E7784A" w14:textId="0FBA382C" w:rsidR="001B18C9" w:rsidRDefault="00565AEE">
            <w:pPr>
              <w:pStyle w:val="TableText"/>
              <w:spacing w:line="256" w:lineRule="auto"/>
              <w:rPr>
                <w:sz w:val="17"/>
                <w:szCs w:val="17"/>
              </w:rPr>
            </w:pPr>
            <w:r>
              <w:rPr>
                <w:rFonts w:hint="eastAsia"/>
                <w:sz w:val="17"/>
                <w:szCs w:val="17"/>
                <w:lang w:eastAsia="zh-TW"/>
              </w:rPr>
              <w:t>6</w:t>
            </w:r>
            <w:del w:id="806" w:author="簡琦欣" w:date="2023-03-23T16:38:00Z">
              <w:r w:rsidR="001B18C9">
                <w:rPr>
                  <w:rFonts w:hint="eastAsia"/>
                  <w:sz w:val="17"/>
                  <w:szCs w:val="17"/>
                </w:rPr>
                <w:delText>2.8</w:delText>
              </w:r>
            </w:del>
          </w:p>
        </w:tc>
        <w:tc>
          <w:tcPr>
            <w:tcW w:w="2064" w:type="dxa"/>
            <w:tcBorders>
              <w:top w:val="single" w:sz="6" w:space="0" w:color="auto"/>
              <w:left w:val="single" w:sz="6" w:space="0" w:color="auto"/>
              <w:bottom w:val="single" w:sz="6" w:space="0" w:color="auto"/>
              <w:right w:val="single" w:sz="6" w:space="0" w:color="auto"/>
            </w:tcBorders>
            <w:hideMark/>
          </w:tcPr>
          <w:p w14:paraId="12FE9889" w14:textId="77777777" w:rsidR="001B18C9" w:rsidRDefault="001B18C9">
            <w:pPr>
              <w:pStyle w:val="TableText"/>
              <w:spacing w:line="256" w:lineRule="auto"/>
              <w:rPr>
                <w:sz w:val="17"/>
                <w:szCs w:val="17"/>
                <w:lang w:eastAsia="zh-TW"/>
              </w:rPr>
            </w:pPr>
            <w:del w:id="807" w:author="簡琦欣" w:date="2023-03-23T16:43:00Z">
              <w:r>
                <w:rPr>
                  <w:rFonts w:hint="eastAsia"/>
                  <w:sz w:val="17"/>
                  <w:szCs w:val="17"/>
                  <w:lang w:eastAsia="zh-TW"/>
                </w:rPr>
                <w:delText>└</w:delText>
              </w:r>
            </w:del>
            <w:del w:id="808" w:author="簡琦欣" w:date="2023-03-23T16:41:00Z">
              <w:r>
                <w:rPr>
                  <w:rFonts w:hint="eastAsia"/>
                  <w:sz w:val="17"/>
                  <w:szCs w:val="17"/>
                  <w:lang w:eastAsia="zh-TW"/>
                </w:rPr>
                <w:delText>ISSUED_BY</w:delText>
              </w:r>
            </w:del>
            <w:proofErr w:type="spellStart"/>
            <w:ins w:id="809" w:author="簡琦欣" w:date="2023-03-23T16:41:00Z">
              <w:r>
                <w:rPr>
                  <w:rFonts w:hint="eastAsia"/>
                  <w:sz w:val="17"/>
                  <w:szCs w:val="17"/>
                  <w:lang w:eastAsia="zh-TW"/>
                </w:rPr>
                <w:t>LbsDy</w:t>
              </w:r>
            </w:ins>
            <w:proofErr w:type="spellEnd"/>
          </w:p>
        </w:tc>
        <w:tc>
          <w:tcPr>
            <w:tcW w:w="1356" w:type="dxa"/>
            <w:tcBorders>
              <w:top w:val="single" w:sz="6" w:space="0" w:color="auto"/>
              <w:left w:val="single" w:sz="6" w:space="0" w:color="auto"/>
              <w:bottom w:val="single" w:sz="6" w:space="0" w:color="auto"/>
              <w:right w:val="single" w:sz="6" w:space="0" w:color="auto"/>
            </w:tcBorders>
            <w:hideMark/>
          </w:tcPr>
          <w:p w14:paraId="4C2E7797" w14:textId="77777777" w:rsidR="001B18C9" w:rsidRDefault="001B18C9">
            <w:pPr>
              <w:pStyle w:val="TableText"/>
              <w:spacing w:line="256" w:lineRule="auto"/>
              <w:rPr>
                <w:sz w:val="17"/>
                <w:szCs w:val="17"/>
                <w:lang w:eastAsia="zh-TW"/>
              </w:rPr>
            </w:pPr>
            <w:r>
              <w:rPr>
                <w:rFonts w:hint="eastAsia"/>
                <w:sz w:val="17"/>
                <w:szCs w:val="17"/>
                <w:lang w:eastAsia="zh-TW"/>
              </w:rPr>
              <w:t>9(</w:t>
            </w:r>
            <w:ins w:id="810" w:author="簡琦欣" w:date="2023-03-23T16:42:00Z">
              <w:r>
                <w:rPr>
                  <w:rFonts w:hint="eastAsia"/>
                  <w:sz w:val="17"/>
                  <w:szCs w:val="17"/>
                </w:rPr>
                <w:t>8</w:t>
              </w:r>
            </w:ins>
            <w:del w:id="811" w:author="簡琦欣" w:date="2023-03-23T16:41:00Z">
              <w:r>
                <w:rPr>
                  <w:rFonts w:hint="eastAsia"/>
                  <w:sz w:val="17"/>
                  <w:szCs w:val="17"/>
                </w:rPr>
                <w:delText>40</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2DAEC20F" w14:textId="77777777" w:rsidR="001B18C9" w:rsidRDefault="001B18C9">
            <w:pPr>
              <w:pStyle w:val="TableText"/>
              <w:spacing w:line="256" w:lineRule="auto"/>
              <w:rPr>
                <w:sz w:val="17"/>
                <w:szCs w:val="17"/>
              </w:rPr>
            </w:pPr>
            <w:ins w:id="812" w:author="簡琦欣" w:date="2023-03-23T16:39:00Z">
              <w:r>
                <w:rPr>
                  <w:rFonts w:hint="eastAsia"/>
                  <w:sz w:val="17"/>
                  <w:szCs w:val="17"/>
                </w:rPr>
                <w:t>Yes</w:t>
              </w:r>
            </w:ins>
            <w:del w:id="813"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4578A00" w14:textId="77777777" w:rsidR="001B18C9" w:rsidRDefault="001B18C9">
            <w:pPr>
              <w:pStyle w:val="TableText"/>
              <w:spacing w:line="256" w:lineRule="auto"/>
              <w:rPr>
                <w:sz w:val="17"/>
                <w:szCs w:val="17"/>
              </w:rPr>
            </w:pPr>
            <w:ins w:id="814" w:author="簡琦欣" w:date="2023-03-23T16:39:00Z">
              <w:r>
                <w:rPr>
                  <w:rFonts w:hint="eastAsia"/>
                  <w:sz w:val="17"/>
                  <w:szCs w:val="17"/>
                  <w:lang w:eastAsia="zh-TW"/>
                </w:rPr>
                <w:t>Out</w:t>
              </w:r>
              <w:r>
                <w:rPr>
                  <w:rFonts w:hint="eastAsia"/>
                  <w:sz w:val="17"/>
                  <w:szCs w:val="17"/>
                </w:rPr>
                <w:t xml:space="preserve"> </w:t>
              </w:r>
            </w:ins>
            <w:del w:id="815"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D55DF97" w14:textId="77777777" w:rsidR="001B18C9" w:rsidRDefault="001B18C9">
            <w:pPr>
              <w:pStyle w:val="TableText"/>
              <w:spacing w:line="256" w:lineRule="auto"/>
              <w:rPr>
                <w:sz w:val="17"/>
                <w:szCs w:val="17"/>
                <w:lang w:eastAsia="zh-TW"/>
              </w:rPr>
            </w:pPr>
            <w:ins w:id="816" w:author="簡琦欣" w:date="2023-03-23T16:41:00Z">
              <w:r>
                <w:rPr>
                  <w:rFonts w:hint="eastAsia"/>
                  <w:color w:val="000000"/>
                  <w:sz w:val="17"/>
                  <w:szCs w:val="17"/>
                  <w:lang w:eastAsia="zh-TW"/>
                </w:rPr>
                <w:t>上營業日</w:t>
              </w:r>
              <w:r>
                <w:rPr>
                  <w:rFonts w:hint="eastAsia"/>
                  <w:sz w:val="17"/>
                  <w:szCs w:val="17"/>
                  <w:lang w:eastAsia="zh-TW"/>
                </w:rPr>
                <w:t>（YYYYMMDD）</w:t>
              </w:r>
            </w:ins>
            <w:del w:id="817" w:author="簡琦欣" w:date="2023-03-23T16:41:00Z">
              <w:r>
                <w:rPr>
                  <w:rFonts w:hint="eastAsia"/>
                  <w:color w:val="000000"/>
                  <w:sz w:val="17"/>
                  <w:szCs w:val="17"/>
                  <w:lang w:eastAsia="zh-TW"/>
                </w:rPr>
                <w:delText>作業者，員工編號-員工姓名</w:delText>
              </w:r>
            </w:del>
          </w:p>
        </w:tc>
      </w:tr>
      <w:tr w:rsidR="001B18C9" w14:paraId="538C24EF" w14:textId="77777777" w:rsidTr="001B18C9">
        <w:trPr>
          <w:cantSplit/>
          <w:trHeight w:val="287"/>
          <w:del w:id="818"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3BFC12E7" w14:textId="77777777" w:rsidR="001B18C9" w:rsidRDefault="001B18C9">
            <w:pPr>
              <w:pStyle w:val="TableText"/>
              <w:spacing w:line="256" w:lineRule="auto"/>
              <w:rPr>
                <w:del w:id="819" w:author="簡琦欣" w:date="2023-03-23T16:42:00Z"/>
                <w:sz w:val="17"/>
                <w:szCs w:val="17"/>
              </w:rPr>
            </w:pPr>
            <w:del w:id="820" w:author="簡琦欣" w:date="2023-03-23T16:38:00Z">
              <w:r>
                <w:rPr>
                  <w:rFonts w:hint="eastAsia"/>
                  <w:sz w:val="17"/>
                  <w:szCs w:val="17"/>
                </w:rPr>
                <w:delText>2.9</w:delText>
              </w:r>
            </w:del>
          </w:p>
        </w:tc>
        <w:tc>
          <w:tcPr>
            <w:tcW w:w="2064" w:type="dxa"/>
            <w:tcBorders>
              <w:top w:val="single" w:sz="6" w:space="0" w:color="auto"/>
              <w:left w:val="single" w:sz="6" w:space="0" w:color="auto"/>
              <w:bottom w:val="single" w:sz="6" w:space="0" w:color="auto"/>
              <w:right w:val="single" w:sz="6" w:space="0" w:color="auto"/>
            </w:tcBorders>
            <w:hideMark/>
          </w:tcPr>
          <w:p w14:paraId="506E025B" w14:textId="77777777" w:rsidR="001B18C9" w:rsidRDefault="001B18C9">
            <w:pPr>
              <w:pStyle w:val="TableText"/>
              <w:spacing w:line="256" w:lineRule="auto"/>
              <w:rPr>
                <w:del w:id="821" w:author="簡琦欣" w:date="2023-03-23T16:42:00Z"/>
                <w:sz w:val="17"/>
                <w:szCs w:val="17"/>
                <w:lang w:eastAsia="zh-TW"/>
              </w:rPr>
            </w:pPr>
            <w:del w:id="822"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ACCOUNTING_DATE</w:delText>
              </w:r>
            </w:del>
          </w:p>
        </w:tc>
        <w:tc>
          <w:tcPr>
            <w:tcW w:w="1356" w:type="dxa"/>
            <w:tcBorders>
              <w:top w:val="single" w:sz="6" w:space="0" w:color="auto"/>
              <w:left w:val="single" w:sz="6" w:space="0" w:color="auto"/>
              <w:bottom w:val="single" w:sz="6" w:space="0" w:color="auto"/>
              <w:right w:val="single" w:sz="6" w:space="0" w:color="auto"/>
            </w:tcBorders>
            <w:hideMark/>
          </w:tcPr>
          <w:p w14:paraId="275D401E" w14:textId="77777777" w:rsidR="001B18C9" w:rsidRDefault="001B18C9">
            <w:pPr>
              <w:pStyle w:val="TableText"/>
              <w:spacing w:line="256" w:lineRule="auto"/>
              <w:rPr>
                <w:del w:id="823" w:author="簡琦欣" w:date="2023-03-23T16:42:00Z"/>
                <w:sz w:val="17"/>
                <w:szCs w:val="17"/>
                <w:lang w:eastAsia="zh-TW"/>
              </w:rPr>
            </w:pPr>
            <w:del w:id="824" w:author="簡琦欣" w:date="2023-03-23T16:38:00Z">
              <w:r>
                <w:rPr>
                  <w:rFonts w:hint="eastAsia"/>
                  <w:sz w:val="17"/>
                  <w:szCs w:val="17"/>
                  <w:lang w:eastAsia="zh-TW"/>
                </w:rPr>
                <w:delText>Varchar2(</w:delText>
              </w:r>
              <w:r>
                <w:rPr>
                  <w:rFonts w:hint="eastAsia"/>
                  <w:sz w:val="17"/>
                  <w:szCs w:val="17"/>
                </w:rPr>
                <w:delText>8</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F717752" w14:textId="77777777" w:rsidR="001B18C9" w:rsidRDefault="001B18C9">
            <w:pPr>
              <w:pStyle w:val="TableText"/>
              <w:spacing w:line="256" w:lineRule="auto"/>
              <w:rPr>
                <w:del w:id="825" w:author="簡琦欣" w:date="2023-03-23T16:42:00Z"/>
                <w:sz w:val="17"/>
                <w:szCs w:val="17"/>
              </w:rPr>
            </w:pPr>
            <w:del w:id="826"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7EFB5602" w14:textId="77777777" w:rsidR="001B18C9" w:rsidRDefault="001B18C9">
            <w:pPr>
              <w:pStyle w:val="TableText"/>
              <w:spacing w:line="256" w:lineRule="auto"/>
              <w:rPr>
                <w:del w:id="827" w:author="簡琦欣" w:date="2023-03-23T16:42:00Z"/>
                <w:sz w:val="17"/>
                <w:szCs w:val="17"/>
              </w:rPr>
            </w:pPr>
            <w:del w:id="828"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B1F8709" w14:textId="77777777" w:rsidR="001B18C9" w:rsidRDefault="001B18C9">
            <w:pPr>
              <w:pStyle w:val="TableText"/>
              <w:spacing w:line="256" w:lineRule="auto"/>
              <w:rPr>
                <w:del w:id="829" w:author="簡琦欣" w:date="2023-03-23T16:42:00Z"/>
                <w:sz w:val="17"/>
                <w:szCs w:val="17"/>
                <w:lang w:eastAsia="zh-TW"/>
              </w:rPr>
            </w:pPr>
            <w:del w:id="830" w:author="簡琦欣" w:date="2023-03-23T16:38:00Z">
              <w:r>
                <w:rPr>
                  <w:rFonts w:hint="eastAsia"/>
                  <w:sz w:val="17"/>
                  <w:szCs w:val="17"/>
                  <w:lang w:eastAsia="zh-TW"/>
                </w:rPr>
                <w:delText>傳票日期(</w:delText>
              </w:r>
              <w:r>
                <w:rPr>
                  <w:rFonts w:hint="eastAsia"/>
                  <w:sz w:val="17"/>
                  <w:szCs w:val="17"/>
                </w:rPr>
                <w:delText>YYYYMMDD)</w:delText>
              </w:r>
            </w:del>
          </w:p>
        </w:tc>
      </w:tr>
      <w:tr w:rsidR="001B18C9" w14:paraId="0108FF0B" w14:textId="77777777" w:rsidTr="001B18C9">
        <w:trPr>
          <w:cantSplit/>
          <w:trHeight w:val="287"/>
          <w:del w:id="831"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4271B54C" w14:textId="77777777" w:rsidR="001B18C9" w:rsidRDefault="001B18C9">
            <w:pPr>
              <w:pStyle w:val="TableText"/>
              <w:spacing w:line="256" w:lineRule="auto"/>
              <w:rPr>
                <w:del w:id="832" w:author="簡琦欣" w:date="2023-03-23T16:42:00Z"/>
                <w:sz w:val="17"/>
                <w:szCs w:val="17"/>
              </w:rPr>
            </w:pPr>
            <w:del w:id="833" w:author="簡琦欣" w:date="2023-03-23T16:38:00Z">
              <w:r>
                <w:rPr>
                  <w:rFonts w:hint="eastAsia"/>
                  <w:sz w:val="17"/>
                  <w:szCs w:val="17"/>
                </w:rPr>
                <w:delText>2.10</w:delText>
              </w:r>
            </w:del>
          </w:p>
        </w:tc>
        <w:tc>
          <w:tcPr>
            <w:tcW w:w="2064" w:type="dxa"/>
            <w:tcBorders>
              <w:top w:val="single" w:sz="6" w:space="0" w:color="auto"/>
              <w:left w:val="single" w:sz="6" w:space="0" w:color="auto"/>
              <w:bottom w:val="single" w:sz="6" w:space="0" w:color="auto"/>
              <w:right w:val="single" w:sz="6" w:space="0" w:color="auto"/>
            </w:tcBorders>
            <w:hideMark/>
          </w:tcPr>
          <w:p w14:paraId="1F450199" w14:textId="77777777" w:rsidR="001B18C9" w:rsidRDefault="001B18C9">
            <w:pPr>
              <w:pStyle w:val="TableText"/>
              <w:spacing w:line="256" w:lineRule="auto"/>
              <w:rPr>
                <w:del w:id="834" w:author="簡琦欣" w:date="2023-03-23T16:42:00Z"/>
                <w:sz w:val="17"/>
                <w:szCs w:val="17"/>
                <w:lang w:eastAsia="zh-TW"/>
              </w:rPr>
            </w:pPr>
            <w:del w:id="835"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JE_LINE_NUM</w:delText>
              </w:r>
            </w:del>
          </w:p>
        </w:tc>
        <w:tc>
          <w:tcPr>
            <w:tcW w:w="1356" w:type="dxa"/>
            <w:tcBorders>
              <w:top w:val="single" w:sz="6" w:space="0" w:color="auto"/>
              <w:left w:val="single" w:sz="6" w:space="0" w:color="auto"/>
              <w:bottom w:val="single" w:sz="6" w:space="0" w:color="auto"/>
              <w:right w:val="single" w:sz="6" w:space="0" w:color="auto"/>
            </w:tcBorders>
            <w:hideMark/>
          </w:tcPr>
          <w:p w14:paraId="355B0E05" w14:textId="77777777" w:rsidR="001B18C9" w:rsidRDefault="001B18C9">
            <w:pPr>
              <w:pStyle w:val="TableText"/>
              <w:spacing w:line="256" w:lineRule="auto"/>
              <w:rPr>
                <w:del w:id="836" w:author="簡琦欣" w:date="2023-03-23T16:42:00Z"/>
                <w:sz w:val="17"/>
                <w:szCs w:val="17"/>
                <w:lang w:eastAsia="zh-TW"/>
              </w:rPr>
            </w:pPr>
            <w:del w:id="837" w:author="簡琦欣" w:date="2023-03-23T16:38:00Z">
              <w:r>
                <w:rPr>
                  <w:rFonts w:hint="eastAsia"/>
                  <w:sz w:val="17"/>
                  <w:szCs w:val="17"/>
                </w:rPr>
                <w:delText>Number(5)</w:delText>
              </w:r>
            </w:del>
          </w:p>
        </w:tc>
        <w:tc>
          <w:tcPr>
            <w:tcW w:w="630" w:type="dxa"/>
            <w:tcBorders>
              <w:top w:val="single" w:sz="6" w:space="0" w:color="auto"/>
              <w:left w:val="single" w:sz="6" w:space="0" w:color="auto"/>
              <w:bottom w:val="single" w:sz="6" w:space="0" w:color="auto"/>
              <w:right w:val="single" w:sz="6" w:space="0" w:color="auto"/>
            </w:tcBorders>
            <w:hideMark/>
          </w:tcPr>
          <w:p w14:paraId="01359B94" w14:textId="77777777" w:rsidR="001B18C9" w:rsidRDefault="001B18C9">
            <w:pPr>
              <w:pStyle w:val="TableText"/>
              <w:spacing w:line="256" w:lineRule="auto"/>
              <w:rPr>
                <w:del w:id="838" w:author="簡琦欣" w:date="2023-03-23T16:42:00Z"/>
                <w:sz w:val="17"/>
                <w:szCs w:val="17"/>
              </w:rPr>
            </w:pPr>
            <w:del w:id="839"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09E345E" w14:textId="77777777" w:rsidR="001B18C9" w:rsidRDefault="001B18C9">
            <w:pPr>
              <w:pStyle w:val="TableText"/>
              <w:spacing w:line="256" w:lineRule="auto"/>
              <w:rPr>
                <w:del w:id="840" w:author="簡琦欣" w:date="2023-03-23T16:42:00Z"/>
                <w:sz w:val="17"/>
                <w:szCs w:val="17"/>
              </w:rPr>
            </w:pPr>
            <w:del w:id="841"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04BA515" w14:textId="77777777" w:rsidR="001B18C9" w:rsidRDefault="001B18C9">
            <w:pPr>
              <w:pStyle w:val="TableText"/>
              <w:spacing w:line="256" w:lineRule="auto"/>
              <w:rPr>
                <w:del w:id="842" w:author="簡琦欣" w:date="2023-03-23T16:42:00Z"/>
                <w:sz w:val="17"/>
                <w:szCs w:val="17"/>
                <w:lang w:eastAsia="zh-TW"/>
              </w:rPr>
            </w:pPr>
            <w:del w:id="843" w:author="簡琦欣" w:date="2023-03-23T16:38:00Z">
              <w:r>
                <w:rPr>
                  <w:rFonts w:hint="eastAsia"/>
                  <w:sz w:val="17"/>
                  <w:szCs w:val="17"/>
                  <w:lang w:eastAsia="zh-TW"/>
                </w:rPr>
                <w:delText>序號</w:delText>
              </w:r>
            </w:del>
          </w:p>
        </w:tc>
      </w:tr>
      <w:tr w:rsidR="001B18C9" w14:paraId="071558C8" w14:textId="77777777" w:rsidTr="001B18C9">
        <w:trPr>
          <w:cantSplit/>
          <w:trHeight w:val="287"/>
          <w:del w:id="844"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12CFD25" w14:textId="77777777" w:rsidR="001B18C9" w:rsidRDefault="001B18C9">
            <w:pPr>
              <w:pStyle w:val="TableText"/>
              <w:spacing w:line="256" w:lineRule="auto"/>
              <w:rPr>
                <w:del w:id="845" w:author="簡琦欣" w:date="2023-03-23T16:03:00Z"/>
                <w:sz w:val="17"/>
                <w:szCs w:val="17"/>
              </w:rPr>
            </w:pPr>
            <w:del w:id="846" w:author="簡琦欣" w:date="2023-03-23T16:03:00Z">
              <w:r>
                <w:rPr>
                  <w:rFonts w:hint="eastAsia"/>
                  <w:sz w:val="17"/>
                  <w:szCs w:val="17"/>
                </w:rPr>
                <w:delText>2.11</w:delText>
              </w:r>
            </w:del>
          </w:p>
        </w:tc>
        <w:tc>
          <w:tcPr>
            <w:tcW w:w="2064" w:type="dxa"/>
            <w:tcBorders>
              <w:top w:val="single" w:sz="6" w:space="0" w:color="auto"/>
              <w:left w:val="single" w:sz="6" w:space="0" w:color="auto"/>
              <w:bottom w:val="single" w:sz="6" w:space="0" w:color="auto"/>
              <w:right w:val="single" w:sz="6" w:space="0" w:color="auto"/>
            </w:tcBorders>
            <w:hideMark/>
          </w:tcPr>
          <w:p w14:paraId="45F85E77" w14:textId="77777777" w:rsidR="001B18C9" w:rsidRDefault="001B18C9">
            <w:pPr>
              <w:pStyle w:val="TableText"/>
              <w:spacing w:line="256" w:lineRule="auto"/>
              <w:rPr>
                <w:del w:id="847" w:author="簡琦欣" w:date="2023-03-23T16:03:00Z"/>
                <w:sz w:val="17"/>
                <w:szCs w:val="17"/>
                <w:lang w:eastAsia="zh-TW"/>
              </w:rPr>
            </w:pPr>
            <w:del w:id="848"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SEGREGATE_CODE</w:delText>
              </w:r>
            </w:del>
          </w:p>
        </w:tc>
        <w:tc>
          <w:tcPr>
            <w:tcW w:w="1356" w:type="dxa"/>
            <w:tcBorders>
              <w:top w:val="single" w:sz="6" w:space="0" w:color="auto"/>
              <w:left w:val="single" w:sz="6" w:space="0" w:color="auto"/>
              <w:bottom w:val="single" w:sz="6" w:space="0" w:color="auto"/>
              <w:right w:val="single" w:sz="6" w:space="0" w:color="auto"/>
            </w:tcBorders>
            <w:hideMark/>
          </w:tcPr>
          <w:p w14:paraId="644CE15B" w14:textId="77777777" w:rsidR="001B18C9" w:rsidRDefault="001B18C9">
            <w:pPr>
              <w:pStyle w:val="TableText"/>
              <w:spacing w:line="256" w:lineRule="auto"/>
              <w:rPr>
                <w:del w:id="849" w:author="簡琦欣" w:date="2023-03-23T16:03:00Z"/>
                <w:sz w:val="17"/>
                <w:szCs w:val="17"/>
                <w:lang w:eastAsia="zh-TW"/>
              </w:rPr>
            </w:pPr>
            <w:del w:id="850" w:author="簡琦欣" w:date="2023-03-23T16:03:00Z">
              <w:r>
                <w:rPr>
                  <w:rFonts w:hint="eastAsia"/>
                  <w:sz w:val="17"/>
                  <w:szCs w:val="17"/>
                  <w:lang w:eastAsia="zh-TW"/>
                </w:rPr>
                <w:delText>Varchar2(</w:delText>
              </w:r>
              <w:r>
                <w:rPr>
                  <w:rFonts w:hint="eastAsia"/>
                  <w:sz w:val="17"/>
                  <w:szCs w:val="17"/>
                </w:rPr>
                <w:delText>3</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46E5000" w14:textId="77777777" w:rsidR="001B18C9" w:rsidRDefault="001B18C9">
            <w:pPr>
              <w:pStyle w:val="TableText"/>
              <w:spacing w:line="256" w:lineRule="auto"/>
              <w:rPr>
                <w:del w:id="851" w:author="簡琦欣" w:date="2023-03-23T16:03:00Z"/>
                <w:sz w:val="17"/>
                <w:szCs w:val="17"/>
              </w:rPr>
            </w:pPr>
            <w:del w:id="852"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6FFF813" w14:textId="77777777" w:rsidR="001B18C9" w:rsidRDefault="001B18C9">
            <w:pPr>
              <w:pStyle w:val="TableText"/>
              <w:spacing w:line="256" w:lineRule="auto"/>
              <w:rPr>
                <w:del w:id="853" w:author="簡琦欣" w:date="2023-03-23T16:03:00Z"/>
                <w:sz w:val="17"/>
                <w:szCs w:val="17"/>
              </w:rPr>
            </w:pPr>
            <w:del w:id="854"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4DCD647" w14:textId="77777777" w:rsidR="001B18C9" w:rsidRDefault="001B18C9">
            <w:pPr>
              <w:pStyle w:val="TableText"/>
              <w:spacing w:line="256" w:lineRule="auto"/>
              <w:rPr>
                <w:del w:id="855" w:author="簡琦欣" w:date="2023-03-23T16:03:00Z"/>
                <w:sz w:val="17"/>
                <w:szCs w:val="17"/>
                <w:lang w:eastAsia="zh-TW"/>
              </w:rPr>
            </w:pPr>
            <w:del w:id="856" w:author="簡琦欣" w:date="2023-03-23T16:03:00Z">
              <w:r>
                <w:rPr>
                  <w:rFonts w:hint="eastAsia"/>
                  <w:sz w:val="17"/>
                  <w:szCs w:val="17"/>
                  <w:lang w:eastAsia="zh-TW"/>
                </w:rPr>
                <w:delText>區隔帳冊</w:delText>
              </w:r>
            </w:del>
          </w:p>
        </w:tc>
      </w:tr>
      <w:tr w:rsidR="001B18C9" w14:paraId="4DE9B2A7" w14:textId="77777777" w:rsidTr="001B18C9">
        <w:trPr>
          <w:cantSplit/>
          <w:trHeight w:val="287"/>
          <w:del w:id="857"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8FBB537" w14:textId="77777777" w:rsidR="001B18C9" w:rsidRDefault="001B18C9">
            <w:pPr>
              <w:pStyle w:val="TableText"/>
              <w:spacing w:line="256" w:lineRule="auto"/>
              <w:rPr>
                <w:del w:id="858" w:author="簡琦欣" w:date="2023-03-23T16:03:00Z"/>
                <w:sz w:val="17"/>
                <w:szCs w:val="17"/>
              </w:rPr>
            </w:pPr>
            <w:del w:id="859" w:author="簡琦欣" w:date="2023-03-23T16:03:00Z">
              <w:r>
                <w:rPr>
                  <w:rFonts w:hint="eastAsia"/>
                  <w:sz w:val="17"/>
                  <w:szCs w:val="17"/>
                </w:rPr>
                <w:delText>2.12</w:delText>
              </w:r>
            </w:del>
          </w:p>
        </w:tc>
        <w:tc>
          <w:tcPr>
            <w:tcW w:w="2064" w:type="dxa"/>
            <w:tcBorders>
              <w:top w:val="single" w:sz="6" w:space="0" w:color="auto"/>
              <w:left w:val="single" w:sz="6" w:space="0" w:color="auto"/>
              <w:bottom w:val="single" w:sz="6" w:space="0" w:color="auto"/>
              <w:right w:val="single" w:sz="6" w:space="0" w:color="auto"/>
            </w:tcBorders>
            <w:hideMark/>
          </w:tcPr>
          <w:p w14:paraId="4B63E089" w14:textId="77777777" w:rsidR="001B18C9" w:rsidRDefault="001B18C9">
            <w:pPr>
              <w:pStyle w:val="TableText"/>
              <w:spacing w:line="256" w:lineRule="auto"/>
              <w:rPr>
                <w:del w:id="860" w:author="簡琦欣" w:date="2023-03-23T16:03:00Z"/>
                <w:sz w:val="17"/>
                <w:szCs w:val="17"/>
                <w:lang w:eastAsia="zh-TW"/>
              </w:rPr>
            </w:pPr>
            <w:del w:id="861"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51A9D4A4" w14:textId="77777777" w:rsidR="001B18C9" w:rsidRDefault="001B18C9">
            <w:pPr>
              <w:pStyle w:val="TableText"/>
              <w:spacing w:line="256" w:lineRule="auto"/>
              <w:rPr>
                <w:del w:id="862" w:author="簡琦欣" w:date="2023-03-23T16:03:00Z"/>
                <w:sz w:val="17"/>
                <w:szCs w:val="17"/>
                <w:lang w:eastAsia="zh-TW"/>
              </w:rPr>
            </w:pPr>
            <w:del w:id="863" w:author="簡琦欣" w:date="2023-03-23T16:03:00Z">
              <w:r>
                <w:rPr>
                  <w:rFonts w:hint="eastAsia"/>
                  <w:sz w:val="17"/>
                  <w:szCs w:val="17"/>
                  <w:lang w:eastAsia="zh-TW"/>
                </w:rPr>
                <w:delText>Varchar2(</w:delText>
              </w:r>
              <w:r>
                <w:rPr>
                  <w:rFonts w:hint="eastAsia"/>
                  <w:sz w:val="17"/>
                  <w:szCs w:val="17"/>
                </w:rPr>
                <w:delText>11</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B4F6E7E" w14:textId="77777777" w:rsidR="001B18C9" w:rsidRDefault="001B18C9">
            <w:pPr>
              <w:pStyle w:val="TableText"/>
              <w:spacing w:line="256" w:lineRule="auto"/>
              <w:rPr>
                <w:del w:id="864" w:author="簡琦欣" w:date="2023-03-23T16:03:00Z"/>
                <w:sz w:val="17"/>
                <w:szCs w:val="17"/>
              </w:rPr>
            </w:pPr>
            <w:del w:id="865"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14ECC96" w14:textId="77777777" w:rsidR="001B18C9" w:rsidRDefault="001B18C9">
            <w:pPr>
              <w:pStyle w:val="TableText"/>
              <w:spacing w:line="256" w:lineRule="auto"/>
              <w:rPr>
                <w:del w:id="866" w:author="簡琦欣" w:date="2023-03-23T16:03:00Z"/>
                <w:sz w:val="17"/>
                <w:szCs w:val="17"/>
              </w:rPr>
            </w:pPr>
            <w:del w:id="867"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70B773A" w14:textId="77777777" w:rsidR="001B18C9" w:rsidRDefault="001B18C9">
            <w:pPr>
              <w:pStyle w:val="TableText"/>
              <w:spacing w:line="256" w:lineRule="auto"/>
              <w:rPr>
                <w:del w:id="868" w:author="簡琦欣" w:date="2023-03-23T16:03:00Z"/>
                <w:sz w:val="17"/>
                <w:szCs w:val="17"/>
                <w:lang w:eastAsia="zh-TW"/>
              </w:rPr>
            </w:pPr>
            <w:del w:id="869" w:author="簡琦欣" w:date="2023-03-23T16:03:00Z">
              <w:r>
                <w:rPr>
                  <w:rFonts w:hint="eastAsia"/>
                  <w:sz w:val="17"/>
                  <w:szCs w:val="17"/>
                  <w:lang w:eastAsia="zh-TW"/>
                </w:rPr>
                <w:delText>科目代號</w:delText>
              </w:r>
            </w:del>
          </w:p>
        </w:tc>
      </w:tr>
      <w:tr w:rsidR="001B18C9" w14:paraId="4CF3B748" w14:textId="77777777" w:rsidTr="001B18C9">
        <w:trPr>
          <w:cantSplit/>
          <w:trHeight w:val="287"/>
          <w:del w:id="870"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19778E8E" w14:textId="77777777" w:rsidR="001B18C9" w:rsidRDefault="001B18C9">
            <w:pPr>
              <w:pStyle w:val="TableText"/>
              <w:spacing w:line="256" w:lineRule="auto"/>
              <w:rPr>
                <w:del w:id="871" w:author="簡琦欣" w:date="2023-03-23T16:03:00Z"/>
                <w:sz w:val="17"/>
                <w:szCs w:val="17"/>
              </w:rPr>
            </w:pPr>
            <w:del w:id="872" w:author="簡琦欣" w:date="2023-03-23T16:03:00Z">
              <w:r>
                <w:rPr>
                  <w:rFonts w:hint="eastAsia"/>
                  <w:sz w:val="17"/>
                  <w:szCs w:val="17"/>
                </w:rPr>
                <w:delText>2.13</w:delText>
              </w:r>
            </w:del>
          </w:p>
        </w:tc>
        <w:tc>
          <w:tcPr>
            <w:tcW w:w="2064" w:type="dxa"/>
            <w:tcBorders>
              <w:top w:val="single" w:sz="6" w:space="0" w:color="auto"/>
              <w:left w:val="single" w:sz="6" w:space="0" w:color="auto"/>
              <w:bottom w:val="single" w:sz="6" w:space="0" w:color="auto"/>
              <w:right w:val="single" w:sz="6" w:space="0" w:color="auto"/>
            </w:tcBorders>
            <w:hideMark/>
          </w:tcPr>
          <w:p w14:paraId="1AA4A7EB" w14:textId="77777777" w:rsidR="001B18C9" w:rsidRDefault="001B18C9">
            <w:pPr>
              <w:pStyle w:val="TableText"/>
              <w:spacing w:line="256" w:lineRule="auto"/>
              <w:rPr>
                <w:del w:id="873" w:author="簡琦欣" w:date="2023-03-23T16:03:00Z"/>
                <w:sz w:val="17"/>
                <w:szCs w:val="17"/>
                <w:lang w:eastAsia="zh-TW"/>
              </w:rPr>
            </w:pPr>
            <w:del w:id="874"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SUBACCOUNT_CODE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39CA9D0A" w14:textId="77777777" w:rsidR="001B18C9" w:rsidRDefault="001B18C9">
            <w:pPr>
              <w:pStyle w:val="TableText"/>
              <w:spacing w:line="256" w:lineRule="auto"/>
              <w:rPr>
                <w:del w:id="875" w:author="簡琦欣" w:date="2023-03-23T16:03:00Z"/>
                <w:sz w:val="17"/>
                <w:szCs w:val="17"/>
                <w:lang w:eastAsia="zh-TW"/>
              </w:rPr>
            </w:pPr>
            <w:del w:id="876" w:author="簡琦欣" w:date="2023-03-23T16:03:00Z">
              <w:r>
                <w:rPr>
                  <w:rFonts w:hint="eastAsia"/>
                  <w:sz w:val="17"/>
                  <w:szCs w:val="17"/>
                  <w:lang w:eastAsia="zh-TW"/>
                </w:rPr>
                <w:delText>Varchar2(</w:delText>
              </w:r>
              <w:r>
                <w:rPr>
                  <w:rFonts w:hint="eastAsia"/>
                  <w:sz w:val="17"/>
                  <w:szCs w:val="17"/>
                </w:rPr>
                <w:delText>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2CF76B17" w14:textId="77777777" w:rsidR="001B18C9" w:rsidRDefault="001B18C9">
            <w:pPr>
              <w:pStyle w:val="TableText"/>
              <w:spacing w:line="256" w:lineRule="auto"/>
              <w:rPr>
                <w:del w:id="877" w:author="簡琦欣" w:date="2023-03-23T16:03:00Z"/>
                <w:sz w:val="17"/>
                <w:szCs w:val="17"/>
              </w:rPr>
            </w:pPr>
            <w:del w:id="878"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AD41EC2" w14:textId="77777777" w:rsidR="001B18C9" w:rsidRDefault="001B18C9">
            <w:pPr>
              <w:pStyle w:val="TableText"/>
              <w:spacing w:line="256" w:lineRule="auto"/>
              <w:rPr>
                <w:del w:id="879" w:author="簡琦欣" w:date="2023-03-23T16:03:00Z"/>
                <w:sz w:val="17"/>
                <w:szCs w:val="17"/>
              </w:rPr>
            </w:pPr>
            <w:del w:id="880"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26ACC44E" w14:textId="77777777" w:rsidR="001B18C9" w:rsidRDefault="001B18C9">
            <w:pPr>
              <w:pStyle w:val="TableText"/>
              <w:spacing w:line="256" w:lineRule="auto"/>
              <w:rPr>
                <w:del w:id="881" w:author="簡琦欣" w:date="2023-03-23T16:03:00Z"/>
                <w:sz w:val="17"/>
                <w:szCs w:val="17"/>
                <w:lang w:eastAsia="zh-TW"/>
              </w:rPr>
            </w:pPr>
            <w:del w:id="882" w:author="簡琦欣" w:date="2023-03-23T16:03:00Z">
              <w:r>
                <w:rPr>
                  <w:rFonts w:hint="eastAsia"/>
                  <w:sz w:val="17"/>
                  <w:szCs w:val="17"/>
                  <w:lang w:eastAsia="zh-TW"/>
                </w:rPr>
                <w:delText>子目代號，若無子目需放00000</w:delText>
              </w:r>
            </w:del>
          </w:p>
        </w:tc>
      </w:tr>
      <w:tr w:rsidR="001B18C9" w14:paraId="21C2EF11" w14:textId="77777777" w:rsidTr="001B18C9">
        <w:trPr>
          <w:cantSplit/>
          <w:trHeight w:val="287"/>
          <w:del w:id="883"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3CCB21EB" w14:textId="77777777" w:rsidR="001B18C9" w:rsidRDefault="001B18C9">
            <w:pPr>
              <w:pStyle w:val="TableText"/>
              <w:spacing w:line="256" w:lineRule="auto"/>
              <w:rPr>
                <w:del w:id="884" w:author="簡琦欣" w:date="2023-03-23T16:03:00Z"/>
                <w:sz w:val="17"/>
                <w:szCs w:val="17"/>
              </w:rPr>
            </w:pPr>
            <w:del w:id="885" w:author="簡琦欣" w:date="2023-03-23T16:03:00Z">
              <w:r>
                <w:rPr>
                  <w:rFonts w:hint="eastAsia"/>
                  <w:sz w:val="17"/>
                  <w:szCs w:val="17"/>
                </w:rPr>
                <w:delText>2.14</w:delText>
              </w:r>
            </w:del>
          </w:p>
        </w:tc>
        <w:tc>
          <w:tcPr>
            <w:tcW w:w="2064" w:type="dxa"/>
            <w:tcBorders>
              <w:top w:val="single" w:sz="6" w:space="0" w:color="auto"/>
              <w:left w:val="single" w:sz="6" w:space="0" w:color="auto"/>
              <w:bottom w:val="single" w:sz="6" w:space="0" w:color="auto"/>
              <w:right w:val="single" w:sz="6" w:space="0" w:color="auto"/>
            </w:tcBorders>
            <w:hideMark/>
          </w:tcPr>
          <w:p w14:paraId="57E10944" w14:textId="77777777" w:rsidR="001B18C9" w:rsidRDefault="001B18C9">
            <w:pPr>
              <w:pStyle w:val="TableText"/>
              <w:spacing w:line="256" w:lineRule="auto"/>
              <w:rPr>
                <w:del w:id="886" w:author="簡琦欣" w:date="2023-03-23T16:03:00Z"/>
                <w:sz w:val="17"/>
                <w:szCs w:val="17"/>
                <w:lang w:eastAsia="zh-TW"/>
              </w:rPr>
            </w:pPr>
            <w:del w:id="887" w:author="簡琦欣" w:date="2023-03-23T16:03:00Z">
              <w:r>
                <w:rPr>
                  <w:rFonts w:hint="eastAsia"/>
                  <w:sz w:val="17"/>
                  <w:szCs w:val="17"/>
                  <w:lang w:eastAsia="zh-TW"/>
                </w:rPr>
                <w:delText>└</w:delText>
              </w:r>
              <w:r>
                <w:rPr>
                  <w:rFonts w:hint="eastAsia"/>
                  <w:sz w:val="17"/>
                  <w:szCs w:val="17"/>
                </w:rPr>
                <w:delText xml:space="preserve"> COSTCENTER</w:delText>
              </w:r>
              <w:r>
                <w:rPr>
                  <w:rFonts w:hint="eastAsia"/>
                  <w:sz w:val="17"/>
                  <w:szCs w:val="17"/>
                  <w:lang w:eastAsia="zh-TW"/>
                </w:rPr>
                <w:delText>_CODE</w:delText>
              </w:r>
            </w:del>
          </w:p>
        </w:tc>
        <w:tc>
          <w:tcPr>
            <w:tcW w:w="1356" w:type="dxa"/>
            <w:tcBorders>
              <w:top w:val="single" w:sz="6" w:space="0" w:color="auto"/>
              <w:left w:val="single" w:sz="6" w:space="0" w:color="auto"/>
              <w:bottom w:val="single" w:sz="6" w:space="0" w:color="auto"/>
              <w:right w:val="single" w:sz="6" w:space="0" w:color="auto"/>
            </w:tcBorders>
            <w:hideMark/>
          </w:tcPr>
          <w:p w14:paraId="6F2D47D2" w14:textId="77777777" w:rsidR="001B18C9" w:rsidRDefault="001B18C9">
            <w:pPr>
              <w:pStyle w:val="TableText"/>
              <w:spacing w:line="256" w:lineRule="auto"/>
              <w:rPr>
                <w:del w:id="888" w:author="簡琦欣" w:date="2023-03-23T16:03:00Z"/>
                <w:sz w:val="17"/>
                <w:szCs w:val="17"/>
                <w:lang w:eastAsia="zh-TW"/>
              </w:rPr>
            </w:pPr>
            <w:del w:id="889"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729467D" w14:textId="77777777" w:rsidR="001B18C9" w:rsidRDefault="001B18C9">
            <w:pPr>
              <w:pStyle w:val="TableText"/>
              <w:spacing w:line="256" w:lineRule="auto"/>
              <w:rPr>
                <w:del w:id="890" w:author="簡琦欣" w:date="2023-03-23T16:03:00Z"/>
                <w:sz w:val="17"/>
                <w:szCs w:val="17"/>
              </w:rPr>
            </w:pPr>
            <w:del w:id="891"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5820559" w14:textId="77777777" w:rsidR="001B18C9" w:rsidRDefault="001B18C9">
            <w:pPr>
              <w:pStyle w:val="TableText"/>
              <w:spacing w:line="256" w:lineRule="auto"/>
              <w:rPr>
                <w:del w:id="892" w:author="簡琦欣" w:date="2023-03-23T16:03:00Z"/>
                <w:sz w:val="17"/>
                <w:szCs w:val="17"/>
              </w:rPr>
            </w:pPr>
            <w:del w:id="893"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2813FC4D" w14:textId="77777777" w:rsidR="001B18C9" w:rsidRDefault="001B18C9">
            <w:pPr>
              <w:pStyle w:val="TableText"/>
              <w:spacing w:line="256" w:lineRule="auto"/>
              <w:rPr>
                <w:del w:id="894" w:author="簡琦欣" w:date="2023-03-23T16:03:00Z"/>
                <w:sz w:val="17"/>
                <w:szCs w:val="17"/>
                <w:lang w:eastAsia="zh-TW"/>
              </w:rPr>
            </w:pPr>
            <w:del w:id="895" w:author="簡琦欣" w:date="2023-03-23T16:03:00Z">
              <w:r>
                <w:rPr>
                  <w:rFonts w:hint="eastAsia"/>
                  <w:sz w:val="17"/>
                  <w:szCs w:val="17"/>
                  <w:lang w:eastAsia="zh-TW"/>
                </w:rPr>
                <w:delText>成本單位代號，若無成本單位需放000000</w:delText>
              </w:r>
            </w:del>
          </w:p>
        </w:tc>
      </w:tr>
      <w:tr w:rsidR="001B18C9" w14:paraId="16EAE8A5" w14:textId="77777777" w:rsidTr="001B18C9">
        <w:trPr>
          <w:cantSplit/>
          <w:trHeight w:val="287"/>
          <w:del w:id="896"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E5A1187" w14:textId="77777777" w:rsidR="001B18C9" w:rsidRDefault="001B18C9">
            <w:pPr>
              <w:pStyle w:val="TableText"/>
              <w:spacing w:line="256" w:lineRule="auto"/>
              <w:rPr>
                <w:del w:id="897" w:author="簡琦欣" w:date="2023-03-23T16:03:00Z"/>
                <w:sz w:val="17"/>
                <w:szCs w:val="17"/>
              </w:rPr>
            </w:pPr>
            <w:del w:id="898" w:author="簡琦欣" w:date="2023-03-23T16:03:00Z">
              <w:r>
                <w:rPr>
                  <w:rFonts w:hint="eastAsia"/>
                  <w:sz w:val="17"/>
                  <w:szCs w:val="17"/>
                </w:rPr>
                <w:delText>2.15</w:delText>
              </w:r>
            </w:del>
          </w:p>
        </w:tc>
        <w:tc>
          <w:tcPr>
            <w:tcW w:w="2064" w:type="dxa"/>
            <w:tcBorders>
              <w:top w:val="single" w:sz="6" w:space="0" w:color="auto"/>
              <w:left w:val="single" w:sz="6" w:space="0" w:color="auto"/>
              <w:bottom w:val="single" w:sz="6" w:space="0" w:color="auto"/>
              <w:right w:val="single" w:sz="6" w:space="0" w:color="auto"/>
            </w:tcBorders>
            <w:hideMark/>
          </w:tcPr>
          <w:p w14:paraId="705F4447" w14:textId="77777777" w:rsidR="001B18C9" w:rsidRDefault="001B18C9">
            <w:pPr>
              <w:pStyle w:val="TableText"/>
              <w:spacing w:line="256" w:lineRule="auto"/>
              <w:rPr>
                <w:del w:id="899" w:author="簡琦欣" w:date="2023-03-23T16:03:00Z"/>
                <w:sz w:val="17"/>
                <w:szCs w:val="17"/>
                <w:lang w:eastAsia="zh-TW"/>
              </w:rPr>
            </w:pPr>
            <w:del w:id="900"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CHANNEL_CODE</w:delText>
              </w:r>
            </w:del>
          </w:p>
        </w:tc>
        <w:tc>
          <w:tcPr>
            <w:tcW w:w="1356" w:type="dxa"/>
            <w:tcBorders>
              <w:top w:val="single" w:sz="6" w:space="0" w:color="auto"/>
              <w:left w:val="single" w:sz="6" w:space="0" w:color="auto"/>
              <w:bottom w:val="single" w:sz="6" w:space="0" w:color="auto"/>
              <w:right w:val="single" w:sz="6" w:space="0" w:color="auto"/>
            </w:tcBorders>
            <w:hideMark/>
          </w:tcPr>
          <w:p w14:paraId="11CB48A3" w14:textId="77777777" w:rsidR="001B18C9" w:rsidRDefault="001B18C9">
            <w:pPr>
              <w:pStyle w:val="TableText"/>
              <w:spacing w:line="256" w:lineRule="auto"/>
              <w:rPr>
                <w:del w:id="901" w:author="簡琦欣" w:date="2023-03-23T16:03:00Z"/>
                <w:sz w:val="17"/>
                <w:szCs w:val="17"/>
                <w:lang w:eastAsia="zh-TW"/>
              </w:rPr>
            </w:pPr>
            <w:del w:id="902" w:author="簡琦欣" w:date="2023-03-23T16:03:00Z">
              <w:r>
                <w:rPr>
                  <w:rFonts w:hint="eastAsia"/>
                  <w:sz w:val="17"/>
                  <w:szCs w:val="17"/>
                  <w:lang w:eastAsia="zh-TW"/>
                </w:rPr>
                <w:delText>Varchar2(</w:delText>
              </w:r>
              <w:r>
                <w:rPr>
                  <w:rFonts w:hint="eastAsia"/>
                  <w:sz w:val="17"/>
                  <w:szCs w:val="17"/>
                </w:rPr>
                <w:delText>2</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EAE5DF8" w14:textId="77777777" w:rsidR="001B18C9" w:rsidRDefault="001B18C9">
            <w:pPr>
              <w:pStyle w:val="TableText"/>
              <w:spacing w:line="256" w:lineRule="auto"/>
              <w:rPr>
                <w:del w:id="903" w:author="簡琦欣" w:date="2023-03-23T16:03:00Z"/>
                <w:sz w:val="17"/>
                <w:szCs w:val="17"/>
              </w:rPr>
            </w:pPr>
            <w:del w:id="904"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257DB3F" w14:textId="77777777" w:rsidR="001B18C9" w:rsidRDefault="001B18C9">
            <w:pPr>
              <w:pStyle w:val="TableText"/>
              <w:spacing w:line="256" w:lineRule="auto"/>
              <w:rPr>
                <w:del w:id="905" w:author="簡琦欣" w:date="2023-03-23T16:03:00Z"/>
                <w:sz w:val="17"/>
                <w:szCs w:val="17"/>
                <w:lang w:eastAsia="zh-TW"/>
              </w:rPr>
            </w:pPr>
            <w:del w:id="906"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F82C5CC" w14:textId="77777777" w:rsidR="001B18C9" w:rsidRDefault="001B18C9">
            <w:pPr>
              <w:pStyle w:val="TableText"/>
              <w:spacing w:line="256" w:lineRule="auto"/>
              <w:rPr>
                <w:del w:id="907" w:author="簡琦欣" w:date="2023-03-23T16:03:00Z"/>
                <w:sz w:val="17"/>
                <w:szCs w:val="17"/>
                <w:lang w:eastAsia="zh-TW"/>
              </w:rPr>
            </w:pPr>
            <w:del w:id="908" w:author="簡琦欣" w:date="2023-03-23T16:03:00Z">
              <w:r>
                <w:rPr>
                  <w:rFonts w:hint="eastAsia"/>
                  <w:sz w:val="17"/>
                  <w:szCs w:val="17"/>
                  <w:lang w:eastAsia="zh-TW"/>
                </w:rPr>
                <w:delText>通路代號，若無通路代號需放00</w:delText>
              </w:r>
            </w:del>
          </w:p>
        </w:tc>
      </w:tr>
      <w:tr w:rsidR="001B18C9" w14:paraId="2E2DDC2E" w14:textId="77777777" w:rsidTr="001B18C9">
        <w:trPr>
          <w:cantSplit/>
          <w:trHeight w:val="287"/>
          <w:del w:id="90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CEBCAFF" w14:textId="77777777" w:rsidR="001B18C9" w:rsidRDefault="001B18C9">
            <w:pPr>
              <w:pStyle w:val="TableText"/>
              <w:spacing w:line="256" w:lineRule="auto"/>
              <w:rPr>
                <w:del w:id="910" w:author="簡琦欣" w:date="2023-03-23T16:03:00Z"/>
                <w:sz w:val="17"/>
                <w:szCs w:val="17"/>
              </w:rPr>
            </w:pPr>
            <w:del w:id="911" w:author="簡琦欣" w:date="2023-03-23T16:03:00Z">
              <w:r>
                <w:rPr>
                  <w:rFonts w:hint="eastAsia"/>
                  <w:sz w:val="17"/>
                  <w:szCs w:val="17"/>
                </w:rPr>
                <w:delText>2.16</w:delText>
              </w:r>
            </w:del>
          </w:p>
        </w:tc>
        <w:tc>
          <w:tcPr>
            <w:tcW w:w="2064" w:type="dxa"/>
            <w:tcBorders>
              <w:top w:val="single" w:sz="6" w:space="0" w:color="auto"/>
              <w:left w:val="single" w:sz="6" w:space="0" w:color="auto"/>
              <w:bottom w:val="single" w:sz="6" w:space="0" w:color="auto"/>
              <w:right w:val="single" w:sz="6" w:space="0" w:color="auto"/>
            </w:tcBorders>
            <w:hideMark/>
          </w:tcPr>
          <w:p w14:paraId="0CD7764D" w14:textId="77777777" w:rsidR="001B18C9" w:rsidRDefault="001B18C9">
            <w:pPr>
              <w:pStyle w:val="TableText"/>
              <w:spacing w:line="256" w:lineRule="auto"/>
              <w:rPr>
                <w:del w:id="912" w:author="簡琦欣" w:date="2023-03-23T16:03:00Z"/>
                <w:sz w:val="17"/>
                <w:szCs w:val="17"/>
                <w:lang w:eastAsia="zh-TW"/>
              </w:rPr>
            </w:pPr>
            <w:del w:id="913"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IFRS17_GROUP_CODE</w:delText>
              </w:r>
            </w:del>
          </w:p>
        </w:tc>
        <w:tc>
          <w:tcPr>
            <w:tcW w:w="1356" w:type="dxa"/>
            <w:tcBorders>
              <w:top w:val="single" w:sz="6" w:space="0" w:color="auto"/>
              <w:left w:val="single" w:sz="6" w:space="0" w:color="auto"/>
              <w:bottom w:val="single" w:sz="6" w:space="0" w:color="auto"/>
              <w:right w:val="single" w:sz="6" w:space="0" w:color="auto"/>
            </w:tcBorders>
            <w:hideMark/>
          </w:tcPr>
          <w:p w14:paraId="40E21D66" w14:textId="77777777" w:rsidR="001B18C9" w:rsidRDefault="001B18C9">
            <w:pPr>
              <w:pStyle w:val="TableText"/>
              <w:spacing w:line="256" w:lineRule="auto"/>
              <w:rPr>
                <w:del w:id="914" w:author="簡琦欣" w:date="2023-03-23T16:03:00Z"/>
                <w:sz w:val="17"/>
                <w:szCs w:val="17"/>
                <w:lang w:eastAsia="zh-TW"/>
              </w:rPr>
            </w:pPr>
            <w:del w:id="915" w:author="簡琦欣" w:date="2023-03-23T16:03:00Z">
              <w:r>
                <w:rPr>
                  <w:rFonts w:hint="eastAsia"/>
                  <w:sz w:val="17"/>
                  <w:szCs w:val="17"/>
                  <w:lang w:eastAsia="zh-TW"/>
                </w:rPr>
                <w:delText>Varchar2(</w:delText>
              </w:r>
              <w:r>
                <w:rPr>
                  <w:rFonts w:hint="eastAsia"/>
                  <w:sz w:val="17"/>
                  <w:szCs w:val="17"/>
                  <w:highlight w:val="yellow"/>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D8E9916" w14:textId="77777777" w:rsidR="001B18C9" w:rsidRDefault="001B18C9">
            <w:pPr>
              <w:pStyle w:val="TableText"/>
              <w:spacing w:line="256" w:lineRule="auto"/>
              <w:rPr>
                <w:del w:id="916" w:author="簡琦欣" w:date="2023-03-23T16:03:00Z"/>
                <w:sz w:val="17"/>
                <w:szCs w:val="17"/>
              </w:rPr>
            </w:pPr>
            <w:del w:id="917"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293C253" w14:textId="77777777" w:rsidR="001B18C9" w:rsidRDefault="001B18C9">
            <w:pPr>
              <w:pStyle w:val="TableText"/>
              <w:spacing w:line="256" w:lineRule="auto"/>
              <w:rPr>
                <w:del w:id="918" w:author="簡琦欣" w:date="2023-03-23T16:03:00Z"/>
                <w:sz w:val="17"/>
                <w:szCs w:val="17"/>
                <w:lang w:eastAsia="zh-TW"/>
              </w:rPr>
            </w:pPr>
            <w:del w:id="919"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992C21F" w14:textId="77777777" w:rsidR="001B18C9" w:rsidRDefault="001B18C9">
            <w:pPr>
              <w:pStyle w:val="TableText"/>
              <w:spacing w:line="256" w:lineRule="auto"/>
              <w:rPr>
                <w:del w:id="920" w:author="簡琦欣" w:date="2023-03-23T16:03:00Z"/>
                <w:sz w:val="17"/>
                <w:szCs w:val="17"/>
                <w:lang w:eastAsia="zh-TW"/>
              </w:rPr>
            </w:pPr>
            <w:del w:id="921" w:author="簡琦欣" w:date="2023-03-23T16:03:00Z">
              <w:r>
                <w:rPr>
                  <w:rFonts w:hint="eastAsia"/>
                  <w:sz w:val="17"/>
                  <w:szCs w:val="17"/>
                  <w:lang w:eastAsia="zh-TW"/>
                </w:rPr>
                <w:delText>IFRS17群組代號，若無IFRS17群組代號需放</w:delText>
              </w:r>
              <w:r>
                <w:rPr>
                  <w:rFonts w:hint="eastAsia"/>
                  <w:sz w:val="17"/>
                  <w:szCs w:val="17"/>
                  <w:highlight w:val="yellow"/>
                  <w:lang w:eastAsia="zh-TW"/>
                </w:rPr>
                <w:delText>000000000000000</w:delText>
              </w:r>
            </w:del>
          </w:p>
        </w:tc>
      </w:tr>
      <w:tr w:rsidR="001B18C9" w14:paraId="5CF1E638" w14:textId="77777777" w:rsidTr="001B18C9">
        <w:trPr>
          <w:cantSplit/>
          <w:trHeight w:val="287"/>
          <w:del w:id="922"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30649E0A" w14:textId="77777777" w:rsidR="001B18C9" w:rsidRDefault="001B18C9">
            <w:pPr>
              <w:pStyle w:val="TableText"/>
              <w:spacing w:line="256" w:lineRule="auto"/>
              <w:rPr>
                <w:del w:id="923" w:author="簡琦欣" w:date="2023-03-23T16:03:00Z"/>
                <w:sz w:val="17"/>
                <w:szCs w:val="17"/>
              </w:rPr>
            </w:pPr>
            <w:del w:id="924" w:author="簡琦欣" w:date="2023-03-23T16:03:00Z">
              <w:r>
                <w:rPr>
                  <w:rFonts w:hint="eastAsia"/>
                  <w:sz w:val="17"/>
                  <w:szCs w:val="17"/>
                </w:rPr>
                <w:delText>2.17</w:delText>
              </w:r>
            </w:del>
          </w:p>
        </w:tc>
        <w:tc>
          <w:tcPr>
            <w:tcW w:w="2064" w:type="dxa"/>
            <w:tcBorders>
              <w:top w:val="single" w:sz="6" w:space="0" w:color="auto"/>
              <w:left w:val="single" w:sz="6" w:space="0" w:color="auto"/>
              <w:bottom w:val="single" w:sz="6" w:space="0" w:color="auto"/>
              <w:right w:val="single" w:sz="6" w:space="0" w:color="auto"/>
            </w:tcBorders>
            <w:hideMark/>
          </w:tcPr>
          <w:p w14:paraId="1F0FAA7F" w14:textId="77777777" w:rsidR="001B18C9" w:rsidRDefault="001B18C9">
            <w:pPr>
              <w:pStyle w:val="TableText"/>
              <w:spacing w:line="256" w:lineRule="auto"/>
              <w:rPr>
                <w:del w:id="925" w:author="簡琦欣" w:date="2023-03-23T16:03:00Z"/>
                <w:sz w:val="17"/>
                <w:szCs w:val="17"/>
                <w:lang w:eastAsia="zh-TW"/>
              </w:rPr>
            </w:pPr>
            <w:del w:id="926"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INTERCOMPANY_CODE</w:delText>
              </w:r>
            </w:del>
          </w:p>
        </w:tc>
        <w:tc>
          <w:tcPr>
            <w:tcW w:w="1356" w:type="dxa"/>
            <w:tcBorders>
              <w:top w:val="single" w:sz="6" w:space="0" w:color="auto"/>
              <w:left w:val="single" w:sz="6" w:space="0" w:color="auto"/>
              <w:bottom w:val="single" w:sz="6" w:space="0" w:color="auto"/>
              <w:right w:val="single" w:sz="6" w:space="0" w:color="auto"/>
            </w:tcBorders>
            <w:hideMark/>
          </w:tcPr>
          <w:p w14:paraId="370C7AD7" w14:textId="77777777" w:rsidR="001B18C9" w:rsidRDefault="001B18C9">
            <w:pPr>
              <w:pStyle w:val="TableText"/>
              <w:spacing w:line="256" w:lineRule="auto"/>
              <w:rPr>
                <w:del w:id="927" w:author="簡琦欣" w:date="2023-03-23T16:03:00Z"/>
                <w:sz w:val="17"/>
                <w:szCs w:val="17"/>
                <w:lang w:eastAsia="zh-TW"/>
              </w:rPr>
            </w:pPr>
            <w:del w:id="928" w:author="簡琦欣" w:date="2023-03-23T16:03:00Z">
              <w:r>
                <w:rPr>
                  <w:rFonts w:hint="eastAsia"/>
                  <w:sz w:val="17"/>
                  <w:szCs w:val="17"/>
                  <w:lang w:eastAsia="zh-TW"/>
                </w:rPr>
                <w:delText>Varchar2(</w:delText>
              </w:r>
              <w:r>
                <w:rPr>
                  <w:rFonts w:hint="eastAsia"/>
                  <w:sz w:val="17"/>
                  <w:szCs w:val="17"/>
                </w:rPr>
                <w:delText>4</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4D1667D" w14:textId="77777777" w:rsidR="001B18C9" w:rsidRDefault="001B18C9">
            <w:pPr>
              <w:pStyle w:val="TableText"/>
              <w:spacing w:line="256" w:lineRule="auto"/>
              <w:rPr>
                <w:del w:id="929" w:author="簡琦欣" w:date="2023-03-23T16:03:00Z"/>
                <w:sz w:val="17"/>
                <w:szCs w:val="17"/>
              </w:rPr>
            </w:pPr>
            <w:del w:id="930"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055C831" w14:textId="77777777" w:rsidR="001B18C9" w:rsidRDefault="001B18C9">
            <w:pPr>
              <w:pStyle w:val="TableText"/>
              <w:spacing w:line="256" w:lineRule="auto"/>
              <w:rPr>
                <w:del w:id="931" w:author="簡琦欣" w:date="2023-03-23T16:03:00Z"/>
                <w:sz w:val="17"/>
                <w:szCs w:val="17"/>
                <w:lang w:eastAsia="zh-TW"/>
              </w:rPr>
            </w:pPr>
            <w:del w:id="932"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5EDC02B" w14:textId="77777777" w:rsidR="001B18C9" w:rsidRDefault="001B18C9">
            <w:pPr>
              <w:pStyle w:val="TableText"/>
              <w:spacing w:line="256" w:lineRule="auto"/>
              <w:rPr>
                <w:del w:id="933" w:author="簡琦欣" w:date="2023-03-23T16:03:00Z"/>
                <w:sz w:val="17"/>
                <w:szCs w:val="17"/>
                <w:lang w:eastAsia="zh-TW"/>
              </w:rPr>
            </w:pPr>
            <w:del w:id="934" w:author="簡琦欣" w:date="2023-03-23T16:03:00Z">
              <w:r>
                <w:rPr>
                  <w:rFonts w:hint="eastAsia"/>
                  <w:sz w:val="17"/>
                  <w:szCs w:val="17"/>
                  <w:lang w:eastAsia="zh-TW"/>
                </w:rPr>
                <w:delText>關聯方代號，若無關聯方代號需放999</w:delText>
              </w:r>
            </w:del>
          </w:p>
        </w:tc>
      </w:tr>
      <w:tr w:rsidR="001B18C9" w14:paraId="12E5D14E" w14:textId="77777777" w:rsidTr="001B18C9">
        <w:trPr>
          <w:cantSplit/>
          <w:trHeight w:val="287"/>
          <w:del w:id="935"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719DFD0" w14:textId="77777777" w:rsidR="001B18C9" w:rsidRDefault="001B18C9">
            <w:pPr>
              <w:pStyle w:val="TableText"/>
              <w:spacing w:line="256" w:lineRule="auto"/>
              <w:rPr>
                <w:del w:id="936" w:author="簡琦欣" w:date="2023-03-23T16:03:00Z"/>
                <w:sz w:val="17"/>
                <w:szCs w:val="17"/>
              </w:rPr>
            </w:pPr>
            <w:del w:id="937" w:author="簡琦欣" w:date="2023-03-23T16:03:00Z">
              <w:r>
                <w:rPr>
                  <w:rFonts w:hint="eastAsia"/>
                  <w:sz w:val="17"/>
                  <w:szCs w:val="17"/>
                </w:rPr>
                <w:delText>2.18</w:delText>
              </w:r>
            </w:del>
          </w:p>
        </w:tc>
        <w:tc>
          <w:tcPr>
            <w:tcW w:w="2064" w:type="dxa"/>
            <w:tcBorders>
              <w:top w:val="single" w:sz="6" w:space="0" w:color="auto"/>
              <w:left w:val="single" w:sz="6" w:space="0" w:color="auto"/>
              <w:bottom w:val="single" w:sz="6" w:space="0" w:color="auto"/>
              <w:right w:val="single" w:sz="6" w:space="0" w:color="auto"/>
            </w:tcBorders>
            <w:hideMark/>
          </w:tcPr>
          <w:p w14:paraId="46AC16DD" w14:textId="77777777" w:rsidR="001B18C9" w:rsidRDefault="001B18C9">
            <w:pPr>
              <w:pStyle w:val="TableText"/>
              <w:spacing w:line="256" w:lineRule="auto"/>
              <w:rPr>
                <w:del w:id="938" w:author="簡琦欣" w:date="2023-03-23T16:03:00Z"/>
                <w:sz w:val="17"/>
                <w:szCs w:val="17"/>
                <w:lang w:eastAsia="zh-TW"/>
              </w:rPr>
            </w:pPr>
            <w:del w:id="939"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DEPARTMENT_CODE</w:delText>
              </w:r>
            </w:del>
          </w:p>
        </w:tc>
        <w:tc>
          <w:tcPr>
            <w:tcW w:w="1356" w:type="dxa"/>
            <w:tcBorders>
              <w:top w:val="single" w:sz="6" w:space="0" w:color="auto"/>
              <w:left w:val="single" w:sz="6" w:space="0" w:color="auto"/>
              <w:bottom w:val="single" w:sz="6" w:space="0" w:color="auto"/>
              <w:right w:val="single" w:sz="6" w:space="0" w:color="auto"/>
            </w:tcBorders>
            <w:hideMark/>
          </w:tcPr>
          <w:p w14:paraId="52F5F021" w14:textId="77777777" w:rsidR="001B18C9" w:rsidRDefault="001B18C9">
            <w:pPr>
              <w:pStyle w:val="TableText"/>
              <w:spacing w:line="256" w:lineRule="auto"/>
              <w:rPr>
                <w:del w:id="940" w:author="簡琦欣" w:date="2023-03-23T16:03:00Z"/>
                <w:sz w:val="17"/>
                <w:szCs w:val="17"/>
                <w:lang w:eastAsia="zh-TW"/>
              </w:rPr>
            </w:pPr>
            <w:del w:id="941"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400A05A5" w14:textId="77777777" w:rsidR="001B18C9" w:rsidRDefault="001B18C9">
            <w:pPr>
              <w:pStyle w:val="TableText"/>
              <w:spacing w:line="256" w:lineRule="auto"/>
              <w:rPr>
                <w:del w:id="942"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5B8754BF" w14:textId="77777777" w:rsidR="001B18C9" w:rsidRDefault="001B18C9">
            <w:pPr>
              <w:pStyle w:val="TableText"/>
              <w:spacing w:line="256" w:lineRule="auto"/>
              <w:rPr>
                <w:del w:id="943" w:author="簡琦欣" w:date="2023-03-23T16:03:00Z"/>
                <w:sz w:val="17"/>
                <w:szCs w:val="17"/>
                <w:lang w:eastAsia="zh-TW"/>
              </w:rPr>
            </w:pPr>
            <w:del w:id="944"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1CAFA00" w14:textId="77777777" w:rsidR="001B18C9" w:rsidRDefault="001B18C9">
            <w:pPr>
              <w:pStyle w:val="TableText"/>
              <w:spacing w:line="256" w:lineRule="auto"/>
              <w:rPr>
                <w:del w:id="945" w:author="簡琦欣" w:date="2023-03-23T16:03:00Z"/>
                <w:sz w:val="17"/>
                <w:szCs w:val="17"/>
                <w:lang w:eastAsia="zh-TW"/>
              </w:rPr>
            </w:pPr>
            <w:del w:id="946" w:author="簡琦欣" w:date="2023-03-23T16:03:00Z">
              <w:r>
                <w:rPr>
                  <w:rFonts w:hint="eastAsia"/>
                  <w:sz w:val="17"/>
                  <w:szCs w:val="17"/>
                  <w:lang w:eastAsia="zh-TW"/>
                </w:rPr>
                <w:delText>單位代號，若無單位代號需放000000</w:delText>
              </w:r>
            </w:del>
          </w:p>
        </w:tc>
      </w:tr>
      <w:tr w:rsidR="001B18C9" w14:paraId="3703FC9F" w14:textId="77777777" w:rsidTr="001B18C9">
        <w:trPr>
          <w:cantSplit/>
          <w:trHeight w:val="287"/>
          <w:del w:id="947"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159B6831" w14:textId="77777777" w:rsidR="001B18C9" w:rsidRDefault="001B18C9">
            <w:pPr>
              <w:pStyle w:val="TableText"/>
              <w:spacing w:line="256" w:lineRule="auto"/>
              <w:rPr>
                <w:del w:id="948" w:author="簡琦欣" w:date="2023-03-23T16:03:00Z"/>
                <w:sz w:val="17"/>
                <w:szCs w:val="17"/>
              </w:rPr>
            </w:pPr>
            <w:del w:id="949" w:author="簡琦欣" w:date="2023-03-23T16:03:00Z">
              <w:r>
                <w:rPr>
                  <w:rFonts w:hint="eastAsia"/>
                  <w:sz w:val="17"/>
                  <w:szCs w:val="17"/>
                </w:rPr>
                <w:delText>2.19</w:delText>
              </w:r>
            </w:del>
          </w:p>
        </w:tc>
        <w:tc>
          <w:tcPr>
            <w:tcW w:w="2064" w:type="dxa"/>
            <w:tcBorders>
              <w:top w:val="single" w:sz="6" w:space="0" w:color="auto"/>
              <w:left w:val="single" w:sz="6" w:space="0" w:color="auto"/>
              <w:bottom w:val="single" w:sz="6" w:space="0" w:color="auto"/>
              <w:right w:val="single" w:sz="6" w:space="0" w:color="auto"/>
            </w:tcBorders>
            <w:vAlign w:val="center"/>
            <w:hideMark/>
          </w:tcPr>
          <w:p w14:paraId="05F8E4E3" w14:textId="77777777" w:rsidR="001B18C9" w:rsidRDefault="001B18C9">
            <w:pPr>
              <w:pStyle w:val="TableText"/>
              <w:spacing w:line="256" w:lineRule="auto"/>
              <w:rPr>
                <w:del w:id="950" w:author="簡琦欣" w:date="2023-03-23T16:03:00Z"/>
                <w:sz w:val="17"/>
                <w:szCs w:val="17"/>
                <w:lang w:eastAsia="zh-TW"/>
              </w:rPr>
            </w:pPr>
            <w:del w:id="951"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ENTERED_</w:delText>
              </w:r>
              <w:r>
                <w:rPr>
                  <w:rFonts w:hint="eastAsia"/>
                  <w:sz w:val="17"/>
                  <w:szCs w:val="17"/>
                </w:rPr>
                <w:delText>AMOUNT</w:delText>
              </w:r>
            </w:del>
          </w:p>
        </w:tc>
        <w:tc>
          <w:tcPr>
            <w:tcW w:w="1356" w:type="dxa"/>
            <w:tcBorders>
              <w:top w:val="single" w:sz="6" w:space="0" w:color="auto"/>
              <w:left w:val="single" w:sz="6" w:space="0" w:color="auto"/>
              <w:bottom w:val="single" w:sz="6" w:space="0" w:color="auto"/>
              <w:right w:val="single" w:sz="6" w:space="0" w:color="auto"/>
            </w:tcBorders>
            <w:hideMark/>
          </w:tcPr>
          <w:p w14:paraId="38719E13" w14:textId="77777777" w:rsidR="001B18C9" w:rsidRDefault="001B18C9">
            <w:pPr>
              <w:pStyle w:val="TableText"/>
              <w:spacing w:line="256" w:lineRule="auto"/>
              <w:rPr>
                <w:del w:id="952" w:author="簡琦欣" w:date="2023-03-23T16:03:00Z"/>
                <w:sz w:val="17"/>
                <w:szCs w:val="17"/>
                <w:lang w:eastAsia="zh-TW"/>
              </w:rPr>
            </w:pPr>
            <w:del w:id="953" w:author="簡琦欣" w:date="2023-03-23T16:03:00Z">
              <w:r>
                <w:rPr>
                  <w:rFonts w:hint="eastAsia"/>
                  <w:sz w:val="17"/>
                  <w:szCs w:val="17"/>
                </w:rPr>
                <w:delText>Number</w:delText>
              </w:r>
            </w:del>
          </w:p>
        </w:tc>
        <w:tc>
          <w:tcPr>
            <w:tcW w:w="630" w:type="dxa"/>
            <w:tcBorders>
              <w:top w:val="single" w:sz="6" w:space="0" w:color="auto"/>
              <w:left w:val="single" w:sz="6" w:space="0" w:color="auto"/>
              <w:bottom w:val="single" w:sz="6" w:space="0" w:color="auto"/>
              <w:right w:val="single" w:sz="6" w:space="0" w:color="auto"/>
            </w:tcBorders>
            <w:hideMark/>
          </w:tcPr>
          <w:p w14:paraId="79CA0EEC" w14:textId="77777777" w:rsidR="001B18C9" w:rsidRDefault="001B18C9">
            <w:pPr>
              <w:pStyle w:val="TableText"/>
              <w:spacing w:line="256" w:lineRule="auto"/>
              <w:rPr>
                <w:del w:id="954" w:author="簡琦欣" w:date="2023-03-23T16:03:00Z"/>
                <w:sz w:val="17"/>
                <w:szCs w:val="17"/>
              </w:rPr>
            </w:pPr>
            <w:del w:id="955"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7AB73A3" w14:textId="77777777" w:rsidR="001B18C9" w:rsidRDefault="001B18C9">
            <w:pPr>
              <w:pStyle w:val="TableText"/>
              <w:spacing w:line="256" w:lineRule="auto"/>
              <w:rPr>
                <w:del w:id="956" w:author="簡琦欣" w:date="2023-03-23T16:03:00Z"/>
                <w:sz w:val="17"/>
                <w:szCs w:val="17"/>
                <w:lang w:eastAsia="zh-TW"/>
              </w:rPr>
            </w:pPr>
            <w:del w:id="957"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7801073" w14:textId="77777777" w:rsidR="001B18C9" w:rsidRDefault="001B18C9">
            <w:pPr>
              <w:pStyle w:val="TableText"/>
              <w:spacing w:line="256" w:lineRule="auto"/>
              <w:rPr>
                <w:del w:id="958" w:author="簡琦欣" w:date="2023-03-23T16:03:00Z"/>
                <w:sz w:val="17"/>
                <w:szCs w:val="17"/>
                <w:lang w:eastAsia="zh-TW"/>
              </w:rPr>
            </w:pPr>
            <w:del w:id="959" w:author="簡琦欣" w:date="2023-03-23T16:03:00Z">
              <w:r>
                <w:rPr>
                  <w:rFonts w:hint="eastAsia"/>
                  <w:sz w:val="17"/>
                  <w:szCs w:val="17"/>
                  <w:lang w:eastAsia="zh-TW"/>
                </w:rPr>
                <w:delText>金額</w:delText>
              </w:r>
            </w:del>
          </w:p>
        </w:tc>
      </w:tr>
      <w:tr w:rsidR="001B18C9" w14:paraId="31EA24C3" w14:textId="77777777" w:rsidTr="001B18C9">
        <w:trPr>
          <w:cantSplit/>
          <w:trHeight w:val="287"/>
          <w:del w:id="960"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2EFF285E" w14:textId="77777777" w:rsidR="001B18C9" w:rsidRDefault="001B18C9">
            <w:pPr>
              <w:pStyle w:val="TableText"/>
              <w:spacing w:line="256" w:lineRule="auto"/>
              <w:rPr>
                <w:del w:id="961" w:author="簡琦欣" w:date="2023-03-23T16:03:00Z"/>
                <w:sz w:val="17"/>
                <w:szCs w:val="17"/>
                <w:lang w:eastAsia="zh-TW"/>
              </w:rPr>
            </w:pPr>
            <w:del w:id="962" w:author="簡琦欣" w:date="2023-03-23T16:03:00Z">
              <w:r>
                <w:rPr>
                  <w:rFonts w:hint="eastAsia"/>
                  <w:sz w:val="17"/>
                  <w:szCs w:val="17"/>
                </w:rPr>
                <w:delText>2.20</w:delText>
              </w:r>
            </w:del>
          </w:p>
        </w:tc>
        <w:tc>
          <w:tcPr>
            <w:tcW w:w="2064" w:type="dxa"/>
            <w:tcBorders>
              <w:top w:val="single" w:sz="6" w:space="0" w:color="auto"/>
              <w:left w:val="single" w:sz="6" w:space="0" w:color="auto"/>
              <w:bottom w:val="single" w:sz="6" w:space="0" w:color="auto"/>
              <w:right w:val="single" w:sz="6" w:space="0" w:color="auto"/>
            </w:tcBorders>
            <w:hideMark/>
          </w:tcPr>
          <w:p w14:paraId="0DBC785E" w14:textId="77777777" w:rsidR="001B18C9" w:rsidRDefault="001B18C9">
            <w:pPr>
              <w:pStyle w:val="TableText"/>
              <w:spacing w:line="256" w:lineRule="auto"/>
              <w:rPr>
                <w:del w:id="963" w:author="簡琦欣" w:date="2023-03-23T16:03:00Z"/>
                <w:sz w:val="17"/>
                <w:szCs w:val="17"/>
                <w:lang w:eastAsia="zh-TW"/>
              </w:rPr>
            </w:pPr>
            <w:del w:id="964"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LINE_DESC</w:delText>
              </w:r>
            </w:del>
          </w:p>
        </w:tc>
        <w:tc>
          <w:tcPr>
            <w:tcW w:w="1356" w:type="dxa"/>
            <w:tcBorders>
              <w:top w:val="single" w:sz="6" w:space="0" w:color="auto"/>
              <w:left w:val="single" w:sz="6" w:space="0" w:color="auto"/>
              <w:bottom w:val="single" w:sz="6" w:space="0" w:color="auto"/>
              <w:right w:val="single" w:sz="6" w:space="0" w:color="auto"/>
            </w:tcBorders>
            <w:hideMark/>
          </w:tcPr>
          <w:p w14:paraId="126255F0" w14:textId="77777777" w:rsidR="001B18C9" w:rsidRDefault="001B18C9">
            <w:pPr>
              <w:pStyle w:val="TableText"/>
              <w:spacing w:line="256" w:lineRule="auto"/>
              <w:rPr>
                <w:del w:id="965" w:author="簡琦欣" w:date="2023-03-23T16:03:00Z"/>
                <w:sz w:val="17"/>
                <w:szCs w:val="17"/>
                <w:lang w:eastAsia="zh-TW"/>
              </w:rPr>
            </w:pPr>
            <w:del w:id="966" w:author="簡琦欣" w:date="2023-03-23T16:03:00Z">
              <w:r>
                <w:rPr>
                  <w:rFonts w:hint="eastAsia"/>
                  <w:sz w:val="17"/>
                  <w:szCs w:val="17"/>
                  <w:lang w:eastAsia="zh-TW"/>
                </w:rPr>
                <w:delText>Varchar2(</w:delText>
              </w:r>
              <w:r>
                <w:rPr>
                  <w:rFonts w:hint="eastAsia"/>
                  <w:sz w:val="17"/>
                  <w:szCs w:val="17"/>
                </w:rPr>
                <w:delText>80</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61879CF8" w14:textId="77777777" w:rsidR="001B18C9" w:rsidRDefault="001B18C9">
            <w:pPr>
              <w:pStyle w:val="TableText"/>
              <w:spacing w:line="256" w:lineRule="auto"/>
              <w:rPr>
                <w:del w:id="967"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2A9DCC8F" w14:textId="77777777" w:rsidR="001B18C9" w:rsidRDefault="001B18C9">
            <w:pPr>
              <w:pStyle w:val="TableText"/>
              <w:spacing w:line="256" w:lineRule="auto"/>
              <w:rPr>
                <w:del w:id="968" w:author="簡琦欣" w:date="2023-03-23T16:03:00Z"/>
                <w:sz w:val="17"/>
                <w:szCs w:val="17"/>
                <w:lang w:eastAsia="zh-TW"/>
              </w:rPr>
            </w:pPr>
            <w:del w:id="969"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2BD4419" w14:textId="77777777" w:rsidR="001B18C9" w:rsidRDefault="001B18C9">
            <w:pPr>
              <w:pStyle w:val="TableText"/>
              <w:spacing w:line="256" w:lineRule="auto"/>
              <w:rPr>
                <w:del w:id="970" w:author="簡琦欣" w:date="2023-03-23T16:03:00Z"/>
                <w:sz w:val="17"/>
                <w:szCs w:val="17"/>
                <w:lang w:eastAsia="zh-TW"/>
              </w:rPr>
            </w:pPr>
            <w:del w:id="971" w:author="簡琦欣" w:date="2023-03-23T16:03:00Z">
              <w:r>
                <w:rPr>
                  <w:rFonts w:hint="eastAsia"/>
                  <w:sz w:val="17"/>
                  <w:szCs w:val="17"/>
                  <w:lang w:eastAsia="zh-TW"/>
                </w:rPr>
                <w:delText>傳票摘要</w:delText>
              </w:r>
            </w:del>
          </w:p>
        </w:tc>
      </w:tr>
      <w:tr w:rsidR="001B18C9" w14:paraId="0842520B" w14:textId="77777777" w:rsidTr="001B18C9">
        <w:trPr>
          <w:cantSplit/>
          <w:trHeight w:val="287"/>
          <w:del w:id="972"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E9110B9" w14:textId="77777777" w:rsidR="001B18C9" w:rsidRDefault="001B18C9">
            <w:pPr>
              <w:pStyle w:val="TableText"/>
              <w:spacing w:line="256" w:lineRule="auto"/>
              <w:rPr>
                <w:del w:id="973" w:author="簡琦欣" w:date="2023-03-23T16:03:00Z"/>
                <w:sz w:val="17"/>
                <w:szCs w:val="17"/>
              </w:rPr>
            </w:pPr>
            <w:del w:id="974" w:author="簡琦欣" w:date="2023-03-23T16:03:00Z">
              <w:r>
                <w:rPr>
                  <w:rFonts w:hint="eastAsia"/>
                  <w:sz w:val="17"/>
                  <w:szCs w:val="17"/>
                </w:rPr>
                <w:delText>2.21</w:delText>
              </w:r>
            </w:del>
          </w:p>
        </w:tc>
        <w:tc>
          <w:tcPr>
            <w:tcW w:w="2064" w:type="dxa"/>
            <w:tcBorders>
              <w:top w:val="single" w:sz="6" w:space="0" w:color="auto"/>
              <w:left w:val="single" w:sz="6" w:space="0" w:color="auto"/>
              <w:bottom w:val="single" w:sz="6" w:space="0" w:color="auto"/>
              <w:right w:val="single" w:sz="6" w:space="0" w:color="auto"/>
            </w:tcBorders>
            <w:hideMark/>
          </w:tcPr>
          <w:p w14:paraId="1E3B8FC8" w14:textId="77777777" w:rsidR="001B18C9" w:rsidRDefault="001B18C9">
            <w:pPr>
              <w:pStyle w:val="TableText"/>
              <w:spacing w:line="256" w:lineRule="auto"/>
              <w:rPr>
                <w:del w:id="975" w:author="簡琦欣" w:date="2023-03-23T16:03:00Z"/>
                <w:sz w:val="17"/>
                <w:szCs w:val="17"/>
                <w:lang w:eastAsia="zh-TW"/>
              </w:rPr>
            </w:pPr>
            <w:del w:id="976"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WRITE_OFF_CODE</w:delText>
              </w:r>
            </w:del>
          </w:p>
        </w:tc>
        <w:tc>
          <w:tcPr>
            <w:tcW w:w="1356" w:type="dxa"/>
            <w:tcBorders>
              <w:top w:val="single" w:sz="6" w:space="0" w:color="auto"/>
              <w:left w:val="single" w:sz="6" w:space="0" w:color="auto"/>
              <w:bottom w:val="single" w:sz="6" w:space="0" w:color="auto"/>
              <w:right w:val="single" w:sz="6" w:space="0" w:color="auto"/>
            </w:tcBorders>
            <w:hideMark/>
          </w:tcPr>
          <w:p w14:paraId="6E07A7D2" w14:textId="77777777" w:rsidR="001B18C9" w:rsidRDefault="001B18C9">
            <w:pPr>
              <w:pStyle w:val="TableText"/>
              <w:spacing w:line="256" w:lineRule="auto"/>
              <w:rPr>
                <w:del w:id="977" w:author="簡琦欣" w:date="2023-03-23T16:03:00Z"/>
                <w:sz w:val="17"/>
                <w:szCs w:val="17"/>
                <w:lang w:eastAsia="zh-TW"/>
              </w:rPr>
            </w:pPr>
            <w:del w:id="978" w:author="簡琦欣" w:date="2023-03-23T16:03:00Z">
              <w:r>
                <w:rPr>
                  <w:rFonts w:hint="eastAsia"/>
                  <w:sz w:val="17"/>
                  <w:szCs w:val="17"/>
                  <w:lang w:eastAsia="zh-TW"/>
                </w:rPr>
                <w:delText>Varchar2(</w:delText>
              </w:r>
              <w:r>
                <w:rPr>
                  <w:rFonts w:hint="eastAsia"/>
                  <w:sz w:val="17"/>
                  <w:szCs w:val="17"/>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36BE1E06" w14:textId="77777777" w:rsidR="001B18C9" w:rsidRDefault="001B18C9">
            <w:pPr>
              <w:pStyle w:val="TableText"/>
              <w:spacing w:line="256" w:lineRule="auto"/>
              <w:rPr>
                <w:del w:id="979"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36929409" w14:textId="77777777" w:rsidR="001B18C9" w:rsidRDefault="001B18C9">
            <w:pPr>
              <w:pStyle w:val="TableText"/>
              <w:spacing w:line="256" w:lineRule="auto"/>
              <w:rPr>
                <w:del w:id="980" w:author="簡琦欣" w:date="2023-03-23T16:03:00Z"/>
                <w:sz w:val="17"/>
                <w:szCs w:val="17"/>
                <w:lang w:eastAsia="zh-TW"/>
              </w:rPr>
            </w:pPr>
            <w:del w:id="981"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045FE87" w14:textId="77777777" w:rsidR="001B18C9" w:rsidRDefault="001B18C9">
            <w:pPr>
              <w:pStyle w:val="TableText"/>
              <w:spacing w:line="256" w:lineRule="auto"/>
              <w:rPr>
                <w:del w:id="982" w:author="簡琦欣" w:date="2023-03-23T16:03:00Z"/>
                <w:sz w:val="17"/>
                <w:szCs w:val="17"/>
                <w:lang w:eastAsia="zh-TW"/>
              </w:rPr>
            </w:pPr>
            <w:del w:id="983" w:author="簡琦欣" w:date="2023-03-23T16:03:00Z">
              <w:r>
                <w:rPr>
                  <w:rFonts w:hint="eastAsia"/>
                  <w:sz w:val="17"/>
                  <w:szCs w:val="17"/>
                  <w:lang w:eastAsia="zh-TW"/>
                </w:rPr>
                <w:delText>會計科目銷帳碼</w:delText>
              </w:r>
            </w:del>
          </w:p>
        </w:tc>
      </w:tr>
      <w:tr w:rsidR="001B18C9" w14:paraId="11D490C7" w14:textId="77777777" w:rsidTr="001B18C9">
        <w:trPr>
          <w:cantSplit/>
          <w:trHeight w:val="287"/>
          <w:del w:id="984"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73523108" w14:textId="77777777" w:rsidR="001B18C9" w:rsidRDefault="001B18C9">
            <w:pPr>
              <w:pStyle w:val="TableText"/>
              <w:spacing w:line="256" w:lineRule="auto"/>
              <w:rPr>
                <w:del w:id="985" w:author="簡琦欣" w:date="2023-03-23T16:03:00Z"/>
                <w:sz w:val="17"/>
                <w:szCs w:val="17"/>
              </w:rPr>
            </w:pPr>
            <w:del w:id="986" w:author="簡琦欣" w:date="2023-03-23T16:03:00Z">
              <w:r>
                <w:rPr>
                  <w:rFonts w:hint="eastAsia"/>
                  <w:sz w:val="17"/>
                  <w:szCs w:val="17"/>
                </w:rPr>
                <w:delText>2.22</w:delText>
              </w:r>
            </w:del>
          </w:p>
        </w:tc>
        <w:tc>
          <w:tcPr>
            <w:tcW w:w="2064" w:type="dxa"/>
            <w:tcBorders>
              <w:top w:val="single" w:sz="6" w:space="0" w:color="auto"/>
              <w:left w:val="single" w:sz="6" w:space="0" w:color="auto"/>
              <w:bottom w:val="single" w:sz="12" w:space="0" w:color="auto"/>
              <w:right w:val="single" w:sz="6" w:space="0" w:color="auto"/>
            </w:tcBorders>
            <w:hideMark/>
          </w:tcPr>
          <w:p w14:paraId="332FF339" w14:textId="77777777" w:rsidR="001B18C9" w:rsidRDefault="001B18C9">
            <w:pPr>
              <w:pStyle w:val="TableText"/>
              <w:spacing w:line="256" w:lineRule="auto"/>
              <w:rPr>
                <w:del w:id="987" w:author="簡琦欣" w:date="2023-03-23T16:03:00Z"/>
                <w:sz w:val="17"/>
                <w:szCs w:val="17"/>
                <w:lang w:eastAsia="zh-TW"/>
              </w:rPr>
            </w:pPr>
            <w:del w:id="988" w:author="簡琦欣" w:date="2023-03-23T16:03:00Z">
              <w:r>
                <w:rPr>
                  <w:rFonts w:hint="eastAsia"/>
                  <w:sz w:val="17"/>
                  <w:szCs w:val="17"/>
                  <w:lang w:eastAsia="zh-TW"/>
                </w:rPr>
                <w:delText>└</w:delText>
              </w:r>
              <w:r>
                <w:rPr>
                  <w:rFonts w:hint="eastAsia"/>
                  <w:sz w:val="17"/>
                  <w:szCs w:val="17"/>
                </w:rPr>
                <w:delText xml:space="preserve"> RELATIONSHIP</w:delText>
              </w:r>
            </w:del>
          </w:p>
        </w:tc>
        <w:tc>
          <w:tcPr>
            <w:tcW w:w="1356" w:type="dxa"/>
            <w:tcBorders>
              <w:top w:val="single" w:sz="6" w:space="0" w:color="auto"/>
              <w:left w:val="single" w:sz="6" w:space="0" w:color="auto"/>
              <w:bottom w:val="single" w:sz="12" w:space="0" w:color="auto"/>
              <w:right w:val="single" w:sz="6" w:space="0" w:color="auto"/>
            </w:tcBorders>
            <w:hideMark/>
          </w:tcPr>
          <w:p w14:paraId="51929A29" w14:textId="77777777" w:rsidR="001B18C9" w:rsidRDefault="001B18C9">
            <w:pPr>
              <w:pStyle w:val="TableText"/>
              <w:spacing w:line="256" w:lineRule="auto"/>
              <w:rPr>
                <w:del w:id="989" w:author="簡琦欣" w:date="2023-03-23T16:03:00Z"/>
                <w:sz w:val="17"/>
                <w:szCs w:val="17"/>
                <w:lang w:eastAsia="zh-TW"/>
              </w:rPr>
            </w:pPr>
            <w:del w:id="990" w:author="簡琦欣" w:date="2023-03-23T16:03:00Z">
              <w:r>
                <w:rPr>
                  <w:rFonts w:hint="eastAsia"/>
                  <w:sz w:val="17"/>
                  <w:szCs w:val="17"/>
                  <w:lang w:eastAsia="zh-TW"/>
                </w:rPr>
                <w:delText>Varchar2(</w:delText>
              </w:r>
              <w:r>
                <w:rPr>
                  <w:rFonts w:hint="eastAsia"/>
                  <w:sz w:val="17"/>
                  <w:szCs w:val="17"/>
                </w:rPr>
                <w:delText>10</w:delText>
              </w:r>
              <w:r>
                <w:rPr>
                  <w:rFonts w:hint="eastAsia"/>
                  <w:sz w:val="17"/>
                  <w:szCs w:val="17"/>
                  <w:lang w:eastAsia="zh-TW"/>
                </w:rPr>
                <w:delText>)</w:delText>
              </w:r>
            </w:del>
          </w:p>
        </w:tc>
        <w:tc>
          <w:tcPr>
            <w:tcW w:w="630" w:type="dxa"/>
            <w:tcBorders>
              <w:top w:val="single" w:sz="6" w:space="0" w:color="auto"/>
              <w:left w:val="single" w:sz="6" w:space="0" w:color="auto"/>
              <w:bottom w:val="single" w:sz="12" w:space="0" w:color="auto"/>
              <w:right w:val="single" w:sz="6" w:space="0" w:color="auto"/>
            </w:tcBorders>
          </w:tcPr>
          <w:p w14:paraId="0031098A" w14:textId="77777777" w:rsidR="001B18C9" w:rsidRDefault="001B18C9">
            <w:pPr>
              <w:pStyle w:val="TableText"/>
              <w:spacing w:line="256" w:lineRule="auto"/>
              <w:rPr>
                <w:del w:id="991" w:author="簡琦欣" w:date="2023-03-23T16:03:00Z"/>
                <w:sz w:val="17"/>
                <w:szCs w:val="17"/>
              </w:rPr>
            </w:pPr>
          </w:p>
        </w:tc>
        <w:tc>
          <w:tcPr>
            <w:tcW w:w="810" w:type="dxa"/>
            <w:tcBorders>
              <w:top w:val="single" w:sz="6" w:space="0" w:color="auto"/>
              <w:left w:val="single" w:sz="6" w:space="0" w:color="auto"/>
              <w:bottom w:val="single" w:sz="12" w:space="0" w:color="auto"/>
              <w:right w:val="single" w:sz="6" w:space="0" w:color="auto"/>
            </w:tcBorders>
            <w:hideMark/>
          </w:tcPr>
          <w:p w14:paraId="7447A329" w14:textId="77777777" w:rsidR="001B18C9" w:rsidRDefault="001B18C9">
            <w:pPr>
              <w:pStyle w:val="TableText"/>
              <w:spacing w:line="256" w:lineRule="auto"/>
              <w:rPr>
                <w:del w:id="992" w:author="簡琦欣" w:date="2023-03-23T16:03:00Z"/>
                <w:sz w:val="17"/>
                <w:szCs w:val="17"/>
                <w:lang w:eastAsia="zh-TW"/>
              </w:rPr>
            </w:pPr>
            <w:del w:id="993" w:author="簡琦欣" w:date="2023-03-23T16:03:00Z">
              <w:r>
                <w:rPr>
                  <w:rFonts w:hint="eastAsia"/>
                  <w:sz w:val="17"/>
                  <w:szCs w:val="17"/>
                </w:rPr>
                <w:delText>In</w:delText>
              </w:r>
            </w:del>
          </w:p>
        </w:tc>
        <w:tc>
          <w:tcPr>
            <w:tcW w:w="4310" w:type="dxa"/>
            <w:tcBorders>
              <w:top w:val="single" w:sz="6" w:space="0" w:color="auto"/>
              <w:left w:val="single" w:sz="6" w:space="0" w:color="auto"/>
              <w:bottom w:val="single" w:sz="12" w:space="0" w:color="auto"/>
              <w:right w:val="single" w:sz="12" w:space="0" w:color="auto"/>
            </w:tcBorders>
            <w:hideMark/>
          </w:tcPr>
          <w:p w14:paraId="7B4B464A" w14:textId="77777777" w:rsidR="001B18C9" w:rsidRDefault="001B18C9">
            <w:pPr>
              <w:pStyle w:val="TableText"/>
              <w:spacing w:line="256" w:lineRule="auto"/>
              <w:rPr>
                <w:del w:id="994" w:author="簡琦欣" w:date="2023-03-23T16:03:00Z"/>
                <w:sz w:val="17"/>
                <w:szCs w:val="17"/>
                <w:lang w:eastAsia="zh-TW"/>
              </w:rPr>
            </w:pPr>
            <w:del w:id="995" w:author="簡琦欣" w:date="2023-03-23T16:03:00Z">
              <w:r>
                <w:rPr>
                  <w:rFonts w:hint="eastAsia"/>
                  <w:sz w:val="17"/>
                  <w:szCs w:val="17"/>
                  <w:lang w:eastAsia="zh-TW"/>
                </w:rPr>
                <w:delText>關係人</w:delText>
              </w:r>
            </w:del>
          </w:p>
        </w:tc>
      </w:tr>
    </w:tbl>
    <w:bookmarkEnd w:id="711"/>
    <w:p w14:paraId="22C2DA91" w14:textId="77777777" w:rsidR="001B18C9" w:rsidRDefault="001B18C9" w:rsidP="001B18C9">
      <w:pPr>
        <w:pStyle w:val="40"/>
        <w:keepNext/>
        <w:keepLines/>
        <w:widowControl/>
        <w:numPr>
          <w:ilvl w:val="0"/>
          <w:numId w:val="46"/>
        </w:numPr>
        <w:snapToGrid/>
        <w:spacing w:before="40"/>
        <w:rPr>
          <w:del w:id="996" w:author="簡琦欣" w:date="2023-03-23T16:03:00Z"/>
          <w:rFonts w:ascii="標楷體" w:hAnsi="標楷體" w:cstheme="majorBidi"/>
          <w:b/>
          <w:bCs/>
          <w:color w:val="000000" w:themeColor="text1"/>
          <w:sz w:val="24"/>
          <w:szCs w:val="24"/>
          <w:lang w:eastAsia="zh-CN"/>
        </w:rPr>
      </w:pPr>
      <w:del w:id="997" w:author="簡琦欣" w:date="2023-03-23T16:03:00Z">
        <w:r>
          <w:rPr>
            <w:rFonts w:ascii="標楷體" w:hAnsi="標楷體" w:hint="eastAsia"/>
            <w:b/>
            <w:bCs/>
            <w:i/>
            <w:iCs/>
            <w:color w:val="000000" w:themeColor="text1"/>
            <w:sz w:val="24"/>
            <w:szCs w:val="24"/>
          </w:rPr>
          <w:delText>Response之X_RETURN_STATUS欄位說明</w:delText>
        </w:r>
      </w:del>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75952688" w14:textId="77777777" w:rsidTr="001B18C9">
        <w:trPr>
          <w:cantSplit/>
          <w:trHeight w:val="271"/>
          <w:tblHeader/>
          <w:del w:id="998" w:author="簡琦欣" w:date="2023-03-23T16:03:00Z"/>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2847AFF7" w14:textId="77777777" w:rsidR="001B18C9" w:rsidRDefault="001B18C9">
            <w:pPr>
              <w:pStyle w:val="TableText"/>
              <w:spacing w:line="256" w:lineRule="auto"/>
              <w:jc w:val="center"/>
              <w:rPr>
                <w:del w:id="999" w:author="簡琦欣" w:date="2023-03-23T16:03:00Z"/>
                <w:b/>
                <w:sz w:val="17"/>
                <w:szCs w:val="17"/>
              </w:rPr>
            </w:pPr>
            <w:del w:id="1000" w:author="簡琦欣" w:date="2023-03-23T16:03:00Z">
              <w:r>
                <w:rPr>
                  <w:rFonts w:hint="eastAsia"/>
                  <w:b/>
                  <w:sz w:val="17"/>
                  <w:szCs w:val="17"/>
                  <w:lang w:eastAsia="zh-TW"/>
                </w:rPr>
                <w:delText>#</w:delText>
              </w:r>
            </w:del>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61364E8D" w14:textId="77777777" w:rsidR="001B18C9" w:rsidRDefault="001B18C9">
            <w:pPr>
              <w:pStyle w:val="TableText"/>
              <w:spacing w:line="256" w:lineRule="auto"/>
              <w:jc w:val="center"/>
              <w:rPr>
                <w:del w:id="1001" w:author="簡琦欣" w:date="2023-03-23T16:03:00Z"/>
                <w:b/>
                <w:sz w:val="17"/>
                <w:szCs w:val="17"/>
              </w:rPr>
            </w:pPr>
            <w:del w:id="1002" w:author="簡琦欣" w:date="2023-03-23T16:03:00Z">
              <w:r>
                <w:rPr>
                  <w:rFonts w:hint="eastAsia"/>
                  <w:b/>
                  <w:sz w:val="17"/>
                  <w:szCs w:val="17"/>
                  <w:lang w:eastAsia="zh-TW"/>
                </w:rPr>
                <w:delText>參數</w:delText>
              </w:r>
            </w:del>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7B705D6C" w14:textId="77777777" w:rsidR="001B18C9" w:rsidRDefault="001B18C9">
            <w:pPr>
              <w:pStyle w:val="TableText"/>
              <w:spacing w:line="256" w:lineRule="auto"/>
              <w:jc w:val="center"/>
              <w:rPr>
                <w:del w:id="1003" w:author="簡琦欣" w:date="2023-03-23T16:03:00Z"/>
                <w:b/>
                <w:sz w:val="17"/>
                <w:szCs w:val="17"/>
              </w:rPr>
            </w:pPr>
            <w:del w:id="1004" w:author="簡琦欣" w:date="2023-03-23T16:03:00Z">
              <w:r>
                <w:rPr>
                  <w:rFonts w:hint="eastAsia"/>
                  <w:b/>
                  <w:sz w:val="17"/>
                  <w:szCs w:val="17"/>
                  <w:lang w:eastAsia="zh-TW"/>
                </w:rPr>
                <w:delText>類型</w:delText>
              </w:r>
            </w:del>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20BCEF26" w14:textId="77777777" w:rsidR="001B18C9" w:rsidRDefault="001B18C9">
            <w:pPr>
              <w:pStyle w:val="TableText"/>
              <w:spacing w:line="256" w:lineRule="auto"/>
              <w:jc w:val="center"/>
              <w:rPr>
                <w:del w:id="1005" w:author="簡琦欣" w:date="2023-03-23T16:03:00Z"/>
                <w:b/>
                <w:sz w:val="17"/>
                <w:szCs w:val="17"/>
              </w:rPr>
            </w:pPr>
            <w:del w:id="1006" w:author="簡琦欣" w:date="2023-03-23T16:03:00Z">
              <w:r>
                <w:rPr>
                  <w:rFonts w:hint="eastAsia"/>
                  <w:b/>
                  <w:sz w:val="17"/>
                  <w:szCs w:val="17"/>
                  <w:lang w:eastAsia="zh-TW"/>
                </w:rPr>
                <w:delText>必輸</w:delText>
              </w:r>
            </w:del>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0B2F4279" w14:textId="77777777" w:rsidR="001B18C9" w:rsidRDefault="001B18C9">
            <w:pPr>
              <w:pStyle w:val="TableText"/>
              <w:spacing w:line="256" w:lineRule="auto"/>
              <w:jc w:val="center"/>
              <w:rPr>
                <w:del w:id="1007" w:author="簡琦欣" w:date="2023-03-23T16:03:00Z"/>
                <w:b/>
                <w:sz w:val="17"/>
                <w:szCs w:val="17"/>
              </w:rPr>
            </w:pPr>
            <w:del w:id="1008" w:author="簡琦欣" w:date="2023-03-23T16:03:00Z">
              <w:r>
                <w:rPr>
                  <w:rFonts w:hint="eastAsia"/>
                  <w:b/>
                  <w:sz w:val="17"/>
                  <w:szCs w:val="17"/>
                  <w:lang w:eastAsia="zh-TW"/>
                </w:rPr>
                <w:delText>In/Out</w:delText>
              </w:r>
            </w:del>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2F15E23E" w14:textId="77777777" w:rsidR="001B18C9" w:rsidRDefault="001B18C9">
            <w:pPr>
              <w:pStyle w:val="TableText"/>
              <w:spacing w:line="256" w:lineRule="auto"/>
              <w:jc w:val="center"/>
              <w:rPr>
                <w:del w:id="1009" w:author="簡琦欣" w:date="2023-03-23T16:03:00Z"/>
                <w:b/>
                <w:sz w:val="17"/>
                <w:szCs w:val="17"/>
              </w:rPr>
            </w:pPr>
            <w:del w:id="1010" w:author="簡琦欣" w:date="2023-03-23T16:03:00Z">
              <w:r>
                <w:rPr>
                  <w:rFonts w:hint="eastAsia"/>
                  <w:b/>
                  <w:sz w:val="17"/>
                  <w:szCs w:val="17"/>
                  <w:lang w:eastAsia="zh-TW"/>
                </w:rPr>
                <w:delText>說明</w:delText>
              </w:r>
            </w:del>
          </w:p>
        </w:tc>
      </w:tr>
      <w:tr w:rsidR="001B18C9" w14:paraId="6A1507DB" w14:textId="77777777" w:rsidTr="001B18C9">
        <w:trPr>
          <w:cantSplit/>
          <w:trHeight w:val="55"/>
          <w:tblHeader/>
          <w:del w:id="1011" w:author="簡琦欣" w:date="2023-03-23T16:03:00Z"/>
        </w:trPr>
        <w:tc>
          <w:tcPr>
            <w:tcW w:w="630" w:type="dxa"/>
            <w:tcBorders>
              <w:top w:val="single" w:sz="12" w:space="0" w:color="auto"/>
              <w:left w:val="nil"/>
              <w:bottom w:val="single" w:sz="6" w:space="0" w:color="auto"/>
              <w:right w:val="nil"/>
            </w:tcBorders>
            <w:shd w:val="pct50" w:color="auto" w:fill="auto"/>
          </w:tcPr>
          <w:p w14:paraId="75F43094" w14:textId="77777777" w:rsidR="001B18C9" w:rsidRDefault="001B18C9">
            <w:pPr>
              <w:pStyle w:val="TableText"/>
              <w:spacing w:line="256" w:lineRule="auto"/>
              <w:jc w:val="center"/>
              <w:rPr>
                <w:del w:id="1012" w:author="簡琦欣" w:date="2023-03-23T16:03:00Z"/>
                <w:b/>
                <w:sz w:val="2"/>
                <w:szCs w:val="2"/>
              </w:rPr>
            </w:pPr>
          </w:p>
        </w:tc>
        <w:tc>
          <w:tcPr>
            <w:tcW w:w="2064" w:type="dxa"/>
            <w:tcBorders>
              <w:top w:val="single" w:sz="12" w:space="0" w:color="auto"/>
              <w:left w:val="nil"/>
              <w:bottom w:val="single" w:sz="6" w:space="0" w:color="auto"/>
              <w:right w:val="nil"/>
            </w:tcBorders>
            <w:shd w:val="pct50" w:color="auto" w:fill="auto"/>
          </w:tcPr>
          <w:p w14:paraId="33F8A3AA" w14:textId="77777777" w:rsidR="001B18C9" w:rsidRDefault="001B18C9">
            <w:pPr>
              <w:pStyle w:val="TableText"/>
              <w:spacing w:line="256" w:lineRule="auto"/>
              <w:jc w:val="center"/>
              <w:rPr>
                <w:del w:id="1013" w:author="簡琦欣" w:date="2023-03-23T16:03:00Z"/>
                <w:b/>
                <w:sz w:val="2"/>
                <w:szCs w:val="2"/>
              </w:rPr>
            </w:pPr>
          </w:p>
        </w:tc>
        <w:tc>
          <w:tcPr>
            <w:tcW w:w="1356" w:type="dxa"/>
            <w:tcBorders>
              <w:top w:val="single" w:sz="12" w:space="0" w:color="auto"/>
              <w:left w:val="nil"/>
              <w:bottom w:val="single" w:sz="6" w:space="0" w:color="auto"/>
              <w:right w:val="nil"/>
            </w:tcBorders>
            <w:shd w:val="pct50" w:color="auto" w:fill="auto"/>
          </w:tcPr>
          <w:p w14:paraId="64AB7B03" w14:textId="77777777" w:rsidR="001B18C9" w:rsidRDefault="001B18C9">
            <w:pPr>
              <w:pStyle w:val="TableText"/>
              <w:spacing w:line="256" w:lineRule="auto"/>
              <w:jc w:val="center"/>
              <w:rPr>
                <w:del w:id="1014" w:author="簡琦欣" w:date="2023-03-23T16:03:00Z"/>
                <w:b/>
                <w:sz w:val="2"/>
                <w:szCs w:val="2"/>
              </w:rPr>
            </w:pPr>
          </w:p>
        </w:tc>
        <w:tc>
          <w:tcPr>
            <w:tcW w:w="630" w:type="dxa"/>
            <w:tcBorders>
              <w:top w:val="single" w:sz="12" w:space="0" w:color="auto"/>
              <w:left w:val="nil"/>
              <w:bottom w:val="single" w:sz="6" w:space="0" w:color="auto"/>
              <w:right w:val="nil"/>
            </w:tcBorders>
            <w:shd w:val="pct50" w:color="auto" w:fill="auto"/>
          </w:tcPr>
          <w:p w14:paraId="219AFC28" w14:textId="77777777" w:rsidR="001B18C9" w:rsidRDefault="001B18C9">
            <w:pPr>
              <w:pStyle w:val="TableText"/>
              <w:spacing w:line="256" w:lineRule="auto"/>
              <w:jc w:val="center"/>
              <w:rPr>
                <w:del w:id="1015" w:author="簡琦欣" w:date="2023-03-23T16:03:00Z"/>
                <w:b/>
                <w:sz w:val="2"/>
                <w:szCs w:val="2"/>
              </w:rPr>
            </w:pPr>
          </w:p>
        </w:tc>
        <w:tc>
          <w:tcPr>
            <w:tcW w:w="810" w:type="dxa"/>
            <w:tcBorders>
              <w:top w:val="single" w:sz="12" w:space="0" w:color="auto"/>
              <w:left w:val="nil"/>
              <w:bottom w:val="single" w:sz="6" w:space="0" w:color="auto"/>
              <w:right w:val="nil"/>
            </w:tcBorders>
            <w:shd w:val="pct50" w:color="auto" w:fill="auto"/>
          </w:tcPr>
          <w:p w14:paraId="51C84ABE" w14:textId="77777777" w:rsidR="001B18C9" w:rsidRDefault="001B18C9">
            <w:pPr>
              <w:pStyle w:val="TableText"/>
              <w:spacing w:line="256" w:lineRule="auto"/>
              <w:jc w:val="center"/>
              <w:rPr>
                <w:del w:id="1016" w:author="簡琦欣" w:date="2023-03-23T16:03:00Z"/>
                <w:b/>
                <w:sz w:val="2"/>
                <w:szCs w:val="2"/>
              </w:rPr>
            </w:pPr>
          </w:p>
        </w:tc>
        <w:tc>
          <w:tcPr>
            <w:tcW w:w="4310" w:type="dxa"/>
            <w:tcBorders>
              <w:top w:val="single" w:sz="12" w:space="0" w:color="auto"/>
              <w:left w:val="nil"/>
              <w:bottom w:val="single" w:sz="6" w:space="0" w:color="auto"/>
              <w:right w:val="nil"/>
            </w:tcBorders>
            <w:shd w:val="pct50" w:color="auto" w:fill="auto"/>
          </w:tcPr>
          <w:p w14:paraId="0BE84E6B" w14:textId="77777777" w:rsidR="001B18C9" w:rsidRDefault="001B18C9">
            <w:pPr>
              <w:pStyle w:val="TableText"/>
              <w:spacing w:line="256" w:lineRule="auto"/>
              <w:jc w:val="center"/>
              <w:rPr>
                <w:del w:id="1017" w:author="簡琦欣" w:date="2023-03-23T16:03:00Z"/>
                <w:b/>
                <w:sz w:val="2"/>
                <w:szCs w:val="2"/>
              </w:rPr>
            </w:pPr>
          </w:p>
        </w:tc>
      </w:tr>
      <w:tr w:rsidR="001B18C9" w14:paraId="3EAC4FA7" w14:textId="77777777" w:rsidTr="001B18C9">
        <w:trPr>
          <w:cantSplit/>
          <w:trHeight w:val="287"/>
          <w:del w:id="1018"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43DB441C" w14:textId="77777777" w:rsidR="001B18C9" w:rsidRDefault="001B18C9">
            <w:pPr>
              <w:pStyle w:val="TableText"/>
              <w:spacing w:line="256" w:lineRule="auto"/>
              <w:rPr>
                <w:del w:id="1019" w:author="簡琦欣" w:date="2023-03-23T16:03:00Z"/>
                <w:sz w:val="17"/>
                <w:szCs w:val="17"/>
              </w:rPr>
            </w:pPr>
            <w:del w:id="1020" w:author="簡琦欣" w:date="2023-03-23T16:03:00Z">
              <w:r>
                <w:rPr>
                  <w:rFonts w:hint="eastAsia"/>
                  <w:sz w:val="17"/>
                  <w:szCs w:val="17"/>
                </w:rPr>
                <w:delText>3</w:delText>
              </w:r>
            </w:del>
          </w:p>
        </w:tc>
        <w:tc>
          <w:tcPr>
            <w:tcW w:w="2064" w:type="dxa"/>
            <w:tcBorders>
              <w:top w:val="single" w:sz="6" w:space="0" w:color="auto"/>
              <w:left w:val="single" w:sz="6" w:space="0" w:color="auto"/>
              <w:bottom w:val="single" w:sz="12" w:space="0" w:color="auto"/>
              <w:right w:val="single" w:sz="6" w:space="0" w:color="auto"/>
            </w:tcBorders>
            <w:hideMark/>
          </w:tcPr>
          <w:p w14:paraId="4DD0C10F" w14:textId="77777777" w:rsidR="001B18C9" w:rsidRDefault="001B18C9">
            <w:pPr>
              <w:pStyle w:val="TableText"/>
              <w:spacing w:line="256" w:lineRule="auto"/>
              <w:rPr>
                <w:del w:id="1021" w:author="簡琦欣" w:date="2023-03-23T16:03:00Z"/>
                <w:sz w:val="17"/>
                <w:szCs w:val="17"/>
              </w:rPr>
            </w:pPr>
            <w:del w:id="1022" w:author="簡琦欣" w:date="2023-03-23T16:03:00Z">
              <w:r>
                <w:rPr>
                  <w:rFonts w:hint="eastAsia"/>
                  <w:sz w:val="17"/>
                  <w:szCs w:val="17"/>
                  <w:lang w:eastAsia="zh-TW"/>
                </w:rPr>
                <w:delText>X_RETURN_STATUS</w:delText>
              </w:r>
            </w:del>
          </w:p>
        </w:tc>
        <w:tc>
          <w:tcPr>
            <w:tcW w:w="1356" w:type="dxa"/>
            <w:tcBorders>
              <w:top w:val="single" w:sz="6" w:space="0" w:color="auto"/>
              <w:left w:val="single" w:sz="6" w:space="0" w:color="auto"/>
              <w:bottom w:val="single" w:sz="12" w:space="0" w:color="auto"/>
              <w:right w:val="single" w:sz="6" w:space="0" w:color="auto"/>
            </w:tcBorders>
            <w:hideMark/>
          </w:tcPr>
          <w:p w14:paraId="5C8B42F3" w14:textId="77777777" w:rsidR="001B18C9" w:rsidRDefault="001B18C9">
            <w:pPr>
              <w:pStyle w:val="TableText"/>
              <w:spacing w:line="256" w:lineRule="auto"/>
              <w:rPr>
                <w:del w:id="1023" w:author="簡琦欣" w:date="2023-03-23T16:03:00Z"/>
                <w:sz w:val="17"/>
                <w:szCs w:val="17"/>
              </w:rPr>
            </w:pPr>
            <w:del w:id="1024" w:author="簡琦欣" w:date="2023-03-23T16:03:00Z">
              <w:r>
                <w:rPr>
                  <w:rFonts w:hint="eastAsia"/>
                  <w:sz w:val="17"/>
                  <w:szCs w:val="17"/>
                  <w:lang w:eastAsia="zh-TW"/>
                </w:rPr>
                <w:delText>Varchar2(1)</w:delText>
              </w:r>
            </w:del>
          </w:p>
        </w:tc>
        <w:tc>
          <w:tcPr>
            <w:tcW w:w="630" w:type="dxa"/>
            <w:tcBorders>
              <w:top w:val="single" w:sz="6" w:space="0" w:color="auto"/>
              <w:left w:val="single" w:sz="6" w:space="0" w:color="auto"/>
              <w:bottom w:val="single" w:sz="12" w:space="0" w:color="auto"/>
              <w:right w:val="single" w:sz="6" w:space="0" w:color="auto"/>
            </w:tcBorders>
          </w:tcPr>
          <w:p w14:paraId="659450B2" w14:textId="77777777" w:rsidR="001B18C9" w:rsidRDefault="001B18C9">
            <w:pPr>
              <w:pStyle w:val="TableText"/>
              <w:spacing w:line="256" w:lineRule="auto"/>
              <w:rPr>
                <w:del w:id="1025" w:author="簡琦欣" w:date="2023-03-23T16:03:00Z"/>
                <w:sz w:val="17"/>
                <w:szCs w:val="17"/>
              </w:rPr>
            </w:pPr>
          </w:p>
        </w:tc>
        <w:tc>
          <w:tcPr>
            <w:tcW w:w="810" w:type="dxa"/>
            <w:tcBorders>
              <w:top w:val="single" w:sz="6" w:space="0" w:color="auto"/>
              <w:left w:val="single" w:sz="6" w:space="0" w:color="auto"/>
              <w:bottom w:val="single" w:sz="12" w:space="0" w:color="auto"/>
              <w:right w:val="single" w:sz="6" w:space="0" w:color="auto"/>
            </w:tcBorders>
            <w:hideMark/>
          </w:tcPr>
          <w:p w14:paraId="05E8B680" w14:textId="77777777" w:rsidR="001B18C9" w:rsidRDefault="001B18C9">
            <w:pPr>
              <w:pStyle w:val="TableText"/>
              <w:spacing w:line="256" w:lineRule="auto"/>
              <w:rPr>
                <w:del w:id="1026" w:author="簡琦欣" w:date="2023-03-23T16:03:00Z"/>
                <w:sz w:val="17"/>
                <w:szCs w:val="17"/>
                <w:lang w:eastAsia="zh-TW"/>
              </w:rPr>
            </w:pPr>
            <w:del w:id="1027"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12" w:space="0" w:color="auto"/>
              <w:right w:val="single" w:sz="12" w:space="0" w:color="auto"/>
            </w:tcBorders>
            <w:hideMark/>
          </w:tcPr>
          <w:p w14:paraId="4BAE0D50" w14:textId="77777777" w:rsidR="001B18C9" w:rsidRDefault="001B18C9">
            <w:pPr>
              <w:pStyle w:val="TableText"/>
              <w:spacing w:line="256" w:lineRule="auto"/>
              <w:rPr>
                <w:del w:id="1028" w:author="簡琦欣" w:date="2023-03-23T16:03:00Z"/>
                <w:sz w:val="17"/>
                <w:szCs w:val="17"/>
                <w:lang w:eastAsia="zh-TW"/>
              </w:rPr>
            </w:pPr>
            <w:del w:id="1029" w:author="簡琦欣" w:date="2023-03-23T16:03:00Z">
              <w:r>
                <w:rPr>
                  <w:rFonts w:hint="eastAsia"/>
                  <w:sz w:val="17"/>
                  <w:szCs w:val="17"/>
                  <w:lang w:eastAsia="zh-TW"/>
                </w:rPr>
                <w:delText>返回此ETL批號的處理狀態。</w:delText>
              </w:r>
            </w:del>
          </w:p>
          <w:p w14:paraId="6F419478" w14:textId="77777777" w:rsidR="001B18C9" w:rsidRDefault="001B18C9">
            <w:pPr>
              <w:pStyle w:val="TableText"/>
              <w:spacing w:line="256" w:lineRule="auto"/>
              <w:rPr>
                <w:del w:id="1030" w:author="簡琦欣" w:date="2023-03-23T16:03:00Z"/>
                <w:sz w:val="17"/>
                <w:szCs w:val="17"/>
                <w:lang w:eastAsia="zh-TW"/>
              </w:rPr>
            </w:pPr>
            <w:del w:id="1031" w:author="簡琦欣" w:date="2023-03-23T16:03:00Z">
              <w:r>
                <w:rPr>
                  <w:rFonts w:hint="eastAsia"/>
                  <w:sz w:val="17"/>
                  <w:szCs w:val="17"/>
                  <w:lang w:eastAsia="zh-TW"/>
                </w:rPr>
                <w:delText>S代表處理成功，該批號資料將寫入會計資訊系統。</w:delText>
              </w:r>
            </w:del>
          </w:p>
          <w:p w14:paraId="41E9BAB3" w14:textId="77777777" w:rsidR="001B18C9" w:rsidRDefault="001B18C9">
            <w:pPr>
              <w:pStyle w:val="TableText"/>
              <w:spacing w:line="256" w:lineRule="auto"/>
              <w:rPr>
                <w:del w:id="1032" w:author="簡琦欣" w:date="2023-03-23T16:03:00Z"/>
                <w:sz w:val="17"/>
                <w:szCs w:val="17"/>
                <w:lang w:eastAsia="zh-TW"/>
              </w:rPr>
            </w:pPr>
            <w:del w:id="1033" w:author="簡琦欣" w:date="2023-03-23T16:03:00Z">
              <w:r>
                <w:rPr>
                  <w:rFonts w:hint="eastAsia"/>
                  <w:sz w:val="17"/>
                  <w:szCs w:val="17"/>
                  <w:lang w:eastAsia="zh-TW"/>
                </w:rPr>
                <w:delText>E代表處理失敗，該批號資料不會寫入會計資訊系統。若為E會回傳另一個錯誤明細檔。</w:delText>
              </w:r>
            </w:del>
          </w:p>
        </w:tc>
      </w:tr>
    </w:tbl>
    <w:p w14:paraId="73787F59" w14:textId="77777777" w:rsidR="001B18C9" w:rsidRDefault="001B18C9" w:rsidP="001B18C9">
      <w:pPr>
        <w:pStyle w:val="40"/>
        <w:keepNext/>
        <w:keepLines/>
        <w:widowControl/>
        <w:numPr>
          <w:ilvl w:val="0"/>
          <w:numId w:val="46"/>
        </w:numPr>
        <w:snapToGrid/>
        <w:spacing w:before="40"/>
        <w:rPr>
          <w:del w:id="1034" w:author="簡琦欣" w:date="2023-03-23T16:03:00Z"/>
          <w:rFonts w:ascii="標楷體" w:hAnsi="標楷體" w:cstheme="majorBidi"/>
          <w:b/>
          <w:bCs/>
          <w:color w:val="000000" w:themeColor="text1"/>
          <w:sz w:val="24"/>
          <w:szCs w:val="24"/>
          <w:lang w:eastAsia="zh-CN"/>
        </w:rPr>
      </w:pPr>
      <w:del w:id="1035" w:author="簡琦欣" w:date="2023-03-23T16:03:00Z">
        <w:r>
          <w:rPr>
            <w:rFonts w:ascii="標楷體" w:hAnsi="標楷體" w:hint="eastAsia"/>
            <w:b/>
            <w:bCs/>
            <w:i/>
            <w:iCs/>
            <w:color w:val="000000" w:themeColor="text1"/>
            <w:sz w:val="24"/>
            <w:szCs w:val="24"/>
          </w:rPr>
          <w:delText>Response之X_ERROR_DETAILS_TBL欄位說明</w:delText>
        </w:r>
      </w:del>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0AE7CB2F" w14:textId="77777777" w:rsidTr="001B18C9">
        <w:trPr>
          <w:cantSplit/>
          <w:trHeight w:val="271"/>
          <w:tblHeader/>
          <w:del w:id="1036" w:author="簡琦欣" w:date="2023-03-23T16:03:00Z"/>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70BA76AF" w14:textId="77777777" w:rsidR="001B18C9" w:rsidRDefault="001B18C9">
            <w:pPr>
              <w:pStyle w:val="TableText"/>
              <w:spacing w:line="256" w:lineRule="auto"/>
              <w:jc w:val="center"/>
              <w:rPr>
                <w:del w:id="1037" w:author="簡琦欣" w:date="2023-03-23T16:03:00Z"/>
                <w:b/>
                <w:sz w:val="17"/>
                <w:szCs w:val="17"/>
              </w:rPr>
            </w:pPr>
            <w:bookmarkStart w:id="1038" w:name="_Hlk67077411"/>
            <w:del w:id="1039" w:author="簡琦欣" w:date="2023-03-23T16:03:00Z">
              <w:r>
                <w:rPr>
                  <w:rFonts w:hint="eastAsia"/>
                  <w:b/>
                  <w:sz w:val="17"/>
                  <w:szCs w:val="17"/>
                  <w:lang w:eastAsia="zh-TW"/>
                </w:rPr>
                <w:delText>#</w:delText>
              </w:r>
            </w:del>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3C68136E" w14:textId="77777777" w:rsidR="001B18C9" w:rsidRDefault="001B18C9">
            <w:pPr>
              <w:pStyle w:val="TableText"/>
              <w:spacing w:line="256" w:lineRule="auto"/>
              <w:jc w:val="center"/>
              <w:rPr>
                <w:del w:id="1040" w:author="簡琦欣" w:date="2023-03-23T16:03:00Z"/>
                <w:b/>
                <w:sz w:val="17"/>
                <w:szCs w:val="17"/>
              </w:rPr>
            </w:pPr>
            <w:del w:id="1041" w:author="簡琦欣" w:date="2023-03-23T16:03:00Z">
              <w:r>
                <w:rPr>
                  <w:rFonts w:hint="eastAsia"/>
                  <w:b/>
                  <w:sz w:val="17"/>
                  <w:szCs w:val="17"/>
                  <w:lang w:eastAsia="zh-TW"/>
                </w:rPr>
                <w:delText>參數</w:delText>
              </w:r>
            </w:del>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7FBE4689" w14:textId="77777777" w:rsidR="001B18C9" w:rsidRDefault="001B18C9">
            <w:pPr>
              <w:pStyle w:val="TableText"/>
              <w:spacing w:line="256" w:lineRule="auto"/>
              <w:jc w:val="center"/>
              <w:rPr>
                <w:del w:id="1042" w:author="簡琦欣" w:date="2023-03-23T16:03:00Z"/>
                <w:b/>
                <w:sz w:val="17"/>
                <w:szCs w:val="17"/>
              </w:rPr>
            </w:pPr>
            <w:del w:id="1043" w:author="簡琦欣" w:date="2023-03-23T16:03:00Z">
              <w:r>
                <w:rPr>
                  <w:rFonts w:hint="eastAsia"/>
                  <w:b/>
                  <w:sz w:val="17"/>
                  <w:szCs w:val="17"/>
                  <w:lang w:eastAsia="zh-TW"/>
                </w:rPr>
                <w:delText>類型</w:delText>
              </w:r>
            </w:del>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41A50555" w14:textId="77777777" w:rsidR="001B18C9" w:rsidRDefault="001B18C9">
            <w:pPr>
              <w:pStyle w:val="TableText"/>
              <w:spacing w:line="256" w:lineRule="auto"/>
              <w:jc w:val="center"/>
              <w:rPr>
                <w:del w:id="1044" w:author="簡琦欣" w:date="2023-03-23T16:03:00Z"/>
                <w:b/>
                <w:sz w:val="17"/>
                <w:szCs w:val="17"/>
              </w:rPr>
            </w:pPr>
            <w:del w:id="1045" w:author="簡琦欣" w:date="2023-03-23T16:03:00Z">
              <w:r>
                <w:rPr>
                  <w:rFonts w:hint="eastAsia"/>
                  <w:b/>
                  <w:sz w:val="17"/>
                  <w:szCs w:val="17"/>
                  <w:lang w:eastAsia="zh-TW"/>
                </w:rPr>
                <w:delText>必輸</w:delText>
              </w:r>
            </w:del>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72CA689D" w14:textId="77777777" w:rsidR="001B18C9" w:rsidRDefault="001B18C9">
            <w:pPr>
              <w:pStyle w:val="TableText"/>
              <w:spacing w:line="256" w:lineRule="auto"/>
              <w:jc w:val="center"/>
              <w:rPr>
                <w:del w:id="1046" w:author="簡琦欣" w:date="2023-03-23T16:03:00Z"/>
                <w:b/>
                <w:sz w:val="17"/>
                <w:szCs w:val="17"/>
              </w:rPr>
            </w:pPr>
            <w:del w:id="1047" w:author="簡琦欣" w:date="2023-03-23T16:03:00Z">
              <w:r>
                <w:rPr>
                  <w:rFonts w:hint="eastAsia"/>
                  <w:b/>
                  <w:sz w:val="17"/>
                  <w:szCs w:val="17"/>
                  <w:lang w:eastAsia="zh-TW"/>
                </w:rPr>
                <w:delText>In/Out</w:delText>
              </w:r>
            </w:del>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5A1C4DF6" w14:textId="77777777" w:rsidR="001B18C9" w:rsidRDefault="001B18C9">
            <w:pPr>
              <w:pStyle w:val="TableText"/>
              <w:spacing w:line="256" w:lineRule="auto"/>
              <w:jc w:val="center"/>
              <w:rPr>
                <w:del w:id="1048" w:author="簡琦欣" w:date="2023-03-23T16:03:00Z"/>
                <w:b/>
                <w:sz w:val="17"/>
                <w:szCs w:val="17"/>
              </w:rPr>
            </w:pPr>
            <w:del w:id="1049" w:author="簡琦欣" w:date="2023-03-23T16:03:00Z">
              <w:r>
                <w:rPr>
                  <w:rFonts w:hint="eastAsia"/>
                  <w:b/>
                  <w:sz w:val="17"/>
                  <w:szCs w:val="17"/>
                  <w:lang w:eastAsia="zh-TW"/>
                </w:rPr>
                <w:delText>說明</w:delText>
              </w:r>
            </w:del>
          </w:p>
        </w:tc>
      </w:tr>
      <w:tr w:rsidR="001B18C9" w14:paraId="6A7E0070" w14:textId="77777777" w:rsidTr="001B18C9">
        <w:trPr>
          <w:cantSplit/>
          <w:trHeight w:val="55"/>
          <w:tblHeader/>
          <w:del w:id="1050" w:author="簡琦欣" w:date="2023-03-23T16:03:00Z"/>
        </w:trPr>
        <w:tc>
          <w:tcPr>
            <w:tcW w:w="630" w:type="dxa"/>
            <w:tcBorders>
              <w:top w:val="single" w:sz="12" w:space="0" w:color="auto"/>
              <w:left w:val="nil"/>
              <w:bottom w:val="single" w:sz="6" w:space="0" w:color="auto"/>
              <w:right w:val="nil"/>
            </w:tcBorders>
            <w:shd w:val="pct50" w:color="auto" w:fill="auto"/>
          </w:tcPr>
          <w:p w14:paraId="796A845E" w14:textId="77777777" w:rsidR="001B18C9" w:rsidRDefault="001B18C9">
            <w:pPr>
              <w:pStyle w:val="TableText"/>
              <w:spacing w:line="256" w:lineRule="auto"/>
              <w:jc w:val="center"/>
              <w:rPr>
                <w:del w:id="1051" w:author="簡琦欣" w:date="2023-03-23T16:03:00Z"/>
                <w:b/>
                <w:sz w:val="2"/>
                <w:szCs w:val="2"/>
              </w:rPr>
            </w:pPr>
          </w:p>
        </w:tc>
        <w:tc>
          <w:tcPr>
            <w:tcW w:w="2064" w:type="dxa"/>
            <w:tcBorders>
              <w:top w:val="single" w:sz="12" w:space="0" w:color="auto"/>
              <w:left w:val="nil"/>
              <w:bottom w:val="single" w:sz="6" w:space="0" w:color="auto"/>
              <w:right w:val="nil"/>
            </w:tcBorders>
            <w:shd w:val="pct50" w:color="auto" w:fill="auto"/>
          </w:tcPr>
          <w:p w14:paraId="0664F021" w14:textId="77777777" w:rsidR="001B18C9" w:rsidRDefault="001B18C9">
            <w:pPr>
              <w:pStyle w:val="TableText"/>
              <w:spacing w:line="256" w:lineRule="auto"/>
              <w:jc w:val="center"/>
              <w:rPr>
                <w:del w:id="1052" w:author="簡琦欣" w:date="2023-03-23T16:03:00Z"/>
                <w:b/>
                <w:sz w:val="2"/>
                <w:szCs w:val="2"/>
              </w:rPr>
            </w:pPr>
          </w:p>
        </w:tc>
        <w:tc>
          <w:tcPr>
            <w:tcW w:w="1356" w:type="dxa"/>
            <w:tcBorders>
              <w:top w:val="single" w:sz="12" w:space="0" w:color="auto"/>
              <w:left w:val="nil"/>
              <w:bottom w:val="single" w:sz="6" w:space="0" w:color="auto"/>
              <w:right w:val="nil"/>
            </w:tcBorders>
            <w:shd w:val="pct50" w:color="auto" w:fill="auto"/>
          </w:tcPr>
          <w:p w14:paraId="695CDDB4" w14:textId="77777777" w:rsidR="001B18C9" w:rsidRDefault="001B18C9">
            <w:pPr>
              <w:pStyle w:val="TableText"/>
              <w:spacing w:line="256" w:lineRule="auto"/>
              <w:jc w:val="center"/>
              <w:rPr>
                <w:del w:id="1053" w:author="簡琦欣" w:date="2023-03-23T16:03:00Z"/>
                <w:b/>
                <w:sz w:val="2"/>
                <w:szCs w:val="2"/>
              </w:rPr>
            </w:pPr>
          </w:p>
        </w:tc>
        <w:tc>
          <w:tcPr>
            <w:tcW w:w="630" w:type="dxa"/>
            <w:tcBorders>
              <w:top w:val="single" w:sz="12" w:space="0" w:color="auto"/>
              <w:left w:val="nil"/>
              <w:bottom w:val="single" w:sz="6" w:space="0" w:color="auto"/>
              <w:right w:val="nil"/>
            </w:tcBorders>
            <w:shd w:val="pct50" w:color="auto" w:fill="auto"/>
          </w:tcPr>
          <w:p w14:paraId="2AB239AE" w14:textId="77777777" w:rsidR="001B18C9" w:rsidRDefault="001B18C9">
            <w:pPr>
              <w:pStyle w:val="TableText"/>
              <w:spacing w:line="256" w:lineRule="auto"/>
              <w:jc w:val="center"/>
              <w:rPr>
                <w:del w:id="1054" w:author="簡琦欣" w:date="2023-03-23T16:03:00Z"/>
                <w:b/>
                <w:sz w:val="2"/>
                <w:szCs w:val="2"/>
              </w:rPr>
            </w:pPr>
          </w:p>
        </w:tc>
        <w:tc>
          <w:tcPr>
            <w:tcW w:w="810" w:type="dxa"/>
            <w:tcBorders>
              <w:top w:val="single" w:sz="12" w:space="0" w:color="auto"/>
              <w:left w:val="nil"/>
              <w:bottom w:val="single" w:sz="6" w:space="0" w:color="auto"/>
              <w:right w:val="nil"/>
            </w:tcBorders>
            <w:shd w:val="pct50" w:color="auto" w:fill="auto"/>
          </w:tcPr>
          <w:p w14:paraId="125B8249" w14:textId="77777777" w:rsidR="001B18C9" w:rsidRDefault="001B18C9">
            <w:pPr>
              <w:pStyle w:val="TableText"/>
              <w:spacing w:line="256" w:lineRule="auto"/>
              <w:jc w:val="center"/>
              <w:rPr>
                <w:del w:id="1055" w:author="簡琦欣" w:date="2023-03-23T16:03:00Z"/>
                <w:b/>
                <w:sz w:val="2"/>
                <w:szCs w:val="2"/>
              </w:rPr>
            </w:pPr>
          </w:p>
        </w:tc>
        <w:tc>
          <w:tcPr>
            <w:tcW w:w="4310" w:type="dxa"/>
            <w:tcBorders>
              <w:top w:val="single" w:sz="12" w:space="0" w:color="auto"/>
              <w:left w:val="nil"/>
              <w:bottom w:val="single" w:sz="6" w:space="0" w:color="auto"/>
              <w:right w:val="nil"/>
            </w:tcBorders>
            <w:shd w:val="pct50" w:color="auto" w:fill="auto"/>
          </w:tcPr>
          <w:p w14:paraId="5BA1D53A" w14:textId="77777777" w:rsidR="001B18C9" w:rsidRDefault="001B18C9">
            <w:pPr>
              <w:pStyle w:val="TableText"/>
              <w:spacing w:line="256" w:lineRule="auto"/>
              <w:jc w:val="center"/>
              <w:rPr>
                <w:del w:id="1056" w:author="簡琦欣" w:date="2023-03-23T16:03:00Z"/>
                <w:b/>
                <w:sz w:val="2"/>
                <w:szCs w:val="2"/>
              </w:rPr>
            </w:pPr>
          </w:p>
        </w:tc>
      </w:tr>
      <w:tr w:rsidR="001B18C9" w14:paraId="3431D900" w14:textId="77777777" w:rsidTr="001B18C9">
        <w:trPr>
          <w:cantSplit/>
          <w:trHeight w:val="287"/>
          <w:del w:id="1057"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EE3B7E1" w14:textId="77777777" w:rsidR="001B18C9" w:rsidRDefault="001B18C9">
            <w:pPr>
              <w:pStyle w:val="TableText"/>
              <w:spacing w:line="256" w:lineRule="auto"/>
              <w:rPr>
                <w:del w:id="1058" w:author="簡琦欣" w:date="2023-03-23T16:03:00Z"/>
                <w:sz w:val="17"/>
                <w:szCs w:val="17"/>
              </w:rPr>
            </w:pPr>
            <w:del w:id="1059" w:author="簡琦欣" w:date="2023-03-23T16:03:00Z">
              <w:r>
                <w:rPr>
                  <w:rFonts w:hint="eastAsia"/>
                  <w:sz w:val="17"/>
                  <w:szCs w:val="17"/>
                </w:rPr>
                <w:delText>4</w:delText>
              </w:r>
            </w:del>
          </w:p>
        </w:tc>
        <w:tc>
          <w:tcPr>
            <w:tcW w:w="2064" w:type="dxa"/>
            <w:tcBorders>
              <w:top w:val="single" w:sz="6" w:space="0" w:color="auto"/>
              <w:left w:val="single" w:sz="6" w:space="0" w:color="auto"/>
              <w:bottom w:val="single" w:sz="6" w:space="0" w:color="auto"/>
              <w:right w:val="single" w:sz="6" w:space="0" w:color="auto"/>
            </w:tcBorders>
            <w:hideMark/>
          </w:tcPr>
          <w:p w14:paraId="011221DC" w14:textId="77777777" w:rsidR="001B18C9" w:rsidRDefault="001B18C9">
            <w:pPr>
              <w:pStyle w:val="TableText"/>
              <w:spacing w:line="256" w:lineRule="auto"/>
              <w:rPr>
                <w:del w:id="1060" w:author="簡琦欣" w:date="2023-03-23T16:03:00Z"/>
                <w:sz w:val="17"/>
                <w:szCs w:val="17"/>
              </w:rPr>
            </w:pPr>
            <w:del w:id="1061" w:author="簡琦欣" w:date="2023-03-23T16:03:00Z">
              <w:r>
                <w:rPr>
                  <w:rFonts w:hint="eastAsia"/>
                  <w:sz w:val="17"/>
                  <w:szCs w:val="17"/>
                  <w:lang w:eastAsia="zh-TW"/>
                </w:rPr>
                <w:delText>X_ERROR_</w:delText>
              </w:r>
              <w:r>
                <w:rPr>
                  <w:rFonts w:hint="eastAsia"/>
                  <w:sz w:val="17"/>
                  <w:szCs w:val="17"/>
                </w:rPr>
                <w:delText>DETAILS_TBL</w:delText>
              </w:r>
            </w:del>
          </w:p>
        </w:tc>
        <w:tc>
          <w:tcPr>
            <w:tcW w:w="1356" w:type="dxa"/>
            <w:tcBorders>
              <w:top w:val="single" w:sz="6" w:space="0" w:color="auto"/>
              <w:left w:val="single" w:sz="6" w:space="0" w:color="auto"/>
              <w:bottom w:val="single" w:sz="6" w:space="0" w:color="auto"/>
              <w:right w:val="single" w:sz="6" w:space="0" w:color="auto"/>
            </w:tcBorders>
            <w:hideMark/>
          </w:tcPr>
          <w:p w14:paraId="2FA9B6C9" w14:textId="77777777" w:rsidR="001B18C9" w:rsidRDefault="001B18C9">
            <w:pPr>
              <w:pStyle w:val="TableText"/>
              <w:spacing w:line="256" w:lineRule="auto"/>
              <w:rPr>
                <w:del w:id="1062" w:author="簡琦欣" w:date="2023-03-23T16:03:00Z"/>
                <w:b/>
                <w:sz w:val="17"/>
                <w:szCs w:val="17"/>
              </w:rPr>
            </w:pPr>
            <w:del w:id="1063" w:author="簡琦欣" w:date="2023-03-23T16:03:00Z">
              <w:r>
                <w:rPr>
                  <w:rFonts w:hint="eastAsia"/>
                  <w:b/>
                  <w:sz w:val="17"/>
                  <w:szCs w:val="17"/>
                  <w:lang w:eastAsia="zh-TW"/>
                </w:rPr>
                <w:delText xml:space="preserve">Table </w:delText>
              </w:r>
            </w:del>
          </w:p>
        </w:tc>
        <w:tc>
          <w:tcPr>
            <w:tcW w:w="630" w:type="dxa"/>
            <w:tcBorders>
              <w:top w:val="single" w:sz="6" w:space="0" w:color="auto"/>
              <w:left w:val="single" w:sz="6" w:space="0" w:color="auto"/>
              <w:bottom w:val="single" w:sz="6" w:space="0" w:color="auto"/>
              <w:right w:val="single" w:sz="6" w:space="0" w:color="auto"/>
            </w:tcBorders>
          </w:tcPr>
          <w:p w14:paraId="1CD609E6" w14:textId="77777777" w:rsidR="001B18C9" w:rsidRDefault="001B18C9">
            <w:pPr>
              <w:pStyle w:val="TableText"/>
              <w:spacing w:line="256" w:lineRule="auto"/>
              <w:rPr>
                <w:del w:id="1064"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5A468978" w14:textId="77777777" w:rsidR="001B18C9" w:rsidRDefault="001B18C9">
            <w:pPr>
              <w:pStyle w:val="TableText"/>
              <w:spacing w:line="256" w:lineRule="auto"/>
              <w:rPr>
                <w:del w:id="1065" w:author="簡琦欣" w:date="2023-03-23T16:03:00Z"/>
                <w:sz w:val="17"/>
                <w:szCs w:val="17"/>
                <w:lang w:eastAsia="zh-TW"/>
              </w:rPr>
            </w:pPr>
            <w:del w:id="1066"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5F1498AC" w14:textId="77777777" w:rsidR="001B18C9" w:rsidRDefault="001B18C9">
            <w:pPr>
              <w:pStyle w:val="TableText"/>
              <w:spacing w:line="256" w:lineRule="auto"/>
              <w:rPr>
                <w:del w:id="1067" w:author="簡琦欣" w:date="2023-03-23T16:03:00Z"/>
                <w:sz w:val="17"/>
                <w:szCs w:val="17"/>
                <w:lang w:eastAsia="zh-TW"/>
              </w:rPr>
            </w:pPr>
            <w:del w:id="1068" w:author="簡琦欣" w:date="2023-03-23T16:03:00Z">
              <w:r>
                <w:rPr>
                  <w:rFonts w:hint="eastAsia"/>
                  <w:sz w:val="17"/>
                  <w:szCs w:val="17"/>
                  <w:lang w:eastAsia="zh-TW"/>
                </w:rPr>
                <w:delText>返回詳細錯誤訊息，僅當失敗時提供。</w:delText>
              </w:r>
            </w:del>
          </w:p>
        </w:tc>
      </w:tr>
      <w:tr w:rsidR="001B18C9" w14:paraId="67885FB2" w14:textId="77777777" w:rsidTr="001B18C9">
        <w:trPr>
          <w:cantSplit/>
          <w:trHeight w:val="287"/>
          <w:del w:id="106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75E98A8" w14:textId="77777777" w:rsidR="001B18C9" w:rsidRDefault="001B18C9">
            <w:pPr>
              <w:pStyle w:val="TableText"/>
              <w:spacing w:line="256" w:lineRule="auto"/>
              <w:rPr>
                <w:del w:id="1070" w:author="簡琦欣" w:date="2023-03-23T16:03:00Z"/>
                <w:sz w:val="17"/>
                <w:szCs w:val="17"/>
                <w:lang w:eastAsia="zh-TW"/>
              </w:rPr>
            </w:pPr>
            <w:del w:id="1071" w:author="簡琦欣" w:date="2023-03-23T16:03:00Z">
              <w:r>
                <w:rPr>
                  <w:rFonts w:hint="eastAsia"/>
                  <w:sz w:val="17"/>
                  <w:szCs w:val="17"/>
                </w:rPr>
                <w:delText>4.1</w:delText>
              </w:r>
            </w:del>
          </w:p>
        </w:tc>
        <w:tc>
          <w:tcPr>
            <w:tcW w:w="2064" w:type="dxa"/>
            <w:tcBorders>
              <w:top w:val="single" w:sz="6" w:space="0" w:color="auto"/>
              <w:left w:val="single" w:sz="6" w:space="0" w:color="auto"/>
              <w:bottom w:val="single" w:sz="6" w:space="0" w:color="auto"/>
              <w:right w:val="single" w:sz="6" w:space="0" w:color="auto"/>
            </w:tcBorders>
            <w:hideMark/>
          </w:tcPr>
          <w:p w14:paraId="03136610" w14:textId="77777777" w:rsidR="001B18C9" w:rsidRDefault="001B18C9">
            <w:pPr>
              <w:pStyle w:val="TableText"/>
              <w:spacing w:line="256" w:lineRule="auto"/>
              <w:rPr>
                <w:del w:id="1072" w:author="簡琦欣" w:date="2023-03-23T16:03:00Z"/>
                <w:sz w:val="17"/>
                <w:szCs w:val="17"/>
                <w:lang w:eastAsia="zh-TW"/>
              </w:rPr>
            </w:pPr>
            <w:del w:id="1073"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GROUP_ID</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1A3F1F33" w14:textId="77777777" w:rsidR="001B18C9" w:rsidRDefault="001B18C9">
            <w:pPr>
              <w:pStyle w:val="TableText"/>
              <w:spacing w:line="256" w:lineRule="auto"/>
              <w:rPr>
                <w:del w:id="1074" w:author="簡琦欣" w:date="2023-03-23T16:03:00Z"/>
                <w:sz w:val="17"/>
                <w:szCs w:val="17"/>
                <w:lang w:eastAsia="zh-TW"/>
              </w:rPr>
            </w:pPr>
            <w:del w:id="1075" w:author="簡琦欣" w:date="2023-03-23T16:03:00Z">
              <w:r>
                <w:rPr>
                  <w:rFonts w:hint="eastAsia"/>
                  <w:sz w:val="17"/>
                  <w:szCs w:val="17"/>
                  <w:lang w:eastAsia="zh-TW"/>
                </w:rPr>
                <w:delText>Number</w:delText>
              </w:r>
            </w:del>
          </w:p>
        </w:tc>
        <w:tc>
          <w:tcPr>
            <w:tcW w:w="630" w:type="dxa"/>
            <w:tcBorders>
              <w:top w:val="single" w:sz="6" w:space="0" w:color="auto"/>
              <w:left w:val="single" w:sz="6" w:space="0" w:color="auto"/>
              <w:bottom w:val="single" w:sz="6" w:space="0" w:color="auto"/>
              <w:right w:val="single" w:sz="6" w:space="0" w:color="auto"/>
            </w:tcBorders>
          </w:tcPr>
          <w:p w14:paraId="029CA187" w14:textId="77777777" w:rsidR="001B18C9" w:rsidRDefault="001B18C9">
            <w:pPr>
              <w:pStyle w:val="TableText"/>
              <w:spacing w:line="256" w:lineRule="auto"/>
              <w:rPr>
                <w:del w:id="1076"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4DED72C9" w14:textId="77777777" w:rsidR="001B18C9" w:rsidRDefault="001B18C9">
            <w:pPr>
              <w:pStyle w:val="TableText"/>
              <w:spacing w:line="256" w:lineRule="auto"/>
              <w:rPr>
                <w:del w:id="1077" w:author="簡琦欣" w:date="2023-03-23T16:03:00Z"/>
                <w:sz w:val="17"/>
                <w:szCs w:val="17"/>
                <w:lang w:eastAsia="zh-TW"/>
              </w:rPr>
            </w:pPr>
            <w:del w:id="1078"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29597273" w14:textId="77777777" w:rsidR="001B18C9" w:rsidRDefault="001B18C9">
            <w:pPr>
              <w:pStyle w:val="TableText"/>
              <w:spacing w:line="256" w:lineRule="auto"/>
              <w:rPr>
                <w:del w:id="1079" w:author="簡琦欣" w:date="2023-03-23T16:03:00Z"/>
                <w:sz w:val="17"/>
                <w:szCs w:val="17"/>
                <w:lang w:eastAsia="zh-TW"/>
              </w:rPr>
            </w:pPr>
            <w:del w:id="1080" w:author="簡琦欣" w:date="2023-03-23T16:03:00Z">
              <w:r>
                <w:rPr>
                  <w:rFonts w:hint="eastAsia"/>
                  <w:sz w:val="17"/>
                  <w:szCs w:val="17"/>
                  <w:lang w:eastAsia="zh-TW"/>
                </w:rPr>
                <w:delText>單批批號，批次匯出日期YYYYMMDD+3位流水號</w:delText>
              </w:r>
            </w:del>
          </w:p>
        </w:tc>
      </w:tr>
      <w:tr w:rsidR="001B18C9" w14:paraId="330F7D7F" w14:textId="77777777" w:rsidTr="001B18C9">
        <w:trPr>
          <w:cantSplit/>
          <w:trHeight w:val="287"/>
          <w:del w:id="1081"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5CC1929" w14:textId="77777777" w:rsidR="001B18C9" w:rsidRDefault="001B18C9">
            <w:pPr>
              <w:pStyle w:val="TableText"/>
              <w:spacing w:line="256" w:lineRule="auto"/>
              <w:rPr>
                <w:del w:id="1082" w:author="簡琦欣" w:date="2023-03-23T16:03:00Z"/>
                <w:sz w:val="17"/>
                <w:szCs w:val="17"/>
              </w:rPr>
            </w:pPr>
            <w:del w:id="1083" w:author="簡琦欣" w:date="2023-03-23T16:03:00Z">
              <w:r>
                <w:rPr>
                  <w:rFonts w:hint="eastAsia"/>
                  <w:sz w:val="17"/>
                  <w:szCs w:val="17"/>
                </w:rPr>
                <w:delText>4.2</w:delText>
              </w:r>
            </w:del>
          </w:p>
        </w:tc>
        <w:tc>
          <w:tcPr>
            <w:tcW w:w="2064" w:type="dxa"/>
            <w:tcBorders>
              <w:top w:val="single" w:sz="6" w:space="0" w:color="auto"/>
              <w:left w:val="single" w:sz="6" w:space="0" w:color="auto"/>
              <w:bottom w:val="single" w:sz="6" w:space="0" w:color="auto"/>
              <w:right w:val="single" w:sz="6" w:space="0" w:color="auto"/>
            </w:tcBorders>
            <w:hideMark/>
          </w:tcPr>
          <w:p w14:paraId="31EE3082" w14:textId="77777777" w:rsidR="001B18C9" w:rsidRDefault="001B18C9">
            <w:pPr>
              <w:pStyle w:val="TableText"/>
              <w:spacing w:line="256" w:lineRule="auto"/>
              <w:rPr>
                <w:del w:id="1084" w:author="簡琦欣" w:date="2023-03-23T16:03:00Z"/>
                <w:sz w:val="17"/>
                <w:szCs w:val="17"/>
                <w:lang w:eastAsia="zh-TW"/>
              </w:rPr>
            </w:pPr>
            <w:del w:id="1085" w:author="簡琦欣" w:date="2023-03-23T16:03:00Z">
              <w:r>
                <w:rPr>
                  <w:rFonts w:hint="eastAsia"/>
                  <w:sz w:val="17"/>
                  <w:szCs w:val="17"/>
                  <w:lang w:eastAsia="zh-TW"/>
                </w:rPr>
                <w:delText>└</w:delText>
              </w:r>
              <w:r>
                <w:rPr>
                  <w:rFonts w:hint="eastAsia"/>
                  <w:sz w:val="17"/>
                  <w:szCs w:val="17"/>
                </w:rPr>
                <w:delText xml:space="preserve"> JOURNAL</w:delText>
              </w:r>
              <w:r>
                <w:rPr>
                  <w:rFonts w:hint="eastAsia"/>
                  <w:sz w:val="17"/>
                  <w:szCs w:val="17"/>
                  <w:lang w:eastAsia="zh-TW"/>
                </w:rPr>
                <w:delText>_NAME</w:delText>
              </w:r>
            </w:del>
          </w:p>
        </w:tc>
        <w:tc>
          <w:tcPr>
            <w:tcW w:w="1356" w:type="dxa"/>
            <w:tcBorders>
              <w:top w:val="single" w:sz="6" w:space="0" w:color="auto"/>
              <w:left w:val="single" w:sz="6" w:space="0" w:color="auto"/>
              <w:bottom w:val="single" w:sz="6" w:space="0" w:color="auto"/>
              <w:right w:val="single" w:sz="6" w:space="0" w:color="auto"/>
            </w:tcBorders>
            <w:hideMark/>
          </w:tcPr>
          <w:p w14:paraId="19C7B363" w14:textId="77777777" w:rsidR="001B18C9" w:rsidRDefault="001B18C9">
            <w:pPr>
              <w:pStyle w:val="TableText"/>
              <w:spacing w:line="256" w:lineRule="auto"/>
              <w:rPr>
                <w:del w:id="1086" w:author="簡琦欣" w:date="2023-03-23T16:03:00Z"/>
                <w:sz w:val="17"/>
                <w:szCs w:val="17"/>
                <w:lang w:eastAsia="zh-TW"/>
              </w:rPr>
            </w:pPr>
            <w:del w:id="1087" w:author="簡琦欣" w:date="2023-03-23T16:03:00Z">
              <w:r>
                <w:rPr>
                  <w:rFonts w:hint="eastAsia"/>
                  <w:sz w:val="17"/>
                  <w:szCs w:val="17"/>
                  <w:lang w:eastAsia="zh-TW"/>
                </w:rPr>
                <w:delText>Varchar2(</w:delText>
              </w:r>
              <w:r>
                <w:rPr>
                  <w:rFonts w:hint="eastAsia"/>
                  <w:sz w:val="17"/>
                  <w:szCs w:val="17"/>
                </w:rPr>
                <w:delText>100</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1D398D5F" w14:textId="77777777" w:rsidR="001B18C9" w:rsidRDefault="001B18C9">
            <w:pPr>
              <w:pStyle w:val="TableText"/>
              <w:spacing w:line="256" w:lineRule="auto"/>
              <w:rPr>
                <w:del w:id="1088"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43F13606" w14:textId="77777777" w:rsidR="001B18C9" w:rsidRDefault="001B18C9">
            <w:pPr>
              <w:pStyle w:val="TableText"/>
              <w:spacing w:line="256" w:lineRule="auto"/>
              <w:rPr>
                <w:del w:id="1089" w:author="簡琦欣" w:date="2023-03-23T16:03:00Z"/>
                <w:sz w:val="17"/>
                <w:szCs w:val="17"/>
                <w:lang w:eastAsia="zh-TW"/>
              </w:rPr>
            </w:pPr>
            <w:del w:id="1090"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17B26D15" w14:textId="77777777" w:rsidR="001B18C9" w:rsidRDefault="001B18C9">
            <w:pPr>
              <w:pStyle w:val="TableText"/>
              <w:spacing w:line="256" w:lineRule="auto"/>
              <w:rPr>
                <w:del w:id="1091" w:author="簡琦欣" w:date="2023-03-23T16:03:00Z"/>
                <w:sz w:val="17"/>
                <w:szCs w:val="17"/>
                <w:lang w:eastAsia="zh-TW"/>
              </w:rPr>
            </w:pPr>
            <w:del w:id="1092" w:author="簡琦欣" w:date="2023-03-23T16:03:00Z">
              <w:r>
                <w:rPr>
                  <w:rFonts w:hint="eastAsia"/>
                  <w:sz w:val="17"/>
                  <w:szCs w:val="17"/>
                  <w:lang w:eastAsia="zh-TW"/>
                </w:rPr>
                <w:delText>傳票號碼</w:delText>
              </w:r>
            </w:del>
          </w:p>
        </w:tc>
      </w:tr>
      <w:tr w:rsidR="001B18C9" w14:paraId="54CE7F2F" w14:textId="77777777" w:rsidTr="001B18C9">
        <w:trPr>
          <w:cantSplit/>
          <w:trHeight w:val="287"/>
          <w:del w:id="1093"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44E33D2" w14:textId="77777777" w:rsidR="001B18C9" w:rsidRDefault="001B18C9">
            <w:pPr>
              <w:pStyle w:val="TableText"/>
              <w:spacing w:line="256" w:lineRule="auto"/>
              <w:rPr>
                <w:del w:id="1094" w:author="簡琦欣" w:date="2023-03-23T16:03:00Z"/>
                <w:sz w:val="17"/>
                <w:szCs w:val="17"/>
                <w:lang w:eastAsia="zh-TW"/>
              </w:rPr>
            </w:pPr>
            <w:del w:id="1095" w:author="簡琦欣" w:date="2023-03-23T16:03:00Z">
              <w:r>
                <w:rPr>
                  <w:rFonts w:hint="eastAsia"/>
                  <w:sz w:val="17"/>
                  <w:szCs w:val="17"/>
                </w:rPr>
                <w:delText>4.3</w:delText>
              </w:r>
            </w:del>
          </w:p>
        </w:tc>
        <w:tc>
          <w:tcPr>
            <w:tcW w:w="2064" w:type="dxa"/>
            <w:tcBorders>
              <w:top w:val="single" w:sz="6" w:space="0" w:color="auto"/>
              <w:left w:val="single" w:sz="6" w:space="0" w:color="auto"/>
              <w:bottom w:val="single" w:sz="6" w:space="0" w:color="auto"/>
              <w:right w:val="single" w:sz="6" w:space="0" w:color="auto"/>
            </w:tcBorders>
            <w:hideMark/>
          </w:tcPr>
          <w:p w14:paraId="7726F273" w14:textId="77777777" w:rsidR="001B18C9" w:rsidRDefault="001B18C9">
            <w:pPr>
              <w:pStyle w:val="TableText"/>
              <w:spacing w:line="256" w:lineRule="auto"/>
              <w:rPr>
                <w:del w:id="1096" w:author="簡琦欣" w:date="2023-03-23T16:03:00Z"/>
                <w:sz w:val="17"/>
                <w:szCs w:val="17"/>
                <w:lang w:eastAsia="zh-TW"/>
              </w:rPr>
            </w:pPr>
            <w:del w:id="1097"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JE_LINE_NUM</w:delText>
              </w:r>
            </w:del>
          </w:p>
        </w:tc>
        <w:tc>
          <w:tcPr>
            <w:tcW w:w="1356" w:type="dxa"/>
            <w:tcBorders>
              <w:top w:val="single" w:sz="6" w:space="0" w:color="auto"/>
              <w:left w:val="single" w:sz="6" w:space="0" w:color="auto"/>
              <w:bottom w:val="single" w:sz="6" w:space="0" w:color="auto"/>
              <w:right w:val="single" w:sz="6" w:space="0" w:color="auto"/>
            </w:tcBorders>
            <w:hideMark/>
          </w:tcPr>
          <w:p w14:paraId="2C302D06" w14:textId="77777777" w:rsidR="001B18C9" w:rsidRDefault="001B18C9">
            <w:pPr>
              <w:pStyle w:val="TableText"/>
              <w:spacing w:line="256" w:lineRule="auto"/>
              <w:rPr>
                <w:del w:id="1098" w:author="簡琦欣" w:date="2023-03-23T16:03:00Z"/>
                <w:sz w:val="17"/>
                <w:szCs w:val="17"/>
                <w:lang w:eastAsia="zh-TW"/>
              </w:rPr>
            </w:pPr>
            <w:del w:id="1099" w:author="簡琦欣" w:date="2023-03-23T16:03:00Z">
              <w:r>
                <w:rPr>
                  <w:rFonts w:hint="eastAsia"/>
                  <w:sz w:val="17"/>
                  <w:szCs w:val="17"/>
                </w:rPr>
                <w:delText>Number(5)</w:delText>
              </w:r>
            </w:del>
          </w:p>
        </w:tc>
        <w:tc>
          <w:tcPr>
            <w:tcW w:w="630" w:type="dxa"/>
            <w:tcBorders>
              <w:top w:val="single" w:sz="6" w:space="0" w:color="auto"/>
              <w:left w:val="single" w:sz="6" w:space="0" w:color="auto"/>
              <w:bottom w:val="single" w:sz="6" w:space="0" w:color="auto"/>
              <w:right w:val="single" w:sz="6" w:space="0" w:color="auto"/>
            </w:tcBorders>
          </w:tcPr>
          <w:p w14:paraId="4F3C13C6" w14:textId="77777777" w:rsidR="001B18C9" w:rsidRDefault="001B18C9">
            <w:pPr>
              <w:pStyle w:val="TableText"/>
              <w:spacing w:line="256" w:lineRule="auto"/>
              <w:rPr>
                <w:del w:id="1100"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4ECF6F8A" w14:textId="77777777" w:rsidR="001B18C9" w:rsidRDefault="001B18C9">
            <w:pPr>
              <w:pStyle w:val="TableText"/>
              <w:spacing w:line="256" w:lineRule="auto"/>
              <w:rPr>
                <w:del w:id="1101" w:author="簡琦欣" w:date="2023-03-23T16:03:00Z"/>
                <w:sz w:val="17"/>
                <w:szCs w:val="17"/>
                <w:lang w:eastAsia="zh-TW"/>
              </w:rPr>
            </w:pPr>
            <w:del w:id="1102"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06F6EE75" w14:textId="77777777" w:rsidR="001B18C9" w:rsidRDefault="001B18C9">
            <w:pPr>
              <w:pStyle w:val="TableText"/>
              <w:spacing w:line="256" w:lineRule="auto"/>
              <w:rPr>
                <w:del w:id="1103" w:author="簡琦欣" w:date="2023-03-23T16:03:00Z"/>
                <w:sz w:val="17"/>
                <w:szCs w:val="17"/>
                <w:lang w:eastAsia="zh-TW"/>
              </w:rPr>
            </w:pPr>
            <w:del w:id="1104" w:author="簡琦欣" w:date="2023-03-23T16:03:00Z">
              <w:r>
                <w:rPr>
                  <w:rFonts w:hint="eastAsia"/>
                  <w:sz w:val="17"/>
                  <w:szCs w:val="17"/>
                  <w:lang w:eastAsia="zh-TW"/>
                </w:rPr>
                <w:delText>序號。</w:delText>
              </w:r>
            </w:del>
          </w:p>
          <w:p w14:paraId="4A26B281" w14:textId="77777777" w:rsidR="001B18C9" w:rsidRDefault="001B18C9">
            <w:pPr>
              <w:pStyle w:val="TableText"/>
              <w:spacing w:line="256" w:lineRule="auto"/>
              <w:rPr>
                <w:del w:id="1105" w:author="簡琦欣" w:date="2023-03-23T16:03:00Z"/>
                <w:sz w:val="17"/>
                <w:szCs w:val="17"/>
                <w:lang w:eastAsia="zh-TW"/>
              </w:rPr>
            </w:pPr>
            <w:del w:id="1106" w:author="簡琦欣" w:date="2023-03-23T16:03:00Z">
              <w:r>
                <w:rPr>
                  <w:rFonts w:hint="eastAsia"/>
                  <w:sz w:val="17"/>
                  <w:szCs w:val="17"/>
                  <w:lang w:eastAsia="zh-TW"/>
                </w:rPr>
                <w:delText>若有值，表示明細層級資訊錯誤；</w:delText>
              </w:r>
            </w:del>
          </w:p>
          <w:p w14:paraId="499ADAF3" w14:textId="77777777" w:rsidR="001B18C9" w:rsidRDefault="001B18C9">
            <w:pPr>
              <w:pStyle w:val="TableText"/>
              <w:spacing w:line="256" w:lineRule="auto"/>
              <w:rPr>
                <w:del w:id="1107" w:author="簡琦欣" w:date="2023-03-23T16:03:00Z"/>
                <w:sz w:val="17"/>
                <w:szCs w:val="17"/>
                <w:lang w:eastAsia="zh-TW"/>
              </w:rPr>
            </w:pPr>
            <w:del w:id="1108" w:author="簡琦欣" w:date="2023-03-23T16:03:00Z">
              <w:r>
                <w:rPr>
                  <w:rFonts w:hint="eastAsia"/>
                  <w:sz w:val="17"/>
                  <w:szCs w:val="17"/>
                  <w:lang w:eastAsia="zh-TW"/>
                </w:rPr>
                <w:delText>若為空表示該張傳票資訊錯誤。</w:delText>
              </w:r>
            </w:del>
          </w:p>
        </w:tc>
      </w:tr>
      <w:tr w:rsidR="001B18C9" w14:paraId="5CBBDB90" w14:textId="77777777" w:rsidTr="001B18C9">
        <w:trPr>
          <w:cantSplit/>
          <w:trHeight w:val="287"/>
          <w:del w:id="110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10F1FEED" w14:textId="77777777" w:rsidR="001B18C9" w:rsidRDefault="001B18C9">
            <w:pPr>
              <w:pStyle w:val="TableText"/>
              <w:spacing w:line="256" w:lineRule="auto"/>
              <w:rPr>
                <w:del w:id="1110" w:author="簡琦欣" w:date="2023-03-23T16:03:00Z"/>
                <w:sz w:val="17"/>
                <w:szCs w:val="17"/>
                <w:lang w:eastAsia="zh-TW"/>
              </w:rPr>
            </w:pPr>
            <w:del w:id="1111" w:author="簡琦欣" w:date="2023-03-23T16:03:00Z">
              <w:r>
                <w:rPr>
                  <w:rFonts w:hint="eastAsia"/>
                  <w:sz w:val="17"/>
                  <w:szCs w:val="17"/>
                </w:rPr>
                <w:delText>4.4</w:delText>
              </w:r>
            </w:del>
          </w:p>
        </w:tc>
        <w:tc>
          <w:tcPr>
            <w:tcW w:w="2064" w:type="dxa"/>
            <w:tcBorders>
              <w:top w:val="single" w:sz="6" w:space="0" w:color="auto"/>
              <w:left w:val="single" w:sz="6" w:space="0" w:color="auto"/>
              <w:bottom w:val="single" w:sz="6" w:space="0" w:color="auto"/>
              <w:right w:val="single" w:sz="6" w:space="0" w:color="auto"/>
            </w:tcBorders>
            <w:hideMark/>
          </w:tcPr>
          <w:p w14:paraId="2ECD7D33" w14:textId="77777777" w:rsidR="001B18C9" w:rsidRDefault="001B18C9">
            <w:pPr>
              <w:pStyle w:val="TableText"/>
              <w:spacing w:line="256" w:lineRule="auto"/>
              <w:rPr>
                <w:del w:id="1112" w:author="簡琦欣" w:date="2023-03-23T16:03:00Z"/>
                <w:sz w:val="17"/>
                <w:szCs w:val="17"/>
                <w:lang w:eastAsia="zh-TW"/>
              </w:rPr>
            </w:pPr>
            <w:del w:id="1113" w:author="簡琦欣" w:date="2023-03-23T16:03:00Z">
              <w:r>
                <w:rPr>
                  <w:rFonts w:hint="eastAsia"/>
                  <w:sz w:val="17"/>
                  <w:szCs w:val="17"/>
                  <w:lang w:eastAsia="zh-TW"/>
                </w:rPr>
                <w:delText xml:space="preserve">└ </w:delText>
              </w:r>
              <w:r>
                <w:rPr>
                  <w:rFonts w:hint="eastAsia"/>
                  <w:sz w:val="17"/>
                  <w:szCs w:val="17"/>
                </w:rPr>
                <w:delText>ERROR_CODE</w:delText>
              </w:r>
            </w:del>
          </w:p>
        </w:tc>
        <w:tc>
          <w:tcPr>
            <w:tcW w:w="1356" w:type="dxa"/>
            <w:tcBorders>
              <w:top w:val="single" w:sz="6" w:space="0" w:color="auto"/>
              <w:left w:val="single" w:sz="6" w:space="0" w:color="auto"/>
              <w:bottom w:val="single" w:sz="6" w:space="0" w:color="auto"/>
              <w:right w:val="single" w:sz="6" w:space="0" w:color="auto"/>
            </w:tcBorders>
            <w:hideMark/>
          </w:tcPr>
          <w:p w14:paraId="1C48E2B9" w14:textId="77777777" w:rsidR="001B18C9" w:rsidRDefault="001B18C9">
            <w:pPr>
              <w:pStyle w:val="TableText"/>
              <w:spacing w:line="256" w:lineRule="auto"/>
              <w:rPr>
                <w:del w:id="1114" w:author="簡琦欣" w:date="2023-03-23T16:03:00Z"/>
                <w:sz w:val="17"/>
                <w:szCs w:val="17"/>
                <w:lang w:eastAsia="zh-TW"/>
              </w:rPr>
            </w:pPr>
            <w:del w:id="1115" w:author="簡琦欣" w:date="2023-03-23T16:03:00Z">
              <w:r>
                <w:rPr>
                  <w:rFonts w:hint="eastAsia"/>
                  <w:sz w:val="17"/>
                  <w:szCs w:val="17"/>
                  <w:lang w:eastAsia="zh-TW"/>
                </w:rPr>
                <w:delText>Varchar2(1)</w:delText>
              </w:r>
            </w:del>
          </w:p>
        </w:tc>
        <w:tc>
          <w:tcPr>
            <w:tcW w:w="630" w:type="dxa"/>
            <w:tcBorders>
              <w:top w:val="single" w:sz="6" w:space="0" w:color="auto"/>
              <w:left w:val="single" w:sz="6" w:space="0" w:color="auto"/>
              <w:bottom w:val="single" w:sz="6" w:space="0" w:color="auto"/>
              <w:right w:val="single" w:sz="6" w:space="0" w:color="auto"/>
            </w:tcBorders>
          </w:tcPr>
          <w:p w14:paraId="332E9AD7" w14:textId="77777777" w:rsidR="001B18C9" w:rsidRDefault="001B18C9">
            <w:pPr>
              <w:pStyle w:val="TableText"/>
              <w:spacing w:line="256" w:lineRule="auto"/>
              <w:rPr>
                <w:del w:id="1116"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1DF6F676" w14:textId="77777777" w:rsidR="001B18C9" w:rsidRDefault="001B18C9">
            <w:pPr>
              <w:pStyle w:val="TableText"/>
              <w:spacing w:line="256" w:lineRule="auto"/>
              <w:rPr>
                <w:del w:id="1117" w:author="簡琦欣" w:date="2023-03-23T16:03:00Z"/>
                <w:sz w:val="17"/>
                <w:szCs w:val="17"/>
                <w:lang w:eastAsia="zh-TW"/>
              </w:rPr>
            </w:pPr>
            <w:del w:id="1118"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2659C3DE" w14:textId="77777777" w:rsidR="001B18C9" w:rsidRDefault="001B18C9">
            <w:pPr>
              <w:pStyle w:val="TableText"/>
              <w:spacing w:line="256" w:lineRule="auto"/>
              <w:rPr>
                <w:del w:id="1119" w:author="簡琦欣" w:date="2023-03-23T16:03:00Z"/>
                <w:sz w:val="17"/>
                <w:szCs w:val="17"/>
                <w:lang w:eastAsia="zh-TW"/>
              </w:rPr>
            </w:pPr>
            <w:del w:id="1120" w:author="簡琦欣" w:date="2023-03-23T16:03:00Z">
              <w:r>
                <w:rPr>
                  <w:rFonts w:hint="eastAsia"/>
                  <w:sz w:val="17"/>
                  <w:szCs w:val="17"/>
                  <w:lang w:eastAsia="zh-TW"/>
                </w:rPr>
                <w:delText>返回錯誤代號</w:delText>
              </w:r>
            </w:del>
          </w:p>
        </w:tc>
      </w:tr>
      <w:tr w:rsidR="001B18C9" w14:paraId="4D05CCBF" w14:textId="77777777" w:rsidTr="001B18C9">
        <w:trPr>
          <w:cantSplit/>
          <w:trHeight w:val="287"/>
          <w:del w:id="1121"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2DE2FAD5" w14:textId="77777777" w:rsidR="001B18C9" w:rsidRDefault="001B18C9">
            <w:pPr>
              <w:pStyle w:val="TableText"/>
              <w:spacing w:line="256" w:lineRule="auto"/>
              <w:rPr>
                <w:del w:id="1122" w:author="簡琦欣" w:date="2023-03-23T16:03:00Z"/>
                <w:sz w:val="17"/>
                <w:szCs w:val="17"/>
                <w:lang w:eastAsia="zh-TW"/>
              </w:rPr>
            </w:pPr>
            <w:del w:id="1123" w:author="簡琦欣" w:date="2023-03-23T16:03:00Z">
              <w:r>
                <w:rPr>
                  <w:rFonts w:hint="eastAsia"/>
                  <w:sz w:val="17"/>
                  <w:szCs w:val="17"/>
                </w:rPr>
                <w:delText>4.5</w:delText>
              </w:r>
            </w:del>
          </w:p>
        </w:tc>
        <w:tc>
          <w:tcPr>
            <w:tcW w:w="2064" w:type="dxa"/>
            <w:tcBorders>
              <w:top w:val="single" w:sz="6" w:space="0" w:color="auto"/>
              <w:left w:val="single" w:sz="6" w:space="0" w:color="auto"/>
              <w:bottom w:val="single" w:sz="12" w:space="0" w:color="auto"/>
              <w:right w:val="single" w:sz="6" w:space="0" w:color="auto"/>
            </w:tcBorders>
            <w:hideMark/>
          </w:tcPr>
          <w:p w14:paraId="77BD76D9" w14:textId="77777777" w:rsidR="001B18C9" w:rsidRDefault="001B18C9">
            <w:pPr>
              <w:pStyle w:val="TableText"/>
              <w:spacing w:line="256" w:lineRule="auto"/>
              <w:rPr>
                <w:del w:id="1124" w:author="簡琦欣" w:date="2023-03-23T16:03:00Z"/>
                <w:sz w:val="17"/>
                <w:szCs w:val="17"/>
                <w:lang w:eastAsia="zh-TW"/>
              </w:rPr>
            </w:pPr>
            <w:del w:id="1125" w:author="簡琦欣" w:date="2023-03-23T16:03:00Z">
              <w:r>
                <w:rPr>
                  <w:rFonts w:hint="eastAsia"/>
                  <w:sz w:val="17"/>
                  <w:szCs w:val="17"/>
                  <w:lang w:eastAsia="zh-TW"/>
                </w:rPr>
                <w:delText xml:space="preserve">└ </w:delText>
              </w:r>
              <w:r>
                <w:rPr>
                  <w:rFonts w:hint="eastAsia"/>
                  <w:sz w:val="17"/>
                  <w:szCs w:val="17"/>
                </w:rPr>
                <w:delText>ERROR_MESSAGE</w:delText>
              </w:r>
            </w:del>
          </w:p>
        </w:tc>
        <w:tc>
          <w:tcPr>
            <w:tcW w:w="1356" w:type="dxa"/>
            <w:tcBorders>
              <w:top w:val="single" w:sz="6" w:space="0" w:color="auto"/>
              <w:left w:val="single" w:sz="6" w:space="0" w:color="auto"/>
              <w:bottom w:val="single" w:sz="12" w:space="0" w:color="auto"/>
              <w:right w:val="single" w:sz="6" w:space="0" w:color="auto"/>
            </w:tcBorders>
            <w:hideMark/>
          </w:tcPr>
          <w:p w14:paraId="3A8548E3" w14:textId="77777777" w:rsidR="001B18C9" w:rsidRDefault="001B18C9">
            <w:pPr>
              <w:pStyle w:val="TableText"/>
              <w:spacing w:line="256" w:lineRule="auto"/>
              <w:rPr>
                <w:del w:id="1126" w:author="簡琦欣" w:date="2023-03-23T16:03:00Z"/>
                <w:sz w:val="17"/>
                <w:szCs w:val="17"/>
                <w:lang w:eastAsia="zh-TW"/>
              </w:rPr>
            </w:pPr>
            <w:del w:id="1127" w:author="簡琦欣" w:date="2023-03-23T16:03:00Z">
              <w:r>
                <w:rPr>
                  <w:rFonts w:hint="eastAsia"/>
                  <w:sz w:val="17"/>
                  <w:szCs w:val="17"/>
                  <w:lang w:eastAsia="zh-TW"/>
                </w:rPr>
                <w:delText>Varchar2(2000)</w:delText>
              </w:r>
            </w:del>
          </w:p>
        </w:tc>
        <w:tc>
          <w:tcPr>
            <w:tcW w:w="630" w:type="dxa"/>
            <w:tcBorders>
              <w:top w:val="single" w:sz="6" w:space="0" w:color="auto"/>
              <w:left w:val="single" w:sz="6" w:space="0" w:color="auto"/>
              <w:bottom w:val="single" w:sz="12" w:space="0" w:color="auto"/>
              <w:right w:val="single" w:sz="6" w:space="0" w:color="auto"/>
            </w:tcBorders>
          </w:tcPr>
          <w:p w14:paraId="2649EF3A" w14:textId="77777777" w:rsidR="001B18C9" w:rsidRDefault="001B18C9">
            <w:pPr>
              <w:pStyle w:val="TableText"/>
              <w:spacing w:line="256" w:lineRule="auto"/>
              <w:rPr>
                <w:del w:id="1128" w:author="簡琦欣" w:date="2023-03-23T16:03:00Z"/>
                <w:sz w:val="17"/>
                <w:szCs w:val="17"/>
                <w:lang w:eastAsia="zh-TW"/>
              </w:rPr>
            </w:pPr>
          </w:p>
        </w:tc>
        <w:tc>
          <w:tcPr>
            <w:tcW w:w="810" w:type="dxa"/>
            <w:tcBorders>
              <w:top w:val="single" w:sz="6" w:space="0" w:color="auto"/>
              <w:left w:val="single" w:sz="6" w:space="0" w:color="auto"/>
              <w:bottom w:val="single" w:sz="12" w:space="0" w:color="auto"/>
              <w:right w:val="single" w:sz="6" w:space="0" w:color="auto"/>
            </w:tcBorders>
            <w:hideMark/>
          </w:tcPr>
          <w:p w14:paraId="7D6B57D6" w14:textId="77777777" w:rsidR="001B18C9" w:rsidRDefault="001B18C9">
            <w:pPr>
              <w:pStyle w:val="TableText"/>
              <w:spacing w:line="256" w:lineRule="auto"/>
              <w:rPr>
                <w:del w:id="1129" w:author="簡琦欣" w:date="2023-03-23T16:03:00Z"/>
                <w:sz w:val="17"/>
                <w:szCs w:val="17"/>
                <w:lang w:eastAsia="zh-TW"/>
              </w:rPr>
            </w:pPr>
            <w:del w:id="1130"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12" w:space="0" w:color="auto"/>
              <w:right w:val="single" w:sz="12" w:space="0" w:color="auto"/>
            </w:tcBorders>
            <w:hideMark/>
          </w:tcPr>
          <w:p w14:paraId="1A15AFCB" w14:textId="77777777" w:rsidR="001B18C9" w:rsidRDefault="001B18C9">
            <w:pPr>
              <w:pStyle w:val="TableText"/>
              <w:spacing w:line="256" w:lineRule="auto"/>
              <w:rPr>
                <w:del w:id="1131" w:author="簡琦欣" w:date="2023-03-23T16:03:00Z"/>
                <w:sz w:val="17"/>
                <w:szCs w:val="17"/>
                <w:lang w:eastAsia="zh-TW"/>
              </w:rPr>
            </w:pPr>
            <w:del w:id="1132" w:author="簡琦欣" w:date="2023-03-23T16:03:00Z">
              <w:r>
                <w:rPr>
                  <w:rFonts w:hint="eastAsia"/>
                  <w:sz w:val="17"/>
                  <w:szCs w:val="17"/>
                  <w:lang w:eastAsia="zh-TW"/>
                </w:rPr>
                <w:delText>返回錯誤訊息，僅供參考用。</w:delText>
              </w:r>
            </w:del>
          </w:p>
        </w:tc>
      </w:tr>
      <w:bookmarkEnd w:id="1038"/>
    </w:tbl>
    <w:p w14:paraId="728C9898" w14:textId="77777777" w:rsidR="001B18C9" w:rsidRDefault="001B18C9" w:rsidP="001B18C9">
      <w:pPr>
        <w:pStyle w:val="aff9"/>
        <w:ind w:left="0"/>
        <w:rPr>
          <w:del w:id="1133" w:author="簡琦欣" w:date="2023-03-23T16:03:00Z"/>
          <w:rFonts w:ascii="標楷體" w:eastAsia="標楷體" w:hAnsi="標楷體" w:cstheme="minorBidi"/>
          <w:sz w:val="22"/>
          <w:szCs w:val="22"/>
        </w:rPr>
      </w:pPr>
    </w:p>
    <w:p w14:paraId="16C6FDED" w14:textId="77777777" w:rsidR="001B18C9" w:rsidRDefault="001B18C9" w:rsidP="001B18C9">
      <w:pPr>
        <w:pStyle w:val="aff9"/>
        <w:ind w:left="0"/>
        <w:rPr>
          <w:del w:id="1134" w:author="簡琦欣" w:date="2023-03-23T16:03:00Z"/>
          <w:rFonts w:ascii="標楷體" w:eastAsia="標楷體" w:hAnsi="標楷體"/>
        </w:rPr>
      </w:pPr>
    </w:p>
    <w:p w14:paraId="6B082691" w14:textId="77777777" w:rsidR="001B18C9" w:rsidRDefault="001B18C9" w:rsidP="001B18C9">
      <w:pPr>
        <w:pStyle w:val="aff9"/>
        <w:ind w:left="0"/>
        <w:rPr>
          <w:rFonts w:ascii="標楷體" w:eastAsia="標楷體" w:hAnsi="標楷體"/>
        </w:rPr>
      </w:pPr>
    </w:p>
    <w:p w14:paraId="58FA7A0E" w14:textId="77777777" w:rsidR="001B18C9" w:rsidRPr="004A1C2C" w:rsidRDefault="001B18C9" w:rsidP="001B18C9">
      <w:pPr>
        <w:widowControl/>
        <w:rPr>
          <w:rFonts w:ascii="標楷體" w:eastAsia="標楷體" w:hAnsi="標楷體"/>
        </w:rPr>
      </w:pPr>
      <w:r w:rsidRPr="004A1C2C">
        <w:rPr>
          <w:rFonts w:ascii="標楷體" w:eastAsia="標楷體" w:hAnsi="標楷體"/>
        </w:rPr>
        <w:br w:type="page"/>
      </w:r>
    </w:p>
    <w:p w14:paraId="58B9EB4B" w14:textId="77777777" w:rsidR="004F009C" w:rsidRDefault="004F009C" w:rsidP="004A1C2C">
      <w:pPr>
        <w:widowControl/>
        <w:rPr>
          <w:rFonts w:ascii="標楷體" w:eastAsia="標楷體" w:hAnsi="標楷體"/>
        </w:rPr>
      </w:pPr>
    </w:p>
    <w:p w14:paraId="5DBB5823" w14:textId="608E2894" w:rsidR="001B18C9" w:rsidRDefault="001B18C9" w:rsidP="004A1C2C">
      <w:pPr>
        <w:widowControl/>
        <w:rPr>
          <w:rFonts w:ascii="標楷體" w:eastAsia="標楷體" w:hAnsi="標楷體"/>
        </w:rPr>
      </w:pPr>
    </w:p>
    <w:p w14:paraId="48B7A15D" w14:textId="2487E8C2" w:rsidR="001B18C9" w:rsidRDefault="001B18C9" w:rsidP="004A1C2C">
      <w:pPr>
        <w:widowControl/>
        <w:rPr>
          <w:rFonts w:ascii="標楷體" w:eastAsia="標楷體" w:hAnsi="標楷體"/>
        </w:rPr>
      </w:pPr>
    </w:p>
    <w:p w14:paraId="0CF91CF1" w14:textId="77777777" w:rsidR="001B18C9" w:rsidRDefault="001B18C9" w:rsidP="004A1C2C">
      <w:pPr>
        <w:widowControl/>
        <w:rPr>
          <w:rFonts w:ascii="標楷體" w:eastAsia="標楷體" w:hAnsi="標楷體"/>
        </w:rPr>
      </w:pPr>
    </w:p>
    <w:p w14:paraId="58AB879B" w14:textId="48FA650B" w:rsidR="00FD0BA6" w:rsidRPr="008F20B5" w:rsidRDefault="00FD0BA6" w:rsidP="00FD0BA6">
      <w:pPr>
        <w:pStyle w:val="1"/>
        <w:snapToGrid w:val="0"/>
        <w:rPr>
          <w:rFonts w:ascii="標楷體" w:hAnsi="標楷體"/>
          <w:sz w:val="32"/>
          <w:szCs w:val="32"/>
        </w:rPr>
      </w:pPr>
      <w:bookmarkStart w:id="1135" w:name="_Toc55997534"/>
      <w:bookmarkStart w:id="1136" w:name="_Toc90483175"/>
      <w:bookmarkStart w:id="1137" w:name="_Toc90483430"/>
      <w:bookmarkStart w:id="1138" w:name="_Toc90483546"/>
      <w:bookmarkStart w:id="1139" w:name="_Toc90483772"/>
      <w:bookmarkStart w:id="1140" w:name="_Toc90490044"/>
      <w:bookmarkStart w:id="1141" w:name="_Toc140244570"/>
      <w:r w:rsidRPr="008F20B5">
        <w:rPr>
          <w:rFonts w:ascii="標楷體" w:hAnsi="標楷體"/>
          <w:sz w:val="32"/>
          <w:szCs w:val="32"/>
        </w:rPr>
        <w:lastRenderedPageBreak/>
        <w:t>第4章</w:t>
      </w:r>
      <w:r w:rsidR="00716905" w:rsidRPr="008F20B5">
        <w:rPr>
          <w:rFonts w:ascii="標楷體" w:hAnsi="標楷體"/>
          <w:sz w:val="32"/>
          <w:szCs w:val="32"/>
        </w:rPr>
        <w:t xml:space="preserve"> </w:t>
      </w:r>
      <w:r w:rsidRPr="008F20B5">
        <w:rPr>
          <w:rFonts w:ascii="標楷體" w:hAnsi="標楷體"/>
          <w:sz w:val="32"/>
          <w:szCs w:val="32"/>
        </w:rPr>
        <w:t>其他與附件</w:t>
      </w:r>
      <w:bookmarkEnd w:id="1135"/>
      <w:bookmarkEnd w:id="1136"/>
      <w:bookmarkEnd w:id="1137"/>
      <w:bookmarkEnd w:id="1138"/>
      <w:bookmarkEnd w:id="1139"/>
      <w:bookmarkEnd w:id="1140"/>
      <w:bookmarkEnd w:id="1141"/>
    </w:p>
    <w:p w14:paraId="477E2451" w14:textId="4F2B24E2" w:rsidR="00FD0BA6" w:rsidRPr="008F20B5" w:rsidRDefault="00716905" w:rsidP="00FD0BA6">
      <w:pPr>
        <w:pStyle w:val="20"/>
        <w:keepNext w:val="0"/>
        <w:rPr>
          <w:rFonts w:ascii="標楷體" w:hAnsi="標楷體"/>
        </w:rPr>
      </w:pPr>
      <w:bookmarkStart w:id="1142" w:name="_Toc55997535"/>
      <w:bookmarkStart w:id="1143" w:name="_Toc90483176"/>
      <w:bookmarkStart w:id="1144" w:name="_Toc90483431"/>
      <w:bookmarkStart w:id="1145" w:name="_Toc90483547"/>
      <w:bookmarkStart w:id="1146" w:name="_Toc90483773"/>
      <w:bookmarkStart w:id="1147" w:name="_Toc90490045"/>
      <w:bookmarkStart w:id="1148" w:name="_Toc140244571"/>
      <w:r w:rsidRPr="008F20B5">
        <w:rPr>
          <w:rFonts w:ascii="標楷體" w:hAnsi="標楷體"/>
        </w:rPr>
        <w:t xml:space="preserve">4.1    </w:t>
      </w:r>
      <w:r w:rsidR="00FD0BA6" w:rsidRPr="008F20B5">
        <w:rPr>
          <w:rFonts w:ascii="標楷體" w:hAnsi="標楷體"/>
        </w:rPr>
        <w:t>其他</w:t>
      </w:r>
      <w:bookmarkEnd w:id="1142"/>
      <w:bookmarkEnd w:id="1143"/>
      <w:bookmarkEnd w:id="1144"/>
      <w:bookmarkEnd w:id="1145"/>
      <w:bookmarkEnd w:id="1146"/>
      <w:bookmarkEnd w:id="1147"/>
      <w:bookmarkEnd w:id="1148"/>
    </w:p>
    <w:p w14:paraId="4D441D8D" w14:textId="77777777" w:rsidR="00E55F55" w:rsidRPr="008F20B5" w:rsidRDefault="00E55F55" w:rsidP="00E55F55">
      <w:pPr>
        <w:pStyle w:val="2TEXT"/>
        <w:rPr>
          <w:rFonts w:ascii="標楷體" w:hAnsi="標楷體"/>
        </w:rPr>
      </w:pPr>
      <w:r w:rsidRPr="008F20B5">
        <w:rPr>
          <w:rFonts w:ascii="標楷體" w:hAnsi="標楷體"/>
        </w:rPr>
        <w:t>N/A</w:t>
      </w:r>
    </w:p>
    <w:p w14:paraId="492E9A2A" w14:textId="4437443B" w:rsidR="00FD0BA6" w:rsidRDefault="00716905" w:rsidP="00FD0BA6">
      <w:pPr>
        <w:pStyle w:val="20"/>
        <w:keepNext w:val="0"/>
        <w:rPr>
          <w:rFonts w:ascii="標楷體" w:hAnsi="標楷體"/>
        </w:rPr>
      </w:pPr>
      <w:bookmarkStart w:id="1149" w:name="_Toc55997536"/>
      <w:bookmarkStart w:id="1150" w:name="_Toc90483177"/>
      <w:bookmarkStart w:id="1151" w:name="_Toc90483432"/>
      <w:bookmarkStart w:id="1152" w:name="_Toc90483548"/>
      <w:bookmarkStart w:id="1153" w:name="_Toc90483774"/>
      <w:bookmarkStart w:id="1154" w:name="_Toc90490046"/>
      <w:bookmarkStart w:id="1155" w:name="_Toc140244572"/>
      <w:r w:rsidRPr="008F20B5">
        <w:rPr>
          <w:rFonts w:ascii="標楷體" w:hAnsi="標楷體"/>
        </w:rPr>
        <w:t xml:space="preserve">4.2    </w:t>
      </w:r>
      <w:r w:rsidR="00FD0BA6" w:rsidRPr="008F20B5">
        <w:rPr>
          <w:rFonts w:ascii="標楷體" w:hAnsi="標楷體"/>
        </w:rPr>
        <w:t>附件</w:t>
      </w:r>
      <w:bookmarkEnd w:id="1149"/>
      <w:bookmarkEnd w:id="1150"/>
      <w:bookmarkEnd w:id="1151"/>
      <w:bookmarkEnd w:id="1152"/>
      <w:bookmarkEnd w:id="1153"/>
      <w:bookmarkEnd w:id="1154"/>
      <w:bookmarkEnd w:id="1155"/>
    </w:p>
    <w:p w14:paraId="10706F41" w14:textId="6021D608" w:rsidR="00012B35" w:rsidRDefault="00012B35" w:rsidP="00012B35">
      <w:pPr>
        <w:pStyle w:val="20"/>
        <w:keepNext w:val="0"/>
        <w:ind w:leftChars="100" w:left="240"/>
        <w:rPr>
          <w:rFonts w:ascii="標楷體" w:hAnsi="標楷體"/>
        </w:rPr>
      </w:pPr>
      <w:bookmarkStart w:id="1156" w:name="_Toc90483178"/>
      <w:bookmarkStart w:id="1157" w:name="_Toc90483433"/>
      <w:bookmarkStart w:id="1158" w:name="_Toc90483549"/>
      <w:bookmarkStart w:id="1159" w:name="_Toc90483775"/>
      <w:bookmarkStart w:id="1160" w:name="_Toc90490047"/>
      <w:bookmarkStart w:id="1161" w:name="_Toc140244573"/>
      <w:r w:rsidRPr="008F20B5">
        <w:rPr>
          <w:rFonts w:ascii="標楷體" w:hAnsi="標楷體"/>
        </w:rPr>
        <w:t>4.2</w:t>
      </w:r>
      <w:r>
        <w:rPr>
          <w:rFonts w:ascii="標楷體" w:hAnsi="標楷體"/>
        </w:rPr>
        <w:t>.1</w:t>
      </w:r>
      <w:r w:rsidRPr="008F20B5">
        <w:rPr>
          <w:rFonts w:ascii="標楷體" w:hAnsi="標楷體"/>
        </w:rPr>
        <w:t xml:space="preserve">    </w:t>
      </w:r>
      <w:r w:rsidRPr="00012B35">
        <w:rPr>
          <w:rFonts w:ascii="標楷體" w:hAnsi="標楷體" w:hint="eastAsia"/>
        </w:rPr>
        <w:t>規定管制代碼</w:t>
      </w:r>
      <w:r>
        <w:rPr>
          <w:rFonts w:ascii="標楷體" w:hAnsi="標楷體" w:hint="eastAsia"/>
        </w:rPr>
        <w:t>新舊對照表</w:t>
      </w:r>
      <w:bookmarkEnd w:id="1156"/>
      <w:bookmarkEnd w:id="1157"/>
      <w:bookmarkEnd w:id="1158"/>
      <w:bookmarkEnd w:id="1159"/>
      <w:bookmarkEnd w:id="1160"/>
      <w:bookmarkEnd w:id="1161"/>
    </w:p>
    <w:p w14:paraId="4FA4EA8D" w14:textId="77777777" w:rsidR="00012B35" w:rsidRPr="00012B35" w:rsidRDefault="00012B35" w:rsidP="00012B35"/>
    <w:tbl>
      <w:tblPr>
        <w:tblStyle w:val="ac"/>
        <w:tblW w:w="9493" w:type="dxa"/>
        <w:tblLayout w:type="fixed"/>
        <w:tblLook w:val="04A0" w:firstRow="1" w:lastRow="0" w:firstColumn="1" w:lastColumn="0" w:noHBand="0" w:noVBand="1"/>
      </w:tblPr>
      <w:tblGrid>
        <w:gridCol w:w="3114"/>
        <w:gridCol w:w="3969"/>
        <w:gridCol w:w="269"/>
        <w:gridCol w:w="236"/>
        <w:gridCol w:w="236"/>
        <w:gridCol w:w="251"/>
        <w:gridCol w:w="236"/>
        <w:gridCol w:w="236"/>
        <w:gridCol w:w="236"/>
        <w:gridCol w:w="236"/>
        <w:gridCol w:w="236"/>
        <w:gridCol w:w="238"/>
      </w:tblGrid>
      <w:tr w:rsidR="00012B35" w:rsidRPr="00E7083C" w14:paraId="5F179590" w14:textId="77777777" w:rsidTr="007C31B7">
        <w:tc>
          <w:tcPr>
            <w:tcW w:w="3114" w:type="dxa"/>
          </w:tcPr>
          <w:p w14:paraId="34599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roofErr w:type="spellStart"/>
            <w:r w:rsidRPr="00E7083C">
              <w:rPr>
                <w:rFonts w:ascii="TimesNewRomanPS-BoldMT" w:hAnsi="TimesNewRomanPS-BoldMT" w:cs="新細明體" w:hint="eastAsia"/>
                <w:bCs/>
                <w:color w:val="000000"/>
                <w:kern w:val="0"/>
                <w:sz w:val="16"/>
                <w:szCs w:val="16"/>
              </w:rPr>
              <w:t>e</w:t>
            </w:r>
            <w:r w:rsidRPr="00E7083C">
              <w:rPr>
                <w:rFonts w:ascii="TimesNewRomanPS-BoldMT" w:hAnsi="TimesNewRomanPS-BoldMT" w:cs="新細明體"/>
                <w:bCs/>
                <w:color w:val="000000"/>
                <w:kern w:val="0"/>
                <w:sz w:val="16"/>
                <w:szCs w:val="16"/>
              </w:rPr>
              <w:t>Loan</w:t>
            </w:r>
            <w:proofErr w:type="spellEnd"/>
            <w:r w:rsidRPr="00E7083C">
              <w:rPr>
                <w:rFonts w:ascii="TimesNewRomanPS-BoldMT" w:hAnsi="TimesNewRomanPS-BoldMT" w:cs="新細明體"/>
                <w:bCs/>
                <w:color w:val="000000"/>
                <w:kern w:val="0"/>
                <w:sz w:val="16"/>
                <w:szCs w:val="16"/>
              </w:rPr>
              <w:t>/AS400</w:t>
            </w:r>
            <w:r w:rsidRPr="00E7083C">
              <w:rPr>
                <w:rFonts w:ascii="TimesNewRomanPS-BoldMT" w:hAnsi="TimesNewRomanPS-BoldMT" w:cs="新細明體" w:hint="eastAsia"/>
                <w:bCs/>
                <w:color w:val="000000"/>
                <w:kern w:val="0"/>
                <w:sz w:val="16"/>
                <w:szCs w:val="16"/>
              </w:rPr>
              <w:t>客戶別</w:t>
            </w:r>
          </w:p>
        </w:tc>
        <w:tc>
          <w:tcPr>
            <w:tcW w:w="3969" w:type="dxa"/>
          </w:tcPr>
          <w:p w14:paraId="6B02360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規定管制代碼</w:t>
            </w:r>
          </w:p>
        </w:tc>
        <w:tc>
          <w:tcPr>
            <w:tcW w:w="269" w:type="dxa"/>
          </w:tcPr>
          <w:p w14:paraId="4EDFE37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啟用</w:t>
            </w:r>
          </w:p>
        </w:tc>
        <w:tc>
          <w:tcPr>
            <w:tcW w:w="236" w:type="dxa"/>
          </w:tcPr>
          <w:p w14:paraId="7E26312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B040</w:t>
            </w:r>
          </w:p>
        </w:tc>
        <w:tc>
          <w:tcPr>
            <w:tcW w:w="236" w:type="dxa"/>
          </w:tcPr>
          <w:p w14:paraId="1A38BF1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B041</w:t>
            </w:r>
          </w:p>
        </w:tc>
        <w:tc>
          <w:tcPr>
            <w:tcW w:w="251" w:type="dxa"/>
          </w:tcPr>
          <w:p w14:paraId="0E06F2F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B042</w:t>
            </w:r>
          </w:p>
        </w:tc>
        <w:tc>
          <w:tcPr>
            <w:tcW w:w="236" w:type="dxa"/>
          </w:tcPr>
          <w:p w14:paraId="3BA427B4"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B043</w:t>
            </w:r>
          </w:p>
        </w:tc>
        <w:tc>
          <w:tcPr>
            <w:tcW w:w="236" w:type="dxa"/>
          </w:tcPr>
          <w:p w14:paraId="2393F7C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B044</w:t>
            </w:r>
          </w:p>
        </w:tc>
        <w:tc>
          <w:tcPr>
            <w:tcW w:w="236" w:type="dxa"/>
          </w:tcPr>
          <w:p w14:paraId="7E95BA3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B045</w:t>
            </w:r>
          </w:p>
        </w:tc>
        <w:tc>
          <w:tcPr>
            <w:tcW w:w="236" w:type="dxa"/>
          </w:tcPr>
          <w:p w14:paraId="5116259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046</w:t>
            </w:r>
          </w:p>
        </w:tc>
        <w:tc>
          <w:tcPr>
            <w:tcW w:w="236" w:type="dxa"/>
          </w:tcPr>
          <w:p w14:paraId="59AD596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047</w:t>
            </w:r>
          </w:p>
        </w:tc>
        <w:tc>
          <w:tcPr>
            <w:tcW w:w="238" w:type="dxa"/>
          </w:tcPr>
          <w:p w14:paraId="6A4B200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048</w:t>
            </w:r>
          </w:p>
        </w:tc>
      </w:tr>
      <w:tr w:rsidR="00012B35" w:rsidRPr="00E7083C" w14:paraId="05204862" w14:textId="77777777" w:rsidTr="007C31B7">
        <w:tc>
          <w:tcPr>
            <w:tcW w:w="3114" w:type="dxa"/>
          </w:tcPr>
          <w:p w14:paraId="26D18EEE"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5 </w:t>
            </w:r>
            <w:r w:rsidRPr="00E7083C">
              <w:rPr>
                <w:rFonts w:ascii="TimesNewRomanPS-BoldMT" w:hAnsi="TimesNewRomanPS-BoldMT" w:cs="新細明體" w:hint="eastAsia"/>
                <w:bCs/>
                <w:color w:val="000000"/>
                <w:kern w:val="0"/>
                <w:sz w:val="16"/>
                <w:szCs w:val="16"/>
              </w:rPr>
              <w:t>自然人第３</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I</w:t>
            </w:r>
          </w:p>
        </w:tc>
        <w:tc>
          <w:tcPr>
            <w:tcW w:w="3969" w:type="dxa"/>
          </w:tcPr>
          <w:p w14:paraId="5064FD3A"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1.</w:t>
            </w:r>
            <w:r w:rsidRPr="00177018">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537FD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75B8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E80586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51" w:type="dxa"/>
          </w:tcPr>
          <w:p w14:paraId="0CCD576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C9E729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59EEDD6"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5D17028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C9FD4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E06FB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8" w:type="dxa"/>
          </w:tcPr>
          <w:p w14:paraId="0CF7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09A0B0D" w14:textId="77777777" w:rsidTr="007C31B7">
        <w:tc>
          <w:tcPr>
            <w:tcW w:w="3114" w:type="dxa"/>
          </w:tcPr>
          <w:p w14:paraId="428590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190446A1"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2</w:t>
            </w:r>
            <w:r>
              <w:rPr>
                <w:rFonts w:ascii="TimesNewRomanPS-BoldMT" w:hAnsi="TimesNewRomanPS-BoldMT" w:cs="新細明體"/>
                <w:bCs/>
                <w:kern w:val="0"/>
                <w:sz w:val="16"/>
                <w:szCs w:val="16"/>
              </w:rPr>
              <w:t>.</w:t>
            </w:r>
            <w:r>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4164BB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63219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40C789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51" w:type="dxa"/>
          </w:tcPr>
          <w:p w14:paraId="7D7B37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B1AC83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7ECE8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14C6CD7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9C52A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C03A7B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344C72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1B041C" w14:paraId="37316C79" w14:textId="77777777" w:rsidTr="007C31B7">
        <w:tc>
          <w:tcPr>
            <w:tcW w:w="3114" w:type="dxa"/>
          </w:tcPr>
          <w:p w14:paraId="30A6B550"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06868265"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3.</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14516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27178E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3749F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51" w:type="dxa"/>
          </w:tcPr>
          <w:p w14:paraId="221CAC9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1153D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F27B6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7F74385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8A338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C8E0C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38" w:type="dxa"/>
          </w:tcPr>
          <w:p w14:paraId="6D642D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1B041C" w14:paraId="6EA98212" w14:textId="77777777" w:rsidTr="007C31B7">
        <w:tc>
          <w:tcPr>
            <w:tcW w:w="3114" w:type="dxa"/>
          </w:tcPr>
          <w:p w14:paraId="7E1B3EFC"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764C525D" w14:textId="77777777" w:rsidR="00012B35"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04</w:t>
            </w:r>
            <w:r>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6900AD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1485D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60675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6D688E2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F2348E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7B1EAF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2F8EEB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EE7AE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EEAA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5214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E7083C" w14:paraId="33A2DD58" w14:textId="77777777" w:rsidTr="007C31B7">
        <w:tc>
          <w:tcPr>
            <w:tcW w:w="3114" w:type="dxa"/>
          </w:tcPr>
          <w:p w14:paraId="77EFECE3" w14:textId="77777777" w:rsidR="00012B35"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15 </w:t>
            </w:r>
            <w:r w:rsidRPr="00E7083C">
              <w:rPr>
                <w:rFonts w:ascii="TimesNewRomanPS-BoldMT" w:hAnsi="TimesNewRomanPS-BoldMT" w:cs="新細明體" w:hint="eastAsia"/>
                <w:bCs/>
                <w:color w:val="000000"/>
                <w:kern w:val="0"/>
                <w:sz w:val="16"/>
                <w:szCs w:val="16"/>
              </w:rPr>
              <w:t>購置高價住宅</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X</w:t>
            </w:r>
          </w:p>
          <w:p w14:paraId="4A5FC683"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自然人</w:t>
            </w:r>
            <w:r>
              <w:rPr>
                <w:rFonts w:ascii="TimesNewRomanPS-BoldMT" w:hAnsi="TimesNewRomanPS-BoldMT" w:cs="新細明體" w:hint="eastAsia"/>
                <w:bCs/>
                <w:kern w:val="0"/>
                <w:sz w:val="16"/>
                <w:szCs w:val="16"/>
              </w:rPr>
              <w:t>]</w:t>
            </w:r>
          </w:p>
        </w:tc>
        <w:tc>
          <w:tcPr>
            <w:tcW w:w="3969" w:type="dxa"/>
          </w:tcPr>
          <w:p w14:paraId="574F67C8"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5</w:t>
            </w:r>
            <w:r w:rsidRPr="00177018">
              <w:rPr>
                <w:rFonts w:ascii="TimesNewRomanPS-BoldMT" w:hAnsi="TimesNewRomanPS-BoldMT" w:cs="新細明體" w:hint="eastAsia"/>
                <w:bCs/>
                <w:kern w:val="0"/>
                <w:sz w:val="16"/>
                <w:szCs w:val="16"/>
              </w:rPr>
              <w:t>自然人購置高價住宅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C4D357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90970A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33564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7E82216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14797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29B309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A3E91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933230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9D48CE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6A2F4C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r>
      <w:tr w:rsidR="00012B35" w:rsidRPr="00E7083C" w14:paraId="4C975959" w14:textId="77777777" w:rsidTr="007C31B7">
        <w:tc>
          <w:tcPr>
            <w:tcW w:w="3114" w:type="dxa"/>
          </w:tcPr>
          <w:p w14:paraId="0A1256A2"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16 </w:t>
            </w:r>
            <w:r w:rsidRPr="00E7083C">
              <w:rPr>
                <w:rFonts w:ascii="TimesNewRomanPS-BoldMT" w:hAnsi="TimesNewRomanPS-BoldMT" w:cs="新細明體" w:hint="eastAsia"/>
                <w:bCs/>
                <w:color w:val="000000"/>
                <w:kern w:val="0"/>
                <w:sz w:val="16"/>
                <w:szCs w:val="16"/>
              </w:rPr>
              <w:t>法人購置住宅第一戶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Y</w:t>
            </w:r>
          </w:p>
        </w:tc>
        <w:tc>
          <w:tcPr>
            <w:tcW w:w="3969" w:type="dxa"/>
          </w:tcPr>
          <w:p w14:paraId="7C923A46"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06</w:t>
            </w:r>
            <w:r w:rsidRPr="00177018">
              <w:rPr>
                <w:rFonts w:ascii="TimesNewRomanPS-BoldMT" w:hAnsi="TimesNewRomanPS-BoldMT" w:cs="新細明體" w:hint="eastAsia"/>
                <w:bCs/>
                <w:kern w:val="0"/>
                <w:sz w:val="16"/>
                <w:szCs w:val="16"/>
              </w:rPr>
              <w:t>法人購置住宅第一戶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0D27CD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0B8BF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36" w:type="dxa"/>
          </w:tcPr>
          <w:p w14:paraId="34061A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933F7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98561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B203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36" w:type="dxa"/>
          </w:tcPr>
          <w:p w14:paraId="7580E8B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6D6C16B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B0FFF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F578B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7D197C4F" w14:textId="77777777" w:rsidTr="007C31B7">
        <w:tc>
          <w:tcPr>
            <w:tcW w:w="3114" w:type="dxa"/>
          </w:tcPr>
          <w:p w14:paraId="654B86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17 </w:t>
            </w:r>
            <w:r w:rsidRPr="00E7083C">
              <w:rPr>
                <w:rFonts w:ascii="TimesNewRomanPS-BoldMT" w:hAnsi="TimesNewRomanPS-BoldMT" w:cs="新細明體" w:hint="eastAsia"/>
                <w:bCs/>
                <w:color w:val="000000"/>
                <w:kern w:val="0"/>
                <w:sz w:val="16"/>
                <w:szCs w:val="16"/>
              </w:rPr>
              <w:t>法人購置住宅第二戶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1D7FF7D0"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07</w:t>
            </w:r>
            <w:r w:rsidRPr="001B6C65">
              <w:rPr>
                <w:rFonts w:ascii="TimesNewRomanPS-BoldMT" w:hAnsi="TimesNewRomanPS-BoldMT" w:cs="新細明體"/>
                <w:bCs/>
                <w:kern w:val="0"/>
                <w:sz w:val="16"/>
                <w:szCs w:val="16"/>
              </w:rPr>
              <w:t>.</w:t>
            </w:r>
            <w:r w:rsidRPr="001B6C65">
              <w:rPr>
                <w:rFonts w:ascii="TimesNewRomanPS-BoldMT" w:hAnsi="TimesNewRomanPS-BoldMT" w:cs="新細明體" w:hint="eastAsia"/>
                <w:bCs/>
                <w:kern w:val="0"/>
                <w:sz w:val="16"/>
                <w:szCs w:val="16"/>
              </w:rPr>
              <w:t>法人購</w:t>
            </w:r>
            <w:r w:rsidRPr="00177018">
              <w:rPr>
                <w:rFonts w:ascii="TimesNewRomanPS-BoldMT" w:hAnsi="TimesNewRomanPS-BoldMT" w:cs="新細明體" w:hint="eastAsia"/>
                <w:bCs/>
                <w:kern w:val="0"/>
                <w:sz w:val="16"/>
                <w:szCs w:val="16"/>
              </w:rPr>
              <w:t>置住宅第二戶以上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152B2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C8419E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p>
        </w:tc>
        <w:tc>
          <w:tcPr>
            <w:tcW w:w="236" w:type="dxa"/>
          </w:tcPr>
          <w:p w14:paraId="22E33DB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2C44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E2CD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AD9F43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3</w:t>
            </w:r>
          </w:p>
        </w:tc>
        <w:tc>
          <w:tcPr>
            <w:tcW w:w="236" w:type="dxa"/>
          </w:tcPr>
          <w:p w14:paraId="167ACBD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7FEB5D5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69733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F766BF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B7240F6" w14:textId="77777777" w:rsidTr="007C31B7">
        <w:tc>
          <w:tcPr>
            <w:tcW w:w="3114" w:type="dxa"/>
          </w:tcPr>
          <w:p w14:paraId="55C2D3E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9 </w:t>
            </w:r>
            <w:r w:rsidRPr="00E7083C">
              <w:rPr>
                <w:rFonts w:ascii="TimesNewRomanPS-BoldMT" w:hAnsi="TimesNewRomanPS-BoldMT" w:cs="新細明體" w:hint="eastAsia"/>
                <w:bCs/>
                <w:color w:val="000000"/>
                <w:kern w:val="0"/>
                <w:sz w:val="16"/>
                <w:szCs w:val="16"/>
              </w:rPr>
              <w:t>土地受限戶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O</w:t>
            </w:r>
          </w:p>
        </w:tc>
        <w:tc>
          <w:tcPr>
            <w:tcW w:w="3969" w:type="dxa"/>
          </w:tcPr>
          <w:p w14:paraId="2E48A388"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8</w:t>
            </w:r>
            <w:r w:rsidRPr="00177018">
              <w:rPr>
                <w:rFonts w:ascii="TimesNewRomanPS-BoldMT" w:hAnsi="TimesNewRomanPS-BoldMT" w:cs="新細明體"/>
                <w:bCs/>
                <w:kern w:val="0"/>
                <w:sz w:val="16"/>
                <w:szCs w:val="16"/>
              </w:rPr>
              <w:t xml:space="preserve">. </w:t>
            </w:r>
            <w:r w:rsidRPr="00BF3939">
              <w:rPr>
                <w:rFonts w:ascii="TimesNewRomanPS-BoldMT" w:hAnsi="TimesNewRomanPS-BoldMT" w:cs="新細明體" w:hint="eastAsia"/>
                <w:bCs/>
                <w:kern w:val="0"/>
                <w:sz w:val="16"/>
                <w:szCs w:val="16"/>
              </w:rPr>
              <w:t>購地貸款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3B664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4CE37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BBE8CB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8283AF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v</w:t>
            </w:r>
          </w:p>
        </w:tc>
        <w:tc>
          <w:tcPr>
            <w:tcW w:w="236" w:type="dxa"/>
          </w:tcPr>
          <w:p w14:paraId="7A6A04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047BAE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4</w:t>
            </w:r>
          </w:p>
        </w:tc>
        <w:tc>
          <w:tcPr>
            <w:tcW w:w="236" w:type="dxa"/>
          </w:tcPr>
          <w:p w14:paraId="6AD9852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D54E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3204DB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1952757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440386F" w14:textId="77777777" w:rsidTr="007C31B7">
        <w:tc>
          <w:tcPr>
            <w:tcW w:w="3114" w:type="dxa"/>
          </w:tcPr>
          <w:p w14:paraId="3932DD35"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18 </w:t>
            </w:r>
            <w:r w:rsidRPr="00E7083C">
              <w:rPr>
                <w:rFonts w:ascii="TimesNewRomanPS-BoldMT" w:hAnsi="TimesNewRomanPS-BoldMT" w:cs="新細明體" w:hint="eastAsia"/>
                <w:bCs/>
                <w:color w:val="000000"/>
                <w:kern w:val="0"/>
                <w:sz w:val="16"/>
                <w:szCs w:val="16"/>
              </w:rPr>
              <w:t>餘屋貸款</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6F5D0ACD"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09</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餘屋貸款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F743E6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8BC16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8846A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40BE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6A9673C"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v</w:t>
            </w:r>
          </w:p>
        </w:tc>
        <w:tc>
          <w:tcPr>
            <w:tcW w:w="236" w:type="dxa"/>
          </w:tcPr>
          <w:p w14:paraId="2BEA1A2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5</w:t>
            </w:r>
          </w:p>
        </w:tc>
        <w:tc>
          <w:tcPr>
            <w:tcW w:w="236" w:type="dxa"/>
          </w:tcPr>
          <w:p w14:paraId="4EFAFEB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E0AD8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2FB34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DFDFF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30530554" w14:textId="77777777" w:rsidTr="007C31B7">
        <w:tc>
          <w:tcPr>
            <w:tcW w:w="3114" w:type="dxa"/>
          </w:tcPr>
          <w:p w14:paraId="2EC1A6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56272F4D" w14:textId="77777777" w:rsidR="00012B35" w:rsidRDefault="00012B35" w:rsidP="007C31B7">
            <w:pPr>
              <w:widowControl/>
              <w:rPr>
                <w:rFonts w:ascii="TimesNewRomanPS-BoldMT" w:hAnsi="TimesNewRomanPS-BoldMT" w:cs="新細明體" w:hint="eastAsia"/>
                <w:bCs/>
                <w:kern w:val="0"/>
                <w:sz w:val="16"/>
                <w:szCs w:val="16"/>
              </w:rPr>
            </w:pPr>
            <w:r w:rsidRPr="00F71530">
              <w:rPr>
                <w:rFonts w:ascii="TimesNewRomanPS-BoldMT" w:hAnsi="TimesNewRomanPS-BoldMT" w:cs="新細明體" w:hint="eastAsia"/>
                <w:bCs/>
                <w:kern w:val="0"/>
                <w:sz w:val="16"/>
                <w:szCs w:val="16"/>
              </w:rPr>
              <w:t>1</w:t>
            </w:r>
            <w:r w:rsidRPr="00F71530">
              <w:rPr>
                <w:rFonts w:ascii="TimesNewRomanPS-BoldMT" w:hAnsi="TimesNewRomanPS-BoldMT" w:cs="新細明體"/>
                <w:bCs/>
                <w:kern w:val="0"/>
                <w:sz w:val="16"/>
                <w:szCs w:val="16"/>
              </w:rPr>
              <w:t>0.</w:t>
            </w:r>
            <w:r w:rsidRPr="00F71530">
              <w:rPr>
                <w:rFonts w:ascii="TimesNewRomanPS-BoldMT" w:hAnsi="TimesNewRomanPS-BoldMT" w:cs="新細明體" w:hint="eastAsia"/>
                <w:bCs/>
                <w:kern w:val="0"/>
                <w:sz w:val="16"/>
                <w:szCs w:val="16"/>
              </w:rPr>
              <w:t>工業區閒置土地抵押貸款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84E7A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AF558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271996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B15D69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D602C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034338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6</w:t>
            </w:r>
          </w:p>
        </w:tc>
        <w:tc>
          <w:tcPr>
            <w:tcW w:w="236" w:type="dxa"/>
          </w:tcPr>
          <w:p w14:paraId="0DA9893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3C023E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D36CC8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51D48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D705BEF" w14:textId="77777777" w:rsidTr="007C31B7">
        <w:tc>
          <w:tcPr>
            <w:tcW w:w="3114" w:type="dxa"/>
          </w:tcPr>
          <w:p w14:paraId="7C0029A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7 </w:t>
            </w:r>
            <w:r w:rsidRPr="00E7083C">
              <w:rPr>
                <w:rFonts w:ascii="TimesNewRomanPS-BoldMT" w:hAnsi="TimesNewRomanPS-BoldMT" w:cs="新細明體" w:hint="eastAsia"/>
                <w:bCs/>
                <w:color w:val="000000"/>
                <w:kern w:val="0"/>
                <w:sz w:val="16"/>
                <w:szCs w:val="16"/>
              </w:rPr>
              <w:t>增貸管制戶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L</w:t>
            </w:r>
          </w:p>
        </w:tc>
        <w:tc>
          <w:tcPr>
            <w:tcW w:w="3969" w:type="dxa"/>
          </w:tcPr>
          <w:p w14:paraId="2D4BBA99"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11</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增貸管制戶</w:t>
            </w:r>
            <w:r w:rsidRPr="00177018">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42570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115A0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B8422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8CF543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4DED81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413B0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2797ED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0439B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F2767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5C68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1F9DF40" w14:textId="77777777" w:rsidTr="007C31B7">
        <w:tc>
          <w:tcPr>
            <w:tcW w:w="3114" w:type="dxa"/>
          </w:tcPr>
          <w:p w14:paraId="0A83D9D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6 </w:t>
            </w:r>
            <w:r w:rsidRPr="00E7083C">
              <w:rPr>
                <w:rFonts w:ascii="TimesNewRomanPS-BoldMT" w:hAnsi="TimesNewRomanPS-BoldMT" w:cs="新細明體" w:hint="eastAsia"/>
                <w:bCs/>
                <w:color w:val="000000"/>
                <w:kern w:val="0"/>
                <w:sz w:val="16"/>
                <w:szCs w:val="16"/>
              </w:rPr>
              <w:t>自然人第２</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K</w:t>
            </w:r>
          </w:p>
        </w:tc>
        <w:tc>
          <w:tcPr>
            <w:tcW w:w="3969" w:type="dxa"/>
          </w:tcPr>
          <w:p w14:paraId="7F47A8F2"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12</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自然人特定地區第</w:t>
            </w:r>
            <w:r w:rsidRPr="00177018">
              <w:rPr>
                <w:rFonts w:ascii="TimesNewRomanPS-BoldMT" w:hAnsi="TimesNewRomanPS-BoldMT" w:cs="新細明體" w:hint="eastAsia"/>
                <w:bCs/>
                <w:kern w:val="0"/>
                <w:sz w:val="16"/>
                <w:szCs w:val="16"/>
              </w:rPr>
              <w:t>2</w:t>
            </w:r>
            <w:r w:rsidRPr="00177018">
              <w:rPr>
                <w:rFonts w:ascii="TimesNewRomanPS-BoldMT" w:hAnsi="TimesNewRomanPS-BoldMT" w:cs="新細明體" w:hint="eastAsia"/>
                <w:bCs/>
                <w:kern w:val="0"/>
                <w:sz w:val="16"/>
                <w:szCs w:val="16"/>
              </w:rPr>
              <w:t>戶購屋貸款</w:t>
            </w:r>
            <w:r>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B29487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N</w:t>
            </w:r>
          </w:p>
        </w:tc>
        <w:tc>
          <w:tcPr>
            <w:tcW w:w="236" w:type="dxa"/>
          </w:tcPr>
          <w:p w14:paraId="79CD13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B60F19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12181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D84364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30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ABC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012F3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7D54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1064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4D7CD4B" w14:textId="77777777" w:rsidTr="007C31B7">
        <w:tc>
          <w:tcPr>
            <w:tcW w:w="3114" w:type="dxa"/>
          </w:tcPr>
          <w:p w14:paraId="49F6955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13 </w:t>
            </w:r>
            <w:r w:rsidRPr="00E7083C">
              <w:rPr>
                <w:rFonts w:ascii="TimesNewRomanPS-BoldMT" w:hAnsi="TimesNewRomanPS-BoldMT" w:cs="新細明體" w:hint="eastAsia"/>
                <w:bCs/>
                <w:color w:val="000000"/>
                <w:kern w:val="0"/>
                <w:sz w:val="16"/>
                <w:szCs w:val="16"/>
              </w:rPr>
              <w:t>投資戶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內部規範</w:t>
            </w:r>
            <w:r w:rsidRPr="00E7083C">
              <w:rPr>
                <w:rFonts w:ascii="TimesNewRomanPS-BoldMT" w:hAnsi="TimesNewRomanPS-BoldMT" w:cs="新細明體" w:hint="eastAsia"/>
                <w:bCs/>
                <w:color w:val="000000"/>
                <w:kern w:val="0"/>
                <w:sz w:val="16"/>
                <w:szCs w:val="16"/>
              </w:rPr>
              <w:t>) U</w:t>
            </w:r>
          </w:p>
        </w:tc>
        <w:tc>
          <w:tcPr>
            <w:tcW w:w="3969" w:type="dxa"/>
          </w:tcPr>
          <w:p w14:paraId="13CCAE9C"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13</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投資戶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內部規範</w:t>
            </w:r>
            <w:r w:rsidRPr="00177018">
              <w:rPr>
                <w:rFonts w:ascii="TimesNewRomanPS-BoldMT" w:hAnsi="TimesNewRomanPS-BoldMT" w:cs="新細明體" w:hint="eastAsia"/>
                <w:bCs/>
                <w:kern w:val="0"/>
                <w:sz w:val="16"/>
                <w:szCs w:val="16"/>
              </w:rPr>
              <w:t>)</w:t>
            </w:r>
          </w:p>
        </w:tc>
        <w:tc>
          <w:tcPr>
            <w:tcW w:w="269" w:type="dxa"/>
          </w:tcPr>
          <w:p w14:paraId="2E5355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F921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93DE4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23C45C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F27531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2AAB62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1ABD2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D64E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A11B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5BBE8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2A51575" w14:textId="77777777" w:rsidTr="007C31B7">
        <w:tc>
          <w:tcPr>
            <w:tcW w:w="3114" w:type="dxa"/>
          </w:tcPr>
          <w:p w14:paraId="35EB6C32"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一般</w:t>
            </w:r>
          </w:p>
          <w:p w14:paraId="23A28B9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3</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員工</w:t>
            </w:r>
          </w:p>
          <w:p w14:paraId="2DD2CA85"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 </w:t>
            </w:r>
            <w:r w:rsidRPr="00E7083C">
              <w:rPr>
                <w:rFonts w:ascii="TimesNewRomanPS-BoldMT" w:hAnsi="TimesNewRomanPS-BoldMT" w:cs="新細明體" w:hint="eastAsia"/>
                <w:bCs/>
                <w:color w:val="000000"/>
                <w:kern w:val="0"/>
                <w:sz w:val="16"/>
                <w:szCs w:val="16"/>
              </w:rPr>
              <w:t>固特利契轉</w:t>
            </w:r>
            <w:r w:rsidRPr="00E7083C">
              <w:rPr>
                <w:rFonts w:ascii="TimesNewRomanPS-BoldMT" w:hAnsi="TimesNewRomanPS-BoldMT" w:cs="新細明體" w:hint="eastAsia"/>
                <w:bCs/>
                <w:color w:val="000000"/>
                <w:kern w:val="0"/>
                <w:sz w:val="16"/>
                <w:szCs w:val="16"/>
              </w:rPr>
              <w:t xml:space="preserve"> @</w:t>
            </w:r>
          </w:p>
          <w:p w14:paraId="0AB02A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4 </w:t>
            </w:r>
            <w:r w:rsidRPr="00E7083C">
              <w:rPr>
                <w:rFonts w:ascii="TimesNewRomanPS-BoldMT" w:hAnsi="TimesNewRomanPS-BoldMT" w:cs="新細明體" w:hint="eastAsia"/>
                <w:bCs/>
                <w:color w:val="000000"/>
                <w:kern w:val="0"/>
                <w:sz w:val="16"/>
                <w:szCs w:val="16"/>
              </w:rPr>
              <w:t>信義房屋</w:t>
            </w:r>
            <w:r w:rsidRPr="00E7083C">
              <w:rPr>
                <w:rFonts w:ascii="TimesNewRomanPS-BoldMT" w:hAnsi="TimesNewRomanPS-BoldMT" w:cs="新細明體" w:hint="eastAsia"/>
                <w:bCs/>
                <w:color w:val="000000"/>
                <w:kern w:val="0"/>
                <w:sz w:val="16"/>
                <w:szCs w:val="16"/>
              </w:rPr>
              <w:t xml:space="preserve"> A</w:t>
            </w:r>
          </w:p>
          <w:p w14:paraId="236AD0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8 </w:t>
            </w:r>
            <w:r w:rsidRPr="00E7083C">
              <w:rPr>
                <w:rFonts w:ascii="TimesNewRomanPS-BoldMT" w:hAnsi="TimesNewRomanPS-BoldMT" w:cs="新細明體" w:hint="eastAsia"/>
                <w:bCs/>
                <w:color w:val="000000"/>
                <w:kern w:val="0"/>
                <w:sz w:val="16"/>
                <w:szCs w:val="16"/>
              </w:rPr>
              <w:t>整合貸</w:t>
            </w:r>
            <w:r w:rsidRPr="00E7083C">
              <w:rPr>
                <w:rFonts w:ascii="TimesNewRomanPS-BoldMT" w:hAnsi="TimesNewRomanPS-BoldMT" w:cs="新細明體" w:hint="eastAsia"/>
                <w:bCs/>
                <w:color w:val="000000"/>
                <w:kern w:val="0"/>
                <w:sz w:val="16"/>
                <w:szCs w:val="16"/>
              </w:rPr>
              <w:t xml:space="preserve"> M</w:t>
            </w:r>
          </w:p>
          <w:p w14:paraId="53DD5130"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10 </w:t>
            </w:r>
            <w:r w:rsidRPr="00E7083C">
              <w:rPr>
                <w:rFonts w:ascii="TimesNewRomanPS-BoldMT" w:hAnsi="TimesNewRomanPS-BoldMT" w:cs="新細明體" w:hint="eastAsia"/>
                <w:bCs/>
                <w:color w:val="000000"/>
                <w:kern w:val="0"/>
                <w:sz w:val="16"/>
                <w:szCs w:val="16"/>
              </w:rPr>
              <w:t>優惠轉貸</w:t>
            </w:r>
            <w:r w:rsidRPr="00E7083C">
              <w:rPr>
                <w:rFonts w:ascii="TimesNewRomanPS-BoldMT" w:hAnsi="TimesNewRomanPS-BoldMT" w:cs="新細明體" w:hint="eastAsia"/>
                <w:bCs/>
                <w:color w:val="000000"/>
                <w:kern w:val="0"/>
                <w:sz w:val="16"/>
                <w:szCs w:val="16"/>
              </w:rPr>
              <w:t xml:space="preserve"> P</w:t>
            </w:r>
          </w:p>
          <w:p w14:paraId="6C807068"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11 </w:t>
            </w:r>
            <w:r w:rsidRPr="00E7083C">
              <w:rPr>
                <w:rFonts w:ascii="TimesNewRomanPS-BoldMT" w:hAnsi="TimesNewRomanPS-BoldMT" w:cs="新細明體" w:hint="eastAsia"/>
                <w:bCs/>
                <w:color w:val="000000"/>
                <w:kern w:val="0"/>
                <w:sz w:val="16"/>
                <w:szCs w:val="16"/>
              </w:rPr>
              <w:t>永慶房屋</w:t>
            </w:r>
            <w:r w:rsidRPr="00E7083C">
              <w:rPr>
                <w:rFonts w:ascii="TimesNewRomanPS-BoldMT" w:hAnsi="TimesNewRomanPS-BoldMT" w:cs="新細明體" w:hint="eastAsia"/>
                <w:bCs/>
                <w:color w:val="000000"/>
                <w:kern w:val="0"/>
                <w:sz w:val="16"/>
                <w:szCs w:val="16"/>
              </w:rPr>
              <w:t xml:space="preserve"> Q</w:t>
            </w:r>
          </w:p>
          <w:p w14:paraId="16653B0C"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12 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T</w:t>
            </w:r>
          </w:p>
          <w:p w14:paraId="4496F92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lastRenderedPageBreak/>
              <w:t xml:space="preserve">14 </w:t>
            </w:r>
            <w:r w:rsidRPr="00E7083C">
              <w:rPr>
                <w:rFonts w:ascii="TimesNewRomanPS-BoldMT" w:hAnsi="TimesNewRomanPS-BoldMT" w:cs="新細明體" w:hint="eastAsia"/>
                <w:bCs/>
                <w:color w:val="000000"/>
                <w:kern w:val="0"/>
                <w:sz w:val="16"/>
                <w:szCs w:val="16"/>
              </w:rPr>
              <w:t>央行</w:t>
            </w:r>
            <w:r w:rsidRPr="00E7083C">
              <w:rPr>
                <w:rFonts w:ascii="TimesNewRomanPS-BoldMT" w:hAnsi="TimesNewRomanPS-BoldMT" w:cs="新細明體" w:hint="eastAsia"/>
                <w:bCs/>
                <w:color w:val="000000"/>
                <w:kern w:val="0"/>
                <w:sz w:val="16"/>
                <w:szCs w:val="16"/>
              </w:rPr>
              <w:t>991231+VIP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V</w:t>
            </w:r>
          </w:p>
          <w:p w14:paraId="6EE20791"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p>
        </w:tc>
        <w:tc>
          <w:tcPr>
            <w:tcW w:w="3969" w:type="dxa"/>
          </w:tcPr>
          <w:p w14:paraId="704925CE" w14:textId="77777777" w:rsidR="00012B35" w:rsidRPr="007B2486" w:rsidRDefault="00012B35" w:rsidP="007C31B7">
            <w:pPr>
              <w:widowControl/>
              <w:rPr>
                <w:rFonts w:ascii="TimesNewRomanPS-BoldMT" w:hAnsi="TimesNewRomanPS-BoldMT" w:cs="新細明體" w:hint="eastAsia"/>
                <w:bCs/>
                <w:color w:val="000000"/>
                <w:kern w:val="0"/>
                <w:sz w:val="16"/>
                <w:szCs w:val="16"/>
              </w:rPr>
            </w:pPr>
            <w:r w:rsidRPr="007B2486">
              <w:rPr>
                <w:rFonts w:ascii="TimesNewRomanPS-BoldMT" w:hAnsi="TimesNewRomanPS-BoldMT" w:cs="新細明體" w:hint="eastAsia"/>
                <w:bCs/>
                <w:color w:val="000000"/>
                <w:kern w:val="0"/>
                <w:sz w:val="16"/>
                <w:szCs w:val="16"/>
              </w:rPr>
              <w:lastRenderedPageBreak/>
              <w:t>00</w:t>
            </w:r>
            <w:r w:rsidRPr="007B2486">
              <w:rPr>
                <w:rFonts w:ascii="TimesNewRomanPS-BoldMT" w:hAnsi="TimesNewRomanPS-BoldMT" w:cs="新細明體" w:hint="eastAsia"/>
                <w:bCs/>
                <w:color w:val="000000"/>
                <w:kern w:val="0"/>
                <w:sz w:val="16"/>
                <w:szCs w:val="16"/>
              </w:rPr>
              <w:t>一般</w:t>
            </w:r>
          </w:p>
          <w:p w14:paraId="413C51D6" w14:textId="77777777" w:rsidR="00012B35" w:rsidRPr="007B2486" w:rsidRDefault="00012B35" w:rsidP="007C31B7">
            <w:pPr>
              <w:widowControl/>
              <w:rPr>
                <w:rFonts w:ascii="TimesNewRomanPS-BoldMT" w:hAnsi="TimesNewRomanPS-BoldMT" w:cs="新細明體" w:hint="eastAsia"/>
                <w:bCs/>
                <w:color w:val="000000"/>
                <w:kern w:val="0"/>
                <w:sz w:val="16"/>
                <w:szCs w:val="16"/>
              </w:rPr>
            </w:pPr>
          </w:p>
        </w:tc>
        <w:tc>
          <w:tcPr>
            <w:tcW w:w="269" w:type="dxa"/>
          </w:tcPr>
          <w:p w14:paraId="421C5E4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55993F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88E8A8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F662DE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C83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B493FD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422CA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5C0C2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F004A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93F0B6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bl>
    <w:p w14:paraId="0DEE132F" w14:textId="49D6BF2E" w:rsidR="00FD0BA6" w:rsidRDefault="00FD0BA6" w:rsidP="00FD0BA6">
      <w:pPr>
        <w:tabs>
          <w:tab w:val="left" w:pos="788"/>
        </w:tabs>
        <w:rPr>
          <w:rFonts w:ascii="標楷體" w:eastAsia="標楷體" w:hAnsi="標楷體"/>
        </w:rPr>
      </w:pPr>
    </w:p>
    <w:p w14:paraId="3A429753" w14:textId="48A46E54" w:rsidR="00A976D6" w:rsidRDefault="00A976D6" w:rsidP="00A976D6">
      <w:pPr>
        <w:pStyle w:val="20"/>
        <w:keepNext w:val="0"/>
        <w:ind w:leftChars="100" w:left="240"/>
        <w:rPr>
          <w:rFonts w:ascii="標楷體" w:hAnsi="標楷體"/>
        </w:rPr>
      </w:pPr>
      <w:bookmarkStart w:id="1162" w:name="_Toc90483179"/>
      <w:bookmarkStart w:id="1163" w:name="_Toc90483434"/>
      <w:bookmarkStart w:id="1164" w:name="_Toc90483550"/>
      <w:bookmarkStart w:id="1165" w:name="_Toc90483776"/>
      <w:bookmarkStart w:id="1166" w:name="_Toc90490048"/>
      <w:bookmarkStart w:id="1167" w:name="_Toc140244574"/>
      <w:r w:rsidRPr="008F20B5">
        <w:rPr>
          <w:rFonts w:ascii="標楷體" w:hAnsi="標楷體"/>
        </w:rPr>
        <w:t>4.2</w:t>
      </w:r>
      <w:r>
        <w:rPr>
          <w:rFonts w:ascii="標楷體" w:hAnsi="標楷體"/>
        </w:rPr>
        <w:t>.</w:t>
      </w:r>
      <w:r>
        <w:rPr>
          <w:rFonts w:ascii="標楷體" w:hAnsi="標楷體" w:hint="eastAsia"/>
        </w:rPr>
        <w:t>2</w:t>
      </w:r>
      <w:r w:rsidRPr="008F20B5">
        <w:rPr>
          <w:rFonts w:ascii="標楷體" w:hAnsi="標楷體"/>
        </w:rPr>
        <w:t xml:space="preserve">    </w:t>
      </w:r>
      <w:r w:rsidRPr="00A976D6">
        <w:rPr>
          <w:rFonts w:ascii="標楷體" w:hAnsi="標楷體" w:hint="eastAsia"/>
        </w:rPr>
        <w:t>保證人關係代碼</w:t>
      </w:r>
      <w:bookmarkEnd w:id="1162"/>
      <w:bookmarkEnd w:id="1163"/>
      <w:bookmarkEnd w:id="1164"/>
      <w:bookmarkEnd w:id="1165"/>
      <w:bookmarkEnd w:id="1166"/>
      <w:bookmarkEnd w:id="1167"/>
    </w:p>
    <w:p w14:paraId="447D5C5C" w14:textId="49499D89" w:rsidR="00A976D6" w:rsidRDefault="00A976D6" w:rsidP="00A976D6"/>
    <w:p w14:paraId="0543B4EA" w14:textId="20E6044D" w:rsidR="00A976D6" w:rsidRPr="00A976D6" w:rsidRDefault="00A976D6" w:rsidP="00A976D6">
      <w:pPr>
        <w:rPr>
          <w:rFonts w:ascii="標楷體" w:eastAsia="標楷體" w:hAnsi="標楷體"/>
        </w:rPr>
      </w:pPr>
      <w:r w:rsidRPr="00A976D6">
        <w:rPr>
          <w:rFonts w:ascii="標楷體" w:eastAsia="標楷體" w:hAnsi="標楷體" w:hint="eastAsia"/>
          <w:lang w:eastAsia="zh-HK"/>
        </w:rPr>
        <w:t>代碼</w:t>
      </w:r>
      <w:r w:rsidRPr="00A976D6">
        <w:rPr>
          <w:rFonts w:ascii="標楷體" w:eastAsia="標楷體" w:hAnsi="標楷體" w:hint="eastAsia"/>
        </w:rPr>
        <w:t>/</w:t>
      </w:r>
      <w:r w:rsidRPr="00A976D6">
        <w:rPr>
          <w:rFonts w:ascii="標楷體" w:eastAsia="標楷體" w:hAnsi="標楷體" w:hint="eastAsia"/>
          <w:lang w:eastAsia="zh-HK"/>
        </w:rPr>
        <w:t>說明</w:t>
      </w:r>
    </w:p>
    <w:p w14:paraId="4D0C6238" w14:textId="2B7A1350" w:rsidR="00A976D6" w:rsidRPr="00A976D6" w:rsidRDefault="00A976D6" w:rsidP="00A976D6">
      <w:pPr>
        <w:rPr>
          <w:rFonts w:ascii="標楷體" w:eastAsia="標楷體" w:hAnsi="標楷體"/>
        </w:rPr>
      </w:pPr>
      <w:r w:rsidRPr="00A976D6">
        <w:rPr>
          <w:rFonts w:ascii="標楷體" w:eastAsia="標楷體" w:hAnsi="標楷體" w:hint="eastAsia"/>
        </w:rPr>
        <w:t>01</w:t>
      </w:r>
      <w:r w:rsidRPr="00A976D6">
        <w:rPr>
          <w:rFonts w:ascii="標楷體" w:eastAsia="標楷體" w:hAnsi="標楷體" w:hint="eastAsia"/>
        </w:rPr>
        <w:tab/>
        <w:t>負責人</w:t>
      </w:r>
    </w:p>
    <w:p w14:paraId="6F20EF55" w14:textId="77777777" w:rsidR="00A976D6" w:rsidRPr="00A976D6" w:rsidRDefault="00A976D6" w:rsidP="00A976D6">
      <w:pPr>
        <w:rPr>
          <w:rFonts w:ascii="標楷體" w:eastAsia="標楷體" w:hAnsi="標楷體"/>
        </w:rPr>
      </w:pPr>
      <w:r w:rsidRPr="00A976D6">
        <w:rPr>
          <w:rFonts w:ascii="標楷體" w:eastAsia="標楷體" w:hAnsi="標楷體" w:hint="eastAsia"/>
        </w:rPr>
        <w:t>02</w:t>
      </w:r>
      <w:r w:rsidRPr="00A976D6">
        <w:rPr>
          <w:rFonts w:ascii="標楷體" w:eastAsia="標楷體" w:hAnsi="標楷體" w:hint="eastAsia"/>
        </w:rPr>
        <w:tab/>
        <w:t>負責人之配偶</w:t>
      </w:r>
    </w:p>
    <w:p w14:paraId="5D8A8CC8" w14:textId="77777777" w:rsidR="00A976D6" w:rsidRPr="00A976D6" w:rsidRDefault="00A976D6" w:rsidP="00A976D6">
      <w:pPr>
        <w:rPr>
          <w:rFonts w:ascii="標楷體" w:eastAsia="標楷體" w:hAnsi="標楷體"/>
        </w:rPr>
      </w:pPr>
      <w:r w:rsidRPr="00A976D6">
        <w:rPr>
          <w:rFonts w:ascii="標楷體" w:eastAsia="標楷體" w:hAnsi="標楷體" w:hint="eastAsia"/>
        </w:rPr>
        <w:t>03</w:t>
      </w:r>
      <w:r w:rsidRPr="00A976D6">
        <w:rPr>
          <w:rFonts w:ascii="標楷體" w:eastAsia="標楷體" w:hAnsi="標楷體" w:hint="eastAsia"/>
        </w:rPr>
        <w:tab/>
        <w:t>負責人之父母</w:t>
      </w:r>
    </w:p>
    <w:p w14:paraId="2747CD11" w14:textId="77777777" w:rsidR="00A976D6" w:rsidRPr="00A976D6" w:rsidRDefault="00A976D6" w:rsidP="00A976D6">
      <w:pPr>
        <w:rPr>
          <w:rFonts w:ascii="標楷體" w:eastAsia="標楷體" w:hAnsi="標楷體"/>
        </w:rPr>
      </w:pPr>
      <w:r w:rsidRPr="00A976D6">
        <w:rPr>
          <w:rFonts w:ascii="標楷體" w:eastAsia="標楷體" w:hAnsi="標楷體" w:hint="eastAsia"/>
        </w:rPr>
        <w:t>04</w:t>
      </w:r>
      <w:r w:rsidRPr="00A976D6">
        <w:rPr>
          <w:rFonts w:ascii="標楷體" w:eastAsia="標楷體" w:hAnsi="標楷體" w:hint="eastAsia"/>
        </w:rPr>
        <w:tab/>
        <w:t>負責人之子女</w:t>
      </w:r>
    </w:p>
    <w:p w14:paraId="0892DB0C" w14:textId="77777777" w:rsidR="00A976D6" w:rsidRPr="00A976D6" w:rsidRDefault="00A976D6" w:rsidP="00A976D6">
      <w:pPr>
        <w:rPr>
          <w:rFonts w:ascii="標楷體" w:eastAsia="標楷體" w:hAnsi="標楷體"/>
        </w:rPr>
      </w:pPr>
      <w:r w:rsidRPr="00A976D6">
        <w:rPr>
          <w:rFonts w:ascii="標楷體" w:eastAsia="標楷體" w:hAnsi="標楷體" w:hint="eastAsia"/>
        </w:rPr>
        <w:t>05</w:t>
      </w:r>
      <w:r w:rsidRPr="00A976D6">
        <w:rPr>
          <w:rFonts w:ascii="標楷體" w:eastAsia="標楷體" w:hAnsi="標楷體" w:hint="eastAsia"/>
        </w:rPr>
        <w:tab/>
        <w:t>負責人之兄弟姊妹</w:t>
      </w:r>
    </w:p>
    <w:p w14:paraId="04EA14FC" w14:textId="77777777" w:rsidR="00A976D6" w:rsidRPr="00A976D6" w:rsidRDefault="00A976D6" w:rsidP="00A976D6">
      <w:pPr>
        <w:rPr>
          <w:rFonts w:ascii="標楷體" w:eastAsia="標楷體" w:hAnsi="標楷體"/>
        </w:rPr>
      </w:pPr>
      <w:r w:rsidRPr="00A976D6">
        <w:rPr>
          <w:rFonts w:ascii="標楷體" w:eastAsia="標楷體" w:hAnsi="標楷體" w:hint="eastAsia"/>
        </w:rPr>
        <w:t>06</w:t>
      </w:r>
      <w:r w:rsidRPr="00A976D6">
        <w:rPr>
          <w:rFonts w:ascii="標楷體" w:eastAsia="標楷體" w:hAnsi="標楷體" w:hint="eastAsia"/>
        </w:rPr>
        <w:tab/>
        <w:t>董事</w:t>
      </w:r>
    </w:p>
    <w:p w14:paraId="2333AED0" w14:textId="77777777" w:rsidR="00A976D6" w:rsidRPr="00A976D6" w:rsidRDefault="00A976D6" w:rsidP="00A976D6">
      <w:pPr>
        <w:rPr>
          <w:rFonts w:ascii="標楷體" w:eastAsia="標楷體" w:hAnsi="標楷體"/>
        </w:rPr>
      </w:pPr>
      <w:r w:rsidRPr="00A976D6">
        <w:rPr>
          <w:rFonts w:ascii="標楷體" w:eastAsia="標楷體" w:hAnsi="標楷體" w:hint="eastAsia"/>
        </w:rPr>
        <w:t>07</w:t>
      </w:r>
      <w:r w:rsidRPr="00A976D6">
        <w:rPr>
          <w:rFonts w:ascii="標楷體" w:eastAsia="標楷體" w:hAnsi="標楷體" w:hint="eastAsia"/>
        </w:rPr>
        <w:tab/>
        <w:t>董事之配偶</w:t>
      </w:r>
    </w:p>
    <w:p w14:paraId="10C61BEF" w14:textId="77777777" w:rsidR="00A976D6" w:rsidRPr="00A976D6" w:rsidRDefault="00A976D6" w:rsidP="00A976D6">
      <w:pPr>
        <w:rPr>
          <w:rFonts w:ascii="標楷體" w:eastAsia="標楷體" w:hAnsi="標楷體"/>
        </w:rPr>
      </w:pPr>
      <w:r w:rsidRPr="00A976D6">
        <w:rPr>
          <w:rFonts w:ascii="標楷體" w:eastAsia="標楷體" w:hAnsi="標楷體" w:hint="eastAsia"/>
        </w:rPr>
        <w:t>08</w:t>
      </w:r>
      <w:r w:rsidRPr="00A976D6">
        <w:rPr>
          <w:rFonts w:ascii="標楷體" w:eastAsia="標楷體" w:hAnsi="標楷體" w:hint="eastAsia"/>
        </w:rPr>
        <w:tab/>
        <w:t>董事之父母</w:t>
      </w:r>
    </w:p>
    <w:p w14:paraId="1B2A6669" w14:textId="77777777" w:rsidR="00A976D6" w:rsidRPr="00A976D6" w:rsidRDefault="00A976D6" w:rsidP="00A976D6">
      <w:pPr>
        <w:rPr>
          <w:rFonts w:ascii="標楷體" w:eastAsia="標楷體" w:hAnsi="標楷體"/>
        </w:rPr>
      </w:pPr>
      <w:r w:rsidRPr="00A976D6">
        <w:rPr>
          <w:rFonts w:ascii="標楷體" w:eastAsia="標楷體" w:hAnsi="標楷體" w:hint="eastAsia"/>
        </w:rPr>
        <w:t>09</w:t>
      </w:r>
      <w:r w:rsidRPr="00A976D6">
        <w:rPr>
          <w:rFonts w:ascii="標楷體" w:eastAsia="標楷體" w:hAnsi="標楷體" w:hint="eastAsia"/>
        </w:rPr>
        <w:tab/>
        <w:t>董事之子女</w:t>
      </w:r>
    </w:p>
    <w:p w14:paraId="44A781AB" w14:textId="77777777" w:rsidR="00A976D6" w:rsidRPr="00A976D6" w:rsidRDefault="00A976D6" w:rsidP="00A976D6">
      <w:pPr>
        <w:rPr>
          <w:rFonts w:ascii="標楷體" w:eastAsia="標楷體" w:hAnsi="標楷體"/>
        </w:rPr>
      </w:pPr>
      <w:r w:rsidRPr="00A976D6">
        <w:rPr>
          <w:rFonts w:ascii="標楷體" w:eastAsia="標楷體" w:hAnsi="標楷體" w:hint="eastAsia"/>
        </w:rPr>
        <w:t>10</w:t>
      </w:r>
      <w:r w:rsidRPr="00A976D6">
        <w:rPr>
          <w:rFonts w:ascii="標楷體" w:eastAsia="標楷體" w:hAnsi="標楷體" w:hint="eastAsia"/>
        </w:rPr>
        <w:tab/>
        <w:t>董事之兄弟姊妹</w:t>
      </w:r>
    </w:p>
    <w:p w14:paraId="69264773" w14:textId="77777777" w:rsidR="00A976D6" w:rsidRPr="00A976D6" w:rsidRDefault="00A976D6" w:rsidP="00A976D6">
      <w:pPr>
        <w:rPr>
          <w:rFonts w:ascii="標楷體" w:eastAsia="標楷體" w:hAnsi="標楷體"/>
        </w:rPr>
      </w:pPr>
      <w:r w:rsidRPr="00A976D6">
        <w:rPr>
          <w:rFonts w:ascii="標楷體" w:eastAsia="標楷體" w:hAnsi="標楷體" w:hint="eastAsia"/>
        </w:rPr>
        <w:t>11</w:t>
      </w:r>
      <w:r w:rsidRPr="00A976D6">
        <w:rPr>
          <w:rFonts w:ascii="標楷體" w:eastAsia="標楷體" w:hAnsi="標楷體" w:hint="eastAsia"/>
        </w:rPr>
        <w:tab/>
        <w:t>股東</w:t>
      </w:r>
    </w:p>
    <w:p w14:paraId="7C8FE7CE" w14:textId="77777777" w:rsidR="00A976D6" w:rsidRPr="00A976D6" w:rsidRDefault="00A976D6" w:rsidP="00A976D6">
      <w:pPr>
        <w:rPr>
          <w:rFonts w:ascii="標楷體" w:eastAsia="標楷體" w:hAnsi="標楷體"/>
        </w:rPr>
      </w:pPr>
      <w:r w:rsidRPr="00A976D6">
        <w:rPr>
          <w:rFonts w:ascii="標楷體" w:eastAsia="標楷體" w:hAnsi="標楷體" w:hint="eastAsia"/>
        </w:rPr>
        <w:t>12</w:t>
      </w:r>
      <w:r w:rsidRPr="00A976D6">
        <w:rPr>
          <w:rFonts w:ascii="標楷體" w:eastAsia="標楷體" w:hAnsi="標楷體" w:hint="eastAsia"/>
        </w:rPr>
        <w:tab/>
        <w:t>股東之配偶</w:t>
      </w:r>
    </w:p>
    <w:p w14:paraId="37BCD2A8" w14:textId="77777777" w:rsidR="00A976D6" w:rsidRPr="00A976D6" w:rsidRDefault="00A976D6" w:rsidP="00A976D6">
      <w:pPr>
        <w:rPr>
          <w:rFonts w:ascii="標楷體" w:eastAsia="標楷體" w:hAnsi="標楷體"/>
        </w:rPr>
      </w:pPr>
      <w:r w:rsidRPr="00A976D6">
        <w:rPr>
          <w:rFonts w:ascii="標楷體" w:eastAsia="標楷體" w:hAnsi="標楷體" w:hint="eastAsia"/>
        </w:rPr>
        <w:t>13</w:t>
      </w:r>
      <w:r w:rsidRPr="00A976D6">
        <w:rPr>
          <w:rFonts w:ascii="標楷體" w:eastAsia="標楷體" w:hAnsi="標楷體" w:hint="eastAsia"/>
        </w:rPr>
        <w:tab/>
        <w:t>股東之父母</w:t>
      </w:r>
    </w:p>
    <w:p w14:paraId="61EA4495" w14:textId="77777777" w:rsidR="00A976D6" w:rsidRPr="00A976D6" w:rsidRDefault="00A976D6" w:rsidP="00A976D6">
      <w:pPr>
        <w:rPr>
          <w:rFonts w:ascii="標楷體" w:eastAsia="標楷體" w:hAnsi="標楷體"/>
        </w:rPr>
      </w:pPr>
      <w:r w:rsidRPr="00A976D6">
        <w:rPr>
          <w:rFonts w:ascii="標楷體" w:eastAsia="標楷體" w:hAnsi="標楷體" w:hint="eastAsia"/>
        </w:rPr>
        <w:t>14</w:t>
      </w:r>
      <w:r w:rsidRPr="00A976D6">
        <w:rPr>
          <w:rFonts w:ascii="標楷體" w:eastAsia="標楷體" w:hAnsi="標楷體" w:hint="eastAsia"/>
        </w:rPr>
        <w:tab/>
        <w:t>股東之子女</w:t>
      </w:r>
    </w:p>
    <w:p w14:paraId="7355E1E4" w14:textId="77777777" w:rsidR="00A976D6" w:rsidRPr="00A976D6" w:rsidRDefault="00A976D6" w:rsidP="00A976D6">
      <w:pPr>
        <w:rPr>
          <w:rFonts w:ascii="標楷體" w:eastAsia="標楷體" w:hAnsi="標楷體"/>
        </w:rPr>
      </w:pPr>
      <w:r w:rsidRPr="00A976D6">
        <w:rPr>
          <w:rFonts w:ascii="標楷體" w:eastAsia="標楷體" w:hAnsi="標楷體" w:hint="eastAsia"/>
        </w:rPr>
        <w:t>15</w:t>
      </w:r>
      <w:r w:rsidRPr="00A976D6">
        <w:rPr>
          <w:rFonts w:ascii="標楷體" w:eastAsia="標楷體" w:hAnsi="標楷體" w:hint="eastAsia"/>
        </w:rPr>
        <w:tab/>
        <w:t>股東之兄弟姊妹</w:t>
      </w:r>
    </w:p>
    <w:p w14:paraId="40C7D8E5" w14:textId="77777777" w:rsidR="00A976D6" w:rsidRPr="00A976D6" w:rsidRDefault="00A976D6" w:rsidP="00A976D6">
      <w:pPr>
        <w:rPr>
          <w:rFonts w:ascii="標楷體" w:eastAsia="標楷體" w:hAnsi="標楷體"/>
        </w:rPr>
      </w:pPr>
      <w:r w:rsidRPr="00A976D6">
        <w:rPr>
          <w:rFonts w:ascii="標楷體" w:eastAsia="標楷體" w:hAnsi="標楷體" w:hint="eastAsia"/>
        </w:rPr>
        <w:t>16</w:t>
      </w:r>
      <w:r w:rsidRPr="00A976D6">
        <w:rPr>
          <w:rFonts w:ascii="標楷體" w:eastAsia="標楷體" w:hAnsi="標楷體" w:hint="eastAsia"/>
        </w:rPr>
        <w:tab/>
        <w:t>總經理</w:t>
      </w:r>
    </w:p>
    <w:p w14:paraId="4DD8A6C7" w14:textId="77777777" w:rsidR="00A976D6" w:rsidRPr="00A976D6" w:rsidRDefault="00A976D6" w:rsidP="00A976D6">
      <w:pPr>
        <w:rPr>
          <w:rFonts w:ascii="標楷體" w:eastAsia="標楷體" w:hAnsi="標楷體"/>
        </w:rPr>
      </w:pPr>
      <w:r w:rsidRPr="00A976D6">
        <w:rPr>
          <w:rFonts w:ascii="標楷體" w:eastAsia="標楷體" w:hAnsi="標楷體" w:hint="eastAsia"/>
        </w:rPr>
        <w:t>17</w:t>
      </w:r>
      <w:r w:rsidRPr="00A976D6">
        <w:rPr>
          <w:rFonts w:ascii="標楷體" w:eastAsia="標楷體" w:hAnsi="標楷體" w:hint="eastAsia"/>
        </w:rPr>
        <w:tab/>
        <w:t>總經理之配偶</w:t>
      </w:r>
    </w:p>
    <w:p w14:paraId="0B82F51E" w14:textId="77777777" w:rsidR="00A976D6" w:rsidRPr="00A976D6" w:rsidRDefault="00A976D6" w:rsidP="00A976D6">
      <w:pPr>
        <w:rPr>
          <w:rFonts w:ascii="標楷體" w:eastAsia="標楷體" w:hAnsi="標楷體"/>
        </w:rPr>
      </w:pPr>
      <w:r w:rsidRPr="00A976D6">
        <w:rPr>
          <w:rFonts w:ascii="標楷體" w:eastAsia="標楷體" w:hAnsi="標楷體" w:hint="eastAsia"/>
        </w:rPr>
        <w:t>18</w:t>
      </w:r>
      <w:r w:rsidRPr="00A976D6">
        <w:rPr>
          <w:rFonts w:ascii="標楷體" w:eastAsia="標楷體" w:hAnsi="標楷體" w:hint="eastAsia"/>
        </w:rPr>
        <w:tab/>
        <w:t>總經理之父母</w:t>
      </w:r>
    </w:p>
    <w:p w14:paraId="3A0224B0" w14:textId="77777777" w:rsidR="00A976D6" w:rsidRPr="00A976D6" w:rsidRDefault="00A976D6" w:rsidP="00A976D6">
      <w:pPr>
        <w:rPr>
          <w:rFonts w:ascii="標楷體" w:eastAsia="標楷體" w:hAnsi="標楷體"/>
        </w:rPr>
      </w:pPr>
      <w:r w:rsidRPr="00A976D6">
        <w:rPr>
          <w:rFonts w:ascii="標楷體" w:eastAsia="標楷體" w:hAnsi="標楷體" w:hint="eastAsia"/>
        </w:rPr>
        <w:t>19</w:t>
      </w:r>
      <w:r w:rsidRPr="00A976D6">
        <w:rPr>
          <w:rFonts w:ascii="標楷體" w:eastAsia="標楷體" w:hAnsi="標楷體" w:hint="eastAsia"/>
        </w:rPr>
        <w:tab/>
        <w:t>總經理之子女</w:t>
      </w:r>
    </w:p>
    <w:p w14:paraId="7F4654E4" w14:textId="77777777" w:rsidR="00A976D6" w:rsidRPr="00A976D6" w:rsidRDefault="00A976D6" w:rsidP="00A976D6">
      <w:pPr>
        <w:rPr>
          <w:rFonts w:ascii="標楷體" w:eastAsia="標楷體" w:hAnsi="標楷體"/>
        </w:rPr>
      </w:pPr>
      <w:r w:rsidRPr="00A976D6">
        <w:rPr>
          <w:rFonts w:ascii="標楷體" w:eastAsia="標楷體" w:hAnsi="標楷體" w:hint="eastAsia"/>
        </w:rPr>
        <w:t>20</w:t>
      </w:r>
      <w:r w:rsidRPr="00A976D6">
        <w:rPr>
          <w:rFonts w:ascii="標楷體" w:eastAsia="標楷體" w:hAnsi="標楷體" w:hint="eastAsia"/>
        </w:rPr>
        <w:tab/>
        <w:t>總經理之兄弟姊妹</w:t>
      </w:r>
    </w:p>
    <w:p w14:paraId="4833B0AE" w14:textId="77777777" w:rsidR="00A976D6" w:rsidRPr="00A976D6" w:rsidRDefault="00A976D6" w:rsidP="00A976D6">
      <w:pPr>
        <w:rPr>
          <w:rFonts w:ascii="標楷體" w:eastAsia="標楷體" w:hAnsi="標楷體"/>
        </w:rPr>
      </w:pPr>
      <w:r w:rsidRPr="00A976D6">
        <w:rPr>
          <w:rFonts w:ascii="標楷體" w:eastAsia="標楷體" w:hAnsi="標楷體" w:hint="eastAsia"/>
        </w:rPr>
        <w:t>21</w:t>
      </w:r>
      <w:r w:rsidRPr="00A976D6">
        <w:rPr>
          <w:rFonts w:ascii="標楷體" w:eastAsia="標楷體" w:hAnsi="標楷體" w:hint="eastAsia"/>
        </w:rPr>
        <w:tab/>
        <w:t>其他經理人或員工</w:t>
      </w:r>
    </w:p>
    <w:p w14:paraId="020DD4D0" w14:textId="77777777" w:rsidR="00A976D6" w:rsidRPr="00A976D6" w:rsidRDefault="00A976D6" w:rsidP="00A976D6">
      <w:pPr>
        <w:rPr>
          <w:rFonts w:ascii="標楷體" w:eastAsia="標楷體" w:hAnsi="標楷體"/>
        </w:rPr>
      </w:pPr>
      <w:r w:rsidRPr="00A976D6">
        <w:rPr>
          <w:rFonts w:ascii="標楷體" w:eastAsia="標楷體" w:hAnsi="標楷體" w:hint="eastAsia"/>
        </w:rPr>
        <w:t>22</w:t>
      </w:r>
      <w:r w:rsidRPr="00A976D6">
        <w:rPr>
          <w:rFonts w:ascii="標楷體" w:eastAsia="標楷體" w:hAnsi="標楷體" w:hint="eastAsia"/>
        </w:rPr>
        <w:tab/>
        <w:t>其他經理人或員工之配偶</w:t>
      </w:r>
    </w:p>
    <w:p w14:paraId="67A9DB9E" w14:textId="77777777" w:rsidR="00A976D6" w:rsidRPr="00A976D6" w:rsidRDefault="00A976D6" w:rsidP="00A976D6">
      <w:pPr>
        <w:rPr>
          <w:rFonts w:ascii="標楷體" w:eastAsia="標楷體" w:hAnsi="標楷體"/>
        </w:rPr>
      </w:pPr>
      <w:r w:rsidRPr="00A976D6">
        <w:rPr>
          <w:rFonts w:ascii="標楷體" w:eastAsia="標楷體" w:hAnsi="標楷體" w:hint="eastAsia"/>
        </w:rPr>
        <w:t>23</w:t>
      </w:r>
      <w:r w:rsidRPr="00A976D6">
        <w:rPr>
          <w:rFonts w:ascii="標楷體" w:eastAsia="標楷體" w:hAnsi="標楷體" w:hint="eastAsia"/>
        </w:rPr>
        <w:tab/>
        <w:t>其他經理人或員工之父母</w:t>
      </w:r>
    </w:p>
    <w:p w14:paraId="7A5B351B" w14:textId="77777777" w:rsidR="00A976D6" w:rsidRPr="00A976D6" w:rsidRDefault="00A976D6" w:rsidP="00A976D6">
      <w:pPr>
        <w:rPr>
          <w:rFonts w:ascii="標楷體" w:eastAsia="標楷體" w:hAnsi="標楷體"/>
        </w:rPr>
      </w:pPr>
      <w:r w:rsidRPr="00A976D6">
        <w:rPr>
          <w:rFonts w:ascii="標楷體" w:eastAsia="標楷體" w:hAnsi="標楷體" w:hint="eastAsia"/>
        </w:rPr>
        <w:t>24</w:t>
      </w:r>
      <w:r w:rsidRPr="00A976D6">
        <w:rPr>
          <w:rFonts w:ascii="標楷體" w:eastAsia="標楷體" w:hAnsi="標楷體" w:hint="eastAsia"/>
        </w:rPr>
        <w:tab/>
        <w:t>其他經理人或員工之子女</w:t>
      </w:r>
    </w:p>
    <w:p w14:paraId="1811558E" w14:textId="77777777" w:rsidR="00A976D6" w:rsidRPr="00A976D6" w:rsidRDefault="00A976D6" w:rsidP="00A976D6">
      <w:pPr>
        <w:rPr>
          <w:rFonts w:ascii="標楷體" w:eastAsia="標楷體" w:hAnsi="標楷體"/>
        </w:rPr>
      </w:pPr>
      <w:r w:rsidRPr="00A976D6">
        <w:rPr>
          <w:rFonts w:ascii="標楷體" w:eastAsia="標楷體" w:hAnsi="標楷體" w:hint="eastAsia"/>
        </w:rPr>
        <w:t>25</w:t>
      </w:r>
      <w:r w:rsidRPr="00A976D6">
        <w:rPr>
          <w:rFonts w:ascii="標楷體" w:eastAsia="標楷體" w:hAnsi="標楷體" w:hint="eastAsia"/>
        </w:rPr>
        <w:tab/>
        <w:t>其他經理人或員工之兄弟姊妹</w:t>
      </w:r>
    </w:p>
    <w:p w14:paraId="6C0BEF17" w14:textId="77777777" w:rsidR="00A976D6" w:rsidRPr="00A976D6" w:rsidRDefault="00A976D6" w:rsidP="00A976D6">
      <w:pPr>
        <w:rPr>
          <w:rFonts w:ascii="標楷體" w:eastAsia="標楷體" w:hAnsi="標楷體"/>
        </w:rPr>
      </w:pPr>
      <w:r w:rsidRPr="00A976D6">
        <w:rPr>
          <w:rFonts w:ascii="標楷體" w:eastAsia="標楷體" w:hAnsi="標楷體" w:hint="eastAsia"/>
        </w:rPr>
        <w:t>26</w:t>
      </w:r>
      <w:r w:rsidRPr="00A976D6">
        <w:rPr>
          <w:rFonts w:ascii="標楷體" w:eastAsia="標楷體" w:hAnsi="標楷體" w:hint="eastAsia"/>
        </w:rPr>
        <w:tab/>
        <w:t>關係企業</w:t>
      </w:r>
    </w:p>
    <w:p w14:paraId="20E042A3" w14:textId="77777777" w:rsidR="00A976D6" w:rsidRPr="00A976D6" w:rsidRDefault="00A976D6" w:rsidP="00A976D6">
      <w:pPr>
        <w:rPr>
          <w:rFonts w:ascii="標楷體" w:eastAsia="標楷體" w:hAnsi="標楷體"/>
        </w:rPr>
      </w:pPr>
      <w:r w:rsidRPr="00A976D6">
        <w:rPr>
          <w:rFonts w:ascii="標楷體" w:eastAsia="標楷體" w:hAnsi="標楷體" w:hint="eastAsia"/>
        </w:rPr>
        <w:t>27</w:t>
      </w:r>
      <w:r w:rsidRPr="00A976D6">
        <w:rPr>
          <w:rFonts w:ascii="標楷體" w:eastAsia="標楷體" w:hAnsi="標楷體" w:hint="eastAsia"/>
        </w:rPr>
        <w:tab/>
        <w:t>擔任負責人之企業</w:t>
      </w:r>
    </w:p>
    <w:p w14:paraId="566935AA" w14:textId="77777777" w:rsidR="00A976D6" w:rsidRPr="00A976D6" w:rsidRDefault="00A976D6" w:rsidP="00A976D6">
      <w:pPr>
        <w:rPr>
          <w:rFonts w:ascii="標楷體" w:eastAsia="標楷體" w:hAnsi="標楷體"/>
        </w:rPr>
      </w:pPr>
      <w:r w:rsidRPr="00A976D6">
        <w:rPr>
          <w:rFonts w:ascii="標楷體" w:eastAsia="標楷體" w:hAnsi="標楷體" w:hint="eastAsia"/>
        </w:rPr>
        <w:t>28</w:t>
      </w:r>
      <w:r w:rsidRPr="00A976D6">
        <w:rPr>
          <w:rFonts w:ascii="標楷體" w:eastAsia="標楷體" w:hAnsi="標楷體" w:hint="eastAsia"/>
        </w:rPr>
        <w:tab/>
        <w:t>配偶</w:t>
      </w:r>
    </w:p>
    <w:p w14:paraId="1D3C9B6B" w14:textId="77777777" w:rsidR="00A976D6" w:rsidRPr="00A976D6" w:rsidRDefault="00A976D6" w:rsidP="00A976D6">
      <w:pPr>
        <w:rPr>
          <w:rFonts w:ascii="標楷體" w:eastAsia="標楷體" w:hAnsi="標楷體"/>
        </w:rPr>
      </w:pPr>
      <w:r w:rsidRPr="00A976D6">
        <w:rPr>
          <w:rFonts w:ascii="標楷體" w:eastAsia="標楷體" w:hAnsi="標楷體" w:hint="eastAsia"/>
        </w:rPr>
        <w:t>29</w:t>
      </w:r>
      <w:r w:rsidRPr="00A976D6">
        <w:rPr>
          <w:rFonts w:ascii="標楷體" w:eastAsia="標楷體" w:hAnsi="標楷體" w:hint="eastAsia"/>
        </w:rPr>
        <w:tab/>
        <w:t>父母</w:t>
      </w:r>
    </w:p>
    <w:p w14:paraId="3923177C" w14:textId="77777777" w:rsidR="00A976D6" w:rsidRPr="00A976D6" w:rsidRDefault="00A976D6" w:rsidP="00A976D6">
      <w:pPr>
        <w:rPr>
          <w:rFonts w:ascii="標楷體" w:eastAsia="標楷體" w:hAnsi="標楷體"/>
        </w:rPr>
      </w:pPr>
      <w:r w:rsidRPr="00A976D6">
        <w:rPr>
          <w:rFonts w:ascii="標楷體" w:eastAsia="標楷體" w:hAnsi="標楷體" w:hint="eastAsia"/>
        </w:rPr>
        <w:t>30</w:t>
      </w:r>
      <w:r w:rsidRPr="00A976D6">
        <w:rPr>
          <w:rFonts w:ascii="標楷體" w:eastAsia="標楷體" w:hAnsi="標楷體" w:hint="eastAsia"/>
        </w:rPr>
        <w:tab/>
        <w:t>子女</w:t>
      </w:r>
    </w:p>
    <w:p w14:paraId="1248D20E" w14:textId="77777777" w:rsidR="00A976D6" w:rsidRPr="00A976D6" w:rsidRDefault="00A976D6" w:rsidP="00A976D6">
      <w:pPr>
        <w:rPr>
          <w:rFonts w:ascii="標楷體" w:eastAsia="標楷體" w:hAnsi="標楷體"/>
        </w:rPr>
      </w:pPr>
      <w:r w:rsidRPr="00A976D6">
        <w:rPr>
          <w:rFonts w:ascii="標楷體" w:eastAsia="標楷體" w:hAnsi="標楷體" w:hint="eastAsia"/>
        </w:rPr>
        <w:t>31</w:t>
      </w:r>
      <w:r w:rsidRPr="00A976D6">
        <w:rPr>
          <w:rFonts w:ascii="標楷體" w:eastAsia="標楷體" w:hAnsi="標楷體" w:hint="eastAsia"/>
        </w:rPr>
        <w:tab/>
        <w:t>兄弟姊妹</w:t>
      </w:r>
    </w:p>
    <w:p w14:paraId="0EAF2D0B"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32</w:t>
      </w:r>
      <w:r w:rsidRPr="00A976D6">
        <w:rPr>
          <w:rFonts w:ascii="標楷體" w:eastAsia="標楷體" w:hAnsi="標楷體" w:hint="eastAsia"/>
        </w:rPr>
        <w:tab/>
        <w:t>祖父母</w:t>
      </w:r>
    </w:p>
    <w:p w14:paraId="715FBD2F" w14:textId="77777777" w:rsidR="00A976D6" w:rsidRPr="00A976D6" w:rsidRDefault="00A976D6" w:rsidP="00A976D6">
      <w:pPr>
        <w:rPr>
          <w:rFonts w:ascii="標楷體" w:eastAsia="標楷體" w:hAnsi="標楷體"/>
        </w:rPr>
      </w:pPr>
      <w:r w:rsidRPr="00A976D6">
        <w:rPr>
          <w:rFonts w:ascii="標楷體" w:eastAsia="標楷體" w:hAnsi="標楷體" w:hint="eastAsia"/>
        </w:rPr>
        <w:t>33</w:t>
      </w:r>
      <w:r w:rsidRPr="00A976D6">
        <w:rPr>
          <w:rFonts w:ascii="標楷體" w:eastAsia="標楷體" w:hAnsi="標楷體" w:hint="eastAsia"/>
        </w:rPr>
        <w:tab/>
        <w:t>外祖父母</w:t>
      </w:r>
    </w:p>
    <w:p w14:paraId="00E9AB24" w14:textId="77777777" w:rsidR="00A976D6" w:rsidRPr="00A976D6" w:rsidRDefault="00A976D6" w:rsidP="00A976D6">
      <w:pPr>
        <w:rPr>
          <w:rFonts w:ascii="標楷體" w:eastAsia="標楷體" w:hAnsi="標楷體"/>
        </w:rPr>
      </w:pPr>
      <w:r w:rsidRPr="00A976D6">
        <w:rPr>
          <w:rFonts w:ascii="標楷體" w:eastAsia="標楷體" w:hAnsi="標楷體" w:hint="eastAsia"/>
        </w:rPr>
        <w:t>34</w:t>
      </w:r>
      <w:r w:rsidRPr="00A976D6">
        <w:rPr>
          <w:rFonts w:ascii="標楷體" w:eastAsia="標楷體" w:hAnsi="標楷體" w:hint="eastAsia"/>
        </w:rPr>
        <w:tab/>
        <w:t>孫子女</w:t>
      </w:r>
    </w:p>
    <w:p w14:paraId="1F572952" w14:textId="77777777" w:rsidR="00A976D6" w:rsidRPr="00A976D6" w:rsidRDefault="00A976D6" w:rsidP="00A976D6">
      <w:pPr>
        <w:rPr>
          <w:rFonts w:ascii="標楷體" w:eastAsia="標楷體" w:hAnsi="標楷體"/>
        </w:rPr>
      </w:pPr>
      <w:r w:rsidRPr="00A976D6">
        <w:rPr>
          <w:rFonts w:ascii="標楷體" w:eastAsia="標楷體" w:hAnsi="標楷體" w:hint="eastAsia"/>
        </w:rPr>
        <w:t>35</w:t>
      </w:r>
      <w:r w:rsidRPr="00A976D6">
        <w:rPr>
          <w:rFonts w:ascii="標楷體" w:eastAsia="標楷體" w:hAnsi="標楷體" w:hint="eastAsia"/>
        </w:rPr>
        <w:tab/>
        <w:t>外孫子女</w:t>
      </w:r>
    </w:p>
    <w:p w14:paraId="6DD8ECD4" w14:textId="77777777" w:rsidR="00A976D6" w:rsidRPr="00A976D6" w:rsidRDefault="00A976D6" w:rsidP="00A976D6">
      <w:pPr>
        <w:rPr>
          <w:rFonts w:ascii="標楷體" w:eastAsia="標楷體" w:hAnsi="標楷體"/>
        </w:rPr>
      </w:pPr>
      <w:r w:rsidRPr="00A976D6">
        <w:rPr>
          <w:rFonts w:ascii="標楷體" w:eastAsia="標楷體" w:hAnsi="標楷體" w:hint="eastAsia"/>
        </w:rPr>
        <w:t>36</w:t>
      </w:r>
      <w:r w:rsidRPr="00A976D6">
        <w:rPr>
          <w:rFonts w:ascii="標楷體" w:eastAsia="標楷體" w:hAnsi="標楷體" w:hint="eastAsia"/>
        </w:rPr>
        <w:tab/>
        <w:t>配偶之父母</w:t>
      </w:r>
    </w:p>
    <w:p w14:paraId="360275A4" w14:textId="77777777" w:rsidR="00A976D6" w:rsidRPr="00A976D6" w:rsidRDefault="00A976D6" w:rsidP="00A976D6">
      <w:pPr>
        <w:rPr>
          <w:rFonts w:ascii="標楷體" w:eastAsia="標楷體" w:hAnsi="標楷體"/>
        </w:rPr>
      </w:pPr>
      <w:r w:rsidRPr="00A976D6">
        <w:rPr>
          <w:rFonts w:ascii="標楷體" w:eastAsia="標楷體" w:hAnsi="標楷體" w:hint="eastAsia"/>
        </w:rPr>
        <w:t>37</w:t>
      </w:r>
      <w:r w:rsidRPr="00A976D6">
        <w:rPr>
          <w:rFonts w:ascii="標楷體" w:eastAsia="標楷體" w:hAnsi="標楷體" w:hint="eastAsia"/>
        </w:rPr>
        <w:tab/>
        <w:t>配偶之兄弟姊妹</w:t>
      </w:r>
    </w:p>
    <w:p w14:paraId="1767F71D" w14:textId="77777777" w:rsidR="00A976D6" w:rsidRPr="00A976D6" w:rsidRDefault="00A976D6" w:rsidP="00A976D6">
      <w:pPr>
        <w:rPr>
          <w:rFonts w:ascii="標楷體" w:eastAsia="標楷體" w:hAnsi="標楷體"/>
        </w:rPr>
      </w:pPr>
      <w:r w:rsidRPr="00A976D6">
        <w:rPr>
          <w:rFonts w:ascii="標楷體" w:eastAsia="標楷體" w:hAnsi="標楷體" w:hint="eastAsia"/>
        </w:rPr>
        <w:t>38</w:t>
      </w:r>
      <w:r w:rsidRPr="00A976D6">
        <w:rPr>
          <w:rFonts w:ascii="標楷體" w:eastAsia="標楷體" w:hAnsi="標楷體" w:hint="eastAsia"/>
        </w:rPr>
        <w:tab/>
        <w:t>其他親屬</w:t>
      </w:r>
    </w:p>
    <w:p w14:paraId="0A7FC18B" w14:textId="77777777" w:rsidR="00A976D6" w:rsidRPr="00A976D6" w:rsidRDefault="00A976D6" w:rsidP="00A976D6">
      <w:pPr>
        <w:rPr>
          <w:rFonts w:ascii="標楷體" w:eastAsia="標楷體" w:hAnsi="標楷體"/>
        </w:rPr>
      </w:pPr>
      <w:r w:rsidRPr="00A976D6">
        <w:rPr>
          <w:rFonts w:ascii="標楷體" w:eastAsia="標楷體" w:hAnsi="標楷體" w:hint="eastAsia"/>
        </w:rPr>
        <w:t>39</w:t>
      </w:r>
      <w:r w:rsidRPr="00A976D6">
        <w:rPr>
          <w:rFonts w:ascii="標楷體" w:eastAsia="標楷體" w:hAnsi="標楷體" w:hint="eastAsia"/>
        </w:rPr>
        <w:tab/>
        <w:t>其他非親屬自然人</w:t>
      </w:r>
    </w:p>
    <w:p w14:paraId="6230B933" w14:textId="77777777" w:rsidR="00A976D6" w:rsidRPr="00A976D6" w:rsidRDefault="00A976D6" w:rsidP="00A976D6">
      <w:pPr>
        <w:rPr>
          <w:rFonts w:ascii="標楷體" w:eastAsia="標楷體" w:hAnsi="標楷體"/>
        </w:rPr>
      </w:pPr>
      <w:r w:rsidRPr="00A976D6">
        <w:rPr>
          <w:rFonts w:ascii="標楷體" w:eastAsia="標楷體" w:hAnsi="標楷體" w:hint="eastAsia"/>
        </w:rPr>
        <w:t>40</w:t>
      </w:r>
      <w:r w:rsidRPr="00A976D6">
        <w:rPr>
          <w:rFonts w:ascii="標楷體" w:eastAsia="標楷體" w:hAnsi="標楷體" w:hint="eastAsia"/>
        </w:rPr>
        <w:tab/>
        <w:t>負責人之祖父母</w:t>
      </w:r>
    </w:p>
    <w:p w14:paraId="023DD337" w14:textId="77777777" w:rsidR="00A976D6" w:rsidRPr="00A976D6" w:rsidRDefault="00A976D6" w:rsidP="00A976D6">
      <w:pPr>
        <w:rPr>
          <w:rFonts w:ascii="標楷體" w:eastAsia="標楷體" w:hAnsi="標楷體"/>
        </w:rPr>
      </w:pPr>
      <w:r w:rsidRPr="00A976D6">
        <w:rPr>
          <w:rFonts w:ascii="標楷體" w:eastAsia="標楷體" w:hAnsi="標楷體" w:hint="eastAsia"/>
        </w:rPr>
        <w:t>41</w:t>
      </w:r>
      <w:r w:rsidRPr="00A976D6">
        <w:rPr>
          <w:rFonts w:ascii="標楷體" w:eastAsia="標楷體" w:hAnsi="標楷體" w:hint="eastAsia"/>
        </w:rPr>
        <w:tab/>
        <w:t>負責人之外祖父母</w:t>
      </w:r>
    </w:p>
    <w:p w14:paraId="18DC97DC" w14:textId="77777777" w:rsidR="00A976D6" w:rsidRPr="00A976D6" w:rsidRDefault="00A976D6" w:rsidP="00A976D6">
      <w:pPr>
        <w:rPr>
          <w:rFonts w:ascii="標楷體" w:eastAsia="標楷體" w:hAnsi="標楷體"/>
        </w:rPr>
      </w:pPr>
      <w:r w:rsidRPr="00A976D6">
        <w:rPr>
          <w:rFonts w:ascii="標楷體" w:eastAsia="標楷體" w:hAnsi="標楷體" w:hint="eastAsia"/>
        </w:rPr>
        <w:t>42</w:t>
      </w:r>
      <w:r w:rsidRPr="00A976D6">
        <w:rPr>
          <w:rFonts w:ascii="標楷體" w:eastAsia="標楷體" w:hAnsi="標楷體" w:hint="eastAsia"/>
        </w:rPr>
        <w:tab/>
        <w:t>負責人之孫子女</w:t>
      </w:r>
    </w:p>
    <w:p w14:paraId="61BA9336" w14:textId="77777777" w:rsidR="00A976D6" w:rsidRPr="00A976D6" w:rsidRDefault="00A976D6" w:rsidP="00A976D6">
      <w:pPr>
        <w:rPr>
          <w:rFonts w:ascii="標楷體" w:eastAsia="標楷體" w:hAnsi="標楷體"/>
        </w:rPr>
      </w:pPr>
      <w:r w:rsidRPr="00A976D6">
        <w:rPr>
          <w:rFonts w:ascii="標楷體" w:eastAsia="標楷體" w:hAnsi="標楷體" w:hint="eastAsia"/>
        </w:rPr>
        <w:t>43</w:t>
      </w:r>
      <w:r w:rsidRPr="00A976D6">
        <w:rPr>
          <w:rFonts w:ascii="標楷體" w:eastAsia="標楷體" w:hAnsi="標楷體" w:hint="eastAsia"/>
        </w:rPr>
        <w:tab/>
        <w:t>負責人之外孫子女</w:t>
      </w:r>
    </w:p>
    <w:p w14:paraId="4DAE699D" w14:textId="77777777" w:rsidR="00A976D6" w:rsidRPr="00A976D6" w:rsidRDefault="00A976D6" w:rsidP="00A976D6">
      <w:pPr>
        <w:rPr>
          <w:rFonts w:ascii="標楷體" w:eastAsia="標楷體" w:hAnsi="標楷體"/>
        </w:rPr>
      </w:pPr>
      <w:r w:rsidRPr="00A976D6">
        <w:rPr>
          <w:rFonts w:ascii="標楷體" w:eastAsia="標楷體" w:hAnsi="標楷體" w:hint="eastAsia"/>
        </w:rPr>
        <w:t>44</w:t>
      </w:r>
      <w:r w:rsidRPr="00A976D6">
        <w:rPr>
          <w:rFonts w:ascii="標楷體" w:eastAsia="標楷體" w:hAnsi="標楷體" w:hint="eastAsia"/>
        </w:rPr>
        <w:tab/>
        <w:t>負責人之配偶之父母</w:t>
      </w:r>
    </w:p>
    <w:p w14:paraId="37169490" w14:textId="77777777" w:rsidR="00A976D6" w:rsidRPr="00A976D6" w:rsidRDefault="00A976D6" w:rsidP="00A976D6">
      <w:pPr>
        <w:rPr>
          <w:rFonts w:ascii="標楷體" w:eastAsia="標楷體" w:hAnsi="標楷體"/>
        </w:rPr>
      </w:pPr>
      <w:r w:rsidRPr="00A976D6">
        <w:rPr>
          <w:rFonts w:ascii="標楷體" w:eastAsia="標楷體" w:hAnsi="標楷體" w:hint="eastAsia"/>
        </w:rPr>
        <w:t>45</w:t>
      </w:r>
      <w:r w:rsidRPr="00A976D6">
        <w:rPr>
          <w:rFonts w:ascii="標楷體" w:eastAsia="標楷體" w:hAnsi="標楷體" w:hint="eastAsia"/>
        </w:rPr>
        <w:tab/>
        <w:t>負責人之配偶之兄弟姊妹</w:t>
      </w:r>
    </w:p>
    <w:p w14:paraId="784E1AB2" w14:textId="77777777" w:rsidR="00A976D6" w:rsidRPr="00A976D6" w:rsidRDefault="00A976D6" w:rsidP="00A976D6">
      <w:pPr>
        <w:rPr>
          <w:rFonts w:ascii="標楷體" w:eastAsia="標楷體" w:hAnsi="標楷體"/>
        </w:rPr>
      </w:pPr>
      <w:r w:rsidRPr="00A976D6">
        <w:rPr>
          <w:rFonts w:ascii="標楷體" w:eastAsia="標楷體" w:hAnsi="標楷體" w:hint="eastAsia"/>
        </w:rPr>
        <w:t>46</w:t>
      </w:r>
      <w:r w:rsidRPr="00A976D6">
        <w:rPr>
          <w:rFonts w:ascii="標楷體" w:eastAsia="標楷體" w:hAnsi="標楷體" w:hint="eastAsia"/>
        </w:rPr>
        <w:tab/>
        <w:t>負責人之其他親屬</w:t>
      </w:r>
    </w:p>
    <w:p w14:paraId="67631C51" w14:textId="77777777" w:rsidR="00A976D6" w:rsidRPr="00A976D6" w:rsidRDefault="00A976D6" w:rsidP="00A976D6">
      <w:pPr>
        <w:rPr>
          <w:rFonts w:ascii="標楷體" w:eastAsia="標楷體" w:hAnsi="標楷體"/>
        </w:rPr>
      </w:pPr>
      <w:r w:rsidRPr="00A976D6">
        <w:rPr>
          <w:rFonts w:ascii="標楷體" w:eastAsia="標楷體" w:hAnsi="標楷體" w:hint="eastAsia"/>
        </w:rPr>
        <w:t>47</w:t>
      </w:r>
      <w:r w:rsidRPr="00A976D6">
        <w:rPr>
          <w:rFonts w:ascii="標楷體" w:eastAsia="標楷體" w:hAnsi="標楷體" w:hint="eastAsia"/>
        </w:rPr>
        <w:tab/>
        <w:t>負責人之其他非親屬自然人</w:t>
      </w:r>
    </w:p>
    <w:p w14:paraId="604240CA" w14:textId="77777777" w:rsidR="00A976D6" w:rsidRPr="00A976D6" w:rsidRDefault="00A976D6" w:rsidP="00A976D6">
      <w:pPr>
        <w:rPr>
          <w:rFonts w:ascii="標楷體" w:eastAsia="標楷體" w:hAnsi="標楷體"/>
        </w:rPr>
      </w:pPr>
      <w:r w:rsidRPr="00A976D6">
        <w:rPr>
          <w:rFonts w:ascii="標楷體" w:eastAsia="標楷體" w:hAnsi="標楷體" w:hint="eastAsia"/>
        </w:rPr>
        <w:t>48</w:t>
      </w:r>
      <w:r w:rsidRPr="00A976D6">
        <w:rPr>
          <w:rFonts w:ascii="標楷體" w:eastAsia="標楷體" w:hAnsi="標楷體" w:hint="eastAsia"/>
        </w:rPr>
        <w:tab/>
        <w:t>董事之祖父母</w:t>
      </w:r>
    </w:p>
    <w:p w14:paraId="68BC7EC4" w14:textId="77777777" w:rsidR="00A976D6" w:rsidRPr="00A976D6" w:rsidRDefault="00A976D6" w:rsidP="00A976D6">
      <w:pPr>
        <w:rPr>
          <w:rFonts w:ascii="標楷體" w:eastAsia="標楷體" w:hAnsi="標楷體"/>
        </w:rPr>
      </w:pPr>
      <w:r w:rsidRPr="00A976D6">
        <w:rPr>
          <w:rFonts w:ascii="標楷體" w:eastAsia="標楷體" w:hAnsi="標楷體" w:hint="eastAsia"/>
        </w:rPr>
        <w:t>49</w:t>
      </w:r>
      <w:r w:rsidRPr="00A976D6">
        <w:rPr>
          <w:rFonts w:ascii="標楷體" w:eastAsia="標楷體" w:hAnsi="標楷體" w:hint="eastAsia"/>
        </w:rPr>
        <w:tab/>
        <w:t>董事之外祖父母</w:t>
      </w:r>
    </w:p>
    <w:p w14:paraId="225808EF" w14:textId="77777777" w:rsidR="00A976D6" w:rsidRPr="00A976D6" w:rsidRDefault="00A976D6" w:rsidP="00A976D6">
      <w:pPr>
        <w:rPr>
          <w:rFonts w:ascii="標楷體" w:eastAsia="標楷體" w:hAnsi="標楷體"/>
        </w:rPr>
      </w:pPr>
      <w:r w:rsidRPr="00A976D6">
        <w:rPr>
          <w:rFonts w:ascii="標楷體" w:eastAsia="標楷體" w:hAnsi="標楷體" w:hint="eastAsia"/>
        </w:rPr>
        <w:t>50</w:t>
      </w:r>
      <w:r w:rsidRPr="00A976D6">
        <w:rPr>
          <w:rFonts w:ascii="標楷體" w:eastAsia="標楷體" w:hAnsi="標楷體" w:hint="eastAsia"/>
        </w:rPr>
        <w:tab/>
        <w:t>董事之孫子女</w:t>
      </w:r>
    </w:p>
    <w:p w14:paraId="265B8999" w14:textId="77777777" w:rsidR="00A976D6" w:rsidRPr="00A976D6" w:rsidRDefault="00A976D6" w:rsidP="00A976D6">
      <w:pPr>
        <w:rPr>
          <w:rFonts w:ascii="標楷體" w:eastAsia="標楷體" w:hAnsi="標楷體"/>
        </w:rPr>
      </w:pPr>
      <w:r w:rsidRPr="00A976D6">
        <w:rPr>
          <w:rFonts w:ascii="標楷體" w:eastAsia="標楷體" w:hAnsi="標楷體" w:hint="eastAsia"/>
        </w:rPr>
        <w:t>51</w:t>
      </w:r>
      <w:r w:rsidRPr="00A976D6">
        <w:rPr>
          <w:rFonts w:ascii="標楷體" w:eastAsia="標楷體" w:hAnsi="標楷體" w:hint="eastAsia"/>
        </w:rPr>
        <w:tab/>
        <w:t>董事之外孫子女</w:t>
      </w:r>
    </w:p>
    <w:p w14:paraId="20BA8515" w14:textId="77777777" w:rsidR="00A976D6" w:rsidRPr="00A976D6" w:rsidRDefault="00A976D6" w:rsidP="00A976D6">
      <w:pPr>
        <w:rPr>
          <w:rFonts w:ascii="標楷體" w:eastAsia="標楷體" w:hAnsi="標楷體"/>
        </w:rPr>
      </w:pPr>
      <w:r w:rsidRPr="00A976D6">
        <w:rPr>
          <w:rFonts w:ascii="標楷體" w:eastAsia="標楷體" w:hAnsi="標楷體" w:hint="eastAsia"/>
        </w:rPr>
        <w:t>52</w:t>
      </w:r>
      <w:r w:rsidRPr="00A976D6">
        <w:rPr>
          <w:rFonts w:ascii="標楷體" w:eastAsia="標楷體" w:hAnsi="標楷體" w:hint="eastAsia"/>
        </w:rPr>
        <w:tab/>
        <w:t>董事之配偶之父母</w:t>
      </w:r>
    </w:p>
    <w:p w14:paraId="2E902995" w14:textId="77777777" w:rsidR="00A976D6" w:rsidRPr="00A976D6" w:rsidRDefault="00A976D6" w:rsidP="00A976D6">
      <w:pPr>
        <w:rPr>
          <w:rFonts w:ascii="標楷體" w:eastAsia="標楷體" w:hAnsi="標楷體"/>
        </w:rPr>
      </w:pPr>
      <w:r w:rsidRPr="00A976D6">
        <w:rPr>
          <w:rFonts w:ascii="標楷體" w:eastAsia="標楷體" w:hAnsi="標楷體" w:hint="eastAsia"/>
        </w:rPr>
        <w:t>53</w:t>
      </w:r>
      <w:r w:rsidRPr="00A976D6">
        <w:rPr>
          <w:rFonts w:ascii="標楷體" w:eastAsia="標楷體" w:hAnsi="標楷體" w:hint="eastAsia"/>
        </w:rPr>
        <w:tab/>
        <w:t>董事之配偶之兄弟姊妹</w:t>
      </w:r>
    </w:p>
    <w:p w14:paraId="6B980062" w14:textId="77777777" w:rsidR="00A976D6" w:rsidRPr="00A976D6" w:rsidRDefault="00A976D6" w:rsidP="00A976D6">
      <w:pPr>
        <w:rPr>
          <w:rFonts w:ascii="標楷體" w:eastAsia="標楷體" w:hAnsi="標楷體"/>
        </w:rPr>
      </w:pPr>
      <w:r w:rsidRPr="00A976D6">
        <w:rPr>
          <w:rFonts w:ascii="標楷體" w:eastAsia="標楷體" w:hAnsi="標楷體" w:hint="eastAsia"/>
        </w:rPr>
        <w:t>54</w:t>
      </w:r>
      <w:r w:rsidRPr="00A976D6">
        <w:rPr>
          <w:rFonts w:ascii="標楷體" w:eastAsia="標楷體" w:hAnsi="標楷體" w:hint="eastAsia"/>
        </w:rPr>
        <w:tab/>
        <w:t>董事之其他親屬</w:t>
      </w:r>
    </w:p>
    <w:p w14:paraId="4153A5D7" w14:textId="77777777" w:rsidR="00A976D6" w:rsidRPr="00A976D6" w:rsidRDefault="00A976D6" w:rsidP="00A976D6">
      <w:pPr>
        <w:rPr>
          <w:rFonts w:ascii="標楷體" w:eastAsia="標楷體" w:hAnsi="標楷體"/>
        </w:rPr>
      </w:pPr>
      <w:r w:rsidRPr="00A976D6">
        <w:rPr>
          <w:rFonts w:ascii="標楷體" w:eastAsia="標楷體" w:hAnsi="標楷體" w:hint="eastAsia"/>
        </w:rPr>
        <w:t>55</w:t>
      </w:r>
      <w:r w:rsidRPr="00A976D6">
        <w:rPr>
          <w:rFonts w:ascii="標楷體" w:eastAsia="標楷體" w:hAnsi="標楷體" w:hint="eastAsia"/>
        </w:rPr>
        <w:tab/>
        <w:t>董事之其他非親屬自然人</w:t>
      </w:r>
    </w:p>
    <w:p w14:paraId="410DF4DC" w14:textId="77777777" w:rsidR="00A976D6" w:rsidRPr="00A976D6" w:rsidRDefault="00A976D6" w:rsidP="00A976D6">
      <w:pPr>
        <w:rPr>
          <w:rFonts w:ascii="標楷體" w:eastAsia="標楷體" w:hAnsi="標楷體"/>
        </w:rPr>
      </w:pPr>
      <w:r w:rsidRPr="00A976D6">
        <w:rPr>
          <w:rFonts w:ascii="標楷體" w:eastAsia="標楷體" w:hAnsi="標楷體" w:hint="eastAsia"/>
        </w:rPr>
        <w:t>56</w:t>
      </w:r>
      <w:r w:rsidRPr="00A976D6">
        <w:rPr>
          <w:rFonts w:ascii="標楷體" w:eastAsia="標楷體" w:hAnsi="標楷體" w:hint="eastAsia"/>
        </w:rPr>
        <w:tab/>
        <w:t>董事之法人代表</w:t>
      </w:r>
    </w:p>
    <w:p w14:paraId="4F7767E6" w14:textId="77777777" w:rsidR="00A976D6" w:rsidRPr="00A976D6" w:rsidRDefault="00A976D6" w:rsidP="00A976D6">
      <w:pPr>
        <w:rPr>
          <w:rFonts w:ascii="標楷體" w:eastAsia="標楷體" w:hAnsi="標楷體"/>
        </w:rPr>
      </w:pPr>
      <w:r w:rsidRPr="00A976D6">
        <w:rPr>
          <w:rFonts w:ascii="標楷體" w:eastAsia="標楷體" w:hAnsi="標楷體" w:hint="eastAsia"/>
        </w:rPr>
        <w:t>57</w:t>
      </w:r>
      <w:r w:rsidRPr="00A976D6">
        <w:rPr>
          <w:rFonts w:ascii="標楷體" w:eastAsia="標楷體" w:hAnsi="標楷體" w:hint="eastAsia"/>
        </w:rPr>
        <w:tab/>
        <w:t>董事之法人代表之配偶</w:t>
      </w:r>
    </w:p>
    <w:p w14:paraId="32D9C370" w14:textId="77777777" w:rsidR="00A976D6" w:rsidRPr="00A976D6" w:rsidRDefault="00A976D6" w:rsidP="00A976D6">
      <w:pPr>
        <w:rPr>
          <w:rFonts w:ascii="標楷體" w:eastAsia="標楷體" w:hAnsi="標楷體"/>
        </w:rPr>
      </w:pPr>
      <w:r w:rsidRPr="00A976D6">
        <w:rPr>
          <w:rFonts w:ascii="標楷體" w:eastAsia="標楷體" w:hAnsi="標楷體" w:hint="eastAsia"/>
        </w:rPr>
        <w:t>58</w:t>
      </w:r>
      <w:r w:rsidRPr="00A976D6">
        <w:rPr>
          <w:rFonts w:ascii="標楷體" w:eastAsia="標楷體" w:hAnsi="標楷體" w:hint="eastAsia"/>
        </w:rPr>
        <w:tab/>
        <w:t>董事之法人代表之父母</w:t>
      </w:r>
    </w:p>
    <w:p w14:paraId="672B7434" w14:textId="77777777" w:rsidR="00A976D6" w:rsidRPr="00A976D6" w:rsidRDefault="00A976D6" w:rsidP="00A976D6">
      <w:pPr>
        <w:rPr>
          <w:rFonts w:ascii="標楷體" w:eastAsia="標楷體" w:hAnsi="標楷體"/>
        </w:rPr>
      </w:pPr>
      <w:r w:rsidRPr="00A976D6">
        <w:rPr>
          <w:rFonts w:ascii="標楷體" w:eastAsia="標楷體" w:hAnsi="標楷體" w:hint="eastAsia"/>
        </w:rPr>
        <w:t>59</w:t>
      </w:r>
      <w:r w:rsidRPr="00A976D6">
        <w:rPr>
          <w:rFonts w:ascii="標楷體" w:eastAsia="標楷體" w:hAnsi="標楷體" w:hint="eastAsia"/>
        </w:rPr>
        <w:tab/>
        <w:t>董事之法人代表之子女</w:t>
      </w:r>
    </w:p>
    <w:p w14:paraId="0915EAE7" w14:textId="77777777" w:rsidR="00A976D6" w:rsidRPr="00A976D6" w:rsidRDefault="00A976D6" w:rsidP="00A976D6">
      <w:pPr>
        <w:rPr>
          <w:rFonts w:ascii="標楷體" w:eastAsia="標楷體" w:hAnsi="標楷體"/>
        </w:rPr>
      </w:pPr>
      <w:r w:rsidRPr="00A976D6">
        <w:rPr>
          <w:rFonts w:ascii="標楷體" w:eastAsia="標楷體" w:hAnsi="標楷體" w:hint="eastAsia"/>
        </w:rPr>
        <w:t>60</w:t>
      </w:r>
      <w:r w:rsidRPr="00A976D6">
        <w:rPr>
          <w:rFonts w:ascii="標楷體" w:eastAsia="標楷體" w:hAnsi="標楷體" w:hint="eastAsia"/>
        </w:rPr>
        <w:tab/>
        <w:t>董事之法人代表之兄弟姊妹</w:t>
      </w:r>
    </w:p>
    <w:p w14:paraId="28E144A2" w14:textId="77777777" w:rsidR="00A976D6" w:rsidRPr="00A976D6" w:rsidRDefault="00A976D6" w:rsidP="00A976D6">
      <w:pPr>
        <w:rPr>
          <w:rFonts w:ascii="標楷體" w:eastAsia="標楷體" w:hAnsi="標楷體"/>
        </w:rPr>
      </w:pPr>
      <w:r w:rsidRPr="00A976D6">
        <w:rPr>
          <w:rFonts w:ascii="標楷體" w:eastAsia="標楷體" w:hAnsi="標楷體" w:hint="eastAsia"/>
        </w:rPr>
        <w:t>61</w:t>
      </w:r>
      <w:r w:rsidRPr="00A976D6">
        <w:rPr>
          <w:rFonts w:ascii="標楷體" w:eastAsia="標楷體" w:hAnsi="標楷體" w:hint="eastAsia"/>
        </w:rPr>
        <w:tab/>
        <w:t>董事之法人代表之祖父母</w:t>
      </w:r>
    </w:p>
    <w:p w14:paraId="6512D4D7" w14:textId="77777777" w:rsidR="00A976D6" w:rsidRPr="00A976D6" w:rsidRDefault="00A976D6" w:rsidP="00A976D6">
      <w:pPr>
        <w:rPr>
          <w:rFonts w:ascii="標楷體" w:eastAsia="標楷體" w:hAnsi="標楷體"/>
        </w:rPr>
      </w:pPr>
      <w:r w:rsidRPr="00A976D6">
        <w:rPr>
          <w:rFonts w:ascii="標楷體" w:eastAsia="標楷體" w:hAnsi="標楷體" w:hint="eastAsia"/>
        </w:rPr>
        <w:t>62</w:t>
      </w:r>
      <w:r w:rsidRPr="00A976D6">
        <w:rPr>
          <w:rFonts w:ascii="標楷體" w:eastAsia="標楷體" w:hAnsi="標楷體" w:hint="eastAsia"/>
        </w:rPr>
        <w:tab/>
        <w:t>董事之法人代表之外祖父母</w:t>
      </w:r>
    </w:p>
    <w:p w14:paraId="1E7C1BB7" w14:textId="77777777" w:rsidR="00A976D6" w:rsidRPr="00A976D6" w:rsidRDefault="00A976D6" w:rsidP="00A976D6">
      <w:pPr>
        <w:rPr>
          <w:rFonts w:ascii="標楷體" w:eastAsia="標楷體" w:hAnsi="標楷體"/>
        </w:rPr>
      </w:pPr>
      <w:r w:rsidRPr="00A976D6">
        <w:rPr>
          <w:rFonts w:ascii="標楷體" w:eastAsia="標楷體" w:hAnsi="標楷體" w:hint="eastAsia"/>
        </w:rPr>
        <w:t>63</w:t>
      </w:r>
      <w:r w:rsidRPr="00A976D6">
        <w:rPr>
          <w:rFonts w:ascii="標楷體" w:eastAsia="標楷體" w:hAnsi="標楷體" w:hint="eastAsia"/>
        </w:rPr>
        <w:tab/>
        <w:t>董事之法人代表之孫子女</w:t>
      </w:r>
    </w:p>
    <w:p w14:paraId="1A400CA1" w14:textId="77777777" w:rsidR="00A976D6" w:rsidRPr="00A976D6" w:rsidRDefault="00A976D6" w:rsidP="00A976D6">
      <w:pPr>
        <w:rPr>
          <w:rFonts w:ascii="標楷體" w:eastAsia="標楷體" w:hAnsi="標楷體"/>
        </w:rPr>
      </w:pPr>
      <w:r w:rsidRPr="00A976D6">
        <w:rPr>
          <w:rFonts w:ascii="標楷體" w:eastAsia="標楷體" w:hAnsi="標楷體" w:hint="eastAsia"/>
        </w:rPr>
        <w:t>64</w:t>
      </w:r>
      <w:r w:rsidRPr="00A976D6">
        <w:rPr>
          <w:rFonts w:ascii="標楷體" w:eastAsia="標楷體" w:hAnsi="標楷體" w:hint="eastAsia"/>
        </w:rPr>
        <w:tab/>
        <w:t>董事之法人代表之外孫子女</w:t>
      </w:r>
    </w:p>
    <w:p w14:paraId="26314B77" w14:textId="77777777" w:rsidR="00A976D6" w:rsidRPr="00A976D6" w:rsidRDefault="00A976D6" w:rsidP="00A976D6">
      <w:pPr>
        <w:rPr>
          <w:rFonts w:ascii="標楷體" w:eastAsia="標楷體" w:hAnsi="標楷體"/>
        </w:rPr>
      </w:pPr>
      <w:r w:rsidRPr="00A976D6">
        <w:rPr>
          <w:rFonts w:ascii="標楷體" w:eastAsia="標楷體" w:hAnsi="標楷體" w:hint="eastAsia"/>
        </w:rPr>
        <w:t>65</w:t>
      </w:r>
      <w:r w:rsidRPr="00A976D6">
        <w:rPr>
          <w:rFonts w:ascii="標楷體" w:eastAsia="標楷體" w:hAnsi="標楷體" w:hint="eastAsia"/>
        </w:rPr>
        <w:tab/>
        <w:t>董事之法人代表之配偶之父母</w:t>
      </w:r>
    </w:p>
    <w:p w14:paraId="4C28D8F0" w14:textId="77777777" w:rsidR="00A976D6" w:rsidRPr="00A976D6" w:rsidRDefault="00A976D6" w:rsidP="00A976D6">
      <w:pPr>
        <w:rPr>
          <w:rFonts w:ascii="標楷體" w:eastAsia="標楷體" w:hAnsi="標楷體"/>
        </w:rPr>
      </w:pPr>
      <w:r w:rsidRPr="00A976D6">
        <w:rPr>
          <w:rFonts w:ascii="標楷體" w:eastAsia="標楷體" w:hAnsi="標楷體" w:hint="eastAsia"/>
        </w:rPr>
        <w:t>66</w:t>
      </w:r>
      <w:r w:rsidRPr="00A976D6">
        <w:rPr>
          <w:rFonts w:ascii="標楷體" w:eastAsia="標楷體" w:hAnsi="標楷體" w:hint="eastAsia"/>
        </w:rPr>
        <w:tab/>
        <w:t>董事之法人代表之配偶之兄弟姊妹</w:t>
      </w:r>
    </w:p>
    <w:p w14:paraId="56175EAE" w14:textId="77777777" w:rsidR="00A976D6" w:rsidRPr="00A976D6" w:rsidRDefault="00A976D6" w:rsidP="00A976D6">
      <w:pPr>
        <w:rPr>
          <w:rFonts w:ascii="標楷體" w:eastAsia="標楷體" w:hAnsi="標楷體"/>
        </w:rPr>
      </w:pPr>
      <w:r w:rsidRPr="00A976D6">
        <w:rPr>
          <w:rFonts w:ascii="標楷體" w:eastAsia="標楷體" w:hAnsi="標楷體" w:hint="eastAsia"/>
        </w:rPr>
        <w:t>67</w:t>
      </w:r>
      <w:r w:rsidRPr="00A976D6">
        <w:rPr>
          <w:rFonts w:ascii="標楷體" w:eastAsia="標楷體" w:hAnsi="標楷體" w:hint="eastAsia"/>
        </w:rPr>
        <w:tab/>
        <w:t>董事之法人代表之其他親屬</w:t>
      </w:r>
    </w:p>
    <w:p w14:paraId="59981DD7" w14:textId="77777777" w:rsidR="00A976D6" w:rsidRPr="00A976D6" w:rsidRDefault="00A976D6" w:rsidP="00A976D6">
      <w:pPr>
        <w:rPr>
          <w:rFonts w:ascii="標楷體" w:eastAsia="標楷體" w:hAnsi="標楷體"/>
        </w:rPr>
      </w:pPr>
      <w:r w:rsidRPr="00A976D6">
        <w:rPr>
          <w:rFonts w:ascii="標楷體" w:eastAsia="標楷體" w:hAnsi="標楷體" w:hint="eastAsia"/>
        </w:rPr>
        <w:t>68</w:t>
      </w:r>
      <w:r w:rsidRPr="00A976D6">
        <w:rPr>
          <w:rFonts w:ascii="標楷體" w:eastAsia="標楷體" w:hAnsi="標楷體" w:hint="eastAsia"/>
        </w:rPr>
        <w:tab/>
        <w:t>董事之法人代表之其他非親屬自然人</w:t>
      </w:r>
    </w:p>
    <w:p w14:paraId="3BBD98C6" w14:textId="77777777" w:rsidR="00A976D6" w:rsidRPr="00A976D6" w:rsidRDefault="00A976D6" w:rsidP="00A976D6">
      <w:pPr>
        <w:rPr>
          <w:rFonts w:ascii="標楷體" w:eastAsia="標楷體" w:hAnsi="標楷體"/>
        </w:rPr>
      </w:pPr>
      <w:r w:rsidRPr="00A976D6">
        <w:rPr>
          <w:rFonts w:ascii="標楷體" w:eastAsia="標楷體" w:hAnsi="標楷體" w:hint="eastAsia"/>
        </w:rPr>
        <w:t>69</w:t>
      </w:r>
      <w:r w:rsidRPr="00A976D6">
        <w:rPr>
          <w:rFonts w:ascii="標楷體" w:eastAsia="標楷體" w:hAnsi="標楷體" w:hint="eastAsia"/>
        </w:rPr>
        <w:tab/>
        <w:t>監察人</w:t>
      </w:r>
    </w:p>
    <w:p w14:paraId="739AAB55" w14:textId="77777777" w:rsidR="00A976D6" w:rsidRPr="00A976D6" w:rsidRDefault="00A976D6" w:rsidP="00A976D6">
      <w:pPr>
        <w:rPr>
          <w:rFonts w:ascii="標楷體" w:eastAsia="標楷體" w:hAnsi="標楷體"/>
        </w:rPr>
      </w:pPr>
      <w:r w:rsidRPr="00A976D6">
        <w:rPr>
          <w:rFonts w:ascii="標楷體" w:eastAsia="標楷體" w:hAnsi="標楷體" w:hint="eastAsia"/>
        </w:rPr>
        <w:t>70</w:t>
      </w:r>
      <w:r w:rsidRPr="00A976D6">
        <w:rPr>
          <w:rFonts w:ascii="標楷體" w:eastAsia="標楷體" w:hAnsi="標楷體" w:hint="eastAsia"/>
        </w:rPr>
        <w:tab/>
        <w:t>監察人之配偶</w:t>
      </w:r>
    </w:p>
    <w:p w14:paraId="0FABE00E"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71</w:t>
      </w:r>
      <w:r w:rsidRPr="00A976D6">
        <w:rPr>
          <w:rFonts w:ascii="標楷體" w:eastAsia="標楷體" w:hAnsi="標楷體" w:hint="eastAsia"/>
        </w:rPr>
        <w:tab/>
        <w:t>監察人之父母</w:t>
      </w:r>
    </w:p>
    <w:p w14:paraId="4FBF3C72" w14:textId="77777777" w:rsidR="00A976D6" w:rsidRPr="00A976D6" w:rsidRDefault="00A976D6" w:rsidP="00A976D6">
      <w:pPr>
        <w:rPr>
          <w:rFonts w:ascii="標楷體" w:eastAsia="標楷體" w:hAnsi="標楷體"/>
        </w:rPr>
      </w:pPr>
      <w:r w:rsidRPr="00A976D6">
        <w:rPr>
          <w:rFonts w:ascii="標楷體" w:eastAsia="標楷體" w:hAnsi="標楷體" w:hint="eastAsia"/>
        </w:rPr>
        <w:t>72</w:t>
      </w:r>
      <w:r w:rsidRPr="00A976D6">
        <w:rPr>
          <w:rFonts w:ascii="標楷體" w:eastAsia="標楷體" w:hAnsi="標楷體" w:hint="eastAsia"/>
        </w:rPr>
        <w:tab/>
        <w:t>監察人之子女</w:t>
      </w:r>
    </w:p>
    <w:p w14:paraId="767EC690" w14:textId="77777777" w:rsidR="00A976D6" w:rsidRPr="00A976D6" w:rsidRDefault="00A976D6" w:rsidP="00A976D6">
      <w:pPr>
        <w:rPr>
          <w:rFonts w:ascii="標楷體" w:eastAsia="標楷體" w:hAnsi="標楷體"/>
        </w:rPr>
      </w:pPr>
      <w:r w:rsidRPr="00A976D6">
        <w:rPr>
          <w:rFonts w:ascii="標楷體" w:eastAsia="標楷體" w:hAnsi="標楷體" w:hint="eastAsia"/>
        </w:rPr>
        <w:t>73</w:t>
      </w:r>
      <w:r w:rsidRPr="00A976D6">
        <w:rPr>
          <w:rFonts w:ascii="標楷體" w:eastAsia="標楷體" w:hAnsi="標楷體" w:hint="eastAsia"/>
        </w:rPr>
        <w:tab/>
        <w:t>監察人之兄弟姊妹</w:t>
      </w:r>
    </w:p>
    <w:p w14:paraId="78948AC1" w14:textId="77777777" w:rsidR="00A976D6" w:rsidRPr="00A976D6" w:rsidRDefault="00A976D6" w:rsidP="00A976D6">
      <w:pPr>
        <w:rPr>
          <w:rFonts w:ascii="標楷體" w:eastAsia="標楷體" w:hAnsi="標楷體"/>
        </w:rPr>
      </w:pPr>
      <w:r w:rsidRPr="00A976D6">
        <w:rPr>
          <w:rFonts w:ascii="標楷體" w:eastAsia="標楷體" w:hAnsi="標楷體" w:hint="eastAsia"/>
        </w:rPr>
        <w:t>74</w:t>
      </w:r>
      <w:r w:rsidRPr="00A976D6">
        <w:rPr>
          <w:rFonts w:ascii="標楷體" w:eastAsia="標楷體" w:hAnsi="標楷體" w:hint="eastAsia"/>
        </w:rPr>
        <w:tab/>
        <w:t>監察人之祖父母</w:t>
      </w:r>
    </w:p>
    <w:p w14:paraId="759C0579" w14:textId="77777777" w:rsidR="00A976D6" w:rsidRPr="00A976D6" w:rsidRDefault="00A976D6" w:rsidP="00A976D6">
      <w:pPr>
        <w:rPr>
          <w:rFonts w:ascii="標楷體" w:eastAsia="標楷體" w:hAnsi="標楷體"/>
        </w:rPr>
      </w:pPr>
      <w:r w:rsidRPr="00A976D6">
        <w:rPr>
          <w:rFonts w:ascii="標楷體" w:eastAsia="標楷體" w:hAnsi="標楷體" w:hint="eastAsia"/>
        </w:rPr>
        <w:t>75</w:t>
      </w:r>
      <w:r w:rsidRPr="00A976D6">
        <w:rPr>
          <w:rFonts w:ascii="標楷體" w:eastAsia="標楷體" w:hAnsi="標楷體" w:hint="eastAsia"/>
        </w:rPr>
        <w:tab/>
        <w:t>監察人之外祖父母</w:t>
      </w:r>
    </w:p>
    <w:p w14:paraId="7D8ADA6E" w14:textId="77777777" w:rsidR="00A976D6" w:rsidRPr="00A976D6" w:rsidRDefault="00A976D6" w:rsidP="00A976D6">
      <w:pPr>
        <w:rPr>
          <w:rFonts w:ascii="標楷體" w:eastAsia="標楷體" w:hAnsi="標楷體"/>
        </w:rPr>
      </w:pPr>
      <w:r w:rsidRPr="00A976D6">
        <w:rPr>
          <w:rFonts w:ascii="標楷體" w:eastAsia="標楷體" w:hAnsi="標楷體" w:hint="eastAsia"/>
        </w:rPr>
        <w:t>76</w:t>
      </w:r>
      <w:r w:rsidRPr="00A976D6">
        <w:rPr>
          <w:rFonts w:ascii="標楷體" w:eastAsia="標楷體" w:hAnsi="標楷體" w:hint="eastAsia"/>
        </w:rPr>
        <w:tab/>
        <w:t>監察人之孫子女</w:t>
      </w:r>
    </w:p>
    <w:p w14:paraId="52EAA851" w14:textId="77777777" w:rsidR="00A976D6" w:rsidRPr="00A976D6" w:rsidRDefault="00A976D6" w:rsidP="00A976D6">
      <w:pPr>
        <w:rPr>
          <w:rFonts w:ascii="標楷體" w:eastAsia="標楷體" w:hAnsi="標楷體"/>
        </w:rPr>
      </w:pPr>
      <w:r w:rsidRPr="00A976D6">
        <w:rPr>
          <w:rFonts w:ascii="標楷體" w:eastAsia="標楷體" w:hAnsi="標楷體" w:hint="eastAsia"/>
        </w:rPr>
        <w:t>77</w:t>
      </w:r>
      <w:r w:rsidRPr="00A976D6">
        <w:rPr>
          <w:rFonts w:ascii="標楷體" w:eastAsia="標楷體" w:hAnsi="標楷體" w:hint="eastAsia"/>
        </w:rPr>
        <w:tab/>
        <w:t>監察人之外孫子女</w:t>
      </w:r>
    </w:p>
    <w:p w14:paraId="0F481D18" w14:textId="77777777" w:rsidR="00A976D6" w:rsidRPr="00A976D6" w:rsidRDefault="00A976D6" w:rsidP="00A976D6">
      <w:pPr>
        <w:rPr>
          <w:rFonts w:ascii="標楷體" w:eastAsia="標楷體" w:hAnsi="標楷體"/>
        </w:rPr>
      </w:pPr>
      <w:r w:rsidRPr="00A976D6">
        <w:rPr>
          <w:rFonts w:ascii="標楷體" w:eastAsia="標楷體" w:hAnsi="標楷體" w:hint="eastAsia"/>
        </w:rPr>
        <w:t>78</w:t>
      </w:r>
      <w:r w:rsidRPr="00A976D6">
        <w:rPr>
          <w:rFonts w:ascii="標楷體" w:eastAsia="標楷體" w:hAnsi="標楷體" w:hint="eastAsia"/>
        </w:rPr>
        <w:tab/>
        <w:t>監察人之配偶之父母</w:t>
      </w:r>
    </w:p>
    <w:p w14:paraId="5C90EA3F" w14:textId="77777777" w:rsidR="00A976D6" w:rsidRPr="00A976D6" w:rsidRDefault="00A976D6" w:rsidP="00A976D6">
      <w:pPr>
        <w:rPr>
          <w:rFonts w:ascii="標楷體" w:eastAsia="標楷體" w:hAnsi="標楷體"/>
        </w:rPr>
      </w:pPr>
      <w:r w:rsidRPr="00A976D6">
        <w:rPr>
          <w:rFonts w:ascii="標楷體" w:eastAsia="標楷體" w:hAnsi="標楷體" w:hint="eastAsia"/>
        </w:rPr>
        <w:t>79</w:t>
      </w:r>
      <w:r w:rsidRPr="00A976D6">
        <w:rPr>
          <w:rFonts w:ascii="標楷體" w:eastAsia="標楷體" w:hAnsi="標楷體" w:hint="eastAsia"/>
        </w:rPr>
        <w:tab/>
        <w:t>監察人之配偶之兄弟姊妹</w:t>
      </w:r>
    </w:p>
    <w:p w14:paraId="3E776C7F" w14:textId="77777777" w:rsidR="00A976D6" w:rsidRPr="00A976D6" w:rsidRDefault="00A976D6" w:rsidP="00A976D6">
      <w:pPr>
        <w:rPr>
          <w:rFonts w:ascii="標楷體" w:eastAsia="標楷體" w:hAnsi="標楷體"/>
        </w:rPr>
      </w:pPr>
      <w:r w:rsidRPr="00A976D6">
        <w:rPr>
          <w:rFonts w:ascii="標楷體" w:eastAsia="標楷體" w:hAnsi="標楷體" w:hint="eastAsia"/>
        </w:rPr>
        <w:t>80</w:t>
      </w:r>
      <w:r w:rsidRPr="00A976D6">
        <w:rPr>
          <w:rFonts w:ascii="標楷體" w:eastAsia="標楷體" w:hAnsi="標楷體" w:hint="eastAsia"/>
        </w:rPr>
        <w:tab/>
        <w:t>監察人之其他親屬</w:t>
      </w:r>
    </w:p>
    <w:p w14:paraId="068A1669" w14:textId="77777777" w:rsidR="00A976D6" w:rsidRPr="00A976D6" w:rsidRDefault="00A976D6" w:rsidP="00A976D6">
      <w:pPr>
        <w:rPr>
          <w:rFonts w:ascii="標楷體" w:eastAsia="標楷體" w:hAnsi="標楷體"/>
        </w:rPr>
      </w:pPr>
      <w:r w:rsidRPr="00A976D6">
        <w:rPr>
          <w:rFonts w:ascii="標楷體" w:eastAsia="標楷體" w:hAnsi="標楷體" w:hint="eastAsia"/>
        </w:rPr>
        <w:t>81</w:t>
      </w:r>
      <w:r w:rsidRPr="00A976D6">
        <w:rPr>
          <w:rFonts w:ascii="標楷體" w:eastAsia="標楷體" w:hAnsi="標楷體" w:hint="eastAsia"/>
        </w:rPr>
        <w:tab/>
        <w:t>監察人之其他非親屬自然人</w:t>
      </w:r>
    </w:p>
    <w:p w14:paraId="7A8A7E8D" w14:textId="77777777" w:rsidR="00A976D6" w:rsidRPr="00A976D6" w:rsidRDefault="00A976D6" w:rsidP="00A976D6">
      <w:pPr>
        <w:rPr>
          <w:rFonts w:ascii="標楷體" w:eastAsia="標楷體" w:hAnsi="標楷體"/>
        </w:rPr>
      </w:pPr>
      <w:r w:rsidRPr="00A976D6">
        <w:rPr>
          <w:rFonts w:ascii="標楷體" w:eastAsia="標楷體" w:hAnsi="標楷體" w:hint="eastAsia"/>
        </w:rPr>
        <w:t>82</w:t>
      </w:r>
      <w:r w:rsidRPr="00A976D6">
        <w:rPr>
          <w:rFonts w:ascii="標楷體" w:eastAsia="標楷體" w:hAnsi="標楷體" w:hint="eastAsia"/>
        </w:rPr>
        <w:tab/>
        <w:t>監察人之法人代表</w:t>
      </w:r>
    </w:p>
    <w:p w14:paraId="2E25E135" w14:textId="77777777" w:rsidR="00A976D6" w:rsidRPr="00A976D6" w:rsidRDefault="00A976D6" w:rsidP="00A976D6">
      <w:pPr>
        <w:rPr>
          <w:rFonts w:ascii="標楷體" w:eastAsia="標楷體" w:hAnsi="標楷體"/>
        </w:rPr>
      </w:pPr>
      <w:r w:rsidRPr="00A976D6">
        <w:rPr>
          <w:rFonts w:ascii="標楷體" w:eastAsia="標楷體" w:hAnsi="標楷體" w:hint="eastAsia"/>
        </w:rPr>
        <w:t>83</w:t>
      </w:r>
      <w:r w:rsidRPr="00A976D6">
        <w:rPr>
          <w:rFonts w:ascii="標楷體" w:eastAsia="標楷體" w:hAnsi="標楷體" w:hint="eastAsia"/>
        </w:rPr>
        <w:tab/>
        <w:t>監察人之法人代表之配偶</w:t>
      </w:r>
    </w:p>
    <w:p w14:paraId="7E3D7D00" w14:textId="77777777" w:rsidR="00A976D6" w:rsidRPr="00A976D6" w:rsidRDefault="00A976D6" w:rsidP="00A976D6">
      <w:pPr>
        <w:rPr>
          <w:rFonts w:ascii="標楷體" w:eastAsia="標楷體" w:hAnsi="標楷體"/>
        </w:rPr>
      </w:pPr>
      <w:r w:rsidRPr="00A976D6">
        <w:rPr>
          <w:rFonts w:ascii="標楷體" w:eastAsia="標楷體" w:hAnsi="標楷體" w:hint="eastAsia"/>
        </w:rPr>
        <w:t>84</w:t>
      </w:r>
      <w:r w:rsidRPr="00A976D6">
        <w:rPr>
          <w:rFonts w:ascii="標楷體" w:eastAsia="標楷體" w:hAnsi="標楷體" w:hint="eastAsia"/>
        </w:rPr>
        <w:tab/>
        <w:t>監察人之法人代表之父母</w:t>
      </w:r>
    </w:p>
    <w:p w14:paraId="17F16589" w14:textId="77777777" w:rsidR="00A976D6" w:rsidRPr="00A976D6" w:rsidRDefault="00A976D6" w:rsidP="00A976D6">
      <w:pPr>
        <w:rPr>
          <w:rFonts w:ascii="標楷體" w:eastAsia="標楷體" w:hAnsi="標楷體"/>
        </w:rPr>
      </w:pPr>
      <w:r w:rsidRPr="00A976D6">
        <w:rPr>
          <w:rFonts w:ascii="標楷體" w:eastAsia="標楷體" w:hAnsi="標楷體" w:hint="eastAsia"/>
        </w:rPr>
        <w:t>85</w:t>
      </w:r>
      <w:r w:rsidRPr="00A976D6">
        <w:rPr>
          <w:rFonts w:ascii="標楷體" w:eastAsia="標楷體" w:hAnsi="標楷體" w:hint="eastAsia"/>
        </w:rPr>
        <w:tab/>
        <w:t>監察人之法人代表之子女</w:t>
      </w:r>
    </w:p>
    <w:p w14:paraId="22D0E80D" w14:textId="77777777" w:rsidR="00A976D6" w:rsidRPr="00A976D6" w:rsidRDefault="00A976D6" w:rsidP="00A976D6">
      <w:pPr>
        <w:rPr>
          <w:rFonts w:ascii="標楷體" w:eastAsia="標楷體" w:hAnsi="標楷體"/>
        </w:rPr>
      </w:pPr>
      <w:r w:rsidRPr="00A976D6">
        <w:rPr>
          <w:rFonts w:ascii="標楷體" w:eastAsia="標楷體" w:hAnsi="標楷體" w:hint="eastAsia"/>
        </w:rPr>
        <w:t>86</w:t>
      </w:r>
      <w:r w:rsidRPr="00A976D6">
        <w:rPr>
          <w:rFonts w:ascii="標楷體" w:eastAsia="標楷體" w:hAnsi="標楷體" w:hint="eastAsia"/>
        </w:rPr>
        <w:tab/>
        <w:t>監察人之法人代表之兄弟姊妹</w:t>
      </w:r>
    </w:p>
    <w:p w14:paraId="436305CD" w14:textId="77777777" w:rsidR="00A976D6" w:rsidRPr="00A976D6" w:rsidRDefault="00A976D6" w:rsidP="00A976D6">
      <w:pPr>
        <w:rPr>
          <w:rFonts w:ascii="標楷體" w:eastAsia="標楷體" w:hAnsi="標楷體"/>
        </w:rPr>
      </w:pPr>
      <w:r w:rsidRPr="00A976D6">
        <w:rPr>
          <w:rFonts w:ascii="標楷體" w:eastAsia="標楷體" w:hAnsi="標楷體" w:hint="eastAsia"/>
        </w:rPr>
        <w:t>87</w:t>
      </w:r>
      <w:r w:rsidRPr="00A976D6">
        <w:rPr>
          <w:rFonts w:ascii="標楷體" w:eastAsia="標楷體" w:hAnsi="標楷體" w:hint="eastAsia"/>
        </w:rPr>
        <w:tab/>
        <w:t>監察人之法人代表之祖父母</w:t>
      </w:r>
    </w:p>
    <w:p w14:paraId="48E26376" w14:textId="77777777" w:rsidR="00A976D6" w:rsidRPr="00A976D6" w:rsidRDefault="00A976D6" w:rsidP="00A976D6">
      <w:pPr>
        <w:rPr>
          <w:rFonts w:ascii="標楷體" w:eastAsia="標楷體" w:hAnsi="標楷體"/>
        </w:rPr>
      </w:pPr>
      <w:r w:rsidRPr="00A976D6">
        <w:rPr>
          <w:rFonts w:ascii="標楷體" w:eastAsia="標楷體" w:hAnsi="標楷體" w:hint="eastAsia"/>
        </w:rPr>
        <w:t>88</w:t>
      </w:r>
      <w:r w:rsidRPr="00A976D6">
        <w:rPr>
          <w:rFonts w:ascii="標楷體" w:eastAsia="標楷體" w:hAnsi="標楷體" w:hint="eastAsia"/>
        </w:rPr>
        <w:tab/>
        <w:t>監察人之法人代表之外祖父母</w:t>
      </w:r>
    </w:p>
    <w:p w14:paraId="300E857A" w14:textId="77777777" w:rsidR="00A976D6" w:rsidRPr="00A976D6" w:rsidRDefault="00A976D6" w:rsidP="00A976D6">
      <w:pPr>
        <w:rPr>
          <w:rFonts w:ascii="標楷體" w:eastAsia="標楷體" w:hAnsi="標楷體"/>
        </w:rPr>
      </w:pPr>
      <w:r w:rsidRPr="00A976D6">
        <w:rPr>
          <w:rFonts w:ascii="標楷體" w:eastAsia="標楷體" w:hAnsi="標楷體" w:hint="eastAsia"/>
        </w:rPr>
        <w:t>89</w:t>
      </w:r>
      <w:r w:rsidRPr="00A976D6">
        <w:rPr>
          <w:rFonts w:ascii="標楷體" w:eastAsia="標楷體" w:hAnsi="標楷體" w:hint="eastAsia"/>
        </w:rPr>
        <w:tab/>
        <w:t>監察人之法人代表之孫子女</w:t>
      </w:r>
    </w:p>
    <w:p w14:paraId="38236A78" w14:textId="77777777" w:rsidR="00A976D6" w:rsidRPr="00A976D6" w:rsidRDefault="00A976D6" w:rsidP="00A976D6">
      <w:pPr>
        <w:rPr>
          <w:rFonts w:ascii="標楷體" w:eastAsia="標楷體" w:hAnsi="標楷體"/>
        </w:rPr>
      </w:pPr>
      <w:r w:rsidRPr="00A976D6">
        <w:rPr>
          <w:rFonts w:ascii="標楷體" w:eastAsia="標楷體" w:hAnsi="標楷體" w:hint="eastAsia"/>
        </w:rPr>
        <w:t>90</w:t>
      </w:r>
      <w:r w:rsidRPr="00A976D6">
        <w:rPr>
          <w:rFonts w:ascii="標楷體" w:eastAsia="標楷體" w:hAnsi="標楷體" w:hint="eastAsia"/>
        </w:rPr>
        <w:tab/>
        <w:t>監察人之法人代表之外孫子女</w:t>
      </w:r>
    </w:p>
    <w:p w14:paraId="41B84C92" w14:textId="77777777" w:rsidR="00A976D6" w:rsidRPr="00A976D6" w:rsidRDefault="00A976D6" w:rsidP="00A976D6">
      <w:pPr>
        <w:rPr>
          <w:rFonts w:ascii="標楷體" w:eastAsia="標楷體" w:hAnsi="標楷體"/>
        </w:rPr>
      </w:pPr>
      <w:r w:rsidRPr="00A976D6">
        <w:rPr>
          <w:rFonts w:ascii="標楷體" w:eastAsia="標楷體" w:hAnsi="標楷體" w:hint="eastAsia"/>
        </w:rPr>
        <w:t>91</w:t>
      </w:r>
      <w:r w:rsidRPr="00A976D6">
        <w:rPr>
          <w:rFonts w:ascii="標楷體" w:eastAsia="標楷體" w:hAnsi="標楷體" w:hint="eastAsia"/>
        </w:rPr>
        <w:tab/>
        <w:t>監察人之法人代表之配偶之父母</w:t>
      </w:r>
    </w:p>
    <w:p w14:paraId="565E41BF" w14:textId="77777777" w:rsidR="00A976D6" w:rsidRPr="00A976D6" w:rsidRDefault="00A976D6" w:rsidP="00A976D6">
      <w:pPr>
        <w:rPr>
          <w:rFonts w:ascii="標楷體" w:eastAsia="標楷體" w:hAnsi="標楷體"/>
        </w:rPr>
      </w:pPr>
      <w:r w:rsidRPr="00A976D6">
        <w:rPr>
          <w:rFonts w:ascii="標楷體" w:eastAsia="標楷體" w:hAnsi="標楷體" w:hint="eastAsia"/>
        </w:rPr>
        <w:t>92</w:t>
      </w:r>
      <w:r w:rsidRPr="00A976D6">
        <w:rPr>
          <w:rFonts w:ascii="標楷體" w:eastAsia="標楷體" w:hAnsi="標楷體" w:hint="eastAsia"/>
        </w:rPr>
        <w:tab/>
        <w:t>監察人之法人代表之配偶之兄弟姊妹</w:t>
      </w:r>
    </w:p>
    <w:p w14:paraId="790D2BE0" w14:textId="77777777" w:rsidR="00A976D6" w:rsidRPr="00A976D6" w:rsidRDefault="00A976D6" w:rsidP="00A976D6">
      <w:pPr>
        <w:rPr>
          <w:rFonts w:ascii="標楷體" w:eastAsia="標楷體" w:hAnsi="標楷體"/>
        </w:rPr>
      </w:pPr>
      <w:r w:rsidRPr="00A976D6">
        <w:rPr>
          <w:rFonts w:ascii="標楷體" w:eastAsia="標楷體" w:hAnsi="標楷體" w:hint="eastAsia"/>
        </w:rPr>
        <w:t>93</w:t>
      </w:r>
      <w:r w:rsidRPr="00A976D6">
        <w:rPr>
          <w:rFonts w:ascii="標楷體" w:eastAsia="標楷體" w:hAnsi="標楷體" w:hint="eastAsia"/>
        </w:rPr>
        <w:tab/>
        <w:t>監察人之法人代表之其他親屬</w:t>
      </w:r>
    </w:p>
    <w:p w14:paraId="09593B5F" w14:textId="77777777" w:rsidR="00A976D6" w:rsidRPr="00A976D6" w:rsidRDefault="00A976D6" w:rsidP="00A976D6">
      <w:pPr>
        <w:rPr>
          <w:rFonts w:ascii="標楷體" w:eastAsia="標楷體" w:hAnsi="標楷體"/>
        </w:rPr>
      </w:pPr>
      <w:r w:rsidRPr="00A976D6">
        <w:rPr>
          <w:rFonts w:ascii="標楷體" w:eastAsia="標楷體" w:hAnsi="標楷體" w:hint="eastAsia"/>
        </w:rPr>
        <w:t>94</w:t>
      </w:r>
      <w:r w:rsidRPr="00A976D6">
        <w:rPr>
          <w:rFonts w:ascii="標楷體" w:eastAsia="標楷體" w:hAnsi="標楷體" w:hint="eastAsia"/>
        </w:rPr>
        <w:tab/>
        <w:t>監察人之法人代表之其他非親屬自然人</w:t>
      </w:r>
    </w:p>
    <w:p w14:paraId="3F475CE4" w14:textId="77777777" w:rsidR="00A976D6" w:rsidRPr="00A976D6" w:rsidRDefault="00A976D6" w:rsidP="00A976D6">
      <w:pPr>
        <w:rPr>
          <w:rFonts w:ascii="標楷體" w:eastAsia="標楷體" w:hAnsi="標楷體"/>
        </w:rPr>
      </w:pPr>
      <w:r w:rsidRPr="00A976D6">
        <w:rPr>
          <w:rFonts w:ascii="標楷體" w:eastAsia="標楷體" w:hAnsi="標楷體" w:hint="eastAsia"/>
        </w:rPr>
        <w:t>95</w:t>
      </w:r>
      <w:r w:rsidRPr="00A976D6">
        <w:rPr>
          <w:rFonts w:ascii="標楷體" w:eastAsia="標楷體" w:hAnsi="標楷體" w:hint="eastAsia"/>
        </w:rPr>
        <w:tab/>
        <w:t>股東之祖父母</w:t>
      </w:r>
    </w:p>
    <w:p w14:paraId="2FC36534" w14:textId="77777777" w:rsidR="00A976D6" w:rsidRPr="00A976D6" w:rsidRDefault="00A976D6" w:rsidP="00A976D6">
      <w:pPr>
        <w:rPr>
          <w:rFonts w:ascii="標楷體" w:eastAsia="標楷體" w:hAnsi="標楷體"/>
        </w:rPr>
      </w:pPr>
      <w:r w:rsidRPr="00A976D6">
        <w:rPr>
          <w:rFonts w:ascii="標楷體" w:eastAsia="標楷體" w:hAnsi="標楷體" w:hint="eastAsia"/>
        </w:rPr>
        <w:t>96</w:t>
      </w:r>
      <w:r w:rsidRPr="00A976D6">
        <w:rPr>
          <w:rFonts w:ascii="標楷體" w:eastAsia="標楷體" w:hAnsi="標楷體" w:hint="eastAsia"/>
        </w:rPr>
        <w:tab/>
        <w:t>股東之外祖父母</w:t>
      </w:r>
    </w:p>
    <w:p w14:paraId="760E5594" w14:textId="77777777" w:rsidR="00A976D6" w:rsidRPr="00A976D6" w:rsidRDefault="00A976D6" w:rsidP="00A976D6">
      <w:pPr>
        <w:rPr>
          <w:rFonts w:ascii="標楷體" w:eastAsia="標楷體" w:hAnsi="標楷體"/>
        </w:rPr>
      </w:pPr>
      <w:r w:rsidRPr="00A976D6">
        <w:rPr>
          <w:rFonts w:ascii="標楷體" w:eastAsia="標楷體" w:hAnsi="標楷體" w:hint="eastAsia"/>
        </w:rPr>
        <w:t>97</w:t>
      </w:r>
      <w:r w:rsidRPr="00A976D6">
        <w:rPr>
          <w:rFonts w:ascii="標楷體" w:eastAsia="標楷體" w:hAnsi="標楷體" w:hint="eastAsia"/>
        </w:rPr>
        <w:tab/>
        <w:t>股東之孫子女</w:t>
      </w:r>
    </w:p>
    <w:p w14:paraId="1EF5F8DE" w14:textId="77777777" w:rsidR="00A976D6" w:rsidRPr="00A976D6" w:rsidRDefault="00A976D6" w:rsidP="00A976D6">
      <w:pPr>
        <w:rPr>
          <w:rFonts w:ascii="標楷體" w:eastAsia="標楷體" w:hAnsi="標楷體"/>
        </w:rPr>
      </w:pPr>
      <w:r w:rsidRPr="00A976D6">
        <w:rPr>
          <w:rFonts w:ascii="標楷體" w:eastAsia="標楷體" w:hAnsi="標楷體" w:hint="eastAsia"/>
        </w:rPr>
        <w:t>98</w:t>
      </w:r>
      <w:r w:rsidRPr="00A976D6">
        <w:rPr>
          <w:rFonts w:ascii="標楷體" w:eastAsia="標楷體" w:hAnsi="標楷體" w:hint="eastAsia"/>
        </w:rPr>
        <w:tab/>
        <w:t>股東之外孫子女</w:t>
      </w:r>
    </w:p>
    <w:p w14:paraId="5D5917EA" w14:textId="77777777" w:rsidR="00A976D6" w:rsidRPr="00A976D6" w:rsidRDefault="00A976D6" w:rsidP="00A976D6">
      <w:pPr>
        <w:rPr>
          <w:rFonts w:ascii="標楷體" w:eastAsia="標楷體" w:hAnsi="標楷體"/>
        </w:rPr>
      </w:pPr>
      <w:r w:rsidRPr="00A976D6">
        <w:rPr>
          <w:rFonts w:ascii="標楷體" w:eastAsia="標楷體" w:hAnsi="標楷體" w:hint="eastAsia"/>
        </w:rPr>
        <w:t>99</w:t>
      </w:r>
      <w:r w:rsidRPr="00A976D6">
        <w:rPr>
          <w:rFonts w:ascii="標楷體" w:eastAsia="標楷體" w:hAnsi="標楷體" w:hint="eastAsia"/>
        </w:rPr>
        <w:tab/>
        <w:t>股東之配偶之父母</w:t>
      </w:r>
    </w:p>
    <w:p w14:paraId="3DF75FD9" w14:textId="77777777" w:rsidR="00A976D6" w:rsidRPr="00A976D6" w:rsidRDefault="00A976D6" w:rsidP="00A976D6">
      <w:pPr>
        <w:rPr>
          <w:rFonts w:ascii="標楷體" w:eastAsia="標楷體" w:hAnsi="標楷體"/>
        </w:rPr>
      </w:pPr>
      <w:r w:rsidRPr="00A976D6">
        <w:rPr>
          <w:rFonts w:ascii="標楷體" w:eastAsia="標楷體" w:hAnsi="標楷體" w:hint="eastAsia"/>
        </w:rPr>
        <w:t>A1</w:t>
      </w:r>
      <w:r w:rsidRPr="00A976D6">
        <w:rPr>
          <w:rFonts w:ascii="標楷體" w:eastAsia="標楷體" w:hAnsi="標楷體" w:hint="eastAsia"/>
        </w:rPr>
        <w:tab/>
        <w:t>股東之配偶之兄弟姊妹</w:t>
      </w:r>
    </w:p>
    <w:p w14:paraId="5624DAA0" w14:textId="77777777" w:rsidR="00A976D6" w:rsidRPr="00A976D6" w:rsidRDefault="00A976D6" w:rsidP="00A976D6">
      <w:pPr>
        <w:rPr>
          <w:rFonts w:ascii="標楷體" w:eastAsia="標楷體" w:hAnsi="標楷體"/>
        </w:rPr>
      </w:pPr>
      <w:r w:rsidRPr="00A976D6">
        <w:rPr>
          <w:rFonts w:ascii="標楷體" w:eastAsia="標楷體" w:hAnsi="標楷體" w:hint="eastAsia"/>
        </w:rPr>
        <w:t>A2</w:t>
      </w:r>
      <w:r w:rsidRPr="00A976D6">
        <w:rPr>
          <w:rFonts w:ascii="標楷體" w:eastAsia="標楷體" w:hAnsi="標楷體" w:hint="eastAsia"/>
        </w:rPr>
        <w:tab/>
        <w:t>股東之其他親屬</w:t>
      </w:r>
    </w:p>
    <w:p w14:paraId="5EE42150" w14:textId="77777777" w:rsidR="00A976D6" w:rsidRPr="00A976D6" w:rsidRDefault="00A976D6" w:rsidP="00A976D6">
      <w:pPr>
        <w:rPr>
          <w:rFonts w:ascii="標楷體" w:eastAsia="標楷體" w:hAnsi="標楷體"/>
        </w:rPr>
      </w:pPr>
      <w:r w:rsidRPr="00A976D6">
        <w:rPr>
          <w:rFonts w:ascii="標楷體" w:eastAsia="標楷體" w:hAnsi="標楷體" w:hint="eastAsia"/>
        </w:rPr>
        <w:t>A3</w:t>
      </w:r>
      <w:r w:rsidRPr="00A976D6">
        <w:rPr>
          <w:rFonts w:ascii="標楷體" w:eastAsia="標楷體" w:hAnsi="標楷體" w:hint="eastAsia"/>
        </w:rPr>
        <w:tab/>
        <w:t>押品提供人</w:t>
      </w:r>
    </w:p>
    <w:p w14:paraId="70DED732" w14:textId="77777777" w:rsidR="00A976D6" w:rsidRPr="00A976D6" w:rsidRDefault="00A976D6" w:rsidP="00A976D6">
      <w:pPr>
        <w:rPr>
          <w:rFonts w:ascii="標楷體" w:eastAsia="標楷體" w:hAnsi="標楷體"/>
        </w:rPr>
      </w:pPr>
      <w:r w:rsidRPr="00A976D6">
        <w:rPr>
          <w:rFonts w:ascii="標楷體" w:eastAsia="標楷體" w:hAnsi="標楷體" w:hint="eastAsia"/>
        </w:rPr>
        <w:t>A4</w:t>
      </w:r>
      <w:r w:rsidRPr="00A976D6">
        <w:rPr>
          <w:rFonts w:ascii="標楷體" w:eastAsia="標楷體" w:hAnsi="標楷體" w:hint="eastAsia"/>
        </w:rPr>
        <w:tab/>
        <w:t>保証銀行</w:t>
      </w:r>
    </w:p>
    <w:p w14:paraId="2FF290E7" w14:textId="77777777" w:rsidR="00A976D6" w:rsidRPr="00A976D6" w:rsidRDefault="00A976D6" w:rsidP="00A976D6">
      <w:pPr>
        <w:rPr>
          <w:rFonts w:ascii="標楷體" w:eastAsia="標楷體" w:hAnsi="標楷體"/>
        </w:rPr>
      </w:pPr>
      <w:r w:rsidRPr="00A976D6">
        <w:rPr>
          <w:rFonts w:ascii="標楷體" w:eastAsia="標楷體" w:hAnsi="標楷體" w:hint="eastAsia"/>
        </w:rPr>
        <w:t>A5</w:t>
      </w:r>
      <w:r w:rsidRPr="00A976D6">
        <w:rPr>
          <w:rFonts w:ascii="標楷體" w:eastAsia="標楷體" w:hAnsi="標楷體" w:hint="eastAsia"/>
        </w:rPr>
        <w:tab/>
        <w:t>其他企業</w:t>
      </w:r>
    </w:p>
    <w:p w14:paraId="07ADAB96" w14:textId="77777777" w:rsidR="00A976D6" w:rsidRPr="00A976D6" w:rsidRDefault="00A976D6" w:rsidP="00A976D6">
      <w:pPr>
        <w:rPr>
          <w:rFonts w:ascii="標楷體" w:eastAsia="標楷體" w:hAnsi="標楷體"/>
        </w:rPr>
      </w:pPr>
      <w:r w:rsidRPr="00A976D6">
        <w:rPr>
          <w:rFonts w:ascii="標楷體" w:eastAsia="標楷體" w:hAnsi="標楷體" w:hint="eastAsia"/>
        </w:rPr>
        <w:t>A6</w:t>
      </w:r>
      <w:r w:rsidRPr="00A976D6">
        <w:rPr>
          <w:rFonts w:ascii="標楷體" w:eastAsia="標楷體" w:hAnsi="標楷體" w:hint="eastAsia"/>
        </w:rPr>
        <w:tab/>
        <w:t>股東之其他非親屬自然人</w:t>
      </w:r>
    </w:p>
    <w:p w14:paraId="2C9C5FC7" w14:textId="77777777" w:rsidR="00A976D6" w:rsidRPr="00A976D6" w:rsidRDefault="00A976D6" w:rsidP="00A976D6">
      <w:pPr>
        <w:rPr>
          <w:rFonts w:ascii="標楷體" w:eastAsia="標楷體" w:hAnsi="標楷體"/>
        </w:rPr>
      </w:pPr>
      <w:r w:rsidRPr="00A976D6">
        <w:rPr>
          <w:rFonts w:ascii="標楷體" w:eastAsia="標楷體" w:hAnsi="標楷體" w:hint="eastAsia"/>
        </w:rPr>
        <w:t>A7</w:t>
      </w:r>
      <w:r w:rsidRPr="00A976D6">
        <w:rPr>
          <w:rFonts w:ascii="標楷體" w:eastAsia="標楷體" w:hAnsi="標楷體" w:hint="eastAsia"/>
        </w:rPr>
        <w:tab/>
        <w:t>總經理之祖父母</w:t>
      </w:r>
    </w:p>
    <w:p w14:paraId="0613174F" w14:textId="77777777" w:rsidR="00A976D6" w:rsidRPr="00A976D6" w:rsidRDefault="00A976D6" w:rsidP="00A976D6">
      <w:pPr>
        <w:rPr>
          <w:rFonts w:ascii="標楷體" w:eastAsia="標楷體" w:hAnsi="標楷體"/>
        </w:rPr>
      </w:pPr>
      <w:r w:rsidRPr="00A976D6">
        <w:rPr>
          <w:rFonts w:ascii="標楷體" w:eastAsia="標楷體" w:hAnsi="標楷體" w:hint="eastAsia"/>
        </w:rPr>
        <w:t>A8</w:t>
      </w:r>
      <w:r w:rsidRPr="00A976D6">
        <w:rPr>
          <w:rFonts w:ascii="標楷體" w:eastAsia="標楷體" w:hAnsi="標楷體" w:hint="eastAsia"/>
        </w:rPr>
        <w:tab/>
        <w:t>總經理之外祖父母</w:t>
      </w:r>
    </w:p>
    <w:p w14:paraId="2571E627" w14:textId="77777777" w:rsidR="00A976D6" w:rsidRPr="00A976D6" w:rsidRDefault="00A976D6" w:rsidP="00A976D6">
      <w:pPr>
        <w:rPr>
          <w:rFonts w:ascii="標楷體" w:eastAsia="標楷體" w:hAnsi="標楷體"/>
        </w:rPr>
      </w:pPr>
      <w:r w:rsidRPr="00A976D6">
        <w:rPr>
          <w:rFonts w:ascii="標楷體" w:eastAsia="標楷體" w:hAnsi="標楷體" w:hint="eastAsia"/>
        </w:rPr>
        <w:t>A9</w:t>
      </w:r>
      <w:r w:rsidRPr="00A976D6">
        <w:rPr>
          <w:rFonts w:ascii="標楷體" w:eastAsia="標楷體" w:hAnsi="標楷體" w:hint="eastAsia"/>
        </w:rPr>
        <w:tab/>
        <w:t>總經理之孫子女</w:t>
      </w:r>
    </w:p>
    <w:p w14:paraId="1D971F57" w14:textId="77777777" w:rsidR="00A976D6" w:rsidRPr="00A976D6" w:rsidRDefault="00A976D6" w:rsidP="00A976D6">
      <w:pPr>
        <w:rPr>
          <w:rFonts w:ascii="標楷體" w:eastAsia="標楷體" w:hAnsi="標楷體"/>
        </w:rPr>
      </w:pPr>
      <w:r w:rsidRPr="00A976D6">
        <w:rPr>
          <w:rFonts w:ascii="標楷體" w:eastAsia="標楷體" w:hAnsi="標楷體" w:hint="eastAsia"/>
        </w:rPr>
        <w:t>B1</w:t>
      </w:r>
      <w:r w:rsidRPr="00A976D6">
        <w:rPr>
          <w:rFonts w:ascii="標楷體" w:eastAsia="標楷體" w:hAnsi="標楷體" w:hint="eastAsia"/>
        </w:rPr>
        <w:tab/>
        <w:t>總經理之外孫子女</w:t>
      </w:r>
    </w:p>
    <w:p w14:paraId="499A16C9"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B2</w:t>
      </w:r>
      <w:r w:rsidRPr="00A976D6">
        <w:rPr>
          <w:rFonts w:ascii="標楷體" w:eastAsia="標楷體" w:hAnsi="標楷體" w:hint="eastAsia"/>
        </w:rPr>
        <w:tab/>
        <w:t>總經理之配偶之父母</w:t>
      </w:r>
    </w:p>
    <w:p w14:paraId="3768F01E" w14:textId="77777777" w:rsidR="00A976D6" w:rsidRPr="00A976D6" w:rsidRDefault="00A976D6" w:rsidP="00A976D6">
      <w:pPr>
        <w:rPr>
          <w:rFonts w:ascii="標楷體" w:eastAsia="標楷體" w:hAnsi="標楷體"/>
        </w:rPr>
      </w:pPr>
      <w:r w:rsidRPr="00A976D6">
        <w:rPr>
          <w:rFonts w:ascii="標楷體" w:eastAsia="標楷體" w:hAnsi="標楷體" w:hint="eastAsia"/>
        </w:rPr>
        <w:t>B3</w:t>
      </w:r>
      <w:r w:rsidRPr="00A976D6">
        <w:rPr>
          <w:rFonts w:ascii="標楷體" w:eastAsia="標楷體" w:hAnsi="標楷體" w:hint="eastAsia"/>
        </w:rPr>
        <w:tab/>
        <w:t>總經理之配偶之兄弟姊妹</w:t>
      </w:r>
    </w:p>
    <w:p w14:paraId="4FD0733B" w14:textId="77777777" w:rsidR="00A976D6" w:rsidRPr="00A976D6" w:rsidRDefault="00A976D6" w:rsidP="00A976D6">
      <w:pPr>
        <w:rPr>
          <w:rFonts w:ascii="標楷體" w:eastAsia="標楷體" w:hAnsi="標楷體"/>
        </w:rPr>
      </w:pPr>
      <w:r w:rsidRPr="00A976D6">
        <w:rPr>
          <w:rFonts w:ascii="標楷體" w:eastAsia="標楷體" w:hAnsi="標楷體" w:hint="eastAsia"/>
        </w:rPr>
        <w:t>B4</w:t>
      </w:r>
      <w:r w:rsidRPr="00A976D6">
        <w:rPr>
          <w:rFonts w:ascii="標楷體" w:eastAsia="標楷體" w:hAnsi="標楷體" w:hint="eastAsia"/>
        </w:rPr>
        <w:tab/>
        <w:t>總經理之其他親屬</w:t>
      </w:r>
    </w:p>
    <w:p w14:paraId="0AE19174" w14:textId="77777777" w:rsidR="00A976D6" w:rsidRPr="00A976D6" w:rsidRDefault="00A976D6" w:rsidP="00A976D6">
      <w:pPr>
        <w:rPr>
          <w:rFonts w:ascii="標楷體" w:eastAsia="標楷體" w:hAnsi="標楷體"/>
        </w:rPr>
      </w:pPr>
      <w:r w:rsidRPr="00A976D6">
        <w:rPr>
          <w:rFonts w:ascii="標楷體" w:eastAsia="標楷體" w:hAnsi="標楷體" w:hint="eastAsia"/>
        </w:rPr>
        <w:t>B5</w:t>
      </w:r>
      <w:r w:rsidRPr="00A976D6">
        <w:rPr>
          <w:rFonts w:ascii="標楷體" w:eastAsia="標楷體" w:hAnsi="標楷體" w:hint="eastAsia"/>
        </w:rPr>
        <w:tab/>
        <w:t>總經理之其他非親屬自然人</w:t>
      </w:r>
    </w:p>
    <w:p w14:paraId="0A95BBA7" w14:textId="77777777" w:rsidR="00A976D6" w:rsidRPr="00A976D6" w:rsidRDefault="00A976D6" w:rsidP="00A976D6">
      <w:pPr>
        <w:rPr>
          <w:rFonts w:ascii="標楷體" w:eastAsia="標楷體" w:hAnsi="標楷體"/>
        </w:rPr>
      </w:pPr>
      <w:r w:rsidRPr="00A976D6">
        <w:rPr>
          <w:rFonts w:ascii="標楷體" w:eastAsia="標楷體" w:hAnsi="標楷體" w:hint="eastAsia"/>
        </w:rPr>
        <w:t>B6</w:t>
      </w:r>
      <w:r w:rsidRPr="00A976D6">
        <w:rPr>
          <w:rFonts w:ascii="標楷體" w:eastAsia="標楷體" w:hAnsi="標楷體" w:hint="eastAsia"/>
        </w:rPr>
        <w:tab/>
        <w:t>總經理之祖父母</w:t>
      </w:r>
    </w:p>
    <w:p w14:paraId="2D4CA519" w14:textId="77777777" w:rsidR="00A976D6" w:rsidRPr="00A976D6" w:rsidRDefault="00A976D6" w:rsidP="00A976D6">
      <w:pPr>
        <w:rPr>
          <w:rFonts w:ascii="標楷體" w:eastAsia="標楷體" w:hAnsi="標楷體"/>
        </w:rPr>
      </w:pPr>
      <w:r w:rsidRPr="00A976D6">
        <w:rPr>
          <w:rFonts w:ascii="標楷體" w:eastAsia="標楷體" w:hAnsi="標楷體" w:hint="eastAsia"/>
        </w:rPr>
        <w:t>B7</w:t>
      </w:r>
      <w:r w:rsidRPr="00A976D6">
        <w:rPr>
          <w:rFonts w:ascii="標楷體" w:eastAsia="標楷體" w:hAnsi="標楷體" w:hint="eastAsia"/>
        </w:rPr>
        <w:tab/>
        <w:t>總經理之外祖父母</w:t>
      </w:r>
    </w:p>
    <w:p w14:paraId="70668918" w14:textId="77777777" w:rsidR="00A976D6" w:rsidRPr="00A976D6" w:rsidRDefault="00A976D6" w:rsidP="00A976D6">
      <w:pPr>
        <w:rPr>
          <w:rFonts w:ascii="標楷體" w:eastAsia="標楷體" w:hAnsi="標楷體"/>
        </w:rPr>
      </w:pPr>
      <w:r w:rsidRPr="00A976D6">
        <w:rPr>
          <w:rFonts w:ascii="標楷體" w:eastAsia="標楷體" w:hAnsi="標楷體" w:hint="eastAsia"/>
        </w:rPr>
        <w:t>B8</w:t>
      </w:r>
      <w:r w:rsidRPr="00A976D6">
        <w:rPr>
          <w:rFonts w:ascii="標楷體" w:eastAsia="標楷體" w:hAnsi="標楷體" w:hint="eastAsia"/>
        </w:rPr>
        <w:tab/>
        <w:t>總經理之孫子女</w:t>
      </w:r>
    </w:p>
    <w:p w14:paraId="28A655D5" w14:textId="77777777" w:rsidR="00A976D6" w:rsidRPr="00A976D6" w:rsidRDefault="00A976D6" w:rsidP="00A976D6">
      <w:pPr>
        <w:rPr>
          <w:rFonts w:ascii="標楷體" w:eastAsia="標楷體" w:hAnsi="標楷體"/>
        </w:rPr>
      </w:pPr>
      <w:r w:rsidRPr="00A976D6">
        <w:rPr>
          <w:rFonts w:ascii="標楷體" w:eastAsia="標楷體" w:hAnsi="標楷體" w:hint="eastAsia"/>
        </w:rPr>
        <w:t>B9</w:t>
      </w:r>
      <w:r w:rsidRPr="00A976D6">
        <w:rPr>
          <w:rFonts w:ascii="標楷體" w:eastAsia="標楷體" w:hAnsi="標楷體" w:hint="eastAsia"/>
        </w:rPr>
        <w:tab/>
        <w:t>總經理之外孫子女</w:t>
      </w:r>
    </w:p>
    <w:p w14:paraId="10378674" w14:textId="77777777" w:rsidR="00A976D6" w:rsidRPr="00A976D6" w:rsidRDefault="00A976D6" w:rsidP="00A976D6">
      <w:pPr>
        <w:rPr>
          <w:rFonts w:ascii="標楷體" w:eastAsia="標楷體" w:hAnsi="標楷體"/>
        </w:rPr>
      </w:pPr>
      <w:r w:rsidRPr="00A976D6">
        <w:rPr>
          <w:rFonts w:ascii="標楷體" w:eastAsia="標楷體" w:hAnsi="標楷體" w:hint="eastAsia"/>
        </w:rPr>
        <w:t>C1</w:t>
      </w:r>
      <w:r w:rsidRPr="00A976D6">
        <w:rPr>
          <w:rFonts w:ascii="標楷體" w:eastAsia="標楷體" w:hAnsi="標楷體" w:hint="eastAsia"/>
        </w:rPr>
        <w:tab/>
        <w:t>總經理之配偶之父母</w:t>
      </w:r>
    </w:p>
    <w:p w14:paraId="3D2DBADA" w14:textId="77777777" w:rsidR="00A976D6" w:rsidRPr="00A976D6" w:rsidRDefault="00A976D6" w:rsidP="00A976D6">
      <w:pPr>
        <w:rPr>
          <w:rFonts w:ascii="標楷體" w:eastAsia="標楷體" w:hAnsi="標楷體"/>
        </w:rPr>
      </w:pPr>
      <w:r w:rsidRPr="00A976D6">
        <w:rPr>
          <w:rFonts w:ascii="標楷體" w:eastAsia="標楷體" w:hAnsi="標楷體" w:hint="eastAsia"/>
        </w:rPr>
        <w:t>C2</w:t>
      </w:r>
      <w:r w:rsidRPr="00A976D6">
        <w:rPr>
          <w:rFonts w:ascii="標楷體" w:eastAsia="標楷體" w:hAnsi="標楷體" w:hint="eastAsia"/>
        </w:rPr>
        <w:tab/>
        <w:t>總經理之配偶之兄弟姊妹</w:t>
      </w:r>
    </w:p>
    <w:p w14:paraId="1E660534" w14:textId="77777777" w:rsidR="00A976D6" w:rsidRPr="00A976D6" w:rsidRDefault="00A976D6" w:rsidP="00A976D6">
      <w:pPr>
        <w:rPr>
          <w:rFonts w:ascii="標楷體" w:eastAsia="標楷體" w:hAnsi="標楷體"/>
        </w:rPr>
      </w:pPr>
      <w:r w:rsidRPr="00A976D6">
        <w:rPr>
          <w:rFonts w:ascii="標楷體" w:eastAsia="標楷體" w:hAnsi="標楷體" w:hint="eastAsia"/>
        </w:rPr>
        <w:t>C3</w:t>
      </w:r>
      <w:r w:rsidRPr="00A976D6">
        <w:rPr>
          <w:rFonts w:ascii="標楷體" w:eastAsia="標楷體" w:hAnsi="標楷體" w:hint="eastAsia"/>
        </w:rPr>
        <w:tab/>
        <w:t>總經理之其他親屬</w:t>
      </w:r>
    </w:p>
    <w:p w14:paraId="282D619E" w14:textId="4AE264B8" w:rsidR="00A976D6" w:rsidRPr="00A976D6" w:rsidRDefault="00A976D6" w:rsidP="00A976D6">
      <w:pPr>
        <w:rPr>
          <w:rFonts w:ascii="標楷體" w:eastAsia="標楷體" w:hAnsi="標楷體"/>
        </w:rPr>
      </w:pPr>
      <w:r w:rsidRPr="00A976D6">
        <w:rPr>
          <w:rFonts w:ascii="標楷體" w:eastAsia="標楷體" w:hAnsi="標楷體" w:hint="eastAsia"/>
        </w:rPr>
        <w:t>C4</w:t>
      </w:r>
      <w:r w:rsidRPr="00A976D6">
        <w:rPr>
          <w:rFonts w:ascii="標楷體" w:eastAsia="標楷體" w:hAnsi="標楷體" w:hint="eastAsia"/>
        </w:rPr>
        <w:tab/>
        <w:t>總經理之其他非親屬自然人</w:t>
      </w:r>
    </w:p>
    <w:p w14:paraId="4E711BDB" w14:textId="77777777" w:rsidR="00A976D6" w:rsidRPr="00A976D6" w:rsidRDefault="00A976D6" w:rsidP="00FD0BA6">
      <w:pPr>
        <w:tabs>
          <w:tab w:val="left" w:pos="788"/>
        </w:tabs>
        <w:rPr>
          <w:rFonts w:ascii="標楷體" w:eastAsia="標楷體" w:hAnsi="標楷體"/>
        </w:rPr>
      </w:pPr>
    </w:p>
    <w:p w14:paraId="0162BBBC" w14:textId="77777777" w:rsidR="00FD0BA6" w:rsidRPr="00A976D6" w:rsidRDefault="00FD0BA6" w:rsidP="00FD0BA6">
      <w:pPr>
        <w:tabs>
          <w:tab w:val="left" w:pos="788"/>
        </w:tabs>
        <w:rPr>
          <w:rFonts w:ascii="標楷體" w:eastAsia="標楷體" w:hAnsi="標楷體"/>
        </w:rPr>
      </w:pPr>
    </w:p>
    <w:p w14:paraId="43C8BD9D" w14:textId="77777777" w:rsidR="00FD0BA6" w:rsidRPr="00A976D6" w:rsidRDefault="00FD0BA6" w:rsidP="00FD0BA6">
      <w:pPr>
        <w:tabs>
          <w:tab w:val="left" w:pos="788"/>
        </w:tabs>
        <w:rPr>
          <w:rFonts w:ascii="標楷體" w:eastAsia="標楷體" w:hAnsi="標楷體"/>
        </w:rPr>
      </w:pPr>
    </w:p>
    <w:p w14:paraId="071F1139" w14:textId="77777777" w:rsidR="00FD0BA6" w:rsidRPr="00A976D6" w:rsidRDefault="00FD0BA6" w:rsidP="00FD0BA6">
      <w:pPr>
        <w:tabs>
          <w:tab w:val="left" w:pos="788"/>
        </w:tabs>
        <w:rPr>
          <w:rFonts w:ascii="標楷體" w:eastAsia="標楷體" w:hAnsi="標楷體"/>
        </w:rPr>
      </w:pPr>
    </w:p>
    <w:sectPr w:rsidR="00FD0BA6" w:rsidRPr="00A976D6"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5FEFE" w14:textId="77777777" w:rsidR="007178BD" w:rsidRDefault="007178BD">
      <w:r>
        <w:separator/>
      </w:r>
    </w:p>
  </w:endnote>
  <w:endnote w:type="continuationSeparator" w:id="0">
    <w:p w14:paraId="5207E9FC" w14:textId="77777777" w:rsidR="007178BD" w:rsidRDefault="00717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20EF" w14:textId="77777777" w:rsidR="00C646B4" w:rsidRPr="009B11EB" w:rsidRDefault="00C646B4" w:rsidP="00E55F55">
    <w:pPr>
      <w:pStyle w:val="afc"/>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C646B4" w:rsidRPr="009B11EB" w14:paraId="61676342" w14:textId="77777777" w:rsidTr="001F4582">
      <w:trPr>
        <w:cantSplit/>
        <w:trHeight w:val="80"/>
      </w:trPr>
      <w:tc>
        <w:tcPr>
          <w:tcW w:w="4348" w:type="dxa"/>
        </w:tcPr>
        <w:p w14:paraId="1CE455FB" w14:textId="7B84BF78" w:rsidR="00C646B4" w:rsidRPr="009B11EB" w:rsidRDefault="00C646B4" w:rsidP="001F4582">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sidR="0027797E">
            <w:rPr>
              <w:rFonts w:ascii="標楷體" w:eastAsia="標楷體" w:hAnsi="標楷體"/>
              <w:noProof/>
            </w:rPr>
            <w:t>PJ201800012_URS_7介接外部系統_V2.04.docx</w:t>
          </w:r>
          <w:r w:rsidRPr="009B11EB">
            <w:rPr>
              <w:rFonts w:ascii="標楷體" w:eastAsia="標楷體" w:hAnsi="標楷體"/>
              <w:noProof/>
            </w:rPr>
            <w:fldChar w:fldCharType="end"/>
          </w:r>
        </w:p>
      </w:tc>
      <w:tc>
        <w:tcPr>
          <w:tcW w:w="1200" w:type="dxa"/>
        </w:tcPr>
        <w:p w14:paraId="7EC339E6" w14:textId="6FFF7A40" w:rsidR="00C646B4" w:rsidRPr="009B11EB" w:rsidRDefault="00C646B4" w:rsidP="001F4582">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844720">
            <w:rPr>
              <w:rFonts w:ascii="標楷體" w:eastAsia="標楷體" w:hAnsi="標楷體"/>
              <w:noProof/>
            </w:rPr>
            <w:t>V2.10</w:t>
          </w:r>
          <w:r w:rsidRPr="009B11EB">
            <w:rPr>
              <w:rFonts w:ascii="標楷體" w:eastAsia="標楷體" w:hAnsi="標楷體"/>
            </w:rPr>
            <w:fldChar w:fldCharType="end"/>
          </w:r>
        </w:p>
      </w:tc>
      <w:tc>
        <w:tcPr>
          <w:tcW w:w="2160" w:type="dxa"/>
        </w:tcPr>
        <w:p w14:paraId="229123D8" w14:textId="5B2749C5" w:rsidR="00C646B4" w:rsidRPr="009B11EB" w:rsidRDefault="00C646B4" w:rsidP="001F4582">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844720" w:rsidRPr="00844720">
            <w:rPr>
              <w:rFonts w:ascii="標楷體" w:eastAsia="標楷體" w:hAnsi="標楷體"/>
              <w:noProof/>
            </w:rPr>
            <w:t>2023/07/</w:t>
          </w:r>
          <w:r w:rsidR="00844720">
            <w:rPr>
              <w:noProof/>
            </w:rPr>
            <w:t>14</w:t>
          </w:r>
          <w:r>
            <w:rPr>
              <w:rFonts w:ascii="標楷體" w:eastAsia="標楷體" w:hAnsi="標楷體"/>
              <w:noProof/>
            </w:rPr>
            <w:fldChar w:fldCharType="end"/>
          </w:r>
        </w:p>
      </w:tc>
      <w:tc>
        <w:tcPr>
          <w:tcW w:w="1560" w:type="dxa"/>
        </w:tcPr>
        <w:p w14:paraId="3518CF8A" w14:textId="77777777" w:rsidR="00C646B4" w:rsidRPr="009B11EB" w:rsidRDefault="00C646B4" w:rsidP="001F4582">
          <w:pPr>
            <w:pStyle w:val="a5"/>
            <w:rPr>
              <w:rFonts w:ascii="標楷體" w:eastAsia="標楷體" w:hAnsi="標楷體"/>
            </w:rPr>
          </w:pPr>
          <w:r w:rsidRPr="009B11EB">
            <w:rPr>
              <w:rFonts w:ascii="標楷體" w:eastAsia="標楷體" w:hAnsi="標楷體" w:hint="eastAsia"/>
            </w:rPr>
            <w:t>組織版次：V4.0</w:t>
          </w:r>
        </w:p>
      </w:tc>
      <w:tc>
        <w:tcPr>
          <w:tcW w:w="988" w:type="dxa"/>
        </w:tcPr>
        <w:p w14:paraId="13DEB235" w14:textId="7D42AA6A" w:rsidR="00C646B4" w:rsidRPr="009B11EB" w:rsidRDefault="00C646B4" w:rsidP="001F4582">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FA462C">
            <w:rPr>
              <w:rFonts w:ascii="標楷體" w:eastAsia="標楷體" w:hAnsi="標楷體"/>
              <w:noProof/>
            </w:rPr>
            <w:t>48</w:t>
          </w:r>
          <w:r w:rsidRPr="009B11EB">
            <w:rPr>
              <w:rFonts w:ascii="標楷體" w:eastAsia="標楷體" w:hAnsi="標楷體"/>
              <w:noProof/>
            </w:rPr>
            <w:fldChar w:fldCharType="end"/>
          </w:r>
        </w:p>
      </w:tc>
    </w:tr>
  </w:tbl>
  <w:p w14:paraId="5657CA2B" w14:textId="77777777" w:rsidR="00C646B4" w:rsidRPr="0065610E" w:rsidRDefault="00C646B4"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78EFA" w14:textId="77777777" w:rsidR="00C646B4" w:rsidRPr="00E55F55" w:rsidRDefault="00C646B4" w:rsidP="00E55F55">
    <w:pPr>
      <w:pStyle w:val="afc"/>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B61D9" w14:textId="77777777" w:rsidR="007178BD" w:rsidRDefault="007178BD">
      <w:r>
        <w:separator/>
      </w:r>
    </w:p>
  </w:footnote>
  <w:footnote w:type="continuationSeparator" w:id="0">
    <w:p w14:paraId="3353D46C" w14:textId="77777777" w:rsidR="007178BD" w:rsidRDefault="007178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C646B4" w14:paraId="164C40D7" w14:textId="77777777" w:rsidTr="001F4582">
      <w:trPr>
        <w:cantSplit/>
      </w:trPr>
      <w:tc>
        <w:tcPr>
          <w:tcW w:w="7588" w:type="dxa"/>
          <w:tcBorders>
            <w:top w:val="nil"/>
            <w:left w:val="nil"/>
            <w:bottom w:val="nil"/>
            <w:right w:val="nil"/>
          </w:tcBorders>
        </w:tcPr>
        <w:p w14:paraId="2E8AE4B2" w14:textId="77777777" w:rsidR="00C646B4" w:rsidRDefault="00C646B4" w:rsidP="001F4582">
          <w:r>
            <w:rPr>
              <w:rFonts w:hint="eastAsia"/>
              <w:noProof/>
            </w:rPr>
            <w:drawing>
              <wp:anchor distT="0" distB="0" distL="114300" distR="114300" simplePos="0" relativeHeight="251657728" behindDoc="0" locked="0" layoutInCell="1" allowOverlap="1" wp14:anchorId="376D0069" wp14:editId="6BB58054">
                <wp:simplePos x="0" y="0"/>
                <wp:positionH relativeFrom="column">
                  <wp:posOffset>0</wp:posOffset>
                </wp:positionH>
                <wp:positionV relativeFrom="paragraph">
                  <wp:posOffset>17145</wp:posOffset>
                </wp:positionV>
                <wp:extent cx="1981200" cy="338455"/>
                <wp:effectExtent l="0" t="0" r="0" b="4445"/>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21745DBA" w14:textId="77777777" w:rsidR="00C646B4" w:rsidRPr="00B27847" w:rsidRDefault="00C646B4" w:rsidP="001F4582">
          <w:pPr>
            <w:pStyle w:val="afc"/>
          </w:pPr>
          <w:r w:rsidRPr="00B27847">
            <w:rPr>
              <w:rFonts w:hint="eastAsia"/>
            </w:rPr>
            <w:t>新光人壽保險股份有限公司</w:t>
          </w:r>
        </w:p>
        <w:p w14:paraId="083C72FA" w14:textId="77777777" w:rsidR="00C646B4" w:rsidRPr="00B27847" w:rsidRDefault="00C646B4" w:rsidP="001F4582">
          <w:pPr>
            <w:pStyle w:val="afc"/>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1213A276" w14:textId="77777777" w:rsidR="00C646B4" w:rsidRDefault="00C646B4" w:rsidP="001F4582">
          <w:pPr>
            <w:pStyle w:val="afc"/>
          </w:pPr>
          <w:r>
            <w:rPr>
              <w:rFonts w:hint="eastAsia"/>
            </w:rPr>
            <w:t xml:space="preserve">            </w:t>
          </w:r>
          <w:r w:rsidRPr="00B27847">
            <w:rPr>
              <w:rFonts w:hint="eastAsia"/>
            </w:rPr>
            <w:t>機密等級：密</w:t>
          </w:r>
        </w:p>
      </w:tc>
    </w:tr>
  </w:tbl>
  <w:p w14:paraId="066045E3" w14:textId="5E960D96" w:rsidR="00C646B4" w:rsidRDefault="00C646B4" w:rsidP="009D543A">
    <w:pPr>
      <w:pStyle w:val="a4"/>
      <w:jc w:val="center"/>
    </w:pPr>
    <w:r>
      <w:rPr>
        <w:noProof/>
      </w:rPr>
      <mc:AlternateContent>
        <mc:Choice Requires="wps">
          <w:drawing>
            <wp:anchor distT="4294967294" distB="4294967294" distL="114300" distR="114300" simplePos="0" relativeHeight="251658752" behindDoc="0" locked="0" layoutInCell="1" allowOverlap="1" wp14:anchorId="2D08FB98" wp14:editId="2F760B23">
              <wp:simplePos x="0" y="0"/>
              <wp:positionH relativeFrom="column">
                <wp:posOffset>-50800</wp:posOffset>
              </wp:positionH>
              <wp:positionV relativeFrom="paragraph">
                <wp:posOffset>71119</wp:posOffset>
              </wp:positionV>
              <wp:extent cx="6477000" cy="0"/>
              <wp:effectExtent l="0" t="19050" r="19050" b="19050"/>
              <wp:wrapNone/>
              <wp:docPr id="50"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28DACD6"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5.6pt" to="50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" strokeweight="4.5pt">
              <v:stroke linestyle="thickThin"/>
            </v:line>
          </w:pict>
        </mc:Fallback>
      </mc:AlternateContent>
    </w:r>
    <w:r w:rsidR="00844720">
      <w:rPr>
        <w:rFonts w:ascii="標楷體" w:eastAsia="標楷體" w:hAnsi="標楷體"/>
        <w:b/>
        <w:noProof/>
        <w:sz w:val="32"/>
        <w:szCs w:val="32"/>
      </w:rPr>
      <w:pict w14:anchorId="4CA8D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49"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B4D0" w14:textId="417ED7AF" w:rsidR="00C646B4" w:rsidRDefault="00C646B4" w:rsidP="00E55F55">
    <w:pPr>
      <w:pStyle w:val="a4"/>
    </w:pPr>
    <w:r>
      <w:rPr>
        <w:noProof/>
      </w:rPr>
      <mc:AlternateContent>
        <mc:Choice Requires="wps">
          <w:drawing>
            <wp:anchor distT="4294967294" distB="4294967294" distL="114300" distR="114300" simplePos="0" relativeHeight="251656704" behindDoc="0" locked="0" layoutInCell="1" allowOverlap="1" wp14:anchorId="03765ECC" wp14:editId="301C1C85">
              <wp:simplePos x="0" y="0"/>
              <wp:positionH relativeFrom="column">
                <wp:posOffset>-12065</wp:posOffset>
              </wp:positionH>
              <wp:positionV relativeFrom="paragraph">
                <wp:posOffset>419099</wp:posOffset>
              </wp:positionV>
              <wp:extent cx="6477000" cy="0"/>
              <wp:effectExtent l="0" t="19050" r="19050" b="19050"/>
              <wp:wrapNone/>
              <wp:docPr id="54"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459D293"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DKrD9nlAQAAhQ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6F1F6DAE" wp14:editId="23BFA78C">
          <wp:simplePos x="0" y="0"/>
          <wp:positionH relativeFrom="column">
            <wp:posOffset>25400</wp:posOffset>
          </wp:positionH>
          <wp:positionV relativeFrom="paragraph">
            <wp:posOffset>-33655</wp:posOffset>
          </wp:positionV>
          <wp:extent cx="1981200" cy="338455"/>
          <wp:effectExtent l="0" t="0" r="0" b="4445"/>
          <wp:wrapSquare wrapText="bothSides"/>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0B5F557A" w14:textId="77777777" w:rsidR="00C646B4" w:rsidRPr="00E55F55" w:rsidRDefault="00C646B4">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pStyle w:val="a"/>
      <w:lvlText w:val=""/>
      <w:lvlJc w:val="left"/>
      <w:pPr>
        <w:tabs>
          <w:tab w:val="num" w:pos="1559"/>
        </w:tabs>
        <w:ind w:left="1559" w:hanging="425"/>
      </w:pPr>
      <w:rPr>
        <w:rFonts w:ascii="Wingdings" w:hAnsi="Wingdings" w:hint="default"/>
        <w:sz w:val="16"/>
      </w:rPr>
    </w:lvl>
  </w:abstractNum>
  <w:abstractNum w:abstractNumId="1" w15:restartNumberingAfterBreak="0">
    <w:nsid w:val="029831E7"/>
    <w:multiLevelType w:val="hybridMultilevel"/>
    <w:tmpl w:val="8B3E729C"/>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3" w15:restartNumberingAfterBreak="0">
    <w:nsid w:val="03BD1023"/>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4" w15:restartNumberingAfterBreak="0">
    <w:nsid w:val="080F4FB4"/>
    <w:multiLevelType w:val="hybridMultilevel"/>
    <w:tmpl w:val="998E4CFA"/>
    <w:lvl w:ilvl="0" w:tplc="8138C462">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5D58A9"/>
    <w:multiLevelType w:val="hybridMultilevel"/>
    <w:tmpl w:val="FB64F3E6"/>
    <w:lvl w:ilvl="0" w:tplc="3850C6C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83909F8"/>
    <w:multiLevelType w:val="hybridMultilevel"/>
    <w:tmpl w:val="B730630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8" w15:restartNumberingAfterBreak="0">
    <w:nsid w:val="1DFF779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F0B2395"/>
    <w:multiLevelType w:val="hybridMultilevel"/>
    <w:tmpl w:val="6A98E8E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ED675FC"/>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FF62B13"/>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2" w15:restartNumberingAfterBreak="0">
    <w:nsid w:val="32B8076A"/>
    <w:multiLevelType w:val="multilevel"/>
    <w:tmpl w:val="CC7E95E6"/>
    <w:lvl w:ilvl="0">
      <w:start w:val="1"/>
      <w:numFmt w:val="decimal"/>
      <w:lvlText w:val="%1."/>
      <w:lvlJc w:val="left"/>
      <w:pPr>
        <w:ind w:left="480" w:hanging="480"/>
      </w:pPr>
    </w:lvl>
    <w:lvl w:ilvl="1">
      <w:start w:val="1"/>
      <w:numFmt w:val="decimal"/>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13" w15:restartNumberingAfterBreak="0">
    <w:nsid w:val="374D41F3"/>
    <w:multiLevelType w:val="hybridMultilevel"/>
    <w:tmpl w:val="DED669F4"/>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93C0225"/>
    <w:multiLevelType w:val="hybridMultilevel"/>
    <w:tmpl w:val="EAA8E5A2"/>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AE47D6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start w:val="1"/>
      <w:numFmt w:val="bullet"/>
      <w:lvlText w:val=""/>
      <w:lvlJc w:val="left"/>
      <w:pPr>
        <w:ind w:left="2094" w:hanging="480"/>
      </w:pPr>
      <w:rPr>
        <w:rFonts w:ascii="Wingdings" w:hAnsi="Wingdings" w:hint="default"/>
      </w:rPr>
    </w:lvl>
    <w:lvl w:ilvl="2" w:tplc="04090005">
      <w:start w:val="1"/>
      <w:numFmt w:val="bullet"/>
      <w:lvlText w:val=""/>
      <w:lvlJc w:val="left"/>
      <w:pPr>
        <w:ind w:left="2574" w:hanging="480"/>
      </w:pPr>
      <w:rPr>
        <w:rFonts w:ascii="Wingdings" w:hAnsi="Wingdings" w:hint="default"/>
      </w:rPr>
    </w:lvl>
    <w:lvl w:ilvl="3" w:tplc="04090001">
      <w:start w:val="1"/>
      <w:numFmt w:val="bullet"/>
      <w:lvlText w:val=""/>
      <w:lvlJc w:val="left"/>
      <w:pPr>
        <w:ind w:left="3054" w:hanging="480"/>
      </w:pPr>
      <w:rPr>
        <w:rFonts w:ascii="Wingdings" w:hAnsi="Wingdings" w:hint="default"/>
      </w:rPr>
    </w:lvl>
    <w:lvl w:ilvl="4" w:tplc="04090003">
      <w:start w:val="1"/>
      <w:numFmt w:val="bullet"/>
      <w:lvlText w:val=""/>
      <w:lvlJc w:val="left"/>
      <w:pPr>
        <w:ind w:left="3534" w:hanging="480"/>
      </w:pPr>
      <w:rPr>
        <w:rFonts w:ascii="Wingdings" w:hAnsi="Wingdings" w:hint="default"/>
      </w:rPr>
    </w:lvl>
    <w:lvl w:ilvl="5" w:tplc="04090005">
      <w:start w:val="1"/>
      <w:numFmt w:val="bullet"/>
      <w:lvlText w:val=""/>
      <w:lvlJc w:val="left"/>
      <w:pPr>
        <w:ind w:left="4014" w:hanging="480"/>
      </w:pPr>
      <w:rPr>
        <w:rFonts w:ascii="Wingdings" w:hAnsi="Wingdings" w:hint="default"/>
      </w:rPr>
    </w:lvl>
    <w:lvl w:ilvl="6" w:tplc="04090001">
      <w:start w:val="1"/>
      <w:numFmt w:val="bullet"/>
      <w:lvlText w:val=""/>
      <w:lvlJc w:val="left"/>
      <w:pPr>
        <w:ind w:left="4494" w:hanging="480"/>
      </w:pPr>
      <w:rPr>
        <w:rFonts w:ascii="Wingdings" w:hAnsi="Wingdings" w:hint="default"/>
      </w:rPr>
    </w:lvl>
    <w:lvl w:ilvl="7" w:tplc="04090003">
      <w:start w:val="1"/>
      <w:numFmt w:val="bullet"/>
      <w:lvlText w:val=""/>
      <w:lvlJc w:val="left"/>
      <w:pPr>
        <w:ind w:left="4974" w:hanging="480"/>
      </w:pPr>
      <w:rPr>
        <w:rFonts w:ascii="Wingdings" w:hAnsi="Wingdings" w:hint="default"/>
      </w:rPr>
    </w:lvl>
    <w:lvl w:ilvl="8" w:tplc="04090005">
      <w:start w:val="1"/>
      <w:numFmt w:val="bullet"/>
      <w:lvlText w:val=""/>
      <w:lvlJc w:val="left"/>
      <w:pPr>
        <w:ind w:left="5454" w:hanging="480"/>
      </w:pPr>
      <w:rPr>
        <w:rFonts w:ascii="Wingdings" w:hAnsi="Wingdings" w:hint="default"/>
      </w:rPr>
    </w:lvl>
  </w:abstractNum>
  <w:abstractNum w:abstractNumId="17" w15:restartNumberingAfterBreak="0">
    <w:nsid w:val="40F52CE1"/>
    <w:multiLevelType w:val="hybridMultilevel"/>
    <w:tmpl w:val="25E6726E"/>
    <w:lvl w:ilvl="0" w:tplc="70EA2232">
      <w:start w:val="2"/>
      <w:numFmt w:val="decimal"/>
      <w:lvlText w:val="%1."/>
      <w:lvlJc w:val="left"/>
      <w:pPr>
        <w:ind w:left="473" w:hanging="360"/>
      </w:pPr>
      <w:rPr>
        <w:rFonts w:hint="default"/>
      </w:rPr>
    </w:lvl>
    <w:lvl w:ilvl="1" w:tplc="04090019" w:tentative="1">
      <w:start w:val="1"/>
      <w:numFmt w:val="ideographTraditional"/>
      <w:lvlText w:val="%2、"/>
      <w:lvlJc w:val="left"/>
      <w:pPr>
        <w:ind w:left="1073" w:hanging="480"/>
      </w:pPr>
    </w:lvl>
    <w:lvl w:ilvl="2" w:tplc="0409001B" w:tentative="1">
      <w:start w:val="1"/>
      <w:numFmt w:val="lowerRoman"/>
      <w:lvlText w:val="%3."/>
      <w:lvlJc w:val="right"/>
      <w:pPr>
        <w:ind w:left="1553" w:hanging="480"/>
      </w:pPr>
    </w:lvl>
    <w:lvl w:ilvl="3" w:tplc="0409000F" w:tentative="1">
      <w:start w:val="1"/>
      <w:numFmt w:val="decimal"/>
      <w:lvlText w:val="%4."/>
      <w:lvlJc w:val="left"/>
      <w:pPr>
        <w:ind w:left="2033" w:hanging="480"/>
      </w:pPr>
    </w:lvl>
    <w:lvl w:ilvl="4" w:tplc="04090019" w:tentative="1">
      <w:start w:val="1"/>
      <w:numFmt w:val="ideographTraditional"/>
      <w:lvlText w:val="%5、"/>
      <w:lvlJc w:val="left"/>
      <w:pPr>
        <w:ind w:left="2513" w:hanging="480"/>
      </w:pPr>
    </w:lvl>
    <w:lvl w:ilvl="5" w:tplc="0409001B" w:tentative="1">
      <w:start w:val="1"/>
      <w:numFmt w:val="lowerRoman"/>
      <w:lvlText w:val="%6."/>
      <w:lvlJc w:val="right"/>
      <w:pPr>
        <w:ind w:left="2993" w:hanging="480"/>
      </w:pPr>
    </w:lvl>
    <w:lvl w:ilvl="6" w:tplc="0409000F" w:tentative="1">
      <w:start w:val="1"/>
      <w:numFmt w:val="decimal"/>
      <w:lvlText w:val="%7."/>
      <w:lvlJc w:val="left"/>
      <w:pPr>
        <w:ind w:left="3473" w:hanging="480"/>
      </w:pPr>
    </w:lvl>
    <w:lvl w:ilvl="7" w:tplc="04090019" w:tentative="1">
      <w:start w:val="1"/>
      <w:numFmt w:val="ideographTraditional"/>
      <w:lvlText w:val="%8、"/>
      <w:lvlJc w:val="left"/>
      <w:pPr>
        <w:ind w:left="3953" w:hanging="480"/>
      </w:pPr>
    </w:lvl>
    <w:lvl w:ilvl="8" w:tplc="0409001B" w:tentative="1">
      <w:start w:val="1"/>
      <w:numFmt w:val="lowerRoman"/>
      <w:lvlText w:val="%9."/>
      <w:lvlJc w:val="right"/>
      <w:pPr>
        <w:ind w:left="4433" w:hanging="480"/>
      </w:pPr>
    </w:lvl>
  </w:abstractNum>
  <w:abstractNum w:abstractNumId="18" w15:restartNumberingAfterBreak="0">
    <w:nsid w:val="41BA412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32A5A80"/>
    <w:multiLevelType w:val="hybridMultilevel"/>
    <w:tmpl w:val="E190F7C4"/>
    <w:lvl w:ilvl="0" w:tplc="04847BFA">
      <w:start w:val="9"/>
      <w:numFmt w:val="lowerLetter"/>
      <w:lvlText w:val="%1."/>
      <w:lvlJc w:val="left"/>
      <w:pPr>
        <w:ind w:left="360" w:hanging="360"/>
      </w:pPr>
      <w:rPr>
        <w:rFonts w:hint="default"/>
      </w:rPr>
    </w:lvl>
    <w:lvl w:ilvl="1" w:tplc="D332D84E">
      <w:start w:val="3"/>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3A42247"/>
    <w:multiLevelType w:val="hybridMultilevel"/>
    <w:tmpl w:val="4AC6E39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FB10E55"/>
    <w:multiLevelType w:val="hybridMultilevel"/>
    <w:tmpl w:val="58FC12BA"/>
    <w:lvl w:ilvl="0" w:tplc="84F65466">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1CD5F64"/>
    <w:multiLevelType w:val="hybridMultilevel"/>
    <w:tmpl w:val="DD7EC7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523E6888"/>
    <w:multiLevelType w:val="hybridMultilevel"/>
    <w:tmpl w:val="37F2A5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3484376"/>
    <w:multiLevelType w:val="multilevel"/>
    <w:tmpl w:val="96BC19E0"/>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53C3685"/>
    <w:multiLevelType w:val="hybridMultilevel"/>
    <w:tmpl w:val="FEBCF7E8"/>
    <w:lvl w:ilvl="0" w:tplc="4F2824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73B30CF"/>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27" w15:restartNumberingAfterBreak="0">
    <w:nsid w:val="590A2C3A"/>
    <w:multiLevelType w:val="hybridMultilevel"/>
    <w:tmpl w:val="F5766B18"/>
    <w:lvl w:ilvl="0" w:tplc="BEE26BA4">
      <w:start w:val="9"/>
      <w:numFmt w:val="decimal"/>
      <w:lvlText w:val="%1"/>
      <w:lvlJc w:val="left"/>
      <w:pPr>
        <w:ind w:left="360" w:hanging="360"/>
      </w:pPr>
      <w:rPr>
        <w:rFonts w:hint="default"/>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9236111"/>
    <w:multiLevelType w:val="hybridMultilevel"/>
    <w:tmpl w:val="7F72BB3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B1A4B81"/>
    <w:multiLevelType w:val="hybridMultilevel"/>
    <w:tmpl w:val="3A10F728"/>
    <w:lvl w:ilvl="0" w:tplc="1278E8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BD66CF9"/>
    <w:multiLevelType w:val="hybridMultilevel"/>
    <w:tmpl w:val="D3EC89CA"/>
    <w:lvl w:ilvl="0" w:tplc="56C647F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C5E3995"/>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D5B4236"/>
    <w:multiLevelType w:val="hybridMultilevel"/>
    <w:tmpl w:val="7550E20E"/>
    <w:lvl w:ilvl="0" w:tplc="E99210C8">
      <w:start w:val="1"/>
      <w:numFmt w:val="decimal"/>
      <w:lvlText w:val="%1"/>
      <w:lvlJc w:val="left"/>
      <w:pPr>
        <w:ind w:left="480" w:hanging="480"/>
      </w:pPr>
      <w:rPr>
        <w:rFonts w:hint="eastAsia"/>
        <w:strike w:val="0"/>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D677B26"/>
    <w:multiLevelType w:val="hybridMultilevel"/>
    <w:tmpl w:val="17E896E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D9F6922"/>
    <w:multiLevelType w:val="hybridMultilevel"/>
    <w:tmpl w:val="389058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EA0716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45B4D12"/>
    <w:multiLevelType w:val="hybridMultilevel"/>
    <w:tmpl w:val="A97ECB28"/>
    <w:lvl w:ilvl="0" w:tplc="323C90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BC371C2"/>
    <w:multiLevelType w:val="hybridMultilevel"/>
    <w:tmpl w:val="DD7EC7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E3B19C1"/>
    <w:multiLevelType w:val="hybridMultilevel"/>
    <w:tmpl w:val="1BACEC4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4D26913"/>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41" w15:restartNumberingAfterBreak="0">
    <w:nsid w:val="794054B6"/>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984179E"/>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A68453C"/>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2F6714"/>
    <w:multiLevelType w:val="hybridMultilevel"/>
    <w:tmpl w:val="04DE087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D8B241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542785247">
    <w:abstractNumId w:val="40"/>
  </w:num>
  <w:num w:numId="2" w16cid:durableId="1907569855">
    <w:abstractNumId w:val="2"/>
  </w:num>
  <w:num w:numId="3" w16cid:durableId="1796675635">
    <w:abstractNumId w:val="0"/>
  </w:num>
  <w:num w:numId="4" w16cid:durableId="509490651">
    <w:abstractNumId w:val="7"/>
  </w:num>
  <w:num w:numId="5" w16cid:durableId="1756441240">
    <w:abstractNumId w:val="28"/>
  </w:num>
  <w:num w:numId="6" w16cid:durableId="607157782">
    <w:abstractNumId w:val="24"/>
  </w:num>
  <w:num w:numId="7" w16cid:durableId="1978872263">
    <w:abstractNumId w:val="26"/>
  </w:num>
  <w:num w:numId="8" w16cid:durableId="78412451">
    <w:abstractNumId w:val="23"/>
  </w:num>
  <w:num w:numId="9" w16cid:durableId="1659185558">
    <w:abstractNumId w:val="20"/>
  </w:num>
  <w:num w:numId="10" w16cid:durableId="677922161">
    <w:abstractNumId w:val="13"/>
  </w:num>
  <w:num w:numId="11" w16cid:durableId="189147793">
    <w:abstractNumId w:val="18"/>
  </w:num>
  <w:num w:numId="12" w16cid:durableId="775952204">
    <w:abstractNumId w:val="9"/>
  </w:num>
  <w:num w:numId="13" w16cid:durableId="1041830970">
    <w:abstractNumId w:val="6"/>
  </w:num>
  <w:num w:numId="14" w16cid:durableId="1763913548">
    <w:abstractNumId w:val="44"/>
  </w:num>
  <w:num w:numId="15" w16cid:durableId="1283071404">
    <w:abstractNumId w:val="38"/>
  </w:num>
  <w:num w:numId="16" w16cid:durableId="223225592">
    <w:abstractNumId w:val="33"/>
  </w:num>
  <w:num w:numId="17" w16cid:durableId="1017998179">
    <w:abstractNumId w:val="14"/>
  </w:num>
  <w:num w:numId="18" w16cid:durableId="1992563727">
    <w:abstractNumId w:val="45"/>
  </w:num>
  <w:num w:numId="19" w16cid:durableId="1077165685">
    <w:abstractNumId w:val="43"/>
  </w:num>
  <w:num w:numId="20" w16cid:durableId="1462073009">
    <w:abstractNumId w:val="19"/>
  </w:num>
  <w:num w:numId="21" w16cid:durableId="304050757">
    <w:abstractNumId w:val="10"/>
  </w:num>
  <w:num w:numId="22" w16cid:durableId="1751463704">
    <w:abstractNumId w:val="15"/>
  </w:num>
  <w:num w:numId="23" w16cid:durableId="1725445875">
    <w:abstractNumId w:val="4"/>
  </w:num>
  <w:num w:numId="24" w16cid:durableId="1014645692">
    <w:abstractNumId w:val="5"/>
  </w:num>
  <w:num w:numId="25" w16cid:durableId="154154797">
    <w:abstractNumId w:val="31"/>
  </w:num>
  <w:num w:numId="26" w16cid:durableId="1902254336">
    <w:abstractNumId w:val="39"/>
  </w:num>
  <w:num w:numId="27" w16cid:durableId="928123909">
    <w:abstractNumId w:val="41"/>
  </w:num>
  <w:num w:numId="28" w16cid:durableId="2016490479">
    <w:abstractNumId w:val="34"/>
  </w:num>
  <w:num w:numId="29" w16cid:durableId="1303073813">
    <w:abstractNumId w:val="42"/>
  </w:num>
  <w:num w:numId="30" w16cid:durableId="313141081">
    <w:abstractNumId w:val="8"/>
  </w:num>
  <w:num w:numId="31" w16cid:durableId="2057461218">
    <w:abstractNumId w:val="35"/>
  </w:num>
  <w:num w:numId="32" w16cid:durableId="26377837">
    <w:abstractNumId w:val="16"/>
  </w:num>
  <w:num w:numId="33" w16cid:durableId="1844739691">
    <w:abstractNumId w:val="32"/>
  </w:num>
  <w:num w:numId="34" w16cid:durableId="773086967">
    <w:abstractNumId w:val="25"/>
  </w:num>
  <w:num w:numId="35" w16cid:durableId="640768293">
    <w:abstractNumId w:val="29"/>
  </w:num>
  <w:num w:numId="36" w16cid:durableId="1104425822">
    <w:abstractNumId w:val="1"/>
  </w:num>
  <w:num w:numId="37" w16cid:durableId="35858735">
    <w:abstractNumId w:val="17"/>
  </w:num>
  <w:num w:numId="38" w16cid:durableId="543560931">
    <w:abstractNumId w:val="21"/>
  </w:num>
  <w:num w:numId="39" w16cid:durableId="1269964516">
    <w:abstractNumId w:val="30"/>
  </w:num>
  <w:num w:numId="40" w16cid:durableId="628246793">
    <w:abstractNumId w:val="36"/>
  </w:num>
  <w:num w:numId="41" w16cid:durableId="646013049">
    <w:abstractNumId w:val="3"/>
  </w:num>
  <w:num w:numId="42" w16cid:durableId="1062413493">
    <w:abstractNumId w:val="0"/>
  </w:num>
  <w:num w:numId="43" w16cid:durableId="537668399">
    <w:abstractNumId w:val="11"/>
  </w:num>
  <w:num w:numId="44" w16cid:durableId="1363089599">
    <w:abstractNumId w:val="22"/>
  </w:num>
  <w:num w:numId="45" w16cid:durableId="2057848708">
    <w:abstractNumId w:val="37"/>
  </w:num>
  <w:num w:numId="46" w16cid:durableId="16554485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400102119">
    <w:abstractNumId w:val="27"/>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1-ChihWei">
    <w15:presenceInfo w15:providerId="None" w15:userId="ST1-ChihW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1"/>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proofState w:spelling="clean"/>
  <w:defaultTabStop w:val="480"/>
  <w:drawingGridHorizontalSpacing w:val="120"/>
  <w:displayHorizontalDrawingGridEvery w:val="0"/>
  <w:displayVerticalDrawingGridEvery w:val="2"/>
  <w:characterSpacingControl w:val="compressPunctuation"/>
  <w:hdrShapeDefaults>
    <o:shapedefaults v:ext="edit" spidmax="2056"/>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2D06"/>
    <w:rsid w:val="000031E7"/>
    <w:rsid w:val="00003694"/>
    <w:rsid w:val="000040FA"/>
    <w:rsid w:val="000061BE"/>
    <w:rsid w:val="000065E9"/>
    <w:rsid w:val="00007611"/>
    <w:rsid w:val="00007A98"/>
    <w:rsid w:val="000100AE"/>
    <w:rsid w:val="00010453"/>
    <w:rsid w:val="00010B84"/>
    <w:rsid w:val="000115EF"/>
    <w:rsid w:val="00012B35"/>
    <w:rsid w:val="000141AD"/>
    <w:rsid w:val="00014827"/>
    <w:rsid w:val="00015EE8"/>
    <w:rsid w:val="00016496"/>
    <w:rsid w:val="0001795A"/>
    <w:rsid w:val="000201E9"/>
    <w:rsid w:val="0002178C"/>
    <w:rsid w:val="00023302"/>
    <w:rsid w:val="00023E88"/>
    <w:rsid w:val="000272FB"/>
    <w:rsid w:val="000273E6"/>
    <w:rsid w:val="000274CC"/>
    <w:rsid w:val="000336B7"/>
    <w:rsid w:val="00033BED"/>
    <w:rsid w:val="00034215"/>
    <w:rsid w:val="00036417"/>
    <w:rsid w:val="00040E6B"/>
    <w:rsid w:val="000415CA"/>
    <w:rsid w:val="000465D2"/>
    <w:rsid w:val="000475B6"/>
    <w:rsid w:val="000522B8"/>
    <w:rsid w:val="00053209"/>
    <w:rsid w:val="000552DF"/>
    <w:rsid w:val="000617E8"/>
    <w:rsid w:val="00061FD0"/>
    <w:rsid w:val="00062A56"/>
    <w:rsid w:val="0006488C"/>
    <w:rsid w:val="00064FB5"/>
    <w:rsid w:val="00070111"/>
    <w:rsid w:val="0007028B"/>
    <w:rsid w:val="000717CF"/>
    <w:rsid w:val="000728BC"/>
    <w:rsid w:val="0007330F"/>
    <w:rsid w:val="0007446C"/>
    <w:rsid w:val="0007624A"/>
    <w:rsid w:val="00076DD0"/>
    <w:rsid w:val="00080277"/>
    <w:rsid w:val="00081CE8"/>
    <w:rsid w:val="000836AB"/>
    <w:rsid w:val="0008447A"/>
    <w:rsid w:val="00085835"/>
    <w:rsid w:val="000873DE"/>
    <w:rsid w:val="0008744F"/>
    <w:rsid w:val="0009144A"/>
    <w:rsid w:val="0009224C"/>
    <w:rsid w:val="000927FC"/>
    <w:rsid w:val="000943AE"/>
    <w:rsid w:val="00095B26"/>
    <w:rsid w:val="00096391"/>
    <w:rsid w:val="000A14EF"/>
    <w:rsid w:val="000A1F56"/>
    <w:rsid w:val="000A26DC"/>
    <w:rsid w:val="000A40C7"/>
    <w:rsid w:val="000A506E"/>
    <w:rsid w:val="000A5622"/>
    <w:rsid w:val="000B0995"/>
    <w:rsid w:val="000B0A68"/>
    <w:rsid w:val="000B1128"/>
    <w:rsid w:val="000B1CD5"/>
    <w:rsid w:val="000B2337"/>
    <w:rsid w:val="000B2D63"/>
    <w:rsid w:val="000B3118"/>
    <w:rsid w:val="000B3763"/>
    <w:rsid w:val="000B52D0"/>
    <w:rsid w:val="000B540E"/>
    <w:rsid w:val="000B7797"/>
    <w:rsid w:val="000C2763"/>
    <w:rsid w:val="000C278B"/>
    <w:rsid w:val="000C3B07"/>
    <w:rsid w:val="000C4008"/>
    <w:rsid w:val="000C41C2"/>
    <w:rsid w:val="000C5026"/>
    <w:rsid w:val="000C607F"/>
    <w:rsid w:val="000C61B8"/>
    <w:rsid w:val="000C62BF"/>
    <w:rsid w:val="000D1BA0"/>
    <w:rsid w:val="000D3A4A"/>
    <w:rsid w:val="000D3BC1"/>
    <w:rsid w:val="000D3E7E"/>
    <w:rsid w:val="000D5920"/>
    <w:rsid w:val="000E054C"/>
    <w:rsid w:val="000E19C9"/>
    <w:rsid w:val="000E1D67"/>
    <w:rsid w:val="000E2C0D"/>
    <w:rsid w:val="000E6A85"/>
    <w:rsid w:val="000F0DD8"/>
    <w:rsid w:val="000F3B2E"/>
    <w:rsid w:val="000F4A4A"/>
    <w:rsid w:val="000F5166"/>
    <w:rsid w:val="000F5F88"/>
    <w:rsid w:val="000F6386"/>
    <w:rsid w:val="000F729B"/>
    <w:rsid w:val="00102E10"/>
    <w:rsid w:val="0010365C"/>
    <w:rsid w:val="00110262"/>
    <w:rsid w:val="001105A3"/>
    <w:rsid w:val="00112007"/>
    <w:rsid w:val="001161D2"/>
    <w:rsid w:val="0011788D"/>
    <w:rsid w:val="00120AFD"/>
    <w:rsid w:val="001218F7"/>
    <w:rsid w:val="001240BC"/>
    <w:rsid w:val="00125F44"/>
    <w:rsid w:val="0013259F"/>
    <w:rsid w:val="00135B16"/>
    <w:rsid w:val="00136C0E"/>
    <w:rsid w:val="0013799E"/>
    <w:rsid w:val="00140A70"/>
    <w:rsid w:val="00140F64"/>
    <w:rsid w:val="00142363"/>
    <w:rsid w:val="00142A50"/>
    <w:rsid w:val="0014330A"/>
    <w:rsid w:val="0014361B"/>
    <w:rsid w:val="00143629"/>
    <w:rsid w:val="001466D5"/>
    <w:rsid w:val="00155CB5"/>
    <w:rsid w:val="00163BE1"/>
    <w:rsid w:val="0016436E"/>
    <w:rsid w:val="001652BE"/>
    <w:rsid w:val="0016582C"/>
    <w:rsid w:val="00167D24"/>
    <w:rsid w:val="0017001E"/>
    <w:rsid w:val="00175EE9"/>
    <w:rsid w:val="001768D6"/>
    <w:rsid w:val="00177F93"/>
    <w:rsid w:val="001807D8"/>
    <w:rsid w:val="001831CF"/>
    <w:rsid w:val="00186121"/>
    <w:rsid w:val="00192287"/>
    <w:rsid w:val="00192D34"/>
    <w:rsid w:val="001934E0"/>
    <w:rsid w:val="00195689"/>
    <w:rsid w:val="001963F6"/>
    <w:rsid w:val="00197B85"/>
    <w:rsid w:val="001A1D8F"/>
    <w:rsid w:val="001A30E3"/>
    <w:rsid w:val="001A5A5A"/>
    <w:rsid w:val="001B053C"/>
    <w:rsid w:val="001B18C9"/>
    <w:rsid w:val="001B2196"/>
    <w:rsid w:val="001B23BC"/>
    <w:rsid w:val="001B485E"/>
    <w:rsid w:val="001B57DF"/>
    <w:rsid w:val="001B60E8"/>
    <w:rsid w:val="001B796F"/>
    <w:rsid w:val="001C1F22"/>
    <w:rsid w:val="001C6AE9"/>
    <w:rsid w:val="001C6D86"/>
    <w:rsid w:val="001D0791"/>
    <w:rsid w:val="001D0D7D"/>
    <w:rsid w:val="001D24C0"/>
    <w:rsid w:val="001D3945"/>
    <w:rsid w:val="001D5CB7"/>
    <w:rsid w:val="001D6996"/>
    <w:rsid w:val="001D77CF"/>
    <w:rsid w:val="001E04CB"/>
    <w:rsid w:val="001E0AB3"/>
    <w:rsid w:val="001E1E52"/>
    <w:rsid w:val="001E338F"/>
    <w:rsid w:val="001E3D16"/>
    <w:rsid w:val="001E4B49"/>
    <w:rsid w:val="001E4E13"/>
    <w:rsid w:val="001E4ED0"/>
    <w:rsid w:val="001E605C"/>
    <w:rsid w:val="001F063D"/>
    <w:rsid w:val="001F1357"/>
    <w:rsid w:val="001F2576"/>
    <w:rsid w:val="001F27A4"/>
    <w:rsid w:val="001F34F2"/>
    <w:rsid w:val="001F3D8B"/>
    <w:rsid w:val="001F4582"/>
    <w:rsid w:val="001F4710"/>
    <w:rsid w:val="001F4C27"/>
    <w:rsid w:val="001F62CA"/>
    <w:rsid w:val="001F6DEF"/>
    <w:rsid w:val="001F7AF4"/>
    <w:rsid w:val="001F7D5F"/>
    <w:rsid w:val="00200302"/>
    <w:rsid w:val="00200D13"/>
    <w:rsid w:val="002015DB"/>
    <w:rsid w:val="00202E1C"/>
    <w:rsid w:val="002079DC"/>
    <w:rsid w:val="002113B9"/>
    <w:rsid w:val="002119EA"/>
    <w:rsid w:val="002144E8"/>
    <w:rsid w:val="002146F6"/>
    <w:rsid w:val="0022324A"/>
    <w:rsid w:val="002247CA"/>
    <w:rsid w:val="00225368"/>
    <w:rsid w:val="00226620"/>
    <w:rsid w:val="00230871"/>
    <w:rsid w:val="00231E14"/>
    <w:rsid w:val="002336A2"/>
    <w:rsid w:val="00235957"/>
    <w:rsid w:val="00235F61"/>
    <w:rsid w:val="002370E9"/>
    <w:rsid w:val="00237734"/>
    <w:rsid w:val="00240A1B"/>
    <w:rsid w:val="00241DC2"/>
    <w:rsid w:val="002422E8"/>
    <w:rsid w:val="00242F58"/>
    <w:rsid w:val="0024502E"/>
    <w:rsid w:val="002459E4"/>
    <w:rsid w:val="002500FB"/>
    <w:rsid w:val="002507F4"/>
    <w:rsid w:val="00254E5D"/>
    <w:rsid w:val="00257F9D"/>
    <w:rsid w:val="00257F9E"/>
    <w:rsid w:val="00260F95"/>
    <w:rsid w:val="00261046"/>
    <w:rsid w:val="002641C1"/>
    <w:rsid w:val="00264CAA"/>
    <w:rsid w:val="00270F9F"/>
    <w:rsid w:val="002733DD"/>
    <w:rsid w:val="00273EAC"/>
    <w:rsid w:val="002741AF"/>
    <w:rsid w:val="00275F53"/>
    <w:rsid w:val="00276E7F"/>
    <w:rsid w:val="0027797E"/>
    <w:rsid w:val="00277BC2"/>
    <w:rsid w:val="00283A67"/>
    <w:rsid w:val="002844B9"/>
    <w:rsid w:val="00286FD8"/>
    <w:rsid w:val="0029094D"/>
    <w:rsid w:val="00290A66"/>
    <w:rsid w:val="00291F2B"/>
    <w:rsid w:val="00292C18"/>
    <w:rsid w:val="00294D66"/>
    <w:rsid w:val="00297398"/>
    <w:rsid w:val="002976D9"/>
    <w:rsid w:val="002A15B9"/>
    <w:rsid w:val="002A306D"/>
    <w:rsid w:val="002A42C7"/>
    <w:rsid w:val="002A4485"/>
    <w:rsid w:val="002A4D35"/>
    <w:rsid w:val="002A55B2"/>
    <w:rsid w:val="002A74D4"/>
    <w:rsid w:val="002B3102"/>
    <w:rsid w:val="002B4D43"/>
    <w:rsid w:val="002C1241"/>
    <w:rsid w:val="002C5589"/>
    <w:rsid w:val="002C667E"/>
    <w:rsid w:val="002C739F"/>
    <w:rsid w:val="002D052D"/>
    <w:rsid w:val="002D2850"/>
    <w:rsid w:val="002D4F20"/>
    <w:rsid w:val="002D58F8"/>
    <w:rsid w:val="002D5BA0"/>
    <w:rsid w:val="002E2129"/>
    <w:rsid w:val="002E2222"/>
    <w:rsid w:val="002E406B"/>
    <w:rsid w:val="002E42C7"/>
    <w:rsid w:val="002E4D04"/>
    <w:rsid w:val="002E7511"/>
    <w:rsid w:val="002F10E3"/>
    <w:rsid w:val="002F1D5E"/>
    <w:rsid w:val="002F2BB5"/>
    <w:rsid w:val="002F3A96"/>
    <w:rsid w:val="002F484F"/>
    <w:rsid w:val="002F60A3"/>
    <w:rsid w:val="002F64BF"/>
    <w:rsid w:val="003021E4"/>
    <w:rsid w:val="0030246F"/>
    <w:rsid w:val="00303170"/>
    <w:rsid w:val="003068B0"/>
    <w:rsid w:val="0031254B"/>
    <w:rsid w:val="0031331B"/>
    <w:rsid w:val="00314846"/>
    <w:rsid w:val="003151C8"/>
    <w:rsid w:val="003153AB"/>
    <w:rsid w:val="003238AF"/>
    <w:rsid w:val="00324054"/>
    <w:rsid w:val="00326976"/>
    <w:rsid w:val="0032773D"/>
    <w:rsid w:val="00330AAC"/>
    <w:rsid w:val="00330D61"/>
    <w:rsid w:val="00332224"/>
    <w:rsid w:val="003336E4"/>
    <w:rsid w:val="00334182"/>
    <w:rsid w:val="0033475E"/>
    <w:rsid w:val="00335840"/>
    <w:rsid w:val="00335CE5"/>
    <w:rsid w:val="0033665D"/>
    <w:rsid w:val="0033747D"/>
    <w:rsid w:val="0033756F"/>
    <w:rsid w:val="00340F0E"/>
    <w:rsid w:val="0034192E"/>
    <w:rsid w:val="003427AD"/>
    <w:rsid w:val="0034386A"/>
    <w:rsid w:val="0034394D"/>
    <w:rsid w:val="00345BFF"/>
    <w:rsid w:val="003466D9"/>
    <w:rsid w:val="00346E62"/>
    <w:rsid w:val="00350FFE"/>
    <w:rsid w:val="003519AF"/>
    <w:rsid w:val="00352D13"/>
    <w:rsid w:val="00354B62"/>
    <w:rsid w:val="0035699C"/>
    <w:rsid w:val="00357470"/>
    <w:rsid w:val="00357485"/>
    <w:rsid w:val="0036077E"/>
    <w:rsid w:val="00361479"/>
    <w:rsid w:val="003617A1"/>
    <w:rsid w:val="00362735"/>
    <w:rsid w:val="003628BD"/>
    <w:rsid w:val="00362EEA"/>
    <w:rsid w:val="00363C89"/>
    <w:rsid w:val="0036402B"/>
    <w:rsid w:val="00364C22"/>
    <w:rsid w:val="00367A58"/>
    <w:rsid w:val="003719AD"/>
    <w:rsid w:val="003720A7"/>
    <w:rsid w:val="0037264B"/>
    <w:rsid w:val="0037296F"/>
    <w:rsid w:val="00380501"/>
    <w:rsid w:val="003828D1"/>
    <w:rsid w:val="00384D8F"/>
    <w:rsid w:val="00385D8E"/>
    <w:rsid w:val="003866FD"/>
    <w:rsid w:val="00390990"/>
    <w:rsid w:val="00392FAC"/>
    <w:rsid w:val="0039354E"/>
    <w:rsid w:val="00393697"/>
    <w:rsid w:val="003972CE"/>
    <w:rsid w:val="0039741E"/>
    <w:rsid w:val="00397FED"/>
    <w:rsid w:val="003A3FCC"/>
    <w:rsid w:val="003A5C78"/>
    <w:rsid w:val="003A5E76"/>
    <w:rsid w:val="003B0808"/>
    <w:rsid w:val="003B094F"/>
    <w:rsid w:val="003B1BBA"/>
    <w:rsid w:val="003B2759"/>
    <w:rsid w:val="003B54E3"/>
    <w:rsid w:val="003C36E8"/>
    <w:rsid w:val="003C4731"/>
    <w:rsid w:val="003C49B7"/>
    <w:rsid w:val="003C4ED9"/>
    <w:rsid w:val="003C7003"/>
    <w:rsid w:val="003D1AE6"/>
    <w:rsid w:val="003D23E3"/>
    <w:rsid w:val="003D713A"/>
    <w:rsid w:val="003D7544"/>
    <w:rsid w:val="003D7863"/>
    <w:rsid w:val="003E4681"/>
    <w:rsid w:val="003E5A17"/>
    <w:rsid w:val="003E64CC"/>
    <w:rsid w:val="003E6CE0"/>
    <w:rsid w:val="003E74D2"/>
    <w:rsid w:val="003F1928"/>
    <w:rsid w:val="003F1DD3"/>
    <w:rsid w:val="003F28BD"/>
    <w:rsid w:val="003F4579"/>
    <w:rsid w:val="00402A2F"/>
    <w:rsid w:val="00402C18"/>
    <w:rsid w:val="0040714E"/>
    <w:rsid w:val="00410CEC"/>
    <w:rsid w:val="00410E96"/>
    <w:rsid w:val="00416210"/>
    <w:rsid w:val="00422512"/>
    <w:rsid w:val="00424BE2"/>
    <w:rsid w:val="004262F8"/>
    <w:rsid w:val="00427BE0"/>
    <w:rsid w:val="004304FC"/>
    <w:rsid w:val="00430E60"/>
    <w:rsid w:val="004310D0"/>
    <w:rsid w:val="00431C2C"/>
    <w:rsid w:val="0043378D"/>
    <w:rsid w:val="00441668"/>
    <w:rsid w:val="00441A53"/>
    <w:rsid w:val="00442547"/>
    <w:rsid w:val="00444245"/>
    <w:rsid w:val="004444BD"/>
    <w:rsid w:val="004466C9"/>
    <w:rsid w:val="00446828"/>
    <w:rsid w:val="0044706F"/>
    <w:rsid w:val="00453A34"/>
    <w:rsid w:val="00453EB9"/>
    <w:rsid w:val="00454C62"/>
    <w:rsid w:val="00461278"/>
    <w:rsid w:val="00463590"/>
    <w:rsid w:val="00466B75"/>
    <w:rsid w:val="00470436"/>
    <w:rsid w:val="004710AD"/>
    <w:rsid w:val="004739DE"/>
    <w:rsid w:val="00473D1D"/>
    <w:rsid w:val="00483141"/>
    <w:rsid w:val="004853CC"/>
    <w:rsid w:val="00487EDD"/>
    <w:rsid w:val="0049064C"/>
    <w:rsid w:val="00492ECF"/>
    <w:rsid w:val="004934D3"/>
    <w:rsid w:val="00494F08"/>
    <w:rsid w:val="0049567F"/>
    <w:rsid w:val="0049775C"/>
    <w:rsid w:val="004A1187"/>
    <w:rsid w:val="004A1C2C"/>
    <w:rsid w:val="004A2350"/>
    <w:rsid w:val="004A637F"/>
    <w:rsid w:val="004A7CFC"/>
    <w:rsid w:val="004B0319"/>
    <w:rsid w:val="004B16AF"/>
    <w:rsid w:val="004B386A"/>
    <w:rsid w:val="004B4C16"/>
    <w:rsid w:val="004B7F8A"/>
    <w:rsid w:val="004C0046"/>
    <w:rsid w:val="004C258A"/>
    <w:rsid w:val="004C6C4A"/>
    <w:rsid w:val="004C742C"/>
    <w:rsid w:val="004D15A0"/>
    <w:rsid w:val="004D162B"/>
    <w:rsid w:val="004D2ABB"/>
    <w:rsid w:val="004D479E"/>
    <w:rsid w:val="004D5504"/>
    <w:rsid w:val="004D58F3"/>
    <w:rsid w:val="004D7BEB"/>
    <w:rsid w:val="004D7D72"/>
    <w:rsid w:val="004E1ED0"/>
    <w:rsid w:val="004E60D7"/>
    <w:rsid w:val="004F009C"/>
    <w:rsid w:val="004F05D7"/>
    <w:rsid w:val="004F07BD"/>
    <w:rsid w:val="004F0A4E"/>
    <w:rsid w:val="004F24B2"/>
    <w:rsid w:val="004F2F81"/>
    <w:rsid w:val="004F394E"/>
    <w:rsid w:val="004F3E5D"/>
    <w:rsid w:val="004F4FA3"/>
    <w:rsid w:val="004F5FE5"/>
    <w:rsid w:val="004F607E"/>
    <w:rsid w:val="004F6703"/>
    <w:rsid w:val="00500ED1"/>
    <w:rsid w:val="0050163C"/>
    <w:rsid w:val="00502E1F"/>
    <w:rsid w:val="00503210"/>
    <w:rsid w:val="00503A78"/>
    <w:rsid w:val="0050681B"/>
    <w:rsid w:val="005070E7"/>
    <w:rsid w:val="005104A6"/>
    <w:rsid w:val="00512834"/>
    <w:rsid w:val="00513BB9"/>
    <w:rsid w:val="00513FA2"/>
    <w:rsid w:val="00515A9D"/>
    <w:rsid w:val="00515C73"/>
    <w:rsid w:val="00524629"/>
    <w:rsid w:val="005253E7"/>
    <w:rsid w:val="00525C46"/>
    <w:rsid w:val="00526295"/>
    <w:rsid w:val="00526648"/>
    <w:rsid w:val="00526FEA"/>
    <w:rsid w:val="0053335E"/>
    <w:rsid w:val="00533521"/>
    <w:rsid w:val="005345D9"/>
    <w:rsid w:val="00537C7F"/>
    <w:rsid w:val="00542519"/>
    <w:rsid w:val="005451EB"/>
    <w:rsid w:val="00546829"/>
    <w:rsid w:val="00546FD2"/>
    <w:rsid w:val="005477FF"/>
    <w:rsid w:val="00551ED4"/>
    <w:rsid w:val="00554028"/>
    <w:rsid w:val="005551EF"/>
    <w:rsid w:val="00556962"/>
    <w:rsid w:val="0056154D"/>
    <w:rsid w:val="005616F6"/>
    <w:rsid w:val="00564905"/>
    <w:rsid w:val="00565AEE"/>
    <w:rsid w:val="00565FF0"/>
    <w:rsid w:val="005720CA"/>
    <w:rsid w:val="00573DD7"/>
    <w:rsid w:val="005757B4"/>
    <w:rsid w:val="00576321"/>
    <w:rsid w:val="0057730F"/>
    <w:rsid w:val="005825CF"/>
    <w:rsid w:val="00583560"/>
    <w:rsid w:val="005851B9"/>
    <w:rsid w:val="0058556B"/>
    <w:rsid w:val="005862C2"/>
    <w:rsid w:val="00586B00"/>
    <w:rsid w:val="00587863"/>
    <w:rsid w:val="005907C5"/>
    <w:rsid w:val="00592590"/>
    <w:rsid w:val="00597440"/>
    <w:rsid w:val="00597DFC"/>
    <w:rsid w:val="005A0E49"/>
    <w:rsid w:val="005A1029"/>
    <w:rsid w:val="005A6C2F"/>
    <w:rsid w:val="005B4AC1"/>
    <w:rsid w:val="005B4B18"/>
    <w:rsid w:val="005B50C9"/>
    <w:rsid w:val="005B7C70"/>
    <w:rsid w:val="005C02B9"/>
    <w:rsid w:val="005C0A92"/>
    <w:rsid w:val="005C242C"/>
    <w:rsid w:val="005C6578"/>
    <w:rsid w:val="005D01CC"/>
    <w:rsid w:val="005D08EC"/>
    <w:rsid w:val="005D145F"/>
    <w:rsid w:val="005D421A"/>
    <w:rsid w:val="005D6ED3"/>
    <w:rsid w:val="005D7989"/>
    <w:rsid w:val="005E1789"/>
    <w:rsid w:val="005E1BA9"/>
    <w:rsid w:val="005E1E4A"/>
    <w:rsid w:val="005E3B1A"/>
    <w:rsid w:val="005E3B86"/>
    <w:rsid w:val="005E544B"/>
    <w:rsid w:val="005E76BE"/>
    <w:rsid w:val="005F00CF"/>
    <w:rsid w:val="005F1429"/>
    <w:rsid w:val="005F19CB"/>
    <w:rsid w:val="005F430C"/>
    <w:rsid w:val="00600207"/>
    <w:rsid w:val="0060125B"/>
    <w:rsid w:val="0060314D"/>
    <w:rsid w:val="00607A4F"/>
    <w:rsid w:val="00610354"/>
    <w:rsid w:val="00611046"/>
    <w:rsid w:val="006115A3"/>
    <w:rsid w:val="006116E7"/>
    <w:rsid w:val="00612CAE"/>
    <w:rsid w:val="00612D32"/>
    <w:rsid w:val="0061436C"/>
    <w:rsid w:val="00614A79"/>
    <w:rsid w:val="00614F5B"/>
    <w:rsid w:val="006162D2"/>
    <w:rsid w:val="00617100"/>
    <w:rsid w:val="006200C7"/>
    <w:rsid w:val="00621DCF"/>
    <w:rsid w:val="00622ABB"/>
    <w:rsid w:val="00623535"/>
    <w:rsid w:val="00625F48"/>
    <w:rsid w:val="0062653C"/>
    <w:rsid w:val="00626E43"/>
    <w:rsid w:val="00632263"/>
    <w:rsid w:val="00632585"/>
    <w:rsid w:val="00633F26"/>
    <w:rsid w:val="006357BB"/>
    <w:rsid w:val="0063719D"/>
    <w:rsid w:val="006444B7"/>
    <w:rsid w:val="00645C5B"/>
    <w:rsid w:val="00645DC6"/>
    <w:rsid w:val="00646A83"/>
    <w:rsid w:val="0064730C"/>
    <w:rsid w:val="0065019E"/>
    <w:rsid w:val="006503CB"/>
    <w:rsid w:val="0065056F"/>
    <w:rsid w:val="00650B4B"/>
    <w:rsid w:val="00651847"/>
    <w:rsid w:val="00653728"/>
    <w:rsid w:val="00654469"/>
    <w:rsid w:val="00654DBA"/>
    <w:rsid w:val="006550E6"/>
    <w:rsid w:val="0065610E"/>
    <w:rsid w:val="006619D8"/>
    <w:rsid w:val="00661A38"/>
    <w:rsid w:val="0066205D"/>
    <w:rsid w:val="00662CB1"/>
    <w:rsid w:val="00664348"/>
    <w:rsid w:val="006643E4"/>
    <w:rsid w:val="00667426"/>
    <w:rsid w:val="006675EE"/>
    <w:rsid w:val="00667A5A"/>
    <w:rsid w:val="006730C8"/>
    <w:rsid w:val="00675821"/>
    <w:rsid w:val="00677837"/>
    <w:rsid w:val="00682BF0"/>
    <w:rsid w:val="006873F2"/>
    <w:rsid w:val="00690116"/>
    <w:rsid w:val="006935BC"/>
    <w:rsid w:val="00693D31"/>
    <w:rsid w:val="0069423C"/>
    <w:rsid w:val="00694D95"/>
    <w:rsid w:val="00695EED"/>
    <w:rsid w:val="006A344A"/>
    <w:rsid w:val="006B0A0C"/>
    <w:rsid w:val="006B144A"/>
    <w:rsid w:val="006B49F9"/>
    <w:rsid w:val="006B5312"/>
    <w:rsid w:val="006B5760"/>
    <w:rsid w:val="006B6550"/>
    <w:rsid w:val="006B72B8"/>
    <w:rsid w:val="006C12AE"/>
    <w:rsid w:val="006C186C"/>
    <w:rsid w:val="006C41F8"/>
    <w:rsid w:val="006D0040"/>
    <w:rsid w:val="006D125D"/>
    <w:rsid w:val="006D309E"/>
    <w:rsid w:val="006D4B7F"/>
    <w:rsid w:val="006D7BC4"/>
    <w:rsid w:val="006E47EF"/>
    <w:rsid w:val="006E5B22"/>
    <w:rsid w:val="006F17F2"/>
    <w:rsid w:val="006F25D3"/>
    <w:rsid w:val="006F4127"/>
    <w:rsid w:val="006F51C1"/>
    <w:rsid w:val="006F631D"/>
    <w:rsid w:val="006F6710"/>
    <w:rsid w:val="006F67BA"/>
    <w:rsid w:val="006F68B6"/>
    <w:rsid w:val="006F77CC"/>
    <w:rsid w:val="00702C02"/>
    <w:rsid w:val="00703FAC"/>
    <w:rsid w:val="007046D1"/>
    <w:rsid w:val="00705A4A"/>
    <w:rsid w:val="0071336E"/>
    <w:rsid w:val="00714512"/>
    <w:rsid w:val="00716638"/>
    <w:rsid w:val="00716905"/>
    <w:rsid w:val="007171F4"/>
    <w:rsid w:val="007178BD"/>
    <w:rsid w:val="00720482"/>
    <w:rsid w:val="00725FC9"/>
    <w:rsid w:val="00726560"/>
    <w:rsid w:val="00726597"/>
    <w:rsid w:val="00726D75"/>
    <w:rsid w:val="0073046A"/>
    <w:rsid w:val="007309AD"/>
    <w:rsid w:val="00731C96"/>
    <w:rsid w:val="00733A29"/>
    <w:rsid w:val="00734541"/>
    <w:rsid w:val="00734BEF"/>
    <w:rsid w:val="0073526B"/>
    <w:rsid w:val="00735725"/>
    <w:rsid w:val="007361CE"/>
    <w:rsid w:val="00737264"/>
    <w:rsid w:val="00737E77"/>
    <w:rsid w:val="007422A2"/>
    <w:rsid w:val="00744FD1"/>
    <w:rsid w:val="0074647D"/>
    <w:rsid w:val="0075033A"/>
    <w:rsid w:val="0075082F"/>
    <w:rsid w:val="00750EC6"/>
    <w:rsid w:val="00751AB6"/>
    <w:rsid w:val="00755246"/>
    <w:rsid w:val="00756408"/>
    <w:rsid w:val="00756BBE"/>
    <w:rsid w:val="00757D67"/>
    <w:rsid w:val="00757D88"/>
    <w:rsid w:val="0076579F"/>
    <w:rsid w:val="007669D2"/>
    <w:rsid w:val="00766E13"/>
    <w:rsid w:val="0077645E"/>
    <w:rsid w:val="00776AC8"/>
    <w:rsid w:val="007773AF"/>
    <w:rsid w:val="00780E29"/>
    <w:rsid w:val="0078147E"/>
    <w:rsid w:val="0078162F"/>
    <w:rsid w:val="007816C8"/>
    <w:rsid w:val="00781AFB"/>
    <w:rsid w:val="00784789"/>
    <w:rsid w:val="00785FC4"/>
    <w:rsid w:val="007868D8"/>
    <w:rsid w:val="00787238"/>
    <w:rsid w:val="0078740E"/>
    <w:rsid w:val="00793178"/>
    <w:rsid w:val="00795AEF"/>
    <w:rsid w:val="0079619F"/>
    <w:rsid w:val="00797D01"/>
    <w:rsid w:val="007A032B"/>
    <w:rsid w:val="007A104B"/>
    <w:rsid w:val="007A2E50"/>
    <w:rsid w:val="007A4943"/>
    <w:rsid w:val="007B00FA"/>
    <w:rsid w:val="007B01DA"/>
    <w:rsid w:val="007B11E0"/>
    <w:rsid w:val="007B2315"/>
    <w:rsid w:val="007B2ABF"/>
    <w:rsid w:val="007B3395"/>
    <w:rsid w:val="007B38E5"/>
    <w:rsid w:val="007B433B"/>
    <w:rsid w:val="007B51F5"/>
    <w:rsid w:val="007B608C"/>
    <w:rsid w:val="007B73CD"/>
    <w:rsid w:val="007C31B7"/>
    <w:rsid w:val="007C3399"/>
    <w:rsid w:val="007C4663"/>
    <w:rsid w:val="007C5613"/>
    <w:rsid w:val="007C7C4C"/>
    <w:rsid w:val="007D08C0"/>
    <w:rsid w:val="007D35BC"/>
    <w:rsid w:val="007D79B1"/>
    <w:rsid w:val="007D7C7B"/>
    <w:rsid w:val="007E0DA4"/>
    <w:rsid w:val="007E0FA4"/>
    <w:rsid w:val="007E1FCB"/>
    <w:rsid w:val="007E2137"/>
    <w:rsid w:val="007E232B"/>
    <w:rsid w:val="007E2E44"/>
    <w:rsid w:val="007E30E6"/>
    <w:rsid w:val="007F2A5D"/>
    <w:rsid w:val="007F5E83"/>
    <w:rsid w:val="007F61F5"/>
    <w:rsid w:val="007F7C77"/>
    <w:rsid w:val="0080076A"/>
    <w:rsid w:val="00802471"/>
    <w:rsid w:val="008026B6"/>
    <w:rsid w:val="00803784"/>
    <w:rsid w:val="008039A7"/>
    <w:rsid w:val="008046A7"/>
    <w:rsid w:val="008048E9"/>
    <w:rsid w:val="008055F0"/>
    <w:rsid w:val="0080675B"/>
    <w:rsid w:val="00806806"/>
    <w:rsid w:val="00813410"/>
    <w:rsid w:val="008156D7"/>
    <w:rsid w:val="00816F4E"/>
    <w:rsid w:val="00820F98"/>
    <w:rsid w:val="00822046"/>
    <w:rsid w:val="0082244E"/>
    <w:rsid w:val="00823AF8"/>
    <w:rsid w:val="0082402D"/>
    <w:rsid w:val="00831A99"/>
    <w:rsid w:val="00832101"/>
    <w:rsid w:val="00832359"/>
    <w:rsid w:val="00832F67"/>
    <w:rsid w:val="00833FA4"/>
    <w:rsid w:val="00834C46"/>
    <w:rsid w:val="00842CFE"/>
    <w:rsid w:val="00844720"/>
    <w:rsid w:val="00844D44"/>
    <w:rsid w:val="008464F4"/>
    <w:rsid w:val="0084679A"/>
    <w:rsid w:val="00851231"/>
    <w:rsid w:val="0085240C"/>
    <w:rsid w:val="00852CF5"/>
    <w:rsid w:val="008559BF"/>
    <w:rsid w:val="00857C48"/>
    <w:rsid w:val="00861950"/>
    <w:rsid w:val="00863131"/>
    <w:rsid w:val="00865A50"/>
    <w:rsid w:val="00865F74"/>
    <w:rsid w:val="00867B63"/>
    <w:rsid w:val="00871FE6"/>
    <w:rsid w:val="008751A5"/>
    <w:rsid w:val="00876847"/>
    <w:rsid w:val="008779F9"/>
    <w:rsid w:val="008806B0"/>
    <w:rsid w:val="008807A2"/>
    <w:rsid w:val="0088104B"/>
    <w:rsid w:val="00882AB1"/>
    <w:rsid w:val="00884703"/>
    <w:rsid w:val="00884848"/>
    <w:rsid w:val="0088546A"/>
    <w:rsid w:val="00890704"/>
    <w:rsid w:val="00891019"/>
    <w:rsid w:val="008913C0"/>
    <w:rsid w:val="008919EF"/>
    <w:rsid w:val="00896635"/>
    <w:rsid w:val="008974FF"/>
    <w:rsid w:val="00897BA8"/>
    <w:rsid w:val="008A0AAB"/>
    <w:rsid w:val="008A12DD"/>
    <w:rsid w:val="008A197E"/>
    <w:rsid w:val="008A4DEA"/>
    <w:rsid w:val="008A61F2"/>
    <w:rsid w:val="008A7110"/>
    <w:rsid w:val="008A7303"/>
    <w:rsid w:val="008A7582"/>
    <w:rsid w:val="008B1446"/>
    <w:rsid w:val="008B190F"/>
    <w:rsid w:val="008B2096"/>
    <w:rsid w:val="008B20FD"/>
    <w:rsid w:val="008B3495"/>
    <w:rsid w:val="008B478E"/>
    <w:rsid w:val="008C1264"/>
    <w:rsid w:val="008C5D9D"/>
    <w:rsid w:val="008C7D9A"/>
    <w:rsid w:val="008D0D03"/>
    <w:rsid w:val="008D3FD4"/>
    <w:rsid w:val="008D4B9B"/>
    <w:rsid w:val="008D4D6C"/>
    <w:rsid w:val="008D56F5"/>
    <w:rsid w:val="008D5E40"/>
    <w:rsid w:val="008E40A0"/>
    <w:rsid w:val="008E7545"/>
    <w:rsid w:val="008F073F"/>
    <w:rsid w:val="008F137A"/>
    <w:rsid w:val="008F20B5"/>
    <w:rsid w:val="008F2B30"/>
    <w:rsid w:val="008F2DCF"/>
    <w:rsid w:val="008F420B"/>
    <w:rsid w:val="008F7F77"/>
    <w:rsid w:val="0090186B"/>
    <w:rsid w:val="0090377A"/>
    <w:rsid w:val="00903927"/>
    <w:rsid w:val="0090453B"/>
    <w:rsid w:val="00905AF0"/>
    <w:rsid w:val="00906F18"/>
    <w:rsid w:val="0090754F"/>
    <w:rsid w:val="00910C6F"/>
    <w:rsid w:val="009117CA"/>
    <w:rsid w:val="00911D31"/>
    <w:rsid w:val="00912617"/>
    <w:rsid w:val="009127AD"/>
    <w:rsid w:val="009136BA"/>
    <w:rsid w:val="00915C32"/>
    <w:rsid w:val="00916BC9"/>
    <w:rsid w:val="0092058E"/>
    <w:rsid w:val="00921FA7"/>
    <w:rsid w:val="00922C03"/>
    <w:rsid w:val="0092341A"/>
    <w:rsid w:val="00924745"/>
    <w:rsid w:val="00931268"/>
    <w:rsid w:val="009338CC"/>
    <w:rsid w:val="00933DE2"/>
    <w:rsid w:val="00936430"/>
    <w:rsid w:val="00937277"/>
    <w:rsid w:val="009378F7"/>
    <w:rsid w:val="00943455"/>
    <w:rsid w:val="00943E97"/>
    <w:rsid w:val="00945B67"/>
    <w:rsid w:val="00945D52"/>
    <w:rsid w:val="00945D66"/>
    <w:rsid w:val="009476BA"/>
    <w:rsid w:val="0095190E"/>
    <w:rsid w:val="009519DB"/>
    <w:rsid w:val="0095355E"/>
    <w:rsid w:val="00953C25"/>
    <w:rsid w:val="00954476"/>
    <w:rsid w:val="00955ABB"/>
    <w:rsid w:val="00956E39"/>
    <w:rsid w:val="00960B97"/>
    <w:rsid w:val="009649EF"/>
    <w:rsid w:val="00964F6F"/>
    <w:rsid w:val="0096697F"/>
    <w:rsid w:val="0097017E"/>
    <w:rsid w:val="00970F63"/>
    <w:rsid w:val="00972505"/>
    <w:rsid w:val="009753FD"/>
    <w:rsid w:val="0097560B"/>
    <w:rsid w:val="00975A7F"/>
    <w:rsid w:val="0097742C"/>
    <w:rsid w:val="009813AA"/>
    <w:rsid w:val="0098288E"/>
    <w:rsid w:val="00983BCC"/>
    <w:rsid w:val="00986057"/>
    <w:rsid w:val="00986314"/>
    <w:rsid w:val="00987ABC"/>
    <w:rsid w:val="009948A0"/>
    <w:rsid w:val="009956DD"/>
    <w:rsid w:val="00995A8D"/>
    <w:rsid w:val="0099661B"/>
    <w:rsid w:val="009A0CB2"/>
    <w:rsid w:val="009A6127"/>
    <w:rsid w:val="009A6735"/>
    <w:rsid w:val="009A7977"/>
    <w:rsid w:val="009A79A2"/>
    <w:rsid w:val="009B1C32"/>
    <w:rsid w:val="009B3E5C"/>
    <w:rsid w:val="009B5241"/>
    <w:rsid w:val="009B7240"/>
    <w:rsid w:val="009B76AC"/>
    <w:rsid w:val="009C0B2D"/>
    <w:rsid w:val="009C1DD1"/>
    <w:rsid w:val="009C33BE"/>
    <w:rsid w:val="009C3DAA"/>
    <w:rsid w:val="009C4F58"/>
    <w:rsid w:val="009D543A"/>
    <w:rsid w:val="009E078E"/>
    <w:rsid w:val="009E1CCF"/>
    <w:rsid w:val="009E28A4"/>
    <w:rsid w:val="009E3DB2"/>
    <w:rsid w:val="009E560A"/>
    <w:rsid w:val="009E5E99"/>
    <w:rsid w:val="009F0493"/>
    <w:rsid w:val="009F3B20"/>
    <w:rsid w:val="009F47CC"/>
    <w:rsid w:val="009F7DA5"/>
    <w:rsid w:val="00A0077A"/>
    <w:rsid w:val="00A00F7D"/>
    <w:rsid w:val="00A01B26"/>
    <w:rsid w:val="00A03B19"/>
    <w:rsid w:val="00A06F6A"/>
    <w:rsid w:val="00A07363"/>
    <w:rsid w:val="00A11667"/>
    <w:rsid w:val="00A11A77"/>
    <w:rsid w:val="00A139D9"/>
    <w:rsid w:val="00A159B9"/>
    <w:rsid w:val="00A2263F"/>
    <w:rsid w:val="00A24A00"/>
    <w:rsid w:val="00A2670E"/>
    <w:rsid w:val="00A26E27"/>
    <w:rsid w:val="00A270C0"/>
    <w:rsid w:val="00A271FD"/>
    <w:rsid w:val="00A277B0"/>
    <w:rsid w:val="00A308D9"/>
    <w:rsid w:val="00A333EF"/>
    <w:rsid w:val="00A33F07"/>
    <w:rsid w:val="00A3485D"/>
    <w:rsid w:val="00A34F68"/>
    <w:rsid w:val="00A359AA"/>
    <w:rsid w:val="00A446DA"/>
    <w:rsid w:val="00A44938"/>
    <w:rsid w:val="00A45B3F"/>
    <w:rsid w:val="00A51431"/>
    <w:rsid w:val="00A52EF9"/>
    <w:rsid w:val="00A53925"/>
    <w:rsid w:val="00A555B6"/>
    <w:rsid w:val="00A574FD"/>
    <w:rsid w:val="00A61EE7"/>
    <w:rsid w:val="00A621A5"/>
    <w:rsid w:val="00A6366E"/>
    <w:rsid w:val="00A656A8"/>
    <w:rsid w:val="00A72384"/>
    <w:rsid w:val="00A73E2B"/>
    <w:rsid w:val="00A74707"/>
    <w:rsid w:val="00A76E0E"/>
    <w:rsid w:val="00A83094"/>
    <w:rsid w:val="00A83BF7"/>
    <w:rsid w:val="00A855FB"/>
    <w:rsid w:val="00A9067E"/>
    <w:rsid w:val="00A9197A"/>
    <w:rsid w:val="00A91AA9"/>
    <w:rsid w:val="00A92C7B"/>
    <w:rsid w:val="00A92ECC"/>
    <w:rsid w:val="00A963AE"/>
    <w:rsid w:val="00A976D6"/>
    <w:rsid w:val="00A97EFB"/>
    <w:rsid w:val="00AA0B8D"/>
    <w:rsid w:val="00AA1708"/>
    <w:rsid w:val="00AA2F71"/>
    <w:rsid w:val="00AA4064"/>
    <w:rsid w:val="00AA4DE9"/>
    <w:rsid w:val="00AA6FD6"/>
    <w:rsid w:val="00AB0F1F"/>
    <w:rsid w:val="00AB2DAC"/>
    <w:rsid w:val="00AB348D"/>
    <w:rsid w:val="00AB5A23"/>
    <w:rsid w:val="00AC45E4"/>
    <w:rsid w:val="00AC4DB6"/>
    <w:rsid w:val="00AD4483"/>
    <w:rsid w:val="00AD5487"/>
    <w:rsid w:val="00AD62B3"/>
    <w:rsid w:val="00AE09D0"/>
    <w:rsid w:val="00AE11F6"/>
    <w:rsid w:val="00AE170A"/>
    <w:rsid w:val="00AE1FD1"/>
    <w:rsid w:val="00AE1FD8"/>
    <w:rsid w:val="00AE6307"/>
    <w:rsid w:val="00AE6A61"/>
    <w:rsid w:val="00AE6C3D"/>
    <w:rsid w:val="00AE6F6D"/>
    <w:rsid w:val="00AF0940"/>
    <w:rsid w:val="00AF1161"/>
    <w:rsid w:val="00AF1781"/>
    <w:rsid w:val="00AF2085"/>
    <w:rsid w:val="00AF2FE1"/>
    <w:rsid w:val="00AF379A"/>
    <w:rsid w:val="00AF533D"/>
    <w:rsid w:val="00AF649D"/>
    <w:rsid w:val="00AF68E6"/>
    <w:rsid w:val="00AF6B15"/>
    <w:rsid w:val="00AF7AF6"/>
    <w:rsid w:val="00B0086C"/>
    <w:rsid w:val="00B0218D"/>
    <w:rsid w:val="00B02798"/>
    <w:rsid w:val="00B02AF8"/>
    <w:rsid w:val="00B075E6"/>
    <w:rsid w:val="00B1117E"/>
    <w:rsid w:val="00B1135C"/>
    <w:rsid w:val="00B16CD2"/>
    <w:rsid w:val="00B17EDF"/>
    <w:rsid w:val="00B21E9D"/>
    <w:rsid w:val="00B22A8C"/>
    <w:rsid w:val="00B24897"/>
    <w:rsid w:val="00B24DBC"/>
    <w:rsid w:val="00B25179"/>
    <w:rsid w:val="00B2573E"/>
    <w:rsid w:val="00B25ACA"/>
    <w:rsid w:val="00B262C9"/>
    <w:rsid w:val="00B26773"/>
    <w:rsid w:val="00B26C57"/>
    <w:rsid w:val="00B271B5"/>
    <w:rsid w:val="00B337D3"/>
    <w:rsid w:val="00B33AAC"/>
    <w:rsid w:val="00B340A3"/>
    <w:rsid w:val="00B36E6E"/>
    <w:rsid w:val="00B37564"/>
    <w:rsid w:val="00B4097D"/>
    <w:rsid w:val="00B4228A"/>
    <w:rsid w:val="00B46A27"/>
    <w:rsid w:val="00B47264"/>
    <w:rsid w:val="00B478A1"/>
    <w:rsid w:val="00B5063B"/>
    <w:rsid w:val="00B51039"/>
    <w:rsid w:val="00B51A00"/>
    <w:rsid w:val="00B51EDA"/>
    <w:rsid w:val="00B52D48"/>
    <w:rsid w:val="00B53C12"/>
    <w:rsid w:val="00B6201A"/>
    <w:rsid w:val="00B62664"/>
    <w:rsid w:val="00B63420"/>
    <w:rsid w:val="00B643E7"/>
    <w:rsid w:val="00B65C85"/>
    <w:rsid w:val="00B7060D"/>
    <w:rsid w:val="00B71451"/>
    <w:rsid w:val="00B72372"/>
    <w:rsid w:val="00B73904"/>
    <w:rsid w:val="00B75021"/>
    <w:rsid w:val="00B76937"/>
    <w:rsid w:val="00B77293"/>
    <w:rsid w:val="00B77AE2"/>
    <w:rsid w:val="00B809B9"/>
    <w:rsid w:val="00B817E5"/>
    <w:rsid w:val="00B830D9"/>
    <w:rsid w:val="00B84015"/>
    <w:rsid w:val="00B86441"/>
    <w:rsid w:val="00B87393"/>
    <w:rsid w:val="00B911D5"/>
    <w:rsid w:val="00B91581"/>
    <w:rsid w:val="00B926B3"/>
    <w:rsid w:val="00B92799"/>
    <w:rsid w:val="00B93486"/>
    <w:rsid w:val="00B973F0"/>
    <w:rsid w:val="00B97D35"/>
    <w:rsid w:val="00BA3093"/>
    <w:rsid w:val="00BA668D"/>
    <w:rsid w:val="00BA70E2"/>
    <w:rsid w:val="00BA7146"/>
    <w:rsid w:val="00BB1296"/>
    <w:rsid w:val="00BB231F"/>
    <w:rsid w:val="00BB3C3B"/>
    <w:rsid w:val="00BB4BE0"/>
    <w:rsid w:val="00BB5692"/>
    <w:rsid w:val="00BB6111"/>
    <w:rsid w:val="00BB73FB"/>
    <w:rsid w:val="00BC0268"/>
    <w:rsid w:val="00BC1BAD"/>
    <w:rsid w:val="00BC50FD"/>
    <w:rsid w:val="00BC691D"/>
    <w:rsid w:val="00BC7F53"/>
    <w:rsid w:val="00BD1298"/>
    <w:rsid w:val="00BD1C7F"/>
    <w:rsid w:val="00BD423C"/>
    <w:rsid w:val="00BD444D"/>
    <w:rsid w:val="00BD587A"/>
    <w:rsid w:val="00BD6152"/>
    <w:rsid w:val="00BD7552"/>
    <w:rsid w:val="00BE3C1D"/>
    <w:rsid w:val="00BE59AE"/>
    <w:rsid w:val="00BF0D65"/>
    <w:rsid w:val="00BF652F"/>
    <w:rsid w:val="00BF6F50"/>
    <w:rsid w:val="00C032CC"/>
    <w:rsid w:val="00C075AF"/>
    <w:rsid w:val="00C07F9E"/>
    <w:rsid w:val="00C127AA"/>
    <w:rsid w:val="00C14EF9"/>
    <w:rsid w:val="00C151AD"/>
    <w:rsid w:val="00C167B9"/>
    <w:rsid w:val="00C21730"/>
    <w:rsid w:val="00C23C90"/>
    <w:rsid w:val="00C27527"/>
    <w:rsid w:val="00C30452"/>
    <w:rsid w:val="00C30A18"/>
    <w:rsid w:val="00C32421"/>
    <w:rsid w:val="00C3408F"/>
    <w:rsid w:val="00C3431E"/>
    <w:rsid w:val="00C34E0D"/>
    <w:rsid w:val="00C34F9B"/>
    <w:rsid w:val="00C36270"/>
    <w:rsid w:val="00C444FC"/>
    <w:rsid w:val="00C44F74"/>
    <w:rsid w:val="00C456F5"/>
    <w:rsid w:val="00C46728"/>
    <w:rsid w:val="00C4764B"/>
    <w:rsid w:val="00C51C28"/>
    <w:rsid w:val="00C52AAD"/>
    <w:rsid w:val="00C530C4"/>
    <w:rsid w:val="00C544A2"/>
    <w:rsid w:val="00C5551B"/>
    <w:rsid w:val="00C555AD"/>
    <w:rsid w:val="00C55754"/>
    <w:rsid w:val="00C56D4D"/>
    <w:rsid w:val="00C60C77"/>
    <w:rsid w:val="00C60E8B"/>
    <w:rsid w:val="00C62476"/>
    <w:rsid w:val="00C646B4"/>
    <w:rsid w:val="00C65DB9"/>
    <w:rsid w:val="00C66300"/>
    <w:rsid w:val="00C66F4E"/>
    <w:rsid w:val="00C67E4A"/>
    <w:rsid w:val="00C7183D"/>
    <w:rsid w:val="00C71C9D"/>
    <w:rsid w:val="00C72535"/>
    <w:rsid w:val="00C72DFC"/>
    <w:rsid w:val="00C7359E"/>
    <w:rsid w:val="00C766BC"/>
    <w:rsid w:val="00C77C40"/>
    <w:rsid w:val="00C82EAE"/>
    <w:rsid w:val="00C85F7F"/>
    <w:rsid w:val="00C862AD"/>
    <w:rsid w:val="00C863C4"/>
    <w:rsid w:val="00C8745B"/>
    <w:rsid w:val="00C91100"/>
    <w:rsid w:val="00C918BA"/>
    <w:rsid w:val="00C91BBB"/>
    <w:rsid w:val="00C947E8"/>
    <w:rsid w:val="00C94C3B"/>
    <w:rsid w:val="00C95333"/>
    <w:rsid w:val="00C95E73"/>
    <w:rsid w:val="00CA0B03"/>
    <w:rsid w:val="00CA0D02"/>
    <w:rsid w:val="00CA18DC"/>
    <w:rsid w:val="00CA2C20"/>
    <w:rsid w:val="00CA3C83"/>
    <w:rsid w:val="00CA3D83"/>
    <w:rsid w:val="00CA57B4"/>
    <w:rsid w:val="00CA582E"/>
    <w:rsid w:val="00CA74EE"/>
    <w:rsid w:val="00CA76D6"/>
    <w:rsid w:val="00CA7C5E"/>
    <w:rsid w:val="00CB27F8"/>
    <w:rsid w:val="00CB3FF0"/>
    <w:rsid w:val="00CB7415"/>
    <w:rsid w:val="00CB7B57"/>
    <w:rsid w:val="00CC0C6F"/>
    <w:rsid w:val="00CC17B9"/>
    <w:rsid w:val="00CC2D7C"/>
    <w:rsid w:val="00CC3B5F"/>
    <w:rsid w:val="00CC54F1"/>
    <w:rsid w:val="00CC5E22"/>
    <w:rsid w:val="00CC682F"/>
    <w:rsid w:val="00CC786C"/>
    <w:rsid w:val="00CD178E"/>
    <w:rsid w:val="00CD20FD"/>
    <w:rsid w:val="00CD2F18"/>
    <w:rsid w:val="00CD474C"/>
    <w:rsid w:val="00CD71A0"/>
    <w:rsid w:val="00CE2909"/>
    <w:rsid w:val="00CE3BEB"/>
    <w:rsid w:val="00CE6187"/>
    <w:rsid w:val="00CE62A2"/>
    <w:rsid w:val="00CE70C0"/>
    <w:rsid w:val="00CF019A"/>
    <w:rsid w:val="00CF1412"/>
    <w:rsid w:val="00CF3D17"/>
    <w:rsid w:val="00D02A70"/>
    <w:rsid w:val="00D0328B"/>
    <w:rsid w:val="00D05A4E"/>
    <w:rsid w:val="00D05C3A"/>
    <w:rsid w:val="00D14AE3"/>
    <w:rsid w:val="00D14FEE"/>
    <w:rsid w:val="00D15A7B"/>
    <w:rsid w:val="00D1785A"/>
    <w:rsid w:val="00D202F1"/>
    <w:rsid w:val="00D221F3"/>
    <w:rsid w:val="00D22BF6"/>
    <w:rsid w:val="00D22C68"/>
    <w:rsid w:val="00D22ECB"/>
    <w:rsid w:val="00D23254"/>
    <w:rsid w:val="00D23CBE"/>
    <w:rsid w:val="00D24605"/>
    <w:rsid w:val="00D24A17"/>
    <w:rsid w:val="00D26BB2"/>
    <w:rsid w:val="00D27412"/>
    <w:rsid w:val="00D30EDE"/>
    <w:rsid w:val="00D32489"/>
    <w:rsid w:val="00D36672"/>
    <w:rsid w:val="00D4294B"/>
    <w:rsid w:val="00D42D26"/>
    <w:rsid w:val="00D432BA"/>
    <w:rsid w:val="00D44A84"/>
    <w:rsid w:val="00D458A1"/>
    <w:rsid w:val="00D45CB3"/>
    <w:rsid w:val="00D46ACD"/>
    <w:rsid w:val="00D50FF2"/>
    <w:rsid w:val="00D51BDA"/>
    <w:rsid w:val="00D51F12"/>
    <w:rsid w:val="00D56EC7"/>
    <w:rsid w:val="00D57AA6"/>
    <w:rsid w:val="00D57E90"/>
    <w:rsid w:val="00D60E96"/>
    <w:rsid w:val="00D61303"/>
    <w:rsid w:val="00D61E52"/>
    <w:rsid w:val="00D621C8"/>
    <w:rsid w:val="00D62EC5"/>
    <w:rsid w:val="00D64561"/>
    <w:rsid w:val="00D65913"/>
    <w:rsid w:val="00D65FA0"/>
    <w:rsid w:val="00D6614F"/>
    <w:rsid w:val="00D6689A"/>
    <w:rsid w:val="00D66DE9"/>
    <w:rsid w:val="00D66EE7"/>
    <w:rsid w:val="00D67EEA"/>
    <w:rsid w:val="00D715D7"/>
    <w:rsid w:val="00D7251F"/>
    <w:rsid w:val="00D73CDB"/>
    <w:rsid w:val="00D740E8"/>
    <w:rsid w:val="00D745D4"/>
    <w:rsid w:val="00D7612B"/>
    <w:rsid w:val="00D775B7"/>
    <w:rsid w:val="00D8000D"/>
    <w:rsid w:val="00D86590"/>
    <w:rsid w:val="00D87354"/>
    <w:rsid w:val="00D9165C"/>
    <w:rsid w:val="00D91918"/>
    <w:rsid w:val="00D9407F"/>
    <w:rsid w:val="00D940B1"/>
    <w:rsid w:val="00D960FB"/>
    <w:rsid w:val="00D965F9"/>
    <w:rsid w:val="00DA0445"/>
    <w:rsid w:val="00DA165B"/>
    <w:rsid w:val="00DA2017"/>
    <w:rsid w:val="00DA2F94"/>
    <w:rsid w:val="00DA3516"/>
    <w:rsid w:val="00DA4EF0"/>
    <w:rsid w:val="00DA4FCA"/>
    <w:rsid w:val="00DA5AEC"/>
    <w:rsid w:val="00DB0832"/>
    <w:rsid w:val="00DB1403"/>
    <w:rsid w:val="00DB1C42"/>
    <w:rsid w:val="00DB280A"/>
    <w:rsid w:val="00DB3632"/>
    <w:rsid w:val="00DC2D57"/>
    <w:rsid w:val="00DC452E"/>
    <w:rsid w:val="00DC4BAC"/>
    <w:rsid w:val="00DC7D1E"/>
    <w:rsid w:val="00DD025B"/>
    <w:rsid w:val="00DD0905"/>
    <w:rsid w:val="00DD1C6B"/>
    <w:rsid w:val="00DD2A93"/>
    <w:rsid w:val="00DD34FB"/>
    <w:rsid w:val="00DD3A5F"/>
    <w:rsid w:val="00DD3E29"/>
    <w:rsid w:val="00DD441D"/>
    <w:rsid w:val="00DD5461"/>
    <w:rsid w:val="00DD6B5A"/>
    <w:rsid w:val="00DD7EDB"/>
    <w:rsid w:val="00DE2838"/>
    <w:rsid w:val="00DE40DC"/>
    <w:rsid w:val="00DE43AA"/>
    <w:rsid w:val="00DE4F1F"/>
    <w:rsid w:val="00DE50EA"/>
    <w:rsid w:val="00DF1560"/>
    <w:rsid w:val="00DF1640"/>
    <w:rsid w:val="00DF5F7A"/>
    <w:rsid w:val="00E00F17"/>
    <w:rsid w:val="00E02014"/>
    <w:rsid w:val="00E03C7B"/>
    <w:rsid w:val="00E054A2"/>
    <w:rsid w:val="00E068B7"/>
    <w:rsid w:val="00E075FB"/>
    <w:rsid w:val="00E07801"/>
    <w:rsid w:val="00E1064E"/>
    <w:rsid w:val="00E112C0"/>
    <w:rsid w:val="00E1324F"/>
    <w:rsid w:val="00E15AC6"/>
    <w:rsid w:val="00E2059F"/>
    <w:rsid w:val="00E205FB"/>
    <w:rsid w:val="00E21499"/>
    <w:rsid w:val="00E259A9"/>
    <w:rsid w:val="00E26C93"/>
    <w:rsid w:val="00E315A1"/>
    <w:rsid w:val="00E315BC"/>
    <w:rsid w:val="00E32DB1"/>
    <w:rsid w:val="00E335CB"/>
    <w:rsid w:val="00E33B40"/>
    <w:rsid w:val="00E34360"/>
    <w:rsid w:val="00E349EF"/>
    <w:rsid w:val="00E358EA"/>
    <w:rsid w:val="00E36F89"/>
    <w:rsid w:val="00E3702A"/>
    <w:rsid w:val="00E40F04"/>
    <w:rsid w:val="00E43614"/>
    <w:rsid w:val="00E441D8"/>
    <w:rsid w:val="00E467D0"/>
    <w:rsid w:val="00E51A01"/>
    <w:rsid w:val="00E52661"/>
    <w:rsid w:val="00E52FEF"/>
    <w:rsid w:val="00E53B15"/>
    <w:rsid w:val="00E55F55"/>
    <w:rsid w:val="00E5670D"/>
    <w:rsid w:val="00E56753"/>
    <w:rsid w:val="00E5728E"/>
    <w:rsid w:val="00E57DD8"/>
    <w:rsid w:val="00E63EE3"/>
    <w:rsid w:val="00E64449"/>
    <w:rsid w:val="00E67119"/>
    <w:rsid w:val="00E70115"/>
    <w:rsid w:val="00E75B19"/>
    <w:rsid w:val="00E76242"/>
    <w:rsid w:val="00E764D1"/>
    <w:rsid w:val="00E803A4"/>
    <w:rsid w:val="00E80C61"/>
    <w:rsid w:val="00E826EF"/>
    <w:rsid w:val="00E83417"/>
    <w:rsid w:val="00E8381B"/>
    <w:rsid w:val="00E85D77"/>
    <w:rsid w:val="00E86452"/>
    <w:rsid w:val="00E86CA2"/>
    <w:rsid w:val="00E95689"/>
    <w:rsid w:val="00E969E8"/>
    <w:rsid w:val="00EA15A4"/>
    <w:rsid w:val="00EA4926"/>
    <w:rsid w:val="00EA5E57"/>
    <w:rsid w:val="00EA728B"/>
    <w:rsid w:val="00EB23F1"/>
    <w:rsid w:val="00EB27E9"/>
    <w:rsid w:val="00EB2C5C"/>
    <w:rsid w:val="00EB30F3"/>
    <w:rsid w:val="00EB5BBD"/>
    <w:rsid w:val="00EB5F57"/>
    <w:rsid w:val="00EC2DBD"/>
    <w:rsid w:val="00EC370B"/>
    <w:rsid w:val="00ED27CE"/>
    <w:rsid w:val="00ED6024"/>
    <w:rsid w:val="00ED7A2D"/>
    <w:rsid w:val="00ED7C56"/>
    <w:rsid w:val="00EE0EF4"/>
    <w:rsid w:val="00EE2BAC"/>
    <w:rsid w:val="00EE3B91"/>
    <w:rsid w:val="00EE617A"/>
    <w:rsid w:val="00EE71AB"/>
    <w:rsid w:val="00EF2D0E"/>
    <w:rsid w:val="00EF5844"/>
    <w:rsid w:val="00F00748"/>
    <w:rsid w:val="00F009C9"/>
    <w:rsid w:val="00F00B92"/>
    <w:rsid w:val="00F00BB6"/>
    <w:rsid w:val="00F0217B"/>
    <w:rsid w:val="00F027AD"/>
    <w:rsid w:val="00F04609"/>
    <w:rsid w:val="00F04B98"/>
    <w:rsid w:val="00F05986"/>
    <w:rsid w:val="00F06562"/>
    <w:rsid w:val="00F11689"/>
    <w:rsid w:val="00F117C3"/>
    <w:rsid w:val="00F11833"/>
    <w:rsid w:val="00F15119"/>
    <w:rsid w:val="00F206F3"/>
    <w:rsid w:val="00F2269B"/>
    <w:rsid w:val="00F23B23"/>
    <w:rsid w:val="00F2563D"/>
    <w:rsid w:val="00F26881"/>
    <w:rsid w:val="00F27A73"/>
    <w:rsid w:val="00F27F9D"/>
    <w:rsid w:val="00F3066E"/>
    <w:rsid w:val="00F35DF8"/>
    <w:rsid w:val="00F3656D"/>
    <w:rsid w:val="00F37B45"/>
    <w:rsid w:val="00F403A8"/>
    <w:rsid w:val="00F40F49"/>
    <w:rsid w:val="00F41DEA"/>
    <w:rsid w:val="00F41EFA"/>
    <w:rsid w:val="00F430B2"/>
    <w:rsid w:val="00F44BDE"/>
    <w:rsid w:val="00F45DAD"/>
    <w:rsid w:val="00F46ED2"/>
    <w:rsid w:val="00F5023F"/>
    <w:rsid w:val="00F516CB"/>
    <w:rsid w:val="00F52118"/>
    <w:rsid w:val="00F53280"/>
    <w:rsid w:val="00F579E0"/>
    <w:rsid w:val="00F608EB"/>
    <w:rsid w:val="00F652C9"/>
    <w:rsid w:val="00F66AF1"/>
    <w:rsid w:val="00F67B01"/>
    <w:rsid w:val="00F70FA7"/>
    <w:rsid w:val="00F73ED8"/>
    <w:rsid w:val="00F74256"/>
    <w:rsid w:val="00F76679"/>
    <w:rsid w:val="00F76EBD"/>
    <w:rsid w:val="00F772EE"/>
    <w:rsid w:val="00F815A2"/>
    <w:rsid w:val="00F8172C"/>
    <w:rsid w:val="00F81926"/>
    <w:rsid w:val="00F837E9"/>
    <w:rsid w:val="00F83CFE"/>
    <w:rsid w:val="00F83DA9"/>
    <w:rsid w:val="00F84F05"/>
    <w:rsid w:val="00F85B9C"/>
    <w:rsid w:val="00F86A88"/>
    <w:rsid w:val="00F90B6C"/>
    <w:rsid w:val="00F928D1"/>
    <w:rsid w:val="00F92DA0"/>
    <w:rsid w:val="00F956A9"/>
    <w:rsid w:val="00F96E8F"/>
    <w:rsid w:val="00FA0C30"/>
    <w:rsid w:val="00FA1DFC"/>
    <w:rsid w:val="00FA41CC"/>
    <w:rsid w:val="00FA462C"/>
    <w:rsid w:val="00FA55E6"/>
    <w:rsid w:val="00FA5AA9"/>
    <w:rsid w:val="00FA647B"/>
    <w:rsid w:val="00FA7E6B"/>
    <w:rsid w:val="00FB110B"/>
    <w:rsid w:val="00FB490E"/>
    <w:rsid w:val="00FB71E2"/>
    <w:rsid w:val="00FC110D"/>
    <w:rsid w:val="00FC3C89"/>
    <w:rsid w:val="00FC4E60"/>
    <w:rsid w:val="00FC56E2"/>
    <w:rsid w:val="00FC5D3B"/>
    <w:rsid w:val="00FC6857"/>
    <w:rsid w:val="00FC7A11"/>
    <w:rsid w:val="00FC7C21"/>
    <w:rsid w:val="00FD0BA6"/>
    <w:rsid w:val="00FD0FD5"/>
    <w:rsid w:val="00FD1C8B"/>
    <w:rsid w:val="00FD3447"/>
    <w:rsid w:val="00FD4564"/>
    <w:rsid w:val="00FD4998"/>
    <w:rsid w:val="00FD4AFB"/>
    <w:rsid w:val="00FD52EC"/>
    <w:rsid w:val="00FD5FED"/>
    <w:rsid w:val="00FD7282"/>
    <w:rsid w:val="00FE11D1"/>
    <w:rsid w:val="00FE35BB"/>
    <w:rsid w:val="00FE5CD0"/>
    <w:rsid w:val="00FE66BE"/>
    <w:rsid w:val="00FE7641"/>
    <w:rsid w:val="00FE774E"/>
    <w:rsid w:val="00FF17DA"/>
    <w:rsid w:val="00FF1ABE"/>
    <w:rsid w:val="00FF2C25"/>
    <w:rsid w:val="00FF3932"/>
    <w:rsid w:val="00FF7F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1013E357"/>
  <w15:docId w15:val="{C5FE7BFD-1F37-44CB-A267-0B0AE3B5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B18C9"/>
    <w:pPr>
      <w:widowControl w:val="0"/>
    </w:pPr>
    <w:rPr>
      <w:kern w:val="2"/>
      <w:sz w:val="24"/>
      <w:szCs w:val="24"/>
    </w:rPr>
  </w:style>
  <w:style w:type="paragraph" w:styleId="1">
    <w:name w:val="heading 1"/>
    <w:aliases w:val="壹,--章名,ISO標題 1"/>
    <w:basedOn w:val="a0"/>
    <w:next w:val="a0"/>
    <w:qFormat/>
    <w:rsid w:val="00820F98"/>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820F98"/>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820F98"/>
    <w:pPr>
      <w:snapToGrid w:val="0"/>
      <w:spacing w:before="360"/>
      <w:outlineLvl w:val="2"/>
    </w:pPr>
    <w:rPr>
      <w:rFonts w:eastAsia="標楷體"/>
      <w:sz w:val="32"/>
      <w:szCs w:val="20"/>
    </w:rPr>
  </w:style>
  <w:style w:type="paragraph" w:styleId="40">
    <w:name w:val="heading 4"/>
    <w:aliases w:val="1,--1.,--1"/>
    <w:basedOn w:val="a0"/>
    <w:next w:val="a0"/>
    <w:qFormat/>
    <w:rsid w:val="00820F98"/>
    <w:pPr>
      <w:snapToGrid w:val="0"/>
      <w:spacing w:before="240"/>
      <w:outlineLvl w:val="3"/>
    </w:pPr>
    <w:rPr>
      <w:rFonts w:eastAsia="標楷體"/>
      <w:sz w:val="28"/>
      <w:szCs w:val="20"/>
    </w:rPr>
  </w:style>
  <w:style w:type="paragraph" w:styleId="5">
    <w:name w:val="heading 5"/>
    <w:aliases w:val="--(1)1,--(1)"/>
    <w:basedOn w:val="a0"/>
    <w:next w:val="a0"/>
    <w:qFormat/>
    <w:rsid w:val="00820F98"/>
    <w:pPr>
      <w:snapToGrid w:val="0"/>
      <w:spacing w:before="120"/>
      <w:outlineLvl w:val="4"/>
    </w:pPr>
    <w:rPr>
      <w:rFonts w:eastAsia="標楷體"/>
      <w:sz w:val="26"/>
      <w:szCs w:val="20"/>
    </w:rPr>
  </w:style>
  <w:style w:type="paragraph" w:styleId="60">
    <w:name w:val="heading 6"/>
    <w:aliases w:val="A,--A"/>
    <w:basedOn w:val="a0"/>
    <w:next w:val="a0"/>
    <w:qFormat/>
    <w:rsid w:val="00820F98"/>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820F98"/>
    <w:pPr>
      <w:snapToGrid w:val="0"/>
      <w:spacing w:before="120"/>
      <w:outlineLvl w:val="6"/>
    </w:pPr>
    <w:rPr>
      <w:rFonts w:eastAsia="標楷體"/>
      <w:szCs w:val="20"/>
    </w:rPr>
  </w:style>
  <w:style w:type="paragraph" w:styleId="8">
    <w:name w:val="heading 8"/>
    <w:aliases w:val="a,--."/>
    <w:basedOn w:val="a0"/>
    <w:next w:val="a0"/>
    <w:autoRedefine/>
    <w:qFormat/>
    <w:rsid w:val="00820F98"/>
    <w:pPr>
      <w:keepNext/>
      <w:snapToGrid w:val="0"/>
      <w:spacing w:before="120"/>
      <w:outlineLvl w:val="7"/>
    </w:pPr>
    <w:rPr>
      <w:rFonts w:eastAsia="標楷體"/>
      <w:szCs w:val="20"/>
    </w:rPr>
  </w:style>
  <w:style w:type="paragraph" w:styleId="9">
    <w:name w:val="heading 9"/>
    <w:basedOn w:val="a0"/>
    <w:next w:val="a0"/>
    <w:qFormat/>
    <w:rsid w:val="00820F98"/>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820F98"/>
    <w:pPr>
      <w:tabs>
        <w:tab w:val="center" w:pos="4153"/>
        <w:tab w:val="right" w:pos="8306"/>
      </w:tabs>
      <w:snapToGrid w:val="0"/>
    </w:pPr>
    <w:rPr>
      <w:sz w:val="20"/>
      <w:szCs w:val="20"/>
    </w:rPr>
  </w:style>
  <w:style w:type="paragraph" w:styleId="a5">
    <w:name w:val="footer"/>
    <w:basedOn w:val="a0"/>
    <w:uiPriority w:val="99"/>
    <w:rsid w:val="00820F98"/>
    <w:pPr>
      <w:tabs>
        <w:tab w:val="center" w:pos="4153"/>
        <w:tab w:val="right" w:pos="8306"/>
      </w:tabs>
      <w:snapToGrid w:val="0"/>
    </w:pPr>
    <w:rPr>
      <w:sz w:val="20"/>
      <w:szCs w:val="20"/>
    </w:rPr>
  </w:style>
  <w:style w:type="character" w:styleId="a6">
    <w:name w:val="Strong"/>
    <w:qFormat/>
    <w:rsid w:val="00820F98"/>
    <w:rPr>
      <w:b/>
      <w:bCs/>
    </w:rPr>
  </w:style>
  <w:style w:type="character" w:styleId="a7">
    <w:name w:val="Hyperlink"/>
    <w:uiPriority w:val="99"/>
    <w:rsid w:val="00820F98"/>
    <w:rPr>
      <w:color w:val="0000FF"/>
      <w:u w:val="single"/>
    </w:rPr>
  </w:style>
  <w:style w:type="paragraph" w:styleId="a8">
    <w:name w:val="Balloon Text"/>
    <w:basedOn w:val="a0"/>
    <w:rsid w:val="00820F98"/>
    <w:rPr>
      <w:rFonts w:ascii="Cambria" w:hAnsi="Cambria"/>
      <w:sz w:val="18"/>
      <w:szCs w:val="18"/>
    </w:rPr>
  </w:style>
  <w:style w:type="character" w:customStyle="1" w:styleId="a9">
    <w:name w:val="註解方塊文字 字元"/>
    <w:rsid w:val="00820F98"/>
    <w:rPr>
      <w:rFonts w:ascii="Cambria" w:eastAsia="新細明體" w:hAnsi="Cambria" w:cs="Times New Roman"/>
      <w:kern w:val="2"/>
      <w:sz w:val="18"/>
      <w:szCs w:val="18"/>
    </w:rPr>
  </w:style>
  <w:style w:type="character" w:customStyle="1" w:styleId="aa">
    <w:name w:val="頁尾 字元"/>
    <w:uiPriority w:val="99"/>
    <w:rsid w:val="00820F98"/>
    <w:rPr>
      <w:kern w:val="2"/>
    </w:rPr>
  </w:style>
  <w:style w:type="character" w:customStyle="1" w:styleId="ab">
    <w:name w:val="頁首 字元"/>
    <w:rsid w:val="00820F98"/>
    <w:rPr>
      <w:kern w:val="2"/>
    </w:rPr>
  </w:style>
  <w:style w:type="character" w:customStyle="1" w:styleId="10">
    <w:name w:val="標題 1 字元"/>
    <w:rsid w:val="00820F98"/>
    <w:rPr>
      <w:rFonts w:eastAsia="標楷體"/>
      <w:b/>
      <w:color w:val="000000"/>
      <w:spacing w:val="40"/>
      <w:kern w:val="52"/>
      <w:sz w:val="36"/>
    </w:rPr>
  </w:style>
  <w:style w:type="character" w:customStyle="1" w:styleId="21">
    <w:name w:val="標題 2 字元"/>
    <w:rsid w:val="00820F98"/>
    <w:rPr>
      <w:rFonts w:eastAsia="標楷體"/>
      <w:b/>
      <w:snapToGrid w:val="0"/>
      <w:sz w:val="32"/>
    </w:rPr>
  </w:style>
  <w:style w:type="character" w:customStyle="1" w:styleId="30">
    <w:name w:val="標題 3 字元"/>
    <w:aliases w:val="--1.1.1. 字元1,--1.1.1. + 14 點 字元1,左:  0 cm 字元1,第一行:  2 字元 字元1"/>
    <w:rsid w:val="00820F98"/>
    <w:rPr>
      <w:rFonts w:eastAsia="標楷體"/>
      <w:kern w:val="2"/>
      <w:sz w:val="32"/>
    </w:rPr>
  </w:style>
  <w:style w:type="character" w:customStyle="1" w:styleId="41">
    <w:name w:val="標題 4 字元"/>
    <w:rsid w:val="00820F98"/>
    <w:rPr>
      <w:rFonts w:eastAsia="標楷體"/>
      <w:kern w:val="2"/>
      <w:sz w:val="28"/>
    </w:rPr>
  </w:style>
  <w:style w:type="character" w:customStyle="1" w:styleId="50">
    <w:name w:val="標題 5 字元"/>
    <w:rsid w:val="00820F98"/>
    <w:rPr>
      <w:rFonts w:eastAsia="標楷體"/>
      <w:kern w:val="2"/>
      <w:sz w:val="26"/>
    </w:rPr>
  </w:style>
  <w:style w:type="character" w:customStyle="1" w:styleId="61">
    <w:name w:val="標題 6 字元"/>
    <w:rsid w:val="00820F98"/>
    <w:rPr>
      <w:rFonts w:eastAsia="標楷體"/>
      <w:kern w:val="2"/>
      <w:sz w:val="24"/>
    </w:rPr>
  </w:style>
  <w:style w:type="character" w:customStyle="1" w:styleId="70">
    <w:name w:val="標題 7 字元"/>
    <w:rsid w:val="00820F98"/>
    <w:rPr>
      <w:rFonts w:eastAsia="標楷體"/>
      <w:kern w:val="2"/>
      <w:sz w:val="24"/>
    </w:rPr>
  </w:style>
  <w:style w:type="character" w:customStyle="1" w:styleId="80">
    <w:name w:val="標題 8 字元"/>
    <w:rsid w:val="00820F98"/>
    <w:rPr>
      <w:rFonts w:eastAsia="標楷體"/>
      <w:kern w:val="2"/>
      <w:sz w:val="24"/>
    </w:rPr>
  </w:style>
  <w:style w:type="character" w:customStyle="1" w:styleId="90">
    <w:name w:val="標題 9 字元"/>
    <w:rsid w:val="00820F98"/>
    <w:rPr>
      <w:rFonts w:eastAsia="標楷體"/>
      <w:kern w:val="2"/>
      <w:sz w:val="24"/>
    </w:rPr>
  </w:style>
  <w:style w:type="paragraph" w:customStyle="1" w:styleId="2TEXT">
    <w:name w:val="標題2.TEXT"/>
    <w:basedOn w:val="a0"/>
    <w:next w:val="a0"/>
    <w:rsid w:val="00820F98"/>
    <w:pPr>
      <w:snapToGrid w:val="0"/>
      <w:spacing w:before="120" w:line="400" w:lineRule="atLeast"/>
      <w:ind w:left="1134"/>
    </w:pPr>
    <w:rPr>
      <w:rFonts w:eastAsia="標楷體"/>
      <w:sz w:val="32"/>
      <w:szCs w:val="20"/>
    </w:rPr>
  </w:style>
  <w:style w:type="paragraph" w:customStyle="1" w:styleId="4">
    <w:name w:val="項目4"/>
    <w:rsid w:val="00820F98"/>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915C32"/>
    <w:pPr>
      <w:tabs>
        <w:tab w:val="left" w:pos="1440"/>
        <w:tab w:val="right" w:leader="dot" w:pos="9628"/>
      </w:tabs>
      <w:snapToGrid w:val="0"/>
      <w:spacing w:line="280" w:lineRule="exact"/>
    </w:pPr>
    <w:rPr>
      <w:rFonts w:eastAsia="標楷體"/>
      <w:b/>
      <w:caps/>
      <w:noProof/>
    </w:rPr>
  </w:style>
  <w:style w:type="paragraph" w:styleId="22">
    <w:name w:val="toc 2"/>
    <w:basedOn w:val="a0"/>
    <w:next w:val="a0"/>
    <w:autoRedefine/>
    <w:uiPriority w:val="39"/>
    <w:rsid w:val="00915C32"/>
    <w:pPr>
      <w:tabs>
        <w:tab w:val="left" w:pos="1440"/>
        <w:tab w:val="right" w:leader="dot" w:pos="9628"/>
      </w:tabs>
      <w:snapToGrid w:val="0"/>
      <w:spacing w:line="240" w:lineRule="exact"/>
      <w:ind w:left="284"/>
    </w:pPr>
    <w:rPr>
      <w:rFonts w:eastAsia="標楷體"/>
      <w:b/>
      <w:noProof/>
      <w:sz w:val="22"/>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FD0BA6"/>
    <w:pPr>
      <w:numPr>
        <w:numId w:val="3"/>
      </w:numPr>
      <w:snapToGrid w:val="0"/>
      <w:spacing w:before="120"/>
    </w:pPr>
    <w:rPr>
      <w:rFonts w:eastAsia="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customStyle="1" w:styleId="afc">
    <w:name w:val="頁尾版權宣告"/>
    <w:basedOn w:val="a0"/>
    <w:rsid w:val="00E55F55"/>
    <w:pPr>
      <w:jc w:val="center"/>
    </w:pPr>
    <w:rPr>
      <w:rFonts w:eastAsia="標楷體"/>
      <w:sz w:val="20"/>
    </w:rPr>
  </w:style>
  <w:style w:type="paragraph" w:styleId="afd">
    <w:name w:val="Plain Text"/>
    <w:basedOn w:val="a0"/>
    <w:link w:val="afe"/>
    <w:rsid w:val="00E55F55"/>
    <w:pPr>
      <w:autoSpaceDE w:val="0"/>
      <w:autoSpaceDN w:val="0"/>
      <w:adjustRightInd w:val="0"/>
      <w:textAlignment w:val="baseline"/>
    </w:pPr>
    <w:rPr>
      <w:rFonts w:ascii="細明體" w:eastAsia="細明體"/>
      <w:szCs w:val="20"/>
    </w:rPr>
  </w:style>
  <w:style w:type="character" w:customStyle="1" w:styleId="afe">
    <w:name w:val="純文字 字元"/>
    <w:basedOn w:val="a1"/>
    <w:link w:val="afd"/>
    <w:rsid w:val="00E55F55"/>
    <w:rPr>
      <w:rFonts w:ascii="細明體" w:eastAsia="細明體"/>
      <w:kern w:val="2"/>
      <w:sz w:val="24"/>
    </w:rPr>
  </w:style>
  <w:style w:type="character" w:styleId="aff">
    <w:name w:val="FollowedHyperlink"/>
    <w:basedOn w:val="a1"/>
    <w:uiPriority w:val="99"/>
    <w:semiHidden/>
    <w:unhideWhenUsed/>
    <w:rsid w:val="00C95E73"/>
    <w:rPr>
      <w:color w:val="800080" w:themeColor="followedHyperlink"/>
      <w:u w:val="single"/>
    </w:rPr>
  </w:style>
  <w:style w:type="paragraph" w:styleId="aff0">
    <w:name w:val="Document Map"/>
    <w:basedOn w:val="a0"/>
    <w:link w:val="aff1"/>
    <w:uiPriority w:val="99"/>
    <w:semiHidden/>
    <w:unhideWhenUsed/>
    <w:rsid w:val="001F34F2"/>
    <w:rPr>
      <w:rFonts w:ascii="新細明體"/>
      <w:sz w:val="18"/>
      <w:szCs w:val="18"/>
    </w:rPr>
  </w:style>
  <w:style w:type="character" w:customStyle="1" w:styleId="aff1">
    <w:name w:val="文件引導模式 字元"/>
    <w:basedOn w:val="a1"/>
    <w:link w:val="aff0"/>
    <w:uiPriority w:val="99"/>
    <w:semiHidden/>
    <w:rsid w:val="001F34F2"/>
    <w:rPr>
      <w:rFonts w:ascii="新細明體"/>
      <w:kern w:val="2"/>
      <w:sz w:val="18"/>
      <w:szCs w:val="18"/>
    </w:rPr>
  </w:style>
  <w:style w:type="character" w:styleId="aff2">
    <w:name w:val="annotation reference"/>
    <w:basedOn w:val="a1"/>
    <w:uiPriority w:val="99"/>
    <w:semiHidden/>
    <w:unhideWhenUsed/>
    <w:rsid w:val="00735725"/>
    <w:rPr>
      <w:sz w:val="18"/>
      <w:szCs w:val="18"/>
    </w:rPr>
  </w:style>
  <w:style w:type="paragraph" w:styleId="aff3">
    <w:name w:val="annotation text"/>
    <w:basedOn w:val="a0"/>
    <w:link w:val="aff4"/>
    <w:uiPriority w:val="99"/>
    <w:semiHidden/>
    <w:unhideWhenUsed/>
    <w:rsid w:val="00735725"/>
  </w:style>
  <w:style w:type="character" w:customStyle="1" w:styleId="aff4">
    <w:name w:val="註解文字 字元"/>
    <w:basedOn w:val="a1"/>
    <w:link w:val="aff3"/>
    <w:uiPriority w:val="99"/>
    <w:semiHidden/>
    <w:rsid w:val="00735725"/>
    <w:rPr>
      <w:kern w:val="2"/>
      <w:sz w:val="24"/>
      <w:szCs w:val="24"/>
    </w:rPr>
  </w:style>
  <w:style w:type="paragraph" w:styleId="aff5">
    <w:name w:val="annotation subject"/>
    <w:basedOn w:val="aff3"/>
    <w:next w:val="aff3"/>
    <w:link w:val="aff6"/>
    <w:uiPriority w:val="99"/>
    <w:semiHidden/>
    <w:unhideWhenUsed/>
    <w:rsid w:val="00735725"/>
    <w:rPr>
      <w:b/>
      <w:bCs/>
    </w:rPr>
  </w:style>
  <w:style w:type="character" w:customStyle="1" w:styleId="aff6">
    <w:name w:val="註解主旨 字元"/>
    <w:basedOn w:val="aff4"/>
    <w:link w:val="aff5"/>
    <w:uiPriority w:val="99"/>
    <w:semiHidden/>
    <w:rsid w:val="00735725"/>
    <w:rPr>
      <w:b/>
      <w:bCs/>
      <w:kern w:val="2"/>
      <w:sz w:val="24"/>
      <w:szCs w:val="24"/>
    </w:rPr>
  </w:style>
  <w:style w:type="paragraph" w:styleId="aff7">
    <w:name w:val="Revision"/>
    <w:hidden/>
    <w:uiPriority w:val="99"/>
    <w:semiHidden/>
    <w:rsid w:val="00735725"/>
    <w:rPr>
      <w:kern w:val="2"/>
      <w:sz w:val="24"/>
      <w:szCs w:val="24"/>
    </w:rPr>
  </w:style>
  <w:style w:type="character" w:customStyle="1" w:styleId="13">
    <w:name w:val="未解析的提及1"/>
    <w:basedOn w:val="a1"/>
    <w:uiPriority w:val="99"/>
    <w:semiHidden/>
    <w:unhideWhenUsed/>
    <w:rsid w:val="009C33BE"/>
    <w:rPr>
      <w:color w:val="605E5C"/>
      <w:shd w:val="clear" w:color="auto" w:fill="E1DFDD"/>
    </w:rPr>
  </w:style>
  <w:style w:type="character" w:customStyle="1" w:styleId="23">
    <w:name w:val="未解析的提及2"/>
    <w:basedOn w:val="a1"/>
    <w:uiPriority w:val="99"/>
    <w:semiHidden/>
    <w:unhideWhenUsed/>
    <w:rsid w:val="00CB7415"/>
    <w:rPr>
      <w:color w:val="605E5C"/>
      <w:shd w:val="clear" w:color="auto" w:fill="E1DFDD"/>
    </w:rPr>
  </w:style>
  <w:style w:type="character" w:customStyle="1" w:styleId="31">
    <w:name w:val="未解析的提及3"/>
    <w:basedOn w:val="a1"/>
    <w:uiPriority w:val="99"/>
    <w:semiHidden/>
    <w:unhideWhenUsed/>
    <w:rsid w:val="00583560"/>
    <w:rPr>
      <w:color w:val="605E5C"/>
      <w:shd w:val="clear" w:color="auto" w:fill="E1DFDD"/>
    </w:rPr>
  </w:style>
  <w:style w:type="table" w:styleId="14">
    <w:name w:val="Grid Table 1 Light"/>
    <w:basedOn w:val="a2"/>
    <w:uiPriority w:val="46"/>
    <w:rsid w:val="006620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32">
    <w:name w:val="toc 3"/>
    <w:basedOn w:val="a0"/>
    <w:next w:val="a0"/>
    <w:autoRedefine/>
    <w:uiPriority w:val="39"/>
    <w:unhideWhenUsed/>
    <w:rsid w:val="00FD4998"/>
    <w:pPr>
      <w:tabs>
        <w:tab w:val="right" w:leader="dot" w:pos="10194"/>
      </w:tabs>
      <w:spacing w:line="240" w:lineRule="exact"/>
      <w:ind w:leftChars="400" w:left="960"/>
    </w:pPr>
    <w:rPr>
      <w:rFonts w:eastAsia="標楷體"/>
      <w:sz w:val="22"/>
    </w:rPr>
  </w:style>
  <w:style w:type="paragraph" w:styleId="HTML">
    <w:name w:val="HTML Preformatted"/>
    <w:basedOn w:val="a0"/>
    <w:link w:val="HTML0"/>
    <w:uiPriority w:val="99"/>
    <w:unhideWhenUsed/>
    <w:rsid w:val="00142A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rsid w:val="00142A50"/>
    <w:rPr>
      <w:rFonts w:ascii="細明體" w:eastAsia="細明體" w:hAnsi="細明體" w:cs="細明體"/>
      <w:sz w:val="24"/>
      <w:szCs w:val="24"/>
    </w:rPr>
  </w:style>
  <w:style w:type="character" w:customStyle="1" w:styleId="aff8">
    <w:name w:val="本文 字元"/>
    <w:aliases w:val="body text 字元,bt 字元,?y????×? 字元,?y???? 字元,?y????? 字元,???? 字元,建议书标准 字元,正文文字 字元"/>
    <w:basedOn w:val="a1"/>
    <w:link w:val="aff9"/>
    <w:locked/>
    <w:rsid w:val="001B18C9"/>
  </w:style>
  <w:style w:type="paragraph" w:styleId="aff9">
    <w:name w:val="Body Text"/>
    <w:aliases w:val="body text,bt,?y????×?,?y????,?y?????,????,建议书标准,正文文字"/>
    <w:basedOn w:val="a0"/>
    <w:link w:val="aff8"/>
    <w:unhideWhenUsed/>
    <w:qFormat/>
    <w:rsid w:val="001B18C9"/>
    <w:pPr>
      <w:widowControl/>
      <w:spacing w:before="120" w:after="120"/>
      <w:ind w:left="2520"/>
    </w:pPr>
    <w:rPr>
      <w:kern w:val="0"/>
      <w:sz w:val="20"/>
      <w:szCs w:val="20"/>
    </w:rPr>
  </w:style>
  <w:style w:type="character" w:customStyle="1" w:styleId="15">
    <w:name w:val="本文 字元1"/>
    <w:basedOn w:val="a1"/>
    <w:uiPriority w:val="99"/>
    <w:semiHidden/>
    <w:rsid w:val="001B18C9"/>
    <w:rPr>
      <w:kern w:val="2"/>
      <w:sz w:val="24"/>
      <w:szCs w:val="24"/>
    </w:rPr>
  </w:style>
  <w:style w:type="paragraph" w:customStyle="1" w:styleId="TableText">
    <w:name w:val="Table Text"/>
    <w:basedOn w:val="a0"/>
    <w:rsid w:val="001B18C9"/>
    <w:pPr>
      <w:keepLines/>
      <w:widowControl/>
    </w:pPr>
    <w:rPr>
      <w:rFonts w:ascii="標楷體" w:eastAsia="標楷體" w:hAnsi="標楷體"/>
      <w:kern w:val="0"/>
      <w:sz w:val="16"/>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64979">
      <w:bodyDiv w:val="1"/>
      <w:marLeft w:val="0"/>
      <w:marRight w:val="0"/>
      <w:marTop w:val="0"/>
      <w:marBottom w:val="0"/>
      <w:divBdr>
        <w:top w:val="none" w:sz="0" w:space="0" w:color="auto"/>
        <w:left w:val="none" w:sz="0" w:space="0" w:color="auto"/>
        <w:bottom w:val="none" w:sz="0" w:space="0" w:color="auto"/>
        <w:right w:val="none" w:sz="0" w:space="0" w:color="auto"/>
      </w:divBdr>
    </w:div>
    <w:div w:id="78717296">
      <w:bodyDiv w:val="1"/>
      <w:marLeft w:val="0"/>
      <w:marRight w:val="0"/>
      <w:marTop w:val="0"/>
      <w:marBottom w:val="0"/>
      <w:divBdr>
        <w:top w:val="none" w:sz="0" w:space="0" w:color="auto"/>
        <w:left w:val="none" w:sz="0" w:space="0" w:color="auto"/>
        <w:bottom w:val="none" w:sz="0" w:space="0" w:color="auto"/>
        <w:right w:val="none" w:sz="0" w:space="0" w:color="auto"/>
      </w:divBdr>
      <w:divsChild>
        <w:div w:id="1509055791">
          <w:marLeft w:val="0"/>
          <w:marRight w:val="0"/>
          <w:marTop w:val="0"/>
          <w:marBottom w:val="0"/>
          <w:divBdr>
            <w:top w:val="none" w:sz="0" w:space="0" w:color="auto"/>
            <w:left w:val="none" w:sz="0" w:space="0" w:color="auto"/>
            <w:bottom w:val="none" w:sz="0" w:space="0" w:color="auto"/>
            <w:right w:val="none" w:sz="0" w:space="0" w:color="auto"/>
          </w:divBdr>
          <w:divsChild>
            <w:div w:id="6317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424">
      <w:bodyDiv w:val="1"/>
      <w:marLeft w:val="0"/>
      <w:marRight w:val="0"/>
      <w:marTop w:val="0"/>
      <w:marBottom w:val="0"/>
      <w:divBdr>
        <w:top w:val="none" w:sz="0" w:space="0" w:color="auto"/>
        <w:left w:val="none" w:sz="0" w:space="0" w:color="auto"/>
        <w:bottom w:val="none" w:sz="0" w:space="0" w:color="auto"/>
        <w:right w:val="none" w:sz="0" w:space="0" w:color="auto"/>
      </w:divBdr>
      <w:divsChild>
        <w:div w:id="1499421329">
          <w:marLeft w:val="0"/>
          <w:marRight w:val="0"/>
          <w:marTop w:val="0"/>
          <w:marBottom w:val="0"/>
          <w:divBdr>
            <w:top w:val="none" w:sz="0" w:space="0" w:color="auto"/>
            <w:left w:val="none" w:sz="0" w:space="0" w:color="auto"/>
            <w:bottom w:val="none" w:sz="0" w:space="0" w:color="auto"/>
            <w:right w:val="none" w:sz="0" w:space="0" w:color="auto"/>
          </w:divBdr>
          <w:divsChild>
            <w:div w:id="19605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0876">
      <w:bodyDiv w:val="1"/>
      <w:marLeft w:val="0"/>
      <w:marRight w:val="0"/>
      <w:marTop w:val="0"/>
      <w:marBottom w:val="0"/>
      <w:divBdr>
        <w:top w:val="none" w:sz="0" w:space="0" w:color="auto"/>
        <w:left w:val="none" w:sz="0" w:space="0" w:color="auto"/>
        <w:bottom w:val="none" w:sz="0" w:space="0" w:color="auto"/>
        <w:right w:val="none" w:sz="0" w:space="0" w:color="auto"/>
      </w:divBdr>
      <w:divsChild>
        <w:div w:id="613635662">
          <w:marLeft w:val="0"/>
          <w:marRight w:val="0"/>
          <w:marTop w:val="0"/>
          <w:marBottom w:val="0"/>
          <w:divBdr>
            <w:top w:val="none" w:sz="0" w:space="0" w:color="auto"/>
            <w:left w:val="none" w:sz="0" w:space="0" w:color="auto"/>
            <w:bottom w:val="none" w:sz="0" w:space="0" w:color="auto"/>
            <w:right w:val="none" w:sz="0" w:space="0" w:color="auto"/>
          </w:divBdr>
          <w:divsChild>
            <w:div w:id="6542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5798">
      <w:bodyDiv w:val="1"/>
      <w:marLeft w:val="0"/>
      <w:marRight w:val="0"/>
      <w:marTop w:val="0"/>
      <w:marBottom w:val="0"/>
      <w:divBdr>
        <w:top w:val="none" w:sz="0" w:space="0" w:color="auto"/>
        <w:left w:val="none" w:sz="0" w:space="0" w:color="auto"/>
        <w:bottom w:val="none" w:sz="0" w:space="0" w:color="auto"/>
        <w:right w:val="none" w:sz="0" w:space="0" w:color="auto"/>
      </w:divBdr>
    </w:div>
    <w:div w:id="231698748">
      <w:bodyDiv w:val="1"/>
      <w:marLeft w:val="0"/>
      <w:marRight w:val="0"/>
      <w:marTop w:val="0"/>
      <w:marBottom w:val="0"/>
      <w:divBdr>
        <w:top w:val="none" w:sz="0" w:space="0" w:color="auto"/>
        <w:left w:val="none" w:sz="0" w:space="0" w:color="auto"/>
        <w:bottom w:val="none" w:sz="0" w:space="0" w:color="auto"/>
        <w:right w:val="none" w:sz="0" w:space="0" w:color="auto"/>
      </w:divBdr>
    </w:div>
    <w:div w:id="256718726">
      <w:bodyDiv w:val="1"/>
      <w:marLeft w:val="0"/>
      <w:marRight w:val="0"/>
      <w:marTop w:val="0"/>
      <w:marBottom w:val="0"/>
      <w:divBdr>
        <w:top w:val="none" w:sz="0" w:space="0" w:color="auto"/>
        <w:left w:val="none" w:sz="0" w:space="0" w:color="auto"/>
        <w:bottom w:val="none" w:sz="0" w:space="0" w:color="auto"/>
        <w:right w:val="none" w:sz="0" w:space="0" w:color="auto"/>
      </w:divBdr>
    </w:div>
    <w:div w:id="268977977">
      <w:bodyDiv w:val="1"/>
      <w:marLeft w:val="0"/>
      <w:marRight w:val="0"/>
      <w:marTop w:val="0"/>
      <w:marBottom w:val="0"/>
      <w:divBdr>
        <w:top w:val="none" w:sz="0" w:space="0" w:color="auto"/>
        <w:left w:val="none" w:sz="0" w:space="0" w:color="auto"/>
        <w:bottom w:val="none" w:sz="0" w:space="0" w:color="auto"/>
        <w:right w:val="none" w:sz="0" w:space="0" w:color="auto"/>
      </w:divBdr>
    </w:div>
    <w:div w:id="280497320">
      <w:bodyDiv w:val="1"/>
      <w:marLeft w:val="0"/>
      <w:marRight w:val="0"/>
      <w:marTop w:val="0"/>
      <w:marBottom w:val="0"/>
      <w:divBdr>
        <w:top w:val="none" w:sz="0" w:space="0" w:color="auto"/>
        <w:left w:val="none" w:sz="0" w:space="0" w:color="auto"/>
        <w:bottom w:val="none" w:sz="0" w:space="0" w:color="auto"/>
        <w:right w:val="none" w:sz="0" w:space="0" w:color="auto"/>
      </w:divBdr>
    </w:div>
    <w:div w:id="328942233">
      <w:bodyDiv w:val="1"/>
      <w:marLeft w:val="0"/>
      <w:marRight w:val="0"/>
      <w:marTop w:val="0"/>
      <w:marBottom w:val="0"/>
      <w:divBdr>
        <w:top w:val="none" w:sz="0" w:space="0" w:color="auto"/>
        <w:left w:val="none" w:sz="0" w:space="0" w:color="auto"/>
        <w:bottom w:val="none" w:sz="0" w:space="0" w:color="auto"/>
        <w:right w:val="none" w:sz="0" w:space="0" w:color="auto"/>
      </w:divBdr>
    </w:div>
    <w:div w:id="338434253">
      <w:bodyDiv w:val="1"/>
      <w:marLeft w:val="0"/>
      <w:marRight w:val="0"/>
      <w:marTop w:val="0"/>
      <w:marBottom w:val="0"/>
      <w:divBdr>
        <w:top w:val="none" w:sz="0" w:space="0" w:color="auto"/>
        <w:left w:val="none" w:sz="0" w:space="0" w:color="auto"/>
        <w:bottom w:val="none" w:sz="0" w:space="0" w:color="auto"/>
        <w:right w:val="none" w:sz="0" w:space="0" w:color="auto"/>
      </w:divBdr>
    </w:div>
    <w:div w:id="357509893">
      <w:bodyDiv w:val="1"/>
      <w:marLeft w:val="0"/>
      <w:marRight w:val="0"/>
      <w:marTop w:val="0"/>
      <w:marBottom w:val="0"/>
      <w:divBdr>
        <w:top w:val="none" w:sz="0" w:space="0" w:color="auto"/>
        <w:left w:val="none" w:sz="0" w:space="0" w:color="auto"/>
        <w:bottom w:val="none" w:sz="0" w:space="0" w:color="auto"/>
        <w:right w:val="none" w:sz="0" w:space="0" w:color="auto"/>
      </w:divBdr>
      <w:divsChild>
        <w:div w:id="849412150">
          <w:marLeft w:val="0"/>
          <w:marRight w:val="0"/>
          <w:marTop w:val="0"/>
          <w:marBottom w:val="0"/>
          <w:divBdr>
            <w:top w:val="none" w:sz="0" w:space="0" w:color="auto"/>
            <w:left w:val="none" w:sz="0" w:space="0" w:color="auto"/>
            <w:bottom w:val="none" w:sz="0" w:space="0" w:color="auto"/>
            <w:right w:val="none" w:sz="0" w:space="0" w:color="auto"/>
          </w:divBdr>
          <w:divsChild>
            <w:div w:id="8013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602">
      <w:bodyDiv w:val="1"/>
      <w:marLeft w:val="0"/>
      <w:marRight w:val="0"/>
      <w:marTop w:val="0"/>
      <w:marBottom w:val="0"/>
      <w:divBdr>
        <w:top w:val="none" w:sz="0" w:space="0" w:color="auto"/>
        <w:left w:val="none" w:sz="0" w:space="0" w:color="auto"/>
        <w:bottom w:val="none" w:sz="0" w:space="0" w:color="auto"/>
        <w:right w:val="none" w:sz="0" w:space="0" w:color="auto"/>
      </w:divBdr>
    </w:div>
    <w:div w:id="373192734">
      <w:bodyDiv w:val="1"/>
      <w:marLeft w:val="0"/>
      <w:marRight w:val="0"/>
      <w:marTop w:val="0"/>
      <w:marBottom w:val="0"/>
      <w:divBdr>
        <w:top w:val="none" w:sz="0" w:space="0" w:color="auto"/>
        <w:left w:val="none" w:sz="0" w:space="0" w:color="auto"/>
        <w:bottom w:val="none" w:sz="0" w:space="0" w:color="auto"/>
        <w:right w:val="none" w:sz="0" w:space="0" w:color="auto"/>
      </w:divBdr>
    </w:div>
    <w:div w:id="394427032">
      <w:bodyDiv w:val="1"/>
      <w:marLeft w:val="0"/>
      <w:marRight w:val="0"/>
      <w:marTop w:val="0"/>
      <w:marBottom w:val="0"/>
      <w:divBdr>
        <w:top w:val="none" w:sz="0" w:space="0" w:color="auto"/>
        <w:left w:val="none" w:sz="0" w:space="0" w:color="auto"/>
        <w:bottom w:val="none" w:sz="0" w:space="0" w:color="auto"/>
        <w:right w:val="none" w:sz="0" w:space="0" w:color="auto"/>
      </w:divBdr>
    </w:div>
    <w:div w:id="421990658">
      <w:bodyDiv w:val="1"/>
      <w:marLeft w:val="0"/>
      <w:marRight w:val="0"/>
      <w:marTop w:val="0"/>
      <w:marBottom w:val="0"/>
      <w:divBdr>
        <w:top w:val="none" w:sz="0" w:space="0" w:color="auto"/>
        <w:left w:val="none" w:sz="0" w:space="0" w:color="auto"/>
        <w:bottom w:val="none" w:sz="0" w:space="0" w:color="auto"/>
        <w:right w:val="none" w:sz="0" w:space="0" w:color="auto"/>
      </w:divBdr>
    </w:div>
    <w:div w:id="434909506">
      <w:bodyDiv w:val="1"/>
      <w:marLeft w:val="0"/>
      <w:marRight w:val="0"/>
      <w:marTop w:val="0"/>
      <w:marBottom w:val="0"/>
      <w:divBdr>
        <w:top w:val="none" w:sz="0" w:space="0" w:color="auto"/>
        <w:left w:val="none" w:sz="0" w:space="0" w:color="auto"/>
        <w:bottom w:val="none" w:sz="0" w:space="0" w:color="auto"/>
        <w:right w:val="none" w:sz="0" w:space="0" w:color="auto"/>
      </w:divBdr>
    </w:div>
    <w:div w:id="441341024">
      <w:bodyDiv w:val="1"/>
      <w:marLeft w:val="0"/>
      <w:marRight w:val="0"/>
      <w:marTop w:val="0"/>
      <w:marBottom w:val="0"/>
      <w:divBdr>
        <w:top w:val="none" w:sz="0" w:space="0" w:color="auto"/>
        <w:left w:val="none" w:sz="0" w:space="0" w:color="auto"/>
        <w:bottom w:val="none" w:sz="0" w:space="0" w:color="auto"/>
        <w:right w:val="none" w:sz="0" w:space="0" w:color="auto"/>
      </w:divBdr>
    </w:div>
    <w:div w:id="461965792">
      <w:bodyDiv w:val="1"/>
      <w:marLeft w:val="0"/>
      <w:marRight w:val="0"/>
      <w:marTop w:val="0"/>
      <w:marBottom w:val="0"/>
      <w:divBdr>
        <w:top w:val="none" w:sz="0" w:space="0" w:color="auto"/>
        <w:left w:val="none" w:sz="0" w:space="0" w:color="auto"/>
        <w:bottom w:val="none" w:sz="0" w:space="0" w:color="auto"/>
        <w:right w:val="none" w:sz="0" w:space="0" w:color="auto"/>
      </w:divBdr>
    </w:div>
    <w:div w:id="481585162">
      <w:bodyDiv w:val="1"/>
      <w:marLeft w:val="0"/>
      <w:marRight w:val="0"/>
      <w:marTop w:val="0"/>
      <w:marBottom w:val="0"/>
      <w:divBdr>
        <w:top w:val="none" w:sz="0" w:space="0" w:color="auto"/>
        <w:left w:val="none" w:sz="0" w:space="0" w:color="auto"/>
        <w:bottom w:val="none" w:sz="0" w:space="0" w:color="auto"/>
        <w:right w:val="none" w:sz="0" w:space="0" w:color="auto"/>
      </w:divBdr>
    </w:div>
    <w:div w:id="530995435">
      <w:bodyDiv w:val="1"/>
      <w:marLeft w:val="0"/>
      <w:marRight w:val="0"/>
      <w:marTop w:val="0"/>
      <w:marBottom w:val="0"/>
      <w:divBdr>
        <w:top w:val="none" w:sz="0" w:space="0" w:color="auto"/>
        <w:left w:val="none" w:sz="0" w:space="0" w:color="auto"/>
        <w:bottom w:val="none" w:sz="0" w:space="0" w:color="auto"/>
        <w:right w:val="none" w:sz="0" w:space="0" w:color="auto"/>
      </w:divBdr>
    </w:div>
    <w:div w:id="533808564">
      <w:bodyDiv w:val="1"/>
      <w:marLeft w:val="0"/>
      <w:marRight w:val="0"/>
      <w:marTop w:val="0"/>
      <w:marBottom w:val="0"/>
      <w:divBdr>
        <w:top w:val="none" w:sz="0" w:space="0" w:color="auto"/>
        <w:left w:val="none" w:sz="0" w:space="0" w:color="auto"/>
        <w:bottom w:val="none" w:sz="0" w:space="0" w:color="auto"/>
        <w:right w:val="none" w:sz="0" w:space="0" w:color="auto"/>
      </w:divBdr>
    </w:div>
    <w:div w:id="610473635">
      <w:bodyDiv w:val="1"/>
      <w:marLeft w:val="0"/>
      <w:marRight w:val="0"/>
      <w:marTop w:val="0"/>
      <w:marBottom w:val="0"/>
      <w:divBdr>
        <w:top w:val="none" w:sz="0" w:space="0" w:color="auto"/>
        <w:left w:val="none" w:sz="0" w:space="0" w:color="auto"/>
        <w:bottom w:val="none" w:sz="0" w:space="0" w:color="auto"/>
        <w:right w:val="none" w:sz="0" w:space="0" w:color="auto"/>
      </w:divBdr>
    </w:div>
    <w:div w:id="619456415">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12003390">
      <w:bodyDiv w:val="1"/>
      <w:marLeft w:val="0"/>
      <w:marRight w:val="0"/>
      <w:marTop w:val="0"/>
      <w:marBottom w:val="0"/>
      <w:divBdr>
        <w:top w:val="none" w:sz="0" w:space="0" w:color="auto"/>
        <w:left w:val="none" w:sz="0" w:space="0" w:color="auto"/>
        <w:bottom w:val="none" w:sz="0" w:space="0" w:color="auto"/>
        <w:right w:val="none" w:sz="0" w:space="0" w:color="auto"/>
      </w:divBdr>
    </w:div>
    <w:div w:id="733822308">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91207">
      <w:bodyDiv w:val="1"/>
      <w:marLeft w:val="0"/>
      <w:marRight w:val="0"/>
      <w:marTop w:val="0"/>
      <w:marBottom w:val="0"/>
      <w:divBdr>
        <w:top w:val="none" w:sz="0" w:space="0" w:color="auto"/>
        <w:left w:val="none" w:sz="0" w:space="0" w:color="auto"/>
        <w:bottom w:val="none" w:sz="0" w:space="0" w:color="auto"/>
        <w:right w:val="none" w:sz="0" w:space="0" w:color="auto"/>
      </w:divBdr>
    </w:div>
    <w:div w:id="840966432">
      <w:bodyDiv w:val="1"/>
      <w:marLeft w:val="0"/>
      <w:marRight w:val="0"/>
      <w:marTop w:val="0"/>
      <w:marBottom w:val="0"/>
      <w:divBdr>
        <w:top w:val="none" w:sz="0" w:space="0" w:color="auto"/>
        <w:left w:val="none" w:sz="0" w:space="0" w:color="auto"/>
        <w:bottom w:val="none" w:sz="0" w:space="0" w:color="auto"/>
        <w:right w:val="none" w:sz="0" w:space="0" w:color="auto"/>
      </w:divBdr>
      <w:divsChild>
        <w:div w:id="345133533">
          <w:marLeft w:val="0"/>
          <w:marRight w:val="0"/>
          <w:marTop w:val="0"/>
          <w:marBottom w:val="0"/>
          <w:divBdr>
            <w:top w:val="none" w:sz="0" w:space="0" w:color="auto"/>
            <w:left w:val="none" w:sz="0" w:space="0" w:color="auto"/>
            <w:bottom w:val="none" w:sz="0" w:space="0" w:color="auto"/>
            <w:right w:val="none" w:sz="0" w:space="0" w:color="auto"/>
          </w:divBdr>
          <w:divsChild>
            <w:div w:id="11033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32861406">
      <w:bodyDiv w:val="1"/>
      <w:marLeft w:val="0"/>
      <w:marRight w:val="0"/>
      <w:marTop w:val="0"/>
      <w:marBottom w:val="0"/>
      <w:divBdr>
        <w:top w:val="none" w:sz="0" w:space="0" w:color="auto"/>
        <w:left w:val="none" w:sz="0" w:space="0" w:color="auto"/>
        <w:bottom w:val="none" w:sz="0" w:space="0" w:color="auto"/>
        <w:right w:val="none" w:sz="0" w:space="0" w:color="auto"/>
      </w:divBdr>
    </w:div>
    <w:div w:id="954484039">
      <w:bodyDiv w:val="1"/>
      <w:marLeft w:val="0"/>
      <w:marRight w:val="0"/>
      <w:marTop w:val="0"/>
      <w:marBottom w:val="0"/>
      <w:divBdr>
        <w:top w:val="none" w:sz="0" w:space="0" w:color="auto"/>
        <w:left w:val="none" w:sz="0" w:space="0" w:color="auto"/>
        <w:bottom w:val="none" w:sz="0" w:space="0" w:color="auto"/>
        <w:right w:val="none" w:sz="0" w:space="0" w:color="auto"/>
      </w:divBdr>
      <w:divsChild>
        <w:div w:id="771317524">
          <w:marLeft w:val="0"/>
          <w:marRight w:val="0"/>
          <w:marTop w:val="0"/>
          <w:marBottom w:val="0"/>
          <w:divBdr>
            <w:top w:val="none" w:sz="0" w:space="0" w:color="auto"/>
            <w:left w:val="none" w:sz="0" w:space="0" w:color="auto"/>
            <w:bottom w:val="none" w:sz="0" w:space="0" w:color="auto"/>
            <w:right w:val="none" w:sz="0" w:space="0" w:color="auto"/>
          </w:divBdr>
          <w:divsChild>
            <w:div w:id="120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835">
      <w:bodyDiv w:val="1"/>
      <w:marLeft w:val="0"/>
      <w:marRight w:val="0"/>
      <w:marTop w:val="0"/>
      <w:marBottom w:val="0"/>
      <w:divBdr>
        <w:top w:val="none" w:sz="0" w:space="0" w:color="auto"/>
        <w:left w:val="none" w:sz="0" w:space="0" w:color="auto"/>
        <w:bottom w:val="none" w:sz="0" w:space="0" w:color="auto"/>
        <w:right w:val="none" w:sz="0" w:space="0" w:color="auto"/>
      </w:divBdr>
      <w:divsChild>
        <w:div w:id="751392242">
          <w:marLeft w:val="0"/>
          <w:marRight w:val="0"/>
          <w:marTop w:val="0"/>
          <w:marBottom w:val="0"/>
          <w:divBdr>
            <w:top w:val="none" w:sz="0" w:space="0" w:color="auto"/>
            <w:left w:val="none" w:sz="0" w:space="0" w:color="auto"/>
            <w:bottom w:val="none" w:sz="0" w:space="0" w:color="auto"/>
            <w:right w:val="none" w:sz="0" w:space="0" w:color="auto"/>
          </w:divBdr>
          <w:divsChild>
            <w:div w:id="8400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09672070">
      <w:bodyDiv w:val="1"/>
      <w:marLeft w:val="0"/>
      <w:marRight w:val="0"/>
      <w:marTop w:val="0"/>
      <w:marBottom w:val="0"/>
      <w:divBdr>
        <w:top w:val="none" w:sz="0" w:space="0" w:color="auto"/>
        <w:left w:val="none" w:sz="0" w:space="0" w:color="auto"/>
        <w:bottom w:val="none" w:sz="0" w:space="0" w:color="auto"/>
        <w:right w:val="none" w:sz="0" w:space="0" w:color="auto"/>
      </w:divBdr>
    </w:div>
    <w:div w:id="1050422856">
      <w:bodyDiv w:val="1"/>
      <w:marLeft w:val="0"/>
      <w:marRight w:val="0"/>
      <w:marTop w:val="0"/>
      <w:marBottom w:val="0"/>
      <w:divBdr>
        <w:top w:val="none" w:sz="0" w:space="0" w:color="auto"/>
        <w:left w:val="none" w:sz="0" w:space="0" w:color="auto"/>
        <w:bottom w:val="none" w:sz="0" w:space="0" w:color="auto"/>
        <w:right w:val="none" w:sz="0" w:space="0" w:color="auto"/>
      </w:divBdr>
      <w:divsChild>
        <w:div w:id="1308128699">
          <w:marLeft w:val="0"/>
          <w:marRight w:val="0"/>
          <w:marTop w:val="0"/>
          <w:marBottom w:val="0"/>
          <w:divBdr>
            <w:top w:val="none" w:sz="0" w:space="0" w:color="auto"/>
            <w:left w:val="none" w:sz="0" w:space="0" w:color="auto"/>
            <w:bottom w:val="none" w:sz="0" w:space="0" w:color="auto"/>
            <w:right w:val="none" w:sz="0" w:space="0" w:color="auto"/>
          </w:divBdr>
          <w:divsChild>
            <w:div w:id="10171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19547">
      <w:bodyDiv w:val="1"/>
      <w:marLeft w:val="0"/>
      <w:marRight w:val="0"/>
      <w:marTop w:val="0"/>
      <w:marBottom w:val="0"/>
      <w:divBdr>
        <w:top w:val="none" w:sz="0" w:space="0" w:color="auto"/>
        <w:left w:val="none" w:sz="0" w:space="0" w:color="auto"/>
        <w:bottom w:val="none" w:sz="0" w:space="0" w:color="auto"/>
        <w:right w:val="none" w:sz="0" w:space="0" w:color="auto"/>
      </w:divBdr>
    </w:div>
    <w:div w:id="1104034457">
      <w:bodyDiv w:val="1"/>
      <w:marLeft w:val="0"/>
      <w:marRight w:val="0"/>
      <w:marTop w:val="0"/>
      <w:marBottom w:val="0"/>
      <w:divBdr>
        <w:top w:val="none" w:sz="0" w:space="0" w:color="auto"/>
        <w:left w:val="none" w:sz="0" w:space="0" w:color="auto"/>
        <w:bottom w:val="none" w:sz="0" w:space="0" w:color="auto"/>
        <w:right w:val="none" w:sz="0" w:space="0" w:color="auto"/>
      </w:divBdr>
    </w:div>
    <w:div w:id="1146357663">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287156749">
      <w:bodyDiv w:val="1"/>
      <w:marLeft w:val="0"/>
      <w:marRight w:val="0"/>
      <w:marTop w:val="0"/>
      <w:marBottom w:val="0"/>
      <w:divBdr>
        <w:top w:val="none" w:sz="0" w:space="0" w:color="auto"/>
        <w:left w:val="none" w:sz="0" w:space="0" w:color="auto"/>
        <w:bottom w:val="none" w:sz="0" w:space="0" w:color="auto"/>
        <w:right w:val="none" w:sz="0" w:space="0" w:color="auto"/>
      </w:divBdr>
    </w:div>
    <w:div w:id="1342002100">
      <w:bodyDiv w:val="1"/>
      <w:marLeft w:val="0"/>
      <w:marRight w:val="0"/>
      <w:marTop w:val="0"/>
      <w:marBottom w:val="0"/>
      <w:divBdr>
        <w:top w:val="none" w:sz="0" w:space="0" w:color="auto"/>
        <w:left w:val="none" w:sz="0" w:space="0" w:color="auto"/>
        <w:bottom w:val="none" w:sz="0" w:space="0" w:color="auto"/>
        <w:right w:val="none" w:sz="0" w:space="0" w:color="auto"/>
      </w:divBdr>
    </w:div>
    <w:div w:id="1349217553">
      <w:bodyDiv w:val="1"/>
      <w:marLeft w:val="0"/>
      <w:marRight w:val="0"/>
      <w:marTop w:val="0"/>
      <w:marBottom w:val="0"/>
      <w:divBdr>
        <w:top w:val="none" w:sz="0" w:space="0" w:color="auto"/>
        <w:left w:val="none" w:sz="0" w:space="0" w:color="auto"/>
        <w:bottom w:val="none" w:sz="0" w:space="0" w:color="auto"/>
        <w:right w:val="none" w:sz="0" w:space="0" w:color="auto"/>
      </w:divBdr>
    </w:div>
    <w:div w:id="135256122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09422910">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26404016">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48956037">
      <w:bodyDiv w:val="1"/>
      <w:marLeft w:val="0"/>
      <w:marRight w:val="0"/>
      <w:marTop w:val="0"/>
      <w:marBottom w:val="0"/>
      <w:divBdr>
        <w:top w:val="none" w:sz="0" w:space="0" w:color="auto"/>
        <w:left w:val="none" w:sz="0" w:space="0" w:color="auto"/>
        <w:bottom w:val="none" w:sz="0" w:space="0" w:color="auto"/>
        <w:right w:val="none" w:sz="0" w:space="0" w:color="auto"/>
      </w:divBdr>
    </w:div>
    <w:div w:id="1563442133">
      <w:bodyDiv w:val="1"/>
      <w:marLeft w:val="0"/>
      <w:marRight w:val="0"/>
      <w:marTop w:val="0"/>
      <w:marBottom w:val="0"/>
      <w:divBdr>
        <w:top w:val="none" w:sz="0" w:space="0" w:color="auto"/>
        <w:left w:val="none" w:sz="0" w:space="0" w:color="auto"/>
        <w:bottom w:val="none" w:sz="0" w:space="0" w:color="auto"/>
        <w:right w:val="none" w:sz="0" w:space="0" w:color="auto"/>
      </w:divBdr>
    </w:div>
    <w:div w:id="1594048605">
      <w:bodyDiv w:val="1"/>
      <w:marLeft w:val="0"/>
      <w:marRight w:val="0"/>
      <w:marTop w:val="0"/>
      <w:marBottom w:val="0"/>
      <w:divBdr>
        <w:top w:val="none" w:sz="0" w:space="0" w:color="auto"/>
        <w:left w:val="none" w:sz="0" w:space="0" w:color="auto"/>
        <w:bottom w:val="none" w:sz="0" w:space="0" w:color="auto"/>
        <w:right w:val="none" w:sz="0" w:space="0" w:color="auto"/>
      </w:divBdr>
    </w:div>
    <w:div w:id="1648170219">
      <w:bodyDiv w:val="1"/>
      <w:marLeft w:val="0"/>
      <w:marRight w:val="0"/>
      <w:marTop w:val="0"/>
      <w:marBottom w:val="0"/>
      <w:divBdr>
        <w:top w:val="none" w:sz="0" w:space="0" w:color="auto"/>
        <w:left w:val="none" w:sz="0" w:space="0" w:color="auto"/>
        <w:bottom w:val="none" w:sz="0" w:space="0" w:color="auto"/>
        <w:right w:val="none" w:sz="0" w:space="0" w:color="auto"/>
      </w:divBdr>
    </w:div>
    <w:div w:id="1715036345">
      <w:bodyDiv w:val="1"/>
      <w:marLeft w:val="0"/>
      <w:marRight w:val="0"/>
      <w:marTop w:val="0"/>
      <w:marBottom w:val="0"/>
      <w:divBdr>
        <w:top w:val="none" w:sz="0" w:space="0" w:color="auto"/>
        <w:left w:val="none" w:sz="0" w:space="0" w:color="auto"/>
        <w:bottom w:val="none" w:sz="0" w:space="0" w:color="auto"/>
        <w:right w:val="none" w:sz="0" w:space="0" w:color="auto"/>
      </w:divBdr>
    </w:div>
    <w:div w:id="1726366699">
      <w:bodyDiv w:val="1"/>
      <w:marLeft w:val="0"/>
      <w:marRight w:val="0"/>
      <w:marTop w:val="0"/>
      <w:marBottom w:val="0"/>
      <w:divBdr>
        <w:top w:val="none" w:sz="0" w:space="0" w:color="auto"/>
        <w:left w:val="none" w:sz="0" w:space="0" w:color="auto"/>
        <w:bottom w:val="none" w:sz="0" w:space="0" w:color="auto"/>
        <w:right w:val="none" w:sz="0" w:space="0" w:color="auto"/>
      </w:divBdr>
    </w:div>
    <w:div w:id="1756441555">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781221558">
      <w:bodyDiv w:val="1"/>
      <w:marLeft w:val="0"/>
      <w:marRight w:val="0"/>
      <w:marTop w:val="0"/>
      <w:marBottom w:val="0"/>
      <w:divBdr>
        <w:top w:val="none" w:sz="0" w:space="0" w:color="auto"/>
        <w:left w:val="none" w:sz="0" w:space="0" w:color="auto"/>
        <w:bottom w:val="none" w:sz="0" w:space="0" w:color="auto"/>
        <w:right w:val="none" w:sz="0" w:space="0" w:color="auto"/>
      </w:divBdr>
    </w:div>
    <w:div w:id="1781991756">
      <w:bodyDiv w:val="1"/>
      <w:marLeft w:val="0"/>
      <w:marRight w:val="0"/>
      <w:marTop w:val="0"/>
      <w:marBottom w:val="0"/>
      <w:divBdr>
        <w:top w:val="none" w:sz="0" w:space="0" w:color="auto"/>
        <w:left w:val="none" w:sz="0" w:space="0" w:color="auto"/>
        <w:bottom w:val="none" w:sz="0" w:space="0" w:color="auto"/>
        <w:right w:val="none" w:sz="0" w:space="0" w:color="auto"/>
      </w:divBdr>
    </w:div>
    <w:div w:id="1808738372">
      <w:bodyDiv w:val="1"/>
      <w:marLeft w:val="0"/>
      <w:marRight w:val="0"/>
      <w:marTop w:val="0"/>
      <w:marBottom w:val="0"/>
      <w:divBdr>
        <w:top w:val="none" w:sz="0" w:space="0" w:color="auto"/>
        <w:left w:val="none" w:sz="0" w:space="0" w:color="auto"/>
        <w:bottom w:val="none" w:sz="0" w:space="0" w:color="auto"/>
        <w:right w:val="none" w:sz="0" w:space="0" w:color="auto"/>
      </w:divBdr>
    </w:div>
    <w:div w:id="1879275576">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448">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28943437">
      <w:bodyDiv w:val="1"/>
      <w:marLeft w:val="0"/>
      <w:marRight w:val="0"/>
      <w:marTop w:val="0"/>
      <w:marBottom w:val="0"/>
      <w:divBdr>
        <w:top w:val="none" w:sz="0" w:space="0" w:color="auto"/>
        <w:left w:val="none" w:sz="0" w:space="0" w:color="auto"/>
        <w:bottom w:val="none" w:sz="0" w:space="0" w:color="auto"/>
        <w:right w:val="none" w:sz="0" w:space="0" w:color="auto"/>
      </w:divBdr>
    </w:div>
    <w:div w:id="2069765329">
      <w:bodyDiv w:val="1"/>
      <w:marLeft w:val="0"/>
      <w:marRight w:val="0"/>
      <w:marTop w:val="0"/>
      <w:marBottom w:val="0"/>
      <w:divBdr>
        <w:top w:val="none" w:sz="0" w:space="0" w:color="auto"/>
        <w:left w:val="none" w:sz="0" w:space="0" w:color="auto"/>
        <w:bottom w:val="none" w:sz="0" w:space="0" w:color="auto"/>
        <w:right w:val="none" w:sz="0" w:space="0" w:color="auto"/>
      </w:divBdr>
    </w:div>
    <w:div w:id="2115904063">
      <w:bodyDiv w:val="1"/>
      <w:marLeft w:val="0"/>
      <w:marRight w:val="0"/>
      <w:marTop w:val="0"/>
      <w:marBottom w:val="0"/>
      <w:divBdr>
        <w:top w:val="none" w:sz="0" w:space="0" w:color="auto"/>
        <w:left w:val="none" w:sz="0" w:space="0" w:color="auto"/>
        <w:bottom w:val="none" w:sz="0" w:space="0" w:color="auto"/>
        <w:right w:val="none" w:sz="0" w:space="0" w:color="auto"/>
      </w:divBdr>
    </w:div>
    <w:div w:id="2118333959">
      <w:bodyDiv w:val="1"/>
      <w:marLeft w:val="0"/>
      <w:marRight w:val="0"/>
      <w:marTop w:val="0"/>
      <w:marBottom w:val="0"/>
      <w:divBdr>
        <w:top w:val="none" w:sz="0" w:space="0" w:color="auto"/>
        <w:left w:val="none" w:sz="0" w:space="0" w:color="auto"/>
        <w:bottom w:val="none" w:sz="0" w:space="0" w:color="auto"/>
        <w:right w:val="none" w:sz="0" w:space="0" w:color="auto"/>
      </w:divBdr>
      <w:divsChild>
        <w:div w:id="1323893043">
          <w:marLeft w:val="0"/>
          <w:marRight w:val="0"/>
          <w:marTop w:val="0"/>
          <w:marBottom w:val="0"/>
          <w:divBdr>
            <w:top w:val="none" w:sz="0" w:space="0" w:color="auto"/>
            <w:left w:val="none" w:sz="0" w:space="0" w:color="auto"/>
            <w:bottom w:val="none" w:sz="0" w:space="0" w:color="auto"/>
            <w:right w:val="none" w:sz="0" w:space="0" w:color="auto"/>
          </w:divBdr>
          <w:divsChild>
            <w:div w:id="1134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4.emf"/><Relationship Id="rId68" Type="http://schemas.openxmlformats.org/officeDocument/2006/relationships/image" Target="media/image48.png"/><Relationship Id="rId7" Type="http://schemas.openxmlformats.org/officeDocument/2006/relationships/numbering" Target="numbering.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package" Target="embeddings/Microsoft_Excel_Worksheet.xlsx"/><Relationship Id="rId66" Type="http://schemas.openxmlformats.org/officeDocument/2006/relationships/image" Target="media/image46.png"/><Relationship Id="rId5" Type="http://schemas.openxmlformats.org/officeDocument/2006/relationships/customXml" Target="../customXml/item5.xml"/><Relationship Id="rId61" Type="http://schemas.openxmlformats.org/officeDocument/2006/relationships/image" Target="media/image43.emf"/><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package" Target="embeddings/Microsoft_Word_Document.docx"/><Relationship Id="rId64" Type="http://schemas.openxmlformats.org/officeDocument/2006/relationships/package" Target="embeddings/Microsoft_Excel_Worksheet1.xlsx"/><Relationship Id="rId69"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emf"/><Relationship Id="rId67" Type="http://schemas.openxmlformats.org/officeDocument/2006/relationships/image" Target="media/image47.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oleObject" Target="embeddings/Microsoft_Word_97_-_2003_Document.doc"/><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emf"/><Relationship Id="rId10" Type="http://schemas.openxmlformats.org/officeDocument/2006/relationships/webSettings" Target="webSetting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oleObject" Target="embeddings/oleObject1.bin"/><Relationship Id="rId65" Type="http://schemas.openxmlformats.org/officeDocument/2006/relationships/image" Target="media/image45.png"/><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package" Target="embeddings/Microsoft_Visio_Drawing.vsdx"/><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emf"/></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3.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4.xml><?xml version="1.0" encoding="utf-8"?>
<ds:datastoreItem xmlns:ds="http://schemas.openxmlformats.org/officeDocument/2006/customXml" ds:itemID="{67073571-5CA7-4036-AEDF-54B0E34A5112}">
  <ds:schemaRefs>
    <ds:schemaRef ds:uri="http://schemas.microsoft.com/office/2006/metadata/properties"/>
    <ds:schemaRef ds:uri="http://schemas.microsoft.com/office/infopath/2007/PartnerControls"/>
    <ds:schemaRef ds:uri="9dfc2920-772e-4b7f-b399-1648423aab80"/>
  </ds:schemaRefs>
</ds:datastoreItem>
</file>

<file path=customXml/itemProps5.xml><?xml version="1.0" encoding="utf-8"?>
<ds:datastoreItem xmlns:ds="http://schemas.openxmlformats.org/officeDocument/2006/customXml" ds:itemID="{24E69E5E-C537-4E4F-A6C2-770E73619A5C}">
  <ds:schemaRefs>
    <ds:schemaRef ds:uri="http://schemas.openxmlformats.org/officeDocument/2006/bibliography"/>
  </ds:schemaRefs>
</ds:datastoreItem>
</file>

<file path=customXml/itemProps6.xml><?xml version="1.0" encoding="utf-8"?>
<ds:datastoreItem xmlns:ds="http://schemas.openxmlformats.org/officeDocument/2006/customXml" ds:itemID="{E6E09EF8-BACC-4BF8-859D-59C850FB8D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203</Pages>
  <Words>17233</Words>
  <Characters>98234</Characters>
  <Application>Microsoft Office Word</Application>
  <DocSecurity>0</DocSecurity>
  <Lines>818</Lines>
  <Paragraphs>230</Paragraphs>
  <ScaleCrop>false</ScaleCrop>
  <Company>Microsoft</Company>
  <LinksUpToDate>false</LinksUpToDate>
  <CharactersWithSpaces>115237</CharactersWithSpaces>
  <SharedDoc>false</SharedDoc>
  <HLinks>
    <vt:vector size="78"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LINDA</cp:lastModifiedBy>
  <cp:revision>5</cp:revision>
  <cp:lastPrinted>2023-02-16T03:26:00Z</cp:lastPrinted>
  <dcterms:created xsi:type="dcterms:W3CDTF">2023-07-11T11:36:00Z</dcterms:created>
  <dcterms:modified xsi:type="dcterms:W3CDTF">2023-07-14T08:30:00Z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