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0B8AE65B"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96697F">
              <w:rPr>
                <w:rFonts w:ascii="標楷體" w:hAnsi="標楷體"/>
              </w:rPr>
              <w:t>1</w:t>
            </w:r>
            <w:r w:rsidR="00BC5FE7">
              <w:rPr>
                <w:rFonts w:ascii="標楷體" w:hAnsi="標楷體" w:hint="eastAsia"/>
              </w:rPr>
              <w:t>1</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77F218C0"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BC5FE7">
              <w:rPr>
                <w:rFonts w:ascii="標楷體" w:hAnsi="標楷體" w:hint="eastAsia"/>
              </w:rPr>
              <w:t>9</w:t>
            </w:r>
            <w:r w:rsidR="00AB0F1F">
              <w:rPr>
                <w:rFonts w:ascii="標楷體" w:hAnsi="標楷體" w:hint="eastAsia"/>
              </w:rPr>
              <w:t>/</w:t>
            </w:r>
            <w:r w:rsidR="00BC5FE7">
              <w:rPr>
                <w:rFonts w:ascii="標楷體" w:hAnsi="標楷體" w:hint="eastAsia"/>
              </w:rPr>
              <w:t>22</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r w:rsidR="00DD441D" w:rsidRPr="00734541" w14:paraId="23C06257" w14:textId="77777777" w:rsidTr="00CC7DD0">
        <w:tc>
          <w:tcPr>
            <w:tcW w:w="1108" w:type="dxa"/>
            <w:vAlign w:val="center"/>
          </w:tcPr>
          <w:p w14:paraId="11AF82E3" w14:textId="77777777" w:rsidR="00DD441D" w:rsidRDefault="00DD441D" w:rsidP="00CC7DD0">
            <w:pPr>
              <w:pStyle w:val="11"/>
              <w:spacing w:before="0" w:line="320" w:lineRule="exact"/>
              <w:rPr>
                <w:rFonts w:ascii="標楷體" w:hAnsi="標楷體"/>
              </w:rPr>
            </w:pPr>
            <w:r>
              <w:rPr>
                <w:rFonts w:ascii="標楷體" w:hAnsi="標楷體" w:hint="eastAsia"/>
              </w:rPr>
              <w:t>V</w:t>
            </w:r>
            <w:r>
              <w:rPr>
                <w:rFonts w:ascii="標楷體" w:hAnsi="標楷體"/>
              </w:rPr>
              <w:t>2.07</w:t>
            </w:r>
          </w:p>
        </w:tc>
        <w:tc>
          <w:tcPr>
            <w:tcW w:w="1581" w:type="dxa"/>
            <w:vAlign w:val="center"/>
          </w:tcPr>
          <w:p w14:paraId="153CFAB6" w14:textId="77777777" w:rsidR="00DD441D" w:rsidRDefault="00DD441D" w:rsidP="00CC7DD0">
            <w:pPr>
              <w:pStyle w:val="11"/>
              <w:spacing w:before="0" w:line="320" w:lineRule="exact"/>
              <w:rPr>
                <w:rFonts w:ascii="標楷體" w:hAnsi="標楷體"/>
              </w:rPr>
            </w:pPr>
            <w:r>
              <w:rPr>
                <w:rFonts w:ascii="標楷體" w:hAnsi="標楷體" w:hint="eastAsia"/>
              </w:rPr>
              <w:t>2</w:t>
            </w:r>
            <w:r>
              <w:rPr>
                <w:rFonts w:ascii="標楷體" w:hAnsi="標楷體"/>
              </w:rPr>
              <w:t>023/04/2</w:t>
            </w:r>
            <w:r>
              <w:rPr>
                <w:rFonts w:ascii="標楷體" w:hAnsi="標楷體" w:hint="eastAsia"/>
              </w:rPr>
              <w:t>8</w:t>
            </w:r>
          </w:p>
        </w:tc>
        <w:tc>
          <w:tcPr>
            <w:tcW w:w="4252" w:type="dxa"/>
            <w:shd w:val="clear" w:color="auto" w:fill="FFFFFF" w:themeFill="background1"/>
            <w:vAlign w:val="center"/>
          </w:tcPr>
          <w:p w14:paraId="5F6ACD17"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p>
          <w:p w14:paraId="1F4AD54E" w14:textId="77777777" w:rsidR="00DD441D" w:rsidRDefault="00DD441D" w:rsidP="00CC7DD0">
            <w:pPr>
              <w:pStyle w:val="11"/>
              <w:shd w:val="clear" w:color="auto" w:fill="FFFFFF" w:themeFill="background1"/>
              <w:spacing w:before="0" w:line="320" w:lineRule="exact"/>
              <w:ind w:left="0"/>
              <w:rPr>
                <w:rFonts w:ascii="標楷體" w:hAnsi="標楷體"/>
              </w:rPr>
            </w:pPr>
            <w:r w:rsidRPr="00600207">
              <w:rPr>
                <w:rFonts w:ascii="標楷體" w:hAnsi="標楷體" w:hint="eastAsia"/>
              </w:rPr>
              <w:t>L7206利關人名單檔上傳</w:t>
            </w:r>
          </w:p>
          <w:p w14:paraId="14E5E509"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L7400總帳傳票資料傳輸</w:t>
            </w:r>
          </w:p>
        </w:tc>
        <w:tc>
          <w:tcPr>
            <w:tcW w:w="1134" w:type="dxa"/>
            <w:vAlign w:val="center"/>
          </w:tcPr>
          <w:p w14:paraId="529039A0" w14:textId="77777777" w:rsidR="00DD441D" w:rsidRDefault="00DD441D" w:rsidP="00CC7DD0">
            <w:pPr>
              <w:pStyle w:val="11"/>
              <w:spacing w:before="0" w:line="320" w:lineRule="exact"/>
              <w:rPr>
                <w:rFonts w:ascii="標楷體" w:hAnsi="標楷體"/>
              </w:rPr>
            </w:pPr>
            <w:r>
              <w:rPr>
                <w:rFonts w:ascii="標楷體" w:hAnsi="標楷體" w:hint="eastAsia"/>
              </w:rPr>
              <w:t>林楷杰</w:t>
            </w:r>
          </w:p>
          <w:p w14:paraId="01FF812D" w14:textId="77777777" w:rsidR="00DD441D" w:rsidRDefault="00DD441D" w:rsidP="00CC7DD0">
            <w:pPr>
              <w:pStyle w:val="11"/>
              <w:spacing w:before="0" w:line="320" w:lineRule="exact"/>
              <w:rPr>
                <w:rFonts w:ascii="標楷體" w:hAnsi="標楷體"/>
              </w:rPr>
            </w:pPr>
            <w:r>
              <w:rPr>
                <w:rFonts w:ascii="標楷體" w:hAnsi="標楷體" w:hint="eastAsia"/>
              </w:rPr>
              <w:t>王銘傑</w:t>
            </w:r>
          </w:p>
        </w:tc>
        <w:tc>
          <w:tcPr>
            <w:tcW w:w="713" w:type="dxa"/>
          </w:tcPr>
          <w:p w14:paraId="420B4ADA" w14:textId="77777777" w:rsidR="00DD441D" w:rsidRPr="00734541" w:rsidRDefault="00DD441D" w:rsidP="00CC7DD0">
            <w:pPr>
              <w:pStyle w:val="11"/>
              <w:spacing w:before="0" w:line="320" w:lineRule="exact"/>
              <w:rPr>
                <w:rFonts w:ascii="標楷體" w:hAnsi="標楷體"/>
              </w:rPr>
            </w:pPr>
          </w:p>
        </w:tc>
        <w:tc>
          <w:tcPr>
            <w:tcW w:w="1440" w:type="dxa"/>
          </w:tcPr>
          <w:p w14:paraId="46436D2E" w14:textId="77777777" w:rsidR="00DD441D" w:rsidRPr="00734541" w:rsidRDefault="00DD441D" w:rsidP="00CC7DD0">
            <w:pPr>
              <w:pStyle w:val="11"/>
              <w:spacing w:before="0" w:line="320" w:lineRule="exact"/>
              <w:rPr>
                <w:rFonts w:ascii="標楷體" w:hAnsi="標楷體"/>
              </w:rPr>
            </w:pPr>
          </w:p>
        </w:tc>
      </w:tr>
      <w:tr w:rsidR="00DB3632" w:rsidRPr="00734541" w14:paraId="357ECCFD" w14:textId="77777777" w:rsidTr="001D0A97">
        <w:tc>
          <w:tcPr>
            <w:tcW w:w="1108" w:type="dxa"/>
            <w:vAlign w:val="center"/>
          </w:tcPr>
          <w:p w14:paraId="1B4762EF" w14:textId="77777777" w:rsidR="00DB3632" w:rsidRDefault="00DB3632" w:rsidP="001D0A97">
            <w:pPr>
              <w:pStyle w:val="11"/>
              <w:spacing w:before="0" w:line="320" w:lineRule="exact"/>
              <w:rPr>
                <w:rFonts w:ascii="標楷體" w:hAnsi="標楷體"/>
              </w:rPr>
            </w:pPr>
            <w:r>
              <w:rPr>
                <w:rFonts w:ascii="標楷體" w:hAnsi="標楷體" w:hint="eastAsia"/>
              </w:rPr>
              <w:t>V</w:t>
            </w:r>
            <w:r>
              <w:rPr>
                <w:rFonts w:ascii="標楷體" w:hAnsi="標楷體"/>
              </w:rPr>
              <w:t>2.0</w:t>
            </w:r>
            <w:r>
              <w:rPr>
                <w:rFonts w:ascii="標楷體" w:hAnsi="標楷體" w:hint="eastAsia"/>
              </w:rPr>
              <w:t>8</w:t>
            </w:r>
          </w:p>
        </w:tc>
        <w:tc>
          <w:tcPr>
            <w:tcW w:w="1581" w:type="dxa"/>
            <w:vAlign w:val="center"/>
          </w:tcPr>
          <w:p w14:paraId="1CAB3D19" w14:textId="77777777" w:rsidR="00DB3632" w:rsidRDefault="00DB3632" w:rsidP="001D0A97">
            <w:pPr>
              <w:pStyle w:val="11"/>
              <w:spacing w:before="0" w:line="320" w:lineRule="exact"/>
              <w:rPr>
                <w:rFonts w:ascii="標楷體" w:hAnsi="標楷體"/>
              </w:rPr>
            </w:pPr>
            <w:r>
              <w:rPr>
                <w:rFonts w:ascii="標楷體" w:hAnsi="標楷體" w:hint="eastAsia"/>
              </w:rPr>
              <w:t>2</w:t>
            </w:r>
            <w:r>
              <w:rPr>
                <w:rFonts w:ascii="標楷體" w:hAnsi="標楷體"/>
              </w:rPr>
              <w:t>023/0</w:t>
            </w:r>
            <w:r>
              <w:rPr>
                <w:rFonts w:ascii="標楷體" w:hAnsi="標楷體" w:hint="eastAsia"/>
              </w:rPr>
              <w:t>5</w:t>
            </w:r>
            <w:r>
              <w:rPr>
                <w:rFonts w:ascii="標楷體" w:hAnsi="標楷體"/>
              </w:rPr>
              <w:t>/</w:t>
            </w:r>
            <w:r>
              <w:rPr>
                <w:rFonts w:ascii="標楷體" w:hAnsi="標楷體" w:hint="eastAsia"/>
              </w:rPr>
              <w:t>26</w:t>
            </w:r>
          </w:p>
        </w:tc>
        <w:tc>
          <w:tcPr>
            <w:tcW w:w="4252" w:type="dxa"/>
            <w:shd w:val="clear" w:color="auto" w:fill="FFFFFF" w:themeFill="background1"/>
            <w:vAlign w:val="center"/>
          </w:tcPr>
          <w:p w14:paraId="7053AC7D" w14:textId="77777777" w:rsidR="00DB3632" w:rsidRDefault="00DB3632" w:rsidP="001D0A97">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Pr="00DD441D">
              <w:rPr>
                <w:rFonts w:ascii="標楷體" w:hAnsi="標楷體" w:hint="eastAsia"/>
                <w:highlight w:val="green"/>
              </w:rPr>
              <w:t>綠底</w:t>
            </w:r>
          </w:p>
          <w:p w14:paraId="550D3164" w14:textId="77777777" w:rsidR="00DB3632" w:rsidRDefault="00DB3632" w:rsidP="001D0A97">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Pr>
                <w:rFonts w:ascii="標楷體" w:hAnsi="標楷體" w:hint="eastAsia"/>
              </w:rPr>
              <w:t>2411新增授信方式欄位</w:t>
            </w:r>
            <w:r>
              <w:rPr>
                <w:rFonts w:ascii="標楷體" w:hAnsi="標楷體"/>
              </w:rPr>
              <w:t xml:space="preserve"> </w:t>
            </w:r>
          </w:p>
        </w:tc>
        <w:tc>
          <w:tcPr>
            <w:tcW w:w="1134" w:type="dxa"/>
            <w:vAlign w:val="center"/>
          </w:tcPr>
          <w:p w14:paraId="762CBE70" w14:textId="77777777" w:rsidR="00DB3632" w:rsidRDefault="00DB3632" w:rsidP="001D0A97">
            <w:pPr>
              <w:pStyle w:val="11"/>
              <w:spacing w:before="0" w:line="320" w:lineRule="exact"/>
              <w:rPr>
                <w:rFonts w:ascii="標楷體" w:hAnsi="標楷體"/>
              </w:rPr>
            </w:pPr>
            <w:r>
              <w:rPr>
                <w:rFonts w:ascii="標楷體" w:hAnsi="標楷體" w:hint="eastAsia"/>
              </w:rPr>
              <w:t>余家興</w:t>
            </w:r>
          </w:p>
        </w:tc>
        <w:tc>
          <w:tcPr>
            <w:tcW w:w="713" w:type="dxa"/>
          </w:tcPr>
          <w:p w14:paraId="2D92CB38" w14:textId="77777777" w:rsidR="00DB3632" w:rsidRPr="00734541" w:rsidRDefault="00DB3632" w:rsidP="001D0A97">
            <w:pPr>
              <w:pStyle w:val="11"/>
              <w:spacing w:before="0" w:line="320" w:lineRule="exact"/>
              <w:rPr>
                <w:rFonts w:ascii="標楷體" w:hAnsi="標楷體"/>
              </w:rPr>
            </w:pPr>
          </w:p>
        </w:tc>
        <w:tc>
          <w:tcPr>
            <w:tcW w:w="1440" w:type="dxa"/>
          </w:tcPr>
          <w:p w14:paraId="738AF8FC" w14:textId="77777777" w:rsidR="00DB3632" w:rsidRPr="00734541" w:rsidRDefault="00DB3632" w:rsidP="001D0A97">
            <w:pPr>
              <w:pStyle w:val="11"/>
              <w:spacing w:before="0" w:line="320" w:lineRule="exact"/>
              <w:rPr>
                <w:rFonts w:ascii="標楷體" w:hAnsi="標楷體"/>
              </w:rPr>
            </w:pPr>
          </w:p>
        </w:tc>
      </w:tr>
      <w:tr w:rsidR="00600207" w:rsidRPr="00734541" w14:paraId="5460C14D" w14:textId="77777777" w:rsidTr="00DD5461">
        <w:tc>
          <w:tcPr>
            <w:tcW w:w="1108" w:type="dxa"/>
            <w:vAlign w:val="center"/>
          </w:tcPr>
          <w:p w14:paraId="060896FA" w14:textId="12A785B8" w:rsidR="00600207" w:rsidRDefault="00600207" w:rsidP="00D22ECB">
            <w:pPr>
              <w:pStyle w:val="11"/>
              <w:spacing w:before="0" w:line="320" w:lineRule="exact"/>
              <w:rPr>
                <w:rFonts w:ascii="標楷體" w:hAnsi="標楷體"/>
              </w:rPr>
            </w:pPr>
            <w:r>
              <w:rPr>
                <w:rFonts w:ascii="標楷體" w:hAnsi="標楷體" w:hint="eastAsia"/>
              </w:rPr>
              <w:t>V</w:t>
            </w:r>
            <w:r>
              <w:rPr>
                <w:rFonts w:ascii="標楷體" w:hAnsi="標楷體"/>
              </w:rPr>
              <w:t>2.0</w:t>
            </w:r>
            <w:r w:rsidR="00DB3632">
              <w:rPr>
                <w:rFonts w:ascii="標楷體" w:hAnsi="標楷體" w:hint="eastAsia"/>
              </w:rPr>
              <w:t>9</w:t>
            </w:r>
          </w:p>
        </w:tc>
        <w:tc>
          <w:tcPr>
            <w:tcW w:w="1581" w:type="dxa"/>
            <w:vAlign w:val="center"/>
          </w:tcPr>
          <w:p w14:paraId="1294A8F9" w14:textId="0D085D7A" w:rsidR="00600207" w:rsidRDefault="00600207" w:rsidP="00D22ECB">
            <w:pPr>
              <w:pStyle w:val="11"/>
              <w:spacing w:before="0" w:line="320" w:lineRule="exact"/>
              <w:rPr>
                <w:rFonts w:ascii="標楷體" w:hAnsi="標楷體"/>
              </w:rPr>
            </w:pPr>
            <w:r>
              <w:rPr>
                <w:rFonts w:ascii="標楷體" w:hAnsi="標楷體" w:hint="eastAsia"/>
              </w:rPr>
              <w:t>2</w:t>
            </w:r>
            <w:r>
              <w:rPr>
                <w:rFonts w:ascii="標楷體" w:hAnsi="標楷體"/>
              </w:rPr>
              <w:t>023/0</w:t>
            </w:r>
            <w:r w:rsidR="00DB3632">
              <w:rPr>
                <w:rFonts w:ascii="標楷體" w:hAnsi="標楷體" w:hint="eastAsia"/>
              </w:rPr>
              <w:t>6</w:t>
            </w:r>
            <w:r>
              <w:rPr>
                <w:rFonts w:ascii="標楷體" w:hAnsi="標楷體"/>
              </w:rPr>
              <w:t>/</w:t>
            </w:r>
            <w:r w:rsidR="00DB3632">
              <w:rPr>
                <w:rFonts w:ascii="標楷體" w:hAnsi="標楷體" w:hint="eastAsia"/>
              </w:rPr>
              <w:t>02</w:t>
            </w:r>
          </w:p>
        </w:tc>
        <w:tc>
          <w:tcPr>
            <w:tcW w:w="4252" w:type="dxa"/>
            <w:shd w:val="clear" w:color="auto" w:fill="FFFFFF" w:themeFill="background1"/>
            <w:vAlign w:val="center"/>
          </w:tcPr>
          <w:p w14:paraId="4C261505" w14:textId="54690F3F" w:rsidR="00CA2C20" w:rsidRDefault="00CA2C20" w:rsidP="00842CFE">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00DB3632" w:rsidRPr="00DB3632">
              <w:rPr>
                <w:rFonts w:ascii="標楷體" w:hAnsi="標楷體" w:hint="eastAsia"/>
                <w:highlight w:val="yellow"/>
              </w:rPr>
              <w:t>黃底</w:t>
            </w:r>
          </w:p>
          <w:p w14:paraId="6C231C1D" w14:textId="58008C49" w:rsidR="00551ED4" w:rsidRDefault="0060314D" w:rsidP="00DD441D">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sidR="00DD441D">
              <w:rPr>
                <w:rFonts w:ascii="標楷體" w:hAnsi="標楷體" w:hint="eastAsia"/>
              </w:rPr>
              <w:t>2</w:t>
            </w:r>
            <w:r w:rsidR="00DB3632">
              <w:rPr>
                <w:rFonts w:ascii="標楷體" w:hAnsi="標楷體" w:hint="eastAsia"/>
              </w:rPr>
              <w:t>1</w:t>
            </w:r>
            <w:r w:rsidR="00DD441D">
              <w:rPr>
                <w:rFonts w:ascii="標楷體" w:hAnsi="標楷體" w:hint="eastAsia"/>
              </w:rPr>
              <w:t>11新增</w:t>
            </w:r>
            <w:r w:rsidR="00DB3632">
              <w:rPr>
                <w:rFonts w:ascii="標楷體" w:hAnsi="標楷體" w:hint="eastAsia"/>
              </w:rPr>
              <w:t>核准層級</w:t>
            </w:r>
            <w:r w:rsidR="00DD441D">
              <w:rPr>
                <w:rFonts w:ascii="標楷體" w:hAnsi="標楷體" w:hint="eastAsia"/>
              </w:rPr>
              <w:t>欄位</w:t>
            </w:r>
            <w:r w:rsidR="00DD441D">
              <w:rPr>
                <w:rFonts w:ascii="標楷體" w:hAnsi="標楷體"/>
              </w:rPr>
              <w:t xml:space="preserve"> </w:t>
            </w:r>
          </w:p>
        </w:tc>
        <w:tc>
          <w:tcPr>
            <w:tcW w:w="1134" w:type="dxa"/>
            <w:vAlign w:val="center"/>
          </w:tcPr>
          <w:p w14:paraId="19FA8590" w14:textId="03406A31" w:rsidR="00551ED4" w:rsidRDefault="00DD441D" w:rsidP="00E5670D">
            <w:pPr>
              <w:pStyle w:val="11"/>
              <w:spacing w:before="0" w:line="320" w:lineRule="exact"/>
              <w:rPr>
                <w:rFonts w:ascii="標楷體" w:hAnsi="標楷體"/>
              </w:rPr>
            </w:pPr>
            <w:r>
              <w:rPr>
                <w:rFonts w:ascii="標楷體" w:hAnsi="標楷體" w:hint="eastAsia"/>
              </w:rPr>
              <w:t>余家興</w:t>
            </w:r>
          </w:p>
        </w:tc>
        <w:tc>
          <w:tcPr>
            <w:tcW w:w="713" w:type="dxa"/>
          </w:tcPr>
          <w:p w14:paraId="3AE2B70F" w14:textId="77777777" w:rsidR="00600207" w:rsidRPr="00734541" w:rsidRDefault="00600207" w:rsidP="00D22ECB">
            <w:pPr>
              <w:pStyle w:val="11"/>
              <w:spacing w:before="0" w:line="320" w:lineRule="exact"/>
              <w:rPr>
                <w:rFonts w:ascii="標楷體" w:hAnsi="標楷體"/>
              </w:rPr>
            </w:pPr>
          </w:p>
        </w:tc>
        <w:tc>
          <w:tcPr>
            <w:tcW w:w="1440" w:type="dxa"/>
          </w:tcPr>
          <w:p w14:paraId="26959ACF" w14:textId="77777777" w:rsidR="00600207" w:rsidRPr="00734541" w:rsidRDefault="00600207" w:rsidP="00D22ECB">
            <w:pPr>
              <w:pStyle w:val="11"/>
              <w:spacing w:before="0" w:line="320" w:lineRule="exact"/>
              <w:rPr>
                <w:rFonts w:ascii="標楷體" w:hAnsi="標楷體"/>
              </w:rPr>
            </w:pPr>
          </w:p>
        </w:tc>
      </w:tr>
      <w:tr w:rsidR="0096697F" w:rsidRPr="00734541" w14:paraId="7399E825" w14:textId="77777777" w:rsidTr="00DD5461">
        <w:tc>
          <w:tcPr>
            <w:tcW w:w="1108" w:type="dxa"/>
            <w:vAlign w:val="center"/>
          </w:tcPr>
          <w:p w14:paraId="35D4D902" w14:textId="727055EA" w:rsidR="0096697F" w:rsidRDefault="0096697F" w:rsidP="00D22ECB">
            <w:pPr>
              <w:pStyle w:val="11"/>
              <w:spacing w:before="0" w:line="320" w:lineRule="exact"/>
              <w:rPr>
                <w:rFonts w:ascii="標楷體" w:hAnsi="標楷體"/>
              </w:rPr>
            </w:pPr>
            <w:r>
              <w:rPr>
                <w:rFonts w:ascii="標楷體" w:hAnsi="標楷體" w:hint="eastAsia"/>
              </w:rPr>
              <w:t>V</w:t>
            </w:r>
            <w:r>
              <w:rPr>
                <w:rFonts w:ascii="標楷體" w:hAnsi="標楷體"/>
              </w:rPr>
              <w:t>2.10</w:t>
            </w:r>
          </w:p>
        </w:tc>
        <w:tc>
          <w:tcPr>
            <w:tcW w:w="1581" w:type="dxa"/>
            <w:vAlign w:val="center"/>
          </w:tcPr>
          <w:p w14:paraId="4195EED4" w14:textId="078677EC" w:rsidR="0096697F" w:rsidRDefault="0096697F" w:rsidP="00D22ECB">
            <w:pPr>
              <w:pStyle w:val="11"/>
              <w:spacing w:before="0" w:line="320" w:lineRule="exact"/>
              <w:rPr>
                <w:rFonts w:ascii="標楷體" w:hAnsi="標楷體"/>
              </w:rPr>
            </w:pPr>
            <w:r>
              <w:rPr>
                <w:rFonts w:ascii="標楷體" w:hAnsi="標楷體" w:hint="eastAsia"/>
              </w:rPr>
              <w:t>2</w:t>
            </w:r>
            <w:r>
              <w:rPr>
                <w:rFonts w:ascii="標楷體" w:hAnsi="標楷體"/>
              </w:rPr>
              <w:t>023/07/14</w:t>
            </w:r>
          </w:p>
        </w:tc>
        <w:tc>
          <w:tcPr>
            <w:tcW w:w="4252" w:type="dxa"/>
            <w:shd w:val="clear" w:color="auto" w:fill="FFFFFF" w:themeFill="background1"/>
            <w:vAlign w:val="center"/>
          </w:tcPr>
          <w:p w14:paraId="2C4F16C3" w14:textId="77777777" w:rsidR="0096697F" w:rsidRDefault="0096697F" w:rsidP="0096697F">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2FF81156" w14:textId="4E29E8FD" w:rsidR="0096697F" w:rsidRDefault="0096697F" w:rsidP="0084472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7400:</w:t>
            </w:r>
            <w:r w:rsidR="00E70115">
              <w:rPr>
                <w:rFonts w:ascii="標楷體" w:hAnsi="標楷體" w:hint="eastAsia"/>
              </w:rPr>
              <w:t>增加說明</w:t>
            </w:r>
          </w:p>
        </w:tc>
        <w:tc>
          <w:tcPr>
            <w:tcW w:w="1134" w:type="dxa"/>
            <w:vAlign w:val="center"/>
          </w:tcPr>
          <w:p w14:paraId="5ABDCD4F" w14:textId="6DA4E09E" w:rsidR="0096697F" w:rsidRDefault="0096697F" w:rsidP="00E5670D">
            <w:pPr>
              <w:pStyle w:val="11"/>
              <w:spacing w:before="0" w:line="320" w:lineRule="exact"/>
              <w:rPr>
                <w:rFonts w:ascii="標楷體" w:hAnsi="標楷體"/>
              </w:rPr>
            </w:pPr>
            <w:r>
              <w:rPr>
                <w:rFonts w:ascii="標楷體" w:hAnsi="標楷體" w:hint="eastAsia"/>
              </w:rPr>
              <w:t>蘇曉玲</w:t>
            </w:r>
          </w:p>
        </w:tc>
        <w:tc>
          <w:tcPr>
            <w:tcW w:w="713" w:type="dxa"/>
          </w:tcPr>
          <w:p w14:paraId="3E7A2AF6" w14:textId="77777777" w:rsidR="0096697F" w:rsidRPr="00734541" w:rsidRDefault="0096697F" w:rsidP="00D22ECB">
            <w:pPr>
              <w:pStyle w:val="11"/>
              <w:spacing w:before="0" w:line="320" w:lineRule="exact"/>
              <w:rPr>
                <w:rFonts w:ascii="標楷體" w:hAnsi="標楷體"/>
              </w:rPr>
            </w:pPr>
          </w:p>
        </w:tc>
        <w:tc>
          <w:tcPr>
            <w:tcW w:w="1440" w:type="dxa"/>
          </w:tcPr>
          <w:p w14:paraId="6FCF0258" w14:textId="77777777" w:rsidR="0096697F" w:rsidRPr="00734541" w:rsidRDefault="0096697F" w:rsidP="00D22ECB">
            <w:pPr>
              <w:pStyle w:val="11"/>
              <w:spacing w:before="0" w:line="320" w:lineRule="exact"/>
              <w:rPr>
                <w:rFonts w:ascii="標楷體" w:hAnsi="標楷體"/>
              </w:rPr>
            </w:pPr>
          </w:p>
        </w:tc>
      </w:tr>
      <w:tr w:rsidR="00BC5FE7" w:rsidRPr="00734541" w14:paraId="68DB2ABF" w14:textId="77777777" w:rsidTr="00DD5461">
        <w:tc>
          <w:tcPr>
            <w:tcW w:w="1108" w:type="dxa"/>
            <w:vAlign w:val="center"/>
          </w:tcPr>
          <w:p w14:paraId="59EE45CE" w14:textId="125AFA66" w:rsidR="00BC5FE7" w:rsidRDefault="00BC5FE7" w:rsidP="00D22ECB">
            <w:pPr>
              <w:pStyle w:val="11"/>
              <w:spacing w:before="0" w:line="320" w:lineRule="exact"/>
              <w:rPr>
                <w:rFonts w:ascii="標楷體" w:hAnsi="標楷體"/>
              </w:rPr>
            </w:pPr>
            <w:r>
              <w:rPr>
                <w:rFonts w:ascii="標楷體" w:hAnsi="標楷體" w:hint="eastAsia"/>
              </w:rPr>
              <w:t>V</w:t>
            </w:r>
            <w:r>
              <w:rPr>
                <w:rFonts w:ascii="標楷體" w:hAnsi="標楷體"/>
              </w:rPr>
              <w:t>2.11</w:t>
            </w:r>
          </w:p>
        </w:tc>
        <w:tc>
          <w:tcPr>
            <w:tcW w:w="1581" w:type="dxa"/>
            <w:vAlign w:val="center"/>
          </w:tcPr>
          <w:p w14:paraId="24F8E45A" w14:textId="38C5E8CD" w:rsidR="00BC5FE7" w:rsidRDefault="00BC5FE7" w:rsidP="00D22ECB">
            <w:pPr>
              <w:pStyle w:val="11"/>
              <w:spacing w:before="0" w:line="320" w:lineRule="exact"/>
              <w:rPr>
                <w:rFonts w:ascii="標楷體" w:hAnsi="標楷體"/>
              </w:rPr>
            </w:pPr>
            <w:r>
              <w:rPr>
                <w:rFonts w:ascii="標楷體" w:hAnsi="標楷體" w:hint="eastAsia"/>
              </w:rPr>
              <w:t>2</w:t>
            </w:r>
            <w:r>
              <w:rPr>
                <w:rFonts w:ascii="標楷體" w:hAnsi="標楷體"/>
              </w:rPr>
              <w:t>023/9/22</w:t>
            </w:r>
          </w:p>
        </w:tc>
        <w:tc>
          <w:tcPr>
            <w:tcW w:w="4252" w:type="dxa"/>
            <w:shd w:val="clear" w:color="auto" w:fill="FFFFFF" w:themeFill="background1"/>
            <w:vAlign w:val="center"/>
          </w:tcPr>
          <w:p w14:paraId="6C6007EA" w14:textId="5A8649CC" w:rsidR="00BC5FE7" w:rsidRDefault="00BC5FE7" w:rsidP="0096697F">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404315" w:rsidRPr="00C7359E">
              <w:rPr>
                <w:rFonts w:ascii="標楷體" w:hAnsi="標楷體" w:hint="eastAsia"/>
                <w:highlight w:val="cyan"/>
              </w:rPr>
              <w:t>藍底</w:t>
            </w:r>
          </w:p>
          <w:p w14:paraId="7B5D157A" w14:textId="2D42B4F6" w:rsidR="00BC5FE7" w:rsidRDefault="00BC5FE7" w:rsidP="00D95653">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1101,L2153:</w:t>
            </w:r>
            <w:r w:rsidR="00D95653">
              <w:rPr>
                <w:rFonts w:ascii="標楷體" w:hAnsi="標楷體" w:hint="eastAsia"/>
              </w:rPr>
              <w:t>異動電文,</w:t>
            </w:r>
            <w:r>
              <w:rPr>
                <w:rFonts w:ascii="標楷體" w:hAnsi="標楷體" w:hint="eastAsia"/>
              </w:rPr>
              <w:t>更新客戶代碼及規定管制代碼</w:t>
            </w:r>
          </w:p>
        </w:tc>
        <w:tc>
          <w:tcPr>
            <w:tcW w:w="1134" w:type="dxa"/>
            <w:vAlign w:val="center"/>
          </w:tcPr>
          <w:p w14:paraId="3D0DDFC8" w14:textId="5103BB60" w:rsidR="00BC5FE7" w:rsidRDefault="00BC5FE7" w:rsidP="00E5670D">
            <w:pPr>
              <w:pStyle w:val="11"/>
              <w:spacing w:before="0" w:line="320" w:lineRule="exact"/>
              <w:rPr>
                <w:rFonts w:ascii="標楷體" w:hAnsi="標楷體"/>
              </w:rPr>
            </w:pPr>
            <w:r>
              <w:rPr>
                <w:rFonts w:ascii="標楷體" w:hAnsi="標楷體" w:hint="eastAsia"/>
              </w:rPr>
              <w:t>蘇曉玲</w:t>
            </w:r>
          </w:p>
        </w:tc>
        <w:tc>
          <w:tcPr>
            <w:tcW w:w="713" w:type="dxa"/>
          </w:tcPr>
          <w:p w14:paraId="584EDC3D" w14:textId="77777777" w:rsidR="00BC5FE7" w:rsidRPr="00734541" w:rsidRDefault="00BC5FE7" w:rsidP="00D22ECB">
            <w:pPr>
              <w:pStyle w:val="11"/>
              <w:spacing w:before="0" w:line="320" w:lineRule="exact"/>
              <w:rPr>
                <w:rFonts w:ascii="標楷體" w:hAnsi="標楷體"/>
              </w:rPr>
            </w:pPr>
          </w:p>
        </w:tc>
        <w:tc>
          <w:tcPr>
            <w:tcW w:w="1440" w:type="dxa"/>
          </w:tcPr>
          <w:p w14:paraId="6463EF2B" w14:textId="77777777" w:rsidR="00BC5FE7" w:rsidRPr="00734541" w:rsidRDefault="00BC5FE7"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6872CD73" w14:textId="4A725675" w:rsidR="00D95653" w:rsidRDefault="00FD4998">
      <w:pPr>
        <w:pStyle w:val="12"/>
        <w:rPr>
          <w:rFonts w:asciiTheme="minorHAnsi" w:eastAsiaTheme="minorEastAsia" w:hAnsiTheme="minorHAnsi" w:cstheme="minorBidi"/>
          <w:b w:val="0"/>
          <w:caps w:val="0"/>
          <w:szCs w:val="22"/>
          <w14:ligatures w14:val="standardContextual"/>
        </w:rPr>
      </w:pPr>
      <w:r>
        <w:rPr>
          <w:sz w:val="28"/>
        </w:rPr>
        <w:fldChar w:fldCharType="begin"/>
      </w:r>
      <w:r>
        <w:rPr>
          <w:sz w:val="28"/>
        </w:rPr>
        <w:instrText xml:space="preserve"> TOC \o "1-3" \h \z \u </w:instrText>
      </w:r>
      <w:r>
        <w:rPr>
          <w:sz w:val="28"/>
        </w:rPr>
        <w:fldChar w:fldCharType="separate"/>
      </w:r>
      <w:hyperlink w:anchor="_Toc146278798" w:history="1">
        <w:r w:rsidR="00D95653" w:rsidRPr="00826744">
          <w:rPr>
            <w:rStyle w:val="a7"/>
            <w:rFonts w:ascii="標楷體" w:hAnsi="標楷體" w:hint="eastAsia"/>
          </w:rPr>
          <w:t>第</w:t>
        </w:r>
        <w:r w:rsidR="00D95653" w:rsidRPr="00826744">
          <w:rPr>
            <w:rStyle w:val="a7"/>
            <w:rFonts w:ascii="標楷體" w:hAnsi="標楷體"/>
          </w:rPr>
          <w:t>1</w:t>
        </w:r>
        <w:r w:rsidR="00D95653" w:rsidRPr="00826744">
          <w:rPr>
            <w:rStyle w:val="a7"/>
            <w:rFonts w:ascii="標楷體" w:hAnsi="標楷體" w:hint="eastAsia"/>
          </w:rPr>
          <w:t>章</w:t>
        </w:r>
        <w:r w:rsidR="00D95653" w:rsidRPr="00826744">
          <w:rPr>
            <w:rStyle w:val="a7"/>
            <w:rFonts w:ascii="標楷體" w:hAnsi="標楷體"/>
          </w:rPr>
          <w:t xml:space="preserve"> </w:t>
        </w:r>
        <w:r w:rsidR="00D95653" w:rsidRPr="00826744">
          <w:rPr>
            <w:rStyle w:val="a7"/>
            <w:rFonts w:ascii="標楷體" w:hAnsi="標楷體" w:hint="eastAsia"/>
          </w:rPr>
          <w:t>概述</w:t>
        </w:r>
        <w:r w:rsidR="00D95653">
          <w:rPr>
            <w:webHidden/>
          </w:rPr>
          <w:tab/>
        </w:r>
        <w:r w:rsidR="00D95653">
          <w:rPr>
            <w:webHidden/>
          </w:rPr>
          <w:fldChar w:fldCharType="begin"/>
        </w:r>
        <w:r w:rsidR="00D95653">
          <w:rPr>
            <w:webHidden/>
          </w:rPr>
          <w:instrText xml:space="preserve"> PAGEREF _Toc146278798 \h </w:instrText>
        </w:r>
        <w:r w:rsidR="00D95653">
          <w:rPr>
            <w:webHidden/>
          </w:rPr>
        </w:r>
        <w:r w:rsidR="00D95653">
          <w:rPr>
            <w:webHidden/>
          </w:rPr>
          <w:fldChar w:fldCharType="separate"/>
        </w:r>
        <w:r w:rsidR="00D95653">
          <w:rPr>
            <w:webHidden/>
          </w:rPr>
          <w:t>1</w:t>
        </w:r>
        <w:r w:rsidR="00D95653">
          <w:rPr>
            <w:webHidden/>
          </w:rPr>
          <w:fldChar w:fldCharType="end"/>
        </w:r>
      </w:hyperlink>
    </w:p>
    <w:p w14:paraId="17409C55" w14:textId="781BD2BD" w:rsidR="00D95653" w:rsidRDefault="00D95653">
      <w:pPr>
        <w:pStyle w:val="22"/>
        <w:rPr>
          <w:rFonts w:asciiTheme="minorHAnsi" w:eastAsiaTheme="minorEastAsia" w:hAnsiTheme="minorHAnsi" w:cstheme="minorBidi"/>
          <w:b w:val="0"/>
          <w:sz w:val="24"/>
          <w:szCs w:val="22"/>
          <w14:ligatures w14:val="standardContextual"/>
        </w:rPr>
      </w:pPr>
      <w:hyperlink w:anchor="_Toc146278799" w:history="1">
        <w:r w:rsidRPr="00826744">
          <w:rPr>
            <w:rStyle w:val="a7"/>
            <w:rFonts w:ascii="標楷體" w:hAnsi="標楷體"/>
          </w:rPr>
          <w:t xml:space="preserve">1.1    </w:t>
        </w:r>
        <w:r w:rsidRPr="00826744">
          <w:rPr>
            <w:rStyle w:val="a7"/>
            <w:rFonts w:ascii="標楷體" w:hAnsi="標楷體" w:hint="eastAsia"/>
          </w:rPr>
          <w:t>專案名稱</w:t>
        </w:r>
        <w:r>
          <w:rPr>
            <w:webHidden/>
          </w:rPr>
          <w:tab/>
        </w:r>
        <w:r>
          <w:rPr>
            <w:webHidden/>
          </w:rPr>
          <w:fldChar w:fldCharType="begin"/>
        </w:r>
        <w:r>
          <w:rPr>
            <w:webHidden/>
          </w:rPr>
          <w:instrText xml:space="preserve"> PAGEREF _Toc146278799 \h </w:instrText>
        </w:r>
        <w:r>
          <w:rPr>
            <w:webHidden/>
          </w:rPr>
        </w:r>
        <w:r>
          <w:rPr>
            <w:webHidden/>
          </w:rPr>
          <w:fldChar w:fldCharType="separate"/>
        </w:r>
        <w:r>
          <w:rPr>
            <w:webHidden/>
          </w:rPr>
          <w:t>1</w:t>
        </w:r>
        <w:r>
          <w:rPr>
            <w:webHidden/>
          </w:rPr>
          <w:fldChar w:fldCharType="end"/>
        </w:r>
      </w:hyperlink>
    </w:p>
    <w:p w14:paraId="24BA1D68" w14:textId="03F3A804" w:rsidR="00D95653" w:rsidRDefault="00D95653">
      <w:pPr>
        <w:pStyle w:val="22"/>
        <w:rPr>
          <w:rFonts w:asciiTheme="minorHAnsi" w:eastAsiaTheme="minorEastAsia" w:hAnsiTheme="minorHAnsi" w:cstheme="minorBidi"/>
          <w:b w:val="0"/>
          <w:sz w:val="24"/>
          <w:szCs w:val="22"/>
          <w14:ligatures w14:val="standardContextual"/>
        </w:rPr>
      </w:pPr>
      <w:hyperlink w:anchor="_Toc146278800" w:history="1">
        <w:r w:rsidRPr="00826744">
          <w:rPr>
            <w:rStyle w:val="a7"/>
            <w:rFonts w:ascii="標楷體" w:hAnsi="標楷體"/>
          </w:rPr>
          <w:t xml:space="preserve">1.2    </w:t>
        </w:r>
        <w:r w:rsidRPr="00826744">
          <w:rPr>
            <w:rStyle w:val="a7"/>
            <w:rFonts w:ascii="標楷體" w:hAnsi="標楷體" w:hint="eastAsia"/>
          </w:rPr>
          <w:t>專案目標</w:t>
        </w:r>
        <w:r>
          <w:rPr>
            <w:webHidden/>
          </w:rPr>
          <w:tab/>
        </w:r>
        <w:r>
          <w:rPr>
            <w:webHidden/>
          </w:rPr>
          <w:fldChar w:fldCharType="begin"/>
        </w:r>
        <w:r>
          <w:rPr>
            <w:webHidden/>
          </w:rPr>
          <w:instrText xml:space="preserve"> PAGEREF _Toc146278800 \h </w:instrText>
        </w:r>
        <w:r>
          <w:rPr>
            <w:webHidden/>
          </w:rPr>
        </w:r>
        <w:r>
          <w:rPr>
            <w:webHidden/>
          </w:rPr>
          <w:fldChar w:fldCharType="separate"/>
        </w:r>
        <w:r>
          <w:rPr>
            <w:webHidden/>
          </w:rPr>
          <w:t>1</w:t>
        </w:r>
        <w:r>
          <w:rPr>
            <w:webHidden/>
          </w:rPr>
          <w:fldChar w:fldCharType="end"/>
        </w:r>
      </w:hyperlink>
    </w:p>
    <w:p w14:paraId="1306DEEC" w14:textId="20B16875" w:rsidR="00D95653" w:rsidRDefault="00D95653">
      <w:pPr>
        <w:pStyle w:val="22"/>
        <w:rPr>
          <w:rFonts w:asciiTheme="minorHAnsi" w:eastAsiaTheme="minorEastAsia" w:hAnsiTheme="minorHAnsi" w:cstheme="minorBidi"/>
          <w:b w:val="0"/>
          <w:sz w:val="24"/>
          <w:szCs w:val="22"/>
          <w14:ligatures w14:val="standardContextual"/>
        </w:rPr>
      </w:pPr>
      <w:hyperlink w:anchor="_Toc146278801" w:history="1">
        <w:r w:rsidRPr="00826744">
          <w:rPr>
            <w:rStyle w:val="a7"/>
            <w:rFonts w:ascii="標楷體" w:hAnsi="標楷體"/>
          </w:rPr>
          <w:t xml:space="preserve">1.3    </w:t>
        </w:r>
        <w:r w:rsidRPr="00826744">
          <w:rPr>
            <w:rStyle w:val="a7"/>
            <w:rFonts w:ascii="標楷體" w:hAnsi="標楷體" w:hint="eastAsia"/>
          </w:rPr>
          <w:t>系統範圍</w:t>
        </w:r>
        <w:r>
          <w:rPr>
            <w:webHidden/>
          </w:rPr>
          <w:tab/>
        </w:r>
        <w:r>
          <w:rPr>
            <w:webHidden/>
          </w:rPr>
          <w:fldChar w:fldCharType="begin"/>
        </w:r>
        <w:r>
          <w:rPr>
            <w:webHidden/>
          </w:rPr>
          <w:instrText xml:space="preserve"> PAGEREF _Toc146278801 \h </w:instrText>
        </w:r>
        <w:r>
          <w:rPr>
            <w:webHidden/>
          </w:rPr>
        </w:r>
        <w:r>
          <w:rPr>
            <w:webHidden/>
          </w:rPr>
          <w:fldChar w:fldCharType="separate"/>
        </w:r>
        <w:r>
          <w:rPr>
            <w:webHidden/>
          </w:rPr>
          <w:t>2</w:t>
        </w:r>
        <w:r>
          <w:rPr>
            <w:webHidden/>
          </w:rPr>
          <w:fldChar w:fldCharType="end"/>
        </w:r>
      </w:hyperlink>
    </w:p>
    <w:p w14:paraId="09A2C9CC" w14:textId="5114C082" w:rsidR="00D95653" w:rsidRDefault="00D95653">
      <w:pPr>
        <w:pStyle w:val="32"/>
        <w:rPr>
          <w:rFonts w:asciiTheme="minorHAnsi" w:eastAsiaTheme="minorEastAsia" w:hAnsiTheme="minorHAnsi" w:cstheme="minorBidi"/>
          <w:noProof/>
          <w:sz w:val="24"/>
          <w:szCs w:val="22"/>
          <w14:ligatures w14:val="standardContextual"/>
        </w:rPr>
      </w:pPr>
      <w:hyperlink w:anchor="_Toc146278802" w:history="1">
        <w:r w:rsidRPr="00826744">
          <w:rPr>
            <w:rStyle w:val="a7"/>
            <w:rFonts w:ascii="標楷體" w:hAnsi="標楷體"/>
            <w:noProof/>
          </w:rPr>
          <w:t>1.3.1</w:t>
        </w:r>
        <w:r w:rsidRPr="00826744">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_Toc146278802 \h </w:instrText>
        </w:r>
        <w:r>
          <w:rPr>
            <w:noProof/>
            <w:webHidden/>
          </w:rPr>
        </w:r>
        <w:r>
          <w:rPr>
            <w:noProof/>
            <w:webHidden/>
          </w:rPr>
          <w:fldChar w:fldCharType="separate"/>
        </w:r>
        <w:r>
          <w:rPr>
            <w:noProof/>
            <w:webHidden/>
          </w:rPr>
          <w:t>2</w:t>
        </w:r>
        <w:r>
          <w:rPr>
            <w:noProof/>
            <w:webHidden/>
          </w:rPr>
          <w:fldChar w:fldCharType="end"/>
        </w:r>
      </w:hyperlink>
    </w:p>
    <w:p w14:paraId="45244437" w14:textId="393805EB" w:rsidR="00D95653" w:rsidRDefault="00D95653">
      <w:pPr>
        <w:pStyle w:val="32"/>
        <w:rPr>
          <w:rFonts w:asciiTheme="minorHAnsi" w:eastAsiaTheme="minorEastAsia" w:hAnsiTheme="minorHAnsi" w:cstheme="minorBidi"/>
          <w:noProof/>
          <w:sz w:val="24"/>
          <w:szCs w:val="22"/>
          <w14:ligatures w14:val="standardContextual"/>
        </w:rPr>
      </w:pPr>
      <w:hyperlink w:anchor="_Toc146278803" w:history="1">
        <w:r w:rsidRPr="00826744">
          <w:rPr>
            <w:rStyle w:val="a7"/>
            <w:rFonts w:ascii="標楷體" w:hAnsi="標楷體"/>
            <w:noProof/>
          </w:rPr>
          <w:t>1.3.2</w:t>
        </w:r>
        <w:r w:rsidRPr="00826744">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_Toc146278803 \h </w:instrText>
        </w:r>
        <w:r>
          <w:rPr>
            <w:noProof/>
            <w:webHidden/>
          </w:rPr>
        </w:r>
        <w:r>
          <w:rPr>
            <w:noProof/>
            <w:webHidden/>
          </w:rPr>
          <w:fldChar w:fldCharType="separate"/>
        </w:r>
        <w:r>
          <w:rPr>
            <w:noProof/>
            <w:webHidden/>
          </w:rPr>
          <w:t>2</w:t>
        </w:r>
        <w:r>
          <w:rPr>
            <w:noProof/>
            <w:webHidden/>
          </w:rPr>
          <w:fldChar w:fldCharType="end"/>
        </w:r>
      </w:hyperlink>
    </w:p>
    <w:p w14:paraId="1B59D929" w14:textId="021BAC8D" w:rsidR="00D95653" w:rsidRDefault="00D95653">
      <w:pPr>
        <w:pStyle w:val="12"/>
        <w:rPr>
          <w:rFonts w:asciiTheme="minorHAnsi" w:eastAsiaTheme="minorEastAsia" w:hAnsiTheme="minorHAnsi" w:cstheme="minorBidi"/>
          <w:b w:val="0"/>
          <w:caps w:val="0"/>
          <w:szCs w:val="22"/>
          <w14:ligatures w14:val="standardContextual"/>
        </w:rPr>
      </w:pPr>
      <w:hyperlink w:anchor="_Toc146278804" w:history="1">
        <w:r w:rsidRPr="00826744">
          <w:rPr>
            <w:rStyle w:val="a7"/>
            <w:rFonts w:ascii="標楷體" w:hAnsi="標楷體" w:hint="eastAsia"/>
          </w:rPr>
          <w:t>第</w:t>
        </w:r>
        <w:r w:rsidRPr="00826744">
          <w:rPr>
            <w:rStyle w:val="a7"/>
            <w:rFonts w:ascii="標楷體" w:hAnsi="標楷體"/>
          </w:rPr>
          <w:t>2</w:t>
        </w:r>
        <w:r w:rsidRPr="00826744">
          <w:rPr>
            <w:rStyle w:val="a7"/>
            <w:rFonts w:ascii="標楷體" w:hAnsi="標楷體" w:hint="eastAsia"/>
          </w:rPr>
          <w:t>章</w:t>
        </w:r>
        <w:r w:rsidRPr="00826744">
          <w:rPr>
            <w:rStyle w:val="a7"/>
            <w:rFonts w:ascii="標楷體" w:hAnsi="標楷體"/>
          </w:rPr>
          <w:t xml:space="preserve"> </w:t>
        </w:r>
        <w:r w:rsidRPr="00826744">
          <w:rPr>
            <w:rStyle w:val="a7"/>
            <w:rFonts w:ascii="標楷體" w:hAnsi="標楷體" w:hint="eastAsia"/>
          </w:rPr>
          <w:t>需求說明</w:t>
        </w:r>
        <w:r>
          <w:rPr>
            <w:webHidden/>
          </w:rPr>
          <w:tab/>
        </w:r>
        <w:r>
          <w:rPr>
            <w:webHidden/>
          </w:rPr>
          <w:fldChar w:fldCharType="begin"/>
        </w:r>
        <w:r>
          <w:rPr>
            <w:webHidden/>
          </w:rPr>
          <w:instrText xml:space="preserve"> PAGEREF _Toc146278804 \h </w:instrText>
        </w:r>
        <w:r>
          <w:rPr>
            <w:webHidden/>
          </w:rPr>
        </w:r>
        <w:r>
          <w:rPr>
            <w:webHidden/>
          </w:rPr>
          <w:fldChar w:fldCharType="separate"/>
        </w:r>
        <w:r>
          <w:rPr>
            <w:webHidden/>
          </w:rPr>
          <w:t>3</w:t>
        </w:r>
        <w:r>
          <w:rPr>
            <w:webHidden/>
          </w:rPr>
          <w:fldChar w:fldCharType="end"/>
        </w:r>
      </w:hyperlink>
    </w:p>
    <w:p w14:paraId="60ECB1F0" w14:textId="429ED4C8" w:rsidR="00D95653" w:rsidRDefault="00D95653">
      <w:pPr>
        <w:pStyle w:val="22"/>
        <w:rPr>
          <w:rFonts w:asciiTheme="minorHAnsi" w:eastAsiaTheme="minorEastAsia" w:hAnsiTheme="minorHAnsi" w:cstheme="minorBidi"/>
          <w:b w:val="0"/>
          <w:sz w:val="24"/>
          <w:szCs w:val="22"/>
          <w14:ligatures w14:val="standardContextual"/>
        </w:rPr>
      </w:pPr>
      <w:hyperlink w:anchor="_Toc146278805" w:history="1">
        <w:r w:rsidRPr="00826744">
          <w:rPr>
            <w:rStyle w:val="a7"/>
            <w:rFonts w:ascii="標楷體" w:hAnsi="標楷體"/>
          </w:rPr>
          <w:t xml:space="preserve">2.1    </w:t>
        </w:r>
        <w:r w:rsidRPr="00826744">
          <w:rPr>
            <w:rStyle w:val="a7"/>
            <w:rFonts w:ascii="標楷體" w:hAnsi="標楷體" w:hint="eastAsia"/>
          </w:rPr>
          <w:t>功能性需求</w:t>
        </w:r>
        <w:r>
          <w:rPr>
            <w:webHidden/>
          </w:rPr>
          <w:tab/>
        </w:r>
        <w:r>
          <w:rPr>
            <w:webHidden/>
          </w:rPr>
          <w:fldChar w:fldCharType="begin"/>
        </w:r>
        <w:r>
          <w:rPr>
            <w:webHidden/>
          </w:rPr>
          <w:instrText xml:space="preserve"> PAGEREF _Toc146278805 \h </w:instrText>
        </w:r>
        <w:r>
          <w:rPr>
            <w:webHidden/>
          </w:rPr>
        </w:r>
        <w:r>
          <w:rPr>
            <w:webHidden/>
          </w:rPr>
          <w:fldChar w:fldCharType="separate"/>
        </w:r>
        <w:r>
          <w:rPr>
            <w:webHidden/>
          </w:rPr>
          <w:t>3</w:t>
        </w:r>
        <w:r>
          <w:rPr>
            <w:webHidden/>
          </w:rPr>
          <w:fldChar w:fldCharType="end"/>
        </w:r>
      </w:hyperlink>
    </w:p>
    <w:p w14:paraId="73733F4B" w14:textId="3111F294" w:rsidR="00D95653" w:rsidRDefault="00D95653">
      <w:pPr>
        <w:pStyle w:val="32"/>
        <w:tabs>
          <w:tab w:val="left" w:pos="1680"/>
        </w:tabs>
        <w:rPr>
          <w:rFonts w:asciiTheme="minorHAnsi" w:eastAsiaTheme="minorEastAsia" w:hAnsiTheme="minorHAnsi" w:cstheme="minorBidi"/>
          <w:noProof/>
          <w:sz w:val="24"/>
          <w:szCs w:val="22"/>
          <w14:ligatures w14:val="standardContextual"/>
        </w:rPr>
      </w:pPr>
      <w:hyperlink w:anchor="_Toc146278806" w:history="1">
        <w:r w:rsidRPr="00826744">
          <w:rPr>
            <w:rStyle w:val="a7"/>
            <w:rFonts w:ascii="標楷體" w:hAnsi="標楷體" w:hint="eastAsia"/>
            <w:noProof/>
          </w:rPr>
          <w:t>一、</w:t>
        </w:r>
        <w:r>
          <w:rPr>
            <w:rFonts w:asciiTheme="minorHAnsi" w:eastAsiaTheme="minorEastAsia" w:hAnsiTheme="minorHAnsi" w:cstheme="minorBidi"/>
            <w:noProof/>
            <w:sz w:val="24"/>
            <w:szCs w:val="22"/>
            <w14:ligatures w14:val="standardContextual"/>
          </w:rPr>
          <w:tab/>
        </w:r>
        <w:r w:rsidRPr="00826744">
          <w:rPr>
            <w:rStyle w:val="a7"/>
            <w:rFonts w:ascii="標楷體" w:hAnsi="標楷體"/>
            <w:noProof/>
          </w:rPr>
          <w:t>IFRS 9</w:t>
        </w:r>
        <w:r w:rsidRPr="00826744">
          <w:rPr>
            <w:rStyle w:val="a7"/>
            <w:rFonts w:ascii="標楷體" w:hAnsi="標楷體" w:cs="標楷體" w:hint="eastAsia"/>
            <w:noProof/>
          </w:rPr>
          <w:t>作業</w:t>
        </w:r>
        <w:r w:rsidRPr="00826744">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_Toc146278806 \h </w:instrText>
        </w:r>
        <w:r>
          <w:rPr>
            <w:noProof/>
            <w:webHidden/>
          </w:rPr>
        </w:r>
        <w:r>
          <w:rPr>
            <w:noProof/>
            <w:webHidden/>
          </w:rPr>
          <w:fldChar w:fldCharType="separate"/>
        </w:r>
        <w:r>
          <w:rPr>
            <w:noProof/>
            <w:webHidden/>
          </w:rPr>
          <w:t>3</w:t>
        </w:r>
        <w:r>
          <w:rPr>
            <w:noProof/>
            <w:webHidden/>
          </w:rPr>
          <w:fldChar w:fldCharType="end"/>
        </w:r>
      </w:hyperlink>
    </w:p>
    <w:p w14:paraId="27500ACC" w14:textId="2133E673" w:rsidR="00D95653" w:rsidRDefault="00D95653">
      <w:pPr>
        <w:pStyle w:val="32"/>
        <w:tabs>
          <w:tab w:val="left" w:pos="1680"/>
        </w:tabs>
        <w:rPr>
          <w:rFonts w:asciiTheme="minorHAnsi" w:eastAsiaTheme="minorEastAsia" w:hAnsiTheme="minorHAnsi" w:cstheme="minorBidi"/>
          <w:noProof/>
          <w:sz w:val="24"/>
          <w:szCs w:val="22"/>
          <w14:ligatures w14:val="standardContextual"/>
        </w:rPr>
      </w:pPr>
      <w:hyperlink w:anchor="_Toc146278807" w:history="1">
        <w:r w:rsidRPr="00826744">
          <w:rPr>
            <w:rStyle w:val="a7"/>
            <w:rFonts w:ascii="標楷體" w:hAnsi="標楷體" w:hint="eastAsia"/>
            <w:noProof/>
          </w:rPr>
          <w:t>二、</w:t>
        </w:r>
        <w:r>
          <w:rPr>
            <w:rFonts w:asciiTheme="minorHAnsi" w:eastAsiaTheme="minorEastAsia" w:hAnsiTheme="minorHAnsi" w:cstheme="minorBidi"/>
            <w:noProof/>
            <w:sz w:val="24"/>
            <w:szCs w:val="22"/>
            <w14:ligatures w14:val="standardContextual"/>
          </w:rPr>
          <w:tab/>
        </w:r>
        <w:r w:rsidRPr="00826744">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_Toc146278807 \h </w:instrText>
        </w:r>
        <w:r>
          <w:rPr>
            <w:noProof/>
            <w:webHidden/>
          </w:rPr>
        </w:r>
        <w:r>
          <w:rPr>
            <w:noProof/>
            <w:webHidden/>
          </w:rPr>
          <w:fldChar w:fldCharType="separate"/>
        </w:r>
        <w:r>
          <w:rPr>
            <w:noProof/>
            <w:webHidden/>
          </w:rPr>
          <w:t>7</w:t>
        </w:r>
        <w:r>
          <w:rPr>
            <w:noProof/>
            <w:webHidden/>
          </w:rPr>
          <w:fldChar w:fldCharType="end"/>
        </w:r>
      </w:hyperlink>
    </w:p>
    <w:p w14:paraId="44BAF2F9" w14:textId="679E0E20" w:rsidR="00D95653" w:rsidRDefault="00D95653">
      <w:pPr>
        <w:pStyle w:val="32"/>
        <w:tabs>
          <w:tab w:val="left" w:pos="1680"/>
        </w:tabs>
        <w:rPr>
          <w:rFonts w:asciiTheme="minorHAnsi" w:eastAsiaTheme="minorEastAsia" w:hAnsiTheme="minorHAnsi" w:cstheme="minorBidi"/>
          <w:noProof/>
          <w:sz w:val="24"/>
          <w:szCs w:val="22"/>
          <w14:ligatures w14:val="standardContextual"/>
        </w:rPr>
      </w:pPr>
      <w:hyperlink w:anchor="_Toc146278808" w:history="1">
        <w:r w:rsidRPr="00826744">
          <w:rPr>
            <w:rStyle w:val="a7"/>
            <w:rFonts w:ascii="標楷體" w:hAnsi="標楷體" w:hint="eastAsia"/>
            <w:noProof/>
          </w:rPr>
          <w:t>三、</w:t>
        </w:r>
        <w:r>
          <w:rPr>
            <w:rFonts w:asciiTheme="minorHAnsi" w:eastAsiaTheme="minorEastAsia" w:hAnsiTheme="minorHAnsi" w:cstheme="minorBidi"/>
            <w:noProof/>
            <w:sz w:val="24"/>
            <w:szCs w:val="22"/>
            <w14:ligatures w14:val="standardContextual"/>
          </w:rPr>
          <w:tab/>
        </w:r>
        <w:r w:rsidRPr="00826744">
          <w:rPr>
            <w:rStyle w:val="a7"/>
            <w:rFonts w:ascii="標楷體" w:hAnsi="標楷體"/>
            <w:noProof/>
          </w:rPr>
          <w:t>Eloan</w:t>
        </w:r>
        <w:r w:rsidRPr="00826744">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_Toc146278808 \h </w:instrText>
        </w:r>
        <w:r>
          <w:rPr>
            <w:noProof/>
            <w:webHidden/>
          </w:rPr>
        </w:r>
        <w:r>
          <w:rPr>
            <w:noProof/>
            <w:webHidden/>
          </w:rPr>
          <w:fldChar w:fldCharType="separate"/>
        </w:r>
        <w:r>
          <w:rPr>
            <w:noProof/>
            <w:webHidden/>
          </w:rPr>
          <w:t>9</w:t>
        </w:r>
        <w:r>
          <w:rPr>
            <w:noProof/>
            <w:webHidden/>
          </w:rPr>
          <w:fldChar w:fldCharType="end"/>
        </w:r>
      </w:hyperlink>
    </w:p>
    <w:p w14:paraId="53082381" w14:textId="6919205E" w:rsidR="00D95653" w:rsidRDefault="00D95653">
      <w:pPr>
        <w:pStyle w:val="22"/>
        <w:rPr>
          <w:rFonts w:asciiTheme="minorHAnsi" w:eastAsiaTheme="minorEastAsia" w:hAnsiTheme="minorHAnsi" w:cstheme="minorBidi"/>
          <w:b w:val="0"/>
          <w:sz w:val="24"/>
          <w:szCs w:val="22"/>
          <w14:ligatures w14:val="standardContextual"/>
        </w:rPr>
      </w:pPr>
      <w:hyperlink w:anchor="_Toc146278809" w:history="1">
        <w:r w:rsidRPr="00826744">
          <w:rPr>
            <w:rStyle w:val="a7"/>
            <w:rFonts w:ascii="標楷體" w:hAnsi="標楷體"/>
          </w:rPr>
          <w:t xml:space="preserve">2.2    </w:t>
        </w:r>
        <w:r w:rsidRPr="00826744">
          <w:rPr>
            <w:rStyle w:val="a7"/>
            <w:rFonts w:ascii="標楷體" w:hAnsi="標楷體" w:hint="eastAsia"/>
          </w:rPr>
          <w:t>非功能性需求</w:t>
        </w:r>
        <w:r>
          <w:rPr>
            <w:webHidden/>
          </w:rPr>
          <w:tab/>
        </w:r>
        <w:r>
          <w:rPr>
            <w:webHidden/>
          </w:rPr>
          <w:fldChar w:fldCharType="begin"/>
        </w:r>
        <w:r>
          <w:rPr>
            <w:webHidden/>
          </w:rPr>
          <w:instrText xml:space="preserve"> PAGEREF _Toc146278809 \h </w:instrText>
        </w:r>
        <w:r>
          <w:rPr>
            <w:webHidden/>
          </w:rPr>
        </w:r>
        <w:r>
          <w:rPr>
            <w:webHidden/>
          </w:rPr>
          <w:fldChar w:fldCharType="separate"/>
        </w:r>
        <w:r>
          <w:rPr>
            <w:webHidden/>
          </w:rPr>
          <w:t>11</w:t>
        </w:r>
        <w:r>
          <w:rPr>
            <w:webHidden/>
          </w:rPr>
          <w:fldChar w:fldCharType="end"/>
        </w:r>
      </w:hyperlink>
    </w:p>
    <w:p w14:paraId="7A46FF06" w14:textId="028396B6" w:rsidR="00D95653" w:rsidRDefault="00D95653">
      <w:pPr>
        <w:pStyle w:val="12"/>
        <w:rPr>
          <w:rFonts w:asciiTheme="minorHAnsi" w:eastAsiaTheme="minorEastAsia" w:hAnsiTheme="minorHAnsi" w:cstheme="minorBidi"/>
          <w:b w:val="0"/>
          <w:caps w:val="0"/>
          <w:szCs w:val="22"/>
          <w14:ligatures w14:val="standardContextual"/>
        </w:rPr>
      </w:pPr>
      <w:hyperlink w:anchor="_Toc146278810" w:history="1">
        <w:r w:rsidRPr="00826744">
          <w:rPr>
            <w:rStyle w:val="a7"/>
            <w:rFonts w:hint="eastAsia"/>
          </w:rPr>
          <w:t>第</w:t>
        </w:r>
        <w:r w:rsidRPr="00826744">
          <w:rPr>
            <w:rStyle w:val="a7"/>
          </w:rPr>
          <w:t>3</w:t>
        </w:r>
        <w:r w:rsidRPr="00826744">
          <w:rPr>
            <w:rStyle w:val="a7"/>
            <w:rFonts w:hint="eastAsia"/>
          </w:rPr>
          <w:t>章</w:t>
        </w:r>
        <w:r w:rsidRPr="00826744">
          <w:rPr>
            <w:rStyle w:val="a7"/>
          </w:rPr>
          <w:t xml:space="preserve"> </w:t>
        </w:r>
        <w:r w:rsidRPr="00826744">
          <w:rPr>
            <w:rStyle w:val="a7"/>
            <w:rFonts w:hint="eastAsia"/>
          </w:rPr>
          <w:t>系統需求</w:t>
        </w:r>
        <w:r>
          <w:rPr>
            <w:webHidden/>
          </w:rPr>
          <w:tab/>
        </w:r>
        <w:r>
          <w:rPr>
            <w:webHidden/>
          </w:rPr>
          <w:fldChar w:fldCharType="begin"/>
        </w:r>
        <w:r>
          <w:rPr>
            <w:webHidden/>
          </w:rPr>
          <w:instrText xml:space="preserve"> PAGEREF _Toc146278810 \h </w:instrText>
        </w:r>
        <w:r>
          <w:rPr>
            <w:webHidden/>
          </w:rPr>
        </w:r>
        <w:r>
          <w:rPr>
            <w:webHidden/>
          </w:rPr>
          <w:fldChar w:fldCharType="separate"/>
        </w:r>
        <w:r>
          <w:rPr>
            <w:webHidden/>
          </w:rPr>
          <w:t>12</w:t>
        </w:r>
        <w:r>
          <w:rPr>
            <w:webHidden/>
          </w:rPr>
          <w:fldChar w:fldCharType="end"/>
        </w:r>
      </w:hyperlink>
    </w:p>
    <w:p w14:paraId="10B2905B" w14:textId="5787A51A" w:rsidR="00D95653" w:rsidRDefault="00D95653">
      <w:pPr>
        <w:pStyle w:val="22"/>
        <w:rPr>
          <w:rFonts w:asciiTheme="minorHAnsi" w:eastAsiaTheme="minorEastAsia" w:hAnsiTheme="minorHAnsi" w:cstheme="minorBidi"/>
          <w:b w:val="0"/>
          <w:sz w:val="24"/>
          <w:szCs w:val="22"/>
          <w14:ligatures w14:val="standardContextual"/>
        </w:rPr>
      </w:pPr>
      <w:hyperlink w:anchor="_Toc146278811" w:history="1">
        <w:r w:rsidRPr="00826744">
          <w:rPr>
            <w:rStyle w:val="a7"/>
          </w:rPr>
          <w:t xml:space="preserve">3.1    </w:t>
        </w:r>
        <w:r w:rsidRPr="00826744">
          <w:rPr>
            <w:rStyle w:val="a7"/>
            <w:rFonts w:hint="eastAsia"/>
          </w:rPr>
          <w:t>系統功能結構圖</w:t>
        </w:r>
        <w:r>
          <w:rPr>
            <w:webHidden/>
          </w:rPr>
          <w:tab/>
        </w:r>
        <w:r>
          <w:rPr>
            <w:webHidden/>
          </w:rPr>
          <w:fldChar w:fldCharType="begin"/>
        </w:r>
        <w:r>
          <w:rPr>
            <w:webHidden/>
          </w:rPr>
          <w:instrText xml:space="preserve"> PAGEREF _Toc146278811 \h </w:instrText>
        </w:r>
        <w:r>
          <w:rPr>
            <w:webHidden/>
          </w:rPr>
        </w:r>
        <w:r>
          <w:rPr>
            <w:webHidden/>
          </w:rPr>
          <w:fldChar w:fldCharType="separate"/>
        </w:r>
        <w:r>
          <w:rPr>
            <w:webHidden/>
          </w:rPr>
          <w:t>12</w:t>
        </w:r>
        <w:r>
          <w:rPr>
            <w:webHidden/>
          </w:rPr>
          <w:fldChar w:fldCharType="end"/>
        </w:r>
      </w:hyperlink>
    </w:p>
    <w:p w14:paraId="2D589A3F" w14:textId="7BB0F00B" w:rsidR="00D95653" w:rsidRDefault="00D95653">
      <w:pPr>
        <w:pStyle w:val="22"/>
        <w:rPr>
          <w:rFonts w:asciiTheme="minorHAnsi" w:eastAsiaTheme="minorEastAsia" w:hAnsiTheme="minorHAnsi" w:cstheme="minorBidi"/>
          <w:b w:val="0"/>
          <w:sz w:val="24"/>
          <w:szCs w:val="22"/>
          <w14:ligatures w14:val="standardContextual"/>
        </w:rPr>
      </w:pPr>
      <w:hyperlink w:anchor="_Toc146278812" w:history="1">
        <w:r w:rsidRPr="00826744">
          <w:rPr>
            <w:rStyle w:val="a7"/>
            <w:rFonts w:ascii="標楷體" w:hAnsi="標楷體"/>
          </w:rPr>
          <w:t>3.2</w:t>
        </w:r>
        <w:r>
          <w:rPr>
            <w:rFonts w:asciiTheme="minorHAnsi" w:eastAsiaTheme="minorEastAsia" w:hAnsiTheme="minorHAnsi" w:cstheme="minorBidi"/>
            <w:b w:val="0"/>
            <w:sz w:val="24"/>
            <w:szCs w:val="22"/>
            <w14:ligatures w14:val="standardContextual"/>
          </w:rPr>
          <w:tab/>
        </w:r>
        <w:r w:rsidRPr="00826744">
          <w:rPr>
            <w:rStyle w:val="a7"/>
            <w:rFonts w:ascii="標楷體" w:hAnsi="標楷體" w:hint="eastAsia"/>
          </w:rPr>
          <w:t>系統功能說明</w:t>
        </w:r>
        <w:r>
          <w:rPr>
            <w:webHidden/>
          </w:rPr>
          <w:tab/>
        </w:r>
        <w:r>
          <w:rPr>
            <w:webHidden/>
          </w:rPr>
          <w:fldChar w:fldCharType="begin"/>
        </w:r>
        <w:r>
          <w:rPr>
            <w:webHidden/>
          </w:rPr>
          <w:instrText xml:space="preserve"> PAGEREF _Toc146278812 \h </w:instrText>
        </w:r>
        <w:r>
          <w:rPr>
            <w:webHidden/>
          </w:rPr>
        </w:r>
        <w:r>
          <w:rPr>
            <w:webHidden/>
          </w:rPr>
          <w:fldChar w:fldCharType="separate"/>
        </w:r>
        <w:r>
          <w:rPr>
            <w:webHidden/>
          </w:rPr>
          <w:t>14</w:t>
        </w:r>
        <w:r>
          <w:rPr>
            <w:webHidden/>
          </w:rPr>
          <w:fldChar w:fldCharType="end"/>
        </w:r>
      </w:hyperlink>
    </w:p>
    <w:p w14:paraId="3B223CA7" w14:textId="7F4B14D5" w:rsidR="00D95653" w:rsidRDefault="00D95653">
      <w:pPr>
        <w:pStyle w:val="32"/>
        <w:rPr>
          <w:rFonts w:asciiTheme="minorHAnsi" w:eastAsiaTheme="minorEastAsia" w:hAnsiTheme="minorHAnsi" w:cstheme="minorBidi"/>
          <w:noProof/>
          <w:sz w:val="24"/>
          <w:szCs w:val="22"/>
          <w14:ligatures w14:val="standardContextual"/>
        </w:rPr>
      </w:pPr>
      <w:hyperlink w:anchor="_Toc146278813" w:history="1">
        <w:r w:rsidRPr="00826744">
          <w:rPr>
            <w:rStyle w:val="a7"/>
            <w:rFonts w:ascii="標楷體" w:hAnsi="標楷體" w:hint="eastAsia"/>
            <w:noProof/>
          </w:rPr>
          <w:t>一、</w:t>
        </w:r>
        <w:r w:rsidRPr="00826744">
          <w:rPr>
            <w:rStyle w:val="a7"/>
            <w:rFonts w:ascii="標楷體" w:hAnsi="標楷體"/>
            <w:noProof/>
          </w:rPr>
          <w:t>IFRS 9</w:t>
        </w:r>
        <w:r w:rsidRPr="00826744">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_Toc146278813 \h </w:instrText>
        </w:r>
        <w:r>
          <w:rPr>
            <w:noProof/>
            <w:webHidden/>
          </w:rPr>
        </w:r>
        <w:r>
          <w:rPr>
            <w:noProof/>
            <w:webHidden/>
          </w:rPr>
          <w:fldChar w:fldCharType="separate"/>
        </w:r>
        <w:r>
          <w:rPr>
            <w:noProof/>
            <w:webHidden/>
          </w:rPr>
          <w:t>14</w:t>
        </w:r>
        <w:r>
          <w:rPr>
            <w:noProof/>
            <w:webHidden/>
          </w:rPr>
          <w:fldChar w:fldCharType="end"/>
        </w:r>
      </w:hyperlink>
    </w:p>
    <w:p w14:paraId="2B7D9D60" w14:textId="0647F86D" w:rsidR="00D95653" w:rsidRDefault="00D95653">
      <w:pPr>
        <w:pStyle w:val="32"/>
        <w:rPr>
          <w:rFonts w:asciiTheme="minorHAnsi" w:eastAsiaTheme="minorEastAsia" w:hAnsiTheme="minorHAnsi" w:cstheme="minorBidi"/>
          <w:noProof/>
          <w:sz w:val="24"/>
          <w:szCs w:val="22"/>
          <w14:ligatures w14:val="standardContextual"/>
        </w:rPr>
      </w:pPr>
      <w:hyperlink w:anchor="_Toc146278814" w:history="1">
        <w:r w:rsidRPr="00826744">
          <w:rPr>
            <w:rStyle w:val="a7"/>
            <w:rFonts w:ascii="標楷體" w:hAnsi="標楷體"/>
            <w:b/>
            <w:noProof/>
          </w:rPr>
          <w:t>(1)</w:t>
        </w:r>
        <w:r w:rsidRPr="00826744">
          <w:rPr>
            <w:rStyle w:val="a7"/>
            <w:rFonts w:ascii="標楷體" w:hAnsi="標楷體"/>
            <w:bCs/>
            <w:noProof/>
          </w:rPr>
          <w:t xml:space="preserve"> L</w:t>
        </w:r>
        <w:r w:rsidRPr="00826744">
          <w:rPr>
            <w:rStyle w:val="a7"/>
            <w:rFonts w:ascii="標楷體" w:hAnsi="標楷體"/>
            <w:b/>
            <w:noProof/>
          </w:rPr>
          <w:t>7022</w:t>
        </w:r>
        <w:r w:rsidRPr="00826744">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_Toc146278814 \h </w:instrText>
        </w:r>
        <w:r>
          <w:rPr>
            <w:noProof/>
            <w:webHidden/>
          </w:rPr>
        </w:r>
        <w:r>
          <w:rPr>
            <w:noProof/>
            <w:webHidden/>
          </w:rPr>
          <w:fldChar w:fldCharType="separate"/>
        </w:r>
        <w:r>
          <w:rPr>
            <w:noProof/>
            <w:webHidden/>
          </w:rPr>
          <w:t>14</w:t>
        </w:r>
        <w:r>
          <w:rPr>
            <w:noProof/>
            <w:webHidden/>
          </w:rPr>
          <w:fldChar w:fldCharType="end"/>
        </w:r>
      </w:hyperlink>
    </w:p>
    <w:p w14:paraId="0D0B2307" w14:textId="1228D19C" w:rsidR="00D95653" w:rsidRDefault="00D95653">
      <w:pPr>
        <w:pStyle w:val="32"/>
        <w:rPr>
          <w:rFonts w:asciiTheme="minorHAnsi" w:eastAsiaTheme="minorEastAsia" w:hAnsiTheme="minorHAnsi" w:cstheme="minorBidi"/>
          <w:noProof/>
          <w:sz w:val="24"/>
          <w:szCs w:val="22"/>
          <w14:ligatures w14:val="standardContextual"/>
        </w:rPr>
      </w:pPr>
      <w:hyperlink w:anchor="_Toc146278815" w:history="1">
        <w:r w:rsidRPr="00826744">
          <w:rPr>
            <w:rStyle w:val="a7"/>
            <w:rFonts w:ascii="標楷體" w:hAnsi="標楷體"/>
            <w:b/>
            <w:noProof/>
          </w:rPr>
          <w:t>(2)</w:t>
        </w:r>
        <w:r w:rsidRPr="00826744">
          <w:rPr>
            <w:rStyle w:val="a7"/>
            <w:rFonts w:ascii="標楷體" w:hAnsi="標楷體"/>
            <w:bCs/>
            <w:noProof/>
          </w:rPr>
          <w:t xml:space="preserve"> L</w:t>
        </w:r>
        <w:r w:rsidRPr="00826744">
          <w:rPr>
            <w:rStyle w:val="a7"/>
            <w:rFonts w:ascii="標楷體" w:hAnsi="標楷體"/>
            <w:b/>
            <w:noProof/>
          </w:rPr>
          <w:t>7202</w:t>
        </w:r>
        <w:r w:rsidRPr="00826744">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_Toc146278815 \h </w:instrText>
        </w:r>
        <w:r>
          <w:rPr>
            <w:noProof/>
            <w:webHidden/>
          </w:rPr>
        </w:r>
        <w:r>
          <w:rPr>
            <w:noProof/>
            <w:webHidden/>
          </w:rPr>
          <w:fldChar w:fldCharType="separate"/>
        </w:r>
        <w:r>
          <w:rPr>
            <w:noProof/>
            <w:webHidden/>
          </w:rPr>
          <w:t>18</w:t>
        </w:r>
        <w:r>
          <w:rPr>
            <w:noProof/>
            <w:webHidden/>
          </w:rPr>
          <w:fldChar w:fldCharType="end"/>
        </w:r>
      </w:hyperlink>
    </w:p>
    <w:p w14:paraId="7F4B6B07" w14:textId="5E55C1B9" w:rsidR="00D95653" w:rsidRDefault="00D95653">
      <w:pPr>
        <w:pStyle w:val="32"/>
        <w:rPr>
          <w:rFonts w:asciiTheme="minorHAnsi" w:eastAsiaTheme="minorEastAsia" w:hAnsiTheme="minorHAnsi" w:cstheme="minorBidi"/>
          <w:noProof/>
          <w:sz w:val="24"/>
          <w:szCs w:val="22"/>
          <w14:ligatures w14:val="standardContextual"/>
        </w:rPr>
      </w:pPr>
      <w:hyperlink w:anchor="_Toc146278816" w:history="1">
        <w:r w:rsidRPr="00826744">
          <w:rPr>
            <w:rStyle w:val="a7"/>
            <w:rFonts w:ascii="標楷體" w:hAnsi="標楷體"/>
            <w:b/>
            <w:noProof/>
          </w:rPr>
          <w:t>(3)</w:t>
        </w:r>
        <w:r w:rsidRPr="00826744">
          <w:rPr>
            <w:rStyle w:val="a7"/>
            <w:rFonts w:ascii="標楷體" w:hAnsi="標楷體"/>
            <w:bCs/>
            <w:noProof/>
          </w:rPr>
          <w:t xml:space="preserve"> L</w:t>
        </w:r>
        <w:r w:rsidRPr="00826744">
          <w:rPr>
            <w:rStyle w:val="a7"/>
            <w:rFonts w:ascii="標楷體" w:hAnsi="標楷體"/>
            <w:b/>
            <w:noProof/>
          </w:rPr>
          <w:t>7903</w:t>
        </w:r>
        <w:r w:rsidRPr="00826744">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_Toc146278816 \h </w:instrText>
        </w:r>
        <w:r>
          <w:rPr>
            <w:noProof/>
            <w:webHidden/>
          </w:rPr>
        </w:r>
        <w:r>
          <w:rPr>
            <w:noProof/>
            <w:webHidden/>
          </w:rPr>
          <w:fldChar w:fldCharType="separate"/>
        </w:r>
        <w:r>
          <w:rPr>
            <w:noProof/>
            <w:webHidden/>
          </w:rPr>
          <w:t>23</w:t>
        </w:r>
        <w:r>
          <w:rPr>
            <w:noProof/>
            <w:webHidden/>
          </w:rPr>
          <w:fldChar w:fldCharType="end"/>
        </w:r>
      </w:hyperlink>
    </w:p>
    <w:p w14:paraId="0B55E12F" w14:textId="4B368D54" w:rsidR="00D95653" w:rsidRDefault="00D95653">
      <w:pPr>
        <w:pStyle w:val="32"/>
        <w:rPr>
          <w:rFonts w:asciiTheme="minorHAnsi" w:eastAsiaTheme="minorEastAsia" w:hAnsiTheme="minorHAnsi" w:cstheme="minorBidi"/>
          <w:noProof/>
          <w:sz w:val="24"/>
          <w:szCs w:val="22"/>
          <w14:ligatures w14:val="standardContextual"/>
        </w:rPr>
      </w:pPr>
      <w:hyperlink w:anchor="_Toc146278817" w:history="1">
        <w:r w:rsidRPr="00826744">
          <w:rPr>
            <w:rStyle w:val="a7"/>
            <w:rFonts w:ascii="標楷體" w:hAnsi="標楷體"/>
            <w:b/>
            <w:bCs/>
            <w:noProof/>
          </w:rPr>
          <w:t>(4)</w:t>
        </w:r>
        <w:r w:rsidRPr="00826744">
          <w:rPr>
            <w:rStyle w:val="a7"/>
            <w:rFonts w:ascii="標楷體" w:hAnsi="標楷體"/>
            <w:bCs/>
            <w:noProof/>
          </w:rPr>
          <w:t xml:space="preserve"> L</w:t>
        </w:r>
        <w:r w:rsidRPr="00826744">
          <w:rPr>
            <w:rStyle w:val="a7"/>
            <w:rFonts w:ascii="標楷體" w:hAnsi="標楷體"/>
            <w:b/>
            <w:noProof/>
          </w:rPr>
          <w:t>7210</w:t>
        </w:r>
        <w:r w:rsidRPr="00826744">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_Toc146278817 \h </w:instrText>
        </w:r>
        <w:r>
          <w:rPr>
            <w:noProof/>
            <w:webHidden/>
          </w:rPr>
        </w:r>
        <w:r>
          <w:rPr>
            <w:noProof/>
            <w:webHidden/>
          </w:rPr>
          <w:fldChar w:fldCharType="separate"/>
        </w:r>
        <w:r>
          <w:rPr>
            <w:noProof/>
            <w:webHidden/>
          </w:rPr>
          <w:t>27</w:t>
        </w:r>
        <w:r>
          <w:rPr>
            <w:noProof/>
            <w:webHidden/>
          </w:rPr>
          <w:fldChar w:fldCharType="end"/>
        </w:r>
      </w:hyperlink>
    </w:p>
    <w:p w14:paraId="78AC8271" w14:textId="25022E72" w:rsidR="00D95653" w:rsidRDefault="00D95653">
      <w:pPr>
        <w:pStyle w:val="32"/>
        <w:rPr>
          <w:rFonts w:asciiTheme="minorHAnsi" w:eastAsiaTheme="minorEastAsia" w:hAnsiTheme="minorHAnsi" w:cstheme="minorBidi"/>
          <w:noProof/>
          <w:sz w:val="24"/>
          <w:szCs w:val="22"/>
          <w14:ligatures w14:val="standardContextual"/>
        </w:rPr>
      </w:pPr>
      <w:hyperlink w:anchor="_Toc146278818" w:history="1">
        <w:r w:rsidRPr="00826744">
          <w:rPr>
            <w:rStyle w:val="a7"/>
            <w:rFonts w:ascii="標楷體" w:hAnsi="標楷體"/>
            <w:b/>
            <w:noProof/>
          </w:rPr>
          <w:t>(5)</w:t>
        </w:r>
        <w:r w:rsidRPr="00826744">
          <w:rPr>
            <w:rStyle w:val="a7"/>
            <w:rFonts w:ascii="標楷體" w:hAnsi="標楷體"/>
            <w:bCs/>
            <w:noProof/>
          </w:rPr>
          <w:t xml:space="preserve"> L</w:t>
        </w:r>
        <w:r w:rsidRPr="00826744">
          <w:rPr>
            <w:rStyle w:val="a7"/>
            <w:rFonts w:ascii="標楷體" w:hAnsi="標楷體"/>
            <w:b/>
            <w:noProof/>
          </w:rPr>
          <w:t>7904</w:t>
        </w:r>
        <w:r w:rsidRPr="00826744">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_Toc146278818 \h </w:instrText>
        </w:r>
        <w:r>
          <w:rPr>
            <w:noProof/>
            <w:webHidden/>
          </w:rPr>
        </w:r>
        <w:r>
          <w:rPr>
            <w:noProof/>
            <w:webHidden/>
          </w:rPr>
          <w:fldChar w:fldCharType="separate"/>
        </w:r>
        <w:r>
          <w:rPr>
            <w:noProof/>
            <w:webHidden/>
          </w:rPr>
          <w:t>30</w:t>
        </w:r>
        <w:r>
          <w:rPr>
            <w:noProof/>
            <w:webHidden/>
          </w:rPr>
          <w:fldChar w:fldCharType="end"/>
        </w:r>
      </w:hyperlink>
    </w:p>
    <w:p w14:paraId="0D151600" w14:textId="25063765" w:rsidR="00D95653" w:rsidRDefault="00D95653">
      <w:pPr>
        <w:pStyle w:val="32"/>
        <w:rPr>
          <w:rFonts w:asciiTheme="minorHAnsi" w:eastAsiaTheme="minorEastAsia" w:hAnsiTheme="minorHAnsi" w:cstheme="minorBidi"/>
          <w:noProof/>
          <w:sz w:val="24"/>
          <w:szCs w:val="22"/>
          <w14:ligatures w14:val="standardContextual"/>
        </w:rPr>
      </w:pPr>
      <w:hyperlink w:anchor="_Toc146278819" w:history="1">
        <w:r w:rsidRPr="00826744">
          <w:rPr>
            <w:rStyle w:val="a7"/>
            <w:rFonts w:ascii="標楷體" w:hAnsi="標楷體"/>
            <w:b/>
            <w:bCs/>
            <w:noProof/>
          </w:rPr>
          <w:t>(6)</w:t>
        </w:r>
        <w:r w:rsidRPr="00826744">
          <w:rPr>
            <w:rStyle w:val="a7"/>
            <w:rFonts w:ascii="標楷體" w:hAnsi="標楷體"/>
            <w:bCs/>
            <w:noProof/>
          </w:rPr>
          <w:t xml:space="preserve"> L</w:t>
        </w:r>
        <w:r w:rsidRPr="00826744">
          <w:rPr>
            <w:rStyle w:val="a7"/>
            <w:rFonts w:ascii="標楷體" w:hAnsi="標楷體"/>
            <w:b/>
            <w:noProof/>
          </w:rPr>
          <w:t>7204</w:t>
        </w:r>
        <w:r w:rsidRPr="00826744">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_Toc146278819 \h </w:instrText>
        </w:r>
        <w:r>
          <w:rPr>
            <w:noProof/>
            <w:webHidden/>
          </w:rPr>
        </w:r>
        <w:r>
          <w:rPr>
            <w:noProof/>
            <w:webHidden/>
          </w:rPr>
          <w:fldChar w:fldCharType="separate"/>
        </w:r>
        <w:r>
          <w:rPr>
            <w:noProof/>
            <w:webHidden/>
          </w:rPr>
          <w:t>34</w:t>
        </w:r>
        <w:r>
          <w:rPr>
            <w:noProof/>
            <w:webHidden/>
          </w:rPr>
          <w:fldChar w:fldCharType="end"/>
        </w:r>
      </w:hyperlink>
    </w:p>
    <w:p w14:paraId="7CF9B5AB" w14:textId="355DF52D" w:rsidR="00D95653" w:rsidRDefault="00D95653">
      <w:pPr>
        <w:pStyle w:val="32"/>
        <w:rPr>
          <w:rFonts w:asciiTheme="minorHAnsi" w:eastAsiaTheme="minorEastAsia" w:hAnsiTheme="minorHAnsi" w:cstheme="minorBidi"/>
          <w:noProof/>
          <w:sz w:val="24"/>
          <w:szCs w:val="22"/>
          <w14:ligatures w14:val="standardContextual"/>
        </w:rPr>
      </w:pPr>
      <w:hyperlink w:anchor="_Toc146278820" w:history="1">
        <w:r w:rsidRPr="00826744">
          <w:rPr>
            <w:rStyle w:val="a7"/>
            <w:rFonts w:ascii="標楷體" w:hAnsi="標楷體"/>
            <w:b/>
            <w:bCs/>
            <w:noProof/>
          </w:rPr>
          <w:t>(7)</w:t>
        </w:r>
        <w:r w:rsidRPr="00826744">
          <w:rPr>
            <w:rStyle w:val="a7"/>
            <w:rFonts w:ascii="標楷體" w:hAnsi="標楷體"/>
            <w:bCs/>
            <w:noProof/>
            <w:highlight w:val="cyan"/>
          </w:rPr>
          <w:t xml:space="preserve"> L</w:t>
        </w:r>
        <w:r w:rsidRPr="00826744">
          <w:rPr>
            <w:rStyle w:val="a7"/>
            <w:rFonts w:ascii="標楷體" w:hAnsi="標楷體"/>
            <w:b/>
            <w:noProof/>
            <w:highlight w:val="cyan"/>
          </w:rPr>
          <w:t>7201</w:t>
        </w:r>
        <w:r w:rsidRPr="00826744">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_Toc146278820 \h </w:instrText>
        </w:r>
        <w:r>
          <w:rPr>
            <w:noProof/>
            <w:webHidden/>
          </w:rPr>
        </w:r>
        <w:r>
          <w:rPr>
            <w:noProof/>
            <w:webHidden/>
          </w:rPr>
          <w:fldChar w:fldCharType="separate"/>
        </w:r>
        <w:r>
          <w:rPr>
            <w:noProof/>
            <w:webHidden/>
          </w:rPr>
          <w:t>43</w:t>
        </w:r>
        <w:r>
          <w:rPr>
            <w:noProof/>
            <w:webHidden/>
          </w:rPr>
          <w:fldChar w:fldCharType="end"/>
        </w:r>
      </w:hyperlink>
    </w:p>
    <w:p w14:paraId="12BB5FC1" w14:textId="0E0D6EB0" w:rsidR="00D95653" w:rsidRDefault="00D95653">
      <w:pPr>
        <w:pStyle w:val="32"/>
        <w:rPr>
          <w:rFonts w:asciiTheme="minorHAnsi" w:eastAsiaTheme="minorEastAsia" w:hAnsiTheme="minorHAnsi" w:cstheme="minorBidi"/>
          <w:noProof/>
          <w:sz w:val="24"/>
          <w:szCs w:val="22"/>
          <w14:ligatures w14:val="standardContextual"/>
        </w:rPr>
      </w:pPr>
      <w:hyperlink w:anchor="_Toc146278821" w:history="1">
        <w:r w:rsidRPr="00826744">
          <w:rPr>
            <w:rStyle w:val="a7"/>
            <w:rFonts w:ascii="標楷體" w:hAnsi="標楷體"/>
            <w:b/>
            <w:bCs/>
            <w:noProof/>
          </w:rPr>
          <w:t>(8)</w:t>
        </w:r>
        <w:r w:rsidRPr="00826744">
          <w:rPr>
            <w:rStyle w:val="a7"/>
            <w:rFonts w:ascii="標楷體" w:hAnsi="標楷體"/>
            <w:bCs/>
            <w:noProof/>
          </w:rPr>
          <w:t xml:space="preserve"> L</w:t>
        </w:r>
        <w:r w:rsidRPr="00826744">
          <w:rPr>
            <w:rStyle w:val="a7"/>
            <w:rFonts w:ascii="標楷體" w:hAnsi="標楷體"/>
            <w:b/>
            <w:noProof/>
          </w:rPr>
          <w:t>7203</w:t>
        </w:r>
        <w:r w:rsidRPr="00826744">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_Toc146278821 \h </w:instrText>
        </w:r>
        <w:r>
          <w:rPr>
            <w:noProof/>
            <w:webHidden/>
          </w:rPr>
        </w:r>
        <w:r>
          <w:rPr>
            <w:noProof/>
            <w:webHidden/>
          </w:rPr>
          <w:fldChar w:fldCharType="separate"/>
        </w:r>
        <w:r>
          <w:rPr>
            <w:noProof/>
            <w:webHidden/>
          </w:rPr>
          <w:t>45</w:t>
        </w:r>
        <w:r>
          <w:rPr>
            <w:noProof/>
            <w:webHidden/>
          </w:rPr>
          <w:fldChar w:fldCharType="end"/>
        </w:r>
      </w:hyperlink>
    </w:p>
    <w:p w14:paraId="395521B1" w14:textId="6F35651E" w:rsidR="00D95653" w:rsidRDefault="00D95653">
      <w:pPr>
        <w:pStyle w:val="32"/>
        <w:rPr>
          <w:rFonts w:asciiTheme="minorHAnsi" w:eastAsiaTheme="minorEastAsia" w:hAnsiTheme="minorHAnsi" w:cstheme="minorBidi"/>
          <w:noProof/>
          <w:sz w:val="24"/>
          <w:szCs w:val="22"/>
          <w14:ligatures w14:val="standardContextual"/>
        </w:rPr>
      </w:pPr>
      <w:hyperlink w:anchor="_Toc146278822" w:history="1">
        <w:r w:rsidRPr="00826744">
          <w:rPr>
            <w:rStyle w:val="a7"/>
            <w:rFonts w:ascii="標楷體" w:hAnsi="標楷體"/>
            <w:b/>
            <w:bCs/>
            <w:noProof/>
          </w:rPr>
          <w:t>(9)</w:t>
        </w:r>
        <w:r w:rsidRPr="00826744">
          <w:rPr>
            <w:rStyle w:val="a7"/>
            <w:rFonts w:ascii="標楷體" w:hAnsi="標楷體"/>
            <w:bCs/>
            <w:noProof/>
            <w:highlight w:val="darkYellow"/>
          </w:rPr>
          <w:t xml:space="preserve"> L</w:t>
        </w:r>
        <w:r w:rsidRPr="00826744">
          <w:rPr>
            <w:rStyle w:val="a7"/>
            <w:rFonts w:ascii="標楷體" w:hAnsi="標楷體"/>
            <w:b/>
            <w:noProof/>
            <w:highlight w:val="darkYellow"/>
          </w:rPr>
          <w:t>7205</w:t>
        </w:r>
        <w:r w:rsidRPr="00826744">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_Toc146278822 \h </w:instrText>
        </w:r>
        <w:r>
          <w:rPr>
            <w:noProof/>
            <w:webHidden/>
          </w:rPr>
        </w:r>
        <w:r>
          <w:rPr>
            <w:noProof/>
            <w:webHidden/>
          </w:rPr>
          <w:fldChar w:fldCharType="separate"/>
        </w:r>
        <w:r>
          <w:rPr>
            <w:noProof/>
            <w:webHidden/>
          </w:rPr>
          <w:t>48</w:t>
        </w:r>
        <w:r>
          <w:rPr>
            <w:noProof/>
            <w:webHidden/>
          </w:rPr>
          <w:fldChar w:fldCharType="end"/>
        </w:r>
      </w:hyperlink>
    </w:p>
    <w:p w14:paraId="11FA4E15" w14:textId="62B27840" w:rsidR="00D95653" w:rsidRDefault="00D95653">
      <w:pPr>
        <w:pStyle w:val="32"/>
        <w:rPr>
          <w:rFonts w:asciiTheme="minorHAnsi" w:eastAsiaTheme="minorEastAsia" w:hAnsiTheme="minorHAnsi" w:cstheme="minorBidi"/>
          <w:noProof/>
          <w:sz w:val="24"/>
          <w:szCs w:val="22"/>
          <w14:ligatures w14:val="standardContextual"/>
        </w:rPr>
      </w:pPr>
      <w:hyperlink w:anchor="_Toc146278823" w:history="1">
        <w:r w:rsidRPr="00826744">
          <w:rPr>
            <w:rStyle w:val="a7"/>
            <w:rFonts w:ascii="標楷體" w:hAnsi="標楷體"/>
            <w:b/>
            <w:bCs/>
            <w:noProof/>
          </w:rPr>
          <w:t>(10)</w:t>
        </w:r>
        <w:r w:rsidRPr="00826744">
          <w:rPr>
            <w:rStyle w:val="a7"/>
            <w:rFonts w:ascii="標楷體" w:hAnsi="標楷體"/>
            <w:bCs/>
            <w:noProof/>
          </w:rPr>
          <w:t xml:space="preserve"> L</w:t>
        </w:r>
        <w:r w:rsidRPr="00826744">
          <w:rPr>
            <w:rStyle w:val="a7"/>
            <w:rFonts w:ascii="標楷體" w:hAnsi="標楷體"/>
            <w:b/>
            <w:noProof/>
          </w:rPr>
          <w:t>7901</w:t>
        </w:r>
        <w:r w:rsidRPr="00826744">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_Toc146278823 \h </w:instrText>
        </w:r>
        <w:r>
          <w:rPr>
            <w:noProof/>
            <w:webHidden/>
          </w:rPr>
        </w:r>
        <w:r>
          <w:rPr>
            <w:noProof/>
            <w:webHidden/>
          </w:rPr>
          <w:fldChar w:fldCharType="separate"/>
        </w:r>
        <w:r>
          <w:rPr>
            <w:noProof/>
            <w:webHidden/>
          </w:rPr>
          <w:t>52</w:t>
        </w:r>
        <w:r>
          <w:rPr>
            <w:noProof/>
            <w:webHidden/>
          </w:rPr>
          <w:fldChar w:fldCharType="end"/>
        </w:r>
      </w:hyperlink>
    </w:p>
    <w:p w14:paraId="4A9239BF" w14:textId="1C22CEFB" w:rsidR="00D95653" w:rsidRDefault="00D95653">
      <w:pPr>
        <w:pStyle w:val="32"/>
        <w:rPr>
          <w:rFonts w:asciiTheme="minorHAnsi" w:eastAsiaTheme="minorEastAsia" w:hAnsiTheme="minorHAnsi" w:cstheme="minorBidi"/>
          <w:noProof/>
          <w:sz w:val="24"/>
          <w:szCs w:val="22"/>
          <w14:ligatures w14:val="standardContextual"/>
        </w:rPr>
      </w:pPr>
      <w:hyperlink w:anchor="_Toc146278824" w:history="1">
        <w:r w:rsidRPr="00826744">
          <w:rPr>
            <w:rStyle w:val="a7"/>
            <w:rFonts w:ascii="標楷體" w:hAnsi="標楷體"/>
            <w:b/>
            <w:bCs/>
            <w:noProof/>
          </w:rPr>
          <w:t>(11)</w:t>
        </w:r>
        <w:r w:rsidRPr="00826744">
          <w:rPr>
            <w:rStyle w:val="a7"/>
            <w:rFonts w:ascii="標楷體" w:hAnsi="標楷體"/>
            <w:bCs/>
            <w:noProof/>
          </w:rPr>
          <w:t xml:space="preserve"> L</w:t>
        </w:r>
        <w:r w:rsidRPr="00826744">
          <w:rPr>
            <w:rStyle w:val="a7"/>
            <w:rFonts w:ascii="標楷體" w:hAnsi="標楷體"/>
            <w:b/>
            <w:noProof/>
          </w:rPr>
          <w:t>7902</w:t>
        </w:r>
        <w:r w:rsidRPr="00826744">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_Toc146278824 \h </w:instrText>
        </w:r>
        <w:r>
          <w:rPr>
            <w:noProof/>
            <w:webHidden/>
          </w:rPr>
        </w:r>
        <w:r>
          <w:rPr>
            <w:noProof/>
            <w:webHidden/>
          </w:rPr>
          <w:fldChar w:fldCharType="separate"/>
        </w:r>
        <w:r>
          <w:rPr>
            <w:noProof/>
            <w:webHidden/>
          </w:rPr>
          <w:t>64</w:t>
        </w:r>
        <w:r>
          <w:rPr>
            <w:noProof/>
            <w:webHidden/>
          </w:rPr>
          <w:fldChar w:fldCharType="end"/>
        </w:r>
      </w:hyperlink>
    </w:p>
    <w:p w14:paraId="66BE1E1D" w14:textId="31379B30" w:rsidR="00D95653" w:rsidRDefault="00D95653">
      <w:pPr>
        <w:pStyle w:val="32"/>
        <w:rPr>
          <w:rFonts w:asciiTheme="minorHAnsi" w:eastAsiaTheme="minorEastAsia" w:hAnsiTheme="minorHAnsi" w:cstheme="minorBidi"/>
          <w:noProof/>
          <w:sz w:val="24"/>
          <w:szCs w:val="22"/>
          <w14:ligatures w14:val="standardContextual"/>
        </w:rPr>
      </w:pPr>
      <w:hyperlink w:anchor="_Toc146278825" w:history="1">
        <w:r w:rsidRPr="00826744">
          <w:rPr>
            <w:rStyle w:val="a7"/>
            <w:rFonts w:ascii="標楷體" w:hAnsi="標楷體"/>
            <w:b/>
            <w:bCs/>
            <w:noProof/>
          </w:rPr>
          <w:t>(12)</w:t>
        </w:r>
        <w:r w:rsidRPr="00826744">
          <w:rPr>
            <w:rStyle w:val="a7"/>
            <w:rFonts w:ascii="標楷體" w:hAnsi="標楷體"/>
            <w:bCs/>
            <w:noProof/>
          </w:rPr>
          <w:t xml:space="preserve"> L</w:t>
        </w:r>
        <w:r w:rsidRPr="00826744">
          <w:rPr>
            <w:rStyle w:val="a7"/>
            <w:rFonts w:ascii="標楷體" w:hAnsi="標楷體"/>
            <w:b/>
            <w:noProof/>
          </w:rPr>
          <w:t>7206</w:t>
        </w:r>
        <w:r w:rsidRPr="00826744">
          <w:rPr>
            <w:rStyle w:val="a7"/>
            <w:rFonts w:ascii="標楷體" w:hAnsi="標楷體" w:hint="eastAsia"/>
            <w:b/>
            <w:noProof/>
          </w:rPr>
          <w:t>利關人名單檔上傳</w:t>
        </w:r>
        <w:r>
          <w:rPr>
            <w:noProof/>
            <w:webHidden/>
          </w:rPr>
          <w:tab/>
        </w:r>
        <w:r>
          <w:rPr>
            <w:noProof/>
            <w:webHidden/>
          </w:rPr>
          <w:fldChar w:fldCharType="begin"/>
        </w:r>
        <w:r>
          <w:rPr>
            <w:noProof/>
            <w:webHidden/>
          </w:rPr>
          <w:instrText xml:space="preserve"> PAGEREF _Toc146278825 \h </w:instrText>
        </w:r>
        <w:r>
          <w:rPr>
            <w:noProof/>
            <w:webHidden/>
          </w:rPr>
        </w:r>
        <w:r>
          <w:rPr>
            <w:noProof/>
            <w:webHidden/>
          </w:rPr>
          <w:fldChar w:fldCharType="separate"/>
        </w:r>
        <w:r>
          <w:rPr>
            <w:noProof/>
            <w:webHidden/>
          </w:rPr>
          <w:t>89</w:t>
        </w:r>
        <w:r>
          <w:rPr>
            <w:noProof/>
            <w:webHidden/>
          </w:rPr>
          <w:fldChar w:fldCharType="end"/>
        </w:r>
      </w:hyperlink>
    </w:p>
    <w:p w14:paraId="2696348D" w14:textId="4E644706" w:rsidR="00D95653" w:rsidRDefault="00D95653">
      <w:pPr>
        <w:pStyle w:val="32"/>
        <w:rPr>
          <w:rFonts w:asciiTheme="minorHAnsi" w:eastAsiaTheme="minorEastAsia" w:hAnsiTheme="minorHAnsi" w:cstheme="minorBidi"/>
          <w:noProof/>
          <w:sz w:val="24"/>
          <w:szCs w:val="22"/>
          <w14:ligatures w14:val="standardContextual"/>
        </w:rPr>
      </w:pPr>
      <w:hyperlink w:anchor="_Toc146278826" w:history="1">
        <w:r w:rsidRPr="00826744">
          <w:rPr>
            <w:rStyle w:val="a7"/>
            <w:rFonts w:ascii="標楷體" w:hAnsi="標楷體" w:hint="eastAsia"/>
            <w:noProof/>
          </w:rPr>
          <w:t>二、</w:t>
        </w:r>
        <w:r w:rsidRPr="00826744">
          <w:rPr>
            <w:rStyle w:val="a7"/>
            <w:rFonts w:ascii="標楷體" w:hAnsi="標楷體"/>
            <w:b/>
            <w:noProof/>
          </w:rPr>
          <w:t>E-LOAN</w:t>
        </w:r>
        <w:r w:rsidRPr="00826744">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_Toc146278826 \h </w:instrText>
        </w:r>
        <w:r>
          <w:rPr>
            <w:noProof/>
            <w:webHidden/>
          </w:rPr>
        </w:r>
        <w:r>
          <w:rPr>
            <w:noProof/>
            <w:webHidden/>
          </w:rPr>
          <w:fldChar w:fldCharType="separate"/>
        </w:r>
        <w:r>
          <w:rPr>
            <w:noProof/>
            <w:webHidden/>
          </w:rPr>
          <w:t>93</w:t>
        </w:r>
        <w:r>
          <w:rPr>
            <w:noProof/>
            <w:webHidden/>
          </w:rPr>
          <w:fldChar w:fldCharType="end"/>
        </w:r>
      </w:hyperlink>
    </w:p>
    <w:p w14:paraId="6B6ABBEB" w14:textId="097832DC" w:rsidR="00D95653" w:rsidRDefault="00D95653">
      <w:pPr>
        <w:pStyle w:val="32"/>
        <w:rPr>
          <w:rFonts w:asciiTheme="minorHAnsi" w:eastAsiaTheme="minorEastAsia" w:hAnsiTheme="minorHAnsi" w:cstheme="minorBidi"/>
          <w:noProof/>
          <w:sz w:val="24"/>
          <w:szCs w:val="22"/>
          <w14:ligatures w14:val="standardContextual"/>
        </w:rPr>
      </w:pPr>
      <w:hyperlink w:anchor="_Toc146278827" w:history="1">
        <w:r w:rsidRPr="00826744">
          <w:rPr>
            <w:rStyle w:val="a7"/>
            <w:rFonts w:ascii="標楷體" w:hAnsi="標楷體"/>
            <w:b/>
            <w:noProof/>
          </w:rPr>
          <w:t>(13) E-LOAN</w:t>
        </w:r>
        <w:r w:rsidRPr="00826744">
          <w:rPr>
            <w:rStyle w:val="a7"/>
            <w:rFonts w:ascii="標楷體" w:hAnsi="標楷體" w:hint="eastAsia"/>
            <w:b/>
            <w:noProof/>
          </w:rPr>
          <w:t>上行共用區域</w:t>
        </w:r>
        <w:r w:rsidRPr="00826744">
          <w:rPr>
            <w:rStyle w:val="a7"/>
            <w:rFonts w:ascii="標楷體" w:hAnsi="標楷體"/>
            <w:b/>
            <w:noProof/>
          </w:rPr>
          <w:t>TITA-Header</w:t>
        </w:r>
        <w:r w:rsidRPr="0082674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_Toc146278827 \h </w:instrText>
        </w:r>
        <w:r>
          <w:rPr>
            <w:noProof/>
            <w:webHidden/>
          </w:rPr>
        </w:r>
        <w:r>
          <w:rPr>
            <w:noProof/>
            <w:webHidden/>
          </w:rPr>
          <w:fldChar w:fldCharType="separate"/>
        </w:r>
        <w:r>
          <w:rPr>
            <w:noProof/>
            <w:webHidden/>
          </w:rPr>
          <w:t>93</w:t>
        </w:r>
        <w:r>
          <w:rPr>
            <w:noProof/>
            <w:webHidden/>
          </w:rPr>
          <w:fldChar w:fldCharType="end"/>
        </w:r>
      </w:hyperlink>
    </w:p>
    <w:p w14:paraId="78B81723" w14:textId="2D1E90AB" w:rsidR="00D95653" w:rsidRDefault="00D95653">
      <w:pPr>
        <w:pStyle w:val="32"/>
        <w:rPr>
          <w:rFonts w:asciiTheme="minorHAnsi" w:eastAsiaTheme="minorEastAsia" w:hAnsiTheme="minorHAnsi" w:cstheme="minorBidi"/>
          <w:noProof/>
          <w:sz w:val="24"/>
          <w:szCs w:val="22"/>
          <w14:ligatures w14:val="standardContextual"/>
        </w:rPr>
      </w:pPr>
      <w:hyperlink w:anchor="_Toc146278828" w:history="1">
        <w:r w:rsidRPr="00826744">
          <w:rPr>
            <w:rStyle w:val="a7"/>
            <w:rFonts w:ascii="標楷體" w:hAnsi="標楷體"/>
            <w:b/>
            <w:noProof/>
          </w:rPr>
          <w:t>(14) E-LOAN</w:t>
        </w:r>
        <w:r w:rsidRPr="00826744">
          <w:rPr>
            <w:rStyle w:val="a7"/>
            <w:rFonts w:ascii="標楷體" w:hAnsi="標楷體" w:hint="eastAsia"/>
            <w:b/>
            <w:noProof/>
          </w:rPr>
          <w:t>下行共用區域</w:t>
        </w:r>
        <w:r w:rsidRPr="00826744">
          <w:rPr>
            <w:rStyle w:val="a7"/>
            <w:rFonts w:ascii="標楷體" w:hAnsi="標楷體"/>
            <w:b/>
            <w:noProof/>
          </w:rPr>
          <w:t>TOTA-Header</w:t>
        </w:r>
        <w:r w:rsidRPr="00826744">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_Toc146278828 \h </w:instrText>
        </w:r>
        <w:r>
          <w:rPr>
            <w:noProof/>
            <w:webHidden/>
          </w:rPr>
        </w:r>
        <w:r>
          <w:rPr>
            <w:noProof/>
            <w:webHidden/>
          </w:rPr>
          <w:fldChar w:fldCharType="separate"/>
        </w:r>
        <w:r>
          <w:rPr>
            <w:noProof/>
            <w:webHidden/>
          </w:rPr>
          <w:t>95</w:t>
        </w:r>
        <w:r>
          <w:rPr>
            <w:noProof/>
            <w:webHidden/>
          </w:rPr>
          <w:fldChar w:fldCharType="end"/>
        </w:r>
      </w:hyperlink>
    </w:p>
    <w:p w14:paraId="495C81CA" w14:textId="0F27A37C" w:rsidR="00D95653" w:rsidRDefault="00D95653">
      <w:pPr>
        <w:pStyle w:val="32"/>
        <w:rPr>
          <w:rFonts w:asciiTheme="minorHAnsi" w:eastAsiaTheme="minorEastAsia" w:hAnsiTheme="minorHAnsi" w:cstheme="minorBidi"/>
          <w:noProof/>
          <w:sz w:val="24"/>
          <w:szCs w:val="22"/>
          <w14:ligatures w14:val="standardContextual"/>
        </w:rPr>
      </w:pPr>
      <w:hyperlink w:anchor="_Toc146278829" w:history="1">
        <w:r w:rsidRPr="00826744">
          <w:rPr>
            <w:rStyle w:val="a7"/>
            <w:rFonts w:ascii="標楷體" w:hAnsi="標楷體"/>
            <w:b/>
            <w:noProof/>
          </w:rPr>
          <w:t xml:space="preserve">(15) JSON </w:t>
        </w:r>
        <w:r w:rsidRPr="00826744">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_Toc146278829 \h </w:instrText>
        </w:r>
        <w:r>
          <w:rPr>
            <w:noProof/>
            <w:webHidden/>
          </w:rPr>
        </w:r>
        <w:r>
          <w:rPr>
            <w:noProof/>
            <w:webHidden/>
          </w:rPr>
          <w:fldChar w:fldCharType="separate"/>
        </w:r>
        <w:r>
          <w:rPr>
            <w:noProof/>
            <w:webHidden/>
          </w:rPr>
          <w:t>96</w:t>
        </w:r>
        <w:r>
          <w:rPr>
            <w:noProof/>
            <w:webHidden/>
          </w:rPr>
          <w:fldChar w:fldCharType="end"/>
        </w:r>
      </w:hyperlink>
    </w:p>
    <w:p w14:paraId="7CEC07C2" w14:textId="39105677" w:rsidR="00D95653" w:rsidRDefault="00D95653">
      <w:pPr>
        <w:pStyle w:val="32"/>
        <w:rPr>
          <w:rFonts w:asciiTheme="minorHAnsi" w:eastAsiaTheme="minorEastAsia" w:hAnsiTheme="minorHAnsi" w:cstheme="minorBidi"/>
          <w:noProof/>
          <w:sz w:val="24"/>
          <w:szCs w:val="22"/>
          <w14:ligatures w14:val="standardContextual"/>
        </w:rPr>
      </w:pPr>
      <w:hyperlink w:anchor="_Toc146278830" w:history="1">
        <w:r w:rsidRPr="00826744">
          <w:rPr>
            <w:rStyle w:val="a7"/>
            <w:rFonts w:ascii="標楷體" w:hAnsi="標楷體"/>
            <w:b/>
            <w:noProof/>
          </w:rPr>
          <w:t>(16) L7100 E-LOAN</w:t>
        </w:r>
        <w:r w:rsidRPr="00826744">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_Toc146278830 \h </w:instrText>
        </w:r>
        <w:r>
          <w:rPr>
            <w:noProof/>
            <w:webHidden/>
          </w:rPr>
        </w:r>
        <w:r>
          <w:rPr>
            <w:noProof/>
            <w:webHidden/>
          </w:rPr>
          <w:fldChar w:fldCharType="separate"/>
        </w:r>
        <w:r>
          <w:rPr>
            <w:noProof/>
            <w:webHidden/>
          </w:rPr>
          <w:t>98</w:t>
        </w:r>
        <w:r>
          <w:rPr>
            <w:noProof/>
            <w:webHidden/>
          </w:rPr>
          <w:fldChar w:fldCharType="end"/>
        </w:r>
      </w:hyperlink>
    </w:p>
    <w:p w14:paraId="05F29477" w14:textId="01926D45" w:rsidR="00D95653" w:rsidRDefault="00D95653">
      <w:pPr>
        <w:pStyle w:val="32"/>
        <w:rPr>
          <w:rFonts w:asciiTheme="minorHAnsi" w:eastAsiaTheme="minorEastAsia" w:hAnsiTheme="minorHAnsi" w:cstheme="minorBidi"/>
          <w:noProof/>
          <w:sz w:val="24"/>
          <w:szCs w:val="22"/>
          <w14:ligatures w14:val="standardContextual"/>
        </w:rPr>
      </w:pPr>
      <w:hyperlink w:anchor="_Toc146278831" w:history="1">
        <w:r w:rsidRPr="00826744">
          <w:rPr>
            <w:rStyle w:val="a7"/>
            <w:rFonts w:ascii="標楷體" w:hAnsi="標楷體"/>
            <w:b/>
            <w:noProof/>
          </w:rPr>
          <w:t>(17) L1109</w:t>
        </w:r>
        <w:r w:rsidRPr="00826744">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_Toc146278831 \h </w:instrText>
        </w:r>
        <w:r>
          <w:rPr>
            <w:noProof/>
            <w:webHidden/>
          </w:rPr>
        </w:r>
        <w:r>
          <w:rPr>
            <w:noProof/>
            <w:webHidden/>
          </w:rPr>
          <w:fldChar w:fldCharType="separate"/>
        </w:r>
        <w:r>
          <w:rPr>
            <w:noProof/>
            <w:webHidden/>
          </w:rPr>
          <w:t>99</w:t>
        </w:r>
        <w:r>
          <w:rPr>
            <w:noProof/>
            <w:webHidden/>
          </w:rPr>
          <w:fldChar w:fldCharType="end"/>
        </w:r>
      </w:hyperlink>
    </w:p>
    <w:p w14:paraId="46365DCA" w14:textId="43C352BF" w:rsidR="00D95653" w:rsidRDefault="00D95653">
      <w:pPr>
        <w:pStyle w:val="32"/>
        <w:rPr>
          <w:rFonts w:asciiTheme="minorHAnsi" w:eastAsiaTheme="minorEastAsia" w:hAnsiTheme="minorHAnsi" w:cstheme="minorBidi"/>
          <w:noProof/>
          <w:sz w:val="24"/>
          <w:szCs w:val="22"/>
          <w14:ligatures w14:val="standardContextual"/>
        </w:rPr>
      </w:pPr>
      <w:hyperlink w:anchor="_Toc146278832" w:history="1">
        <w:r w:rsidRPr="00826744">
          <w:rPr>
            <w:rStyle w:val="a7"/>
            <w:rFonts w:ascii="標楷體" w:hAnsi="標楷體"/>
            <w:b/>
            <w:noProof/>
          </w:rPr>
          <w:t>(18) L2111</w:t>
        </w:r>
        <w:r w:rsidRPr="00826744">
          <w:rPr>
            <w:rStyle w:val="a7"/>
            <w:rFonts w:ascii="標楷體" w:hAnsi="標楷體" w:hint="eastAsia"/>
            <w:b/>
            <w:noProof/>
          </w:rPr>
          <w:t>案件申請登錄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_Toc146278832 \h </w:instrText>
        </w:r>
        <w:r>
          <w:rPr>
            <w:noProof/>
            <w:webHidden/>
          </w:rPr>
        </w:r>
        <w:r>
          <w:rPr>
            <w:noProof/>
            <w:webHidden/>
          </w:rPr>
          <w:fldChar w:fldCharType="separate"/>
        </w:r>
        <w:r>
          <w:rPr>
            <w:noProof/>
            <w:webHidden/>
          </w:rPr>
          <w:t>100</w:t>
        </w:r>
        <w:r>
          <w:rPr>
            <w:noProof/>
            <w:webHidden/>
          </w:rPr>
          <w:fldChar w:fldCharType="end"/>
        </w:r>
      </w:hyperlink>
    </w:p>
    <w:p w14:paraId="2EB8EFF1" w14:textId="2A22A079" w:rsidR="00D95653" w:rsidRDefault="00D95653">
      <w:pPr>
        <w:pStyle w:val="32"/>
        <w:rPr>
          <w:rFonts w:asciiTheme="minorHAnsi" w:eastAsiaTheme="minorEastAsia" w:hAnsiTheme="minorHAnsi" w:cstheme="minorBidi"/>
          <w:noProof/>
          <w:sz w:val="24"/>
          <w:szCs w:val="22"/>
          <w14:ligatures w14:val="standardContextual"/>
        </w:rPr>
      </w:pPr>
      <w:hyperlink w:anchor="_Toc146278833" w:history="1">
        <w:r w:rsidRPr="00826744">
          <w:rPr>
            <w:rStyle w:val="a7"/>
            <w:rFonts w:ascii="標楷體" w:hAnsi="標楷體"/>
            <w:b/>
            <w:noProof/>
          </w:rPr>
          <w:t>(19) L1101</w:t>
        </w:r>
        <w:r w:rsidRPr="00826744">
          <w:rPr>
            <w:rStyle w:val="a7"/>
            <w:rFonts w:ascii="標楷體" w:hAnsi="標楷體" w:hint="eastAsia"/>
            <w:b/>
            <w:noProof/>
          </w:rPr>
          <w:t>顧客基本資料維護</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_Toc146278833 \h </w:instrText>
        </w:r>
        <w:r>
          <w:rPr>
            <w:noProof/>
            <w:webHidden/>
          </w:rPr>
        </w:r>
        <w:r>
          <w:rPr>
            <w:noProof/>
            <w:webHidden/>
          </w:rPr>
          <w:fldChar w:fldCharType="separate"/>
        </w:r>
        <w:r>
          <w:rPr>
            <w:noProof/>
            <w:webHidden/>
          </w:rPr>
          <w:t>103</w:t>
        </w:r>
        <w:r>
          <w:rPr>
            <w:noProof/>
            <w:webHidden/>
          </w:rPr>
          <w:fldChar w:fldCharType="end"/>
        </w:r>
      </w:hyperlink>
    </w:p>
    <w:p w14:paraId="07D9B710" w14:textId="6396044B" w:rsidR="00D95653" w:rsidRDefault="00D95653">
      <w:pPr>
        <w:pStyle w:val="32"/>
        <w:rPr>
          <w:rFonts w:asciiTheme="minorHAnsi" w:eastAsiaTheme="minorEastAsia" w:hAnsiTheme="minorHAnsi" w:cstheme="minorBidi"/>
          <w:noProof/>
          <w:sz w:val="24"/>
          <w:szCs w:val="22"/>
          <w14:ligatures w14:val="standardContextual"/>
        </w:rPr>
      </w:pPr>
      <w:hyperlink w:anchor="_Toc146278834" w:history="1">
        <w:r w:rsidRPr="00826744">
          <w:rPr>
            <w:rStyle w:val="a7"/>
            <w:rFonts w:ascii="標楷體" w:hAnsi="標楷體"/>
            <w:b/>
            <w:noProof/>
          </w:rPr>
          <w:t>(20) L2153</w:t>
        </w:r>
        <w:r w:rsidRPr="00826744">
          <w:rPr>
            <w:rStyle w:val="a7"/>
            <w:rFonts w:ascii="標楷體" w:hAnsi="標楷體" w:hint="eastAsia"/>
            <w:b/>
            <w:noProof/>
          </w:rPr>
          <w:t>核准額度登錄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_Toc146278834 \h </w:instrText>
        </w:r>
        <w:r>
          <w:rPr>
            <w:noProof/>
            <w:webHidden/>
          </w:rPr>
        </w:r>
        <w:r>
          <w:rPr>
            <w:noProof/>
            <w:webHidden/>
          </w:rPr>
          <w:fldChar w:fldCharType="separate"/>
        </w:r>
        <w:r>
          <w:rPr>
            <w:noProof/>
            <w:webHidden/>
          </w:rPr>
          <w:t>107</w:t>
        </w:r>
        <w:r>
          <w:rPr>
            <w:noProof/>
            <w:webHidden/>
          </w:rPr>
          <w:fldChar w:fldCharType="end"/>
        </w:r>
      </w:hyperlink>
    </w:p>
    <w:p w14:paraId="4650915E" w14:textId="6905F370" w:rsidR="00D95653" w:rsidRDefault="00D95653">
      <w:pPr>
        <w:pStyle w:val="32"/>
        <w:rPr>
          <w:rFonts w:asciiTheme="minorHAnsi" w:eastAsiaTheme="minorEastAsia" w:hAnsiTheme="minorHAnsi" w:cstheme="minorBidi"/>
          <w:noProof/>
          <w:sz w:val="24"/>
          <w:szCs w:val="22"/>
          <w14:ligatures w14:val="standardContextual"/>
        </w:rPr>
      </w:pPr>
      <w:hyperlink w:anchor="_Toc146278835" w:history="1">
        <w:r w:rsidRPr="00826744">
          <w:rPr>
            <w:rStyle w:val="a7"/>
            <w:rFonts w:ascii="標楷體" w:hAnsi="標楷體"/>
            <w:b/>
            <w:noProof/>
          </w:rPr>
          <w:t>(21) L2411</w:t>
        </w:r>
        <w:r w:rsidRPr="00826744">
          <w:rPr>
            <w:rStyle w:val="a7"/>
            <w:rFonts w:ascii="標楷體" w:hAnsi="標楷體" w:hint="eastAsia"/>
            <w:b/>
            <w:noProof/>
          </w:rPr>
          <w:t>不動產擔保品資料登錄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_Toc146278835 \h </w:instrText>
        </w:r>
        <w:r>
          <w:rPr>
            <w:noProof/>
            <w:webHidden/>
          </w:rPr>
        </w:r>
        <w:r>
          <w:rPr>
            <w:noProof/>
            <w:webHidden/>
          </w:rPr>
          <w:fldChar w:fldCharType="separate"/>
        </w:r>
        <w:r>
          <w:rPr>
            <w:noProof/>
            <w:webHidden/>
          </w:rPr>
          <w:t>117</w:t>
        </w:r>
        <w:r>
          <w:rPr>
            <w:noProof/>
            <w:webHidden/>
          </w:rPr>
          <w:fldChar w:fldCharType="end"/>
        </w:r>
      </w:hyperlink>
    </w:p>
    <w:p w14:paraId="1BE5919A" w14:textId="0D961522" w:rsidR="00D95653" w:rsidRDefault="00D95653">
      <w:pPr>
        <w:pStyle w:val="32"/>
        <w:rPr>
          <w:rFonts w:asciiTheme="minorHAnsi" w:eastAsiaTheme="minorEastAsia" w:hAnsiTheme="minorHAnsi" w:cstheme="minorBidi"/>
          <w:noProof/>
          <w:sz w:val="24"/>
          <w:szCs w:val="22"/>
          <w14:ligatures w14:val="standardContextual"/>
        </w:rPr>
      </w:pPr>
      <w:hyperlink w:anchor="_Toc146278836" w:history="1">
        <w:r w:rsidRPr="00826744">
          <w:rPr>
            <w:rStyle w:val="a7"/>
            <w:rFonts w:ascii="標楷體" w:hAnsi="標楷體"/>
            <w:b/>
            <w:noProof/>
          </w:rPr>
          <w:t>(22) L2416</w:t>
        </w:r>
        <w:r w:rsidRPr="00826744">
          <w:rPr>
            <w:rStyle w:val="a7"/>
            <w:rFonts w:ascii="標楷體" w:hAnsi="標楷體" w:hint="eastAsia"/>
            <w:b/>
            <w:noProof/>
          </w:rPr>
          <w:t>不動產土地擔保品資料登錄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_Toc146278836 \h </w:instrText>
        </w:r>
        <w:r>
          <w:rPr>
            <w:noProof/>
            <w:webHidden/>
          </w:rPr>
        </w:r>
        <w:r>
          <w:rPr>
            <w:noProof/>
            <w:webHidden/>
          </w:rPr>
          <w:fldChar w:fldCharType="separate"/>
        </w:r>
        <w:r>
          <w:rPr>
            <w:noProof/>
            <w:webHidden/>
          </w:rPr>
          <w:t>123</w:t>
        </w:r>
        <w:r>
          <w:rPr>
            <w:noProof/>
            <w:webHidden/>
          </w:rPr>
          <w:fldChar w:fldCharType="end"/>
        </w:r>
      </w:hyperlink>
    </w:p>
    <w:p w14:paraId="510F7B3D" w14:textId="3C94618A" w:rsidR="00D95653" w:rsidRDefault="00D95653">
      <w:pPr>
        <w:pStyle w:val="32"/>
        <w:rPr>
          <w:rFonts w:asciiTheme="minorHAnsi" w:eastAsiaTheme="minorEastAsia" w:hAnsiTheme="minorHAnsi" w:cstheme="minorBidi"/>
          <w:noProof/>
          <w:sz w:val="24"/>
          <w:szCs w:val="22"/>
          <w14:ligatures w14:val="standardContextual"/>
        </w:rPr>
      </w:pPr>
      <w:hyperlink w:anchor="_Toc146278837" w:history="1">
        <w:r w:rsidRPr="00826744">
          <w:rPr>
            <w:rStyle w:val="a7"/>
            <w:rFonts w:ascii="標楷體" w:hAnsi="標楷體"/>
            <w:b/>
            <w:noProof/>
          </w:rPr>
          <w:t>(23) L2415</w:t>
        </w:r>
        <w:r w:rsidRPr="00826744">
          <w:rPr>
            <w:rStyle w:val="a7"/>
            <w:rFonts w:ascii="標楷體" w:hAnsi="標楷體" w:hint="eastAsia"/>
            <w:b/>
            <w:noProof/>
          </w:rPr>
          <w:t>不動產建物擔保品資料登錄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_Toc146278837 \h </w:instrText>
        </w:r>
        <w:r>
          <w:rPr>
            <w:noProof/>
            <w:webHidden/>
          </w:rPr>
        </w:r>
        <w:r>
          <w:rPr>
            <w:noProof/>
            <w:webHidden/>
          </w:rPr>
          <w:fldChar w:fldCharType="separate"/>
        </w:r>
        <w:r>
          <w:rPr>
            <w:noProof/>
            <w:webHidden/>
          </w:rPr>
          <w:t>129</w:t>
        </w:r>
        <w:r>
          <w:rPr>
            <w:noProof/>
            <w:webHidden/>
          </w:rPr>
          <w:fldChar w:fldCharType="end"/>
        </w:r>
      </w:hyperlink>
    </w:p>
    <w:p w14:paraId="59F7B923" w14:textId="3AA2B356" w:rsidR="00D95653" w:rsidRDefault="00D95653">
      <w:pPr>
        <w:pStyle w:val="32"/>
        <w:rPr>
          <w:rFonts w:asciiTheme="minorHAnsi" w:eastAsiaTheme="minorEastAsia" w:hAnsiTheme="minorHAnsi" w:cstheme="minorBidi"/>
          <w:noProof/>
          <w:sz w:val="24"/>
          <w:szCs w:val="22"/>
          <w14:ligatures w14:val="standardContextual"/>
        </w:rPr>
      </w:pPr>
      <w:hyperlink w:anchor="_Toc146278838" w:history="1">
        <w:r w:rsidRPr="00826744">
          <w:rPr>
            <w:rStyle w:val="a7"/>
            <w:rFonts w:ascii="標楷體" w:hAnsi="標楷體"/>
            <w:b/>
            <w:noProof/>
          </w:rPr>
          <w:t>(24) L2412</w:t>
        </w:r>
        <w:r w:rsidRPr="00826744">
          <w:rPr>
            <w:rStyle w:val="a7"/>
            <w:rFonts w:ascii="標楷體" w:hAnsi="標楷體" w:hint="eastAsia"/>
            <w:b/>
            <w:noProof/>
          </w:rPr>
          <w:t>動產擔保品資料登錄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_Toc146278838 \h </w:instrText>
        </w:r>
        <w:r>
          <w:rPr>
            <w:noProof/>
            <w:webHidden/>
          </w:rPr>
        </w:r>
        <w:r>
          <w:rPr>
            <w:noProof/>
            <w:webHidden/>
          </w:rPr>
          <w:fldChar w:fldCharType="separate"/>
        </w:r>
        <w:r>
          <w:rPr>
            <w:noProof/>
            <w:webHidden/>
          </w:rPr>
          <w:t>135</w:t>
        </w:r>
        <w:r>
          <w:rPr>
            <w:noProof/>
            <w:webHidden/>
          </w:rPr>
          <w:fldChar w:fldCharType="end"/>
        </w:r>
      </w:hyperlink>
    </w:p>
    <w:p w14:paraId="0F8655B9" w14:textId="20598F29" w:rsidR="00D95653" w:rsidRDefault="00D95653">
      <w:pPr>
        <w:pStyle w:val="32"/>
        <w:rPr>
          <w:rFonts w:asciiTheme="minorHAnsi" w:eastAsiaTheme="minorEastAsia" w:hAnsiTheme="minorHAnsi" w:cstheme="minorBidi"/>
          <w:noProof/>
          <w:sz w:val="24"/>
          <w:szCs w:val="22"/>
          <w14:ligatures w14:val="standardContextual"/>
        </w:rPr>
      </w:pPr>
      <w:hyperlink w:anchor="_Toc146278839" w:history="1">
        <w:r w:rsidRPr="00826744">
          <w:rPr>
            <w:rStyle w:val="a7"/>
            <w:rFonts w:ascii="標楷體" w:hAnsi="標楷體"/>
            <w:b/>
            <w:noProof/>
          </w:rPr>
          <w:t>(25) L2413</w:t>
        </w:r>
        <w:r w:rsidRPr="00826744">
          <w:rPr>
            <w:rStyle w:val="a7"/>
            <w:rFonts w:ascii="標楷體" w:hAnsi="標楷體" w:hint="eastAsia"/>
            <w:b/>
            <w:noProof/>
          </w:rPr>
          <w:t>股票擔保品資料登錄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_Toc146278839 \h </w:instrText>
        </w:r>
        <w:r>
          <w:rPr>
            <w:noProof/>
            <w:webHidden/>
          </w:rPr>
        </w:r>
        <w:r>
          <w:rPr>
            <w:noProof/>
            <w:webHidden/>
          </w:rPr>
          <w:fldChar w:fldCharType="separate"/>
        </w:r>
        <w:r>
          <w:rPr>
            <w:noProof/>
            <w:webHidden/>
          </w:rPr>
          <w:t>141</w:t>
        </w:r>
        <w:r>
          <w:rPr>
            <w:noProof/>
            <w:webHidden/>
          </w:rPr>
          <w:fldChar w:fldCharType="end"/>
        </w:r>
      </w:hyperlink>
    </w:p>
    <w:p w14:paraId="2F93642A" w14:textId="3B09C86B" w:rsidR="00D95653" w:rsidRDefault="00D95653">
      <w:pPr>
        <w:pStyle w:val="32"/>
        <w:rPr>
          <w:rFonts w:asciiTheme="minorHAnsi" w:eastAsiaTheme="minorEastAsia" w:hAnsiTheme="minorHAnsi" w:cstheme="minorBidi"/>
          <w:noProof/>
          <w:sz w:val="24"/>
          <w:szCs w:val="22"/>
          <w14:ligatures w14:val="standardContextual"/>
        </w:rPr>
      </w:pPr>
      <w:hyperlink w:anchor="_Toc146278840" w:history="1">
        <w:r w:rsidRPr="00826744">
          <w:rPr>
            <w:rStyle w:val="a7"/>
            <w:rFonts w:ascii="標楷體" w:hAnsi="標楷體"/>
            <w:b/>
            <w:noProof/>
          </w:rPr>
          <w:t>(26) L2414</w:t>
        </w:r>
        <w:r w:rsidRPr="00826744">
          <w:rPr>
            <w:rStyle w:val="a7"/>
            <w:rFonts w:ascii="標楷體" w:hAnsi="標楷體" w:hint="eastAsia"/>
            <w:b/>
            <w:noProof/>
          </w:rPr>
          <w:t>其他擔保品資料登錄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_Toc146278840 \h </w:instrText>
        </w:r>
        <w:r>
          <w:rPr>
            <w:noProof/>
            <w:webHidden/>
          </w:rPr>
        </w:r>
        <w:r>
          <w:rPr>
            <w:noProof/>
            <w:webHidden/>
          </w:rPr>
          <w:fldChar w:fldCharType="separate"/>
        </w:r>
        <w:r>
          <w:rPr>
            <w:noProof/>
            <w:webHidden/>
          </w:rPr>
          <w:t>145</w:t>
        </w:r>
        <w:r>
          <w:rPr>
            <w:noProof/>
            <w:webHidden/>
          </w:rPr>
          <w:fldChar w:fldCharType="end"/>
        </w:r>
      </w:hyperlink>
    </w:p>
    <w:p w14:paraId="44765D73" w14:textId="1F0F174D" w:rsidR="00D95653" w:rsidRDefault="00D95653">
      <w:pPr>
        <w:pStyle w:val="32"/>
        <w:rPr>
          <w:rFonts w:asciiTheme="minorHAnsi" w:eastAsiaTheme="minorEastAsia" w:hAnsiTheme="minorHAnsi" w:cstheme="minorBidi"/>
          <w:noProof/>
          <w:sz w:val="24"/>
          <w:szCs w:val="22"/>
          <w14:ligatures w14:val="standardContextual"/>
        </w:rPr>
      </w:pPr>
      <w:hyperlink w:anchor="_Toc146278841" w:history="1">
        <w:r w:rsidRPr="00826744">
          <w:rPr>
            <w:rStyle w:val="a7"/>
            <w:rFonts w:ascii="標楷體" w:hAnsi="標楷體"/>
            <w:b/>
            <w:noProof/>
          </w:rPr>
          <w:t>(27) L4610</w:t>
        </w:r>
        <w:r w:rsidRPr="00826744">
          <w:rPr>
            <w:rStyle w:val="a7"/>
            <w:rFonts w:ascii="標楷體" w:hAnsi="標楷體" w:hint="eastAsia"/>
            <w:b/>
            <w:noProof/>
          </w:rPr>
          <w:t>保險單明細資料登錄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_Toc146278841 \h </w:instrText>
        </w:r>
        <w:r>
          <w:rPr>
            <w:noProof/>
            <w:webHidden/>
          </w:rPr>
        </w:r>
        <w:r>
          <w:rPr>
            <w:noProof/>
            <w:webHidden/>
          </w:rPr>
          <w:fldChar w:fldCharType="separate"/>
        </w:r>
        <w:r>
          <w:rPr>
            <w:noProof/>
            <w:webHidden/>
          </w:rPr>
          <w:t>152</w:t>
        </w:r>
        <w:r>
          <w:rPr>
            <w:noProof/>
            <w:webHidden/>
          </w:rPr>
          <w:fldChar w:fldCharType="end"/>
        </w:r>
      </w:hyperlink>
    </w:p>
    <w:p w14:paraId="0BEBD57B" w14:textId="103F6901" w:rsidR="00D95653" w:rsidRDefault="00D95653">
      <w:pPr>
        <w:pStyle w:val="32"/>
        <w:rPr>
          <w:rFonts w:asciiTheme="minorHAnsi" w:eastAsiaTheme="minorEastAsia" w:hAnsiTheme="minorHAnsi" w:cstheme="minorBidi"/>
          <w:noProof/>
          <w:sz w:val="24"/>
          <w:szCs w:val="22"/>
          <w14:ligatures w14:val="standardContextual"/>
        </w:rPr>
      </w:pPr>
      <w:hyperlink w:anchor="_Toc146278842" w:history="1">
        <w:r w:rsidRPr="00826744">
          <w:rPr>
            <w:rStyle w:val="a7"/>
            <w:rFonts w:ascii="標楷體" w:hAnsi="標楷體"/>
            <w:b/>
            <w:noProof/>
          </w:rPr>
          <w:t>(28) L1105</w:t>
        </w:r>
        <w:r w:rsidRPr="00826744">
          <w:rPr>
            <w:rStyle w:val="a7"/>
            <w:rFonts w:ascii="標楷體" w:hAnsi="標楷體" w:hint="eastAsia"/>
            <w:b/>
            <w:noProof/>
          </w:rPr>
          <w:t>顧客聯絡電話維護</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_Toc146278842 \h </w:instrText>
        </w:r>
        <w:r>
          <w:rPr>
            <w:noProof/>
            <w:webHidden/>
          </w:rPr>
        </w:r>
        <w:r>
          <w:rPr>
            <w:noProof/>
            <w:webHidden/>
          </w:rPr>
          <w:fldChar w:fldCharType="separate"/>
        </w:r>
        <w:r>
          <w:rPr>
            <w:noProof/>
            <w:webHidden/>
          </w:rPr>
          <w:t>155</w:t>
        </w:r>
        <w:r>
          <w:rPr>
            <w:noProof/>
            <w:webHidden/>
          </w:rPr>
          <w:fldChar w:fldCharType="end"/>
        </w:r>
      </w:hyperlink>
    </w:p>
    <w:p w14:paraId="716974D8" w14:textId="1EF202DD" w:rsidR="00D95653" w:rsidRDefault="00D95653">
      <w:pPr>
        <w:pStyle w:val="32"/>
        <w:rPr>
          <w:rFonts w:asciiTheme="minorHAnsi" w:eastAsiaTheme="minorEastAsia" w:hAnsiTheme="minorHAnsi" w:cstheme="minorBidi"/>
          <w:noProof/>
          <w:sz w:val="24"/>
          <w:szCs w:val="22"/>
          <w14:ligatures w14:val="standardContextual"/>
        </w:rPr>
      </w:pPr>
      <w:hyperlink w:anchor="_Toc146278843" w:history="1">
        <w:r w:rsidRPr="00826744">
          <w:rPr>
            <w:rStyle w:val="a7"/>
            <w:rFonts w:ascii="標楷體" w:hAnsi="標楷體"/>
            <w:b/>
            <w:noProof/>
          </w:rPr>
          <w:t>(29) L2250</w:t>
        </w:r>
        <w:r w:rsidRPr="00826744">
          <w:rPr>
            <w:rStyle w:val="a7"/>
            <w:rFonts w:ascii="標楷體" w:hAnsi="標楷體" w:hint="eastAsia"/>
            <w:b/>
            <w:noProof/>
          </w:rPr>
          <w:t>保證人資料登錄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_Toc146278843 \h </w:instrText>
        </w:r>
        <w:r>
          <w:rPr>
            <w:noProof/>
            <w:webHidden/>
          </w:rPr>
        </w:r>
        <w:r>
          <w:rPr>
            <w:noProof/>
            <w:webHidden/>
          </w:rPr>
          <w:fldChar w:fldCharType="separate"/>
        </w:r>
        <w:r>
          <w:rPr>
            <w:noProof/>
            <w:webHidden/>
          </w:rPr>
          <w:t>157</w:t>
        </w:r>
        <w:r>
          <w:rPr>
            <w:noProof/>
            <w:webHidden/>
          </w:rPr>
          <w:fldChar w:fldCharType="end"/>
        </w:r>
      </w:hyperlink>
    </w:p>
    <w:p w14:paraId="75B48644" w14:textId="2FA35F52" w:rsidR="00D95653" w:rsidRDefault="00D95653">
      <w:pPr>
        <w:pStyle w:val="32"/>
        <w:rPr>
          <w:rFonts w:asciiTheme="minorHAnsi" w:eastAsiaTheme="minorEastAsia" w:hAnsiTheme="minorHAnsi" w:cstheme="minorBidi"/>
          <w:noProof/>
          <w:sz w:val="24"/>
          <w:szCs w:val="22"/>
          <w14:ligatures w14:val="standardContextual"/>
        </w:rPr>
      </w:pPr>
      <w:hyperlink w:anchor="_Toc146278844" w:history="1">
        <w:r w:rsidRPr="00826744">
          <w:rPr>
            <w:rStyle w:val="a7"/>
            <w:rFonts w:ascii="標楷體" w:hAnsi="標楷體"/>
            <w:b/>
            <w:noProof/>
          </w:rPr>
          <w:t>(30) L2417</w:t>
        </w:r>
        <w:r w:rsidRPr="00826744">
          <w:rPr>
            <w:rStyle w:val="a7"/>
            <w:rFonts w:ascii="標楷體" w:hAnsi="標楷體" w:hint="eastAsia"/>
            <w:b/>
            <w:noProof/>
          </w:rPr>
          <w:t>額度與擔保品關聯登錄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_Toc146278844 \h </w:instrText>
        </w:r>
        <w:r>
          <w:rPr>
            <w:noProof/>
            <w:webHidden/>
          </w:rPr>
        </w:r>
        <w:r>
          <w:rPr>
            <w:noProof/>
            <w:webHidden/>
          </w:rPr>
          <w:fldChar w:fldCharType="separate"/>
        </w:r>
        <w:r>
          <w:rPr>
            <w:noProof/>
            <w:webHidden/>
          </w:rPr>
          <w:t>160</w:t>
        </w:r>
        <w:r>
          <w:rPr>
            <w:noProof/>
            <w:webHidden/>
          </w:rPr>
          <w:fldChar w:fldCharType="end"/>
        </w:r>
      </w:hyperlink>
    </w:p>
    <w:p w14:paraId="298FCC06" w14:textId="1A3F65E0" w:rsidR="00D95653" w:rsidRDefault="00D95653">
      <w:pPr>
        <w:pStyle w:val="32"/>
        <w:rPr>
          <w:rFonts w:asciiTheme="minorHAnsi" w:eastAsiaTheme="minorEastAsia" w:hAnsiTheme="minorHAnsi" w:cstheme="minorBidi"/>
          <w:noProof/>
          <w:sz w:val="24"/>
          <w:szCs w:val="22"/>
          <w14:ligatures w14:val="standardContextual"/>
        </w:rPr>
      </w:pPr>
      <w:hyperlink w:anchor="_Toc146278845" w:history="1">
        <w:r w:rsidRPr="00826744">
          <w:rPr>
            <w:rStyle w:val="a7"/>
            <w:rFonts w:ascii="標楷體" w:hAnsi="標楷體"/>
            <w:b/>
            <w:noProof/>
          </w:rPr>
          <w:t>(31) L2306</w:t>
        </w:r>
        <w:r w:rsidRPr="00826744">
          <w:rPr>
            <w:rStyle w:val="a7"/>
            <w:rFonts w:ascii="標楷體" w:hAnsi="標楷體" w:hint="eastAsia"/>
            <w:b/>
            <w:noProof/>
          </w:rPr>
          <w:t>關係人資料建立</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_Toc146278845 \h </w:instrText>
        </w:r>
        <w:r>
          <w:rPr>
            <w:noProof/>
            <w:webHidden/>
          </w:rPr>
        </w:r>
        <w:r>
          <w:rPr>
            <w:noProof/>
            <w:webHidden/>
          </w:rPr>
          <w:fldChar w:fldCharType="separate"/>
        </w:r>
        <w:r>
          <w:rPr>
            <w:noProof/>
            <w:webHidden/>
          </w:rPr>
          <w:t>163</w:t>
        </w:r>
        <w:r>
          <w:rPr>
            <w:noProof/>
            <w:webHidden/>
          </w:rPr>
          <w:fldChar w:fldCharType="end"/>
        </w:r>
      </w:hyperlink>
    </w:p>
    <w:p w14:paraId="0C92DC9F" w14:textId="4706BFF9" w:rsidR="00D95653" w:rsidRDefault="00D95653">
      <w:pPr>
        <w:pStyle w:val="32"/>
        <w:rPr>
          <w:rFonts w:asciiTheme="minorHAnsi" w:eastAsiaTheme="minorEastAsia" w:hAnsiTheme="minorHAnsi" w:cstheme="minorBidi"/>
          <w:noProof/>
          <w:sz w:val="24"/>
          <w:szCs w:val="22"/>
          <w14:ligatures w14:val="standardContextual"/>
        </w:rPr>
      </w:pPr>
      <w:hyperlink w:anchor="_Toc146278846" w:history="1">
        <w:r w:rsidRPr="00826744">
          <w:rPr>
            <w:rStyle w:val="a7"/>
            <w:rFonts w:ascii="標楷體" w:hAnsi="標楷體"/>
            <w:b/>
            <w:noProof/>
          </w:rPr>
          <w:t>(32) L2418</w:t>
        </w:r>
        <w:r w:rsidRPr="00826744">
          <w:rPr>
            <w:rStyle w:val="a7"/>
            <w:rFonts w:ascii="標楷體" w:hAnsi="標楷體" w:hint="eastAsia"/>
            <w:b/>
            <w:noProof/>
          </w:rPr>
          <w:t>他項權利資料登錄</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_Toc146278846 \h </w:instrText>
        </w:r>
        <w:r>
          <w:rPr>
            <w:noProof/>
            <w:webHidden/>
          </w:rPr>
        </w:r>
        <w:r>
          <w:rPr>
            <w:noProof/>
            <w:webHidden/>
          </w:rPr>
          <w:fldChar w:fldCharType="separate"/>
        </w:r>
        <w:r>
          <w:rPr>
            <w:noProof/>
            <w:webHidden/>
          </w:rPr>
          <w:t>164</w:t>
        </w:r>
        <w:r>
          <w:rPr>
            <w:noProof/>
            <w:webHidden/>
          </w:rPr>
          <w:fldChar w:fldCharType="end"/>
        </w:r>
      </w:hyperlink>
    </w:p>
    <w:p w14:paraId="79267C73" w14:textId="1299411D" w:rsidR="00D95653" w:rsidRDefault="00D95653">
      <w:pPr>
        <w:pStyle w:val="32"/>
        <w:rPr>
          <w:rFonts w:asciiTheme="minorHAnsi" w:eastAsiaTheme="minorEastAsia" w:hAnsiTheme="minorHAnsi" w:cstheme="minorBidi"/>
          <w:noProof/>
          <w:sz w:val="24"/>
          <w:szCs w:val="22"/>
          <w14:ligatures w14:val="standardContextual"/>
        </w:rPr>
      </w:pPr>
      <w:hyperlink w:anchor="_Toc146278847" w:history="1">
        <w:r w:rsidRPr="00826744">
          <w:rPr>
            <w:rStyle w:val="a7"/>
            <w:rFonts w:ascii="標楷體" w:hAnsi="標楷體"/>
            <w:b/>
            <w:noProof/>
          </w:rPr>
          <w:t xml:space="preserve">(33) L7911 </w:t>
        </w:r>
        <w:r w:rsidRPr="00826744">
          <w:rPr>
            <w:rStyle w:val="a7"/>
            <w:rFonts w:ascii="標楷體" w:hAnsi="標楷體" w:hint="eastAsia"/>
            <w:b/>
            <w:noProof/>
          </w:rPr>
          <w:t>戶號查詢</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_Toc146278847 \h </w:instrText>
        </w:r>
        <w:r>
          <w:rPr>
            <w:noProof/>
            <w:webHidden/>
          </w:rPr>
        </w:r>
        <w:r>
          <w:rPr>
            <w:noProof/>
            <w:webHidden/>
          </w:rPr>
          <w:fldChar w:fldCharType="separate"/>
        </w:r>
        <w:r>
          <w:rPr>
            <w:noProof/>
            <w:webHidden/>
          </w:rPr>
          <w:t>166</w:t>
        </w:r>
        <w:r>
          <w:rPr>
            <w:noProof/>
            <w:webHidden/>
          </w:rPr>
          <w:fldChar w:fldCharType="end"/>
        </w:r>
      </w:hyperlink>
    </w:p>
    <w:p w14:paraId="54814CED" w14:textId="34F69FFE" w:rsidR="00D95653" w:rsidRDefault="00D95653">
      <w:pPr>
        <w:pStyle w:val="32"/>
        <w:rPr>
          <w:rFonts w:asciiTheme="minorHAnsi" w:eastAsiaTheme="minorEastAsia" w:hAnsiTheme="minorHAnsi" w:cstheme="minorBidi"/>
          <w:noProof/>
          <w:sz w:val="24"/>
          <w:szCs w:val="22"/>
          <w14:ligatures w14:val="standardContextual"/>
        </w:rPr>
      </w:pPr>
      <w:hyperlink w:anchor="_Toc146278848" w:history="1">
        <w:r w:rsidRPr="00826744">
          <w:rPr>
            <w:rStyle w:val="a7"/>
            <w:rFonts w:ascii="標楷體" w:hAnsi="標楷體"/>
            <w:b/>
            <w:noProof/>
          </w:rPr>
          <w:t xml:space="preserve">(34) L7912 </w:t>
        </w:r>
        <w:r w:rsidRPr="00826744">
          <w:rPr>
            <w:rStyle w:val="a7"/>
            <w:rFonts w:ascii="標楷體" w:hAnsi="標楷體" w:hint="eastAsia"/>
            <w:b/>
            <w:noProof/>
          </w:rPr>
          <w:t>額度資料查詢</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_Toc146278848 \h </w:instrText>
        </w:r>
        <w:r>
          <w:rPr>
            <w:noProof/>
            <w:webHidden/>
          </w:rPr>
        </w:r>
        <w:r>
          <w:rPr>
            <w:noProof/>
            <w:webHidden/>
          </w:rPr>
          <w:fldChar w:fldCharType="separate"/>
        </w:r>
        <w:r>
          <w:rPr>
            <w:noProof/>
            <w:webHidden/>
          </w:rPr>
          <w:t>168</w:t>
        </w:r>
        <w:r>
          <w:rPr>
            <w:noProof/>
            <w:webHidden/>
          </w:rPr>
          <w:fldChar w:fldCharType="end"/>
        </w:r>
      </w:hyperlink>
    </w:p>
    <w:p w14:paraId="7F70F164" w14:textId="4ADA586A" w:rsidR="00D95653" w:rsidRDefault="00D95653">
      <w:pPr>
        <w:pStyle w:val="32"/>
        <w:rPr>
          <w:rFonts w:asciiTheme="minorHAnsi" w:eastAsiaTheme="minorEastAsia" w:hAnsiTheme="minorHAnsi" w:cstheme="minorBidi"/>
          <w:noProof/>
          <w:sz w:val="24"/>
          <w:szCs w:val="22"/>
          <w14:ligatures w14:val="standardContextual"/>
        </w:rPr>
      </w:pPr>
      <w:hyperlink w:anchor="_Toc146278849" w:history="1">
        <w:r w:rsidRPr="00826744">
          <w:rPr>
            <w:rStyle w:val="a7"/>
            <w:rFonts w:ascii="標楷體" w:hAnsi="標楷體"/>
            <w:b/>
            <w:noProof/>
          </w:rPr>
          <w:t>(35) L7913 eLoan</w:t>
        </w:r>
        <w:r w:rsidRPr="00826744">
          <w:rPr>
            <w:rStyle w:val="a7"/>
            <w:rFonts w:ascii="標楷體" w:hAnsi="標楷體" w:hint="eastAsia"/>
            <w:b/>
            <w:noProof/>
          </w:rPr>
          <w:t>評級資訊查詢</w:t>
        </w:r>
        <w:r w:rsidRPr="00826744">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_Toc146278849 \h </w:instrText>
        </w:r>
        <w:r>
          <w:rPr>
            <w:noProof/>
            <w:webHidden/>
          </w:rPr>
        </w:r>
        <w:r>
          <w:rPr>
            <w:noProof/>
            <w:webHidden/>
          </w:rPr>
          <w:fldChar w:fldCharType="separate"/>
        </w:r>
        <w:r>
          <w:rPr>
            <w:noProof/>
            <w:webHidden/>
          </w:rPr>
          <w:t>170</w:t>
        </w:r>
        <w:r>
          <w:rPr>
            <w:noProof/>
            <w:webHidden/>
          </w:rPr>
          <w:fldChar w:fldCharType="end"/>
        </w:r>
      </w:hyperlink>
    </w:p>
    <w:p w14:paraId="2AE98C9B" w14:textId="2560689B" w:rsidR="00D95653" w:rsidRDefault="00D95653">
      <w:pPr>
        <w:pStyle w:val="32"/>
        <w:rPr>
          <w:rFonts w:asciiTheme="minorHAnsi" w:eastAsiaTheme="minorEastAsia" w:hAnsiTheme="minorHAnsi" w:cstheme="minorBidi"/>
          <w:noProof/>
          <w:sz w:val="24"/>
          <w:szCs w:val="22"/>
          <w14:ligatures w14:val="standardContextual"/>
        </w:rPr>
      </w:pPr>
      <w:hyperlink w:anchor="_Toc146278850" w:history="1">
        <w:r w:rsidRPr="00826744">
          <w:rPr>
            <w:rStyle w:val="a7"/>
            <w:rFonts w:ascii="標楷體" w:hAnsi="標楷體"/>
            <w:b/>
            <w:noProof/>
            <w:highlight w:val="yellow"/>
          </w:rPr>
          <w:t>(36) L2801</w:t>
        </w:r>
        <w:r w:rsidRPr="00826744">
          <w:rPr>
            <w:rStyle w:val="a7"/>
            <w:rFonts w:ascii="標楷體" w:hAnsi="標楷體" w:hint="eastAsia"/>
            <w:b/>
            <w:noProof/>
            <w:highlight w:val="yellow"/>
          </w:rPr>
          <w:t>未齊案件管理</w:t>
        </w:r>
        <w:r w:rsidRPr="0082674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_Toc146278850 \h </w:instrText>
        </w:r>
        <w:r>
          <w:rPr>
            <w:noProof/>
            <w:webHidden/>
          </w:rPr>
        </w:r>
        <w:r>
          <w:rPr>
            <w:noProof/>
            <w:webHidden/>
          </w:rPr>
          <w:fldChar w:fldCharType="separate"/>
        </w:r>
        <w:r>
          <w:rPr>
            <w:noProof/>
            <w:webHidden/>
          </w:rPr>
          <w:t>173</w:t>
        </w:r>
        <w:r>
          <w:rPr>
            <w:noProof/>
            <w:webHidden/>
          </w:rPr>
          <w:fldChar w:fldCharType="end"/>
        </w:r>
      </w:hyperlink>
    </w:p>
    <w:p w14:paraId="5CC3D2C6" w14:textId="021BA81B" w:rsidR="00D95653" w:rsidRDefault="00D95653">
      <w:pPr>
        <w:pStyle w:val="32"/>
        <w:rPr>
          <w:rFonts w:asciiTheme="minorHAnsi" w:eastAsiaTheme="minorEastAsia" w:hAnsiTheme="minorHAnsi" w:cstheme="minorBidi"/>
          <w:noProof/>
          <w:sz w:val="24"/>
          <w:szCs w:val="22"/>
          <w14:ligatures w14:val="standardContextual"/>
        </w:rPr>
      </w:pPr>
      <w:hyperlink w:anchor="_Toc146278851" w:history="1">
        <w:r w:rsidRPr="00826744">
          <w:rPr>
            <w:rStyle w:val="a7"/>
            <w:rFonts w:ascii="標楷體" w:hAnsi="標楷體"/>
            <w:b/>
            <w:noProof/>
            <w:highlight w:val="yellow"/>
          </w:rPr>
          <w:t xml:space="preserve">(37) L6700 </w:t>
        </w:r>
        <w:r w:rsidRPr="00826744">
          <w:rPr>
            <w:rStyle w:val="a7"/>
            <w:rFonts w:ascii="標楷體" w:hAnsi="標楷體" w:hint="eastAsia"/>
            <w:b/>
            <w:noProof/>
            <w:highlight w:val="yellow"/>
          </w:rPr>
          <w:t>未齊件代碼維護</w:t>
        </w:r>
        <w:r w:rsidRPr="0082674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_Toc146278851 \h </w:instrText>
        </w:r>
        <w:r>
          <w:rPr>
            <w:noProof/>
            <w:webHidden/>
          </w:rPr>
        </w:r>
        <w:r>
          <w:rPr>
            <w:noProof/>
            <w:webHidden/>
          </w:rPr>
          <w:fldChar w:fldCharType="separate"/>
        </w:r>
        <w:r>
          <w:rPr>
            <w:noProof/>
            <w:webHidden/>
          </w:rPr>
          <w:t>174</w:t>
        </w:r>
        <w:r>
          <w:rPr>
            <w:noProof/>
            <w:webHidden/>
          </w:rPr>
          <w:fldChar w:fldCharType="end"/>
        </w:r>
      </w:hyperlink>
    </w:p>
    <w:p w14:paraId="5F79E62C" w14:textId="05DDCE07" w:rsidR="00D95653" w:rsidRDefault="00D95653">
      <w:pPr>
        <w:pStyle w:val="32"/>
        <w:rPr>
          <w:rFonts w:asciiTheme="minorHAnsi" w:eastAsiaTheme="minorEastAsia" w:hAnsiTheme="minorHAnsi" w:cstheme="minorBidi"/>
          <w:noProof/>
          <w:sz w:val="24"/>
          <w:szCs w:val="22"/>
          <w14:ligatures w14:val="standardContextual"/>
        </w:rPr>
      </w:pPr>
      <w:hyperlink w:anchor="_Toc146278852" w:history="1">
        <w:r w:rsidRPr="00826744">
          <w:rPr>
            <w:rStyle w:val="a7"/>
            <w:rFonts w:ascii="標楷體" w:hAnsi="標楷體"/>
            <w:b/>
            <w:noProof/>
            <w:highlight w:val="yellow"/>
          </w:rPr>
          <w:t xml:space="preserve">(38) L2221 </w:t>
        </w:r>
        <w:r w:rsidRPr="00826744">
          <w:rPr>
            <w:rStyle w:val="a7"/>
            <w:rFonts w:ascii="標楷體" w:hAnsi="標楷體" w:hint="eastAsia"/>
            <w:b/>
            <w:noProof/>
            <w:highlight w:val="yellow"/>
          </w:rPr>
          <w:t>交易關係人維護</w:t>
        </w:r>
        <w:r w:rsidRPr="00826744">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_Toc146278852 \h </w:instrText>
        </w:r>
        <w:r>
          <w:rPr>
            <w:noProof/>
            <w:webHidden/>
          </w:rPr>
        </w:r>
        <w:r>
          <w:rPr>
            <w:noProof/>
            <w:webHidden/>
          </w:rPr>
          <w:fldChar w:fldCharType="separate"/>
        </w:r>
        <w:r>
          <w:rPr>
            <w:noProof/>
            <w:webHidden/>
          </w:rPr>
          <w:t>174</w:t>
        </w:r>
        <w:r>
          <w:rPr>
            <w:noProof/>
            <w:webHidden/>
          </w:rPr>
          <w:fldChar w:fldCharType="end"/>
        </w:r>
      </w:hyperlink>
    </w:p>
    <w:p w14:paraId="62800391" w14:textId="78468D92" w:rsidR="00D95653" w:rsidRDefault="00D95653">
      <w:pPr>
        <w:pStyle w:val="32"/>
        <w:rPr>
          <w:rFonts w:asciiTheme="minorHAnsi" w:eastAsiaTheme="minorEastAsia" w:hAnsiTheme="minorHAnsi" w:cstheme="minorBidi"/>
          <w:noProof/>
          <w:sz w:val="24"/>
          <w:szCs w:val="22"/>
          <w14:ligatures w14:val="standardContextual"/>
        </w:rPr>
      </w:pPr>
      <w:hyperlink w:anchor="_Toc146278853" w:history="1">
        <w:r w:rsidRPr="00826744">
          <w:rPr>
            <w:rStyle w:val="a7"/>
            <w:rFonts w:ascii="標楷體" w:hAnsi="標楷體" w:hint="eastAsia"/>
            <w:noProof/>
          </w:rPr>
          <w:t>三、</w:t>
        </w:r>
        <w:r w:rsidRPr="00826744">
          <w:rPr>
            <w:rStyle w:val="a7"/>
            <w:rFonts w:ascii="標楷體" w:hAnsi="標楷體"/>
            <w:noProof/>
          </w:rPr>
          <w:t>ICS</w:t>
        </w:r>
        <w:r w:rsidRPr="00826744">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_Toc146278853 \h </w:instrText>
        </w:r>
        <w:r>
          <w:rPr>
            <w:noProof/>
            <w:webHidden/>
          </w:rPr>
        </w:r>
        <w:r>
          <w:rPr>
            <w:noProof/>
            <w:webHidden/>
          </w:rPr>
          <w:fldChar w:fldCharType="separate"/>
        </w:r>
        <w:r>
          <w:rPr>
            <w:noProof/>
            <w:webHidden/>
          </w:rPr>
          <w:t>175</w:t>
        </w:r>
        <w:r>
          <w:rPr>
            <w:noProof/>
            <w:webHidden/>
          </w:rPr>
          <w:fldChar w:fldCharType="end"/>
        </w:r>
      </w:hyperlink>
    </w:p>
    <w:p w14:paraId="6415CCDB" w14:textId="6C72BD32" w:rsidR="00D95653" w:rsidRDefault="00D95653">
      <w:pPr>
        <w:pStyle w:val="32"/>
        <w:rPr>
          <w:rFonts w:asciiTheme="minorHAnsi" w:eastAsiaTheme="minorEastAsia" w:hAnsiTheme="minorHAnsi" w:cstheme="minorBidi"/>
          <w:noProof/>
          <w:sz w:val="24"/>
          <w:szCs w:val="22"/>
          <w14:ligatures w14:val="standardContextual"/>
        </w:rPr>
      </w:pPr>
      <w:hyperlink w:anchor="_Toc146278854" w:history="1">
        <w:r w:rsidRPr="00826744">
          <w:rPr>
            <w:rStyle w:val="a7"/>
            <w:rFonts w:ascii="標楷體" w:hAnsi="標楷體"/>
            <w:b/>
            <w:noProof/>
          </w:rPr>
          <w:t>(1)</w:t>
        </w:r>
        <w:r w:rsidRPr="00826744">
          <w:rPr>
            <w:rStyle w:val="a7"/>
            <w:rFonts w:ascii="標楷體" w:hAnsi="標楷體"/>
            <w:bCs/>
            <w:noProof/>
          </w:rPr>
          <w:t xml:space="preserve"> L</w:t>
        </w:r>
        <w:r w:rsidRPr="00826744">
          <w:rPr>
            <w:rStyle w:val="a7"/>
            <w:rFonts w:ascii="標楷體" w:hAnsi="標楷體"/>
            <w:b/>
            <w:noProof/>
          </w:rPr>
          <w:t>7300</w:t>
        </w:r>
        <w:r w:rsidRPr="00826744">
          <w:rPr>
            <w:rStyle w:val="a7"/>
            <w:noProof/>
          </w:rPr>
          <w:t xml:space="preserve"> </w:t>
        </w:r>
        <w:r w:rsidRPr="00826744">
          <w:rPr>
            <w:rStyle w:val="a7"/>
            <w:rFonts w:ascii="標楷體" w:hAnsi="標楷體"/>
            <w:b/>
            <w:noProof/>
          </w:rPr>
          <w:t>ICS</w:t>
        </w:r>
        <w:r w:rsidRPr="00826744">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_Toc146278854 \h </w:instrText>
        </w:r>
        <w:r>
          <w:rPr>
            <w:noProof/>
            <w:webHidden/>
          </w:rPr>
        </w:r>
        <w:r>
          <w:rPr>
            <w:noProof/>
            <w:webHidden/>
          </w:rPr>
          <w:fldChar w:fldCharType="separate"/>
        </w:r>
        <w:r>
          <w:rPr>
            <w:noProof/>
            <w:webHidden/>
          </w:rPr>
          <w:t>175</w:t>
        </w:r>
        <w:r>
          <w:rPr>
            <w:noProof/>
            <w:webHidden/>
          </w:rPr>
          <w:fldChar w:fldCharType="end"/>
        </w:r>
      </w:hyperlink>
    </w:p>
    <w:p w14:paraId="3360DF13" w14:textId="73D51D67" w:rsidR="00D95653" w:rsidRDefault="00D95653">
      <w:pPr>
        <w:pStyle w:val="32"/>
        <w:rPr>
          <w:rFonts w:asciiTheme="minorHAnsi" w:eastAsiaTheme="minorEastAsia" w:hAnsiTheme="minorHAnsi" w:cstheme="minorBidi"/>
          <w:noProof/>
          <w:sz w:val="24"/>
          <w:szCs w:val="22"/>
          <w14:ligatures w14:val="standardContextual"/>
        </w:rPr>
      </w:pPr>
      <w:hyperlink w:anchor="_Toc146278855" w:history="1">
        <w:r w:rsidRPr="00826744">
          <w:rPr>
            <w:rStyle w:val="a7"/>
            <w:rFonts w:ascii="標楷體" w:hAnsi="標楷體" w:hint="eastAsia"/>
            <w:noProof/>
            <w:lang w:eastAsia="zh-HK"/>
          </w:rPr>
          <w:t>四</w:t>
        </w:r>
        <w:r w:rsidRPr="00826744">
          <w:rPr>
            <w:rStyle w:val="a7"/>
            <w:rFonts w:ascii="標楷體" w:hAnsi="標楷體" w:hint="eastAsia"/>
            <w:noProof/>
          </w:rPr>
          <w:t>、</w:t>
        </w:r>
        <w:r w:rsidRPr="00826744">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_Toc146278855 \h </w:instrText>
        </w:r>
        <w:r>
          <w:rPr>
            <w:noProof/>
            <w:webHidden/>
          </w:rPr>
        </w:r>
        <w:r>
          <w:rPr>
            <w:noProof/>
            <w:webHidden/>
          </w:rPr>
          <w:fldChar w:fldCharType="separate"/>
        </w:r>
        <w:r>
          <w:rPr>
            <w:noProof/>
            <w:webHidden/>
          </w:rPr>
          <w:t>178</w:t>
        </w:r>
        <w:r>
          <w:rPr>
            <w:noProof/>
            <w:webHidden/>
          </w:rPr>
          <w:fldChar w:fldCharType="end"/>
        </w:r>
      </w:hyperlink>
    </w:p>
    <w:p w14:paraId="265ABCDD" w14:textId="5046F8EE" w:rsidR="00D95653" w:rsidRDefault="00D95653">
      <w:pPr>
        <w:pStyle w:val="32"/>
        <w:rPr>
          <w:rFonts w:asciiTheme="minorHAnsi" w:eastAsiaTheme="minorEastAsia" w:hAnsiTheme="minorHAnsi" w:cstheme="minorBidi"/>
          <w:noProof/>
          <w:sz w:val="24"/>
          <w:szCs w:val="22"/>
          <w14:ligatures w14:val="standardContextual"/>
        </w:rPr>
      </w:pPr>
      <w:hyperlink w:anchor="_Toc146278856" w:history="1">
        <w:r w:rsidRPr="00826744">
          <w:rPr>
            <w:rStyle w:val="a7"/>
            <w:rFonts w:ascii="標楷體" w:hAnsi="標楷體"/>
            <w:b/>
            <w:noProof/>
          </w:rPr>
          <w:t>(1) L2101</w:t>
        </w:r>
        <w:r w:rsidRPr="00826744">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_Toc146278856 \h </w:instrText>
        </w:r>
        <w:r>
          <w:rPr>
            <w:noProof/>
            <w:webHidden/>
          </w:rPr>
        </w:r>
        <w:r>
          <w:rPr>
            <w:noProof/>
            <w:webHidden/>
          </w:rPr>
          <w:fldChar w:fldCharType="separate"/>
        </w:r>
        <w:r>
          <w:rPr>
            <w:noProof/>
            <w:webHidden/>
          </w:rPr>
          <w:t>178</w:t>
        </w:r>
        <w:r>
          <w:rPr>
            <w:noProof/>
            <w:webHidden/>
          </w:rPr>
          <w:fldChar w:fldCharType="end"/>
        </w:r>
      </w:hyperlink>
    </w:p>
    <w:p w14:paraId="020C1F6A" w14:textId="70B10705" w:rsidR="00D95653" w:rsidRDefault="00D95653">
      <w:pPr>
        <w:pStyle w:val="32"/>
        <w:rPr>
          <w:rFonts w:asciiTheme="minorHAnsi" w:eastAsiaTheme="minorEastAsia" w:hAnsiTheme="minorHAnsi" w:cstheme="minorBidi"/>
          <w:noProof/>
          <w:sz w:val="24"/>
          <w:szCs w:val="22"/>
          <w14:ligatures w14:val="standardContextual"/>
        </w:rPr>
      </w:pPr>
      <w:hyperlink w:anchor="_Toc146278857" w:history="1">
        <w:r w:rsidRPr="00826744">
          <w:rPr>
            <w:rStyle w:val="a7"/>
            <w:rFonts w:ascii="標楷體" w:hAnsi="標楷體"/>
            <w:b/>
            <w:noProof/>
          </w:rPr>
          <w:t>(2) L6302</w:t>
        </w:r>
        <w:r w:rsidRPr="00826744">
          <w:rPr>
            <w:rStyle w:val="a7"/>
            <w:rFonts w:ascii="標楷體" w:hAnsi="標楷體" w:hint="eastAsia"/>
            <w:b/>
            <w:noProof/>
          </w:rPr>
          <w:t>指標利率登錄</w:t>
        </w:r>
        <w:r w:rsidRPr="00826744">
          <w:rPr>
            <w:rStyle w:val="a7"/>
            <w:rFonts w:ascii="標楷體" w:hAnsi="標楷體"/>
            <w:b/>
            <w:noProof/>
          </w:rPr>
          <w:t>/</w:t>
        </w:r>
        <w:r w:rsidRPr="00826744">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_Toc146278857 \h </w:instrText>
        </w:r>
        <w:r>
          <w:rPr>
            <w:noProof/>
            <w:webHidden/>
          </w:rPr>
        </w:r>
        <w:r>
          <w:rPr>
            <w:noProof/>
            <w:webHidden/>
          </w:rPr>
          <w:fldChar w:fldCharType="separate"/>
        </w:r>
        <w:r>
          <w:rPr>
            <w:noProof/>
            <w:webHidden/>
          </w:rPr>
          <w:t>182</w:t>
        </w:r>
        <w:r>
          <w:rPr>
            <w:noProof/>
            <w:webHidden/>
          </w:rPr>
          <w:fldChar w:fldCharType="end"/>
        </w:r>
      </w:hyperlink>
    </w:p>
    <w:p w14:paraId="261DD0AB" w14:textId="141FCB32" w:rsidR="00D95653" w:rsidRDefault="00D95653">
      <w:pPr>
        <w:pStyle w:val="32"/>
        <w:rPr>
          <w:rFonts w:asciiTheme="minorHAnsi" w:eastAsiaTheme="minorEastAsia" w:hAnsiTheme="minorHAnsi" w:cstheme="minorBidi"/>
          <w:noProof/>
          <w:sz w:val="24"/>
          <w:szCs w:val="22"/>
          <w14:ligatures w14:val="standardContextual"/>
        </w:rPr>
      </w:pPr>
      <w:hyperlink w:anchor="_Toc146278858" w:history="1">
        <w:r w:rsidRPr="00826744">
          <w:rPr>
            <w:rStyle w:val="a7"/>
            <w:rFonts w:ascii="標楷體" w:hAnsi="標楷體" w:hint="eastAsia"/>
            <w:noProof/>
            <w:lang w:eastAsia="zh-HK"/>
          </w:rPr>
          <w:t>四</w:t>
        </w:r>
        <w:r w:rsidRPr="00826744">
          <w:rPr>
            <w:rStyle w:val="a7"/>
            <w:rFonts w:ascii="標楷體" w:hAnsi="標楷體" w:hint="eastAsia"/>
            <w:noProof/>
          </w:rPr>
          <w:t>、</w:t>
        </w:r>
        <w:r w:rsidRPr="00826744">
          <w:rPr>
            <w:rStyle w:val="a7"/>
            <w:rFonts w:ascii="標楷體" w:hAnsi="標楷體" w:cs="新細明體" w:hint="eastAsia"/>
            <w:noProof/>
            <w:kern w:val="0"/>
          </w:rPr>
          <w:t>總帳作業</w:t>
        </w:r>
        <w:r>
          <w:rPr>
            <w:noProof/>
            <w:webHidden/>
          </w:rPr>
          <w:tab/>
        </w:r>
        <w:r>
          <w:rPr>
            <w:noProof/>
            <w:webHidden/>
          </w:rPr>
          <w:fldChar w:fldCharType="begin"/>
        </w:r>
        <w:r>
          <w:rPr>
            <w:noProof/>
            <w:webHidden/>
          </w:rPr>
          <w:instrText xml:space="preserve"> PAGEREF _Toc146278858 \h </w:instrText>
        </w:r>
        <w:r>
          <w:rPr>
            <w:noProof/>
            <w:webHidden/>
          </w:rPr>
        </w:r>
        <w:r>
          <w:rPr>
            <w:noProof/>
            <w:webHidden/>
          </w:rPr>
          <w:fldChar w:fldCharType="separate"/>
        </w:r>
        <w:r>
          <w:rPr>
            <w:noProof/>
            <w:webHidden/>
          </w:rPr>
          <w:t>183</w:t>
        </w:r>
        <w:r>
          <w:rPr>
            <w:noProof/>
            <w:webHidden/>
          </w:rPr>
          <w:fldChar w:fldCharType="end"/>
        </w:r>
      </w:hyperlink>
    </w:p>
    <w:p w14:paraId="60DAFB93" w14:textId="19A8B48C" w:rsidR="00D95653" w:rsidRDefault="00D95653">
      <w:pPr>
        <w:pStyle w:val="32"/>
        <w:rPr>
          <w:rFonts w:asciiTheme="minorHAnsi" w:eastAsiaTheme="minorEastAsia" w:hAnsiTheme="minorHAnsi" w:cstheme="minorBidi"/>
          <w:noProof/>
          <w:sz w:val="24"/>
          <w:szCs w:val="22"/>
          <w14:ligatures w14:val="standardContextual"/>
        </w:rPr>
      </w:pPr>
      <w:hyperlink w:anchor="_Toc146278859" w:history="1">
        <w:r w:rsidRPr="00826744">
          <w:rPr>
            <w:rStyle w:val="a7"/>
            <w:rFonts w:ascii="標楷體" w:hAnsi="標楷體"/>
            <w:b/>
            <w:noProof/>
          </w:rPr>
          <w:t>(1)L7400</w:t>
        </w:r>
        <w:r w:rsidRPr="00826744">
          <w:rPr>
            <w:rStyle w:val="a7"/>
            <w:rFonts w:ascii="標楷體" w:hAnsi="標楷體" w:hint="eastAsia"/>
            <w:b/>
            <w:noProof/>
          </w:rPr>
          <w:t>總帳傳票資料傳輸</w:t>
        </w:r>
        <w:r>
          <w:rPr>
            <w:noProof/>
            <w:webHidden/>
          </w:rPr>
          <w:tab/>
        </w:r>
        <w:r>
          <w:rPr>
            <w:noProof/>
            <w:webHidden/>
          </w:rPr>
          <w:fldChar w:fldCharType="begin"/>
        </w:r>
        <w:r>
          <w:rPr>
            <w:noProof/>
            <w:webHidden/>
          </w:rPr>
          <w:instrText xml:space="preserve"> PAGEREF _Toc146278859 \h </w:instrText>
        </w:r>
        <w:r>
          <w:rPr>
            <w:noProof/>
            <w:webHidden/>
          </w:rPr>
        </w:r>
        <w:r>
          <w:rPr>
            <w:noProof/>
            <w:webHidden/>
          </w:rPr>
          <w:fldChar w:fldCharType="separate"/>
        </w:r>
        <w:r>
          <w:rPr>
            <w:noProof/>
            <w:webHidden/>
          </w:rPr>
          <w:t>183</w:t>
        </w:r>
        <w:r>
          <w:rPr>
            <w:noProof/>
            <w:webHidden/>
          </w:rPr>
          <w:fldChar w:fldCharType="end"/>
        </w:r>
      </w:hyperlink>
    </w:p>
    <w:p w14:paraId="4BF223DF" w14:textId="3C03C9F9" w:rsidR="00D95653" w:rsidRDefault="00D95653">
      <w:pPr>
        <w:pStyle w:val="32"/>
        <w:rPr>
          <w:rFonts w:asciiTheme="minorHAnsi" w:eastAsiaTheme="minorEastAsia" w:hAnsiTheme="minorHAnsi" w:cstheme="minorBidi"/>
          <w:noProof/>
          <w:sz w:val="24"/>
          <w:szCs w:val="22"/>
          <w14:ligatures w14:val="standardContextual"/>
        </w:rPr>
      </w:pPr>
      <w:hyperlink w:anchor="_Toc146278860" w:history="1">
        <w:r w:rsidRPr="00826744">
          <w:rPr>
            <w:rStyle w:val="a7"/>
            <w:rFonts w:ascii="標楷體" w:hAnsi="標楷體" w:cs="新細明體" w:hint="eastAsia"/>
            <w:noProof/>
            <w:kern w:val="0"/>
          </w:rPr>
          <w:t>五、</w:t>
        </w:r>
        <w:r w:rsidRPr="00826744">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_Toc146278860 \h </w:instrText>
        </w:r>
        <w:r>
          <w:rPr>
            <w:noProof/>
            <w:webHidden/>
          </w:rPr>
        </w:r>
        <w:r>
          <w:rPr>
            <w:noProof/>
            <w:webHidden/>
          </w:rPr>
          <w:fldChar w:fldCharType="separate"/>
        </w:r>
        <w:r>
          <w:rPr>
            <w:noProof/>
            <w:webHidden/>
          </w:rPr>
          <w:t>191</w:t>
        </w:r>
        <w:r>
          <w:rPr>
            <w:noProof/>
            <w:webHidden/>
          </w:rPr>
          <w:fldChar w:fldCharType="end"/>
        </w:r>
      </w:hyperlink>
    </w:p>
    <w:p w14:paraId="23570A50" w14:textId="2FE62FA3" w:rsidR="00D95653" w:rsidRDefault="00D95653">
      <w:pPr>
        <w:pStyle w:val="32"/>
        <w:rPr>
          <w:rFonts w:asciiTheme="minorHAnsi" w:eastAsiaTheme="minorEastAsia" w:hAnsiTheme="minorHAnsi" w:cstheme="minorBidi"/>
          <w:noProof/>
          <w:sz w:val="24"/>
          <w:szCs w:val="22"/>
          <w14:ligatures w14:val="standardContextual"/>
        </w:rPr>
      </w:pPr>
      <w:hyperlink w:anchor="_Toc146278861" w:history="1">
        <w:r w:rsidRPr="00826744">
          <w:rPr>
            <w:rStyle w:val="a7"/>
            <w:rFonts w:ascii="標楷體" w:hAnsi="標楷體"/>
            <w:b/>
            <w:noProof/>
          </w:rPr>
          <w:t>(1) L7501</w:t>
        </w:r>
        <w:r w:rsidRPr="00826744">
          <w:rPr>
            <w:rStyle w:val="a7"/>
            <w:rFonts w:ascii="標楷體" w:hAnsi="標楷體" w:hint="eastAsia"/>
            <w:b/>
            <w:noProof/>
          </w:rPr>
          <w:t>房屋貸款餘額查詢</w:t>
        </w:r>
        <w:r>
          <w:rPr>
            <w:noProof/>
            <w:webHidden/>
          </w:rPr>
          <w:tab/>
        </w:r>
        <w:r>
          <w:rPr>
            <w:noProof/>
            <w:webHidden/>
          </w:rPr>
          <w:fldChar w:fldCharType="begin"/>
        </w:r>
        <w:r>
          <w:rPr>
            <w:noProof/>
            <w:webHidden/>
          </w:rPr>
          <w:instrText xml:space="preserve"> PAGEREF _Toc146278861 \h </w:instrText>
        </w:r>
        <w:r>
          <w:rPr>
            <w:noProof/>
            <w:webHidden/>
          </w:rPr>
        </w:r>
        <w:r>
          <w:rPr>
            <w:noProof/>
            <w:webHidden/>
          </w:rPr>
          <w:fldChar w:fldCharType="separate"/>
        </w:r>
        <w:r>
          <w:rPr>
            <w:noProof/>
            <w:webHidden/>
          </w:rPr>
          <w:t>191</w:t>
        </w:r>
        <w:r>
          <w:rPr>
            <w:noProof/>
            <w:webHidden/>
          </w:rPr>
          <w:fldChar w:fldCharType="end"/>
        </w:r>
      </w:hyperlink>
    </w:p>
    <w:p w14:paraId="5D3372E8" w14:textId="5CA43749" w:rsidR="00D95653" w:rsidRDefault="00D95653">
      <w:pPr>
        <w:pStyle w:val="12"/>
        <w:rPr>
          <w:rFonts w:asciiTheme="minorHAnsi" w:eastAsiaTheme="minorEastAsia" w:hAnsiTheme="minorHAnsi" w:cstheme="minorBidi"/>
          <w:b w:val="0"/>
          <w:caps w:val="0"/>
          <w:szCs w:val="22"/>
          <w14:ligatures w14:val="standardContextual"/>
        </w:rPr>
      </w:pPr>
      <w:hyperlink w:anchor="_Toc146278862" w:history="1">
        <w:r w:rsidRPr="00826744">
          <w:rPr>
            <w:rStyle w:val="a7"/>
            <w:rFonts w:ascii="標楷體" w:hAnsi="標楷體" w:hint="eastAsia"/>
          </w:rPr>
          <w:t>第</w:t>
        </w:r>
        <w:r w:rsidRPr="00826744">
          <w:rPr>
            <w:rStyle w:val="a7"/>
            <w:rFonts w:ascii="標楷體" w:hAnsi="標楷體"/>
          </w:rPr>
          <w:t>4</w:t>
        </w:r>
        <w:r w:rsidRPr="00826744">
          <w:rPr>
            <w:rStyle w:val="a7"/>
            <w:rFonts w:ascii="標楷體" w:hAnsi="標楷體" w:hint="eastAsia"/>
          </w:rPr>
          <w:t>章</w:t>
        </w:r>
        <w:r w:rsidRPr="00826744">
          <w:rPr>
            <w:rStyle w:val="a7"/>
            <w:rFonts w:ascii="標楷體" w:hAnsi="標楷體"/>
          </w:rPr>
          <w:t xml:space="preserve"> </w:t>
        </w:r>
        <w:r w:rsidRPr="00826744">
          <w:rPr>
            <w:rStyle w:val="a7"/>
            <w:rFonts w:ascii="標楷體" w:hAnsi="標楷體" w:hint="eastAsia"/>
          </w:rPr>
          <w:t>其他與附件</w:t>
        </w:r>
        <w:r>
          <w:rPr>
            <w:webHidden/>
          </w:rPr>
          <w:tab/>
        </w:r>
        <w:r>
          <w:rPr>
            <w:webHidden/>
          </w:rPr>
          <w:fldChar w:fldCharType="begin"/>
        </w:r>
        <w:r>
          <w:rPr>
            <w:webHidden/>
          </w:rPr>
          <w:instrText xml:space="preserve"> PAGEREF _Toc146278862 \h </w:instrText>
        </w:r>
        <w:r>
          <w:rPr>
            <w:webHidden/>
          </w:rPr>
        </w:r>
        <w:r>
          <w:rPr>
            <w:webHidden/>
          </w:rPr>
          <w:fldChar w:fldCharType="separate"/>
        </w:r>
        <w:r>
          <w:rPr>
            <w:webHidden/>
          </w:rPr>
          <w:t>194</w:t>
        </w:r>
        <w:r>
          <w:rPr>
            <w:webHidden/>
          </w:rPr>
          <w:fldChar w:fldCharType="end"/>
        </w:r>
      </w:hyperlink>
    </w:p>
    <w:p w14:paraId="19CC11F0" w14:textId="2A0A362F" w:rsidR="00D95653" w:rsidRDefault="00D95653">
      <w:pPr>
        <w:pStyle w:val="22"/>
        <w:rPr>
          <w:rFonts w:asciiTheme="minorHAnsi" w:eastAsiaTheme="minorEastAsia" w:hAnsiTheme="minorHAnsi" w:cstheme="minorBidi"/>
          <w:b w:val="0"/>
          <w:sz w:val="24"/>
          <w:szCs w:val="22"/>
          <w14:ligatures w14:val="standardContextual"/>
        </w:rPr>
      </w:pPr>
      <w:hyperlink w:anchor="_Toc146278863" w:history="1">
        <w:r w:rsidRPr="00826744">
          <w:rPr>
            <w:rStyle w:val="a7"/>
            <w:rFonts w:ascii="標楷體" w:hAnsi="標楷體"/>
          </w:rPr>
          <w:t xml:space="preserve">4.1    </w:t>
        </w:r>
        <w:r w:rsidRPr="00826744">
          <w:rPr>
            <w:rStyle w:val="a7"/>
            <w:rFonts w:ascii="標楷體" w:hAnsi="標楷體" w:hint="eastAsia"/>
          </w:rPr>
          <w:t>其他</w:t>
        </w:r>
        <w:r>
          <w:rPr>
            <w:webHidden/>
          </w:rPr>
          <w:tab/>
        </w:r>
        <w:r>
          <w:rPr>
            <w:webHidden/>
          </w:rPr>
          <w:fldChar w:fldCharType="begin"/>
        </w:r>
        <w:r>
          <w:rPr>
            <w:webHidden/>
          </w:rPr>
          <w:instrText xml:space="preserve"> PAGEREF _Toc146278863 \h </w:instrText>
        </w:r>
        <w:r>
          <w:rPr>
            <w:webHidden/>
          </w:rPr>
        </w:r>
        <w:r>
          <w:rPr>
            <w:webHidden/>
          </w:rPr>
          <w:fldChar w:fldCharType="separate"/>
        </w:r>
        <w:r>
          <w:rPr>
            <w:webHidden/>
          </w:rPr>
          <w:t>194</w:t>
        </w:r>
        <w:r>
          <w:rPr>
            <w:webHidden/>
          </w:rPr>
          <w:fldChar w:fldCharType="end"/>
        </w:r>
      </w:hyperlink>
    </w:p>
    <w:p w14:paraId="44D8EDFE" w14:textId="739CC80A" w:rsidR="00D95653" w:rsidRDefault="00D95653">
      <w:pPr>
        <w:pStyle w:val="22"/>
        <w:rPr>
          <w:rFonts w:asciiTheme="minorHAnsi" w:eastAsiaTheme="minorEastAsia" w:hAnsiTheme="minorHAnsi" w:cstheme="minorBidi"/>
          <w:b w:val="0"/>
          <w:sz w:val="24"/>
          <w:szCs w:val="22"/>
          <w14:ligatures w14:val="standardContextual"/>
        </w:rPr>
      </w:pPr>
      <w:hyperlink w:anchor="_Toc146278864" w:history="1">
        <w:r w:rsidRPr="00826744">
          <w:rPr>
            <w:rStyle w:val="a7"/>
            <w:rFonts w:ascii="標楷體" w:hAnsi="標楷體"/>
          </w:rPr>
          <w:t xml:space="preserve">4.2    </w:t>
        </w:r>
        <w:r w:rsidRPr="00826744">
          <w:rPr>
            <w:rStyle w:val="a7"/>
            <w:rFonts w:ascii="標楷體" w:hAnsi="標楷體" w:hint="eastAsia"/>
          </w:rPr>
          <w:t>附件</w:t>
        </w:r>
        <w:r>
          <w:rPr>
            <w:webHidden/>
          </w:rPr>
          <w:tab/>
        </w:r>
        <w:r>
          <w:rPr>
            <w:webHidden/>
          </w:rPr>
          <w:fldChar w:fldCharType="begin"/>
        </w:r>
        <w:r>
          <w:rPr>
            <w:webHidden/>
          </w:rPr>
          <w:instrText xml:space="preserve"> PAGEREF _Toc146278864 \h </w:instrText>
        </w:r>
        <w:r>
          <w:rPr>
            <w:webHidden/>
          </w:rPr>
        </w:r>
        <w:r>
          <w:rPr>
            <w:webHidden/>
          </w:rPr>
          <w:fldChar w:fldCharType="separate"/>
        </w:r>
        <w:r>
          <w:rPr>
            <w:webHidden/>
          </w:rPr>
          <w:t>194</w:t>
        </w:r>
        <w:r>
          <w:rPr>
            <w:webHidden/>
          </w:rPr>
          <w:fldChar w:fldCharType="end"/>
        </w:r>
      </w:hyperlink>
    </w:p>
    <w:p w14:paraId="512EFFE4" w14:textId="67A1CB5C" w:rsidR="00D95653" w:rsidRDefault="00D95653">
      <w:pPr>
        <w:pStyle w:val="22"/>
        <w:rPr>
          <w:rFonts w:asciiTheme="minorHAnsi" w:eastAsiaTheme="minorEastAsia" w:hAnsiTheme="minorHAnsi" w:cstheme="minorBidi"/>
          <w:b w:val="0"/>
          <w:sz w:val="24"/>
          <w:szCs w:val="22"/>
          <w14:ligatures w14:val="standardContextual"/>
        </w:rPr>
      </w:pPr>
      <w:hyperlink w:anchor="_Toc146278865" w:history="1">
        <w:r w:rsidRPr="00826744">
          <w:rPr>
            <w:rStyle w:val="a7"/>
            <w:rFonts w:ascii="標楷體" w:hAnsi="標楷體"/>
          </w:rPr>
          <w:t xml:space="preserve">4.2.1    </w:t>
        </w:r>
        <w:r w:rsidRPr="00826744">
          <w:rPr>
            <w:rStyle w:val="a7"/>
            <w:rFonts w:ascii="標楷體" w:hAnsi="標楷體" w:hint="eastAsia"/>
          </w:rPr>
          <w:t>規定管制代碼新舊對照表</w:t>
        </w:r>
        <w:r>
          <w:rPr>
            <w:webHidden/>
          </w:rPr>
          <w:tab/>
        </w:r>
        <w:r>
          <w:rPr>
            <w:webHidden/>
          </w:rPr>
          <w:fldChar w:fldCharType="begin"/>
        </w:r>
        <w:r>
          <w:rPr>
            <w:webHidden/>
          </w:rPr>
          <w:instrText xml:space="preserve"> PAGEREF _Toc146278865 \h </w:instrText>
        </w:r>
        <w:r>
          <w:rPr>
            <w:webHidden/>
          </w:rPr>
        </w:r>
        <w:r>
          <w:rPr>
            <w:webHidden/>
          </w:rPr>
          <w:fldChar w:fldCharType="separate"/>
        </w:r>
        <w:r>
          <w:rPr>
            <w:webHidden/>
          </w:rPr>
          <w:t>194</w:t>
        </w:r>
        <w:r>
          <w:rPr>
            <w:webHidden/>
          </w:rPr>
          <w:fldChar w:fldCharType="end"/>
        </w:r>
      </w:hyperlink>
    </w:p>
    <w:p w14:paraId="131BA6C5" w14:textId="1D57956F" w:rsidR="00D95653" w:rsidRDefault="00D95653">
      <w:pPr>
        <w:pStyle w:val="22"/>
        <w:rPr>
          <w:rFonts w:asciiTheme="minorHAnsi" w:eastAsiaTheme="minorEastAsia" w:hAnsiTheme="minorHAnsi" w:cstheme="minorBidi"/>
          <w:b w:val="0"/>
          <w:sz w:val="24"/>
          <w:szCs w:val="22"/>
          <w14:ligatures w14:val="standardContextual"/>
        </w:rPr>
      </w:pPr>
      <w:hyperlink w:anchor="_Toc146278866" w:history="1">
        <w:r w:rsidRPr="00826744">
          <w:rPr>
            <w:rStyle w:val="a7"/>
            <w:rFonts w:ascii="標楷體" w:hAnsi="標楷體"/>
          </w:rPr>
          <w:t xml:space="preserve">4.2.2    </w:t>
        </w:r>
        <w:r w:rsidRPr="00826744">
          <w:rPr>
            <w:rStyle w:val="a7"/>
            <w:rFonts w:ascii="標楷體" w:hAnsi="標楷體" w:hint="eastAsia"/>
          </w:rPr>
          <w:t>保證人關係代碼</w:t>
        </w:r>
        <w:r>
          <w:rPr>
            <w:webHidden/>
          </w:rPr>
          <w:tab/>
        </w:r>
        <w:r>
          <w:rPr>
            <w:webHidden/>
          </w:rPr>
          <w:fldChar w:fldCharType="begin"/>
        </w:r>
        <w:r>
          <w:rPr>
            <w:webHidden/>
          </w:rPr>
          <w:instrText xml:space="preserve"> PAGEREF _Toc146278866 \h </w:instrText>
        </w:r>
        <w:r>
          <w:rPr>
            <w:webHidden/>
          </w:rPr>
        </w:r>
        <w:r>
          <w:rPr>
            <w:webHidden/>
          </w:rPr>
          <w:fldChar w:fldCharType="separate"/>
        </w:r>
        <w:r>
          <w:rPr>
            <w:webHidden/>
          </w:rPr>
          <w:t>195</w:t>
        </w:r>
        <w:r>
          <w:rPr>
            <w:webHidden/>
          </w:rPr>
          <w:fldChar w:fldCharType="end"/>
        </w:r>
      </w:hyperlink>
    </w:p>
    <w:p w14:paraId="32382B8B" w14:textId="26D99E59"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46278798"/>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46278799"/>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46278800"/>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46278801"/>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46278802"/>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56891563"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46278803"/>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46278804"/>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46278805"/>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46278806"/>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46278807"/>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46278808"/>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46278809"/>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46278810"/>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46278811"/>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D95653"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D95653"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D95653"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D95653"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D95653"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D95653"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D95653"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D95653"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D95653"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D95653"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D95653"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D95653"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D95653"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D95653"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D95653"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D95653"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D95653"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D95653"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D95653"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D95653"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D95653"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46278812"/>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46278813"/>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46278814"/>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46278815"/>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46278816"/>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4627881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46278818"/>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46278819"/>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46278820"/>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4627882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46278822"/>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46278823"/>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46278824"/>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1CD22F58" w:rsidR="005E1E4A" w:rsidRDefault="005E1E4A" w:rsidP="00945D52">
      <w:pPr>
        <w:pStyle w:val="42"/>
        <w:spacing w:after="72"/>
        <w:ind w:leftChars="0" w:left="0"/>
        <w:rPr>
          <w:rFonts w:ascii="標楷體" w:hAnsi="標楷體"/>
        </w:rPr>
      </w:pPr>
    </w:p>
    <w:p w14:paraId="466EF791" w14:textId="77777777" w:rsidR="005E1E4A" w:rsidRDefault="005E1E4A">
      <w:pPr>
        <w:widowControl/>
        <w:rPr>
          <w:rFonts w:ascii="標楷體" w:eastAsia="標楷體" w:hAnsi="標楷體" w:cs="標楷體"/>
          <w:kern w:val="0"/>
          <w:szCs w:val="28"/>
        </w:rPr>
      </w:pPr>
      <w:r>
        <w:rPr>
          <w:rFonts w:ascii="標楷體" w:hAnsi="標楷體"/>
        </w:rPr>
        <w:br w:type="page"/>
      </w:r>
    </w:p>
    <w:p w14:paraId="5E58DB22" w14:textId="7901AEBB" w:rsidR="005E1E4A" w:rsidRPr="0060314D" w:rsidRDefault="005E1E4A" w:rsidP="005E1E4A">
      <w:pPr>
        <w:pStyle w:val="3"/>
        <w:numPr>
          <w:ilvl w:val="2"/>
          <w:numId w:val="7"/>
        </w:numPr>
        <w:spacing w:before="0"/>
        <w:rPr>
          <w:rFonts w:ascii="標楷體" w:hAnsi="標楷體"/>
          <w:bCs/>
          <w:szCs w:val="32"/>
        </w:rPr>
      </w:pPr>
      <w:bookmarkStart w:id="126" w:name="_Toc146278825"/>
      <w:r w:rsidRPr="0060314D">
        <w:rPr>
          <w:rFonts w:ascii="標楷體" w:hAnsi="標楷體"/>
          <w:bCs/>
          <w:szCs w:val="32"/>
        </w:rPr>
        <w:lastRenderedPageBreak/>
        <w:t>L</w:t>
      </w:r>
      <w:r w:rsidRPr="0060314D">
        <w:rPr>
          <w:rFonts w:ascii="標楷體" w:hAnsi="標楷體"/>
          <w:b/>
          <w:szCs w:val="32"/>
        </w:rPr>
        <w:t>720</w:t>
      </w:r>
      <w:r w:rsidRPr="0060314D">
        <w:rPr>
          <w:rFonts w:ascii="標楷體" w:hAnsi="標楷體" w:hint="eastAsia"/>
          <w:b/>
          <w:szCs w:val="32"/>
        </w:rPr>
        <w:t>6利關人名單檔上傳</w:t>
      </w:r>
      <w:bookmarkEnd w:id="126"/>
    </w:p>
    <w:p w14:paraId="11DB9367" w14:textId="77777777" w:rsidR="005E1E4A" w:rsidRPr="00561F94" w:rsidRDefault="005E1E4A" w:rsidP="005E1E4A">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E1E4A" w:rsidRPr="008F20B5" w14:paraId="15382AD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FB2870C" w14:textId="77777777" w:rsidR="005E1E4A" w:rsidRPr="004A1C2C" w:rsidRDefault="005E1E4A" w:rsidP="00B65E01">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EF3ACC6" w14:textId="1D05A2B0" w:rsidR="005E1E4A" w:rsidRPr="008F20B5" w:rsidRDefault="005E1E4A" w:rsidP="00B65E01">
            <w:pPr>
              <w:rPr>
                <w:rFonts w:ascii="標楷體" w:eastAsia="標楷體" w:hAnsi="標楷體"/>
              </w:rPr>
            </w:pPr>
            <w:r>
              <w:rPr>
                <w:rFonts w:ascii="標楷體" w:eastAsia="標楷體" w:hAnsi="標楷體" w:hint="eastAsia"/>
              </w:rPr>
              <w:t>利關人名單檔上傳</w:t>
            </w:r>
          </w:p>
        </w:tc>
      </w:tr>
      <w:tr w:rsidR="005E1E4A" w:rsidRPr="008F20B5" w14:paraId="30A8457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6CFED72" w14:textId="77777777" w:rsidR="005E1E4A" w:rsidRPr="004A1C2C" w:rsidRDefault="005E1E4A" w:rsidP="00B65E01">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1D4ED82" w14:textId="40EF6C1D" w:rsidR="005E1E4A" w:rsidRPr="004A1C2C" w:rsidRDefault="005E1E4A" w:rsidP="00B65E01">
            <w:pPr>
              <w:autoSpaceDE w:val="0"/>
              <w:autoSpaceDN w:val="0"/>
              <w:adjustRightInd w:val="0"/>
              <w:spacing w:line="0" w:lineRule="atLeast"/>
              <w:rPr>
                <w:rFonts w:ascii="標楷體" w:eastAsia="標楷體" w:hAnsi="標楷體"/>
              </w:rPr>
            </w:pPr>
            <w:r>
              <w:rPr>
                <w:rFonts w:ascii="標楷體" w:eastAsia="標楷體" w:hAnsi="標楷體" w:hint="eastAsia"/>
              </w:rPr>
              <w:t>維護利關人相關資料時</w:t>
            </w:r>
          </w:p>
        </w:tc>
      </w:tr>
      <w:tr w:rsidR="005E1E4A" w:rsidRPr="008F20B5" w14:paraId="78370794" w14:textId="77777777" w:rsidTr="00B65E01">
        <w:trPr>
          <w:trHeight w:val="773"/>
        </w:trPr>
        <w:tc>
          <w:tcPr>
            <w:tcW w:w="1548" w:type="dxa"/>
            <w:tcBorders>
              <w:top w:val="single" w:sz="8" w:space="0" w:color="000000"/>
              <w:bottom w:val="single" w:sz="8" w:space="0" w:color="000000"/>
              <w:right w:val="single" w:sz="8" w:space="0" w:color="000000"/>
            </w:tcBorders>
            <w:shd w:val="clear" w:color="auto" w:fill="F3F3F3"/>
          </w:tcPr>
          <w:p w14:paraId="427D59F1" w14:textId="77777777" w:rsidR="005E1E4A" w:rsidRPr="004A1C2C" w:rsidRDefault="005E1E4A" w:rsidP="00B65E01">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303041" w14:textId="3E195818" w:rsidR="005E1E4A" w:rsidRDefault="005E1E4A" w:rsidP="00B65E01">
            <w:pPr>
              <w:ind w:left="269" w:hangingChars="112" w:hanging="269"/>
              <w:rPr>
                <w:rFonts w:ascii="標楷體" w:eastAsia="標楷體" w:hAnsi="標楷體"/>
              </w:rPr>
            </w:pPr>
            <w:r>
              <w:rPr>
                <w:rFonts w:ascii="標楷體" w:eastAsia="標楷體" w:hAnsi="標楷體" w:hint="eastAsia"/>
              </w:rPr>
              <w:t>1</w:t>
            </w:r>
            <w:r w:rsidRPr="00AF1161">
              <w:rPr>
                <w:rFonts w:ascii="標楷體" w:eastAsia="標楷體" w:hAnsi="標楷體" w:hint="eastAsia"/>
              </w:rPr>
              <w:t>.</w:t>
            </w:r>
            <w:r>
              <w:rPr>
                <w:rFonts w:ascii="標楷體" w:eastAsia="標楷體" w:hAnsi="標楷體" w:hint="eastAsia"/>
              </w:rPr>
              <w:t>選擇上傳檔案相應名稱後，維護利關人檔資料</w:t>
            </w:r>
            <w:r w:rsidR="00CB27F8">
              <w:rPr>
                <w:rFonts w:ascii="標楷體" w:eastAsia="標楷體" w:hAnsi="標楷體" w:hint="eastAsia"/>
              </w:rPr>
              <w:t>。</w:t>
            </w:r>
          </w:p>
          <w:p w14:paraId="79DE46C0" w14:textId="32B1A8B3" w:rsidR="005E1E4A" w:rsidRDefault="005E1E4A" w:rsidP="00B65E01">
            <w:pPr>
              <w:ind w:left="269" w:hangingChars="112" w:hanging="269"/>
              <w:rPr>
                <w:rFonts w:ascii="標楷體" w:eastAsia="標楷體" w:hAnsi="標楷體"/>
              </w:rPr>
            </w:pPr>
            <w:r w:rsidRPr="00A313C0">
              <w:rPr>
                <w:rFonts w:ascii="標楷體" w:eastAsia="標楷體" w:hAnsi="標楷體"/>
              </w:rPr>
              <w:t xml:space="preserve"> </w:t>
            </w:r>
            <w:r>
              <w:rPr>
                <w:rFonts w:ascii="標楷體" w:eastAsia="標楷體" w:hAnsi="標楷體" w:hint="eastAsia"/>
              </w:rPr>
              <w:t>人壽利關人職員名單檔[LA$RLTP]，維護人壽利關人職員名單檔[</w:t>
            </w:r>
            <w:r w:rsidRPr="005E1E4A">
              <w:rPr>
                <w:rFonts w:ascii="標楷體" w:eastAsia="標楷體" w:hAnsi="標楷體"/>
              </w:rPr>
              <w:t>StakeholdersStaff</w:t>
            </w:r>
            <w:r>
              <w:rPr>
                <w:rFonts w:ascii="標楷體" w:eastAsia="標楷體" w:hAnsi="標楷體" w:hint="eastAsia"/>
              </w:rPr>
              <w:t>]</w:t>
            </w:r>
            <w:r>
              <w:rPr>
                <w:rFonts w:ascii="標楷體" w:eastAsia="標楷體" w:hAnsi="標楷體"/>
              </w:rPr>
              <w:t>;</w:t>
            </w:r>
          </w:p>
          <w:p w14:paraId="1587A981"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人壽利關人負責人名單檔[T07]，維護人壽利關人負責人檔[</w:t>
            </w:r>
            <w:r w:rsidRPr="005E1E4A">
              <w:rPr>
                <w:rFonts w:ascii="標楷體" w:eastAsia="標楷體" w:hAnsi="標楷體"/>
              </w:rPr>
              <w:t>LifeRelHead</w:t>
            </w:r>
            <w:r>
              <w:rPr>
                <w:rFonts w:ascii="標楷體" w:eastAsia="標楷體" w:hAnsi="標楷體" w:hint="eastAsia"/>
              </w:rPr>
              <w:t>];</w:t>
            </w:r>
          </w:p>
          <w:p w14:paraId="35B73184"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w:t>
            </w:r>
            <w:r w:rsidR="003A3FCC">
              <w:rPr>
                <w:rFonts w:ascii="標楷體" w:eastAsia="標楷體" w:hAnsi="標楷體" w:hint="eastAsia"/>
              </w:rPr>
              <w:t>人職員名單檔[T07_2]，維護人壽利關人職員檔[L</w:t>
            </w:r>
            <w:r w:rsidR="003A3FCC">
              <w:rPr>
                <w:rFonts w:ascii="標楷體" w:eastAsia="標楷體" w:hAnsi="標楷體"/>
              </w:rPr>
              <w:t>ifeRelEmp</w:t>
            </w:r>
            <w:r w:rsidR="003A3FCC">
              <w:rPr>
                <w:rFonts w:ascii="標楷體" w:eastAsia="標楷體" w:hAnsi="標楷體" w:hint="eastAsia"/>
              </w:rPr>
              <w:t>]</w:t>
            </w:r>
            <w:r w:rsidR="003A3FCC">
              <w:rPr>
                <w:rFonts w:ascii="標楷體" w:eastAsia="標楷體" w:hAnsi="標楷體"/>
              </w:rPr>
              <w:t>;</w:t>
            </w:r>
          </w:p>
          <w:p w14:paraId="67E5DC08" w14:textId="5570BB9F" w:rsidR="003A3FCC" w:rsidRPr="003A3FCC" w:rsidRDefault="003A3FCC" w:rsidP="00B65E01">
            <w:pPr>
              <w:ind w:left="269" w:hangingChars="112" w:hanging="269"/>
              <w:rPr>
                <w:rFonts w:ascii="標楷體" w:eastAsia="標楷體" w:hAnsi="標楷體"/>
              </w:rPr>
            </w:pPr>
            <w:r>
              <w:rPr>
                <w:rFonts w:ascii="標楷體" w:eastAsia="標楷體" w:hAnsi="標楷體" w:hint="eastAsia"/>
              </w:rPr>
              <w:t>金控利關人名單[T044]，維護金控利關人名單檔[</w:t>
            </w:r>
            <w:r w:rsidRPr="003A3FCC">
              <w:rPr>
                <w:rFonts w:ascii="標楷體" w:eastAsia="標楷體" w:hAnsi="標楷體"/>
              </w:rPr>
              <w:t>FinHoldRel</w:t>
            </w:r>
            <w:r>
              <w:rPr>
                <w:rFonts w:ascii="標楷體" w:eastAsia="標楷體" w:hAnsi="標楷體" w:hint="eastAsia"/>
              </w:rPr>
              <w:t>]</w:t>
            </w:r>
          </w:p>
        </w:tc>
      </w:tr>
      <w:tr w:rsidR="005E1E4A" w:rsidRPr="008F20B5" w14:paraId="2808578E" w14:textId="77777777" w:rsidTr="00B65E01">
        <w:trPr>
          <w:trHeight w:val="321"/>
        </w:trPr>
        <w:tc>
          <w:tcPr>
            <w:tcW w:w="1548" w:type="dxa"/>
            <w:tcBorders>
              <w:top w:val="single" w:sz="8" w:space="0" w:color="000000"/>
              <w:bottom w:val="single" w:sz="8" w:space="0" w:color="000000"/>
              <w:right w:val="single" w:sz="8" w:space="0" w:color="000000"/>
            </w:tcBorders>
            <w:shd w:val="clear" w:color="auto" w:fill="F3F3F3"/>
          </w:tcPr>
          <w:p w14:paraId="722AAF73" w14:textId="77777777" w:rsidR="005E1E4A" w:rsidRPr="004A1C2C" w:rsidRDefault="005E1E4A" w:rsidP="00B65E01">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A99C430" w14:textId="77777777" w:rsidR="005E1E4A" w:rsidRPr="004A1C2C" w:rsidRDefault="005E1E4A" w:rsidP="00B65E01">
            <w:pPr>
              <w:rPr>
                <w:rFonts w:ascii="標楷體" w:eastAsia="標楷體" w:hAnsi="標楷體"/>
              </w:rPr>
            </w:pPr>
          </w:p>
        </w:tc>
      </w:tr>
      <w:tr w:rsidR="005E1E4A" w:rsidRPr="008F20B5" w14:paraId="37E071AF" w14:textId="77777777" w:rsidTr="00B65E01">
        <w:trPr>
          <w:trHeight w:val="1311"/>
        </w:trPr>
        <w:tc>
          <w:tcPr>
            <w:tcW w:w="1548" w:type="dxa"/>
            <w:tcBorders>
              <w:top w:val="single" w:sz="8" w:space="0" w:color="000000"/>
              <w:bottom w:val="single" w:sz="8" w:space="0" w:color="000000"/>
              <w:right w:val="single" w:sz="8" w:space="0" w:color="000000"/>
            </w:tcBorders>
            <w:shd w:val="clear" w:color="auto" w:fill="F3F3F3"/>
          </w:tcPr>
          <w:p w14:paraId="6313AE90" w14:textId="77777777" w:rsidR="005E1E4A" w:rsidRPr="004A1C2C" w:rsidRDefault="005E1E4A" w:rsidP="00B65E01">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51CAB33" w14:textId="77777777" w:rsidR="005E1E4A" w:rsidRPr="004A1C2C" w:rsidRDefault="005E1E4A" w:rsidP="00B65E01">
            <w:pPr>
              <w:rPr>
                <w:rFonts w:ascii="標楷體" w:eastAsia="標楷體" w:hAnsi="標楷體"/>
              </w:rPr>
            </w:pPr>
          </w:p>
        </w:tc>
      </w:tr>
      <w:tr w:rsidR="005E1E4A" w:rsidRPr="008F20B5" w14:paraId="0231183A"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38761C38" w14:textId="77777777" w:rsidR="005E1E4A" w:rsidRPr="004A1C2C" w:rsidRDefault="005E1E4A" w:rsidP="00B65E01">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6255B6C" w14:textId="59FFF893" w:rsidR="005E1E4A" w:rsidRPr="004A1C2C" w:rsidRDefault="00D458A1" w:rsidP="00B65E01">
            <w:pPr>
              <w:rPr>
                <w:rFonts w:ascii="標楷體" w:eastAsia="標楷體" w:hAnsi="標楷體"/>
              </w:rPr>
            </w:pPr>
            <w:r>
              <w:rPr>
                <w:rFonts w:ascii="標楷體" w:eastAsia="標楷體" w:hAnsi="標楷體" w:hint="eastAsia"/>
              </w:rPr>
              <w:t>此維護僅有最新一次上傳之檔案資料</w:t>
            </w:r>
          </w:p>
        </w:tc>
      </w:tr>
      <w:tr w:rsidR="005E1E4A" w:rsidRPr="008F20B5" w14:paraId="7E334360" w14:textId="77777777" w:rsidTr="00B65E01">
        <w:trPr>
          <w:trHeight w:val="358"/>
        </w:trPr>
        <w:tc>
          <w:tcPr>
            <w:tcW w:w="1548" w:type="dxa"/>
            <w:tcBorders>
              <w:top w:val="single" w:sz="8" w:space="0" w:color="000000"/>
              <w:bottom w:val="single" w:sz="8" w:space="0" w:color="000000"/>
              <w:right w:val="single" w:sz="8" w:space="0" w:color="000000"/>
            </w:tcBorders>
            <w:shd w:val="clear" w:color="auto" w:fill="F3F3F3"/>
          </w:tcPr>
          <w:p w14:paraId="307B2251" w14:textId="77777777" w:rsidR="005E1E4A" w:rsidRPr="004A1C2C" w:rsidRDefault="005E1E4A" w:rsidP="00B65E01">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EE04E92" w14:textId="77777777" w:rsidR="005E1E4A" w:rsidRPr="001D3B0E" w:rsidRDefault="005E1E4A" w:rsidP="00B65E01">
            <w:pPr>
              <w:ind w:left="269" w:hangingChars="112" w:hanging="269"/>
              <w:rPr>
                <w:rFonts w:ascii="標楷體" w:eastAsia="標楷體" w:hAnsi="標楷體"/>
              </w:rPr>
            </w:pPr>
          </w:p>
        </w:tc>
      </w:tr>
      <w:tr w:rsidR="005E1E4A" w:rsidRPr="008F20B5" w14:paraId="4503CA6C"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0FACC253" w14:textId="77777777" w:rsidR="005E1E4A" w:rsidRPr="004A1C2C" w:rsidRDefault="005E1E4A" w:rsidP="00B65E01">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1A794C9" w14:textId="77777777" w:rsidR="005E1E4A" w:rsidRPr="004A1C2C" w:rsidRDefault="005E1E4A" w:rsidP="00B65E01">
            <w:pPr>
              <w:rPr>
                <w:rFonts w:ascii="標楷體" w:eastAsia="標楷體" w:hAnsi="標楷體"/>
              </w:rPr>
            </w:pPr>
          </w:p>
        </w:tc>
      </w:tr>
    </w:tbl>
    <w:p w14:paraId="3D795E30" w14:textId="77777777" w:rsidR="005E1E4A" w:rsidRPr="0068704E" w:rsidRDefault="005E1E4A" w:rsidP="005E1E4A">
      <w:pPr>
        <w:ind w:left="1440"/>
      </w:pPr>
    </w:p>
    <w:p w14:paraId="741F1FD1" w14:textId="77777777" w:rsidR="005E1E4A" w:rsidRPr="00AB764C" w:rsidRDefault="005E1E4A" w:rsidP="005E1E4A">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E1E4A" w:rsidRPr="0022279A" w14:paraId="54E17F94" w14:textId="77777777" w:rsidTr="00B65E01">
        <w:tc>
          <w:tcPr>
            <w:tcW w:w="851" w:type="dxa"/>
            <w:shd w:val="clear" w:color="auto" w:fill="D9D9D9" w:themeFill="background1" w:themeFillShade="D9"/>
          </w:tcPr>
          <w:p w14:paraId="69148098"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96482B"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A5B8A9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說明</w:t>
            </w:r>
          </w:p>
        </w:tc>
      </w:tr>
      <w:tr w:rsidR="005E1E4A" w:rsidRPr="0022279A" w14:paraId="50734356" w14:textId="77777777" w:rsidTr="00B65E01">
        <w:tc>
          <w:tcPr>
            <w:tcW w:w="851" w:type="dxa"/>
          </w:tcPr>
          <w:p w14:paraId="69E822B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rPr>
              <w:t>1</w:t>
            </w:r>
          </w:p>
        </w:tc>
        <w:tc>
          <w:tcPr>
            <w:tcW w:w="3118" w:type="dxa"/>
          </w:tcPr>
          <w:p w14:paraId="09897B90" w14:textId="561E39FB" w:rsidR="005E1E4A" w:rsidRPr="0022279A" w:rsidRDefault="00CB27F8" w:rsidP="00B65E01">
            <w:pPr>
              <w:rPr>
                <w:rFonts w:ascii="標楷體" w:eastAsia="標楷體" w:hAnsi="標楷體"/>
              </w:rPr>
            </w:pPr>
            <w:r w:rsidRPr="005E1E4A">
              <w:rPr>
                <w:rFonts w:ascii="標楷體" w:eastAsia="標楷體" w:hAnsi="標楷體"/>
              </w:rPr>
              <w:t>StakeholdersStaff</w:t>
            </w:r>
          </w:p>
        </w:tc>
        <w:tc>
          <w:tcPr>
            <w:tcW w:w="4110" w:type="dxa"/>
          </w:tcPr>
          <w:p w14:paraId="7A56010D" w14:textId="1124C5C2" w:rsidR="005E1E4A" w:rsidRPr="0022279A" w:rsidRDefault="00CB27F8" w:rsidP="00B65E01">
            <w:pPr>
              <w:rPr>
                <w:rFonts w:ascii="標楷體" w:eastAsia="標楷體" w:hAnsi="標楷體"/>
              </w:rPr>
            </w:pPr>
            <w:r>
              <w:rPr>
                <w:rFonts w:ascii="標楷體" w:eastAsia="標楷體" w:hAnsi="標楷體" w:hint="eastAsia"/>
              </w:rPr>
              <w:t>人壽利關人職員名單檔</w:t>
            </w:r>
          </w:p>
        </w:tc>
      </w:tr>
      <w:tr w:rsidR="005E1E4A" w:rsidRPr="0022279A" w14:paraId="0985A425" w14:textId="77777777" w:rsidTr="00B65E01">
        <w:tc>
          <w:tcPr>
            <w:tcW w:w="851" w:type="dxa"/>
          </w:tcPr>
          <w:p w14:paraId="70EB1E92" w14:textId="77777777" w:rsidR="005E1E4A" w:rsidRPr="0022279A" w:rsidRDefault="005E1E4A" w:rsidP="00B65E01">
            <w:pPr>
              <w:jc w:val="center"/>
              <w:rPr>
                <w:rFonts w:ascii="標楷體" w:eastAsia="標楷體" w:hAnsi="標楷體"/>
              </w:rPr>
            </w:pPr>
            <w:r>
              <w:rPr>
                <w:rFonts w:ascii="標楷體" w:eastAsia="標楷體" w:hAnsi="標楷體" w:hint="eastAsia"/>
              </w:rPr>
              <w:t>2</w:t>
            </w:r>
          </w:p>
        </w:tc>
        <w:tc>
          <w:tcPr>
            <w:tcW w:w="3118" w:type="dxa"/>
          </w:tcPr>
          <w:p w14:paraId="0700A933" w14:textId="6CF3DCC1" w:rsidR="005E1E4A" w:rsidRPr="00AF1161" w:rsidRDefault="00CB27F8" w:rsidP="00B65E01">
            <w:pPr>
              <w:rPr>
                <w:rFonts w:ascii="標楷體" w:eastAsia="標楷體" w:hAnsi="標楷體"/>
              </w:rPr>
            </w:pPr>
            <w:r w:rsidRPr="005E1E4A">
              <w:rPr>
                <w:rFonts w:ascii="標楷體" w:eastAsia="標楷體" w:hAnsi="標楷體"/>
              </w:rPr>
              <w:t>LifeRelHead</w:t>
            </w:r>
          </w:p>
        </w:tc>
        <w:tc>
          <w:tcPr>
            <w:tcW w:w="4110" w:type="dxa"/>
          </w:tcPr>
          <w:p w14:paraId="3F67BB35" w14:textId="5AFE5034" w:rsidR="005E1E4A" w:rsidRPr="005D421A" w:rsidRDefault="00CB27F8" w:rsidP="00B65E01">
            <w:pPr>
              <w:rPr>
                <w:rFonts w:ascii="標楷體" w:eastAsia="標楷體" w:hAnsi="標楷體"/>
              </w:rPr>
            </w:pPr>
            <w:r>
              <w:rPr>
                <w:rFonts w:ascii="標楷體" w:eastAsia="標楷體" w:hAnsi="標楷體" w:hint="eastAsia"/>
              </w:rPr>
              <w:t>人壽利關人負責人檔</w:t>
            </w:r>
            <w:r w:rsidRPr="005D421A">
              <w:rPr>
                <w:rFonts w:ascii="標楷體" w:eastAsia="標楷體" w:hAnsi="標楷體"/>
              </w:rPr>
              <w:t xml:space="preserve"> </w:t>
            </w:r>
          </w:p>
        </w:tc>
      </w:tr>
      <w:tr w:rsidR="005E1E4A" w:rsidRPr="0022279A" w14:paraId="2D4A652D" w14:textId="77777777" w:rsidTr="00B65E01">
        <w:tc>
          <w:tcPr>
            <w:tcW w:w="851" w:type="dxa"/>
          </w:tcPr>
          <w:p w14:paraId="66F6C248" w14:textId="77777777" w:rsidR="005E1E4A" w:rsidRPr="0022279A" w:rsidRDefault="005E1E4A" w:rsidP="00B65E01">
            <w:pPr>
              <w:jc w:val="center"/>
              <w:rPr>
                <w:rFonts w:ascii="標楷體" w:eastAsia="標楷體" w:hAnsi="標楷體"/>
              </w:rPr>
            </w:pPr>
            <w:r>
              <w:rPr>
                <w:rFonts w:ascii="標楷體" w:eastAsia="標楷體" w:hAnsi="標楷體" w:hint="eastAsia"/>
              </w:rPr>
              <w:t>3</w:t>
            </w:r>
          </w:p>
        </w:tc>
        <w:tc>
          <w:tcPr>
            <w:tcW w:w="3118" w:type="dxa"/>
          </w:tcPr>
          <w:p w14:paraId="23882FC1" w14:textId="5C752733" w:rsidR="005E1E4A" w:rsidRPr="00AF1161" w:rsidRDefault="00CB27F8" w:rsidP="00B65E01">
            <w:pPr>
              <w:rPr>
                <w:rFonts w:ascii="標楷體" w:eastAsia="標楷體" w:hAnsi="標楷體"/>
              </w:rPr>
            </w:pPr>
            <w:r>
              <w:rPr>
                <w:rFonts w:ascii="標楷體" w:eastAsia="標楷體" w:hAnsi="標楷體" w:hint="eastAsia"/>
              </w:rPr>
              <w:t>L</w:t>
            </w:r>
            <w:r>
              <w:rPr>
                <w:rFonts w:ascii="標楷體" w:eastAsia="標楷體" w:hAnsi="標楷體"/>
              </w:rPr>
              <w:t>ifeRelEmp</w:t>
            </w:r>
          </w:p>
        </w:tc>
        <w:tc>
          <w:tcPr>
            <w:tcW w:w="4110" w:type="dxa"/>
          </w:tcPr>
          <w:p w14:paraId="3A9CD2A9" w14:textId="0192A671" w:rsidR="005E1E4A" w:rsidRPr="005D421A" w:rsidRDefault="00CB27F8" w:rsidP="00B65E01">
            <w:pPr>
              <w:rPr>
                <w:rFonts w:ascii="標楷體" w:eastAsia="標楷體" w:hAnsi="標楷體"/>
              </w:rPr>
            </w:pPr>
            <w:r>
              <w:rPr>
                <w:rFonts w:ascii="標楷體" w:eastAsia="標楷體" w:hAnsi="標楷體" w:hint="eastAsia"/>
              </w:rPr>
              <w:t xml:space="preserve">人壽利關人職員檔 </w:t>
            </w:r>
          </w:p>
        </w:tc>
      </w:tr>
      <w:tr w:rsidR="005E1E4A" w:rsidRPr="0022279A" w14:paraId="782E0AC0" w14:textId="77777777" w:rsidTr="00B65E01">
        <w:tc>
          <w:tcPr>
            <w:tcW w:w="851" w:type="dxa"/>
          </w:tcPr>
          <w:p w14:paraId="1A1849A4" w14:textId="77777777" w:rsidR="005E1E4A" w:rsidRPr="0022279A" w:rsidRDefault="005E1E4A" w:rsidP="00B65E01">
            <w:pPr>
              <w:jc w:val="center"/>
              <w:rPr>
                <w:rFonts w:ascii="標楷體" w:eastAsia="標楷體" w:hAnsi="標楷體"/>
              </w:rPr>
            </w:pPr>
            <w:r>
              <w:rPr>
                <w:rFonts w:ascii="標楷體" w:eastAsia="標楷體" w:hAnsi="標楷體" w:hint="eastAsia"/>
              </w:rPr>
              <w:t>4</w:t>
            </w:r>
          </w:p>
        </w:tc>
        <w:tc>
          <w:tcPr>
            <w:tcW w:w="3118" w:type="dxa"/>
          </w:tcPr>
          <w:p w14:paraId="30CDC756" w14:textId="0B9A8136" w:rsidR="005E1E4A" w:rsidRPr="00AF1161" w:rsidRDefault="00CB27F8" w:rsidP="00B65E01">
            <w:pPr>
              <w:rPr>
                <w:rFonts w:ascii="標楷體" w:eastAsia="標楷體" w:hAnsi="標楷體"/>
              </w:rPr>
            </w:pPr>
            <w:r w:rsidRPr="003A3FCC">
              <w:rPr>
                <w:rFonts w:ascii="標楷體" w:eastAsia="標楷體" w:hAnsi="標楷體"/>
              </w:rPr>
              <w:t>FinHoldRel</w:t>
            </w:r>
          </w:p>
        </w:tc>
        <w:tc>
          <w:tcPr>
            <w:tcW w:w="4110" w:type="dxa"/>
          </w:tcPr>
          <w:p w14:paraId="6164EEE7" w14:textId="77E437DC" w:rsidR="005E1E4A" w:rsidRPr="005D421A" w:rsidRDefault="00CB27F8" w:rsidP="00B65E01">
            <w:pPr>
              <w:rPr>
                <w:rFonts w:ascii="標楷體" w:eastAsia="標楷體" w:hAnsi="標楷體"/>
              </w:rPr>
            </w:pPr>
            <w:r>
              <w:rPr>
                <w:rFonts w:ascii="標楷體" w:eastAsia="標楷體" w:hAnsi="標楷體" w:hint="eastAsia"/>
              </w:rPr>
              <w:t xml:space="preserve">金控利關人名單檔 </w:t>
            </w:r>
          </w:p>
        </w:tc>
      </w:tr>
    </w:tbl>
    <w:p w14:paraId="195F6B1A" w14:textId="77777777" w:rsidR="005E1E4A" w:rsidRDefault="005E1E4A" w:rsidP="005E1E4A">
      <w:pPr>
        <w:ind w:left="1440"/>
      </w:pPr>
    </w:p>
    <w:p w14:paraId="7C9C87F4" w14:textId="77777777" w:rsidR="005E1E4A" w:rsidRPr="00723606" w:rsidRDefault="005E1E4A" w:rsidP="005E1E4A">
      <w:pPr>
        <w:pStyle w:val="a"/>
        <w:tabs>
          <w:tab w:val="clear" w:pos="1559"/>
        </w:tabs>
        <w:spacing w:before="0"/>
        <w:ind w:left="1614" w:hanging="480"/>
      </w:pPr>
      <w:r w:rsidRPr="00723606">
        <w:t>UI</w:t>
      </w:r>
      <w:r w:rsidRPr="00723606">
        <w:rPr>
          <w:rFonts w:hint="eastAsia"/>
        </w:rPr>
        <w:t>畫面</w:t>
      </w:r>
    </w:p>
    <w:p w14:paraId="1C188EBC" w14:textId="6E1CD72A" w:rsidR="005E1E4A" w:rsidRDefault="00C8745B" w:rsidP="005E1E4A">
      <w:r>
        <w:rPr>
          <w:noProof/>
        </w:rPr>
        <w:drawing>
          <wp:inline distT="0" distB="0" distL="0" distR="0" wp14:anchorId="65A41B7F" wp14:editId="203E49AC">
            <wp:extent cx="6477000" cy="18161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1816100"/>
                    </a:xfrm>
                    <a:prstGeom prst="rect">
                      <a:avLst/>
                    </a:prstGeom>
                    <a:noFill/>
                    <a:ln>
                      <a:noFill/>
                    </a:ln>
                  </pic:spPr>
                </pic:pic>
              </a:graphicData>
            </a:graphic>
          </wp:inline>
        </w:drawing>
      </w:r>
      <w:r w:rsidRPr="00C8745B">
        <w:rPr>
          <w:noProof/>
        </w:rPr>
        <w:lastRenderedPageBreak/>
        <w:drawing>
          <wp:inline distT="0" distB="0" distL="0" distR="0" wp14:anchorId="63775E37" wp14:editId="22F834B9">
            <wp:extent cx="6479540" cy="238633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86330"/>
                    </a:xfrm>
                    <a:prstGeom prst="rect">
                      <a:avLst/>
                    </a:prstGeom>
                  </pic:spPr>
                </pic:pic>
              </a:graphicData>
            </a:graphic>
          </wp:inline>
        </w:drawing>
      </w:r>
    </w:p>
    <w:p w14:paraId="6226FF99" w14:textId="77777777" w:rsidR="00C8745B" w:rsidRDefault="00C8745B" w:rsidP="005E1E4A">
      <w:pPr>
        <w:ind w:left="1440"/>
      </w:pPr>
    </w:p>
    <w:p w14:paraId="2C3AFE9A" w14:textId="77777777" w:rsidR="005E1E4A" w:rsidRDefault="005E1E4A" w:rsidP="005E1E4A">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E1E4A" w:rsidRPr="00F5236F" w14:paraId="6380C574" w14:textId="77777777" w:rsidTr="00B65E01">
        <w:tc>
          <w:tcPr>
            <w:tcW w:w="848" w:type="dxa"/>
            <w:shd w:val="clear" w:color="auto" w:fill="D9D9D9" w:themeFill="background1" w:themeFillShade="D9"/>
          </w:tcPr>
          <w:p w14:paraId="6E46337B" w14:textId="77777777" w:rsidR="005E1E4A" w:rsidRPr="00F5236F" w:rsidRDefault="005E1E4A" w:rsidP="00B65E01">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631F836"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60BF348"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功能說明</w:t>
            </w:r>
          </w:p>
        </w:tc>
      </w:tr>
      <w:tr w:rsidR="005E1E4A" w:rsidRPr="00F5236F" w14:paraId="247E8A5A" w14:textId="77777777" w:rsidTr="00B65E01">
        <w:tc>
          <w:tcPr>
            <w:tcW w:w="848" w:type="dxa"/>
          </w:tcPr>
          <w:p w14:paraId="5E23EB19" w14:textId="77777777" w:rsidR="005E1E4A" w:rsidRPr="00744DD4" w:rsidRDefault="005E1E4A" w:rsidP="00B65E01">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2FF16DE" w14:textId="77777777" w:rsidR="005E1E4A" w:rsidRPr="00744DD4" w:rsidRDefault="005E1E4A" w:rsidP="00B65E01">
            <w:pPr>
              <w:rPr>
                <w:rFonts w:ascii="標楷體" w:eastAsia="標楷體" w:hAnsi="標楷體"/>
                <w:lang w:eastAsia="zh-HK"/>
              </w:rPr>
            </w:pPr>
            <w:r>
              <w:rPr>
                <w:rFonts w:ascii="標楷體" w:eastAsia="標楷體" w:hAnsi="標楷體" w:hint="eastAsia"/>
                <w:lang w:eastAsia="zh-HK"/>
              </w:rPr>
              <w:t>執行</w:t>
            </w:r>
          </w:p>
        </w:tc>
        <w:tc>
          <w:tcPr>
            <w:tcW w:w="7246" w:type="dxa"/>
          </w:tcPr>
          <w:p w14:paraId="2F1D14FF" w14:textId="77777777" w:rsidR="005E1E4A" w:rsidRDefault="005E1E4A" w:rsidP="00B65E01">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09BB4605"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079D6F3" w14:textId="113656E8" w:rsidR="005E1E4A" w:rsidRDefault="005E1E4A" w:rsidP="00B65E01">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w:t>
            </w:r>
            <w:r w:rsidR="003F28BD">
              <w:rPr>
                <w:rFonts w:ascii="標楷體" w:eastAsia="標楷體" w:hAnsi="標楷體" w:hint="eastAsia"/>
              </w:rPr>
              <w:t>沒有選檔案</w:t>
            </w:r>
            <w:r>
              <w:rPr>
                <w:rFonts w:ascii="標楷體" w:eastAsia="標楷體" w:hAnsi="標楷體" w:hint="eastAsia"/>
              </w:rPr>
              <w:t>)</w:t>
            </w:r>
            <w:r w:rsidRPr="00F07699">
              <w:rPr>
                <w:rFonts w:ascii="標楷體" w:eastAsia="標楷體" w:hAnsi="標楷體" w:hint="eastAsia"/>
              </w:rPr>
              <w:t>"</w:t>
            </w:r>
          </w:p>
          <w:p w14:paraId="0D381DC5" w14:textId="11873F52" w:rsidR="005E1E4A" w:rsidRPr="00161815" w:rsidRDefault="005E1E4A" w:rsidP="00B65E01">
            <w:pPr>
              <w:snapToGrid w:val="0"/>
              <w:ind w:left="238" w:hangingChars="99" w:hanging="238"/>
              <w:rPr>
                <w:rFonts w:ascii="標楷體" w:eastAsia="標楷體" w:hAnsi="標楷體"/>
              </w:rPr>
            </w:pPr>
            <w:r>
              <w:rPr>
                <w:rFonts w:ascii="標楷體" w:eastAsia="標楷體" w:hAnsi="標楷體"/>
                <w:lang w:eastAsia="zh-HK"/>
              </w:rPr>
              <w:t>3.</w:t>
            </w:r>
            <w:r w:rsidR="003F28BD">
              <w:rPr>
                <w:rFonts w:ascii="標楷體" w:eastAsia="標楷體" w:hAnsi="標楷體" w:hint="eastAsia"/>
                <w:lang w:eastAsia="zh-HK"/>
              </w:rPr>
              <w:t>若選擇上傳檔案的名稱與選擇的檔案名稱不同</w:t>
            </w:r>
            <w:r w:rsidR="003F28BD">
              <w:rPr>
                <w:rFonts w:ascii="標楷體" w:eastAsia="標楷體" w:hAnsi="標楷體" w:hint="eastAsia"/>
              </w:rPr>
              <w:t>(要有上傳檔案名稱[]中的關鍵字)</w:t>
            </w:r>
            <w:r>
              <w:rPr>
                <w:rFonts w:ascii="標楷體" w:eastAsia="標楷體" w:hAnsi="標楷體" w:hint="eastAsia"/>
              </w:rPr>
              <w:t xml:space="preserve">，否則顯示錯誤訊息 </w:t>
            </w:r>
            <w:r w:rsidRPr="00F07699">
              <w:rPr>
                <w:rFonts w:ascii="標楷體" w:eastAsia="標楷體" w:hAnsi="標楷體" w:hint="eastAsia"/>
              </w:rPr>
              <w:t>"E001</w:t>
            </w:r>
            <w:r w:rsidR="003F28BD">
              <w:rPr>
                <w:rFonts w:ascii="標楷體" w:eastAsia="標楷體" w:hAnsi="標楷體" w:hint="eastAsia"/>
              </w:rPr>
              <w:t>4檔案</w:t>
            </w:r>
            <w:r>
              <w:rPr>
                <w:rFonts w:ascii="標楷體" w:eastAsia="標楷體" w:hAnsi="標楷體" w:hint="eastAsia"/>
              </w:rPr>
              <w:t>錯誤(</w:t>
            </w:r>
            <w:r w:rsidR="003F28BD" w:rsidRPr="003F28BD">
              <w:rPr>
                <w:rFonts w:ascii="標楷體" w:eastAsia="標楷體" w:hAnsi="標楷體"/>
              </w:rPr>
              <w:t>請確認上傳選項與上傳檔案不符合</w:t>
            </w:r>
            <w:r w:rsidR="003F28BD">
              <w:rPr>
                <w:rFonts w:ascii="標楷體" w:eastAsia="標楷體" w:hAnsi="標楷體" w:hint="eastAsia"/>
              </w:rPr>
              <w:t>)</w:t>
            </w:r>
            <w:r w:rsidRPr="00F07699">
              <w:rPr>
                <w:rFonts w:ascii="標楷體" w:eastAsia="標楷體" w:hAnsi="標楷體" w:hint="eastAsia"/>
              </w:rPr>
              <w:t>"</w:t>
            </w:r>
          </w:p>
          <w:p w14:paraId="3CDABAD9"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6DFBD2" w14:textId="77777777" w:rsidR="005E1E4A" w:rsidRDefault="005E1E4A" w:rsidP="00945B67">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w:t>
            </w:r>
            <w:r w:rsidR="00945B67">
              <w:rPr>
                <w:rFonts w:ascii="標楷體" w:eastAsia="標楷體" w:hAnsi="標楷體" w:hint="eastAsia"/>
              </w:rPr>
              <w:t>人壽利關人職員名單檔</w:t>
            </w:r>
            <w:r w:rsidR="003F28BD" w:rsidRPr="005E1E4A">
              <w:rPr>
                <w:rFonts w:ascii="標楷體" w:eastAsia="標楷體" w:hAnsi="標楷體"/>
              </w:rPr>
              <w:t>StakeholdersStaff</w:t>
            </w:r>
            <w:r w:rsidRPr="00C646B4">
              <w:rPr>
                <w:rFonts w:ascii="標楷體" w:eastAsia="標楷體" w:hAnsi="標楷體" w:hint="eastAsia"/>
              </w:rPr>
              <w:t>]、[</w:t>
            </w:r>
            <w:r w:rsidR="00945B67">
              <w:rPr>
                <w:rFonts w:ascii="標楷體" w:eastAsia="標楷體" w:hAnsi="標楷體" w:hint="eastAsia"/>
              </w:rPr>
              <w:t>人壽利關人負責人檔</w:t>
            </w:r>
            <w:r w:rsidR="00945B67" w:rsidRPr="005E1E4A">
              <w:rPr>
                <w:rFonts w:ascii="標楷體" w:eastAsia="標楷體" w:hAnsi="標楷體"/>
              </w:rPr>
              <w:t>LifeRelHead</w:t>
            </w:r>
            <w:r w:rsidR="00945B67" w:rsidRPr="00C646B4">
              <w:rPr>
                <w:rFonts w:ascii="標楷體" w:eastAsia="標楷體" w:hAnsi="標楷體" w:hint="eastAsia"/>
              </w:rPr>
              <w:t xml:space="preserve"> </w:t>
            </w:r>
            <w:r w:rsidRPr="00C646B4">
              <w:rPr>
                <w:rFonts w:ascii="標楷體" w:eastAsia="標楷體" w:hAnsi="標楷體" w:hint="eastAsia"/>
              </w:rPr>
              <w:t>]、[</w:t>
            </w:r>
            <w:r w:rsidR="00945B67">
              <w:rPr>
                <w:rFonts w:ascii="標楷體" w:eastAsia="標楷體" w:hAnsi="標楷體" w:hint="eastAsia"/>
              </w:rPr>
              <w:t>人壽利關人職員檔L</w:t>
            </w:r>
            <w:r w:rsidR="00945B67">
              <w:rPr>
                <w:rFonts w:ascii="標楷體" w:eastAsia="標楷體" w:hAnsi="標楷體"/>
              </w:rPr>
              <w:t>ifeRelEmp</w:t>
            </w:r>
            <w:r w:rsidRPr="00C646B4">
              <w:rPr>
                <w:rFonts w:ascii="標楷體" w:eastAsia="標楷體" w:hAnsi="標楷體" w:hint="eastAsia"/>
              </w:rPr>
              <w:t>]、[</w:t>
            </w:r>
            <w:r w:rsidR="00945B67">
              <w:rPr>
                <w:rFonts w:ascii="標楷體" w:eastAsia="標楷體" w:hAnsi="標楷體" w:hint="eastAsia"/>
              </w:rPr>
              <w:t>金控利關人名單檔</w:t>
            </w:r>
            <w:r w:rsidR="00945B67" w:rsidRPr="003A3FCC">
              <w:rPr>
                <w:rFonts w:ascii="標楷體" w:eastAsia="標楷體" w:hAnsi="標楷體"/>
              </w:rPr>
              <w:t>FinHoldRel</w:t>
            </w:r>
            <w:r w:rsidRPr="00C646B4">
              <w:rPr>
                <w:rFonts w:ascii="標楷體" w:eastAsia="標楷體" w:hAnsi="標楷體" w:hint="eastAsia"/>
              </w:rPr>
              <w:t>]</w:t>
            </w:r>
            <w:r w:rsidR="00945B67">
              <w:rPr>
                <w:rFonts w:ascii="標楷體" w:eastAsia="標楷體" w:hAnsi="標楷體" w:hint="eastAsia"/>
              </w:rPr>
              <w:t>。</w:t>
            </w:r>
          </w:p>
          <w:p w14:paraId="41A65102" w14:textId="6FB1DB82" w:rsidR="00945B67" w:rsidRPr="00945B67" w:rsidRDefault="00945B67" w:rsidP="00945B67">
            <w:pPr>
              <w:snapToGrid w:val="0"/>
              <w:ind w:left="238" w:hangingChars="99" w:hanging="238"/>
              <w:rPr>
                <w:rFonts w:ascii="標楷體" w:eastAsia="標楷體" w:hAnsi="標楷體"/>
                <w:shd w:val="pct15" w:color="auto" w:fill="FFFFFF"/>
              </w:rPr>
            </w:pPr>
            <w:r>
              <w:rPr>
                <w:rFonts w:ascii="標楷體" w:eastAsia="標楷體" w:hAnsi="標楷體" w:hint="eastAsia"/>
                <w:shd w:val="pct15" w:color="auto" w:fill="FFFFFF"/>
              </w:rPr>
              <w:t xml:space="preserve">5. </w:t>
            </w:r>
            <w:r>
              <w:rPr>
                <w:rFonts w:ascii="標楷體" w:eastAsia="標楷體" w:hAnsi="標楷體" w:hint="eastAsia"/>
              </w:rPr>
              <w:t>交易完成後，顯示訊息成功筆數以及總筆數。</w:t>
            </w:r>
          </w:p>
        </w:tc>
      </w:tr>
      <w:tr w:rsidR="005E1E4A" w:rsidRPr="00F5236F" w14:paraId="7C62A4B0" w14:textId="77777777" w:rsidTr="00B65E01">
        <w:tc>
          <w:tcPr>
            <w:tcW w:w="848" w:type="dxa"/>
          </w:tcPr>
          <w:p w14:paraId="258E6342"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2</w:t>
            </w:r>
          </w:p>
        </w:tc>
        <w:tc>
          <w:tcPr>
            <w:tcW w:w="2112" w:type="dxa"/>
          </w:tcPr>
          <w:p w14:paraId="6282962B"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6C7DC7E"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E1E4A" w:rsidRPr="00F5236F" w14:paraId="4437CB3F" w14:textId="77777777" w:rsidTr="00B65E01">
        <w:tc>
          <w:tcPr>
            <w:tcW w:w="848" w:type="dxa"/>
          </w:tcPr>
          <w:p w14:paraId="6F54E8C0"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3</w:t>
            </w:r>
          </w:p>
        </w:tc>
        <w:tc>
          <w:tcPr>
            <w:tcW w:w="2112" w:type="dxa"/>
          </w:tcPr>
          <w:p w14:paraId="2771EE7C"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58D6D1B4"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B7CF619" w14:textId="77777777" w:rsidR="005E1E4A" w:rsidRDefault="005E1E4A" w:rsidP="005E1E4A">
      <w:pPr>
        <w:ind w:left="1440"/>
      </w:pPr>
    </w:p>
    <w:p w14:paraId="73F9D81F" w14:textId="77777777" w:rsidR="005E1E4A" w:rsidRPr="00583AF3" w:rsidRDefault="005E1E4A" w:rsidP="005E1E4A">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5E1E4A" w:rsidRPr="00362205" w14:paraId="54A1C325" w14:textId="77777777" w:rsidTr="00B65E01">
        <w:trPr>
          <w:trHeight w:val="388"/>
          <w:jc w:val="center"/>
        </w:trPr>
        <w:tc>
          <w:tcPr>
            <w:tcW w:w="554" w:type="dxa"/>
            <w:vMerge w:val="restart"/>
            <w:shd w:val="clear" w:color="auto" w:fill="D9D9D9" w:themeFill="background1" w:themeFillShade="D9"/>
          </w:tcPr>
          <w:p w14:paraId="52E5228F"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3B6BA72F" w14:textId="77777777" w:rsidR="005E1E4A" w:rsidRPr="00362205" w:rsidRDefault="005E1E4A" w:rsidP="00B65E01">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BF98ABF" w14:textId="77777777" w:rsidR="005E1E4A" w:rsidRPr="00362205" w:rsidRDefault="005E1E4A" w:rsidP="00B65E01">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F4C7E9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0C3B1327" w14:textId="77777777" w:rsidTr="00B65E01">
        <w:trPr>
          <w:trHeight w:val="244"/>
          <w:jc w:val="center"/>
        </w:trPr>
        <w:tc>
          <w:tcPr>
            <w:tcW w:w="554" w:type="dxa"/>
            <w:vMerge/>
            <w:shd w:val="clear" w:color="auto" w:fill="D9D9D9" w:themeFill="background1" w:themeFillShade="D9"/>
          </w:tcPr>
          <w:p w14:paraId="5CC83D2E" w14:textId="77777777" w:rsidR="005E1E4A" w:rsidRPr="00362205" w:rsidRDefault="005E1E4A" w:rsidP="00B65E01">
            <w:pPr>
              <w:rPr>
                <w:rFonts w:ascii="標楷體" w:eastAsia="標楷體" w:hAnsi="標楷體"/>
              </w:rPr>
            </w:pPr>
          </w:p>
        </w:tc>
        <w:tc>
          <w:tcPr>
            <w:tcW w:w="1428" w:type="dxa"/>
            <w:vMerge/>
            <w:shd w:val="clear" w:color="auto" w:fill="D9D9D9" w:themeFill="background1" w:themeFillShade="D9"/>
          </w:tcPr>
          <w:p w14:paraId="08DFE648" w14:textId="77777777" w:rsidR="005E1E4A" w:rsidRPr="00362205" w:rsidRDefault="005E1E4A" w:rsidP="00B65E01">
            <w:pPr>
              <w:rPr>
                <w:rFonts w:ascii="標楷體" w:eastAsia="標楷體" w:hAnsi="標楷體"/>
              </w:rPr>
            </w:pPr>
          </w:p>
        </w:tc>
        <w:tc>
          <w:tcPr>
            <w:tcW w:w="1296" w:type="dxa"/>
            <w:shd w:val="clear" w:color="auto" w:fill="D9D9D9" w:themeFill="background1" w:themeFillShade="D9"/>
          </w:tcPr>
          <w:p w14:paraId="10920019" w14:textId="77777777" w:rsidR="005E1E4A" w:rsidRPr="00362205" w:rsidRDefault="005E1E4A" w:rsidP="00B65E01">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4C1A6B70" w14:textId="77777777" w:rsidR="005E1E4A" w:rsidRPr="00362205" w:rsidRDefault="005E1E4A" w:rsidP="00B65E01">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C9895E9" w14:textId="77777777" w:rsidR="005E1E4A" w:rsidRPr="00362205" w:rsidRDefault="005E1E4A" w:rsidP="00B65E01">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4BBC689" w14:textId="77777777" w:rsidR="005E1E4A" w:rsidRPr="00362205" w:rsidRDefault="005E1E4A" w:rsidP="00B65E01">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2BC6D21" w14:textId="77777777" w:rsidR="005E1E4A" w:rsidRPr="00362205" w:rsidRDefault="005E1E4A" w:rsidP="00B65E01">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1B37276" w14:textId="77777777" w:rsidR="005E1E4A" w:rsidRPr="00362205" w:rsidRDefault="005E1E4A" w:rsidP="00B65E01">
            <w:pPr>
              <w:rPr>
                <w:rFonts w:ascii="標楷體" w:eastAsia="標楷體" w:hAnsi="標楷體"/>
              </w:rPr>
            </w:pPr>
          </w:p>
        </w:tc>
      </w:tr>
      <w:tr w:rsidR="005E1E4A" w:rsidRPr="00362205" w14:paraId="104E28E9" w14:textId="77777777" w:rsidTr="00B65E01">
        <w:trPr>
          <w:trHeight w:val="244"/>
          <w:jc w:val="center"/>
        </w:trPr>
        <w:tc>
          <w:tcPr>
            <w:tcW w:w="554" w:type="dxa"/>
          </w:tcPr>
          <w:p w14:paraId="515A836D" w14:textId="77777777" w:rsidR="005E1E4A" w:rsidRPr="00362205" w:rsidRDefault="005E1E4A" w:rsidP="00B65E01">
            <w:pPr>
              <w:rPr>
                <w:rFonts w:ascii="標楷體" w:eastAsia="標楷體" w:hAnsi="標楷體"/>
              </w:rPr>
            </w:pPr>
            <w:r w:rsidRPr="00362205">
              <w:rPr>
                <w:rFonts w:ascii="標楷體" w:eastAsia="標楷體" w:hAnsi="標楷體" w:hint="eastAsia"/>
              </w:rPr>
              <w:t>1.</w:t>
            </w:r>
          </w:p>
        </w:tc>
        <w:tc>
          <w:tcPr>
            <w:tcW w:w="1428" w:type="dxa"/>
          </w:tcPr>
          <w:p w14:paraId="1870D8A6" w14:textId="09F1D5E9" w:rsidR="005E1E4A" w:rsidRPr="00362205" w:rsidRDefault="00D458A1" w:rsidP="00B65E01">
            <w:pPr>
              <w:rPr>
                <w:rFonts w:ascii="標楷體" w:eastAsia="標楷體" w:hAnsi="標楷體"/>
              </w:rPr>
            </w:pPr>
            <w:r>
              <w:rPr>
                <w:rFonts w:ascii="標楷體" w:eastAsia="標楷體" w:hAnsi="標楷體" w:hint="eastAsia"/>
              </w:rPr>
              <w:t>上傳檔案</w:t>
            </w:r>
          </w:p>
        </w:tc>
        <w:tc>
          <w:tcPr>
            <w:tcW w:w="1296" w:type="dxa"/>
          </w:tcPr>
          <w:p w14:paraId="3C3408EF" w14:textId="1F993882" w:rsidR="005E1E4A" w:rsidRPr="00362205" w:rsidRDefault="004F4FA3" w:rsidP="00B65E01">
            <w:pPr>
              <w:rPr>
                <w:rFonts w:ascii="標楷體" w:eastAsia="標楷體" w:hAnsi="標楷體"/>
              </w:rPr>
            </w:pPr>
            <w:r>
              <w:rPr>
                <w:rFonts w:ascii="標楷體" w:eastAsia="標楷體" w:hAnsi="標楷體" w:hint="eastAsia"/>
              </w:rPr>
              <w:t>1</w:t>
            </w:r>
          </w:p>
        </w:tc>
        <w:tc>
          <w:tcPr>
            <w:tcW w:w="1233" w:type="dxa"/>
          </w:tcPr>
          <w:p w14:paraId="33478E3E" w14:textId="026E775B" w:rsidR="005E1E4A" w:rsidRPr="00362205" w:rsidRDefault="005E1E4A" w:rsidP="00B65E01">
            <w:pPr>
              <w:rPr>
                <w:rFonts w:ascii="標楷體" w:eastAsia="標楷體" w:hAnsi="標楷體"/>
              </w:rPr>
            </w:pPr>
          </w:p>
        </w:tc>
        <w:tc>
          <w:tcPr>
            <w:tcW w:w="1154" w:type="dxa"/>
          </w:tcPr>
          <w:p w14:paraId="5B28BD0F" w14:textId="00BDB941" w:rsidR="005E1E4A" w:rsidRPr="00362205" w:rsidRDefault="00C52AAD" w:rsidP="00B65E01">
            <w:pPr>
              <w:rPr>
                <w:rFonts w:ascii="標楷體" w:eastAsia="標楷體" w:hAnsi="標楷體"/>
              </w:rPr>
            </w:pPr>
            <w:r>
              <w:rPr>
                <w:rFonts w:ascii="標楷體" w:eastAsia="標楷體" w:hAnsi="標楷體" w:hint="eastAsia"/>
              </w:rPr>
              <w:t>依選單</w:t>
            </w:r>
          </w:p>
        </w:tc>
        <w:tc>
          <w:tcPr>
            <w:tcW w:w="537" w:type="dxa"/>
          </w:tcPr>
          <w:p w14:paraId="44E9CECD"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58AF6CF5"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325A467A" w14:textId="0EE3F0E9" w:rsidR="00C52AAD" w:rsidRDefault="00C52AAD" w:rsidP="00B65E01">
            <w:pPr>
              <w:ind w:left="235" w:hangingChars="98" w:hanging="235"/>
              <w:rPr>
                <w:rFonts w:ascii="標楷體" w:eastAsia="標楷體" w:hAnsi="標楷體"/>
              </w:rPr>
            </w:pPr>
            <w:r>
              <w:rPr>
                <w:rFonts w:ascii="標楷體" w:eastAsia="標楷體" w:hAnsi="標楷體" w:hint="eastAsia"/>
              </w:rPr>
              <w:t>0人壽利關人職員名單[LA$RLTP]</w:t>
            </w:r>
          </w:p>
          <w:p w14:paraId="4CFBA23C" w14:textId="77777777" w:rsidR="005E1E4A" w:rsidRDefault="00C52AAD" w:rsidP="00B65E01">
            <w:pPr>
              <w:ind w:left="235" w:hangingChars="98" w:hanging="235"/>
              <w:rPr>
                <w:rFonts w:ascii="標楷體" w:eastAsia="標楷體" w:hAnsi="標楷體"/>
              </w:rPr>
            </w:pPr>
            <w:r>
              <w:rPr>
                <w:rFonts w:ascii="標楷體" w:eastAsia="標楷體" w:hAnsi="標楷體" w:hint="eastAsia"/>
              </w:rPr>
              <w:t>1人壽利關人負責人名單[T07]</w:t>
            </w:r>
          </w:p>
          <w:p w14:paraId="52BB8A43" w14:textId="77777777" w:rsidR="00C52AAD" w:rsidRDefault="00C52AAD" w:rsidP="00B65E01">
            <w:pPr>
              <w:ind w:left="235" w:hangingChars="98" w:hanging="235"/>
              <w:rPr>
                <w:rFonts w:ascii="標楷體" w:eastAsia="標楷體" w:hAnsi="標楷體"/>
              </w:rPr>
            </w:pPr>
            <w:r>
              <w:rPr>
                <w:rFonts w:ascii="標楷體" w:eastAsia="標楷體" w:hAnsi="標楷體" w:hint="eastAsia"/>
              </w:rPr>
              <w:t>2人壽利關人職員名單[T07_2]</w:t>
            </w:r>
          </w:p>
          <w:p w14:paraId="5CF3CEB7" w14:textId="41D36C84" w:rsidR="00C52AAD" w:rsidRPr="00C52AAD" w:rsidRDefault="00C52AAD" w:rsidP="00B65E01">
            <w:pPr>
              <w:ind w:left="235" w:hangingChars="98" w:hanging="235"/>
              <w:rPr>
                <w:rFonts w:ascii="標楷體" w:eastAsia="標楷體" w:hAnsi="標楷體"/>
              </w:rPr>
            </w:pPr>
            <w:r>
              <w:rPr>
                <w:rFonts w:ascii="標楷體" w:eastAsia="標楷體" w:hAnsi="標楷體" w:hint="eastAsia"/>
              </w:rPr>
              <w:t>3金控利關人名單檔[T044]</w:t>
            </w:r>
          </w:p>
        </w:tc>
      </w:tr>
      <w:tr w:rsidR="005E1E4A" w:rsidRPr="00362205" w14:paraId="393EBBE7" w14:textId="77777777" w:rsidTr="00B65E01">
        <w:trPr>
          <w:trHeight w:val="244"/>
          <w:jc w:val="center"/>
        </w:trPr>
        <w:tc>
          <w:tcPr>
            <w:tcW w:w="554" w:type="dxa"/>
          </w:tcPr>
          <w:p w14:paraId="13853E82" w14:textId="77777777" w:rsidR="005E1E4A" w:rsidRPr="00362205" w:rsidRDefault="005E1E4A" w:rsidP="00B65E01">
            <w:pPr>
              <w:rPr>
                <w:rFonts w:ascii="標楷體" w:eastAsia="標楷體" w:hAnsi="標楷體"/>
              </w:rPr>
            </w:pPr>
            <w:r>
              <w:rPr>
                <w:rFonts w:ascii="標楷體" w:eastAsia="標楷體" w:hAnsi="標楷體" w:hint="eastAsia"/>
              </w:rPr>
              <w:lastRenderedPageBreak/>
              <w:t>2</w:t>
            </w:r>
            <w:r>
              <w:rPr>
                <w:rFonts w:ascii="標楷體" w:eastAsia="標楷體" w:hAnsi="標楷體"/>
              </w:rPr>
              <w:t>.</w:t>
            </w:r>
          </w:p>
        </w:tc>
        <w:tc>
          <w:tcPr>
            <w:tcW w:w="1428" w:type="dxa"/>
          </w:tcPr>
          <w:p w14:paraId="79BBAF01" w14:textId="77777777" w:rsidR="005E1E4A" w:rsidRPr="00362205" w:rsidRDefault="005E1E4A" w:rsidP="00B65E01">
            <w:pPr>
              <w:rPr>
                <w:rFonts w:ascii="標楷體" w:eastAsia="標楷體" w:hAnsi="標楷體"/>
              </w:rPr>
            </w:pPr>
            <w:r w:rsidRPr="005E7DC3">
              <w:rPr>
                <w:rFonts w:ascii="標楷體" w:eastAsia="標楷體" w:hAnsi="標楷體" w:hint="eastAsia"/>
              </w:rPr>
              <w:t>選擇檔案</w:t>
            </w:r>
          </w:p>
        </w:tc>
        <w:tc>
          <w:tcPr>
            <w:tcW w:w="1296" w:type="dxa"/>
          </w:tcPr>
          <w:p w14:paraId="3035B8E4" w14:textId="77777777" w:rsidR="005E1E4A" w:rsidRPr="00362205" w:rsidRDefault="005E1E4A" w:rsidP="00B65E01">
            <w:pPr>
              <w:rPr>
                <w:rFonts w:ascii="標楷體" w:eastAsia="標楷體" w:hAnsi="標楷體"/>
              </w:rPr>
            </w:pPr>
            <w:r>
              <w:rPr>
                <w:rFonts w:ascii="標楷體" w:eastAsia="標楷體" w:hAnsi="標楷體" w:hint="eastAsia"/>
              </w:rPr>
              <w:t>按鈕</w:t>
            </w:r>
          </w:p>
        </w:tc>
        <w:tc>
          <w:tcPr>
            <w:tcW w:w="1233" w:type="dxa"/>
          </w:tcPr>
          <w:p w14:paraId="1802E2AA" w14:textId="77777777" w:rsidR="005E1E4A" w:rsidRPr="00362205" w:rsidRDefault="005E1E4A" w:rsidP="00B65E01">
            <w:pPr>
              <w:rPr>
                <w:rFonts w:ascii="標楷體" w:eastAsia="標楷體" w:hAnsi="標楷體"/>
              </w:rPr>
            </w:pPr>
          </w:p>
        </w:tc>
        <w:tc>
          <w:tcPr>
            <w:tcW w:w="1154" w:type="dxa"/>
          </w:tcPr>
          <w:p w14:paraId="41BE5372" w14:textId="77777777" w:rsidR="005E1E4A" w:rsidRPr="00362205" w:rsidRDefault="005E1E4A" w:rsidP="00B65E01">
            <w:pPr>
              <w:rPr>
                <w:rFonts w:ascii="標楷體" w:eastAsia="標楷體" w:hAnsi="標楷體"/>
              </w:rPr>
            </w:pPr>
          </w:p>
        </w:tc>
        <w:tc>
          <w:tcPr>
            <w:tcW w:w="537" w:type="dxa"/>
          </w:tcPr>
          <w:p w14:paraId="3D942564"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776B3329"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669690D2" w14:textId="77777777" w:rsidR="005E1E4A" w:rsidRPr="00C00D65" w:rsidRDefault="005E1E4A" w:rsidP="00B65E01">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36BB712C" w14:textId="77777777" w:rsidR="005E1E4A" w:rsidRDefault="005E1E4A" w:rsidP="005E1E4A">
      <w:pPr>
        <w:ind w:left="1440"/>
      </w:pPr>
    </w:p>
    <w:p w14:paraId="4FF1802C" w14:textId="490FC93D" w:rsidR="005E1E4A" w:rsidRDefault="005E1E4A" w:rsidP="005E1E4A">
      <w:pPr>
        <w:pStyle w:val="a"/>
        <w:spacing w:before="0"/>
      </w:pPr>
      <w:r>
        <w:rPr>
          <w:rFonts w:hint="eastAsia"/>
        </w:rPr>
        <w:t>上傳檔案資料欄位</w:t>
      </w:r>
      <w:r w:rsidRPr="009258FB">
        <w:t>說明</w:t>
      </w:r>
      <w:r>
        <w:rPr>
          <w:rFonts w:hint="eastAsia"/>
        </w:rPr>
        <w:t>(</w:t>
      </w:r>
      <w:r w:rsidR="00C56D4D">
        <w:rPr>
          <w:rFonts w:hint="eastAsia"/>
        </w:rPr>
        <w:t>XLSX</w:t>
      </w:r>
      <w:r w:rsidR="00C56D4D">
        <w:rPr>
          <w:rFonts w:hint="eastAsia"/>
        </w:rPr>
        <w:t>、</w:t>
      </w:r>
      <w:r w:rsidR="00C56D4D">
        <w:rPr>
          <w:rFonts w:hint="eastAsia"/>
        </w:rPr>
        <w:t>XLS</w:t>
      </w:r>
      <w:r w:rsidR="00C56D4D">
        <w:rPr>
          <w:rFonts w:hint="eastAsia"/>
        </w:rPr>
        <w:t>、</w:t>
      </w:r>
      <w:r>
        <w:rPr>
          <w:rFonts w:hint="eastAsia"/>
        </w:rPr>
        <w:t>CSV</w:t>
      </w:r>
      <w:r>
        <w:rPr>
          <w:rFonts w:hint="eastAsia"/>
        </w:rPr>
        <w:t>格式</w:t>
      </w:r>
      <w:r>
        <w:rPr>
          <w:rFonts w:hint="eastAsia"/>
        </w:rPr>
        <w:t>)</w:t>
      </w:r>
    </w:p>
    <w:p w14:paraId="759A2234" w14:textId="2C1FBE68" w:rsidR="00C56D4D" w:rsidRPr="00C56D4D" w:rsidRDefault="00C56D4D" w:rsidP="00C56D4D">
      <w:pPr>
        <w:rPr>
          <w:rFonts w:ascii="標楷體" w:eastAsia="標楷體" w:hAnsi="標楷體"/>
          <w:b/>
          <w:bCs/>
        </w:rPr>
      </w:pPr>
      <w:r w:rsidRPr="00C56D4D">
        <w:rPr>
          <w:rFonts w:ascii="標楷體" w:eastAsia="標楷體" w:hAnsi="標楷體" w:hint="eastAsia"/>
          <w:b/>
          <w:bCs/>
        </w:rPr>
        <w:t>人壽利關人職員名單[LA$RLTP]</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5E1E4A" w:rsidRPr="00362205" w14:paraId="04F2708E" w14:textId="77777777" w:rsidTr="00B65E01">
        <w:trPr>
          <w:trHeight w:val="758"/>
          <w:jc w:val="center"/>
        </w:trPr>
        <w:tc>
          <w:tcPr>
            <w:tcW w:w="554" w:type="dxa"/>
            <w:shd w:val="clear" w:color="auto" w:fill="D9D9D9" w:themeFill="background1" w:themeFillShade="D9"/>
          </w:tcPr>
          <w:p w14:paraId="7ECEF3FE"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4735992"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38403172"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11B5C27A"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110C4728" w14:textId="77777777" w:rsidTr="00B65E01">
        <w:trPr>
          <w:trHeight w:val="244"/>
          <w:jc w:val="center"/>
        </w:trPr>
        <w:tc>
          <w:tcPr>
            <w:tcW w:w="554" w:type="dxa"/>
          </w:tcPr>
          <w:p w14:paraId="63D4ADD5" w14:textId="77777777" w:rsidR="005E1E4A" w:rsidRPr="00362205" w:rsidRDefault="005E1E4A" w:rsidP="00B65E01">
            <w:pPr>
              <w:rPr>
                <w:rFonts w:ascii="標楷體" w:eastAsia="標楷體" w:hAnsi="標楷體"/>
              </w:rPr>
            </w:pPr>
            <w:r>
              <w:rPr>
                <w:rFonts w:ascii="標楷體" w:eastAsia="標楷體" w:hAnsi="標楷體" w:hint="eastAsia"/>
              </w:rPr>
              <w:t>1</w:t>
            </w:r>
          </w:p>
        </w:tc>
        <w:tc>
          <w:tcPr>
            <w:tcW w:w="3410" w:type="dxa"/>
          </w:tcPr>
          <w:p w14:paraId="711DB1B2" w14:textId="4B3599C9" w:rsidR="005E1E4A" w:rsidRPr="00E66926" w:rsidRDefault="00C56D4D" w:rsidP="00B65E01">
            <w:pPr>
              <w:rPr>
                <w:rFonts w:ascii="標楷體" w:eastAsia="標楷體" w:hAnsi="標楷體"/>
              </w:rPr>
            </w:pPr>
            <w:r>
              <w:rPr>
                <w:rFonts w:ascii="標楷體" w:eastAsia="標楷體" w:hAnsi="標楷體" w:hint="eastAsia"/>
              </w:rPr>
              <w:t>關係人代號</w:t>
            </w:r>
          </w:p>
        </w:tc>
        <w:tc>
          <w:tcPr>
            <w:tcW w:w="1560" w:type="dxa"/>
          </w:tcPr>
          <w:p w14:paraId="1B36FA65" w14:textId="77777777" w:rsidR="005E1E4A" w:rsidRDefault="005E1E4A" w:rsidP="00B65E01">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30AA91" w14:textId="490C8F1A" w:rsidR="005E1E4A" w:rsidRPr="00AC51F6" w:rsidRDefault="00C56D4D" w:rsidP="00B65E01">
            <w:pPr>
              <w:ind w:left="235" w:hangingChars="98" w:hanging="235"/>
              <w:rPr>
                <w:rFonts w:ascii="標楷體" w:eastAsia="標楷體" w:hAnsi="標楷體"/>
              </w:rPr>
            </w:pPr>
            <w:r w:rsidRPr="00C56D4D">
              <w:rPr>
                <w:rFonts w:ascii="標楷體" w:eastAsia="標楷體" w:hAnsi="標楷體"/>
              </w:rPr>
              <w:t>StakeholdersStaff</w:t>
            </w:r>
            <w:r w:rsidR="005E1E4A">
              <w:rPr>
                <w:rFonts w:ascii="標楷體" w:eastAsia="標楷體" w:hAnsi="標楷體" w:hint="eastAsia"/>
              </w:rPr>
              <w:t>.</w:t>
            </w:r>
            <w:r>
              <w:rPr>
                <w:rFonts w:ascii="標楷體" w:eastAsia="標楷體" w:hAnsi="標楷體" w:hint="eastAsia"/>
              </w:rPr>
              <w:t>St</w:t>
            </w:r>
            <w:r>
              <w:rPr>
                <w:rFonts w:ascii="標楷體" w:eastAsia="標楷體" w:hAnsi="標楷體"/>
              </w:rPr>
              <w:t>affId</w:t>
            </w:r>
          </w:p>
        </w:tc>
      </w:tr>
      <w:tr w:rsidR="005E1E4A" w:rsidRPr="00362205" w14:paraId="0D25696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F129224" w14:textId="77777777" w:rsidR="005E1E4A" w:rsidRPr="00362205" w:rsidRDefault="005E1E4A" w:rsidP="00B65E01">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267D22EE" w14:textId="6DFE6F43" w:rsidR="005E1E4A" w:rsidRPr="00362205" w:rsidRDefault="005E1E4A" w:rsidP="00B65E01">
            <w:pPr>
              <w:rPr>
                <w:rFonts w:ascii="標楷體" w:eastAsia="標楷體" w:hAnsi="標楷體"/>
              </w:rPr>
            </w:pPr>
            <w:r w:rsidRPr="00DA56CD">
              <w:rPr>
                <w:rFonts w:ascii="標楷體" w:eastAsia="標楷體" w:hAnsi="標楷體" w:hint="eastAsia"/>
              </w:rPr>
              <w:t>戶</w:t>
            </w:r>
            <w:r w:rsidR="00C56D4D">
              <w:rPr>
                <w:rFonts w:ascii="標楷體" w:eastAsia="標楷體" w:hAnsi="標楷體" w:hint="eastAsia"/>
              </w:rPr>
              <w:t>關係人名稱</w:t>
            </w:r>
          </w:p>
        </w:tc>
        <w:tc>
          <w:tcPr>
            <w:tcW w:w="1560" w:type="dxa"/>
            <w:tcBorders>
              <w:top w:val="single" w:sz="4" w:space="0" w:color="auto"/>
              <w:left w:val="single" w:sz="4" w:space="0" w:color="auto"/>
              <w:bottom w:val="single" w:sz="4" w:space="0" w:color="auto"/>
              <w:right w:val="single" w:sz="4" w:space="0" w:color="auto"/>
            </w:tcBorders>
          </w:tcPr>
          <w:p w14:paraId="29B1D29D" w14:textId="77777777" w:rsidR="005E1E4A" w:rsidRPr="00362205" w:rsidRDefault="005E1E4A" w:rsidP="00B65E01">
            <w:pPr>
              <w:rPr>
                <w:rFonts w:ascii="標楷體" w:eastAsia="標楷體" w:hAnsi="標楷體"/>
              </w:rPr>
            </w:pPr>
            <w:r>
              <w:rPr>
                <w:rFonts w:ascii="標楷體" w:eastAsia="標楷體" w:hAnsi="標楷體" w:hint="eastAsia"/>
              </w:rPr>
              <w:t>數字(7)</w:t>
            </w:r>
          </w:p>
        </w:tc>
        <w:tc>
          <w:tcPr>
            <w:tcW w:w="4677" w:type="dxa"/>
            <w:tcBorders>
              <w:top w:val="single" w:sz="4" w:space="0" w:color="auto"/>
              <w:left w:val="single" w:sz="4" w:space="0" w:color="auto"/>
              <w:bottom w:val="single" w:sz="4" w:space="0" w:color="auto"/>
              <w:right w:val="single" w:sz="4" w:space="0" w:color="auto"/>
            </w:tcBorders>
          </w:tcPr>
          <w:p w14:paraId="25E995D2" w14:textId="77777777" w:rsidR="005E1E4A" w:rsidRPr="00AC51F6"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5E1E4A" w:rsidRPr="00362205" w14:paraId="555A369C"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F48DB78" w14:textId="77777777" w:rsidR="005E1E4A" w:rsidRDefault="005E1E4A" w:rsidP="00B65E01">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91888FF" w14:textId="7FFC50D0" w:rsidR="005E1E4A" w:rsidRPr="00DA56CD" w:rsidRDefault="00C56D4D" w:rsidP="00B65E01">
            <w:pPr>
              <w:rPr>
                <w:rFonts w:ascii="標楷體" w:eastAsia="標楷體" w:hAnsi="標楷體"/>
              </w:rPr>
            </w:pPr>
            <w:r>
              <w:rPr>
                <w:rFonts w:ascii="標楷體" w:eastAsia="標楷體" w:hAnsi="標楷體" w:hint="eastAsia"/>
              </w:rPr>
              <w:t>放款金額</w:t>
            </w:r>
          </w:p>
        </w:tc>
        <w:tc>
          <w:tcPr>
            <w:tcW w:w="1560" w:type="dxa"/>
            <w:tcBorders>
              <w:top w:val="single" w:sz="4" w:space="0" w:color="auto"/>
              <w:left w:val="single" w:sz="4" w:space="0" w:color="auto"/>
              <w:bottom w:val="single" w:sz="4" w:space="0" w:color="auto"/>
              <w:right w:val="single" w:sz="4" w:space="0" w:color="auto"/>
            </w:tcBorders>
          </w:tcPr>
          <w:p w14:paraId="1D4C88F6" w14:textId="77777777" w:rsidR="005E1E4A" w:rsidRDefault="005E1E4A" w:rsidP="00B65E01">
            <w:pPr>
              <w:rPr>
                <w:rFonts w:ascii="標楷體" w:eastAsia="標楷體" w:hAnsi="標楷體"/>
              </w:rPr>
            </w:pPr>
            <w:r>
              <w:rPr>
                <w:rFonts w:ascii="標楷體" w:eastAsia="標楷體" w:hAnsi="標楷體" w:hint="eastAsia"/>
              </w:rPr>
              <w:t>數字(3)</w:t>
            </w:r>
          </w:p>
        </w:tc>
        <w:tc>
          <w:tcPr>
            <w:tcW w:w="4677" w:type="dxa"/>
            <w:tcBorders>
              <w:top w:val="single" w:sz="4" w:space="0" w:color="auto"/>
              <w:left w:val="single" w:sz="4" w:space="0" w:color="auto"/>
              <w:bottom w:val="single" w:sz="4" w:space="0" w:color="auto"/>
              <w:right w:val="single" w:sz="4" w:space="0" w:color="auto"/>
            </w:tcBorders>
          </w:tcPr>
          <w:p w14:paraId="1C2F158B" w14:textId="77777777" w:rsidR="005E1E4A" w:rsidRPr="00055F7D"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bl>
    <w:p w14:paraId="603B3FDC" w14:textId="64FE0FB9" w:rsidR="005E1E4A" w:rsidRPr="00C56D4D" w:rsidRDefault="00C56D4D" w:rsidP="00C56D4D">
      <w:pPr>
        <w:rPr>
          <w:rFonts w:ascii="標楷體" w:eastAsia="標楷體" w:hAnsi="標楷體"/>
          <w:b/>
          <w:bCs/>
        </w:rPr>
      </w:pPr>
      <w:r w:rsidRPr="00C56D4D">
        <w:rPr>
          <w:rFonts w:ascii="標楷體" w:eastAsia="標楷體" w:hAnsi="標楷體" w:hint="eastAsia"/>
          <w:b/>
          <w:bCs/>
        </w:rPr>
        <w:t>人壽利關人</w:t>
      </w:r>
      <w:r>
        <w:rPr>
          <w:rFonts w:ascii="標楷體" w:eastAsia="標楷體" w:hAnsi="標楷體" w:hint="eastAsia"/>
          <w:b/>
          <w:bCs/>
        </w:rPr>
        <w:t>負責人檔</w:t>
      </w:r>
      <w:r w:rsidRPr="00C56D4D">
        <w:rPr>
          <w:rFonts w:ascii="標楷體" w:eastAsia="標楷體" w:hAnsi="標楷體" w:hint="eastAsia"/>
          <w:b/>
          <w:bCs/>
        </w:rPr>
        <w:t>[</w:t>
      </w:r>
      <w:r>
        <w:rPr>
          <w:rFonts w:ascii="標楷體" w:eastAsia="標楷體" w:hAnsi="標楷體"/>
          <w:b/>
          <w:bCs/>
        </w:rPr>
        <w:t>T07</w:t>
      </w:r>
      <w:r w:rsidRPr="00C56D4D">
        <w:rPr>
          <w:rFonts w:ascii="標楷體" w:eastAsia="標楷體" w:hAnsi="標楷體" w:hint="eastAsia"/>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5E1E4A" w:rsidRPr="00362205" w14:paraId="0DE9B309" w14:textId="77777777" w:rsidTr="00B65E01">
        <w:trPr>
          <w:trHeight w:val="758"/>
          <w:jc w:val="center"/>
        </w:trPr>
        <w:tc>
          <w:tcPr>
            <w:tcW w:w="554" w:type="dxa"/>
            <w:shd w:val="clear" w:color="auto" w:fill="D9D9D9" w:themeFill="background1" w:themeFillShade="D9"/>
          </w:tcPr>
          <w:p w14:paraId="5C0DB7AF" w14:textId="77777777" w:rsidR="005E1E4A" w:rsidRDefault="005E1E4A" w:rsidP="00B65E01">
            <w:pPr>
              <w:rPr>
                <w:rFonts w:ascii="標楷體" w:eastAsia="標楷體" w:hAnsi="標楷體"/>
              </w:rPr>
            </w:pPr>
          </w:p>
          <w:p w14:paraId="154C8979" w14:textId="77777777" w:rsidR="005E1E4A" w:rsidRPr="00362205" w:rsidRDefault="005E1E4A" w:rsidP="00B65E01">
            <w:pPr>
              <w:rPr>
                <w:rFonts w:ascii="標楷體" w:eastAsia="標楷體" w:hAnsi="標楷體"/>
              </w:rPr>
            </w:pPr>
          </w:p>
        </w:tc>
        <w:tc>
          <w:tcPr>
            <w:tcW w:w="3410" w:type="dxa"/>
            <w:shd w:val="clear" w:color="auto" w:fill="D9D9D9" w:themeFill="background1" w:themeFillShade="D9"/>
          </w:tcPr>
          <w:p w14:paraId="344292B7"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79035350"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FA0264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6115A3" w:rsidRPr="00362205" w14:paraId="633E9CDE" w14:textId="77777777" w:rsidTr="007E7229">
        <w:trPr>
          <w:trHeight w:val="244"/>
          <w:jc w:val="center"/>
        </w:trPr>
        <w:tc>
          <w:tcPr>
            <w:tcW w:w="554" w:type="dxa"/>
          </w:tcPr>
          <w:p w14:paraId="5986250D" w14:textId="77777777" w:rsidR="006115A3" w:rsidRPr="00362205" w:rsidRDefault="006115A3" w:rsidP="006115A3">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A485A30" w14:textId="6219913B" w:rsidR="006115A3" w:rsidRPr="00E66926" w:rsidRDefault="006115A3" w:rsidP="006115A3">
            <w:pPr>
              <w:rPr>
                <w:rFonts w:ascii="標楷體" w:eastAsia="標楷體" w:hAnsi="標楷體"/>
              </w:rPr>
            </w:pPr>
            <w:r>
              <w:rPr>
                <w:rFonts w:ascii="標楷體" w:eastAsia="標楷體" w:hAnsi="標楷體" w:hint="eastAsia"/>
                <w:color w:val="000000"/>
              </w:rPr>
              <w:t>與本公司關之關係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4B89D96" w14:textId="6315556B"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82352C" w14:textId="776E5136"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.RelWithCompany</w:t>
            </w:r>
          </w:p>
        </w:tc>
      </w:tr>
      <w:tr w:rsidR="006115A3" w:rsidRPr="00362205" w14:paraId="0B19E2C3"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14E037" w14:textId="77777777" w:rsidR="006115A3" w:rsidRPr="00362205" w:rsidRDefault="006115A3" w:rsidP="006115A3">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FEA8993" w14:textId="09E56B9D" w:rsidR="006115A3" w:rsidRPr="00362205" w:rsidRDefault="006115A3" w:rsidP="006115A3">
            <w:pPr>
              <w:rPr>
                <w:rFonts w:ascii="標楷體" w:eastAsia="標楷體" w:hAnsi="標楷體"/>
              </w:rPr>
            </w:pPr>
            <w:r>
              <w:rPr>
                <w:rFonts w:ascii="標楷體" w:eastAsia="標楷體" w:hAnsi="標楷體" w:hint="eastAsia"/>
                <w:color w:val="000000"/>
              </w:rPr>
              <w:t>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3ACC650" w14:textId="447AD026" w:rsidR="006115A3" w:rsidRPr="00362205"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40B2D8" w14:textId="363CECD9"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.HeadId</w:t>
            </w:r>
          </w:p>
        </w:tc>
      </w:tr>
      <w:tr w:rsidR="006115A3" w:rsidRPr="00362205" w14:paraId="27E27779"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B1D0198" w14:textId="77777777" w:rsidR="006115A3" w:rsidRDefault="006115A3" w:rsidP="006115A3">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2D30B3F" w14:textId="415E2C78" w:rsidR="006115A3" w:rsidRPr="00DA56CD" w:rsidRDefault="006115A3" w:rsidP="006115A3">
            <w:pPr>
              <w:rPr>
                <w:rFonts w:ascii="標楷體" w:eastAsia="標楷體" w:hAnsi="標楷體"/>
              </w:rPr>
            </w:pPr>
            <w:r>
              <w:rPr>
                <w:rFonts w:ascii="標楷體" w:eastAsia="標楷體" w:hAnsi="標楷體" w:hint="eastAsia"/>
                <w:color w:val="000000"/>
              </w:rPr>
              <w:t>負責人名稱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15634070" w14:textId="369019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ABC648" w14:textId="6B2DD13B" w:rsidR="006115A3" w:rsidRPr="00055F7D"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.HeadName</w:t>
            </w:r>
          </w:p>
        </w:tc>
      </w:tr>
      <w:tr w:rsidR="006115A3" w:rsidRPr="00362205" w14:paraId="0A3DDD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0E2317" w14:textId="77777777" w:rsidR="006115A3" w:rsidRDefault="006115A3" w:rsidP="006115A3">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6503CB" w14:textId="54DCC78B" w:rsidR="006115A3" w:rsidRDefault="006115A3" w:rsidP="006115A3">
            <w:pPr>
              <w:rPr>
                <w:rFonts w:ascii="標楷體" w:eastAsia="標楷體" w:hAnsi="標楷體"/>
              </w:rPr>
            </w:pPr>
            <w:r>
              <w:rPr>
                <w:rFonts w:ascii="標楷體" w:eastAsia="標楷體" w:hAnsi="標楷體" w:hint="eastAsia"/>
                <w:color w:val="000000"/>
              </w:rPr>
              <w:t>關係人職稱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94F65CD" w14:textId="51283E9F"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014842" w14:textId="672FABD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.HeadTitle</w:t>
            </w:r>
          </w:p>
        </w:tc>
      </w:tr>
      <w:tr w:rsidR="006115A3" w:rsidRPr="00362205" w14:paraId="0FFF9D8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5BC379" w14:textId="77777777" w:rsidR="006115A3" w:rsidRDefault="006115A3" w:rsidP="006115A3">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1566B98C" w14:textId="34DFF211" w:rsidR="006115A3" w:rsidRDefault="006115A3" w:rsidP="006115A3">
            <w:pPr>
              <w:rPr>
                <w:rFonts w:ascii="標楷體" w:eastAsia="標楷體" w:hAnsi="標楷體"/>
              </w:rPr>
            </w:pPr>
            <w:r>
              <w:rPr>
                <w:rFonts w:ascii="標楷體" w:eastAsia="標楷體" w:hAnsi="標楷體" w:hint="eastAsia"/>
                <w:color w:val="000000"/>
              </w:rPr>
              <w:t>負責人關係人身分證/統一編號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20E8F95E" w14:textId="0FF73FD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4B35CE6" w14:textId="4A980401"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.RelId</w:t>
            </w:r>
          </w:p>
        </w:tc>
      </w:tr>
      <w:tr w:rsidR="006115A3" w:rsidRPr="00362205" w14:paraId="2A156446"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C4BF453" w14:textId="77777777" w:rsidR="006115A3" w:rsidRDefault="006115A3" w:rsidP="006115A3">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68E906A4" w14:textId="0E565676" w:rsidR="006115A3" w:rsidRDefault="006115A3" w:rsidP="006115A3">
            <w:pPr>
              <w:rPr>
                <w:rFonts w:ascii="標楷體" w:eastAsia="標楷體" w:hAnsi="標楷體"/>
              </w:rPr>
            </w:pPr>
            <w:r>
              <w:rPr>
                <w:rFonts w:ascii="標楷體" w:eastAsia="標楷體" w:hAnsi="標楷體" w:hint="eastAsia"/>
                <w:color w:val="000000"/>
              </w:rPr>
              <w:t>關係人親屬姓名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B0B066" w14:textId="1B57F78A"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6B6C0554" w14:textId="35761605" w:rsidR="006115A3"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.RelName</w:t>
            </w:r>
          </w:p>
        </w:tc>
      </w:tr>
      <w:tr w:rsidR="006115A3" w:rsidRPr="00362205" w14:paraId="46A8EC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1B4958B" w14:textId="77777777" w:rsidR="006115A3" w:rsidRDefault="006115A3" w:rsidP="006115A3">
            <w:pPr>
              <w:rPr>
                <w:rFonts w:ascii="標楷體" w:eastAsia="標楷體" w:hAnsi="標楷體"/>
              </w:rPr>
            </w:pPr>
            <w:r>
              <w:rPr>
                <w:rFonts w:ascii="標楷體" w:eastAsia="標楷體" w:hAnsi="標楷體" w:hint="eastAsia"/>
              </w:rPr>
              <w:t>7</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D9AD3E" w14:textId="213FB001" w:rsidR="006115A3" w:rsidRDefault="006115A3" w:rsidP="006115A3">
            <w:pPr>
              <w:rPr>
                <w:rFonts w:ascii="標楷體" w:eastAsia="標楷體" w:hAnsi="標楷體"/>
              </w:rPr>
            </w:pPr>
            <w:r>
              <w:rPr>
                <w:rFonts w:ascii="標楷體" w:eastAsia="標楷體" w:hAnsi="標楷體" w:hint="eastAsia"/>
                <w:color w:val="000000"/>
              </w:rPr>
              <w:t>關係人親屬親等</w:t>
            </w:r>
          </w:p>
        </w:tc>
        <w:tc>
          <w:tcPr>
            <w:tcW w:w="1843" w:type="dxa"/>
            <w:tcBorders>
              <w:top w:val="nil"/>
              <w:left w:val="single" w:sz="4" w:space="0" w:color="auto"/>
              <w:bottom w:val="single" w:sz="4" w:space="0" w:color="auto"/>
              <w:right w:val="single" w:sz="4" w:space="0" w:color="auto"/>
            </w:tcBorders>
            <w:shd w:val="clear" w:color="auto" w:fill="auto"/>
            <w:vAlign w:val="center"/>
          </w:tcPr>
          <w:p w14:paraId="54D802C2" w14:textId="18C02EF8"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7DEEA124" w14:textId="35B44435"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.RelKinShip</w:t>
            </w:r>
          </w:p>
        </w:tc>
      </w:tr>
      <w:tr w:rsidR="006115A3" w:rsidRPr="00362205" w14:paraId="2D6122D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9736517" w14:textId="77777777" w:rsidR="006115A3" w:rsidRDefault="006115A3" w:rsidP="006115A3">
            <w:pPr>
              <w:rPr>
                <w:rFonts w:ascii="標楷體" w:eastAsia="標楷體" w:hAnsi="標楷體"/>
              </w:rPr>
            </w:pPr>
            <w:r>
              <w:rPr>
                <w:rFonts w:ascii="標楷體" w:eastAsia="標楷體" w:hAnsi="標楷體" w:hint="eastAsia"/>
              </w:rPr>
              <w:t>8</w:t>
            </w:r>
          </w:p>
        </w:tc>
        <w:tc>
          <w:tcPr>
            <w:tcW w:w="3410" w:type="dxa"/>
            <w:tcBorders>
              <w:top w:val="nil"/>
              <w:left w:val="single" w:sz="4" w:space="0" w:color="auto"/>
              <w:bottom w:val="single" w:sz="4" w:space="0" w:color="auto"/>
              <w:right w:val="single" w:sz="4" w:space="0" w:color="auto"/>
            </w:tcBorders>
            <w:shd w:val="clear" w:color="auto" w:fill="auto"/>
            <w:vAlign w:val="center"/>
          </w:tcPr>
          <w:p w14:paraId="3AFA0510" w14:textId="234FE69D" w:rsidR="006115A3" w:rsidRDefault="006115A3" w:rsidP="006115A3">
            <w:pPr>
              <w:rPr>
                <w:rFonts w:ascii="標楷體" w:eastAsia="標楷體" w:hAnsi="標楷體"/>
              </w:rPr>
            </w:pPr>
            <w:r>
              <w:rPr>
                <w:rFonts w:ascii="標楷體" w:eastAsia="標楷體" w:hAnsi="標楷體" w:hint="eastAsia"/>
                <w:color w:val="000000"/>
              </w:rPr>
              <w:t>關係人親屬稱謂</w:t>
            </w:r>
          </w:p>
        </w:tc>
        <w:tc>
          <w:tcPr>
            <w:tcW w:w="1843" w:type="dxa"/>
            <w:tcBorders>
              <w:top w:val="nil"/>
              <w:left w:val="single" w:sz="4" w:space="0" w:color="auto"/>
              <w:bottom w:val="single" w:sz="4" w:space="0" w:color="auto"/>
              <w:right w:val="single" w:sz="4" w:space="0" w:color="auto"/>
            </w:tcBorders>
            <w:shd w:val="clear" w:color="auto" w:fill="auto"/>
            <w:vAlign w:val="center"/>
          </w:tcPr>
          <w:p w14:paraId="24A10B42" w14:textId="1FD69EA9"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39B1A7" w14:textId="5B9EC85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.RelTitle</w:t>
            </w:r>
          </w:p>
        </w:tc>
      </w:tr>
      <w:tr w:rsidR="006115A3" w:rsidRPr="00362205" w14:paraId="08D38DE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837844" w14:textId="77777777" w:rsidR="006115A3" w:rsidRDefault="006115A3" w:rsidP="006115A3">
            <w:pPr>
              <w:rPr>
                <w:rFonts w:ascii="標楷體" w:eastAsia="標楷體" w:hAnsi="標楷體"/>
              </w:rPr>
            </w:pPr>
            <w:r>
              <w:rPr>
                <w:rFonts w:ascii="標楷體" w:eastAsia="標楷體" w:hAnsi="標楷體" w:hint="eastAsia"/>
              </w:rPr>
              <w:t>9</w:t>
            </w:r>
          </w:p>
        </w:tc>
        <w:tc>
          <w:tcPr>
            <w:tcW w:w="3410" w:type="dxa"/>
            <w:tcBorders>
              <w:top w:val="nil"/>
              <w:left w:val="single" w:sz="4" w:space="0" w:color="auto"/>
              <w:bottom w:val="single" w:sz="4" w:space="0" w:color="auto"/>
              <w:right w:val="single" w:sz="4" w:space="0" w:color="auto"/>
            </w:tcBorders>
            <w:shd w:val="clear" w:color="auto" w:fill="auto"/>
            <w:vAlign w:val="center"/>
          </w:tcPr>
          <w:p w14:paraId="08A98579" w14:textId="4B4EDD1E" w:rsidR="006115A3" w:rsidRDefault="006115A3" w:rsidP="006115A3">
            <w:pPr>
              <w:rPr>
                <w:rFonts w:ascii="標楷體" w:eastAsia="標楷體" w:hAnsi="標楷體"/>
              </w:rPr>
            </w:pPr>
            <w:r>
              <w:rPr>
                <w:rFonts w:ascii="標楷體" w:eastAsia="標楷體" w:hAnsi="標楷體" w:hint="eastAsia"/>
                <w:color w:val="000000"/>
              </w:rPr>
              <w:t>事業負責人身分證/統一編號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6A723259" w14:textId="07918693"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A02646D" w14:textId="5CDEDFB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.BusId</w:t>
            </w:r>
          </w:p>
        </w:tc>
      </w:tr>
      <w:tr w:rsidR="006115A3" w:rsidRPr="00362205" w14:paraId="39D3A14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9A889C5" w14:textId="1BBDB8AE" w:rsidR="006115A3" w:rsidRDefault="006115A3" w:rsidP="006115A3">
            <w:pPr>
              <w:rPr>
                <w:rFonts w:ascii="標楷體" w:eastAsia="標楷體" w:hAnsi="標楷體"/>
              </w:rPr>
            </w:pPr>
            <w:r>
              <w:rPr>
                <w:rFonts w:ascii="標楷體" w:eastAsia="標楷體" w:hAnsi="標楷體" w:hint="eastAsia"/>
              </w:rPr>
              <w:t>10</w:t>
            </w:r>
          </w:p>
        </w:tc>
        <w:tc>
          <w:tcPr>
            <w:tcW w:w="3410" w:type="dxa"/>
            <w:tcBorders>
              <w:top w:val="nil"/>
              <w:left w:val="single" w:sz="4" w:space="0" w:color="auto"/>
              <w:bottom w:val="single" w:sz="4" w:space="0" w:color="auto"/>
              <w:right w:val="single" w:sz="4" w:space="0" w:color="auto"/>
            </w:tcBorders>
            <w:shd w:val="clear" w:color="auto" w:fill="auto"/>
            <w:vAlign w:val="center"/>
          </w:tcPr>
          <w:p w14:paraId="71B9FAE4" w14:textId="2B8597B3" w:rsidR="006115A3" w:rsidRDefault="006115A3" w:rsidP="006115A3">
            <w:pPr>
              <w:rPr>
                <w:rFonts w:ascii="標楷體" w:eastAsia="標楷體" w:hAnsi="標楷體"/>
              </w:rPr>
            </w:pPr>
            <w:r>
              <w:rPr>
                <w:rFonts w:ascii="標楷體" w:eastAsia="標楷體" w:hAnsi="標楷體" w:hint="eastAsia"/>
                <w:color w:val="000000"/>
              </w:rPr>
              <w:t>事業名稱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06DB031A" w14:textId="74E46C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12C31B" w14:textId="08781150"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.BusName</w:t>
            </w:r>
          </w:p>
        </w:tc>
      </w:tr>
      <w:tr w:rsidR="006115A3" w:rsidRPr="00362205" w14:paraId="7916F881"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E83555" w14:textId="01D789EB" w:rsidR="006115A3" w:rsidRDefault="006115A3" w:rsidP="006115A3">
            <w:pPr>
              <w:rPr>
                <w:rFonts w:ascii="標楷體" w:eastAsia="標楷體" w:hAnsi="標楷體"/>
              </w:rPr>
            </w:pPr>
            <w:r>
              <w:rPr>
                <w:rFonts w:ascii="標楷體" w:eastAsia="標楷體" w:hAnsi="標楷體" w:hint="eastAsia"/>
              </w:rPr>
              <w:t>11</w:t>
            </w:r>
          </w:p>
        </w:tc>
        <w:tc>
          <w:tcPr>
            <w:tcW w:w="3410" w:type="dxa"/>
            <w:tcBorders>
              <w:top w:val="nil"/>
              <w:left w:val="single" w:sz="4" w:space="0" w:color="auto"/>
              <w:bottom w:val="single" w:sz="4" w:space="0" w:color="auto"/>
              <w:right w:val="single" w:sz="4" w:space="0" w:color="auto"/>
            </w:tcBorders>
            <w:shd w:val="clear" w:color="auto" w:fill="auto"/>
            <w:vAlign w:val="center"/>
          </w:tcPr>
          <w:p w14:paraId="0B52EE0D" w14:textId="3F1972A9" w:rsidR="006115A3" w:rsidRDefault="006115A3" w:rsidP="006115A3">
            <w:pPr>
              <w:rPr>
                <w:rFonts w:ascii="標楷體" w:eastAsia="標楷體" w:hAnsi="標楷體"/>
              </w:rPr>
            </w:pPr>
            <w:r>
              <w:rPr>
                <w:rFonts w:ascii="標楷體" w:eastAsia="標楷體" w:hAnsi="標楷體" w:hint="eastAsia"/>
                <w:color w:val="000000"/>
              </w:rPr>
              <w:t>事業持股比率</w:t>
            </w:r>
          </w:p>
        </w:tc>
        <w:tc>
          <w:tcPr>
            <w:tcW w:w="1843" w:type="dxa"/>
            <w:tcBorders>
              <w:top w:val="nil"/>
              <w:left w:val="single" w:sz="4" w:space="0" w:color="auto"/>
              <w:bottom w:val="single" w:sz="4" w:space="0" w:color="auto"/>
              <w:right w:val="single" w:sz="4" w:space="0" w:color="auto"/>
            </w:tcBorders>
            <w:shd w:val="clear" w:color="auto" w:fill="auto"/>
            <w:vAlign w:val="center"/>
          </w:tcPr>
          <w:p w14:paraId="0783190E" w14:textId="7A1C8B75"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4B64E7A1" w14:textId="5199801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.ShareHoldingRatio</w:t>
            </w:r>
          </w:p>
        </w:tc>
      </w:tr>
      <w:tr w:rsidR="006115A3" w:rsidRPr="00362205" w14:paraId="33DD9288"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C8C6A25" w14:textId="72B4D70A" w:rsidR="006115A3" w:rsidRDefault="006115A3" w:rsidP="006115A3">
            <w:pPr>
              <w:rPr>
                <w:rFonts w:ascii="標楷體" w:eastAsia="標楷體" w:hAnsi="標楷體"/>
              </w:rPr>
            </w:pPr>
            <w:r>
              <w:rPr>
                <w:rFonts w:ascii="標楷體" w:eastAsia="標楷體" w:hAnsi="標楷體" w:hint="eastAsia"/>
              </w:rPr>
              <w:t>12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1D0C4BD" w14:textId="4E50A5EB" w:rsidR="006115A3" w:rsidRDefault="006115A3" w:rsidP="006115A3">
            <w:pPr>
              <w:rPr>
                <w:rFonts w:ascii="標楷體" w:eastAsia="標楷體" w:hAnsi="標楷體"/>
              </w:rPr>
            </w:pPr>
            <w:r>
              <w:rPr>
                <w:rFonts w:ascii="標楷體" w:eastAsia="標楷體" w:hAnsi="標楷體" w:hint="eastAsia"/>
                <w:color w:val="000000"/>
              </w:rPr>
              <w:t>事業擔任職務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51186272" w14:textId="341F098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F859CD0" w14:textId="6B6BFA7B"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.BusTitle</w:t>
            </w:r>
          </w:p>
        </w:tc>
      </w:tr>
      <w:tr w:rsidR="006115A3" w:rsidRPr="00362205" w14:paraId="14698F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7D1BBB" w14:textId="41A44F81" w:rsidR="006115A3" w:rsidRDefault="006115A3" w:rsidP="006115A3">
            <w:pPr>
              <w:rPr>
                <w:rFonts w:ascii="標楷體" w:eastAsia="標楷體" w:hAnsi="標楷體"/>
              </w:rPr>
            </w:pPr>
            <w:r>
              <w:rPr>
                <w:rFonts w:ascii="標楷體" w:eastAsia="標楷體" w:hAnsi="標楷體" w:hint="eastAsia"/>
              </w:rPr>
              <w:t>13</w:t>
            </w:r>
          </w:p>
        </w:tc>
        <w:tc>
          <w:tcPr>
            <w:tcW w:w="3410" w:type="dxa"/>
            <w:tcBorders>
              <w:top w:val="nil"/>
              <w:left w:val="single" w:sz="4" w:space="0" w:color="auto"/>
              <w:bottom w:val="single" w:sz="4" w:space="0" w:color="auto"/>
              <w:right w:val="single" w:sz="4" w:space="0" w:color="auto"/>
            </w:tcBorders>
            <w:shd w:val="clear" w:color="auto" w:fill="auto"/>
            <w:vAlign w:val="center"/>
          </w:tcPr>
          <w:p w14:paraId="6E9D9AC4" w14:textId="06FA1120" w:rsidR="006115A3" w:rsidRDefault="006115A3" w:rsidP="006115A3">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2F473622" w14:textId="25BC7966"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9F4839A" w14:textId="3643428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.LineAmt</w:t>
            </w:r>
          </w:p>
        </w:tc>
      </w:tr>
      <w:tr w:rsidR="006115A3" w:rsidRPr="00362205" w14:paraId="056C6A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D21C019" w14:textId="542E8022" w:rsidR="006115A3" w:rsidRDefault="006115A3" w:rsidP="006115A3">
            <w:pPr>
              <w:rPr>
                <w:rFonts w:ascii="標楷體" w:eastAsia="標楷體" w:hAnsi="標楷體"/>
              </w:rPr>
            </w:pPr>
            <w:r>
              <w:rPr>
                <w:rFonts w:ascii="標楷體" w:eastAsia="標楷體" w:hAnsi="標楷體" w:hint="eastAsia"/>
              </w:rPr>
              <w:t>14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2D353AD" w14:textId="426FA98E" w:rsidR="006115A3" w:rsidRDefault="006115A3" w:rsidP="006115A3">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103DF076" w14:textId="4A8A083C"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333EA5D3" w14:textId="747A8B6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.LoanBalance</w:t>
            </w:r>
          </w:p>
        </w:tc>
      </w:tr>
    </w:tbl>
    <w:p w14:paraId="0CA294CD" w14:textId="33BC5ED3" w:rsidR="00CA582E" w:rsidRPr="0035699C" w:rsidRDefault="0035699C" w:rsidP="00CA582E">
      <w:pPr>
        <w:rPr>
          <w:rFonts w:ascii="標楷體" w:eastAsia="標楷體" w:hAnsi="標楷體"/>
          <w:b/>
          <w:bCs/>
        </w:rPr>
      </w:pPr>
      <w:r w:rsidRPr="0035699C">
        <w:rPr>
          <w:rFonts w:ascii="標楷體" w:eastAsia="標楷體" w:hAnsi="標楷體" w:hint="eastAsia"/>
          <w:b/>
          <w:bCs/>
        </w:rPr>
        <w:t>人壽利關人職員檔</w:t>
      </w:r>
      <w:r w:rsidR="00CA582E" w:rsidRPr="0035699C">
        <w:rPr>
          <w:rFonts w:ascii="標楷體" w:eastAsia="標楷體" w:hAnsi="標楷體" w:hint="eastAsia"/>
          <w:b/>
          <w:bCs/>
        </w:rPr>
        <w:t>[</w:t>
      </w:r>
      <w:r w:rsidR="00CA582E" w:rsidRPr="0035699C">
        <w:rPr>
          <w:rFonts w:ascii="標楷體" w:eastAsia="標楷體" w:hAnsi="標楷體"/>
          <w:b/>
          <w:bCs/>
        </w:rPr>
        <w:t>T</w:t>
      </w:r>
      <w:r>
        <w:rPr>
          <w:rFonts w:ascii="標楷體" w:eastAsia="標楷體" w:hAnsi="標楷體"/>
          <w:b/>
          <w:bCs/>
        </w:rPr>
        <w:t>07_2]</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A582E" w:rsidRPr="00362205" w14:paraId="418FF1FF" w14:textId="77777777" w:rsidTr="00B65E01">
        <w:trPr>
          <w:trHeight w:val="758"/>
          <w:jc w:val="center"/>
        </w:trPr>
        <w:tc>
          <w:tcPr>
            <w:tcW w:w="554" w:type="dxa"/>
            <w:shd w:val="clear" w:color="auto" w:fill="D9D9D9" w:themeFill="background1" w:themeFillShade="D9"/>
          </w:tcPr>
          <w:p w14:paraId="5433465A" w14:textId="77777777" w:rsidR="00CA582E" w:rsidRDefault="00CA582E" w:rsidP="00B65E01">
            <w:pPr>
              <w:rPr>
                <w:rFonts w:ascii="標楷體" w:eastAsia="標楷體" w:hAnsi="標楷體"/>
              </w:rPr>
            </w:pPr>
          </w:p>
          <w:p w14:paraId="4E1EC848" w14:textId="77777777" w:rsidR="00CA582E" w:rsidRPr="00362205" w:rsidRDefault="00CA582E" w:rsidP="00B65E01">
            <w:pPr>
              <w:rPr>
                <w:rFonts w:ascii="標楷體" w:eastAsia="標楷體" w:hAnsi="標楷體"/>
              </w:rPr>
            </w:pPr>
          </w:p>
        </w:tc>
        <w:tc>
          <w:tcPr>
            <w:tcW w:w="3410" w:type="dxa"/>
            <w:shd w:val="clear" w:color="auto" w:fill="D9D9D9" w:themeFill="background1" w:themeFillShade="D9"/>
          </w:tcPr>
          <w:p w14:paraId="0DF646FA" w14:textId="77777777" w:rsidR="00CA582E" w:rsidRPr="00362205" w:rsidRDefault="00CA582E"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3C0DAFF9" w14:textId="77777777" w:rsidR="00CA582E" w:rsidRPr="00362205" w:rsidRDefault="00CA582E"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7424C469" w14:textId="77777777" w:rsidR="00CA582E" w:rsidRPr="00362205" w:rsidRDefault="00CA582E" w:rsidP="00B65E01">
            <w:pPr>
              <w:rPr>
                <w:rFonts w:ascii="標楷體" w:eastAsia="標楷體" w:hAnsi="標楷體"/>
              </w:rPr>
            </w:pPr>
            <w:r w:rsidRPr="00362205">
              <w:rPr>
                <w:rFonts w:ascii="標楷體" w:eastAsia="標楷體" w:hAnsi="標楷體"/>
              </w:rPr>
              <w:t>處理邏輯及注意事項</w:t>
            </w:r>
          </w:p>
        </w:tc>
      </w:tr>
      <w:tr w:rsidR="001F4710" w:rsidRPr="00362205" w14:paraId="79076AB5" w14:textId="77777777" w:rsidTr="00B65E01">
        <w:trPr>
          <w:trHeight w:val="244"/>
          <w:jc w:val="center"/>
        </w:trPr>
        <w:tc>
          <w:tcPr>
            <w:tcW w:w="554" w:type="dxa"/>
          </w:tcPr>
          <w:p w14:paraId="4A43953C" w14:textId="77777777" w:rsidR="001F4710" w:rsidRPr="00362205" w:rsidRDefault="001F4710" w:rsidP="001F4710">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1DC0F138" w14:textId="4D243ADC" w:rsidR="001F4710" w:rsidRPr="00E66926" w:rsidRDefault="001F4710" w:rsidP="001F4710">
            <w:pPr>
              <w:rPr>
                <w:rFonts w:ascii="標楷體" w:eastAsia="標楷體" w:hAnsi="標楷體"/>
              </w:rPr>
            </w:pPr>
            <w:r>
              <w:rPr>
                <w:rFonts w:ascii="標楷體" w:eastAsia="標楷體" w:hAnsi="標楷體" w:hint="eastAsia"/>
                <w:color w:val="000000"/>
              </w:rPr>
              <w:t>職員身分證/統一編號</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F2C3B1" w14:textId="669D9675" w:rsidR="001F4710"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4A28AE" w14:textId="084C860B"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EmpId</w:t>
            </w:r>
          </w:p>
        </w:tc>
      </w:tr>
      <w:tr w:rsidR="001F4710" w:rsidRPr="00362205" w14:paraId="37EEE3F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C95973E" w14:textId="77777777" w:rsidR="001F4710" w:rsidRPr="00362205" w:rsidRDefault="001F4710" w:rsidP="001F4710">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01D7F82C" w14:textId="01F2D8FA" w:rsidR="001F4710" w:rsidRPr="00362205" w:rsidRDefault="001F4710" w:rsidP="001F4710">
            <w:pPr>
              <w:rPr>
                <w:rFonts w:ascii="標楷體" w:eastAsia="標楷體" w:hAnsi="標楷體"/>
              </w:rPr>
            </w:pPr>
            <w:r>
              <w:rPr>
                <w:rFonts w:ascii="標楷體" w:eastAsia="標楷體" w:hAnsi="標楷體" w:hint="eastAsia"/>
                <w:color w:val="000000"/>
              </w:rPr>
              <w:t>職員名稱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55870DF" w14:textId="46A1FF5D" w:rsidR="001F4710" w:rsidRPr="00362205"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CEF0064" w14:textId="1A6E4AB3"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EmpName</w:t>
            </w:r>
          </w:p>
        </w:tc>
      </w:tr>
      <w:tr w:rsidR="001F4710" w:rsidRPr="00362205" w14:paraId="1079E5AD"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2ABE97F" w14:textId="77777777" w:rsidR="001F4710" w:rsidRDefault="001F4710" w:rsidP="001F4710">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298F84" w14:textId="5C7A9422" w:rsidR="001F4710" w:rsidRPr="00DA56CD" w:rsidRDefault="001F4710" w:rsidP="001F4710">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6D73A7BF" w14:textId="4FCE6C19" w:rsidR="001F4710" w:rsidRDefault="001F4710" w:rsidP="001F4710">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8F740B4" w14:textId="2B56D555" w:rsidR="001F4710" w:rsidRPr="00055F7D"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LoanBalance</w:t>
            </w:r>
          </w:p>
        </w:tc>
      </w:tr>
    </w:tbl>
    <w:p w14:paraId="4B6068B5" w14:textId="0CB3304E" w:rsidR="008919EF" w:rsidRPr="0035699C" w:rsidRDefault="008919EF" w:rsidP="008919EF">
      <w:pPr>
        <w:rPr>
          <w:rFonts w:ascii="標楷體" w:eastAsia="標楷體" w:hAnsi="標楷體"/>
          <w:b/>
          <w:bCs/>
        </w:rPr>
      </w:pPr>
      <w:r w:rsidRPr="0035699C">
        <w:rPr>
          <w:rFonts w:ascii="標楷體" w:eastAsia="標楷體" w:hAnsi="標楷體" w:hint="eastAsia"/>
          <w:b/>
          <w:bCs/>
        </w:rPr>
        <w:t>人壽利關人職員檔[</w:t>
      </w:r>
      <w:r w:rsidRPr="0035699C">
        <w:rPr>
          <w:rFonts w:ascii="標楷體" w:eastAsia="標楷體" w:hAnsi="標楷體"/>
          <w:b/>
          <w:bCs/>
        </w:rPr>
        <w:t>T</w:t>
      </w:r>
      <w:r>
        <w:rPr>
          <w:rFonts w:ascii="標楷體" w:eastAsia="標楷體" w:hAnsi="標楷體"/>
          <w:b/>
          <w:bCs/>
        </w:rPr>
        <w:t>0</w:t>
      </w:r>
      <w:r>
        <w:rPr>
          <w:rFonts w:ascii="標楷體" w:eastAsia="標楷體" w:hAnsi="標楷體" w:hint="eastAsia"/>
          <w:b/>
          <w:bCs/>
        </w:rPr>
        <w:t>44</w:t>
      </w:r>
      <w:r>
        <w:rPr>
          <w:rFonts w:ascii="標楷體" w:eastAsia="標楷體" w:hAnsi="標楷體"/>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8919EF" w:rsidRPr="00362205" w14:paraId="6A5C455C" w14:textId="77777777" w:rsidTr="00B65E01">
        <w:trPr>
          <w:trHeight w:val="758"/>
          <w:jc w:val="center"/>
        </w:trPr>
        <w:tc>
          <w:tcPr>
            <w:tcW w:w="554" w:type="dxa"/>
            <w:shd w:val="clear" w:color="auto" w:fill="D9D9D9" w:themeFill="background1" w:themeFillShade="D9"/>
          </w:tcPr>
          <w:p w14:paraId="4C9DD380" w14:textId="77777777" w:rsidR="008919EF" w:rsidRDefault="008919EF" w:rsidP="00B65E01">
            <w:pPr>
              <w:rPr>
                <w:rFonts w:ascii="標楷體" w:eastAsia="標楷體" w:hAnsi="標楷體"/>
              </w:rPr>
            </w:pPr>
          </w:p>
          <w:p w14:paraId="5DC7B6FB" w14:textId="77777777" w:rsidR="008919EF" w:rsidRPr="00362205" w:rsidRDefault="008919EF" w:rsidP="00B65E01">
            <w:pPr>
              <w:rPr>
                <w:rFonts w:ascii="標楷體" w:eastAsia="標楷體" w:hAnsi="標楷體"/>
              </w:rPr>
            </w:pPr>
          </w:p>
        </w:tc>
        <w:tc>
          <w:tcPr>
            <w:tcW w:w="3410" w:type="dxa"/>
            <w:shd w:val="clear" w:color="auto" w:fill="D9D9D9" w:themeFill="background1" w:themeFillShade="D9"/>
          </w:tcPr>
          <w:p w14:paraId="51C3A116" w14:textId="77777777" w:rsidR="008919EF" w:rsidRPr="00362205" w:rsidRDefault="008919EF"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5907A407" w14:textId="77777777" w:rsidR="008919EF" w:rsidRPr="00362205" w:rsidRDefault="008919EF"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152C94FC" w14:textId="77777777" w:rsidR="008919EF" w:rsidRPr="00362205" w:rsidRDefault="008919EF" w:rsidP="00B65E01">
            <w:pPr>
              <w:rPr>
                <w:rFonts w:ascii="標楷體" w:eastAsia="標楷體" w:hAnsi="標楷體"/>
              </w:rPr>
            </w:pPr>
            <w:r w:rsidRPr="00362205">
              <w:rPr>
                <w:rFonts w:ascii="標楷體" w:eastAsia="標楷體" w:hAnsi="標楷體"/>
              </w:rPr>
              <w:t>處理邏輯及注意事項</w:t>
            </w:r>
          </w:p>
        </w:tc>
      </w:tr>
      <w:tr w:rsidR="008919EF" w:rsidRPr="00362205" w14:paraId="29917C8A" w14:textId="77777777" w:rsidTr="00B65E01">
        <w:trPr>
          <w:trHeight w:val="244"/>
          <w:jc w:val="center"/>
        </w:trPr>
        <w:tc>
          <w:tcPr>
            <w:tcW w:w="554" w:type="dxa"/>
          </w:tcPr>
          <w:p w14:paraId="70DDD500" w14:textId="77777777" w:rsidR="008919EF" w:rsidRPr="00362205" w:rsidRDefault="008919EF" w:rsidP="008919EF">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9416780" w14:textId="5F667E73" w:rsidR="008919EF" w:rsidRPr="00E66926" w:rsidRDefault="008919EF" w:rsidP="008919EF">
            <w:pPr>
              <w:rPr>
                <w:rFonts w:ascii="標楷體" w:eastAsia="標楷體" w:hAnsi="標楷體"/>
              </w:rPr>
            </w:pPr>
            <w:r>
              <w:rPr>
                <w:rFonts w:ascii="標楷體" w:eastAsia="標楷體" w:hAnsi="標楷體" w:hint="eastAsia"/>
                <w:color w:val="000000"/>
              </w:rPr>
              <w:t>所在公司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2C4EC7" w14:textId="0A7BC00A" w:rsidR="008919EF"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7D6E164" w14:textId="45A38CF4"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CompanyName</w:t>
            </w:r>
          </w:p>
        </w:tc>
      </w:tr>
      <w:tr w:rsidR="008919EF" w:rsidRPr="00362205" w14:paraId="4AD199CF"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D639159" w14:textId="77777777" w:rsidR="008919EF" w:rsidRPr="00362205" w:rsidRDefault="008919EF" w:rsidP="008919EF">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7FCBEDA7" w14:textId="7A0DDADD" w:rsidR="008919EF" w:rsidRPr="00362205" w:rsidRDefault="008919EF" w:rsidP="008919EF">
            <w:pPr>
              <w:rPr>
                <w:rFonts w:ascii="標楷體" w:eastAsia="標楷體" w:hAnsi="標楷體"/>
              </w:rPr>
            </w:pPr>
            <w:r>
              <w:rPr>
                <w:rFonts w:ascii="標楷體" w:eastAsia="標楷體" w:hAnsi="標楷體" w:hint="eastAsia"/>
                <w:color w:val="000000"/>
              </w:rPr>
              <w:t>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D691634" w14:textId="48830564"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385B084" w14:textId="4AE39587"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Id</w:t>
            </w:r>
          </w:p>
        </w:tc>
      </w:tr>
      <w:tr w:rsidR="008919EF" w:rsidRPr="00362205" w14:paraId="321E0E13"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239C8FB" w14:textId="7DAFD716" w:rsidR="008919EF" w:rsidRDefault="008919EF" w:rsidP="008919EF">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DE0337B" w14:textId="00924F5E" w:rsidR="008919EF" w:rsidRPr="00362205" w:rsidRDefault="008919EF" w:rsidP="008919EF">
            <w:pPr>
              <w:rPr>
                <w:rFonts w:ascii="標楷體" w:eastAsia="標楷體" w:hAnsi="標楷體"/>
              </w:rPr>
            </w:pPr>
            <w:r>
              <w:rPr>
                <w:rFonts w:ascii="標楷體" w:eastAsia="標楷體" w:hAnsi="標楷體" w:hint="eastAsia"/>
                <w:color w:val="000000"/>
              </w:rPr>
              <w:t>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0D23B78D" w14:textId="6572AB49"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E4542BD" w14:textId="08D7A103"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Name</w:t>
            </w:r>
          </w:p>
        </w:tc>
      </w:tr>
      <w:tr w:rsidR="008919EF" w:rsidRPr="00362205" w14:paraId="2C0702F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5905356" w14:textId="7FF8241A" w:rsidR="008919EF" w:rsidRDefault="008919EF" w:rsidP="008919EF">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7CD9E820" w14:textId="07FB7F07" w:rsidR="008919EF" w:rsidRPr="00362205" w:rsidRDefault="008919EF" w:rsidP="008919EF">
            <w:pPr>
              <w:rPr>
                <w:rFonts w:ascii="標楷體" w:eastAsia="標楷體" w:hAnsi="標楷體"/>
              </w:rPr>
            </w:pPr>
            <w:r>
              <w:rPr>
                <w:rFonts w:ascii="標楷體" w:eastAsia="標楷體" w:hAnsi="標楷體" w:hint="eastAsia"/>
                <w:color w:val="000000"/>
              </w:rPr>
              <w:t>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AB0451" w14:textId="7B22072D"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1D17876" w14:textId="05A1FB1B"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BusTitle</w:t>
            </w:r>
          </w:p>
        </w:tc>
      </w:tr>
      <w:tr w:rsidR="008919EF" w:rsidRPr="00362205" w14:paraId="30A9880B"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9CFE98C" w14:textId="4081BAEE" w:rsidR="008919EF" w:rsidRDefault="008919EF" w:rsidP="008919EF">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3F6983" w14:textId="5644D3A9" w:rsidR="008919EF" w:rsidRPr="00362205" w:rsidRDefault="008919EF" w:rsidP="008919EF">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33BFB5A2" w14:textId="637A4C9F"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CA7E92F" w14:textId="0DF9EA68"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LineAmt</w:t>
            </w:r>
          </w:p>
        </w:tc>
      </w:tr>
      <w:tr w:rsidR="008919EF" w:rsidRPr="00362205" w14:paraId="4184106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C94881D" w14:textId="2DFE8110" w:rsidR="008919EF" w:rsidRDefault="008919EF" w:rsidP="008919EF">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3936657A" w14:textId="2978CE81" w:rsidR="008919EF" w:rsidRPr="00362205" w:rsidRDefault="008919EF" w:rsidP="008919EF">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76DFC1D9" w14:textId="65DA5297"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11C9B72" w14:textId="43D0FC36"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LoanBalance</w:t>
            </w:r>
          </w:p>
        </w:tc>
      </w:tr>
    </w:tbl>
    <w:p w14:paraId="60BFFE4D" w14:textId="77777777" w:rsidR="005E1E4A" w:rsidRDefault="005E1E4A">
      <w:pPr>
        <w:widowControl/>
        <w:rPr>
          <w:rFonts w:ascii="標楷體" w:eastAsia="標楷體" w:hAnsi="標楷體" w:cs="標楷體"/>
          <w:kern w:val="0"/>
          <w:szCs w:val="28"/>
        </w:rPr>
      </w:pPr>
      <w:r>
        <w:rPr>
          <w:rFonts w:ascii="標楷體" w:hAnsi="標楷體"/>
        </w:rPr>
        <w:br w:type="page"/>
      </w:r>
    </w:p>
    <w:p w14:paraId="1E146ABE"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7" w:name="_Toc90483145"/>
      <w:bookmarkStart w:id="128" w:name="_Toc90483400"/>
      <w:bookmarkStart w:id="129" w:name="_Toc90483516"/>
      <w:bookmarkStart w:id="130" w:name="_Toc90483742"/>
      <w:bookmarkStart w:id="131" w:name="_Toc90490014"/>
      <w:bookmarkStart w:id="132" w:name="_Toc146278826"/>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7"/>
      <w:bookmarkEnd w:id="128"/>
      <w:bookmarkEnd w:id="129"/>
      <w:bookmarkEnd w:id="130"/>
      <w:bookmarkEnd w:id="131"/>
      <w:bookmarkEnd w:id="132"/>
    </w:p>
    <w:p w14:paraId="362E598B" w14:textId="6F185BA4" w:rsidR="00756408" w:rsidRPr="008F20B5" w:rsidRDefault="00361479" w:rsidP="0078740E">
      <w:pPr>
        <w:pStyle w:val="3"/>
        <w:numPr>
          <w:ilvl w:val="2"/>
          <w:numId w:val="7"/>
        </w:numPr>
        <w:rPr>
          <w:rFonts w:ascii="標楷體" w:hAnsi="標楷體"/>
          <w:b/>
          <w:szCs w:val="32"/>
        </w:rPr>
      </w:pPr>
      <w:bookmarkStart w:id="133" w:name="_E-LOAN上行共用區域TITA-Header欄位"/>
      <w:bookmarkStart w:id="134" w:name="_Toc22036600"/>
      <w:bookmarkStart w:id="135" w:name="_Toc90483146"/>
      <w:bookmarkStart w:id="136" w:name="_Toc90483401"/>
      <w:bookmarkStart w:id="137" w:name="_Toc90483517"/>
      <w:bookmarkStart w:id="138" w:name="_Toc90483743"/>
      <w:bookmarkStart w:id="139" w:name="_Toc90490015"/>
      <w:bookmarkStart w:id="140" w:name="_Toc146278827"/>
      <w:bookmarkEnd w:id="133"/>
      <w:r w:rsidRPr="008F20B5">
        <w:rPr>
          <w:rFonts w:ascii="標楷體" w:hAnsi="標楷體"/>
          <w:b/>
          <w:szCs w:val="32"/>
        </w:rPr>
        <w:t>E-LOAN</w:t>
      </w:r>
      <w:bookmarkStart w:id="141" w:name="_Toc22036601"/>
      <w:r w:rsidRPr="008F20B5">
        <w:rPr>
          <w:rFonts w:ascii="標楷體" w:hAnsi="標楷體" w:hint="eastAsia"/>
          <w:b/>
          <w:szCs w:val="32"/>
        </w:rPr>
        <w:t>上行</w:t>
      </w:r>
      <w:bookmarkEnd w:id="141"/>
      <w:r w:rsidRPr="008F20B5">
        <w:rPr>
          <w:rFonts w:ascii="標楷體" w:hAnsi="標楷體" w:hint="eastAsia"/>
          <w:b/>
          <w:szCs w:val="32"/>
        </w:rPr>
        <w:t>共用區域</w:t>
      </w:r>
      <w:r w:rsidRPr="008F20B5">
        <w:rPr>
          <w:rFonts w:ascii="標楷體" w:hAnsi="標楷體"/>
          <w:b/>
          <w:szCs w:val="32"/>
        </w:rPr>
        <w:t>TITA-Header欄位</w:t>
      </w:r>
      <w:bookmarkEnd w:id="134"/>
      <w:bookmarkEnd w:id="135"/>
      <w:bookmarkEnd w:id="136"/>
      <w:bookmarkEnd w:id="137"/>
      <w:bookmarkEnd w:id="138"/>
      <w:bookmarkEnd w:id="139"/>
      <w:bookmarkEnd w:id="140"/>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2"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3"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4" w:name="_Toc90483147"/>
      <w:bookmarkStart w:id="145" w:name="_Toc90483402"/>
      <w:bookmarkStart w:id="146" w:name="_Toc90483518"/>
      <w:bookmarkStart w:id="147" w:name="_Toc90483744"/>
      <w:bookmarkStart w:id="148" w:name="_Toc90490016"/>
      <w:bookmarkStart w:id="149" w:name="_Toc146278828"/>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4"/>
      <w:bookmarkEnd w:id="145"/>
      <w:bookmarkEnd w:id="146"/>
      <w:bookmarkEnd w:id="147"/>
      <w:bookmarkEnd w:id="148"/>
      <w:bookmarkEnd w:id="149"/>
    </w:p>
    <w:bookmarkEnd w:id="142"/>
    <w:bookmarkEnd w:id="143"/>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50" w:name="_JSON_傳輸格式"/>
      <w:bookmarkStart w:id="151" w:name="_Toc90483148"/>
      <w:bookmarkStart w:id="152" w:name="_Toc90483403"/>
      <w:bookmarkStart w:id="153" w:name="_Toc90483519"/>
      <w:bookmarkStart w:id="154" w:name="_Toc90483745"/>
      <w:bookmarkStart w:id="155" w:name="_Toc90490017"/>
      <w:bookmarkStart w:id="156" w:name="_Toc146278829"/>
      <w:bookmarkEnd w:id="150"/>
      <w:r w:rsidRPr="008F20B5">
        <w:rPr>
          <w:rFonts w:ascii="標楷體" w:hAnsi="標楷體"/>
          <w:b/>
          <w:szCs w:val="32"/>
        </w:rPr>
        <w:lastRenderedPageBreak/>
        <w:t xml:space="preserve">JSON </w:t>
      </w:r>
      <w:r w:rsidRPr="008F20B5">
        <w:rPr>
          <w:rFonts w:ascii="標楷體" w:hAnsi="標楷體" w:hint="eastAsia"/>
          <w:b/>
        </w:rPr>
        <w:t>傳輸格式</w:t>
      </w:r>
      <w:bookmarkEnd w:id="151"/>
      <w:bookmarkEnd w:id="152"/>
      <w:bookmarkEnd w:id="153"/>
      <w:bookmarkEnd w:id="154"/>
      <w:bookmarkEnd w:id="155"/>
      <w:bookmarkEnd w:id="156"/>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7" w:name="_Toc22036603"/>
      <w:r w:rsidRPr="008F20B5">
        <w:rPr>
          <w:rFonts w:ascii="標楷體" w:eastAsia="標楷體" w:hAnsi="標楷體"/>
        </w:rPr>
        <w:t>1. Json格式，全為字串</w:t>
      </w:r>
    </w:p>
    <w:bookmarkEnd w:id="157"/>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8" w:name="_Toc90483149"/>
      <w:bookmarkStart w:id="159" w:name="_Toc90483404"/>
      <w:bookmarkStart w:id="160" w:name="_Toc90483520"/>
      <w:bookmarkStart w:id="161" w:name="_Toc90483746"/>
      <w:bookmarkStart w:id="162" w:name="_Toc90490018"/>
      <w:bookmarkStart w:id="163" w:name="_Toc146278830"/>
      <w:r w:rsidRPr="008F20B5">
        <w:rPr>
          <w:rFonts w:ascii="標楷體" w:hAnsi="標楷體"/>
          <w:b/>
          <w:szCs w:val="32"/>
        </w:rPr>
        <w:t xml:space="preserve">L7100 </w:t>
      </w:r>
      <w:r w:rsidRPr="008F20B5">
        <w:rPr>
          <w:rFonts w:ascii="標楷體" w:hAnsi="標楷體"/>
          <w:b/>
        </w:rPr>
        <w:t>E-LOAN案件資料上送</w:t>
      </w:r>
      <w:bookmarkEnd w:id="158"/>
      <w:bookmarkEnd w:id="159"/>
      <w:bookmarkEnd w:id="160"/>
      <w:bookmarkEnd w:id="161"/>
      <w:bookmarkEnd w:id="162"/>
      <w:bookmarkEnd w:id="163"/>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4" w:name="RANGE!A3"/>
            <w:r w:rsidRPr="00943455">
              <w:rPr>
                <w:rFonts w:ascii="標楷體" w:eastAsia="標楷體" w:hAnsi="標楷體" w:cs="新細明體" w:hint="eastAsia"/>
                <w:color w:val="000000"/>
                <w:kern w:val="0"/>
              </w:rPr>
              <w:t>序號</w:t>
            </w:r>
            <w:bookmarkEnd w:id="164"/>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D95653"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D95653"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D95653"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D95653"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D95653"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D95653">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D95653">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D95653"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D95653"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D95653"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D95653"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5" w:name="_L1101顧客基本資料維護"/>
      <w:bookmarkStart w:id="166" w:name="_Toc90483150"/>
      <w:bookmarkStart w:id="167" w:name="_Toc90483405"/>
      <w:bookmarkStart w:id="168" w:name="_Toc90483521"/>
      <w:bookmarkStart w:id="169" w:name="_Toc90483747"/>
      <w:bookmarkStart w:id="170" w:name="_Toc90490019"/>
      <w:bookmarkStart w:id="171" w:name="_Toc146278831"/>
      <w:bookmarkEnd w:id="165"/>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6"/>
      <w:bookmarkEnd w:id="167"/>
      <w:bookmarkEnd w:id="168"/>
      <w:bookmarkEnd w:id="169"/>
      <w:bookmarkEnd w:id="170"/>
      <w:bookmarkEnd w:id="171"/>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2" w:name="_L2111案件申請登錄"/>
      <w:bookmarkEnd w:id="17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3" w:name="_Toc90483151"/>
      <w:bookmarkStart w:id="174" w:name="_Toc90483406"/>
      <w:bookmarkStart w:id="175" w:name="_Toc90483522"/>
      <w:bookmarkStart w:id="176" w:name="_Toc90483748"/>
      <w:bookmarkStart w:id="177" w:name="_Toc90490020"/>
      <w:bookmarkStart w:id="178" w:name="_Toc146278832"/>
      <w:r w:rsidRPr="006B5312">
        <w:rPr>
          <w:rFonts w:ascii="標楷體" w:hAnsi="標楷體" w:hint="eastAsia"/>
          <w:b/>
          <w:szCs w:val="32"/>
        </w:rPr>
        <w:lastRenderedPageBreak/>
        <w:t>L2111案件申請登錄</w:t>
      </w:r>
      <w:bookmarkEnd w:id="173"/>
      <w:bookmarkEnd w:id="174"/>
      <w:bookmarkEnd w:id="175"/>
      <w:bookmarkEnd w:id="176"/>
      <w:bookmarkEnd w:id="177"/>
      <w:r w:rsidR="00A24A00">
        <w:rPr>
          <w:rFonts w:ascii="標楷體" w:hAnsi="標楷體" w:hint="eastAsia"/>
          <w:b/>
          <w:szCs w:val="32"/>
        </w:rPr>
        <w:t xml:space="preserve"> </w:t>
      </w:r>
      <w:r w:rsidR="00A24A00">
        <w:rPr>
          <w:rFonts w:ascii="標楷體" w:hAnsi="標楷體"/>
          <w:b/>
          <w:szCs w:val="32"/>
        </w:rPr>
        <w:t>*</w:t>
      </w:r>
      <w:bookmarkEnd w:id="178"/>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6"/>
        <w:gridCol w:w="2456"/>
        <w:gridCol w:w="4136"/>
        <w:gridCol w:w="296"/>
        <w:gridCol w:w="536"/>
        <w:gridCol w:w="296"/>
        <w:gridCol w:w="2456"/>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524629" w:rsidRPr="008F20B5" w14:paraId="6439F52B" w14:textId="77777777" w:rsidTr="000B3118">
        <w:trPr>
          <w:trHeight w:val="20"/>
          <w:tblHeader/>
        </w:trPr>
        <w:tc>
          <w:tcPr>
            <w:tcW w:w="172" w:type="pct"/>
            <w:shd w:val="clear" w:color="auto" w:fill="auto"/>
          </w:tcPr>
          <w:p w14:paraId="022B2D58" w14:textId="42F7E12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kern w:val="0"/>
                <w:highlight w:val="yellow"/>
              </w:rPr>
              <w:t>18</w:t>
            </w:r>
          </w:p>
        </w:tc>
        <w:tc>
          <w:tcPr>
            <w:tcW w:w="1191" w:type="pct"/>
            <w:shd w:val="clear" w:color="auto" w:fill="auto"/>
            <w:noWrap/>
            <w:vAlign w:val="center"/>
          </w:tcPr>
          <w:p w14:paraId="4D774BBB" w14:textId="7F772AB4" w:rsidR="00524629" w:rsidRPr="00524629" w:rsidRDefault="00524629" w:rsidP="00524629">
            <w:pPr>
              <w:widowControl/>
              <w:rPr>
                <w:rFonts w:ascii="標楷體" w:eastAsia="標楷體" w:hAnsi="標楷體" w:cs="新細明體"/>
                <w:color w:val="000000"/>
                <w:kern w:val="0"/>
                <w:highlight w:val="yellow"/>
              </w:rPr>
            </w:pPr>
            <w:r w:rsidRPr="00524629">
              <w:rPr>
                <w:rFonts w:ascii="標楷體" w:eastAsia="標楷體" w:hAnsi="標楷體" w:cs="新細明體"/>
                <w:color w:val="000000" w:themeColor="text1"/>
                <w:kern w:val="0"/>
                <w:highlight w:val="yellow"/>
              </w:rPr>
              <w:t>ApprovedLevel</w:t>
            </w:r>
          </w:p>
        </w:tc>
        <w:tc>
          <w:tcPr>
            <w:tcW w:w="2005" w:type="pct"/>
            <w:shd w:val="clear" w:color="auto" w:fill="auto"/>
            <w:noWrap/>
            <w:vAlign w:val="center"/>
          </w:tcPr>
          <w:p w14:paraId="74A118B4" w14:textId="19AE2B69" w:rsidR="00524629" w:rsidRPr="00524629" w:rsidRDefault="00524629" w:rsidP="00524629">
            <w:pPr>
              <w:widowControl/>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核准層級</w:t>
            </w:r>
          </w:p>
        </w:tc>
        <w:tc>
          <w:tcPr>
            <w:tcW w:w="172" w:type="pct"/>
            <w:shd w:val="clear" w:color="auto" w:fill="auto"/>
            <w:noWrap/>
            <w:vAlign w:val="center"/>
          </w:tcPr>
          <w:p w14:paraId="633DA514" w14:textId="49C423E6"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color w:val="000000" w:themeColor="text1"/>
                <w:kern w:val="0"/>
                <w:highlight w:val="yellow"/>
              </w:rPr>
              <w:t>X</w:t>
            </w:r>
          </w:p>
        </w:tc>
        <w:tc>
          <w:tcPr>
            <w:tcW w:w="260" w:type="pct"/>
            <w:shd w:val="clear" w:color="auto" w:fill="auto"/>
            <w:noWrap/>
            <w:vAlign w:val="center"/>
          </w:tcPr>
          <w:p w14:paraId="4EF2DB7D" w14:textId="04A216B5"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1</w:t>
            </w:r>
          </w:p>
        </w:tc>
        <w:tc>
          <w:tcPr>
            <w:tcW w:w="143" w:type="pct"/>
          </w:tcPr>
          <w:p w14:paraId="55DB217A" w14:textId="594DE3A9" w:rsidR="00524629" w:rsidRPr="00524629" w:rsidRDefault="00524629" w:rsidP="00524629">
            <w:pPr>
              <w:widowControl/>
              <w:jc w:val="center"/>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V</w:t>
            </w:r>
          </w:p>
        </w:tc>
        <w:tc>
          <w:tcPr>
            <w:tcW w:w="1057" w:type="pct"/>
            <w:shd w:val="clear" w:color="auto" w:fill="auto"/>
            <w:noWrap/>
            <w:vAlign w:val="center"/>
          </w:tcPr>
          <w:p w14:paraId="1C23B64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1</w:t>
            </w:r>
            <w:r w:rsidRPr="00524629">
              <w:rPr>
                <w:rFonts w:ascii="標楷體" w:eastAsia="標楷體" w:hAnsi="標楷體" w:cs="新細明體" w:hint="eastAsia"/>
                <w:color w:val="000000" w:themeColor="text1"/>
                <w:kern w:val="0"/>
                <w:highlight w:val="yellow"/>
              </w:rPr>
              <w:tab/>
              <w:t>審查課專案經理</w:t>
            </w:r>
          </w:p>
          <w:p w14:paraId="2115244E"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2</w:t>
            </w:r>
            <w:r w:rsidRPr="00524629">
              <w:rPr>
                <w:rFonts w:ascii="標楷體" w:eastAsia="標楷體" w:hAnsi="標楷體" w:cs="新細明體" w:hint="eastAsia"/>
                <w:color w:val="000000" w:themeColor="text1"/>
                <w:kern w:val="0"/>
                <w:highlight w:val="yellow"/>
              </w:rPr>
              <w:tab/>
              <w:t>審查課主管</w:t>
            </w:r>
          </w:p>
          <w:p w14:paraId="431E7BA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3</w:t>
            </w:r>
            <w:r w:rsidRPr="00524629">
              <w:rPr>
                <w:rFonts w:ascii="標楷體" w:eastAsia="標楷體" w:hAnsi="標楷體" w:cs="新細明體" w:hint="eastAsia"/>
                <w:color w:val="000000" w:themeColor="text1"/>
                <w:kern w:val="0"/>
                <w:highlight w:val="yellow"/>
              </w:rPr>
              <w:tab/>
              <w:t>部主管</w:t>
            </w:r>
          </w:p>
          <w:p w14:paraId="0379D1A5"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4</w:t>
            </w:r>
            <w:r w:rsidRPr="00524629">
              <w:rPr>
                <w:rFonts w:ascii="標楷體" w:eastAsia="標楷體" w:hAnsi="標楷體" w:cs="新細明體" w:hint="eastAsia"/>
                <w:color w:val="000000" w:themeColor="text1"/>
                <w:kern w:val="0"/>
                <w:highlight w:val="yellow"/>
              </w:rPr>
              <w:tab/>
              <w:t>轄放款部資深協理</w:t>
            </w:r>
          </w:p>
          <w:p w14:paraId="736C479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5</w:t>
            </w:r>
            <w:r w:rsidRPr="00524629">
              <w:rPr>
                <w:rFonts w:ascii="標楷體" w:eastAsia="標楷體" w:hAnsi="標楷體" w:cs="新細明體" w:hint="eastAsia"/>
                <w:color w:val="000000" w:themeColor="text1"/>
                <w:kern w:val="0"/>
                <w:highlight w:val="yellow"/>
              </w:rPr>
              <w:tab/>
              <w:t>轄放款部最高主管</w:t>
            </w:r>
          </w:p>
          <w:p w14:paraId="1C040D02"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6</w:t>
            </w:r>
            <w:r w:rsidRPr="00524629">
              <w:rPr>
                <w:rFonts w:ascii="標楷體" w:eastAsia="標楷體" w:hAnsi="標楷體" w:cs="新細明體" w:hint="eastAsia"/>
                <w:color w:val="000000" w:themeColor="text1"/>
                <w:kern w:val="0"/>
                <w:highlight w:val="yellow"/>
              </w:rPr>
              <w:tab/>
              <w:t>總經理</w:t>
            </w:r>
          </w:p>
          <w:p w14:paraId="6273B767"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7</w:t>
            </w:r>
            <w:r w:rsidRPr="00524629">
              <w:rPr>
                <w:rFonts w:ascii="標楷體" w:eastAsia="標楷體" w:hAnsi="標楷體" w:cs="新細明體" w:hint="eastAsia"/>
                <w:color w:val="000000" w:themeColor="text1"/>
                <w:kern w:val="0"/>
                <w:highlight w:val="yellow"/>
              </w:rPr>
              <w:tab/>
              <w:t>副董事長</w:t>
            </w:r>
          </w:p>
          <w:p w14:paraId="0C4FD4AB" w14:textId="77777777" w:rsidR="00524629" w:rsidRPr="00524629" w:rsidRDefault="00524629" w:rsidP="00524629">
            <w:pPr>
              <w:widowControl/>
              <w:rPr>
                <w:rFonts w:ascii="標楷體" w:eastAsia="標楷體" w:hAnsi="標楷體" w:cs="新細明體"/>
                <w:color w:val="000000" w:themeColor="text1"/>
                <w:kern w:val="0"/>
                <w:highlight w:val="yellow"/>
              </w:rPr>
            </w:pPr>
            <w:r w:rsidRPr="00524629">
              <w:rPr>
                <w:rFonts w:ascii="標楷體" w:eastAsia="標楷體" w:hAnsi="標楷體" w:cs="新細明體" w:hint="eastAsia"/>
                <w:color w:val="000000" w:themeColor="text1"/>
                <w:kern w:val="0"/>
                <w:highlight w:val="yellow"/>
              </w:rPr>
              <w:t>8</w:t>
            </w:r>
            <w:r w:rsidRPr="00524629">
              <w:rPr>
                <w:rFonts w:ascii="標楷體" w:eastAsia="標楷體" w:hAnsi="標楷體" w:cs="新細明體" w:hint="eastAsia"/>
                <w:color w:val="000000" w:themeColor="text1"/>
                <w:kern w:val="0"/>
                <w:highlight w:val="yellow"/>
              </w:rPr>
              <w:tab/>
              <w:t>董事長</w:t>
            </w:r>
          </w:p>
          <w:p w14:paraId="52A021B5" w14:textId="6A99A669" w:rsidR="00524629" w:rsidRPr="00524629" w:rsidRDefault="00524629" w:rsidP="00524629">
            <w:pPr>
              <w:pStyle w:val="af9"/>
              <w:widowControl/>
              <w:numPr>
                <w:ilvl w:val="0"/>
                <w:numId w:val="47"/>
              </w:numPr>
              <w:ind w:leftChars="0"/>
              <w:rPr>
                <w:rFonts w:ascii="標楷體" w:eastAsia="標楷體" w:hAnsi="標楷體" w:cs="新細明體"/>
                <w:color w:val="000000"/>
                <w:kern w:val="0"/>
                <w:highlight w:val="yellow"/>
              </w:rPr>
            </w:pPr>
            <w:r w:rsidRPr="00524629">
              <w:rPr>
                <w:rFonts w:ascii="標楷體" w:eastAsia="標楷體" w:hAnsi="標楷體" w:cs="新細明體" w:hint="eastAsia"/>
                <w:color w:val="000000" w:themeColor="text1"/>
                <w:kern w:val="0"/>
                <w:highlight w:val="yellow"/>
              </w:rPr>
              <w:t>董事會</w:t>
            </w:r>
          </w:p>
        </w:tc>
      </w:tr>
      <w:tr w:rsidR="00524629" w:rsidRPr="008F20B5" w14:paraId="27C2DA8C" w14:textId="77777777" w:rsidTr="000B3118">
        <w:trPr>
          <w:trHeight w:val="20"/>
          <w:tblHeader/>
        </w:trPr>
        <w:tc>
          <w:tcPr>
            <w:tcW w:w="172" w:type="pct"/>
            <w:shd w:val="clear" w:color="auto" w:fill="auto"/>
          </w:tcPr>
          <w:p w14:paraId="6D9ABB72" w14:textId="7C997240" w:rsidR="00524629" w:rsidRPr="00524629"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lastRenderedPageBreak/>
              <w:t>19</w:t>
            </w:r>
          </w:p>
        </w:tc>
        <w:tc>
          <w:tcPr>
            <w:tcW w:w="1191" w:type="pct"/>
            <w:shd w:val="clear" w:color="auto" w:fill="auto"/>
            <w:noWrap/>
            <w:vAlign w:val="center"/>
            <w:hideMark/>
          </w:tcPr>
          <w:p w14:paraId="64160118" w14:textId="52BD87B3"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524629" w:rsidRPr="008F20B5" w:rsidRDefault="00524629" w:rsidP="00524629">
            <w:pPr>
              <w:widowControl/>
              <w:rPr>
                <w:rFonts w:ascii="標楷體" w:eastAsia="標楷體" w:hAnsi="標楷體" w:cs="新細明體"/>
                <w:color w:val="000000"/>
                <w:kern w:val="0"/>
              </w:rPr>
            </w:pPr>
          </w:p>
        </w:tc>
      </w:tr>
      <w:tr w:rsidR="00524629" w:rsidRPr="008F20B5" w14:paraId="64F9113D" w14:textId="77777777" w:rsidTr="000B3118">
        <w:trPr>
          <w:trHeight w:val="20"/>
          <w:tblHeader/>
        </w:trPr>
        <w:tc>
          <w:tcPr>
            <w:tcW w:w="172" w:type="pct"/>
            <w:shd w:val="clear" w:color="auto" w:fill="auto"/>
          </w:tcPr>
          <w:p w14:paraId="7FF2E7DA" w14:textId="4D7A25C3" w:rsidR="00524629" w:rsidRPr="00524629" w:rsidDel="00B24897"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20</w:t>
            </w:r>
          </w:p>
        </w:tc>
        <w:tc>
          <w:tcPr>
            <w:tcW w:w="1191" w:type="pct"/>
            <w:shd w:val="clear" w:color="auto" w:fill="auto"/>
            <w:noWrap/>
          </w:tcPr>
          <w:p w14:paraId="24B58CBC" w14:textId="00A2E3A0" w:rsidR="00524629" w:rsidRPr="008F20B5" w:rsidRDefault="00524629" w:rsidP="00524629">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524629" w:rsidRPr="008F20B5" w:rsidRDefault="00524629" w:rsidP="00524629">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524629" w:rsidRPr="008F20B5" w:rsidDel="004C742C"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524629" w:rsidRPr="008F20B5" w:rsidDel="004C742C" w:rsidRDefault="00524629" w:rsidP="00524629">
            <w:pPr>
              <w:widowControl/>
              <w:rPr>
                <w:rFonts w:ascii="標楷體" w:eastAsia="標楷體" w:hAnsi="標楷體" w:cs="新細明體"/>
                <w:color w:val="000000"/>
                <w:kern w:val="0"/>
              </w:rPr>
            </w:pPr>
          </w:p>
        </w:tc>
      </w:tr>
      <w:tr w:rsidR="00524629" w:rsidRPr="008F20B5" w14:paraId="68F323E4" w14:textId="77777777" w:rsidTr="000B3118">
        <w:trPr>
          <w:trHeight w:val="20"/>
          <w:tblHeader/>
        </w:trPr>
        <w:tc>
          <w:tcPr>
            <w:tcW w:w="172" w:type="pct"/>
            <w:shd w:val="clear" w:color="auto" w:fill="auto"/>
          </w:tcPr>
          <w:p w14:paraId="39806861" w14:textId="2CF71ECA" w:rsidR="00524629" w:rsidRPr="00524629" w:rsidRDefault="00524629" w:rsidP="00524629">
            <w:pPr>
              <w:rPr>
                <w:rFonts w:ascii="標楷體" w:eastAsia="標楷體" w:hAnsi="標楷體"/>
              </w:rPr>
            </w:pPr>
            <w:r>
              <w:rPr>
                <w:rFonts w:ascii="標楷體" w:eastAsia="標楷體" w:hAnsi="標楷體" w:hint="eastAsia"/>
              </w:rPr>
              <w:t>21</w:t>
            </w:r>
          </w:p>
        </w:tc>
        <w:tc>
          <w:tcPr>
            <w:tcW w:w="1191" w:type="pct"/>
            <w:shd w:val="clear" w:color="auto" w:fill="auto"/>
            <w:noWrap/>
            <w:vAlign w:val="center"/>
            <w:hideMark/>
          </w:tcPr>
          <w:p w14:paraId="0E31253C"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524629" w:rsidRPr="000C62BF" w:rsidRDefault="00524629" w:rsidP="0052462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524629" w:rsidRPr="008F20B5" w:rsidRDefault="00524629" w:rsidP="00524629">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524629" w:rsidRPr="008F20B5" w14:paraId="324E4121" w14:textId="77777777" w:rsidTr="000B3118">
        <w:trPr>
          <w:trHeight w:val="20"/>
          <w:tblHeader/>
        </w:trPr>
        <w:tc>
          <w:tcPr>
            <w:tcW w:w="172" w:type="pct"/>
            <w:shd w:val="clear" w:color="auto" w:fill="auto"/>
          </w:tcPr>
          <w:p w14:paraId="018D5E32" w14:textId="0365226D" w:rsidR="00524629" w:rsidRPr="00524629" w:rsidRDefault="00524629" w:rsidP="00524629">
            <w:pPr>
              <w:widowControl/>
              <w:rPr>
                <w:rFonts w:ascii="標楷體" w:eastAsia="標楷體" w:hAnsi="標楷體" w:cs="新細明體"/>
                <w:color w:val="000000"/>
                <w:kern w:val="0"/>
              </w:rPr>
            </w:pPr>
            <w:r>
              <w:rPr>
                <w:rFonts w:ascii="標楷體" w:eastAsia="標楷體" w:hAnsi="標楷體" w:cs="新細明體" w:hint="eastAsia"/>
                <w:color w:val="000000"/>
                <w:kern w:val="0"/>
              </w:rPr>
              <w:t>22</w:t>
            </w:r>
          </w:p>
        </w:tc>
        <w:tc>
          <w:tcPr>
            <w:tcW w:w="1191" w:type="pct"/>
            <w:shd w:val="clear" w:color="auto" w:fill="auto"/>
            <w:noWrap/>
            <w:vAlign w:val="center"/>
            <w:hideMark/>
          </w:tcPr>
          <w:p w14:paraId="27636700"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524629" w:rsidRPr="008F20B5" w:rsidRDefault="00524629" w:rsidP="0052462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524629" w:rsidRPr="008F20B5" w:rsidRDefault="00524629" w:rsidP="0052462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524629" w:rsidRPr="008F20B5" w:rsidRDefault="00524629" w:rsidP="00524629">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524629" w:rsidRPr="008F20B5" w:rsidRDefault="00524629" w:rsidP="00524629">
            <w:pPr>
              <w:widowControl/>
              <w:rPr>
                <w:rFonts w:ascii="標楷體" w:eastAsia="標楷體" w:hAnsi="標楷體" w:cs="新細明體"/>
                <w:color w:val="000000"/>
                <w:kern w:val="0"/>
              </w:rPr>
            </w:pPr>
          </w:p>
        </w:tc>
      </w:tr>
      <w:tr w:rsidR="00524629" w:rsidRPr="003C4ED9" w14:paraId="44C59B5F" w14:textId="77777777" w:rsidTr="000B3118">
        <w:trPr>
          <w:trHeight w:val="20"/>
          <w:tblHeader/>
        </w:trPr>
        <w:tc>
          <w:tcPr>
            <w:tcW w:w="172" w:type="pct"/>
            <w:shd w:val="clear" w:color="auto" w:fill="auto"/>
          </w:tcPr>
          <w:p w14:paraId="13EF3708" w14:textId="74BA2B9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23</w:t>
            </w:r>
          </w:p>
        </w:tc>
        <w:tc>
          <w:tcPr>
            <w:tcW w:w="1191" w:type="pct"/>
            <w:shd w:val="clear" w:color="auto" w:fill="auto"/>
            <w:noWrap/>
            <w:vAlign w:val="center"/>
          </w:tcPr>
          <w:p w14:paraId="5B1ED9E3" w14:textId="0262B2A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524629" w:rsidRPr="00F35DF8" w:rsidRDefault="00524629" w:rsidP="00524629">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524629" w:rsidRPr="003C4ED9" w14:paraId="15F95BDF" w14:textId="77777777" w:rsidTr="000B3118">
        <w:trPr>
          <w:trHeight w:val="20"/>
          <w:tblHeader/>
        </w:trPr>
        <w:tc>
          <w:tcPr>
            <w:tcW w:w="172" w:type="pct"/>
            <w:shd w:val="clear" w:color="auto" w:fill="auto"/>
          </w:tcPr>
          <w:p w14:paraId="7D3413B6" w14:textId="16AFA908"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24</w:t>
            </w:r>
          </w:p>
        </w:tc>
        <w:tc>
          <w:tcPr>
            <w:tcW w:w="1191" w:type="pct"/>
            <w:shd w:val="clear" w:color="auto" w:fill="auto"/>
            <w:noWrap/>
            <w:vAlign w:val="center"/>
          </w:tcPr>
          <w:p w14:paraId="51E52F1E" w14:textId="663BB67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56944487" w14:textId="77777777" w:rsidTr="000B3118">
        <w:trPr>
          <w:trHeight w:val="20"/>
          <w:tblHeader/>
        </w:trPr>
        <w:tc>
          <w:tcPr>
            <w:tcW w:w="172" w:type="pct"/>
            <w:shd w:val="clear" w:color="auto" w:fill="auto"/>
          </w:tcPr>
          <w:p w14:paraId="1C8EF08F" w14:textId="39B33FA4"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25</w:t>
            </w:r>
          </w:p>
        </w:tc>
        <w:tc>
          <w:tcPr>
            <w:tcW w:w="1191" w:type="pct"/>
            <w:shd w:val="clear" w:color="auto" w:fill="auto"/>
            <w:noWrap/>
            <w:vAlign w:val="center"/>
          </w:tcPr>
          <w:p w14:paraId="32AF6821" w14:textId="15C05F48"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524629" w:rsidRPr="00F35DF8" w:rsidRDefault="00524629" w:rsidP="00524629">
            <w:pPr>
              <w:widowControl/>
              <w:rPr>
                <w:rFonts w:ascii="標楷體" w:eastAsia="標楷體" w:hAnsi="標楷體" w:cs="Arial"/>
                <w:shd w:val="clear" w:color="auto" w:fill="FFFFFF"/>
              </w:rPr>
            </w:pPr>
          </w:p>
        </w:tc>
      </w:tr>
      <w:tr w:rsidR="00524629" w:rsidRPr="000B3118" w14:paraId="741E5B76" w14:textId="77777777" w:rsidTr="000B3118">
        <w:trPr>
          <w:trHeight w:val="20"/>
          <w:tblHeader/>
        </w:trPr>
        <w:tc>
          <w:tcPr>
            <w:tcW w:w="172" w:type="pct"/>
            <w:shd w:val="clear" w:color="auto" w:fill="auto"/>
          </w:tcPr>
          <w:p w14:paraId="03312F32" w14:textId="47180C43"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26</w:t>
            </w:r>
          </w:p>
        </w:tc>
        <w:tc>
          <w:tcPr>
            <w:tcW w:w="1191" w:type="pct"/>
            <w:shd w:val="clear" w:color="auto" w:fill="auto"/>
            <w:noWrap/>
            <w:vAlign w:val="center"/>
          </w:tcPr>
          <w:p w14:paraId="10EC4145" w14:textId="1E99665E"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1D737321" w14:textId="77777777" w:rsidTr="000B3118">
        <w:trPr>
          <w:trHeight w:val="20"/>
          <w:tblHeader/>
        </w:trPr>
        <w:tc>
          <w:tcPr>
            <w:tcW w:w="172" w:type="pct"/>
            <w:shd w:val="clear" w:color="auto" w:fill="auto"/>
          </w:tcPr>
          <w:p w14:paraId="28BF4994" w14:textId="6C1BADF9"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27</w:t>
            </w:r>
          </w:p>
        </w:tc>
        <w:tc>
          <w:tcPr>
            <w:tcW w:w="1191" w:type="pct"/>
            <w:shd w:val="clear" w:color="auto" w:fill="auto"/>
            <w:noWrap/>
            <w:vAlign w:val="center"/>
          </w:tcPr>
          <w:p w14:paraId="4D766D6F" w14:textId="26E6D05B"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524629" w:rsidRPr="000B3118" w14:paraId="7517E483" w14:textId="77777777" w:rsidTr="000B3118">
        <w:trPr>
          <w:trHeight w:val="20"/>
          <w:tblHeader/>
        </w:trPr>
        <w:tc>
          <w:tcPr>
            <w:tcW w:w="172" w:type="pct"/>
            <w:shd w:val="clear" w:color="auto" w:fill="auto"/>
          </w:tcPr>
          <w:p w14:paraId="59ED0C0A" w14:textId="34DDD22D"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28</w:t>
            </w:r>
          </w:p>
        </w:tc>
        <w:tc>
          <w:tcPr>
            <w:tcW w:w="1191" w:type="pct"/>
            <w:shd w:val="clear" w:color="auto" w:fill="auto"/>
            <w:noWrap/>
            <w:vAlign w:val="center"/>
          </w:tcPr>
          <w:p w14:paraId="75F3D29E" w14:textId="2490B524"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524629" w:rsidRPr="000B3118" w14:paraId="302A62F7" w14:textId="77777777" w:rsidTr="000B3118">
        <w:trPr>
          <w:trHeight w:val="20"/>
          <w:tblHeader/>
        </w:trPr>
        <w:tc>
          <w:tcPr>
            <w:tcW w:w="172" w:type="pct"/>
            <w:shd w:val="clear" w:color="auto" w:fill="auto"/>
          </w:tcPr>
          <w:p w14:paraId="7932EE48" w14:textId="192E2D4A" w:rsidR="00524629" w:rsidRPr="00524629" w:rsidRDefault="00524629" w:rsidP="00524629">
            <w:pPr>
              <w:widowControl/>
              <w:rPr>
                <w:rFonts w:ascii="標楷體" w:eastAsia="標楷體" w:hAnsi="標楷體" w:cs="新細明體"/>
                <w:kern w:val="0"/>
              </w:rPr>
            </w:pPr>
            <w:r>
              <w:rPr>
                <w:rFonts w:ascii="標楷體" w:eastAsia="標楷體" w:hAnsi="標楷體" w:cs="新細明體" w:hint="eastAsia"/>
                <w:kern w:val="0"/>
              </w:rPr>
              <w:t>29</w:t>
            </w:r>
          </w:p>
        </w:tc>
        <w:tc>
          <w:tcPr>
            <w:tcW w:w="1191" w:type="pct"/>
            <w:shd w:val="clear" w:color="auto" w:fill="auto"/>
            <w:noWrap/>
            <w:vAlign w:val="center"/>
          </w:tcPr>
          <w:p w14:paraId="31EC478E" w14:textId="70E7DC29"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524629" w:rsidRPr="00F35DF8" w:rsidRDefault="00524629" w:rsidP="00524629">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524629" w:rsidRPr="00F35DF8" w:rsidRDefault="00524629" w:rsidP="00524629">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524629" w:rsidRPr="00F35DF8" w:rsidRDefault="00524629" w:rsidP="00524629">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524629" w:rsidRPr="00F35DF8" w:rsidRDefault="00524629" w:rsidP="00524629">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524629" w:rsidRPr="000B3118" w14:paraId="3325514C" w14:textId="77777777" w:rsidTr="000B3118">
        <w:trPr>
          <w:trHeight w:val="20"/>
          <w:tblHeader/>
        </w:trPr>
        <w:tc>
          <w:tcPr>
            <w:tcW w:w="172" w:type="pct"/>
            <w:shd w:val="clear" w:color="auto" w:fill="auto"/>
          </w:tcPr>
          <w:p w14:paraId="3A4A96D8" w14:textId="2EA3D9D9" w:rsidR="00524629" w:rsidRPr="00524629"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lightGray"/>
              </w:rPr>
              <w:t>30</w:t>
            </w:r>
          </w:p>
        </w:tc>
        <w:tc>
          <w:tcPr>
            <w:tcW w:w="1191" w:type="pct"/>
            <w:shd w:val="clear" w:color="auto" w:fill="auto"/>
            <w:noWrap/>
            <w:vAlign w:val="center"/>
          </w:tcPr>
          <w:p w14:paraId="5A89B3E9" w14:textId="46C1CD96" w:rsidR="00524629" w:rsidRPr="00F35DF8" w:rsidRDefault="00524629" w:rsidP="00524629">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33D9618E" w:rsidR="00524629" w:rsidRPr="00F35DF8" w:rsidRDefault="00524629" w:rsidP="00524629">
            <w:pPr>
              <w:widowControl/>
              <w:rPr>
                <w:rFonts w:ascii="標楷體" w:eastAsia="標楷體" w:hAnsi="標楷體" w:cs="新細明體"/>
                <w:kern w:val="0"/>
                <w:highlight w:val="lightGray"/>
              </w:rPr>
            </w:pPr>
            <w:r>
              <w:rPr>
                <w:rFonts w:ascii="標楷體" w:eastAsia="標楷體" w:hAnsi="標楷體" w:cs="新細明體" w:hint="eastAsia"/>
                <w:kern w:val="0"/>
                <w:highlight w:val="yellow"/>
              </w:rPr>
              <w:t>利害關係人</w:t>
            </w:r>
            <w:r w:rsidRPr="000031E7">
              <w:rPr>
                <w:rFonts w:ascii="標楷體" w:eastAsia="標楷體" w:hAnsi="標楷體" w:cs="新細明體" w:hint="eastAsia"/>
                <w:kern w:val="0"/>
                <w:highlight w:val="yellow"/>
              </w:rPr>
              <w:t>資訊日期</w:t>
            </w:r>
          </w:p>
        </w:tc>
        <w:tc>
          <w:tcPr>
            <w:tcW w:w="172" w:type="pct"/>
            <w:shd w:val="clear" w:color="auto" w:fill="auto"/>
            <w:noWrap/>
            <w:vAlign w:val="center"/>
          </w:tcPr>
          <w:p w14:paraId="5EB0C766" w14:textId="6EF68E27"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524629" w:rsidRPr="00F35DF8" w:rsidRDefault="00524629" w:rsidP="00524629">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524629" w:rsidRPr="00F35DF8" w:rsidRDefault="00524629" w:rsidP="00524629">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9" w:name="_L2153核准額度登錄"/>
      <w:bookmarkStart w:id="180" w:name="_Toc90483152"/>
      <w:bookmarkStart w:id="181" w:name="_Toc90483407"/>
      <w:bookmarkStart w:id="182" w:name="_Toc90483523"/>
      <w:bookmarkStart w:id="183" w:name="_Toc90483749"/>
      <w:bookmarkStart w:id="184" w:name="_Toc90490021"/>
      <w:bookmarkStart w:id="185" w:name="_Toc146278833"/>
      <w:bookmarkEnd w:id="179"/>
      <w:r w:rsidRPr="008F20B5">
        <w:rPr>
          <w:rFonts w:ascii="標楷體" w:hAnsi="標楷體"/>
          <w:b/>
          <w:szCs w:val="32"/>
        </w:rPr>
        <w:t>L1101</w:t>
      </w:r>
      <w:r w:rsidRPr="006B5312">
        <w:rPr>
          <w:rFonts w:ascii="標楷體" w:hAnsi="標楷體" w:hint="eastAsia"/>
          <w:b/>
          <w:szCs w:val="32"/>
        </w:rPr>
        <w:t>顧客基本資料維護</w:t>
      </w:r>
      <w:bookmarkEnd w:id="180"/>
      <w:bookmarkEnd w:id="181"/>
      <w:bookmarkEnd w:id="182"/>
      <w:bookmarkEnd w:id="183"/>
      <w:bookmarkEnd w:id="184"/>
      <w:r w:rsidR="005E544B">
        <w:rPr>
          <w:rFonts w:ascii="標楷體" w:hAnsi="標楷體" w:hint="eastAsia"/>
          <w:b/>
          <w:szCs w:val="32"/>
        </w:rPr>
        <w:t xml:space="preserve"> *</w:t>
      </w:r>
      <w:bookmarkEnd w:id="185"/>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131DD502" w:rsidR="00A92C7B" w:rsidRPr="008F20B5" w:rsidRDefault="00BC5FE7" w:rsidP="0031331B">
            <w:pPr>
              <w:widowControl/>
              <w:jc w:val="center"/>
              <w:rPr>
                <w:rFonts w:ascii="標楷體" w:eastAsia="標楷體" w:hAnsi="標楷體" w:cs="新細明體"/>
                <w:color w:val="000000"/>
                <w:kern w:val="0"/>
              </w:rPr>
            </w:pPr>
            <w:r w:rsidRPr="00BC5FE7">
              <w:rPr>
                <w:rFonts w:ascii="標楷體" w:eastAsia="標楷體" w:hAnsi="標楷體" w:cs="新細明體" w:hint="eastAsia"/>
                <w:color w:val="000000"/>
                <w:kern w:val="0"/>
                <w:highlight w:val="cyan"/>
              </w:rPr>
              <w:t>3</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2EB2492C"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C01:一般</w:t>
            </w:r>
          </w:p>
          <w:p w14:paraId="08ADF0AF"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C02:員工</w:t>
            </w:r>
          </w:p>
          <w:p w14:paraId="13F718EF"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C03:投資戶(內部規範)</w:t>
            </w:r>
          </w:p>
          <w:p w14:paraId="09843483"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C04:整合貸</w:t>
            </w:r>
          </w:p>
          <w:p w14:paraId="2FDF3518"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C05:優惠轉貸</w:t>
            </w:r>
          </w:p>
          <w:p w14:paraId="2104B9B4"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C06:信義房屋</w:t>
            </w:r>
          </w:p>
          <w:p w14:paraId="4D54FC04"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C07:VIP減帳管</w:t>
            </w:r>
          </w:p>
          <w:p w14:paraId="5055062F"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C08:固特利契轉</w:t>
            </w:r>
          </w:p>
          <w:p w14:paraId="68DB2605"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C09:首購</w:t>
            </w:r>
          </w:p>
          <w:p w14:paraId="3A4E6BB4"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C10:關企公司</w:t>
            </w:r>
          </w:p>
          <w:p w14:paraId="6D86A2B8"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C11:關企員工</w:t>
            </w:r>
          </w:p>
          <w:p w14:paraId="611D4DE0"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C12:保戶</w:t>
            </w:r>
          </w:p>
          <w:p w14:paraId="3C416CE8"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C13:團體戶</w:t>
            </w:r>
          </w:p>
          <w:p w14:paraId="34FBD4A7"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C14:二等親屬</w:t>
            </w:r>
          </w:p>
          <w:p w14:paraId="3C19D260"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C15:受災戶</w:t>
            </w:r>
          </w:p>
          <w:p w14:paraId="45A88032"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C16:新二階員工</w:t>
            </w:r>
          </w:p>
          <w:p w14:paraId="6C4AD767" w14:textId="77777777" w:rsidR="00404315" w:rsidRPr="00404315" w:rsidRDefault="00404315" w:rsidP="00404315">
            <w:pPr>
              <w:rPr>
                <w:rFonts w:ascii="標楷體" w:eastAsia="標楷體" w:hAnsi="標楷體"/>
                <w:highlight w:val="cyan"/>
              </w:rPr>
            </w:pPr>
            <w:r w:rsidRPr="00404315">
              <w:rPr>
                <w:rFonts w:ascii="標楷體" w:eastAsia="標楷體" w:hAnsi="標楷體"/>
                <w:highlight w:val="cyan"/>
              </w:rPr>
              <w:t>C17:991231+VIP-</w:t>
            </w:r>
          </w:p>
          <w:p w14:paraId="0E367113"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C18:永慶房屋</w:t>
            </w:r>
          </w:p>
          <w:p w14:paraId="599C93AF"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C19:千禧房貸</w:t>
            </w:r>
          </w:p>
          <w:p w14:paraId="66DA79BD"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C20:青年優惠</w:t>
            </w:r>
          </w:p>
          <w:p w14:paraId="667D2757"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C21:2000億優惠</w:t>
            </w:r>
          </w:p>
          <w:p w14:paraId="6A5B3315"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C22:退休員工</w:t>
            </w:r>
          </w:p>
          <w:p w14:paraId="47C39DD8"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lastRenderedPageBreak/>
              <w:t>C23:菁英專案</w:t>
            </w:r>
          </w:p>
          <w:p w14:paraId="368B52EB"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C24:東方帝國</w:t>
            </w:r>
          </w:p>
          <w:p w14:paraId="19F8C6FB"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C25:2000億優惠</w:t>
            </w:r>
          </w:p>
          <w:p w14:paraId="77F65B34"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C26:花木釀宅</w:t>
            </w:r>
          </w:p>
          <w:p w14:paraId="4115D9CB"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C27:8000億優惠</w:t>
            </w:r>
          </w:p>
          <w:p w14:paraId="7E511CFB"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C28:優惠重購</w:t>
            </w:r>
          </w:p>
          <w:p w14:paraId="08D1BA08"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C29:88風災</w:t>
            </w:r>
          </w:p>
          <w:p w14:paraId="70DA674C" w14:textId="77777777" w:rsidR="00404315" w:rsidRPr="00404315" w:rsidRDefault="00404315" w:rsidP="00404315">
            <w:pPr>
              <w:rPr>
                <w:rFonts w:ascii="標楷體" w:eastAsia="標楷體" w:hAnsi="標楷體"/>
                <w:highlight w:val="cyan"/>
              </w:rPr>
            </w:pPr>
            <w:r w:rsidRPr="00404315">
              <w:rPr>
                <w:rFonts w:ascii="標楷體" w:eastAsia="標楷體" w:hAnsi="標楷體" w:hint="eastAsia"/>
                <w:highlight w:val="cyan"/>
              </w:rPr>
              <w:t>C30:法人購屋</w:t>
            </w:r>
          </w:p>
          <w:p w14:paraId="4A34041C" w14:textId="05B9B6C3" w:rsidR="00A92C7B" w:rsidRPr="008F20B5" w:rsidRDefault="00404315" w:rsidP="00404315">
            <w:pPr>
              <w:widowControl/>
              <w:rPr>
                <w:rFonts w:ascii="標楷體" w:eastAsia="標楷體" w:hAnsi="標楷體" w:cs="新細明體"/>
                <w:color w:val="000000"/>
                <w:kern w:val="0"/>
              </w:rPr>
            </w:pPr>
            <w:r w:rsidRPr="00404315">
              <w:rPr>
                <w:rFonts w:ascii="標楷體" w:eastAsia="標楷體" w:hAnsi="標楷體" w:hint="eastAsia"/>
                <w:highlight w:val="cyan"/>
              </w:rPr>
              <w:t>S01:央行管制</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lastRenderedPageBreak/>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6" w:name="_Toc90483153"/>
      <w:bookmarkStart w:id="187" w:name="_Toc90483408"/>
      <w:bookmarkStart w:id="188" w:name="_Toc90483524"/>
      <w:bookmarkStart w:id="189" w:name="_Toc90483750"/>
      <w:bookmarkStart w:id="190" w:name="_Toc90490022"/>
      <w:bookmarkStart w:id="191" w:name="_Toc146278834"/>
      <w:r w:rsidRPr="008F20B5">
        <w:rPr>
          <w:rFonts w:ascii="標楷體" w:hAnsi="標楷體"/>
          <w:b/>
          <w:szCs w:val="32"/>
        </w:rPr>
        <w:t>L2153</w:t>
      </w:r>
      <w:r w:rsidRPr="006B5312">
        <w:rPr>
          <w:rFonts w:ascii="標楷體" w:hAnsi="標楷體" w:hint="eastAsia"/>
          <w:b/>
          <w:szCs w:val="32"/>
        </w:rPr>
        <w:t>核准額度登錄</w:t>
      </w:r>
      <w:bookmarkEnd w:id="186"/>
      <w:bookmarkEnd w:id="187"/>
      <w:bookmarkEnd w:id="188"/>
      <w:bookmarkEnd w:id="189"/>
      <w:bookmarkEnd w:id="190"/>
      <w:r w:rsidR="005E544B">
        <w:rPr>
          <w:rFonts w:ascii="標楷體" w:hAnsi="標楷體" w:hint="eastAsia"/>
          <w:b/>
          <w:szCs w:val="32"/>
        </w:rPr>
        <w:t xml:space="preserve"> *</w:t>
      </w:r>
      <w:bookmarkEnd w:id="19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08AF91CA" w:rsidR="008464F4" w:rsidRPr="00DD6B5A" w:rsidRDefault="00404315" w:rsidP="00B36E6E">
            <w:pPr>
              <w:widowControl/>
              <w:jc w:val="center"/>
              <w:rPr>
                <w:rFonts w:ascii="標楷體" w:eastAsia="標楷體" w:hAnsi="標楷體" w:cs="新細明體"/>
                <w:color w:val="000000" w:themeColor="text1"/>
                <w:kern w:val="0"/>
              </w:rPr>
            </w:pPr>
            <w:r w:rsidRPr="00404315">
              <w:rPr>
                <w:rFonts w:ascii="標楷體" w:eastAsia="標楷體" w:hAnsi="標楷體" w:cs="新細明體" w:hint="eastAsia"/>
                <w:color w:val="000000" w:themeColor="text1"/>
                <w:kern w:val="0"/>
                <w:highlight w:val="cyan"/>
              </w:rPr>
              <w:t>3</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36871E21"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C01:一般</w:t>
            </w:r>
          </w:p>
          <w:p w14:paraId="789BA11D"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C02:員工</w:t>
            </w:r>
          </w:p>
          <w:p w14:paraId="0580E088"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C03:投資戶(內部規範)</w:t>
            </w:r>
          </w:p>
          <w:p w14:paraId="3C3272C9"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C04:整合貸</w:t>
            </w:r>
          </w:p>
          <w:p w14:paraId="766A5764"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C05:優惠轉貸</w:t>
            </w:r>
          </w:p>
          <w:p w14:paraId="68A79761"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lastRenderedPageBreak/>
              <w:t>C06:信義房屋</w:t>
            </w:r>
          </w:p>
          <w:p w14:paraId="00674E6A"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C07:VIP減帳管</w:t>
            </w:r>
          </w:p>
          <w:p w14:paraId="1637FABF"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C08:固特利契轉</w:t>
            </w:r>
          </w:p>
          <w:p w14:paraId="7C9B3ABD"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C09:首購</w:t>
            </w:r>
          </w:p>
          <w:p w14:paraId="6A296C8F"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C10:關企公司</w:t>
            </w:r>
          </w:p>
          <w:p w14:paraId="52369EC3"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C11:關企員工</w:t>
            </w:r>
          </w:p>
          <w:p w14:paraId="14757F80"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C12:保戶</w:t>
            </w:r>
          </w:p>
          <w:p w14:paraId="7AA9111C"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C13:團體戶</w:t>
            </w:r>
          </w:p>
          <w:p w14:paraId="4302678B"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C14:二等親屬</w:t>
            </w:r>
          </w:p>
          <w:p w14:paraId="4E4B0973"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C15:受災戶</w:t>
            </w:r>
          </w:p>
          <w:p w14:paraId="2FB66555"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C16:新二階員工</w:t>
            </w:r>
          </w:p>
          <w:p w14:paraId="035A3E95"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color w:val="000000" w:themeColor="text1"/>
                <w:kern w:val="0"/>
                <w:highlight w:val="cyan"/>
              </w:rPr>
              <w:t>C17:991231+VIP-</w:t>
            </w:r>
          </w:p>
          <w:p w14:paraId="381F7F4B"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C18:永慶房屋</w:t>
            </w:r>
          </w:p>
          <w:p w14:paraId="2B633DAF"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C19:千禧房貸</w:t>
            </w:r>
          </w:p>
          <w:p w14:paraId="19422976"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C20:青年優惠</w:t>
            </w:r>
          </w:p>
          <w:p w14:paraId="1A3D40E7"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C21:2000億優惠</w:t>
            </w:r>
          </w:p>
          <w:p w14:paraId="3AEF97C3"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C22:退休員工</w:t>
            </w:r>
          </w:p>
          <w:p w14:paraId="149DF660"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C23:菁英專案</w:t>
            </w:r>
          </w:p>
          <w:p w14:paraId="0B016EE2"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C24:東方帝國</w:t>
            </w:r>
          </w:p>
          <w:p w14:paraId="51079BCF"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C25:2000億優惠</w:t>
            </w:r>
          </w:p>
          <w:p w14:paraId="2BF12785"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C26:花木釀宅</w:t>
            </w:r>
          </w:p>
          <w:p w14:paraId="5D85F28E"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C27:8000億優惠</w:t>
            </w:r>
          </w:p>
          <w:p w14:paraId="76B7183C"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C28:優惠重購</w:t>
            </w:r>
          </w:p>
          <w:p w14:paraId="6929B027"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C29:88風災</w:t>
            </w:r>
          </w:p>
          <w:p w14:paraId="7F57B9D5" w14:textId="77777777" w:rsidR="00404315" w:rsidRPr="00404315" w:rsidRDefault="00404315" w:rsidP="00404315">
            <w:pPr>
              <w:widowControl/>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C30:法人購屋</w:t>
            </w:r>
          </w:p>
          <w:p w14:paraId="05D5DC53" w14:textId="63810F45" w:rsidR="008464F4" w:rsidRPr="00DD6B5A" w:rsidRDefault="00404315" w:rsidP="00404315">
            <w:pPr>
              <w:widowControl/>
              <w:rPr>
                <w:rFonts w:ascii="標楷體" w:eastAsia="標楷體" w:hAnsi="標楷體" w:cs="新細明體"/>
                <w:color w:val="000000" w:themeColor="text1"/>
                <w:kern w:val="0"/>
              </w:rPr>
            </w:pPr>
            <w:r w:rsidRPr="00404315">
              <w:rPr>
                <w:rFonts w:ascii="標楷體" w:eastAsia="標楷體" w:hAnsi="標楷體" w:cs="新細明體" w:hint="eastAsia"/>
                <w:color w:val="000000" w:themeColor="text1"/>
                <w:kern w:val="0"/>
                <w:highlight w:val="cyan"/>
              </w:rPr>
              <w:t>S01:央行管制</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22AE288A" w:rsidR="008464F4" w:rsidRPr="00404315" w:rsidDel="003021E4" w:rsidRDefault="00404315" w:rsidP="00B36E6E">
            <w:pPr>
              <w:widowControl/>
              <w:jc w:val="center"/>
              <w:rPr>
                <w:rFonts w:ascii="標楷體" w:eastAsia="標楷體" w:hAnsi="標楷體" w:cs="新細明體"/>
                <w:color w:val="000000" w:themeColor="text1"/>
                <w:kern w:val="0"/>
                <w:highlight w:val="cyan"/>
              </w:rPr>
            </w:pPr>
            <w:r w:rsidRPr="00404315">
              <w:rPr>
                <w:rFonts w:ascii="標楷體" w:eastAsia="標楷體" w:hAnsi="標楷體" w:cs="新細明體" w:hint="eastAsia"/>
                <w:color w:val="000000" w:themeColor="text1"/>
                <w:kern w:val="0"/>
                <w:highlight w:val="cyan"/>
              </w:rPr>
              <w:t>X</w:t>
            </w:r>
          </w:p>
        </w:tc>
        <w:tc>
          <w:tcPr>
            <w:tcW w:w="275" w:type="pct"/>
            <w:shd w:val="clear" w:color="auto" w:fill="auto"/>
            <w:noWrap/>
            <w:vAlign w:val="center"/>
          </w:tcPr>
          <w:p w14:paraId="57AC4BC5" w14:textId="39B3D279" w:rsidR="008464F4" w:rsidRPr="00404315" w:rsidRDefault="00404315" w:rsidP="00B36E6E">
            <w:pPr>
              <w:widowControl/>
              <w:jc w:val="center"/>
              <w:rPr>
                <w:rFonts w:ascii="標楷體" w:eastAsia="標楷體" w:hAnsi="標楷體" w:cs="新細明體"/>
                <w:color w:val="000000" w:themeColor="text1"/>
                <w:kern w:val="0"/>
                <w:highlight w:val="cyan"/>
              </w:rPr>
            </w:pPr>
            <w:r w:rsidRPr="00404315">
              <w:rPr>
                <w:rFonts w:ascii="標楷體" w:eastAsia="標楷體" w:hAnsi="標楷體" w:cs="新細明體"/>
                <w:color w:val="000000" w:themeColor="text1"/>
                <w:kern w:val="0"/>
                <w:highlight w:val="cyan"/>
              </w:rPr>
              <w:t>5</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DB29086"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B0401:公司法人購置住宅第1戶</w:t>
            </w:r>
          </w:p>
          <w:p w14:paraId="265F4052"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B0402:公司法人購置住宅第2戶</w:t>
            </w:r>
          </w:p>
          <w:p w14:paraId="2F3342E3"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B0411:自然人購置住宅第3戶</w:t>
            </w:r>
          </w:p>
          <w:p w14:paraId="5C99C1AD"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B0412:自然人購置住宅高價</w:t>
            </w:r>
          </w:p>
          <w:p w14:paraId="11A7E111"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B0420:購地貸款</w:t>
            </w:r>
          </w:p>
          <w:p w14:paraId="70720D22"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B0421:購地貸款上限6.5成</w:t>
            </w:r>
          </w:p>
          <w:p w14:paraId="626EC7E3"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B0422:購地貸款上限6</w:t>
            </w:r>
            <w:r w:rsidRPr="00404315">
              <w:rPr>
                <w:rFonts w:ascii="標楷體" w:eastAsia="標楷體" w:hAnsi="標楷體" w:hint="eastAsia"/>
                <w:color w:val="000000" w:themeColor="text1"/>
                <w:highlight w:val="cyan"/>
              </w:rPr>
              <w:lastRenderedPageBreak/>
              <w:t>成</w:t>
            </w:r>
          </w:p>
          <w:p w14:paraId="4EF73717"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B0423:購地貸款上限5成</w:t>
            </w:r>
          </w:p>
          <w:p w14:paraId="7D094F35"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B0430:餘屋貸款</w:t>
            </w:r>
          </w:p>
          <w:p w14:paraId="6930ACFF"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B0431:餘屋貸款上限5成</w:t>
            </w:r>
          </w:p>
          <w:p w14:paraId="0B699F83"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B0432:餘屋貸款上限4成</w:t>
            </w:r>
          </w:p>
          <w:p w14:paraId="6E191524"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B0441:借款戶申請並經錄案-自然人3戶</w:t>
            </w:r>
          </w:p>
          <w:p w14:paraId="534CFAE4"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B0442:借款戶申請並經錄案-公司法人1戶</w:t>
            </w:r>
          </w:p>
          <w:p w14:paraId="4B41DD8F"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B0443:借款戶申請並經錄案-公司法人2戶</w:t>
            </w:r>
          </w:p>
          <w:p w14:paraId="38DDA3E5"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B0444:借款戶申請並經錄案-購地貸款</w:t>
            </w:r>
          </w:p>
          <w:p w14:paraId="29E56614"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B0445:借款戶申請並經錄案-餘屋貸款</w:t>
            </w:r>
          </w:p>
          <w:p w14:paraId="6089D798"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B0446:借款戶申請並經錄案-工業區閒置土地</w:t>
            </w:r>
          </w:p>
          <w:p w14:paraId="2320C341"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B0450:工業區閒置土地抵押貸款</w:t>
            </w:r>
          </w:p>
          <w:p w14:paraId="3AEF50B5"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B0451:工業區閒置土地抵押貸款-上限5.5成</w:t>
            </w:r>
          </w:p>
          <w:p w14:paraId="09F7FD29"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B0452:工業區閒置土地抵押貸款-上限5成</w:t>
            </w:r>
          </w:p>
          <w:p w14:paraId="09B7B35D"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B0453:工業區閒置土地抵押貸款-上限4成</w:t>
            </w:r>
          </w:p>
          <w:p w14:paraId="6768A35E"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B0460:公司法人購置住宅</w:t>
            </w:r>
          </w:p>
          <w:p w14:paraId="345029E9"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B0471:自然人第3戶以上購屋貸款</w:t>
            </w:r>
          </w:p>
          <w:p w14:paraId="0264A48B"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B0472:自然人第4戶以上購屋貸款</w:t>
            </w:r>
          </w:p>
          <w:p w14:paraId="6A091441"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B0481:自然人購置高價住宅-2戶以下</w:t>
            </w:r>
          </w:p>
          <w:p w14:paraId="795ADE73"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B0482:自然人購置高價住宅-3戶以上</w:t>
            </w:r>
          </w:p>
          <w:p w14:paraId="2E14D4A5"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lastRenderedPageBreak/>
              <w:t>B0483:自然人購置高價住宅-上限4成</w:t>
            </w:r>
          </w:p>
          <w:p w14:paraId="702E82F3" w14:textId="77777777" w:rsidR="00404315" w:rsidRPr="00404315" w:rsidRDefault="00404315" w:rsidP="00404315">
            <w:pPr>
              <w:rPr>
                <w:rFonts w:ascii="標楷體" w:eastAsia="標楷體" w:hAnsi="標楷體"/>
                <w:color w:val="000000" w:themeColor="text1"/>
                <w:highlight w:val="cyan"/>
              </w:rPr>
            </w:pPr>
            <w:r w:rsidRPr="00404315">
              <w:rPr>
                <w:rFonts w:ascii="標楷體" w:eastAsia="標楷體" w:hAnsi="標楷體" w:hint="eastAsia"/>
                <w:color w:val="000000" w:themeColor="text1"/>
                <w:highlight w:val="cyan"/>
              </w:rPr>
              <w:t>B0490:自然人特定地區第2戶</w:t>
            </w:r>
          </w:p>
          <w:p w14:paraId="07E3969E" w14:textId="43628948" w:rsidR="008464F4" w:rsidRPr="00DD6B5A" w:rsidRDefault="00404315" w:rsidP="00404315">
            <w:pPr>
              <w:widowControl/>
              <w:rPr>
                <w:rFonts w:ascii="標楷體" w:eastAsia="標楷體" w:hAnsi="標楷體" w:cs="新細明體"/>
                <w:color w:val="000000" w:themeColor="text1"/>
                <w:kern w:val="0"/>
              </w:rPr>
            </w:pPr>
            <w:r w:rsidRPr="00404315">
              <w:rPr>
                <w:rFonts w:ascii="標楷體" w:eastAsia="標楷體" w:hAnsi="標楷體" w:hint="eastAsia"/>
                <w:color w:val="000000" w:themeColor="text1"/>
                <w:highlight w:val="cyan"/>
              </w:rPr>
              <w:t>A0001:增貸管制戶</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2" w:name="_L2410不動產擔保品資料登錄"/>
      <w:bookmarkStart w:id="193" w:name="_L2411不動產擔保品資料登錄"/>
      <w:bookmarkStart w:id="194" w:name="_Toc90483154"/>
      <w:bookmarkStart w:id="195" w:name="_Toc90483409"/>
      <w:bookmarkStart w:id="196" w:name="_Toc90483525"/>
      <w:bookmarkStart w:id="197" w:name="_Toc90483751"/>
      <w:bookmarkStart w:id="198" w:name="_Toc90490023"/>
      <w:bookmarkStart w:id="199" w:name="_Toc146278835"/>
      <w:bookmarkEnd w:id="192"/>
      <w:bookmarkEnd w:id="193"/>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4"/>
      <w:bookmarkEnd w:id="195"/>
      <w:bookmarkEnd w:id="196"/>
      <w:bookmarkEnd w:id="197"/>
      <w:bookmarkEnd w:id="198"/>
      <w:r w:rsidR="00E1324F">
        <w:rPr>
          <w:rFonts w:ascii="標楷體" w:hAnsi="標楷體" w:hint="eastAsia"/>
          <w:b/>
          <w:szCs w:val="32"/>
        </w:rPr>
        <w:t xml:space="preserve"> *</w:t>
      </w:r>
      <w:bookmarkEnd w:id="19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DD441D">
        <w:trPr>
          <w:trHeight w:val="340"/>
        </w:trPr>
        <w:tc>
          <w:tcPr>
            <w:tcW w:w="274"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DD441D">
        <w:trPr>
          <w:trHeight w:val="340"/>
        </w:trPr>
        <w:tc>
          <w:tcPr>
            <w:tcW w:w="274"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DD441D">
        <w:trPr>
          <w:trHeight w:val="340"/>
        </w:trPr>
        <w:tc>
          <w:tcPr>
            <w:tcW w:w="274"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923"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75"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DD441D">
        <w:trPr>
          <w:trHeight w:val="340"/>
        </w:trPr>
        <w:tc>
          <w:tcPr>
            <w:tcW w:w="274"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923"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5"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DD441D">
        <w:trPr>
          <w:trHeight w:val="340"/>
        </w:trPr>
        <w:tc>
          <w:tcPr>
            <w:tcW w:w="274"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714"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923"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75"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75"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75"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264"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DD441D">
        <w:trPr>
          <w:trHeight w:val="340"/>
        </w:trPr>
        <w:tc>
          <w:tcPr>
            <w:tcW w:w="274"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923"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DD441D">
        <w:trPr>
          <w:trHeight w:val="340"/>
        </w:trPr>
        <w:tc>
          <w:tcPr>
            <w:tcW w:w="274"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923"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75"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DD441D">
        <w:trPr>
          <w:trHeight w:val="340"/>
        </w:trPr>
        <w:tc>
          <w:tcPr>
            <w:tcW w:w="274"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923"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DD441D">
        <w:trPr>
          <w:trHeight w:val="325"/>
        </w:trPr>
        <w:tc>
          <w:tcPr>
            <w:tcW w:w="274"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923"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75"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DD441D">
        <w:trPr>
          <w:trHeight w:val="340"/>
        </w:trPr>
        <w:tc>
          <w:tcPr>
            <w:tcW w:w="274"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923"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75"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DD441D">
        <w:trPr>
          <w:trHeight w:val="340"/>
        </w:trPr>
        <w:tc>
          <w:tcPr>
            <w:tcW w:w="274"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923"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75"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DD441D">
        <w:trPr>
          <w:trHeight w:val="340"/>
        </w:trPr>
        <w:tc>
          <w:tcPr>
            <w:tcW w:w="274"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923"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75"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DD441D">
        <w:trPr>
          <w:trHeight w:val="340"/>
        </w:trPr>
        <w:tc>
          <w:tcPr>
            <w:tcW w:w="274"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923"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75"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75"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DD441D">
        <w:trPr>
          <w:trHeight w:val="340"/>
        </w:trPr>
        <w:tc>
          <w:tcPr>
            <w:tcW w:w="274"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923"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75"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DD441D">
        <w:trPr>
          <w:trHeight w:val="340"/>
        </w:trPr>
        <w:tc>
          <w:tcPr>
            <w:tcW w:w="274"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923"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75"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DD441D">
        <w:trPr>
          <w:trHeight w:val="340"/>
        </w:trPr>
        <w:tc>
          <w:tcPr>
            <w:tcW w:w="274"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923"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75"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DD441D">
        <w:trPr>
          <w:trHeight w:val="340"/>
        </w:trPr>
        <w:tc>
          <w:tcPr>
            <w:tcW w:w="274"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923"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75"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DD441D">
        <w:trPr>
          <w:trHeight w:val="340"/>
        </w:trPr>
        <w:tc>
          <w:tcPr>
            <w:tcW w:w="274"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923"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75"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DD441D">
        <w:trPr>
          <w:trHeight w:val="340"/>
        </w:trPr>
        <w:tc>
          <w:tcPr>
            <w:tcW w:w="274"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923"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75"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DD441D">
        <w:trPr>
          <w:trHeight w:val="340"/>
        </w:trPr>
        <w:tc>
          <w:tcPr>
            <w:tcW w:w="274"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923"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75"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DD441D">
        <w:trPr>
          <w:trHeight w:val="340"/>
        </w:trPr>
        <w:tc>
          <w:tcPr>
            <w:tcW w:w="274"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923"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75"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DD441D">
        <w:trPr>
          <w:trHeight w:val="340"/>
        </w:trPr>
        <w:tc>
          <w:tcPr>
            <w:tcW w:w="274"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923"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75"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DD441D">
        <w:trPr>
          <w:trHeight w:val="340"/>
        </w:trPr>
        <w:tc>
          <w:tcPr>
            <w:tcW w:w="274"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923"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75"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DD441D">
        <w:trPr>
          <w:trHeight w:val="340"/>
        </w:trPr>
        <w:tc>
          <w:tcPr>
            <w:tcW w:w="274"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923"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75"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DD441D">
        <w:trPr>
          <w:trHeight w:val="340"/>
        </w:trPr>
        <w:tc>
          <w:tcPr>
            <w:tcW w:w="274"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923"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75"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DD441D">
        <w:trPr>
          <w:trHeight w:val="340"/>
        </w:trPr>
        <w:tc>
          <w:tcPr>
            <w:tcW w:w="274"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923"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75"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DD441D">
        <w:trPr>
          <w:trHeight w:val="340"/>
        </w:trPr>
        <w:tc>
          <w:tcPr>
            <w:tcW w:w="274"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923"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75"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DD441D">
        <w:trPr>
          <w:trHeight w:val="340"/>
        </w:trPr>
        <w:tc>
          <w:tcPr>
            <w:tcW w:w="274"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923"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75"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75"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DD441D">
        <w:trPr>
          <w:trHeight w:val="340"/>
        </w:trPr>
        <w:tc>
          <w:tcPr>
            <w:tcW w:w="274"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923"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75"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DD441D">
        <w:trPr>
          <w:trHeight w:val="340"/>
        </w:trPr>
        <w:tc>
          <w:tcPr>
            <w:tcW w:w="274"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923"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75"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DD441D">
        <w:trPr>
          <w:trHeight w:val="340"/>
        </w:trPr>
        <w:tc>
          <w:tcPr>
            <w:tcW w:w="274"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923"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75"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DD441D">
        <w:trPr>
          <w:trHeight w:val="340"/>
        </w:trPr>
        <w:tc>
          <w:tcPr>
            <w:tcW w:w="274"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923"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75"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DD441D">
        <w:trPr>
          <w:trHeight w:val="340"/>
        </w:trPr>
        <w:tc>
          <w:tcPr>
            <w:tcW w:w="274"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923"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75"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DD441D">
        <w:trPr>
          <w:trHeight w:val="340"/>
        </w:trPr>
        <w:tc>
          <w:tcPr>
            <w:tcW w:w="274"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923"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75"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DD441D">
        <w:trPr>
          <w:trHeight w:val="340"/>
        </w:trPr>
        <w:tc>
          <w:tcPr>
            <w:tcW w:w="274"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923"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75"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DD441D">
        <w:trPr>
          <w:trHeight w:val="340"/>
        </w:trPr>
        <w:tc>
          <w:tcPr>
            <w:tcW w:w="274"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923"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75"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DD441D">
        <w:trPr>
          <w:trHeight w:val="340"/>
        </w:trPr>
        <w:tc>
          <w:tcPr>
            <w:tcW w:w="274"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923"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75"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DD441D">
        <w:trPr>
          <w:trHeight w:val="340"/>
        </w:trPr>
        <w:tc>
          <w:tcPr>
            <w:tcW w:w="274"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923"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75"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DD441D">
        <w:trPr>
          <w:trHeight w:val="340"/>
        </w:trPr>
        <w:tc>
          <w:tcPr>
            <w:tcW w:w="274"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923"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75"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DD441D">
        <w:trPr>
          <w:trHeight w:val="340"/>
        </w:trPr>
        <w:tc>
          <w:tcPr>
            <w:tcW w:w="274"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923"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75"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DD441D">
        <w:trPr>
          <w:trHeight w:val="340"/>
        </w:trPr>
        <w:tc>
          <w:tcPr>
            <w:tcW w:w="274"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923"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75"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DD441D">
        <w:trPr>
          <w:trHeight w:val="340"/>
        </w:trPr>
        <w:tc>
          <w:tcPr>
            <w:tcW w:w="274"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923"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75"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DD441D">
        <w:trPr>
          <w:trHeight w:val="340"/>
        </w:trPr>
        <w:tc>
          <w:tcPr>
            <w:tcW w:w="274"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923"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75"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DD441D">
        <w:trPr>
          <w:trHeight w:val="340"/>
        </w:trPr>
        <w:tc>
          <w:tcPr>
            <w:tcW w:w="274"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923"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75"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DD441D">
        <w:trPr>
          <w:trHeight w:val="340"/>
        </w:trPr>
        <w:tc>
          <w:tcPr>
            <w:tcW w:w="274"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923"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75"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DD441D">
        <w:trPr>
          <w:trHeight w:val="340"/>
        </w:trPr>
        <w:tc>
          <w:tcPr>
            <w:tcW w:w="274"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923"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75"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75"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DD441D">
        <w:trPr>
          <w:trHeight w:val="340"/>
        </w:trPr>
        <w:tc>
          <w:tcPr>
            <w:tcW w:w="274"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923"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75"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DD441D">
        <w:trPr>
          <w:trHeight w:val="340"/>
        </w:trPr>
        <w:tc>
          <w:tcPr>
            <w:tcW w:w="274"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923"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75"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DD441D">
        <w:trPr>
          <w:trHeight w:val="340"/>
        </w:trPr>
        <w:tc>
          <w:tcPr>
            <w:tcW w:w="274"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923"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75"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DD441D">
        <w:trPr>
          <w:trHeight w:val="340"/>
        </w:trPr>
        <w:tc>
          <w:tcPr>
            <w:tcW w:w="274"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923"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75"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DD441D">
        <w:trPr>
          <w:trHeight w:val="340"/>
        </w:trPr>
        <w:tc>
          <w:tcPr>
            <w:tcW w:w="274"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923"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75"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DD441D">
        <w:trPr>
          <w:trHeight w:val="340"/>
        </w:trPr>
        <w:tc>
          <w:tcPr>
            <w:tcW w:w="274"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923"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75"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DD441D">
        <w:trPr>
          <w:trHeight w:val="340"/>
        </w:trPr>
        <w:tc>
          <w:tcPr>
            <w:tcW w:w="274"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923"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75"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DD441D">
        <w:trPr>
          <w:trHeight w:val="340"/>
        </w:trPr>
        <w:tc>
          <w:tcPr>
            <w:tcW w:w="274"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923"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75"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264"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DD441D">
        <w:trPr>
          <w:trHeight w:val="340"/>
        </w:trPr>
        <w:tc>
          <w:tcPr>
            <w:tcW w:w="274"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923"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75"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DD441D">
        <w:trPr>
          <w:trHeight w:val="340"/>
        </w:trPr>
        <w:tc>
          <w:tcPr>
            <w:tcW w:w="274"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923"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75"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DD441D">
        <w:trPr>
          <w:trHeight w:val="340"/>
        </w:trPr>
        <w:tc>
          <w:tcPr>
            <w:tcW w:w="274"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923"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75"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DD441D">
        <w:trPr>
          <w:trHeight w:val="340"/>
        </w:trPr>
        <w:tc>
          <w:tcPr>
            <w:tcW w:w="274"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923"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75"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DD441D">
        <w:trPr>
          <w:trHeight w:val="340"/>
        </w:trPr>
        <w:tc>
          <w:tcPr>
            <w:tcW w:w="274"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923"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75"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DD441D">
        <w:trPr>
          <w:trHeight w:val="340"/>
        </w:trPr>
        <w:tc>
          <w:tcPr>
            <w:tcW w:w="274"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923"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75"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DD441D">
        <w:trPr>
          <w:trHeight w:val="340"/>
        </w:trPr>
        <w:tc>
          <w:tcPr>
            <w:tcW w:w="274"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923"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75"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DD441D">
        <w:trPr>
          <w:trHeight w:val="340"/>
        </w:trPr>
        <w:tc>
          <w:tcPr>
            <w:tcW w:w="274"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923"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75"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D441D" w:rsidRPr="00444245" w14:paraId="5B2BD56A" w14:textId="77777777" w:rsidTr="00DD441D">
        <w:trPr>
          <w:trHeight w:val="340"/>
        </w:trPr>
        <w:tc>
          <w:tcPr>
            <w:tcW w:w="274" w:type="pct"/>
            <w:shd w:val="clear" w:color="auto" w:fill="auto"/>
            <w:vAlign w:val="center"/>
          </w:tcPr>
          <w:p w14:paraId="5C8B354D" w14:textId="77777777" w:rsidR="00DD441D" w:rsidRPr="00444245" w:rsidRDefault="00DD441D" w:rsidP="00CC7DD0">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6388AA21"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923" w:type="pct"/>
            <w:shd w:val="clear" w:color="auto" w:fill="auto"/>
            <w:noWrap/>
            <w:vAlign w:val="center"/>
            <w:hideMark/>
          </w:tcPr>
          <w:p w14:paraId="0CF3A80E"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75" w:type="pct"/>
            <w:shd w:val="clear" w:color="auto" w:fill="auto"/>
            <w:noWrap/>
            <w:vAlign w:val="center"/>
            <w:hideMark/>
          </w:tcPr>
          <w:p w14:paraId="7A82E26C"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75" w:type="pct"/>
            <w:shd w:val="clear" w:color="auto" w:fill="auto"/>
            <w:noWrap/>
            <w:vAlign w:val="center"/>
            <w:hideMark/>
          </w:tcPr>
          <w:p w14:paraId="0A353210"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75" w:type="pct"/>
          </w:tcPr>
          <w:p w14:paraId="35CE47C9"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264" w:type="pct"/>
            <w:shd w:val="clear" w:color="auto" w:fill="auto"/>
            <w:noWrap/>
            <w:vAlign w:val="center"/>
            <w:hideMark/>
          </w:tcPr>
          <w:p w14:paraId="45A4B7CC"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444245" w14:paraId="70BA8890" w14:textId="77777777" w:rsidTr="00DD441D">
        <w:trPr>
          <w:trHeight w:val="340"/>
        </w:trPr>
        <w:tc>
          <w:tcPr>
            <w:tcW w:w="274"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353A6B9F" w14:textId="12ACFD12"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CreditCode</w:t>
            </w:r>
          </w:p>
        </w:tc>
        <w:tc>
          <w:tcPr>
            <w:tcW w:w="1923" w:type="pct"/>
            <w:shd w:val="clear" w:color="auto" w:fill="auto"/>
            <w:noWrap/>
            <w:vAlign w:val="center"/>
            <w:hideMark/>
          </w:tcPr>
          <w:p w14:paraId="1D3F9119" w14:textId="0980F1C9"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hint="eastAsia"/>
                <w:kern w:val="0"/>
                <w:highlight w:val="green"/>
              </w:rPr>
              <w:t>授信方式</w:t>
            </w:r>
          </w:p>
        </w:tc>
        <w:tc>
          <w:tcPr>
            <w:tcW w:w="275" w:type="pct"/>
            <w:shd w:val="clear" w:color="auto" w:fill="auto"/>
            <w:noWrap/>
            <w:vAlign w:val="center"/>
            <w:hideMark/>
          </w:tcPr>
          <w:p w14:paraId="2AAE39DC" w14:textId="1EE4D997" w:rsidR="00FD0FD5" w:rsidRPr="00DD441D" w:rsidRDefault="00FD0FD5" w:rsidP="00424BE2">
            <w:pPr>
              <w:widowControl/>
              <w:jc w:val="center"/>
              <w:rPr>
                <w:rFonts w:ascii="標楷體" w:eastAsia="標楷體" w:hAnsi="標楷體" w:cs="新細明體"/>
                <w:kern w:val="0"/>
                <w:highlight w:val="green"/>
              </w:rPr>
            </w:pPr>
            <w:r w:rsidRPr="00DD441D">
              <w:rPr>
                <w:rFonts w:ascii="標楷體" w:eastAsia="標楷體" w:hAnsi="標楷體" w:cs="新細明體"/>
                <w:kern w:val="0"/>
                <w:highlight w:val="green"/>
              </w:rPr>
              <w:t>X</w:t>
            </w:r>
          </w:p>
        </w:tc>
        <w:tc>
          <w:tcPr>
            <w:tcW w:w="275" w:type="pct"/>
            <w:shd w:val="clear" w:color="auto" w:fill="auto"/>
            <w:noWrap/>
            <w:vAlign w:val="center"/>
            <w:hideMark/>
          </w:tcPr>
          <w:p w14:paraId="78EE7539" w14:textId="162016BD" w:rsidR="00FD0FD5" w:rsidRPr="00DD441D" w:rsidRDefault="00DD441D" w:rsidP="00424BE2">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2</w:t>
            </w:r>
          </w:p>
        </w:tc>
        <w:tc>
          <w:tcPr>
            <w:tcW w:w="275" w:type="pct"/>
          </w:tcPr>
          <w:p w14:paraId="05381EEE" w14:textId="71E41D7D" w:rsidR="00FD0FD5" w:rsidRPr="00DD441D" w:rsidRDefault="00623535" w:rsidP="00614F5B">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V</w:t>
            </w:r>
          </w:p>
        </w:tc>
        <w:tc>
          <w:tcPr>
            <w:tcW w:w="1264" w:type="pct"/>
            <w:shd w:val="clear" w:color="auto" w:fill="auto"/>
            <w:noWrap/>
            <w:vAlign w:val="center"/>
            <w:hideMark/>
          </w:tcPr>
          <w:p w14:paraId="0DEDE70D" w14:textId="2AE8F933"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01</w:t>
            </w:r>
            <w:r w:rsidRPr="00DD441D">
              <w:rPr>
                <w:rFonts w:ascii="標楷體" w:eastAsia="標楷體" w:hAnsi="標楷體" w:cs="新細明體" w:hint="eastAsia"/>
                <w:kern w:val="0"/>
                <w:highlight w:val="green"/>
              </w:rPr>
              <w:t>新貸(轉貸)</w:t>
            </w:r>
          </w:p>
          <w:p w14:paraId="135B2029" w14:textId="69A02584"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02</w:t>
            </w:r>
            <w:r w:rsidRPr="00DD441D">
              <w:rPr>
                <w:rFonts w:ascii="標楷體" w:eastAsia="標楷體" w:hAnsi="標楷體" w:cs="新細明體" w:hint="eastAsia"/>
                <w:kern w:val="0"/>
                <w:highlight w:val="green"/>
              </w:rPr>
              <w:t>新貸(買賣)</w:t>
            </w:r>
          </w:p>
          <w:p w14:paraId="1DDF60F6" w14:textId="32F41810"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03</w:t>
            </w:r>
            <w:r w:rsidRPr="00DD441D">
              <w:rPr>
                <w:rFonts w:ascii="標楷體" w:eastAsia="標楷體" w:hAnsi="標楷體" w:cs="新細明體" w:hint="eastAsia"/>
                <w:kern w:val="0"/>
                <w:highlight w:val="green"/>
              </w:rPr>
              <w:t>新貸(其他)</w:t>
            </w:r>
          </w:p>
          <w:p w14:paraId="729DF0AA" w14:textId="49C6E1DB"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04</w:t>
            </w:r>
            <w:r w:rsidRPr="00DD441D">
              <w:rPr>
                <w:rFonts w:ascii="標楷體" w:eastAsia="標楷體" w:hAnsi="標楷體" w:cs="新細明體" w:hint="eastAsia"/>
                <w:kern w:val="0"/>
                <w:highlight w:val="green"/>
              </w:rPr>
              <w:t>動支</w:t>
            </w:r>
          </w:p>
          <w:p w14:paraId="7560EE8E" w14:textId="0247CD61"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05</w:t>
            </w:r>
            <w:r w:rsidRPr="00DD441D">
              <w:rPr>
                <w:rFonts w:ascii="標楷體" w:eastAsia="標楷體" w:hAnsi="標楷體" w:cs="新細明體" w:hint="eastAsia"/>
                <w:kern w:val="0"/>
                <w:highlight w:val="green"/>
              </w:rPr>
              <w:t>增貸</w:t>
            </w:r>
          </w:p>
          <w:p w14:paraId="2EB833E7" w14:textId="1CA6B549"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06</w:t>
            </w:r>
            <w:r w:rsidRPr="00DD441D">
              <w:rPr>
                <w:rFonts w:ascii="標楷體" w:eastAsia="標楷體" w:hAnsi="標楷體" w:cs="新細明體" w:hint="eastAsia"/>
                <w:kern w:val="0"/>
                <w:highlight w:val="green"/>
              </w:rPr>
              <w:t>展期</w:t>
            </w:r>
          </w:p>
          <w:p w14:paraId="1A136A5A" w14:textId="3609F638"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lastRenderedPageBreak/>
              <w:t>12</w:t>
            </w:r>
            <w:r w:rsidRPr="00DD441D">
              <w:rPr>
                <w:rFonts w:ascii="標楷體" w:eastAsia="標楷體" w:hAnsi="標楷體" w:cs="新細明體" w:hint="eastAsia"/>
                <w:kern w:val="0"/>
                <w:highlight w:val="green"/>
              </w:rPr>
              <w:t>授信條件變更(貸前)</w:t>
            </w:r>
          </w:p>
          <w:p w14:paraId="6F1416C5" w14:textId="00A3A68D" w:rsidR="00FD0FD5" w:rsidRPr="00444245" w:rsidRDefault="00DD441D" w:rsidP="00DD441D">
            <w:pPr>
              <w:widowControl/>
              <w:rPr>
                <w:rFonts w:ascii="標楷體" w:eastAsia="標楷體" w:hAnsi="標楷體" w:cs="新細明體"/>
                <w:kern w:val="0"/>
              </w:rPr>
            </w:pPr>
            <w:r w:rsidRPr="00DD441D">
              <w:rPr>
                <w:rFonts w:ascii="標楷體" w:eastAsia="標楷體" w:hAnsi="標楷體" w:cs="新細明體"/>
                <w:kern w:val="0"/>
                <w:highlight w:val="green"/>
              </w:rPr>
              <w:t>13</w:t>
            </w:r>
            <w:r w:rsidRPr="00DD441D">
              <w:rPr>
                <w:rFonts w:ascii="標楷體" w:eastAsia="標楷體" w:hAnsi="標楷體" w:cs="新細明體" w:hint="eastAsia"/>
                <w:kern w:val="0"/>
                <w:highlight w:val="green"/>
              </w:rPr>
              <w:t>授信條件變更(貸後)</w:t>
            </w:r>
          </w:p>
        </w:tc>
      </w:tr>
      <w:tr w:rsidR="00667A5A" w:rsidRPr="00667A5A" w14:paraId="0195D2DD" w14:textId="77777777" w:rsidTr="00DD441D">
        <w:trPr>
          <w:trHeight w:val="340"/>
        </w:trPr>
        <w:tc>
          <w:tcPr>
            <w:tcW w:w="274"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4726"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200" w:name="_L2411不動產土地擔保品資料登錄"/>
      <w:bookmarkStart w:id="201" w:name="_L2416不動產土地擔保品資料登錄"/>
      <w:bookmarkStart w:id="202" w:name="_Toc90483155"/>
      <w:bookmarkStart w:id="203" w:name="_Toc90483410"/>
      <w:bookmarkStart w:id="204" w:name="_Toc90483526"/>
      <w:bookmarkStart w:id="205" w:name="_Toc90483752"/>
      <w:bookmarkStart w:id="206" w:name="_Toc90490024"/>
      <w:bookmarkStart w:id="207" w:name="_Toc146278836"/>
      <w:bookmarkEnd w:id="200"/>
      <w:bookmarkEnd w:id="201"/>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2"/>
      <w:bookmarkEnd w:id="203"/>
      <w:bookmarkEnd w:id="204"/>
      <w:bookmarkEnd w:id="205"/>
      <w:bookmarkEnd w:id="206"/>
      <w:r w:rsidR="00C60E8B">
        <w:rPr>
          <w:rFonts w:ascii="標楷體" w:hAnsi="標楷體" w:hint="eastAsia"/>
          <w:b/>
          <w:szCs w:val="32"/>
        </w:rPr>
        <w:t xml:space="preserve"> *</w:t>
      </w:r>
      <w:bookmarkEnd w:id="2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8" w:name="_L2412不動產建物擔保品資料登錄"/>
      <w:bookmarkStart w:id="209" w:name="_L2415不動產建物擔保品資料登錄"/>
      <w:bookmarkStart w:id="210" w:name="_Toc90483156"/>
      <w:bookmarkStart w:id="211" w:name="_Toc90483411"/>
      <w:bookmarkStart w:id="212" w:name="_Toc90483527"/>
      <w:bookmarkStart w:id="213" w:name="_Toc90483753"/>
      <w:bookmarkStart w:id="214" w:name="_Toc90490025"/>
      <w:bookmarkStart w:id="215" w:name="_Toc146278837"/>
      <w:bookmarkEnd w:id="208"/>
      <w:bookmarkEnd w:id="209"/>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10"/>
      <w:bookmarkEnd w:id="211"/>
      <w:bookmarkEnd w:id="212"/>
      <w:bookmarkEnd w:id="213"/>
      <w:bookmarkEnd w:id="214"/>
      <w:r w:rsidR="00BB231F">
        <w:rPr>
          <w:rFonts w:ascii="標楷體" w:hAnsi="標楷體" w:hint="eastAsia"/>
          <w:b/>
          <w:szCs w:val="32"/>
        </w:rPr>
        <w:t xml:space="preserve"> *</w:t>
      </w:r>
      <w:bookmarkEnd w:id="215"/>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6" w:name="_L2440動產擔保品資料登錄"/>
      <w:bookmarkStart w:id="217" w:name="_L2412動產擔保品資料登錄"/>
      <w:bookmarkStart w:id="218" w:name="_Toc90483157"/>
      <w:bookmarkStart w:id="219" w:name="_Toc90483412"/>
      <w:bookmarkStart w:id="220" w:name="_Toc90483528"/>
      <w:bookmarkStart w:id="221" w:name="_Toc90483754"/>
      <w:bookmarkStart w:id="222" w:name="_Toc90490026"/>
      <w:bookmarkStart w:id="223" w:name="_Toc146278838"/>
      <w:bookmarkEnd w:id="216"/>
      <w:bookmarkEnd w:id="217"/>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8"/>
      <w:bookmarkEnd w:id="219"/>
      <w:bookmarkEnd w:id="220"/>
      <w:bookmarkEnd w:id="221"/>
      <w:bookmarkEnd w:id="222"/>
      <w:r w:rsidR="00BD6152">
        <w:rPr>
          <w:rFonts w:ascii="標楷體" w:hAnsi="標楷體" w:hint="eastAsia"/>
          <w:b/>
          <w:szCs w:val="32"/>
        </w:rPr>
        <w:t xml:space="preserve"> *</w:t>
      </w:r>
      <w:bookmarkEnd w:id="22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4" w:name="_L2430股票擔保品資料登錄"/>
      <w:bookmarkStart w:id="225" w:name="_L2413股票擔保品資料登錄"/>
      <w:bookmarkStart w:id="226" w:name="_Toc90483158"/>
      <w:bookmarkStart w:id="227" w:name="_Toc90483413"/>
      <w:bookmarkStart w:id="228" w:name="_Toc90483529"/>
      <w:bookmarkStart w:id="229" w:name="_Toc90483755"/>
      <w:bookmarkStart w:id="230" w:name="_Toc90490027"/>
      <w:bookmarkStart w:id="231" w:name="_Toc146278839"/>
      <w:bookmarkEnd w:id="224"/>
      <w:bookmarkEnd w:id="225"/>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6"/>
      <w:bookmarkEnd w:id="227"/>
      <w:bookmarkEnd w:id="228"/>
      <w:bookmarkEnd w:id="229"/>
      <w:bookmarkEnd w:id="230"/>
      <w:r w:rsidR="005B4AC1">
        <w:rPr>
          <w:rFonts w:ascii="標楷體" w:hAnsi="標楷體" w:hint="eastAsia"/>
          <w:b/>
          <w:szCs w:val="32"/>
        </w:rPr>
        <w:t xml:space="preserve"> *</w:t>
      </w:r>
      <w:bookmarkEnd w:id="23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2" w:name="_L2420其他擔保品資料登錄"/>
      <w:bookmarkStart w:id="233" w:name="_L2414其他擔保品資料登錄"/>
      <w:bookmarkStart w:id="234" w:name="_Toc90483159"/>
      <w:bookmarkStart w:id="235" w:name="_Toc90483414"/>
      <w:bookmarkStart w:id="236" w:name="_Toc90483530"/>
      <w:bookmarkStart w:id="237" w:name="_Toc90483756"/>
      <w:bookmarkStart w:id="238" w:name="_Toc90490028"/>
      <w:bookmarkStart w:id="239" w:name="_Toc146278840"/>
      <w:bookmarkEnd w:id="232"/>
      <w:bookmarkEnd w:id="233"/>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4"/>
      <w:bookmarkEnd w:id="235"/>
      <w:bookmarkEnd w:id="236"/>
      <w:bookmarkEnd w:id="237"/>
      <w:bookmarkEnd w:id="238"/>
      <w:r w:rsidR="00120AFD">
        <w:rPr>
          <w:rFonts w:ascii="標楷體" w:hAnsi="標楷體" w:hint="eastAsia"/>
          <w:b/>
          <w:szCs w:val="32"/>
        </w:rPr>
        <w:t xml:space="preserve"> *</w:t>
      </w:r>
      <w:bookmarkEnd w:id="239"/>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40" w:name="_L2470火險保費資料查詢修改-依戶號"/>
      <w:bookmarkStart w:id="241" w:name="_L4611續約保單資料維護"/>
      <w:bookmarkStart w:id="242" w:name="_Toc90483160"/>
      <w:bookmarkStart w:id="243" w:name="_Toc90483415"/>
      <w:bookmarkStart w:id="244" w:name="_Toc90483531"/>
      <w:bookmarkStart w:id="245" w:name="_Toc90483757"/>
      <w:bookmarkStart w:id="246" w:name="_Toc90490029"/>
      <w:bookmarkStart w:id="247" w:name="_Toc146278841"/>
      <w:bookmarkEnd w:id="240"/>
      <w:bookmarkEnd w:id="241"/>
      <w:r w:rsidRPr="008F20B5">
        <w:rPr>
          <w:rFonts w:ascii="標楷體" w:hAnsi="標楷體"/>
          <w:b/>
          <w:szCs w:val="32"/>
        </w:rPr>
        <w:t>L4610</w:t>
      </w:r>
      <w:r w:rsidRPr="008F20B5">
        <w:rPr>
          <w:rFonts w:ascii="標楷體" w:hAnsi="標楷體" w:hint="eastAsia"/>
          <w:b/>
          <w:szCs w:val="32"/>
        </w:rPr>
        <w:t>保險單明細資料登錄</w:t>
      </w:r>
      <w:bookmarkEnd w:id="242"/>
      <w:bookmarkEnd w:id="243"/>
      <w:bookmarkEnd w:id="244"/>
      <w:bookmarkEnd w:id="245"/>
      <w:bookmarkEnd w:id="246"/>
      <w:r w:rsidR="005B4AC1">
        <w:rPr>
          <w:rFonts w:ascii="標楷體" w:hAnsi="標楷體" w:hint="eastAsia"/>
          <w:b/>
          <w:szCs w:val="32"/>
        </w:rPr>
        <w:t xml:space="preserve"> *</w:t>
      </w:r>
      <w:bookmarkEnd w:id="247"/>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8" w:name="_L2101商品參數維護"/>
      <w:bookmarkEnd w:id="248"/>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9" w:name="_L1105顧客聯絡電話維護"/>
      <w:bookmarkStart w:id="250" w:name="_Toc90483161"/>
      <w:bookmarkStart w:id="251" w:name="_Toc90483416"/>
      <w:bookmarkStart w:id="252" w:name="_Toc90483532"/>
      <w:bookmarkStart w:id="253" w:name="_Toc90483758"/>
      <w:bookmarkStart w:id="254" w:name="_Toc90490030"/>
      <w:bookmarkStart w:id="255" w:name="_Toc146278842"/>
      <w:bookmarkEnd w:id="249"/>
      <w:r w:rsidRPr="006B5312">
        <w:rPr>
          <w:rFonts w:ascii="標楷體" w:hAnsi="標楷體"/>
          <w:b/>
          <w:szCs w:val="32"/>
        </w:rPr>
        <w:t>L1105</w:t>
      </w:r>
      <w:r w:rsidRPr="006B5312">
        <w:rPr>
          <w:rFonts w:ascii="標楷體" w:hAnsi="標楷體" w:hint="eastAsia"/>
          <w:b/>
          <w:szCs w:val="32"/>
        </w:rPr>
        <w:t>顧客聯絡電話維護</w:t>
      </w:r>
      <w:bookmarkEnd w:id="250"/>
      <w:bookmarkEnd w:id="251"/>
      <w:bookmarkEnd w:id="252"/>
      <w:bookmarkEnd w:id="253"/>
      <w:bookmarkEnd w:id="254"/>
      <w:r w:rsidR="009476BA">
        <w:rPr>
          <w:rFonts w:ascii="標楷體" w:hAnsi="標楷體" w:hint="eastAsia"/>
          <w:b/>
          <w:szCs w:val="32"/>
        </w:rPr>
        <w:t xml:space="preserve"> *</w:t>
      </w:r>
      <w:bookmarkEnd w:id="255"/>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6" w:name="_L2250保證人資料登錄"/>
      <w:bookmarkStart w:id="257" w:name="_Toc90483162"/>
      <w:bookmarkStart w:id="258" w:name="_Toc90483417"/>
      <w:bookmarkStart w:id="259" w:name="_Toc90483533"/>
      <w:bookmarkStart w:id="260" w:name="_Toc90483759"/>
      <w:bookmarkStart w:id="261" w:name="_Toc90490031"/>
      <w:bookmarkStart w:id="262" w:name="_Toc146278843"/>
      <w:bookmarkEnd w:id="256"/>
      <w:r w:rsidRPr="008F20B5">
        <w:rPr>
          <w:rFonts w:ascii="標楷體" w:hAnsi="標楷體"/>
          <w:b/>
          <w:szCs w:val="32"/>
        </w:rPr>
        <w:t>L2250</w:t>
      </w:r>
      <w:r w:rsidRPr="006B5312">
        <w:rPr>
          <w:rFonts w:ascii="標楷體" w:hAnsi="標楷體" w:hint="eastAsia"/>
          <w:b/>
          <w:szCs w:val="32"/>
        </w:rPr>
        <w:t>保證人資料登錄</w:t>
      </w:r>
      <w:bookmarkEnd w:id="257"/>
      <w:bookmarkEnd w:id="258"/>
      <w:bookmarkEnd w:id="259"/>
      <w:bookmarkEnd w:id="260"/>
      <w:bookmarkEnd w:id="261"/>
      <w:r w:rsidR="008026B6">
        <w:rPr>
          <w:rFonts w:ascii="標楷體" w:hAnsi="標楷體" w:hint="eastAsia"/>
          <w:b/>
          <w:szCs w:val="32"/>
        </w:rPr>
        <w:t xml:space="preserve"> *</w:t>
      </w:r>
      <w:bookmarkEnd w:id="262"/>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3" w:name="_L2417額度與擔保品關聯登錄"/>
      <w:bookmarkStart w:id="264" w:name="_Toc90483163"/>
      <w:bookmarkStart w:id="265" w:name="_Toc90483418"/>
      <w:bookmarkStart w:id="266" w:name="_Toc90483534"/>
      <w:bookmarkStart w:id="267" w:name="_Toc90483760"/>
      <w:bookmarkStart w:id="268" w:name="_Toc90490032"/>
      <w:bookmarkStart w:id="269" w:name="_Toc146278844"/>
      <w:bookmarkEnd w:id="263"/>
      <w:r w:rsidRPr="008F20B5">
        <w:rPr>
          <w:rFonts w:ascii="標楷體" w:hAnsi="標楷體"/>
          <w:b/>
          <w:szCs w:val="32"/>
        </w:rPr>
        <w:t>L2417</w:t>
      </w:r>
      <w:r w:rsidRPr="006B5312">
        <w:rPr>
          <w:rFonts w:ascii="標楷體" w:hAnsi="標楷體" w:hint="eastAsia"/>
          <w:b/>
          <w:szCs w:val="32"/>
        </w:rPr>
        <w:t>額度與擔保品關聯登錄</w:t>
      </w:r>
      <w:bookmarkEnd w:id="264"/>
      <w:bookmarkEnd w:id="265"/>
      <w:bookmarkEnd w:id="266"/>
      <w:bookmarkEnd w:id="267"/>
      <w:bookmarkEnd w:id="268"/>
      <w:r w:rsidR="0077645E">
        <w:rPr>
          <w:rFonts w:ascii="標楷體" w:hAnsi="標楷體" w:hint="eastAsia"/>
          <w:b/>
          <w:szCs w:val="32"/>
        </w:rPr>
        <w:t xml:space="preserve"> *</w:t>
      </w:r>
      <w:bookmarkEnd w:id="26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70" w:name="_L2306關係人資料建立"/>
      <w:bookmarkStart w:id="271" w:name="_Toc90483164"/>
      <w:bookmarkStart w:id="272" w:name="_Toc90483419"/>
      <w:bookmarkStart w:id="273" w:name="_Toc90483535"/>
      <w:bookmarkStart w:id="274" w:name="_Toc90483761"/>
      <w:bookmarkStart w:id="275" w:name="_Toc90490033"/>
      <w:bookmarkStart w:id="276" w:name="_Toc146278845"/>
      <w:bookmarkEnd w:id="270"/>
      <w:r w:rsidRPr="006B5312">
        <w:rPr>
          <w:rFonts w:ascii="標楷體" w:hAnsi="標楷體"/>
          <w:b/>
          <w:szCs w:val="32"/>
        </w:rPr>
        <w:t>L2306</w:t>
      </w:r>
      <w:r w:rsidRPr="006B5312">
        <w:rPr>
          <w:rFonts w:ascii="標楷體" w:hAnsi="標楷體" w:hint="eastAsia"/>
          <w:b/>
          <w:szCs w:val="32"/>
        </w:rPr>
        <w:t>關係人資料建立</w:t>
      </w:r>
      <w:bookmarkEnd w:id="271"/>
      <w:bookmarkEnd w:id="272"/>
      <w:bookmarkEnd w:id="273"/>
      <w:bookmarkEnd w:id="274"/>
      <w:bookmarkEnd w:id="275"/>
      <w:r w:rsidR="0077645E">
        <w:rPr>
          <w:rFonts w:ascii="標楷體" w:hAnsi="標楷體" w:hint="eastAsia"/>
          <w:b/>
          <w:szCs w:val="32"/>
        </w:rPr>
        <w:t xml:space="preserve"> *</w:t>
      </w:r>
      <w:bookmarkEnd w:id="27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7" w:name="_L2418他項權利資料登錄"/>
      <w:bookmarkStart w:id="278" w:name="_Toc90483165"/>
      <w:bookmarkStart w:id="279" w:name="_Toc90483420"/>
      <w:bookmarkStart w:id="280" w:name="_Toc90483536"/>
      <w:bookmarkStart w:id="281" w:name="_Toc90483762"/>
      <w:bookmarkStart w:id="282" w:name="_Toc90490034"/>
      <w:bookmarkStart w:id="283" w:name="_Toc146278846"/>
      <w:bookmarkEnd w:id="277"/>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8"/>
      <w:bookmarkEnd w:id="279"/>
      <w:bookmarkEnd w:id="280"/>
      <w:bookmarkEnd w:id="281"/>
      <w:bookmarkEnd w:id="282"/>
      <w:r w:rsidR="0077645E">
        <w:rPr>
          <w:rFonts w:ascii="標楷體" w:hAnsi="標楷體" w:hint="eastAsia"/>
          <w:b/>
          <w:szCs w:val="32"/>
        </w:rPr>
        <w:t xml:space="preserve"> *</w:t>
      </w:r>
      <w:bookmarkEnd w:id="28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r w:rsidRPr="00F772EE">
              <w:rPr>
                <w:rFonts w:ascii="標楷體" w:eastAsia="標楷體" w:hAnsi="標楷體"/>
                <w:highlight w:val="cyan"/>
              </w:rPr>
              <w:t>InCityX</w:t>
            </w:r>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r w:rsidRPr="00F772EE">
              <w:rPr>
                <w:rFonts w:ascii="標楷體" w:eastAsia="標楷體" w:hAnsi="標楷體"/>
                <w:highlight w:val="cyan"/>
              </w:rPr>
              <w:t>InLandAdmX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r w:rsidRPr="00F772EE">
              <w:rPr>
                <w:rFonts w:ascii="標楷體" w:eastAsia="標楷體" w:hAnsi="標楷體"/>
                <w:highlight w:val="cyan"/>
              </w:rPr>
              <w:t>InRecWordX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r w:rsidRPr="00E205FB">
              <w:rPr>
                <w:rFonts w:ascii="標楷體" w:eastAsia="標楷體" w:hAnsi="標楷體"/>
                <w:highlight w:val="cyan"/>
              </w:rPr>
              <w:t>SecuredDate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r w:rsidRPr="008D3FD4">
              <w:rPr>
                <w:rFonts w:ascii="標楷體" w:eastAsia="標楷體" w:hAnsi="標楷體" w:cs="新細明體"/>
                <w:kern w:val="0"/>
                <w:highlight w:val="cyan"/>
              </w:rPr>
              <w:t>yyymmdd</w:t>
            </w:r>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r>
              <w:rPr>
                <w:rFonts w:ascii="標楷體" w:eastAsia="標楷體" w:hAnsi="標楷體"/>
                <w:highlight w:val="cyan"/>
              </w:rPr>
              <w:t>A</w:t>
            </w:r>
            <w:r>
              <w:rPr>
                <w:rFonts w:ascii="標楷體" w:eastAsia="標楷體" w:hAnsi="標楷體" w:hint="eastAsia"/>
                <w:highlight w:val="cyan"/>
              </w:rPr>
              <w:t>pproveNo</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4" w:name="_L7911_戶號查詢"/>
      <w:bookmarkStart w:id="285" w:name="_Toc90483166"/>
      <w:bookmarkStart w:id="286" w:name="_Toc90483421"/>
      <w:bookmarkStart w:id="287" w:name="_Toc90483537"/>
      <w:bookmarkStart w:id="288" w:name="_Toc90483763"/>
      <w:bookmarkStart w:id="289" w:name="_Toc90490035"/>
      <w:bookmarkStart w:id="290" w:name="_Toc146278847"/>
      <w:bookmarkEnd w:id="284"/>
      <w:r w:rsidRPr="006B5312">
        <w:rPr>
          <w:rFonts w:ascii="標楷體" w:hAnsi="標楷體" w:hint="eastAsia"/>
          <w:b/>
          <w:szCs w:val="32"/>
        </w:rPr>
        <w:t>L7911 戶號查詢</w:t>
      </w:r>
      <w:bookmarkEnd w:id="285"/>
      <w:bookmarkEnd w:id="286"/>
      <w:bookmarkEnd w:id="287"/>
      <w:bookmarkEnd w:id="288"/>
      <w:bookmarkEnd w:id="289"/>
      <w:r w:rsidR="00CA3C83" w:rsidRPr="006B5312">
        <w:rPr>
          <w:rFonts w:ascii="標楷體" w:hAnsi="標楷體" w:hint="eastAsia"/>
          <w:b/>
          <w:szCs w:val="32"/>
        </w:rPr>
        <w:t xml:space="preserve"> </w:t>
      </w:r>
      <w:r w:rsidR="008807A2">
        <w:rPr>
          <w:rFonts w:ascii="標楷體" w:hAnsi="標楷體" w:hint="eastAsia"/>
          <w:b/>
          <w:szCs w:val="32"/>
        </w:rPr>
        <w:t>*</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1"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1"/>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2" w:name="_L7912_額度資料查詢"/>
      <w:bookmarkStart w:id="293" w:name="_Toc90483167"/>
      <w:bookmarkStart w:id="294" w:name="_Toc90483422"/>
      <w:bookmarkStart w:id="295" w:name="_Toc90483538"/>
      <w:bookmarkStart w:id="296" w:name="_Toc90483764"/>
      <w:bookmarkStart w:id="297" w:name="_Toc90490036"/>
      <w:bookmarkStart w:id="298" w:name="_Toc146278848"/>
      <w:bookmarkEnd w:id="292"/>
      <w:r w:rsidRPr="006B5312">
        <w:rPr>
          <w:rFonts w:ascii="標楷體" w:hAnsi="標楷體" w:hint="eastAsia"/>
          <w:b/>
          <w:szCs w:val="32"/>
        </w:rPr>
        <w:t>L7912 額度資料查詢</w:t>
      </w:r>
      <w:bookmarkEnd w:id="293"/>
      <w:bookmarkEnd w:id="294"/>
      <w:bookmarkEnd w:id="295"/>
      <w:bookmarkEnd w:id="296"/>
      <w:bookmarkEnd w:id="297"/>
      <w:r w:rsidR="00CA3C83" w:rsidRPr="006B5312">
        <w:rPr>
          <w:rFonts w:ascii="標楷體" w:hAnsi="標楷體" w:hint="eastAsia"/>
          <w:b/>
          <w:szCs w:val="32"/>
        </w:rPr>
        <w:t xml:space="preserve"> </w:t>
      </w:r>
      <w:r w:rsidR="008807A2">
        <w:rPr>
          <w:rFonts w:ascii="標楷體" w:hAnsi="標楷體" w:hint="eastAsia"/>
          <w:b/>
          <w:szCs w:val="32"/>
        </w:rPr>
        <w:t>*</w:t>
      </w:r>
      <w:bookmarkEnd w:id="298"/>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9"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9"/>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300" w:name="_Toc90483168"/>
      <w:bookmarkStart w:id="301" w:name="_Toc90483423"/>
      <w:bookmarkStart w:id="302" w:name="_Toc90483539"/>
      <w:bookmarkStart w:id="303" w:name="_Toc90483765"/>
      <w:bookmarkStart w:id="304" w:name="_Toc90490037"/>
      <w:bookmarkStart w:id="305" w:name="_Toc146278849"/>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300"/>
      <w:bookmarkEnd w:id="301"/>
      <w:bookmarkEnd w:id="302"/>
      <w:bookmarkEnd w:id="303"/>
      <w:bookmarkEnd w:id="304"/>
      <w:r w:rsidR="008807A2" w:rsidRPr="00915C32">
        <w:rPr>
          <w:rFonts w:ascii="標楷體" w:hAnsi="標楷體" w:hint="eastAsia"/>
          <w:b/>
        </w:rPr>
        <w:t xml:space="preserve"> *</w:t>
      </w:r>
      <w:bookmarkEnd w:id="305"/>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6" w:name="_Toc90483169"/>
      <w:bookmarkStart w:id="307" w:name="_Toc90483424"/>
      <w:bookmarkStart w:id="308" w:name="_Toc90483540"/>
      <w:bookmarkStart w:id="309" w:name="_Toc90483766"/>
      <w:bookmarkStart w:id="310" w:name="_Toc90490038"/>
      <w:bookmarkStart w:id="311" w:name="_Toc146278850"/>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6"/>
      <w:bookmarkEnd w:id="307"/>
      <w:bookmarkEnd w:id="308"/>
      <w:bookmarkEnd w:id="309"/>
      <w:bookmarkEnd w:id="310"/>
      <w:r w:rsidR="001D6996">
        <w:rPr>
          <w:rFonts w:ascii="標楷體" w:hAnsi="標楷體" w:hint="eastAsia"/>
          <w:b/>
          <w:szCs w:val="32"/>
          <w:highlight w:val="yellow"/>
        </w:rPr>
        <w:t xml:space="preserve"> *</w:t>
      </w:r>
      <w:bookmarkEnd w:id="31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2" w:name="_Toc90483170"/>
      <w:bookmarkStart w:id="313" w:name="_Toc90483425"/>
      <w:bookmarkStart w:id="314" w:name="_Toc90483541"/>
      <w:bookmarkStart w:id="315" w:name="_Toc90483767"/>
      <w:bookmarkStart w:id="316" w:name="_Toc90490039"/>
      <w:bookmarkStart w:id="317" w:name="_Toc146278851"/>
      <w:r w:rsidRPr="006B5312">
        <w:rPr>
          <w:rFonts w:ascii="標楷體" w:hAnsi="標楷體" w:hint="eastAsia"/>
          <w:b/>
          <w:szCs w:val="32"/>
          <w:highlight w:val="yellow"/>
        </w:rPr>
        <w:lastRenderedPageBreak/>
        <w:t>L6700 未齊件代碼維護</w:t>
      </w:r>
      <w:bookmarkEnd w:id="312"/>
      <w:bookmarkEnd w:id="313"/>
      <w:bookmarkEnd w:id="314"/>
      <w:bookmarkEnd w:id="315"/>
      <w:bookmarkEnd w:id="316"/>
      <w:r w:rsidR="001D6996">
        <w:rPr>
          <w:rFonts w:ascii="標楷體" w:hAnsi="標楷體" w:hint="eastAsia"/>
          <w:b/>
          <w:szCs w:val="32"/>
          <w:highlight w:val="yellow"/>
        </w:rPr>
        <w:t xml:space="preserve"> *</w:t>
      </w:r>
      <w:bookmarkEnd w:id="31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8" w:name="_Toc90483171"/>
      <w:bookmarkStart w:id="319" w:name="_Toc90483426"/>
      <w:bookmarkStart w:id="320" w:name="_Toc90483542"/>
      <w:bookmarkStart w:id="321" w:name="_Toc90483768"/>
      <w:bookmarkStart w:id="322" w:name="_Toc90490040"/>
      <w:bookmarkStart w:id="323" w:name="_Toc146278852"/>
      <w:r w:rsidRPr="006B5312">
        <w:rPr>
          <w:rFonts w:ascii="標楷體" w:hAnsi="標楷體" w:hint="eastAsia"/>
          <w:b/>
          <w:szCs w:val="32"/>
          <w:highlight w:val="yellow"/>
        </w:rPr>
        <w:t>L2221 交易關係人維護</w:t>
      </w:r>
      <w:bookmarkEnd w:id="318"/>
      <w:bookmarkEnd w:id="319"/>
      <w:bookmarkEnd w:id="320"/>
      <w:bookmarkEnd w:id="321"/>
      <w:bookmarkEnd w:id="322"/>
      <w:r w:rsidR="00177F93">
        <w:rPr>
          <w:rFonts w:ascii="標楷體" w:hAnsi="標楷體" w:hint="eastAsia"/>
          <w:b/>
          <w:szCs w:val="32"/>
          <w:highlight w:val="yellow"/>
        </w:rPr>
        <w:t xml:space="preserve"> *</w:t>
      </w:r>
      <w:bookmarkEnd w:id="32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4" w:name="_Toc146278853"/>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4"/>
    </w:p>
    <w:p w14:paraId="2D2F4592" w14:textId="1AEEB200" w:rsidR="00B817E5" w:rsidRDefault="00B817E5" w:rsidP="00B817E5">
      <w:pPr>
        <w:pStyle w:val="3"/>
        <w:numPr>
          <w:ilvl w:val="2"/>
          <w:numId w:val="41"/>
        </w:numPr>
        <w:spacing w:before="0"/>
        <w:rPr>
          <w:rFonts w:ascii="標楷體" w:hAnsi="標楷體"/>
          <w:b/>
          <w:szCs w:val="32"/>
        </w:rPr>
      </w:pPr>
      <w:bookmarkStart w:id="325" w:name="_Toc146278854"/>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5"/>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6" w:name="_MON_1733820245"/>
    <w:bookmarkEnd w:id="326"/>
    <w:p w14:paraId="3A30886C" w14:textId="55F0DDF8" w:rsidR="005477FF" w:rsidRPr="007C1268" w:rsidRDefault="009127AD" w:rsidP="005477FF">
      <w:r>
        <w:object w:dxaOrig="1520" w:dyaOrig="1033" w14:anchorId="14804824">
          <v:shape id="_x0000_i1026" type="#_x0000_t75" style="width:78pt;height:54pt" o:ole="">
            <v:imagedata r:id="rId55" o:title=""/>
          </v:shape>
          <o:OLEObject Type="Embed" ProgID="Word.Document.12" ShapeID="_x0000_i1026" DrawAspect="Icon" ObjectID="_1756891564" r:id="rId56">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7" o:title=""/>
          </v:shape>
          <o:OLEObject Type="Embed" ProgID="Excel.Sheet.12" ShapeID="_x0000_i1027" DrawAspect="Icon" ObjectID="_1756891565" r:id="rId58"/>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9" o:title=""/>
          </v:shape>
          <o:OLEObject Type="Embed" ProgID="Package" ShapeID="_x0000_i1028" DrawAspect="Icon" ObjectID="_1756891566" r:id="rId60"/>
        </w:object>
      </w:r>
    </w:p>
    <w:bookmarkStart w:id="327" w:name="_MON_1733820286"/>
    <w:bookmarkEnd w:id="327"/>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61" o:title=""/>
          </v:shape>
          <o:OLEObject Type="Embed" ProgID="Word.Document.8" ShapeID="_x0000_i1029" DrawAspect="Icon" ObjectID="_1756891567" r:id="rId62">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3" o:title=""/>
          </v:shape>
          <o:OLEObject Type="Embed" ProgID="Excel.Sheet.12" ShapeID="_x0000_i1030" DrawAspect="Icon" ObjectID="_1756891568" r:id="rId64"/>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8" w:name="_Toc90483172"/>
      <w:bookmarkStart w:id="329" w:name="_Toc90483427"/>
      <w:bookmarkStart w:id="330" w:name="_Toc90483543"/>
      <w:bookmarkStart w:id="331" w:name="_Toc90483769"/>
      <w:bookmarkStart w:id="332" w:name="_Toc90490041"/>
      <w:bookmarkStart w:id="333" w:name="_Toc146278855"/>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8"/>
      <w:bookmarkEnd w:id="329"/>
      <w:bookmarkEnd w:id="330"/>
      <w:bookmarkEnd w:id="331"/>
      <w:bookmarkEnd w:id="332"/>
      <w:bookmarkEnd w:id="333"/>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4" w:name="_Toc90483173"/>
      <w:bookmarkStart w:id="335" w:name="_Toc90483428"/>
      <w:bookmarkStart w:id="336" w:name="_Toc90483544"/>
      <w:bookmarkStart w:id="337" w:name="_Toc90483770"/>
      <w:bookmarkStart w:id="338" w:name="_Toc90490042"/>
      <w:bookmarkStart w:id="339" w:name="_Toc146278856"/>
      <w:r w:rsidRPr="008F20B5">
        <w:rPr>
          <w:rFonts w:ascii="標楷體" w:hAnsi="標楷體"/>
          <w:b/>
          <w:szCs w:val="32"/>
        </w:rPr>
        <w:t>L2101</w:t>
      </w:r>
      <w:r w:rsidRPr="008F20B5">
        <w:rPr>
          <w:rFonts w:ascii="標楷體" w:hAnsi="標楷體" w:hint="eastAsia"/>
          <w:b/>
          <w:szCs w:val="32"/>
        </w:rPr>
        <w:t>商品參數維護</w:t>
      </w:r>
      <w:bookmarkEnd w:id="334"/>
      <w:bookmarkEnd w:id="335"/>
      <w:bookmarkEnd w:id="336"/>
      <w:bookmarkEnd w:id="337"/>
      <w:bookmarkEnd w:id="338"/>
      <w:bookmarkEnd w:id="33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40" w:name="_L2102商品參數-階梯式利率明細"/>
      <w:bookmarkStart w:id="341" w:name="_L6302指標利率登錄/維護"/>
      <w:bookmarkStart w:id="342" w:name="_Toc90483174"/>
      <w:bookmarkStart w:id="343" w:name="_Toc90483429"/>
      <w:bookmarkStart w:id="344" w:name="_Toc90483545"/>
      <w:bookmarkStart w:id="345" w:name="_Toc90483771"/>
      <w:bookmarkStart w:id="346" w:name="_Toc90490043"/>
      <w:bookmarkStart w:id="347" w:name="_Toc146278857"/>
      <w:bookmarkEnd w:id="340"/>
      <w:bookmarkEnd w:id="341"/>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2"/>
      <w:bookmarkEnd w:id="343"/>
      <w:bookmarkEnd w:id="344"/>
      <w:bookmarkEnd w:id="345"/>
      <w:bookmarkEnd w:id="346"/>
      <w:bookmarkEnd w:id="347"/>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3F7F2369" w14:textId="77777777" w:rsidR="00551ED4" w:rsidRPr="004A1C2C" w:rsidRDefault="00551ED4" w:rsidP="00551ED4">
      <w:pPr>
        <w:pStyle w:val="3"/>
        <w:spacing w:after="240"/>
        <w:ind w:leftChars="100" w:left="240"/>
        <w:rPr>
          <w:rFonts w:ascii="標楷體" w:hAnsi="標楷體"/>
        </w:rPr>
      </w:pPr>
      <w:bookmarkStart w:id="348" w:name="_Toc146278858"/>
      <w:r>
        <w:rPr>
          <w:rFonts w:ascii="標楷體" w:hAnsi="標楷體" w:hint="eastAsia"/>
          <w:lang w:eastAsia="zh-HK"/>
        </w:rPr>
        <w:lastRenderedPageBreak/>
        <w:t>四</w:t>
      </w:r>
      <w:r w:rsidRPr="004A1C2C">
        <w:rPr>
          <w:rFonts w:ascii="標楷體" w:hAnsi="標楷體" w:hint="eastAsia"/>
        </w:rPr>
        <w:t>、</w:t>
      </w:r>
      <w:r>
        <w:rPr>
          <w:rFonts w:ascii="標楷體" w:hAnsi="標楷體" w:cs="新細明體" w:hint="eastAsia"/>
          <w:color w:val="000000"/>
          <w:kern w:val="0"/>
        </w:rPr>
        <w:t>總帳作業</w:t>
      </w:r>
      <w:bookmarkEnd w:id="348"/>
    </w:p>
    <w:p w14:paraId="0B7E59A6" w14:textId="77777777" w:rsidR="00551ED4" w:rsidRPr="008F20B5" w:rsidRDefault="00551ED4" w:rsidP="00551ED4">
      <w:pPr>
        <w:pStyle w:val="3"/>
        <w:spacing w:before="0"/>
        <w:ind w:left="567"/>
        <w:rPr>
          <w:rFonts w:ascii="標楷體" w:hAnsi="標楷體"/>
          <w:b/>
          <w:szCs w:val="32"/>
        </w:rPr>
      </w:pPr>
      <w:bookmarkStart w:id="349" w:name="_Toc146278859"/>
      <w:r>
        <w:rPr>
          <w:rFonts w:ascii="標楷體" w:hAnsi="標楷體" w:hint="eastAsia"/>
          <w:b/>
          <w:szCs w:val="32"/>
        </w:rPr>
        <w:t>(1)L7400總帳傳票資料傳輸</w:t>
      </w:r>
      <w:bookmarkEnd w:id="349"/>
    </w:p>
    <w:p w14:paraId="0941FB5E" w14:textId="77777777" w:rsidR="00551ED4" w:rsidRPr="00561F94" w:rsidRDefault="00551ED4" w:rsidP="00551ED4">
      <w:pPr>
        <w:pStyle w:val="a"/>
        <w:numPr>
          <w:ilvl w:val="0"/>
          <w:numId w:val="0"/>
        </w:numPr>
      </w:pPr>
      <w:r>
        <w:rPr>
          <w:rFonts w:hint="eastAsia"/>
        </w:rPr>
        <w:t>1.</w:t>
      </w: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51ED4" w:rsidRPr="008F20B5" w14:paraId="7118B9CA"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4354F241" w14:textId="77777777" w:rsidR="00551ED4" w:rsidRPr="004A1C2C" w:rsidRDefault="00551ED4" w:rsidP="0097662F">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CDE8ECB" w14:textId="77777777" w:rsidR="00551ED4" w:rsidRPr="008F20B5" w:rsidRDefault="00551ED4" w:rsidP="0097662F">
            <w:pPr>
              <w:rPr>
                <w:rFonts w:ascii="標楷體" w:eastAsia="標楷體" w:hAnsi="標楷體"/>
              </w:rPr>
            </w:pPr>
            <w:r>
              <w:rPr>
                <w:rFonts w:ascii="標楷體" w:eastAsia="標楷體" w:hAnsi="標楷體" w:hint="eastAsia"/>
              </w:rPr>
              <w:t>總帳傳票資料傳輸</w:t>
            </w:r>
          </w:p>
        </w:tc>
      </w:tr>
      <w:tr w:rsidR="00551ED4" w:rsidRPr="008F20B5" w14:paraId="2C6A49F4"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5C9C757D" w14:textId="77777777" w:rsidR="00551ED4" w:rsidRPr="004A1C2C" w:rsidRDefault="00551ED4" w:rsidP="0097662F">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9542708" w14:textId="77777777" w:rsidR="00551ED4" w:rsidRPr="004A1C2C" w:rsidRDefault="00551ED4" w:rsidP="0097662F">
            <w:pPr>
              <w:autoSpaceDE w:val="0"/>
              <w:autoSpaceDN w:val="0"/>
              <w:adjustRightInd w:val="0"/>
              <w:spacing w:line="0" w:lineRule="atLeast"/>
              <w:rPr>
                <w:rFonts w:ascii="標楷體" w:eastAsia="標楷體" w:hAnsi="標楷體"/>
              </w:rPr>
            </w:pPr>
          </w:p>
        </w:tc>
      </w:tr>
      <w:tr w:rsidR="00551ED4" w:rsidRPr="008F20B5" w14:paraId="14377F63" w14:textId="77777777" w:rsidTr="0097662F">
        <w:trPr>
          <w:trHeight w:val="773"/>
        </w:trPr>
        <w:tc>
          <w:tcPr>
            <w:tcW w:w="1548" w:type="dxa"/>
            <w:tcBorders>
              <w:top w:val="single" w:sz="8" w:space="0" w:color="000000"/>
              <w:bottom w:val="single" w:sz="8" w:space="0" w:color="000000"/>
              <w:right w:val="single" w:sz="8" w:space="0" w:color="000000"/>
            </w:tcBorders>
            <w:shd w:val="clear" w:color="auto" w:fill="F3F3F3"/>
          </w:tcPr>
          <w:p w14:paraId="04A3ECC9" w14:textId="77777777" w:rsidR="00551ED4" w:rsidRPr="004A1C2C" w:rsidRDefault="00551ED4" w:rsidP="0097662F">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FBF9803" w14:textId="77777777" w:rsidR="00551ED4" w:rsidRPr="00CE62A2" w:rsidRDefault="00551ED4" w:rsidP="0097662F">
            <w:pPr>
              <w:ind w:left="269" w:hangingChars="112" w:hanging="269"/>
              <w:rPr>
                <w:rFonts w:ascii="標楷體" w:eastAsia="標楷體" w:hAnsi="標楷體"/>
              </w:rPr>
            </w:pPr>
            <w:r>
              <w:rPr>
                <w:rFonts w:ascii="標楷體" w:eastAsia="標楷體" w:hAnsi="標楷體" w:hint="eastAsia"/>
              </w:rPr>
              <w:t>進入交易按下確定按鈕</w:t>
            </w:r>
          </w:p>
        </w:tc>
      </w:tr>
      <w:tr w:rsidR="00551ED4" w:rsidRPr="008F20B5" w14:paraId="5F37953E" w14:textId="77777777" w:rsidTr="0097662F">
        <w:trPr>
          <w:trHeight w:val="321"/>
        </w:trPr>
        <w:tc>
          <w:tcPr>
            <w:tcW w:w="1548" w:type="dxa"/>
            <w:tcBorders>
              <w:top w:val="single" w:sz="8" w:space="0" w:color="000000"/>
              <w:bottom w:val="single" w:sz="8" w:space="0" w:color="000000"/>
              <w:right w:val="single" w:sz="8" w:space="0" w:color="000000"/>
            </w:tcBorders>
            <w:shd w:val="clear" w:color="auto" w:fill="F3F3F3"/>
          </w:tcPr>
          <w:p w14:paraId="301EB9B4" w14:textId="77777777" w:rsidR="00551ED4" w:rsidRPr="004A1C2C" w:rsidRDefault="00551ED4" w:rsidP="0097662F">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5C705D5" w14:textId="77777777" w:rsidR="00551ED4" w:rsidRPr="004A1C2C" w:rsidRDefault="00551ED4" w:rsidP="0097662F">
            <w:pPr>
              <w:rPr>
                <w:rFonts w:ascii="標楷體" w:eastAsia="標楷體" w:hAnsi="標楷體"/>
              </w:rPr>
            </w:pPr>
          </w:p>
        </w:tc>
      </w:tr>
      <w:tr w:rsidR="00551ED4" w:rsidRPr="008F20B5" w14:paraId="64E6D80E" w14:textId="77777777" w:rsidTr="0097662F">
        <w:trPr>
          <w:trHeight w:val="1311"/>
        </w:trPr>
        <w:tc>
          <w:tcPr>
            <w:tcW w:w="1548" w:type="dxa"/>
            <w:tcBorders>
              <w:top w:val="single" w:sz="8" w:space="0" w:color="000000"/>
              <w:bottom w:val="single" w:sz="8" w:space="0" w:color="000000"/>
              <w:right w:val="single" w:sz="8" w:space="0" w:color="000000"/>
            </w:tcBorders>
            <w:shd w:val="clear" w:color="auto" w:fill="F3F3F3"/>
          </w:tcPr>
          <w:p w14:paraId="726555B2" w14:textId="77777777" w:rsidR="00551ED4" w:rsidRPr="004A1C2C" w:rsidRDefault="00551ED4" w:rsidP="0097662F">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4957644" w14:textId="77777777" w:rsidR="00551ED4" w:rsidRPr="004A1C2C" w:rsidRDefault="00551ED4" w:rsidP="0097662F">
            <w:pPr>
              <w:rPr>
                <w:rFonts w:ascii="標楷體" w:eastAsia="標楷體" w:hAnsi="標楷體"/>
              </w:rPr>
            </w:pPr>
          </w:p>
        </w:tc>
      </w:tr>
      <w:tr w:rsidR="00551ED4" w:rsidRPr="008F20B5" w14:paraId="0D5871B6"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06FB8AA0" w14:textId="77777777" w:rsidR="00551ED4" w:rsidRPr="004A1C2C" w:rsidRDefault="00551ED4" w:rsidP="0097662F">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B01C110" w14:textId="77777777" w:rsidR="00551ED4" w:rsidRPr="004A1C2C" w:rsidRDefault="00551ED4" w:rsidP="0097662F">
            <w:pPr>
              <w:rPr>
                <w:rFonts w:ascii="標楷體" w:eastAsia="標楷體" w:hAnsi="標楷體"/>
              </w:rPr>
            </w:pPr>
          </w:p>
        </w:tc>
      </w:tr>
      <w:tr w:rsidR="00551ED4" w:rsidRPr="008F20B5" w14:paraId="71B28BD6" w14:textId="77777777" w:rsidTr="0097662F">
        <w:trPr>
          <w:trHeight w:val="358"/>
        </w:trPr>
        <w:tc>
          <w:tcPr>
            <w:tcW w:w="1548" w:type="dxa"/>
            <w:tcBorders>
              <w:top w:val="single" w:sz="8" w:space="0" w:color="000000"/>
              <w:bottom w:val="single" w:sz="8" w:space="0" w:color="000000"/>
              <w:right w:val="single" w:sz="8" w:space="0" w:color="000000"/>
            </w:tcBorders>
            <w:shd w:val="clear" w:color="auto" w:fill="F3F3F3"/>
          </w:tcPr>
          <w:p w14:paraId="150F0001" w14:textId="77777777" w:rsidR="00551ED4" w:rsidRPr="004A1C2C" w:rsidRDefault="00551ED4" w:rsidP="0097662F">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B7FD245" w14:textId="77777777" w:rsidR="00551ED4" w:rsidRPr="001D3B0E" w:rsidRDefault="00551ED4" w:rsidP="0097662F">
            <w:pPr>
              <w:ind w:left="269" w:hangingChars="112" w:hanging="269"/>
              <w:rPr>
                <w:rFonts w:ascii="標楷體" w:eastAsia="標楷體" w:hAnsi="標楷體"/>
              </w:rPr>
            </w:pPr>
          </w:p>
        </w:tc>
      </w:tr>
      <w:tr w:rsidR="00551ED4" w:rsidRPr="008F20B5" w14:paraId="038EF9B9"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69AB8ACC" w14:textId="77777777" w:rsidR="00551ED4" w:rsidRPr="004A1C2C" w:rsidRDefault="00551ED4" w:rsidP="0097662F">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4F8B043" w14:textId="77777777" w:rsidR="00551ED4" w:rsidRPr="004A1C2C" w:rsidRDefault="00551ED4" w:rsidP="0097662F">
            <w:pPr>
              <w:rPr>
                <w:rFonts w:ascii="標楷體" w:eastAsia="標楷體" w:hAnsi="標楷體"/>
              </w:rPr>
            </w:pPr>
          </w:p>
        </w:tc>
      </w:tr>
    </w:tbl>
    <w:p w14:paraId="1F0ED998" w14:textId="77777777" w:rsidR="00551ED4" w:rsidRPr="00AB764C" w:rsidRDefault="00551ED4" w:rsidP="00551ED4">
      <w:pPr>
        <w:pStyle w:val="a"/>
        <w:numPr>
          <w:ilvl w:val="0"/>
          <w:numId w:val="0"/>
        </w:numPr>
      </w:pPr>
      <w:r>
        <w:rPr>
          <w:rFonts w:hint="eastAsia"/>
        </w:rPr>
        <w:t>2.</w:t>
      </w: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51ED4" w:rsidRPr="0022279A" w14:paraId="21CD1BB8" w14:textId="77777777" w:rsidTr="0097662F">
        <w:tc>
          <w:tcPr>
            <w:tcW w:w="851" w:type="dxa"/>
            <w:shd w:val="clear" w:color="auto" w:fill="D9D9D9" w:themeFill="background1" w:themeFillShade="D9"/>
          </w:tcPr>
          <w:p w14:paraId="17BE5637"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BFE4615"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4D3861E"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說明</w:t>
            </w:r>
          </w:p>
        </w:tc>
      </w:tr>
      <w:tr w:rsidR="00551ED4" w:rsidRPr="0022279A" w14:paraId="64786951" w14:textId="77777777" w:rsidTr="0097662F">
        <w:tc>
          <w:tcPr>
            <w:tcW w:w="851" w:type="dxa"/>
          </w:tcPr>
          <w:p w14:paraId="54AD2E1F"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rPr>
              <w:t>1</w:t>
            </w:r>
          </w:p>
        </w:tc>
        <w:tc>
          <w:tcPr>
            <w:tcW w:w="3118" w:type="dxa"/>
          </w:tcPr>
          <w:p w14:paraId="12CF31A8" w14:textId="77777777" w:rsidR="00551ED4" w:rsidRPr="0022279A" w:rsidRDefault="00551ED4" w:rsidP="0097662F">
            <w:pPr>
              <w:rPr>
                <w:rFonts w:ascii="標楷體" w:eastAsia="標楷體" w:hAnsi="標楷體"/>
              </w:rPr>
            </w:pPr>
            <w:r w:rsidRPr="00FF7716">
              <w:rPr>
                <w:rFonts w:ascii="標楷體" w:eastAsia="標楷體" w:hAnsi="標楷體"/>
              </w:rPr>
              <w:t>SlipMedia2022</w:t>
            </w:r>
          </w:p>
        </w:tc>
        <w:tc>
          <w:tcPr>
            <w:tcW w:w="4110" w:type="dxa"/>
          </w:tcPr>
          <w:p w14:paraId="31B0BE11" w14:textId="77777777" w:rsidR="00551ED4" w:rsidRPr="003E0A70" w:rsidRDefault="00551ED4" w:rsidP="0097662F">
            <w:pPr>
              <w:widowControl/>
              <w:rPr>
                <w:rFonts w:ascii="標楷體" w:eastAsia="標楷體" w:hAnsi="標楷體"/>
                <w:color w:val="000000"/>
                <w:kern w:val="0"/>
              </w:rPr>
            </w:pPr>
            <w:r>
              <w:rPr>
                <w:rFonts w:ascii="標楷體" w:eastAsia="標楷體" w:hAnsi="標楷體" w:hint="eastAsia"/>
                <w:color w:val="000000"/>
              </w:rPr>
              <w:t>傳票媒體檔2022年格式</w:t>
            </w:r>
          </w:p>
        </w:tc>
      </w:tr>
    </w:tbl>
    <w:p w14:paraId="7A6D2BC7" w14:textId="77777777" w:rsidR="00551ED4" w:rsidRDefault="00551ED4" w:rsidP="00551ED4">
      <w:pPr>
        <w:ind w:left="1440"/>
      </w:pPr>
    </w:p>
    <w:p w14:paraId="49356BF3" w14:textId="77777777" w:rsidR="00551ED4" w:rsidRDefault="00551ED4" w:rsidP="00551ED4">
      <w:pPr>
        <w:pStyle w:val="a"/>
        <w:numPr>
          <w:ilvl w:val="0"/>
          <w:numId w:val="0"/>
        </w:numPr>
      </w:pPr>
      <w:r>
        <w:rPr>
          <w:rFonts w:hint="eastAsia"/>
        </w:rPr>
        <w:t>3.</w:t>
      </w:r>
      <w:r w:rsidRPr="00723606">
        <w:t>UI</w:t>
      </w:r>
      <w:r w:rsidRPr="00723606">
        <w:rPr>
          <w:rFonts w:hint="eastAsia"/>
        </w:rPr>
        <w:t>畫面</w:t>
      </w:r>
    </w:p>
    <w:p w14:paraId="217B3075" w14:textId="77777777" w:rsidR="00551ED4" w:rsidRPr="005551EF" w:rsidRDefault="00551ED4" w:rsidP="00551ED4">
      <w:r w:rsidRPr="00A67F14">
        <w:rPr>
          <w:noProof/>
        </w:rPr>
        <w:drawing>
          <wp:inline distT="0" distB="0" distL="0" distR="0" wp14:anchorId="79B19D5B" wp14:editId="2DEEAC43">
            <wp:extent cx="6479540" cy="134747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347470"/>
                    </a:xfrm>
                    <a:prstGeom prst="rect">
                      <a:avLst/>
                    </a:prstGeom>
                  </pic:spPr>
                </pic:pic>
              </a:graphicData>
            </a:graphic>
          </wp:inline>
        </w:drawing>
      </w:r>
    </w:p>
    <w:p w14:paraId="0DFEB08E" w14:textId="77777777" w:rsidR="00551ED4" w:rsidRDefault="00551ED4" w:rsidP="00551ED4"/>
    <w:p w14:paraId="7EC7E5F7" w14:textId="77777777" w:rsidR="00551ED4" w:rsidRDefault="00551ED4" w:rsidP="00551ED4">
      <w:pPr>
        <w:pStyle w:val="a"/>
        <w:numPr>
          <w:ilvl w:val="0"/>
          <w:numId w:val="0"/>
        </w:numPr>
      </w:pPr>
      <w:r>
        <w:rPr>
          <w:rFonts w:hint="eastAsia"/>
        </w:rPr>
        <w:t>4.</w:t>
      </w: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551ED4" w:rsidRPr="00456B60" w14:paraId="2D5F2D96" w14:textId="77777777" w:rsidTr="0097662F">
        <w:trPr>
          <w:trHeight w:val="388"/>
          <w:tblHeader/>
          <w:jc w:val="center"/>
        </w:trPr>
        <w:tc>
          <w:tcPr>
            <w:tcW w:w="523" w:type="dxa"/>
            <w:vMerge w:val="restart"/>
            <w:shd w:val="clear" w:color="auto" w:fill="D9D9D9"/>
          </w:tcPr>
          <w:p w14:paraId="55CE1F47" w14:textId="77777777" w:rsidR="00551ED4" w:rsidRPr="00456B60" w:rsidRDefault="00551ED4" w:rsidP="0097662F">
            <w:pPr>
              <w:rPr>
                <w:rFonts w:ascii="標楷體" w:eastAsia="標楷體" w:hAnsi="標楷體"/>
              </w:rPr>
            </w:pPr>
            <w:r w:rsidRPr="00456B60">
              <w:rPr>
                <w:rFonts w:ascii="標楷體" w:eastAsia="標楷體" w:hAnsi="標楷體"/>
              </w:rPr>
              <w:t>序號</w:t>
            </w:r>
          </w:p>
        </w:tc>
        <w:tc>
          <w:tcPr>
            <w:tcW w:w="1230" w:type="dxa"/>
            <w:vMerge w:val="restart"/>
            <w:shd w:val="clear" w:color="auto" w:fill="D9D9D9"/>
          </w:tcPr>
          <w:p w14:paraId="5F92CC05" w14:textId="77777777" w:rsidR="00551ED4" w:rsidRPr="00456B60" w:rsidRDefault="00551ED4" w:rsidP="0097662F">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1DA9C4DE" w14:textId="77777777" w:rsidR="00551ED4" w:rsidRPr="00456B60" w:rsidRDefault="00551ED4" w:rsidP="0097662F">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14F24574" w14:textId="77777777" w:rsidR="00551ED4" w:rsidRPr="00456B60" w:rsidRDefault="00551ED4" w:rsidP="0097662F">
            <w:pPr>
              <w:rPr>
                <w:rFonts w:ascii="標楷體" w:eastAsia="標楷體" w:hAnsi="標楷體"/>
              </w:rPr>
            </w:pPr>
            <w:r w:rsidRPr="00456B60">
              <w:rPr>
                <w:rFonts w:ascii="標楷體" w:eastAsia="標楷體" w:hAnsi="標楷體"/>
              </w:rPr>
              <w:t>處理邏輯及注意事項</w:t>
            </w:r>
          </w:p>
        </w:tc>
      </w:tr>
      <w:tr w:rsidR="00551ED4" w:rsidRPr="00456B60" w14:paraId="28A5480A" w14:textId="77777777" w:rsidTr="0097662F">
        <w:trPr>
          <w:trHeight w:val="244"/>
          <w:tblHeader/>
          <w:jc w:val="center"/>
        </w:trPr>
        <w:tc>
          <w:tcPr>
            <w:tcW w:w="523" w:type="dxa"/>
            <w:vMerge/>
            <w:shd w:val="clear" w:color="auto" w:fill="D9D9D9"/>
          </w:tcPr>
          <w:p w14:paraId="3764A10B" w14:textId="77777777" w:rsidR="00551ED4" w:rsidRPr="00456B60" w:rsidRDefault="00551ED4" w:rsidP="0097662F">
            <w:pPr>
              <w:rPr>
                <w:rFonts w:ascii="標楷體" w:eastAsia="標楷體" w:hAnsi="標楷體"/>
              </w:rPr>
            </w:pPr>
          </w:p>
        </w:tc>
        <w:tc>
          <w:tcPr>
            <w:tcW w:w="1230" w:type="dxa"/>
            <w:vMerge/>
            <w:shd w:val="clear" w:color="auto" w:fill="D9D9D9"/>
          </w:tcPr>
          <w:p w14:paraId="2A82FCC3" w14:textId="77777777" w:rsidR="00551ED4" w:rsidRPr="00456B60" w:rsidRDefault="00551ED4" w:rsidP="0097662F">
            <w:pPr>
              <w:rPr>
                <w:rFonts w:ascii="標楷體" w:eastAsia="標楷體" w:hAnsi="標楷體"/>
              </w:rPr>
            </w:pPr>
          </w:p>
        </w:tc>
        <w:tc>
          <w:tcPr>
            <w:tcW w:w="753" w:type="dxa"/>
            <w:shd w:val="clear" w:color="auto" w:fill="D9D9D9"/>
          </w:tcPr>
          <w:p w14:paraId="7E278F8A" w14:textId="77777777" w:rsidR="00551ED4" w:rsidRPr="00456B60" w:rsidRDefault="00551ED4" w:rsidP="0097662F">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4EBAA502" w14:textId="77777777" w:rsidR="00551ED4" w:rsidRPr="00456B60" w:rsidRDefault="00551ED4" w:rsidP="0097662F">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69590B93" w14:textId="77777777" w:rsidR="00551ED4" w:rsidRPr="00456B60" w:rsidRDefault="00551ED4" w:rsidP="0097662F">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181DFC0B" w14:textId="77777777" w:rsidR="00551ED4" w:rsidRPr="00456B60" w:rsidRDefault="00551ED4" w:rsidP="0097662F">
            <w:pPr>
              <w:rPr>
                <w:rFonts w:ascii="標楷體" w:eastAsia="標楷體" w:hAnsi="標楷體"/>
              </w:rPr>
            </w:pPr>
            <w:r w:rsidRPr="00456B60">
              <w:rPr>
                <w:rFonts w:ascii="標楷體" w:eastAsia="標楷體" w:hAnsi="標楷體"/>
              </w:rPr>
              <w:t>必填</w:t>
            </w:r>
          </w:p>
        </w:tc>
        <w:tc>
          <w:tcPr>
            <w:tcW w:w="656" w:type="dxa"/>
            <w:shd w:val="clear" w:color="auto" w:fill="D9D9D9"/>
          </w:tcPr>
          <w:p w14:paraId="515AEC37" w14:textId="77777777" w:rsidR="00551ED4" w:rsidRPr="00456B60" w:rsidRDefault="00551ED4" w:rsidP="0097662F">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2824D8FE" w14:textId="77777777" w:rsidR="00551ED4" w:rsidRPr="00456B60" w:rsidRDefault="00551ED4" w:rsidP="0097662F">
            <w:pPr>
              <w:rPr>
                <w:rFonts w:ascii="標楷體" w:eastAsia="標楷體" w:hAnsi="標楷體"/>
              </w:rPr>
            </w:pPr>
          </w:p>
        </w:tc>
      </w:tr>
      <w:tr w:rsidR="00551ED4" w:rsidRPr="00456B60" w14:paraId="5880CE22" w14:textId="77777777" w:rsidTr="0097662F">
        <w:trPr>
          <w:trHeight w:val="244"/>
          <w:jc w:val="center"/>
        </w:trPr>
        <w:tc>
          <w:tcPr>
            <w:tcW w:w="523" w:type="dxa"/>
          </w:tcPr>
          <w:p w14:paraId="67C97136" w14:textId="77777777" w:rsidR="00551ED4" w:rsidRPr="00A67F14" w:rsidRDefault="00551ED4" w:rsidP="0097662F">
            <w:pPr>
              <w:rPr>
                <w:rFonts w:ascii="標楷體" w:eastAsia="標楷體" w:hAnsi="標楷體"/>
              </w:rPr>
            </w:pPr>
            <w:r w:rsidRPr="00A67F14">
              <w:rPr>
                <w:rFonts w:ascii="標楷體" w:eastAsia="標楷體" w:hAnsi="標楷體" w:hint="eastAsia"/>
              </w:rPr>
              <w:t>1.</w:t>
            </w:r>
          </w:p>
        </w:tc>
        <w:tc>
          <w:tcPr>
            <w:tcW w:w="1230" w:type="dxa"/>
          </w:tcPr>
          <w:p w14:paraId="36090CB2"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會計日期</w:t>
            </w:r>
          </w:p>
        </w:tc>
        <w:tc>
          <w:tcPr>
            <w:tcW w:w="753" w:type="dxa"/>
          </w:tcPr>
          <w:p w14:paraId="1438C79B" w14:textId="77777777" w:rsidR="00551ED4" w:rsidRPr="00A67F14" w:rsidRDefault="00551ED4" w:rsidP="0097662F">
            <w:pPr>
              <w:rPr>
                <w:rFonts w:ascii="標楷體" w:eastAsia="標楷體" w:hAnsi="標楷體"/>
              </w:rPr>
            </w:pPr>
            <w:r>
              <w:rPr>
                <w:rFonts w:ascii="標楷體" w:eastAsia="標楷體" w:hAnsi="標楷體" w:hint="eastAsia"/>
              </w:rPr>
              <w:t>7</w:t>
            </w:r>
          </w:p>
        </w:tc>
        <w:tc>
          <w:tcPr>
            <w:tcW w:w="863" w:type="dxa"/>
          </w:tcPr>
          <w:p w14:paraId="614E4EF6" w14:textId="77777777" w:rsidR="00551ED4" w:rsidRPr="00A67F14" w:rsidRDefault="00551ED4" w:rsidP="0097662F">
            <w:pPr>
              <w:rPr>
                <w:rFonts w:ascii="標楷體" w:eastAsia="標楷體" w:hAnsi="標楷體"/>
              </w:rPr>
            </w:pPr>
          </w:p>
        </w:tc>
        <w:tc>
          <w:tcPr>
            <w:tcW w:w="2256" w:type="dxa"/>
          </w:tcPr>
          <w:p w14:paraId="1438226A" w14:textId="77777777" w:rsidR="00551ED4" w:rsidRPr="00A67F14" w:rsidRDefault="00551ED4" w:rsidP="0097662F">
            <w:pPr>
              <w:rPr>
                <w:rFonts w:ascii="標楷體" w:eastAsia="標楷體" w:hAnsi="標楷體"/>
              </w:rPr>
            </w:pPr>
            <w:r>
              <w:rPr>
                <w:rFonts w:ascii="標楷體" w:eastAsia="標楷體" w:hAnsi="標楷體" w:hint="eastAsia"/>
              </w:rPr>
              <w:t>日期選單</w:t>
            </w:r>
          </w:p>
        </w:tc>
        <w:tc>
          <w:tcPr>
            <w:tcW w:w="778" w:type="dxa"/>
          </w:tcPr>
          <w:p w14:paraId="488CF754"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62F91B8B"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09A28F06" w14:textId="77777777" w:rsidR="00551ED4" w:rsidRDefault="00551ED4" w:rsidP="0097662F">
            <w:pPr>
              <w:rPr>
                <w:rFonts w:ascii="標楷體" w:eastAsia="標楷體" w:hAnsi="標楷體"/>
              </w:rPr>
            </w:pPr>
            <w:r>
              <w:rPr>
                <w:rFonts w:ascii="標楷體" w:eastAsia="標楷體" w:hAnsi="標楷體" w:hint="eastAsia"/>
              </w:rPr>
              <w:t>1.限輸入日期,檢核條件</w:t>
            </w:r>
          </w:p>
          <w:p w14:paraId="3C557F65" w14:textId="77777777" w:rsidR="00551ED4" w:rsidRDefault="00551ED4" w:rsidP="0097662F">
            <w:pPr>
              <w:rPr>
                <w:rFonts w:ascii="標楷體" w:eastAsia="標楷體" w:hAnsi="標楷體"/>
              </w:rPr>
            </w:pPr>
            <w:r>
              <w:rPr>
                <w:rFonts w:ascii="標楷體" w:eastAsia="標楷體" w:hAnsi="標楷體" w:hint="eastAsia"/>
              </w:rPr>
              <w:t xml:space="preserve">  (1).不可為空白/V(7)</w:t>
            </w:r>
          </w:p>
          <w:p w14:paraId="37051198"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 xml:space="preserve">  (2).日期格式/A(DATE,0)</w:t>
            </w:r>
          </w:p>
        </w:tc>
      </w:tr>
      <w:tr w:rsidR="00551ED4" w:rsidRPr="00456B60" w14:paraId="436EB66B" w14:textId="77777777" w:rsidTr="0097662F">
        <w:trPr>
          <w:trHeight w:val="244"/>
          <w:jc w:val="center"/>
        </w:trPr>
        <w:tc>
          <w:tcPr>
            <w:tcW w:w="523" w:type="dxa"/>
          </w:tcPr>
          <w:p w14:paraId="6070C6FD" w14:textId="77777777" w:rsidR="00551ED4" w:rsidRPr="00A67F14" w:rsidRDefault="00551ED4" w:rsidP="0097662F">
            <w:pPr>
              <w:rPr>
                <w:rFonts w:ascii="標楷體" w:eastAsia="標楷體" w:hAnsi="標楷體"/>
              </w:rPr>
            </w:pPr>
            <w:r w:rsidRPr="00A67F14">
              <w:rPr>
                <w:rFonts w:ascii="標楷體" w:eastAsia="標楷體" w:hAnsi="標楷體" w:hint="eastAsia"/>
              </w:rPr>
              <w:t>2.</w:t>
            </w:r>
          </w:p>
        </w:tc>
        <w:tc>
          <w:tcPr>
            <w:tcW w:w="1230" w:type="dxa"/>
          </w:tcPr>
          <w:p w14:paraId="618ED38A"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傳票號碼</w:t>
            </w:r>
          </w:p>
        </w:tc>
        <w:tc>
          <w:tcPr>
            <w:tcW w:w="753" w:type="dxa"/>
          </w:tcPr>
          <w:p w14:paraId="3F564A19" w14:textId="77777777" w:rsidR="00551ED4" w:rsidRPr="00A67F14" w:rsidRDefault="00551ED4" w:rsidP="0097662F">
            <w:pPr>
              <w:rPr>
                <w:rFonts w:ascii="標楷體" w:eastAsia="標楷體" w:hAnsi="標楷體"/>
              </w:rPr>
            </w:pPr>
            <w:r>
              <w:rPr>
                <w:rFonts w:ascii="標楷體" w:eastAsia="標楷體" w:hAnsi="標楷體" w:hint="eastAsia"/>
              </w:rPr>
              <w:t>2</w:t>
            </w:r>
          </w:p>
        </w:tc>
        <w:tc>
          <w:tcPr>
            <w:tcW w:w="863" w:type="dxa"/>
          </w:tcPr>
          <w:p w14:paraId="6C65694F" w14:textId="77777777" w:rsidR="00551ED4" w:rsidRPr="00A67F14" w:rsidRDefault="00551ED4" w:rsidP="0097662F">
            <w:pPr>
              <w:rPr>
                <w:rFonts w:ascii="標楷體" w:eastAsia="標楷體" w:hAnsi="標楷體"/>
              </w:rPr>
            </w:pPr>
          </w:p>
        </w:tc>
        <w:tc>
          <w:tcPr>
            <w:tcW w:w="2256" w:type="dxa"/>
          </w:tcPr>
          <w:p w14:paraId="0985FFCD" w14:textId="77777777" w:rsidR="00551ED4" w:rsidRPr="00A67F14" w:rsidRDefault="00551ED4" w:rsidP="0097662F">
            <w:pPr>
              <w:ind w:left="2"/>
              <w:rPr>
                <w:rFonts w:ascii="標楷體" w:eastAsia="標楷體" w:hAnsi="標楷體" w:cs="細明體"/>
                <w:spacing w:val="15"/>
                <w:kern w:val="0"/>
              </w:rPr>
            </w:pPr>
          </w:p>
        </w:tc>
        <w:tc>
          <w:tcPr>
            <w:tcW w:w="778" w:type="dxa"/>
          </w:tcPr>
          <w:p w14:paraId="74B317F0"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15AA426F" w14:textId="77777777" w:rsidR="00551ED4" w:rsidRPr="00A67F14" w:rsidRDefault="00551ED4" w:rsidP="0097662F">
            <w:pPr>
              <w:jc w:val="center"/>
              <w:rPr>
                <w:rFonts w:ascii="標楷體" w:eastAsia="標楷體" w:hAnsi="標楷體"/>
              </w:rPr>
            </w:pPr>
            <w:r>
              <w:rPr>
                <w:rFonts w:ascii="標楷體" w:eastAsia="標楷體" w:hAnsi="標楷體" w:hint="eastAsia"/>
              </w:rPr>
              <w:t>R</w:t>
            </w:r>
          </w:p>
        </w:tc>
        <w:tc>
          <w:tcPr>
            <w:tcW w:w="3263" w:type="dxa"/>
          </w:tcPr>
          <w:p w14:paraId="3FC353B2"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r w:rsidR="00551ED4" w:rsidRPr="00456B60" w14:paraId="4BA4B13D" w14:textId="77777777" w:rsidTr="0097662F">
        <w:trPr>
          <w:trHeight w:val="244"/>
          <w:jc w:val="center"/>
        </w:trPr>
        <w:tc>
          <w:tcPr>
            <w:tcW w:w="523" w:type="dxa"/>
          </w:tcPr>
          <w:p w14:paraId="09591026" w14:textId="77777777" w:rsidR="00551ED4" w:rsidRPr="00A67F14" w:rsidRDefault="00551ED4" w:rsidP="0097662F">
            <w:pPr>
              <w:rPr>
                <w:rFonts w:ascii="標楷體" w:eastAsia="標楷體" w:hAnsi="標楷體"/>
              </w:rPr>
            </w:pPr>
            <w:r w:rsidRPr="00A67F14">
              <w:rPr>
                <w:rFonts w:ascii="標楷體" w:eastAsia="標楷體" w:hAnsi="標楷體" w:hint="eastAsia"/>
              </w:rPr>
              <w:lastRenderedPageBreak/>
              <w:t>3.</w:t>
            </w:r>
          </w:p>
        </w:tc>
        <w:tc>
          <w:tcPr>
            <w:tcW w:w="1230" w:type="dxa"/>
          </w:tcPr>
          <w:p w14:paraId="38CD3D26"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傳票資料上傳序號</w:t>
            </w:r>
          </w:p>
        </w:tc>
        <w:tc>
          <w:tcPr>
            <w:tcW w:w="753" w:type="dxa"/>
          </w:tcPr>
          <w:p w14:paraId="34AFAF40" w14:textId="77777777" w:rsidR="00551ED4" w:rsidRPr="00A67F14" w:rsidRDefault="00551ED4" w:rsidP="0097662F">
            <w:pPr>
              <w:rPr>
                <w:rFonts w:ascii="標楷體" w:eastAsia="標楷體" w:hAnsi="標楷體"/>
              </w:rPr>
            </w:pPr>
            <w:r>
              <w:rPr>
                <w:rFonts w:ascii="標楷體" w:eastAsia="標楷體" w:hAnsi="標楷體" w:hint="eastAsia"/>
              </w:rPr>
              <w:t>3</w:t>
            </w:r>
          </w:p>
        </w:tc>
        <w:tc>
          <w:tcPr>
            <w:tcW w:w="863" w:type="dxa"/>
          </w:tcPr>
          <w:p w14:paraId="52E2F8ED" w14:textId="77777777" w:rsidR="00551ED4" w:rsidRPr="00A67F14" w:rsidRDefault="00551ED4" w:rsidP="0097662F">
            <w:pPr>
              <w:rPr>
                <w:rFonts w:ascii="標楷體" w:eastAsia="標楷體" w:hAnsi="標楷體"/>
              </w:rPr>
            </w:pPr>
          </w:p>
        </w:tc>
        <w:tc>
          <w:tcPr>
            <w:tcW w:w="2256" w:type="dxa"/>
          </w:tcPr>
          <w:p w14:paraId="68746B4B" w14:textId="77777777" w:rsidR="00551ED4" w:rsidRPr="00A67F14" w:rsidRDefault="00551ED4" w:rsidP="0097662F">
            <w:pPr>
              <w:ind w:left="2"/>
              <w:rPr>
                <w:rFonts w:ascii="標楷體" w:eastAsia="標楷體" w:hAnsi="標楷體" w:cs="細明體"/>
                <w:spacing w:val="15"/>
                <w:kern w:val="0"/>
              </w:rPr>
            </w:pPr>
          </w:p>
        </w:tc>
        <w:tc>
          <w:tcPr>
            <w:tcW w:w="778" w:type="dxa"/>
          </w:tcPr>
          <w:p w14:paraId="55451C39"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575899D6"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7D128C7E"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bl>
    <w:p w14:paraId="0830478E" w14:textId="77777777" w:rsidR="00551ED4" w:rsidRPr="00081CE8" w:rsidRDefault="00551ED4" w:rsidP="00551ED4">
      <w:pPr>
        <w:ind w:left="1440"/>
      </w:pPr>
    </w:p>
    <w:p w14:paraId="3F35D69F" w14:textId="77777777" w:rsidR="00551ED4" w:rsidRDefault="00551ED4" w:rsidP="00551ED4">
      <w:pPr>
        <w:pStyle w:val="a"/>
        <w:numPr>
          <w:ilvl w:val="0"/>
          <w:numId w:val="0"/>
        </w:numPr>
      </w:pPr>
      <w:r>
        <w:rPr>
          <w:rFonts w:hint="eastAsia"/>
        </w:rPr>
        <w:t>5.</w:t>
      </w: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51ED4" w:rsidRPr="00F5236F" w14:paraId="60C55E62" w14:textId="77777777" w:rsidTr="0097662F">
        <w:tc>
          <w:tcPr>
            <w:tcW w:w="848" w:type="dxa"/>
            <w:shd w:val="clear" w:color="auto" w:fill="D9D9D9" w:themeFill="background1" w:themeFillShade="D9"/>
          </w:tcPr>
          <w:p w14:paraId="0F7768E8" w14:textId="77777777" w:rsidR="00551ED4" w:rsidRPr="00F5236F" w:rsidRDefault="00551ED4" w:rsidP="0097662F">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73004945"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07D6B9"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功能說明</w:t>
            </w:r>
          </w:p>
        </w:tc>
      </w:tr>
      <w:tr w:rsidR="00551ED4" w:rsidRPr="00F5236F" w14:paraId="5B7029FA" w14:textId="77777777" w:rsidTr="0097662F">
        <w:tc>
          <w:tcPr>
            <w:tcW w:w="848" w:type="dxa"/>
          </w:tcPr>
          <w:p w14:paraId="0EC2B417" w14:textId="77777777" w:rsidR="00551ED4" w:rsidRPr="00744DD4" w:rsidRDefault="00551ED4" w:rsidP="0097662F">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E838BB4" w14:textId="77777777" w:rsidR="00551ED4" w:rsidRPr="00744DD4" w:rsidRDefault="00551ED4" w:rsidP="0097662F">
            <w:pPr>
              <w:rPr>
                <w:rFonts w:ascii="標楷體" w:eastAsia="標楷體" w:hAnsi="標楷體"/>
                <w:lang w:eastAsia="zh-HK"/>
              </w:rPr>
            </w:pPr>
            <w:r>
              <w:rPr>
                <w:rFonts w:ascii="標楷體" w:eastAsia="標楷體" w:hAnsi="標楷體" w:hint="eastAsia"/>
                <w:lang w:eastAsia="zh-HK"/>
              </w:rPr>
              <w:t>確定</w:t>
            </w:r>
          </w:p>
        </w:tc>
        <w:tc>
          <w:tcPr>
            <w:tcW w:w="7246" w:type="dxa"/>
          </w:tcPr>
          <w:p w14:paraId="77935ED1" w14:textId="77777777" w:rsidR="00551ED4" w:rsidRPr="00293C02" w:rsidRDefault="00551ED4" w:rsidP="0097662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BA95D60" w14:textId="77777777" w:rsidR="00551ED4" w:rsidRPr="00A01F68" w:rsidRDefault="00551ED4" w:rsidP="0097662F">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Pr>
                <w:rFonts w:ascii="標楷體" w:eastAsia="標楷體" w:hAnsi="標楷體"/>
              </w:rPr>
              <w:t>”</w:t>
            </w:r>
            <w:r>
              <w:rPr>
                <w:rFonts w:ascii="標楷體" w:eastAsia="標楷體" w:hAnsi="標楷體" w:hint="eastAsia"/>
              </w:rPr>
              <w:t>系統參數設定檔的EBS啟用記號不為Y，L9130總帳傳票不上傳至EBS</w:t>
            </w:r>
            <w:r w:rsidRPr="004D7BEB">
              <w:rPr>
                <w:rFonts w:ascii="標楷體" w:eastAsia="標楷體" w:hAnsi="標楷體" w:hint="eastAsia"/>
              </w:rPr>
              <w:t xml:space="preserve"> "</w:t>
            </w:r>
          </w:p>
        </w:tc>
      </w:tr>
      <w:tr w:rsidR="00551ED4" w:rsidRPr="00F5236F" w14:paraId="1EDED8A4" w14:textId="77777777" w:rsidTr="0097662F">
        <w:tc>
          <w:tcPr>
            <w:tcW w:w="848" w:type="dxa"/>
          </w:tcPr>
          <w:p w14:paraId="790750A1"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2</w:t>
            </w:r>
          </w:p>
        </w:tc>
        <w:tc>
          <w:tcPr>
            <w:tcW w:w="2112" w:type="dxa"/>
          </w:tcPr>
          <w:p w14:paraId="28AD3783"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375C5B"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51ED4" w:rsidRPr="00F5236F" w14:paraId="056E6D7A" w14:textId="77777777" w:rsidTr="0097662F">
        <w:tc>
          <w:tcPr>
            <w:tcW w:w="848" w:type="dxa"/>
          </w:tcPr>
          <w:p w14:paraId="6629CD4A"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3</w:t>
            </w:r>
          </w:p>
        </w:tc>
        <w:tc>
          <w:tcPr>
            <w:tcW w:w="2112" w:type="dxa"/>
          </w:tcPr>
          <w:p w14:paraId="6CB5752F"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085D7C19"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Pr>
                <w:rFonts w:ascii="標楷體" w:eastAsia="標楷體" w:hAnsi="標楷體" w:hint="eastAsia"/>
              </w:rPr>
              <w:t>ICS資產資料傳輸</w:t>
            </w:r>
          </w:p>
        </w:tc>
      </w:tr>
    </w:tbl>
    <w:p w14:paraId="786AA31B" w14:textId="77777777" w:rsidR="00551ED4" w:rsidRDefault="00551ED4" w:rsidP="00551ED4">
      <w:pPr>
        <w:ind w:left="1440"/>
      </w:pPr>
    </w:p>
    <w:p w14:paraId="2E002F15" w14:textId="030A93A7" w:rsidR="00551ED4" w:rsidRDefault="00551ED4" w:rsidP="00551ED4">
      <w:pPr>
        <w:pStyle w:val="a"/>
        <w:numPr>
          <w:ilvl w:val="0"/>
          <w:numId w:val="0"/>
        </w:numPr>
      </w:pPr>
      <w:r>
        <w:rPr>
          <w:rFonts w:hint="eastAsia"/>
        </w:rPr>
        <w:t>6.</w:t>
      </w:r>
      <w:r>
        <w:rPr>
          <w:rFonts w:hint="eastAsia"/>
        </w:rPr>
        <w:t>輸出畫面</w:t>
      </w:r>
    </w:p>
    <w:p w14:paraId="581AFE3C" w14:textId="77777777" w:rsidR="00551ED4" w:rsidRPr="00910D51" w:rsidRDefault="00551ED4" w:rsidP="00551ED4">
      <w:r w:rsidRPr="000B1348">
        <w:rPr>
          <w:noProof/>
        </w:rPr>
        <w:drawing>
          <wp:inline distT="0" distB="0" distL="0" distR="0" wp14:anchorId="38535816" wp14:editId="70672459">
            <wp:extent cx="5601185" cy="4572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185" cy="457240"/>
                    </a:xfrm>
                    <a:prstGeom prst="rect">
                      <a:avLst/>
                    </a:prstGeom>
                  </pic:spPr>
                </pic:pic>
              </a:graphicData>
            </a:graphic>
          </wp:inline>
        </w:drawing>
      </w:r>
    </w:p>
    <w:p w14:paraId="1E983A30" w14:textId="77777777" w:rsidR="00551ED4" w:rsidRDefault="00551ED4" w:rsidP="00551ED4">
      <w:pPr>
        <w:widowControl/>
        <w:rPr>
          <w:rFonts w:ascii="標楷體" w:eastAsia="標楷體" w:hAnsi="標楷體"/>
        </w:rPr>
      </w:pPr>
      <w:r w:rsidRPr="000B1348">
        <w:rPr>
          <w:rFonts w:ascii="標楷體" w:eastAsia="標楷體" w:hAnsi="標楷體"/>
          <w:noProof/>
        </w:rPr>
        <w:drawing>
          <wp:inline distT="0" distB="0" distL="0" distR="0" wp14:anchorId="3FEA5ACD" wp14:editId="1CAA36AD">
            <wp:extent cx="6479540" cy="2268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2268220"/>
                    </a:xfrm>
                    <a:prstGeom prst="rect">
                      <a:avLst/>
                    </a:prstGeom>
                  </pic:spPr>
                </pic:pic>
              </a:graphicData>
            </a:graphic>
          </wp:inline>
        </w:drawing>
      </w:r>
    </w:p>
    <w:p w14:paraId="50FCF69D" w14:textId="0A08E573" w:rsidR="00551ED4" w:rsidRPr="00844720" w:rsidRDefault="00526FEA" w:rsidP="00551ED4">
      <w:pPr>
        <w:widowControl/>
        <w:rPr>
          <w:rFonts w:ascii="標楷體" w:eastAsia="標楷體" w:hAnsi="標楷體"/>
          <w:highlight w:val="cyan"/>
        </w:rPr>
      </w:pPr>
      <w:r w:rsidRPr="00844720">
        <w:rPr>
          <w:rFonts w:ascii="標楷體" w:eastAsia="標楷體" w:hAnsi="標楷體" w:hint="eastAsia"/>
          <w:highlight w:val="cyan"/>
        </w:rPr>
        <w:t>系統參數設定檔(</w:t>
      </w:r>
      <w:r w:rsidRPr="00844720">
        <w:rPr>
          <w:rFonts w:ascii="標楷體" w:eastAsia="標楷體" w:hAnsi="標楷體"/>
          <w:highlight w:val="cyan"/>
        </w:rPr>
        <w:t>SystemParas</w:t>
      </w:r>
      <w:r w:rsidRPr="00844720">
        <w:rPr>
          <w:rFonts w:ascii="標楷體" w:eastAsia="標楷體" w:hAnsi="標楷體" w:hint="eastAsia"/>
          <w:highlight w:val="cyan"/>
        </w:rPr>
        <w:t>)的</w:t>
      </w:r>
      <w:r w:rsidR="00E70115" w:rsidRPr="00844720">
        <w:rPr>
          <w:rFonts w:ascii="標楷體" w:eastAsia="標楷體" w:hAnsi="標楷體" w:hint="eastAsia"/>
          <w:highlight w:val="cyan"/>
        </w:rPr>
        <w:t>[</w:t>
      </w:r>
      <w:r w:rsidRPr="00844720">
        <w:rPr>
          <w:rFonts w:ascii="標楷體" w:eastAsia="標楷體" w:hAnsi="標楷體" w:hint="eastAsia"/>
          <w:highlight w:val="cyan"/>
        </w:rPr>
        <w:t>E</w:t>
      </w:r>
      <w:r w:rsidRPr="00844720">
        <w:rPr>
          <w:rFonts w:ascii="標楷體" w:eastAsia="標楷體" w:hAnsi="標楷體"/>
          <w:highlight w:val="cyan"/>
        </w:rPr>
        <w:t>BS</w:t>
      </w:r>
      <w:r w:rsidRPr="00844720">
        <w:rPr>
          <w:rFonts w:ascii="標楷體" w:eastAsia="標楷體" w:hAnsi="標楷體" w:hint="eastAsia"/>
          <w:highlight w:val="cyan"/>
        </w:rPr>
        <w:t>啟用記號(</w:t>
      </w:r>
      <w:r w:rsidRPr="00844720">
        <w:rPr>
          <w:rFonts w:ascii="標楷體" w:eastAsia="標楷體" w:hAnsi="標楷體"/>
          <w:highlight w:val="cyan"/>
        </w:rPr>
        <w:t>EbsFg)</w:t>
      </w:r>
      <w:r w:rsidR="00E70115" w:rsidRPr="00844720">
        <w:rPr>
          <w:rFonts w:ascii="標楷體" w:eastAsia="標楷體" w:hAnsi="標楷體"/>
          <w:highlight w:val="cyan"/>
        </w:rPr>
        <w:t>]</w:t>
      </w:r>
      <w:r w:rsidRPr="00844720">
        <w:rPr>
          <w:rFonts w:ascii="標楷體" w:eastAsia="標楷體" w:hAnsi="標楷體" w:hint="eastAsia"/>
          <w:highlight w:val="cyan"/>
        </w:rPr>
        <w:t>:Y啟用;N停用,以資料庫維護,</w:t>
      </w:r>
    </w:p>
    <w:p w14:paraId="1DC3820D" w14:textId="28D65250" w:rsidR="00E70115" w:rsidRDefault="00E70115" w:rsidP="00551ED4">
      <w:pPr>
        <w:widowControl/>
        <w:rPr>
          <w:rFonts w:ascii="標楷體" w:eastAsia="標楷體" w:hAnsi="標楷體"/>
        </w:rPr>
      </w:pPr>
      <w:r w:rsidRPr="00844720">
        <w:rPr>
          <w:rFonts w:ascii="標楷體" w:eastAsia="標楷體" w:hAnsi="標楷體" w:hint="eastAsia"/>
          <w:highlight w:val="cyan"/>
        </w:rPr>
        <w:t>E</w:t>
      </w:r>
      <w:r w:rsidRPr="00844720">
        <w:rPr>
          <w:rFonts w:ascii="標楷體" w:eastAsia="標楷體" w:hAnsi="標楷體"/>
          <w:highlight w:val="cyan"/>
        </w:rPr>
        <w:t>BS</w:t>
      </w:r>
      <w:r w:rsidRPr="00844720">
        <w:rPr>
          <w:rFonts w:ascii="標楷體" w:eastAsia="標楷體" w:hAnsi="標楷體" w:hint="eastAsia"/>
          <w:highlight w:val="cyan"/>
        </w:rPr>
        <w:t>網址(</w:t>
      </w:r>
      <w:r w:rsidRPr="00844720">
        <w:rPr>
          <w:rFonts w:ascii="標楷體" w:eastAsia="標楷體" w:hAnsi="標楷體"/>
          <w:highlight w:val="cyan"/>
        </w:rPr>
        <w:t>EbsUrl</w:t>
      </w:r>
      <w:r w:rsidRPr="00844720">
        <w:rPr>
          <w:rFonts w:ascii="標楷體" w:eastAsia="標楷體" w:hAnsi="標楷體" w:hint="eastAsia"/>
          <w:highlight w:val="cyan"/>
        </w:rPr>
        <w:t>)以[</w:t>
      </w:r>
      <w:r w:rsidRPr="00844720">
        <w:rPr>
          <w:rFonts w:ascii="標楷體" w:eastAsia="標楷體" w:hAnsi="標楷體"/>
          <w:highlight w:val="cyan"/>
        </w:rPr>
        <w:t>L6501</w:t>
      </w:r>
      <w:r w:rsidRPr="00844720">
        <w:rPr>
          <w:rFonts w:ascii="標楷體" w:eastAsia="標楷體" w:hAnsi="標楷體"/>
          <w:color w:val="000000"/>
          <w:spacing w:val="15"/>
          <w:highlight w:val="cyan"/>
        </w:rPr>
        <w:t>系統變數及系統值設定</w:t>
      </w:r>
      <w:r w:rsidRPr="00844720">
        <w:rPr>
          <w:rFonts w:ascii="標楷體" w:eastAsia="標楷體" w:hAnsi="標楷體" w:hint="eastAsia"/>
          <w:color w:val="000000"/>
          <w:spacing w:val="15"/>
          <w:highlight w:val="cyan"/>
        </w:rPr>
        <w:t>]</w:t>
      </w:r>
      <w:r w:rsidRPr="00844720">
        <w:rPr>
          <w:rFonts w:ascii="標楷體" w:eastAsia="標楷體" w:hAnsi="標楷體" w:hint="eastAsia"/>
          <w:highlight w:val="cyan"/>
        </w:rPr>
        <w:t>交易設定</w:t>
      </w:r>
    </w:p>
    <w:p w14:paraId="4E1E5BF3" w14:textId="77777777" w:rsidR="00E70115" w:rsidRDefault="00E70115" w:rsidP="00551ED4">
      <w:pPr>
        <w:widowControl/>
        <w:rPr>
          <w:rFonts w:ascii="標楷體" w:eastAsia="標楷體" w:hAnsi="標楷體"/>
        </w:rPr>
      </w:pPr>
    </w:p>
    <w:p w14:paraId="50C476DC" w14:textId="6E7DF713" w:rsidR="00E70115" w:rsidRDefault="00E70115" w:rsidP="00551ED4">
      <w:pPr>
        <w:widowControl/>
        <w:rPr>
          <w:rFonts w:ascii="標楷體" w:eastAsia="標楷體" w:hAnsi="標楷體"/>
        </w:rPr>
      </w:pPr>
      <w:r w:rsidRPr="00844720">
        <w:rPr>
          <w:rFonts w:ascii="標楷體" w:eastAsia="標楷體" w:hAnsi="標楷體" w:hint="eastAsia"/>
          <w:highlight w:val="cyan"/>
        </w:rPr>
        <w:t>流程圖</w:t>
      </w:r>
    </w:p>
    <w:p w14:paraId="5876B584" w14:textId="320F08FA" w:rsidR="00E70115" w:rsidRDefault="000E2C0D" w:rsidP="00551ED4">
      <w:pPr>
        <w:widowControl/>
        <w:rPr>
          <w:rFonts w:ascii="標楷體" w:eastAsia="標楷體" w:hAnsi="標楷體"/>
        </w:rPr>
      </w:pPr>
      <w:r w:rsidRPr="000E2C0D">
        <w:rPr>
          <w:rFonts w:ascii="標楷體" w:eastAsia="標楷體" w:hAnsi="標楷體"/>
          <w:noProof/>
        </w:rPr>
        <w:lastRenderedPageBreak/>
        <w:drawing>
          <wp:inline distT="0" distB="0" distL="0" distR="0" wp14:anchorId="05D82ABA" wp14:editId="556A150A">
            <wp:extent cx="6479540" cy="4736465"/>
            <wp:effectExtent l="0" t="0" r="0" b="6985"/>
            <wp:docPr id="483447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47592" name=""/>
                    <pic:cNvPicPr/>
                  </pic:nvPicPr>
                  <pic:blipFill>
                    <a:blip r:embed="rId68"/>
                    <a:stretch>
                      <a:fillRect/>
                    </a:stretch>
                  </pic:blipFill>
                  <pic:spPr>
                    <a:xfrm>
                      <a:off x="0" y="0"/>
                      <a:ext cx="6479540" cy="4736465"/>
                    </a:xfrm>
                    <a:prstGeom prst="rect">
                      <a:avLst/>
                    </a:prstGeom>
                  </pic:spPr>
                </pic:pic>
              </a:graphicData>
            </a:graphic>
          </wp:inline>
        </w:drawing>
      </w:r>
    </w:p>
    <w:p w14:paraId="07C0CDC1" w14:textId="7A89F03A" w:rsidR="00526FEA" w:rsidRDefault="00526FEA" w:rsidP="00E70115">
      <w:pPr>
        <w:pStyle w:val="HTML"/>
        <w:shd w:val="clear" w:color="auto" w:fill="FFFFFF"/>
        <w:rPr>
          <w:rFonts w:ascii="標楷體" w:eastAsia="標楷體" w:hAnsi="標楷體"/>
        </w:rPr>
      </w:pPr>
    </w:p>
    <w:p w14:paraId="5D2E312B" w14:textId="4CEAADEF" w:rsidR="00526FEA" w:rsidRDefault="00526FEA" w:rsidP="00551ED4">
      <w:pPr>
        <w:widowControl/>
        <w:rPr>
          <w:rFonts w:ascii="標楷體" w:eastAsia="標楷體" w:hAnsi="標楷體"/>
        </w:rPr>
      </w:pPr>
    </w:p>
    <w:p w14:paraId="23D2BE0F" w14:textId="4D9F8DBF" w:rsidR="00E70115" w:rsidRDefault="00E70115" w:rsidP="00551ED4">
      <w:pPr>
        <w:widowControl/>
        <w:rPr>
          <w:rFonts w:ascii="標楷體" w:eastAsia="標楷體" w:hAnsi="標楷體"/>
        </w:rPr>
      </w:pPr>
    </w:p>
    <w:p w14:paraId="138DC133" w14:textId="77777777" w:rsidR="00551ED4" w:rsidRDefault="00551ED4" w:rsidP="00551ED4">
      <w:pPr>
        <w:rPr>
          <w:rFonts w:ascii="標楷體" w:eastAsia="標楷體" w:hAnsi="標楷體"/>
          <w:sz w:val="20"/>
          <w:szCs w:val="20"/>
        </w:rPr>
      </w:pPr>
    </w:p>
    <w:p w14:paraId="0758960F" w14:textId="77777777" w:rsidR="008F073F" w:rsidRDefault="008F073F" w:rsidP="00551ED4">
      <w:pPr>
        <w:rPr>
          <w:rFonts w:ascii="標楷體" w:eastAsia="標楷體" w:hAnsi="標楷體"/>
          <w:sz w:val="20"/>
          <w:szCs w:val="20"/>
        </w:rPr>
      </w:pPr>
    </w:p>
    <w:p w14:paraId="59522827" w14:textId="77777777" w:rsidR="008F073F" w:rsidRDefault="008F073F" w:rsidP="00551ED4">
      <w:pPr>
        <w:rPr>
          <w:rFonts w:ascii="標楷體" w:eastAsia="標楷體" w:hAnsi="標楷體"/>
          <w:sz w:val="20"/>
          <w:szCs w:val="20"/>
        </w:rPr>
      </w:pPr>
    </w:p>
    <w:p w14:paraId="158FCBDB" w14:textId="5422E258" w:rsidR="008F073F" w:rsidRDefault="008F073F" w:rsidP="00551ED4">
      <w:pPr>
        <w:rPr>
          <w:rFonts w:ascii="標楷體" w:eastAsia="標楷體" w:hAnsi="標楷體"/>
          <w:sz w:val="20"/>
          <w:szCs w:val="20"/>
        </w:rPr>
      </w:pPr>
      <w:r w:rsidRPr="00844720">
        <w:rPr>
          <w:rFonts w:ascii="標楷體" w:eastAsia="標楷體" w:hAnsi="標楷體" w:hint="eastAsia"/>
          <w:sz w:val="20"/>
          <w:szCs w:val="20"/>
          <w:highlight w:val="cyan"/>
        </w:rPr>
        <w:t>E</w:t>
      </w:r>
      <w:r w:rsidRPr="00844720">
        <w:rPr>
          <w:rFonts w:ascii="標楷體" w:eastAsia="標楷體" w:hAnsi="標楷體"/>
          <w:sz w:val="20"/>
          <w:szCs w:val="20"/>
          <w:highlight w:val="cyan"/>
        </w:rPr>
        <w:t>BS SUMMARY</w:t>
      </w:r>
    </w:p>
    <w:tbl>
      <w:tblPr>
        <w:tblW w:w="13400" w:type="dxa"/>
        <w:tblCellMar>
          <w:left w:w="28" w:type="dxa"/>
          <w:right w:w="28" w:type="dxa"/>
        </w:tblCellMar>
        <w:tblLook w:val="04A0" w:firstRow="1" w:lastRow="0" w:firstColumn="1" w:lastColumn="0" w:noHBand="0" w:noVBand="1"/>
      </w:tblPr>
      <w:tblGrid>
        <w:gridCol w:w="640"/>
        <w:gridCol w:w="1912"/>
        <w:gridCol w:w="1417"/>
        <w:gridCol w:w="993"/>
        <w:gridCol w:w="850"/>
        <w:gridCol w:w="2268"/>
        <w:gridCol w:w="5320"/>
      </w:tblGrid>
      <w:tr w:rsidR="008F073F" w:rsidRPr="008F073F" w14:paraId="3DE46776" w14:textId="77777777" w:rsidTr="008F073F">
        <w:trPr>
          <w:trHeight w:val="984"/>
        </w:trPr>
        <w:tc>
          <w:tcPr>
            <w:tcW w:w="4962" w:type="dxa"/>
            <w:gridSpan w:val="4"/>
            <w:tcBorders>
              <w:top w:val="nil"/>
              <w:left w:val="nil"/>
              <w:bottom w:val="nil"/>
              <w:right w:val="nil"/>
            </w:tcBorders>
            <w:shd w:val="clear" w:color="auto" w:fill="auto"/>
            <w:noWrap/>
            <w:vAlign w:val="center"/>
            <w:hideMark/>
          </w:tcPr>
          <w:p w14:paraId="0F992BA7" w14:textId="77777777" w:rsidR="008F073F" w:rsidRPr="008F073F" w:rsidRDefault="008F073F" w:rsidP="008F073F">
            <w:pPr>
              <w:widowControl/>
              <w:ind w:firstLineChars="200" w:firstLine="480"/>
              <w:rPr>
                <w:rFonts w:ascii="標楷體" w:eastAsia="標楷體" w:hAnsi="標楷體" w:cs="新細明體"/>
                <w:b/>
                <w:bCs/>
                <w:color w:val="000000"/>
                <w:kern w:val="0"/>
              </w:rPr>
            </w:pPr>
            <w:r w:rsidRPr="008F073F">
              <w:rPr>
                <w:rFonts w:ascii="標楷體" w:eastAsia="標楷體" w:hAnsi="標楷體" w:cs="新細明體" w:hint="eastAsia"/>
                <w:b/>
                <w:bCs/>
                <w:color w:val="000000"/>
                <w:kern w:val="0"/>
              </w:rPr>
              <w:t>1.Request之P_SUMMARY_TBL欄位說明</w:t>
            </w:r>
          </w:p>
        </w:tc>
        <w:tc>
          <w:tcPr>
            <w:tcW w:w="850" w:type="dxa"/>
            <w:tcBorders>
              <w:top w:val="nil"/>
              <w:left w:val="nil"/>
              <w:bottom w:val="nil"/>
              <w:right w:val="nil"/>
            </w:tcBorders>
            <w:shd w:val="clear" w:color="auto" w:fill="auto"/>
            <w:noWrap/>
            <w:vAlign w:val="center"/>
            <w:hideMark/>
          </w:tcPr>
          <w:p w14:paraId="022C7073" w14:textId="77777777" w:rsidR="008F073F" w:rsidRPr="008F073F" w:rsidRDefault="008F073F" w:rsidP="008F073F">
            <w:pPr>
              <w:widowControl/>
              <w:ind w:firstLineChars="200" w:firstLine="480"/>
              <w:rPr>
                <w:rFonts w:ascii="標楷體" w:eastAsia="標楷體" w:hAnsi="標楷體" w:cs="新細明體"/>
                <w:b/>
                <w:bCs/>
                <w:color w:val="000000"/>
                <w:kern w:val="0"/>
              </w:rPr>
            </w:pPr>
          </w:p>
        </w:tc>
        <w:tc>
          <w:tcPr>
            <w:tcW w:w="2268" w:type="dxa"/>
            <w:tcBorders>
              <w:top w:val="nil"/>
              <w:left w:val="nil"/>
              <w:bottom w:val="nil"/>
              <w:right w:val="nil"/>
            </w:tcBorders>
            <w:shd w:val="clear" w:color="auto" w:fill="auto"/>
            <w:noWrap/>
            <w:vAlign w:val="center"/>
            <w:hideMark/>
          </w:tcPr>
          <w:p w14:paraId="7DE2A9E4" w14:textId="77777777" w:rsidR="008F073F" w:rsidRPr="008F073F" w:rsidRDefault="008F073F" w:rsidP="008F073F">
            <w:pPr>
              <w:widowControl/>
              <w:rPr>
                <w:rFonts w:eastAsia="Times New Roman"/>
                <w:kern w:val="0"/>
                <w:sz w:val="20"/>
                <w:szCs w:val="20"/>
              </w:rPr>
            </w:pPr>
          </w:p>
        </w:tc>
        <w:tc>
          <w:tcPr>
            <w:tcW w:w="5320" w:type="dxa"/>
            <w:tcBorders>
              <w:top w:val="nil"/>
              <w:left w:val="nil"/>
              <w:bottom w:val="nil"/>
              <w:right w:val="nil"/>
            </w:tcBorders>
            <w:shd w:val="clear" w:color="auto" w:fill="auto"/>
            <w:vAlign w:val="center"/>
            <w:hideMark/>
          </w:tcPr>
          <w:p w14:paraId="7364D9BF" w14:textId="77777777" w:rsid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對應SlipMedia2022檔</w:t>
            </w:r>
          </w:p>
          <w:p w14:paraId="7957F5EC" w14:textId="77777777" w:rsid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(傳票媒體檔2022年格式)</w:t>
            </w:r>
          </w:p>
          <w:p w14:paraId="7B9C7FEB" w14:textId="2B871C5D"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欄位說明</w:t>
            </w:r>
          </w:p>
        </w:tc>
      </w:tr>
      <w:tr w:rsidR="008F073F" w:rsidRPr="008F073F" w14:paraId="0B755AEA" w14:textId="77777777" w:rsidTr="008F073F">
        <w:trPr>
          <w:trHeight w:val="348"/>
        </w:trPr>
        <w:tc>
          <w:tcPr>
            <w:tcW w:w="64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7E61F4E7"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w:t>
            </w:r>
          </w:p>
        </w:tc>
        <w:tc>
          <w:tcPr>
            <w:tcW w:w="1912" w:type="dxa"/>
            <w:tcBorders>
              <w:top w:val="single" w:sz="12" w:space="0" w:color="auto"/>
              <w:left w:val="nil"/>
              <w:bottom w:val="single" w:sz="12" w:space="0" w:color="auto"/>
              <w:right w:val="single" w:sz="12" w:space="0" w:color="auto"/>
            </w:tcBorders>
            <w:shd w:val="pct25" w:color="000000" w:fill="CCCCCC"/>
            <w:vAlign w:val="center"/>
            <w:hideMark/>
          </w:tcPr>
          <w:p w14:paraId="0EFD365C"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參數</w:t>
            </w:r>
          </w:p>
        </w:tc>
        <w:tc>
          <w:tcPr>
            <w:tcW w:w="1417" w:type="dxa"/>
            <w:tcBorders>
              <w:top w:val="single" w:sz="12" w:space="0" w:color="auto"/>
              <w:left w:val="nil"/>
              <w:bottom w:val="single" w:sz="12" w:space="0" w:color="auto"/>
              <w:right w:val="single" w:sz="8" w:space="0" w:color="auto"/>
            </w:tcBorders>
            <w:shd w:val="pct25" w:color="000000" w:fill="CCCCCC"/>
            <w:vAlign w:val="center"/>
            <w:hideMark/>
          </w:tcPr>
          <w:p w14:paraId="231B2564"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類型</w:t>
            </w:r>
          </w:p>
        </w:tc>
        <w:tc>
          <w:tcPr>
            <w:tcW w:w="993" w:type="dxa"/>
            <w:tcBorders>
              <w:top w:val="single" w:sz="12" w:space="0" w:color="auto"/>
              <w:left w:val="nil"/>
              <w:bottom w:val="single" w:sz="12" w:space="0" w:color="auto"/>
              <w:right w:val="single" w:sz="8" w:space="0" w:color="auto"/>
            </w:tcBorders>
            <w:shd w:val="pct25" w:color="000000" w:fill="CCCCCC"/>
            <w:vAlign w:val="center"/>
            <w:hideMark/>
          </w:tcPr>
          <w:p w14:paraId="6376291E"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必輸</w:t>
            </w:r>
          </w:p>
        </w:tc>
        <w:tc>
          <w:tcPr>
            <w:tcW w:w="850" w:type="dxa"/>
            <w:tcBorders>
              <w:top w:val="single" w:sz="12" w:space="0" w:color="auto"/>
              <w:left w:val="nil"/>
              <w:bottom w:val="single" w:sz="12" w:space="0" w:color="auto"/>
              <w:right w:val="single" w:sz="12" w:space="0" w:color="auto"/>
            </w:tcBorders>
            <w:shd w:val="pct25" w:color="000000" w:fill="CCCCCC"/>
            <w:vAlign w:val="center"/>
            <w:hideMark/>
          </w:tcPr>
          <w:p w14:paraId="47146227"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In/Out</w:t>
            </w:r>
          </w:p>
        </w:tc>
        <w:tc>
          <w:tcPr>
            <w:tcW w:w="2268" w:type="dxa"/>
            <w:tcBorders>
              <w:top w:val="single" w:sz="12" w:space="0" w:color="auto"/>
              <w:left w:val="nil"/>
              <w:bottom w:val="single" w:sz="12" w:space="0" w:color="auto"/>
              <w:right w:val="single" w:sz="12" w:space="0" w:color="auto"/>
            </w:tcBorders>
            <w:shd w:val="pct25" w:color="000000" w:fill="CCCCCC"/>
            <w:vAlign w:val="center"/>
            <w:hideMark/>
          </w:tcPr>
          <w:p w14:paraId="74064E7A"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說明</w:t>
            </w:r>
          </w:p>
        </w:tc>
        <w:tc>
          <w:tcPr>
            <w:tcW w:w="5320" w:type="dxa"/>
            <w:tcBorders>
              <w:top w:val="nil"/>
              <w:left w:val="nil"/>
              <w:bottom w:val="nil"/>
              <w:right w:val="nil"/>
            </w:tcBorders>
            <w:shd w:val="clear" w:color="auto" w:fill="auto"/>
            <w:noWrap/>
            <w:vAlign w:val="center"/>
            <w:hideMark/>
          </w:tcPr>
          <w:p w14:paraId="30FD9622" w14:textId="77777777" w:rsidR="008F073F" w:rsidRPr="008F073F" w:rsidRDefault="008F073F" w:rsidP="008F073F">
            <w:pPr>
              <w:widowControl/>
              <w:jc w:val="center"/>
              <w:rPr>
                <w:rFonts w:ascii="標楷體" w:eastAsia="標楷體" w:hAnsi="標楷體" w:cs="新細明體"/>
                <w:b/>
                <w:bCs/>
                <w:color w:val="000000"/>
                <w:kern w:val="0"/>
                <w:sz w:val="18"/>
                <w:szCs w:val="18"/>
              </w:rPr>
            </w:pPr>
          </w:p>
        </w:tc>
      </w:tr>
      <w:tr w:rsidR="008F073F" w:rsidRPr="008F073F" w14:paraId="25D60CF0" w14:textId="77777777" w:rsidTr="008F073F">
        <w:trPr>
          <w:trHeight w:val="348"/>
        </w:trPr>
        <w:tc>
          <w:tcPr>
            <w:tcW w:w="640" w:type="dxa"/>
            <w:tcBorders>
              <w:top w:val="nil"/>
              <w:left w:val="nil"/>
              <w:bottom w:val="single" w:sz="8" w:space="0" w:color="auto"/>
              <w:right w:val="nil"/>
            </w:tcBorders>
            <w:shd w:val="pct50" w:color="000000" w:fill="7F7F7F"/>
            <w:vAlign w:val="center"/>
            <w:hideMark/>
          </w:tcPr>
          <w:p w14:paraId="302D7E34"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912" w:type="dxa"/>
            <w:tcBorders>
              <w:top w:val="nil"/>
              <w:left w:val="nil"/>
              <w:bottom w:val="single" w:sz="8" w:space="0" w:color="auto"/>
              <w:right w:val="nil"/>
            </w:tcBorders>
            <w:shd w:val="pct50" w:color="000000" w:fill="7F7F7F"/>
            <w:vAlign w:val="center"/>
            <w:hideMark/>
          </w:tcPr>
          <w:p w14:paraId="5C4F5766"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417" w:type="dxa"/>
            <w:tcBorders>
              <w:top w:val="nil"/>
              <w:left w:val="nil"/>
              <w:bottom w:val="single" w:sz="8" w:space="0" w:color="auto"/>
              <w:right w:val="nil"/>
            </w:tcBorders>
            <w:shd w:val="pct50" w:color="000000" w:fill="7F7F7F"/>
            <w:vAlign w:val="center"/>
            <w:hideMark/>
          </w:tcPr>
          <w:p w14:paraId="6AD8BAF8"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993" w:type="dxa"/>
            <w:tcBorders>
              <w:top w:val="nil"/>
              <w:left w:val="nil"/>
              <w:bottom w:val="single" w:sz="8" w:space="0" w:color="auto"/>
              <w:right w:val="nil"/>
            </w:tcBorders>
            <w:shd w:val="pct50" w:color="000000" w:fill="7F7F7F"/>
            <w:vAlign w:val="center"/>
            <w:hideMark/>
          </w:tcPr>
          <w:p w14:paraId="1789B0E9"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850" w:type="dxa"/>
            <w:tcBorders>
              <w:top w:val="nil"/>
              <w:left w:val="nil"/>
              <w:bottom w:val="single" w:sz="8" w:space="0" w:color="auto"/>
              <w:right w:val="nil"/>
            </w:tcBorders>
            <w:shd w:val="pct50" w:color="000000" w:fill="7F7F7F"/>
            <w:vAlign w:val="center"/>
            <w:hideMark/>
          </w:tcPr>
          <w:p w14:paraId="18549504"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2268" w:type="dxa"/>
            <w:tcBorders>
              <w:top w:val="nil"/>
              <w:left w:val="nil"/>
              <w:bottom w:val="single" w:sz="8" w:space="0" w:color="auto"/>
              <w:right w:val="nil"/>
            </w:tcBorders>
            <w:shd w:val="pct50" w:color="000000" w:fill="7F7F7F"/>
            <w:vAlign w:val="center"/>
            <w:hideMark/>
          </w:tcPr>
          <w:p w14:paraId="7FE58108"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5320" w:type="dxa"/>
            <w:tcBorders>
              <w:top w:val="nil"/>
              <w:left w:val="nil"/>
              <w:bottom w:val="nil"/>
              <w:right w:val="nil"/>
            </w:tcBorders>
            <w:shd w:val="clear" w:color="auto" w:fill="auto"/>
            <w:noWrap/>
            <w:vAlign w:val="center"/>
            <w:hideMark/>
          </w:tcPr>
          <w:p w14:paraId="22941428" w14:textId="77777777" w:rsidR="008F073F" w:rsidRPr="008F073F" w:rsidRDefault="008F073F" w:rsidP="008F073F">
            <w:pPr>
              <w:widowControl/>
              <w:jc w:val="center"/>
              <w:rPr>
                <w:rFonts w:ascii="標楷體" w:eastAsia="標楷體" w:hAnsi="標楷體" w:cs="新細明體"/>
                <w:b/>
                <w:bCs/>
                <w:color w:val="000000"/>
                <w:kern w:val="0"/>
                <w:sz w:val="18"/>
                <w:szCs w:val="18"/>
              </w:rPr>
            </w:pPr>
          </w:p>
        </w:tc>
      </w:tr>
      <w:tr w:rsidR="008F073F" w:rsidRPr="008F073F" w14:paraId="24E8D9D2" w14:textId="77777777" w:rsidTr="008F073F">
        <w:trPr>
          <w:trHeight w:val="3252"/>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1FBB14D4"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lastRenderedPageBreak/>
              <w:t>1</w:t>
            </w:r>
          </w:p>
        </w:tc>
        <w:tc>
          <w:tcPr>
            <w:tcW w:w="1912" w:type="dxa"/>
            <w:tcBorders>
              <w:top w:val="nil"/>
              <w:left w:val="nil"/>
              <w:bottom w:val="single" w:sz="8" w:space="0" w:color="auto"/>
              <w:right w:val="single" w:sz="8" w:space="0" w:color="auto"/>
            </w:tcBorders>
            <w:shd w:val="clear" w:color="auto" w:fill="auto"/>
            <w:vAlign w:val="center"/>
            <w:hideMark/>
          </w:tcPr>
          <w:p w14:paraId="671AC0F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P_SUMMARY_TBL</w:t>
            </w:r>
          </w:p>
        </w:tc>
        <w:tc>
          <w:tcPr>
            <w:tcW w:w="1417" w:type="dxa"/>
            <w:tcBorders>
              <w:top w:val="nil"/>
              <w:left w:val="nil"/>
              <w:bottom w:val="single" w:sz="8" w:space="0" w:color="auto"/>
              <w:right w:val="single" w:sz="8" w:space="0" w:color="auto"/>
            </w:tcBorders>
            <w:shd w:val="clear" w:color="auto" w:fill="auto"/>
            <w:vAlign w:val="center"/>
            <w:hideMark/>
          </w:tcPr>
          <w:p w14:paraId="086A77B0" w14:textId="77777777" w:rsidR="008F073F" w:rsidRPr="008F073F" w:rsidRDefault="008F073F" w:rsidP="008F073F">
            <w:pPr>
              <w:widowControl/>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Table</w:t>
            </w:r>
          </w:p>
        </w:tc>
        <w:tc>
          <w:tcPr>
            <w:tcW w:w="993" w:type="dxa"/>
            <w:tcBorders>
              <w:top w:val="nil"/>
              <w:left w:val="nil"/>
              <w:bottom w:val="single" w:sz="8" w:space="0" w:color="auto"/>
              <w:right w:val="single" w:sz="8" w:space="0" w:color="auto"/>
            </w:tcBorders>
            <w:shd w:val="clear" w:color="auto" w:fill="auto"/>
            <w:vAlign w:val="center"/>
            <w:hideMark/>
          </w:tcPr>
          <w:p w14:paraId="777E63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46B2263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3B715DB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傳票匯總訊息，詳細欄位如下：</w:t>
            </w:r>
          </w:p>
        </w:tc>
        <w:tc>
          <w:tcPr>
            <w:tcW w:w="5320" w:type="dxa"/>
            <w:tcBorders>
              <w:top w:val="nil"/>
              <w:left w:val="nil"/>
              <w:bottom w:val="nil"/>
              <w:right w:val="nil"/>
            </w:tcBorders>
            <w:shd w:val="clear" w:color="auto" w:fill="auto"/>
            <w:noWrap/>
            <w:vAlign w:val="center"/>
            <w:hideMark/>
          </w:tcPr>
          <w:p w14:paraId="0724AC0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BB42DCB" w14:textId="77777777" w:rsidTr="008F073F">
        <w:trPr>
          <w:trHeight w:val="972"/>
        </w:trPr>
        <w:tc>
          <w:tcPr>
            <w:tcW w:w="640" w:type="dxa"/>
            <w:vMerge w:val="restart"/>
            <w:tcBorders>
              <w:top w:val="nil"/>
              <w:left w:val="single" w:sz="12" w:space="0" w:color="auto"/>
              <w:bottom w:val="single" w:sz="8" w:space="0" w:color="000000"/>
              <w:right w:val="single" w:sz="8" w:space="0" w:color="auto"/>
            </w:tcBorders>
            <w:shd w:val="clear" w:color="auto" w:fill="auto"/>
            <w:vAlign w:val="center"/>
            <w:hideMark/>
          </w:tcPr>
          <w:p w14:paraId="13F90D22"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1.1</w:t>
            </w:r>
          </w:p>
        </w:tc>
        <w:tc>
          <w:tcPr>
            <w:tcW w:w="1912" w:type="dxa"/>
            <w:vMerge w:val="restart"/>
            <w:tcBorders>
              <w:top w:val="nil"/>
              <w:left w:val="single" w:sz="8" w:space="0" w:color="auto"/>
              <w:bottom w:val="single" w:sz="8" w:space="0" w:color="000000"/>
              <w:right w:val="single" w:sz="8" w:space="0" w:color="auto"/>
            </w:tcBorders>
            <w:shd w:val="clear" w:color="auto" w:fill="auto"/>
            <w:vAlign w:val="center"/>
            <w:hideMark/>
          </w:tcPr>
          <w:p w14:paraId="54797B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GROUP_ID</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53851AB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vMerge w:val="restart"/>
            <w:tcBorders>
              <w:top w:val="nil"/>
              <w:left w:val="single" w:sz="8" w:space="0" w:color="auto"/>
              <w:bottom w:val="single" w:sz="8" w:space="0" w:color="000000"/>
              <w:right w:val="single" w:sz="8" w:space="0" w:color="auto"/>
            </w:tcBorders>
            <w:shd w:val="clear" w:color="auto" w:fill="auto"/>
            <w:vAlign w:val="center"/>
            <w:hideMark/>
          </w:tcPr>
          <w:p w14:paraId="345F10E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vMerge w:val="restart"/>
            <w:tcBorders>
              <w:top w:val="nil"/>
              <w:left w:val="single" w:sz="8" w:space="0" w:color="auto"/>
              <w:bottom w:val="single" w:sz="8" w:space="0" w:color="000000"/>
              <w:right w:val="single" w:sz="8" w:space="0" w:color="auto"/>
            </w:tcBorders>
            <w:shd w:val="clear" w:color="auto" w:fill="auto"/>
            <w:vAlign w:val="center"/>
            <w:hideMark/>
          </w:tcPr>
          <w:p w14:paraId="3E179A9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nil"/>
              <w:right w:val="single" w:sz="12" w:space="0" w:color="auto"/>
            </w:tcBorders>
            <w:shd w:val="clear" w:color="auto" w:fill="auto"/>
            <w:vAlign w:val="center"/>
            <w:hideMark/>
          </w:tcPr>
          <w:p w14:paraId="2A92BA0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1.ETL批號(匯出日期YYYYMMDD+3位流水號)</w:t>
            </w:r>
          </w:p>
        </w:tc>
        <w:tc>
          <w:tcPr>
            <w:tcW w:w="5320" w:type="dxa"/>
            <w:tcBorders>
              <w:top w:val="nil"/>
              <w:left w:val="nil"/>
              <w:bottom w:val="nil"/>
              <w:right w:val="nil"/>
            </w:tcBorders>
            <w:shd w:val="clear" w:color="auto" w:fill="auto"/>
            <w:vAlign w:val="center"/>
            <w:hideMark/>
          </w:tcPr>
          <w:p w14:paraId="22A224D2" w14:textId="77777777" w:rsid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AcDate傳票日期(西元,8)</w:t>
            </w:r>
          </w:p>
          <w:p w14:paraId="59F734DF" w14:textId="403093C8"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 xml:space="preserve"> + MediaSeq上傳核心序號(3)</w:t>
            </w:r>
          </w:p>
        </w:tc>
      </w:tr>
      <w:tr w:rsidR="008F073F" w:rsidRPr="008F073F" w14:paraId="1E90840E"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4A4DBC5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233EDED3"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DF7053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890E50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79AF1EA6"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4E37AFB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2.每次呼叫WS僅一個批號</w:t>
            </w:r>
          </w:p>
        </w:tc>
        <w:tc>
          <w:tcPr>
            <w:tcW w:w="5320" w:type="dxa"/>
            <w:tcBorders>
              <w:top w:val="nil"/>
              <w:left w:val="nil"/>
              <w:bottom w:val="nil"/>
              <w:right w:val="nil"/>
            </w:tcBorders>
            <w:shd w:val="clear" w:color="auto" w:fill="auto"/>
            <w:noWrap/>
            <w:vAlign w:val="center"/>
            <w:hideMark/>
          </w:tcPr>
          <w:p w14:paraId="495D624A"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3349A0A8" w14:textId="77777777" w:rsidTr="008F073F">
        <w:trPr>
          <w:trHeight w:val="336"/>
        </w:trPr>
        <w:tc>
          <w:tcPr>
            <w:tcW w:w="640" w:type="dxa"/>
            <w:vMerge/>
            <w:tcBorders>
              <w:top w:val="nil"/>
              <w:left w:val="single" w:sz="12" w:space="0" w:color="auto"/>
              <w:bottom w:val="single" w:sz="8" w:space="0" w:color="000000"/>
              <w:right w:val="single" w:sz="8" w:space="0" w:color="auto"/>
            </w:tcBorders>
            <w:vAlign w:val="center"/>
            <w:hideMark/>
          </w:tcPr>
          <w:p w14:paraId="2926D86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2483CDC"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853972B"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79DB1EE4"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663CFB99"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single" w:sz="8" w:space="0" w:color="auto"/>
              <w:right w:val="single" w:sz="12" w:space="0" w:color="auto"/>
            </w:tcBorders>
            <w:shd w:val="clear" w:color="auto" w:fill="auto"/>
            <w:vAlign w:val="center"/>
            <w:hideMark/>
          </w:tcPr>
          <w:p w14:paraId="4C8D16A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5320" w:type="dxa"/>
            <w:tcBorders>
              <w:top w:val="nil"/>
              <w:left w:val="nil"/>
              <w:bottom w:val="nil"/>
              <w:right w:val="nil"/>
            </w:tcBorders>
            <w:shd w:val="clear" w:color="auto" w:fill="auto"/>
            <w:noWrap/>
            <w:vAlign w:val="center"/>
            <w:hideMark/>
          </w:tcPr>
          <w:p w14:paraId="5BAA674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6E742DFC" w14:textId="77777777" w:rsidTr="008F073F">
        <w:trPr>
          <w:trHeight w:val="660"/>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2AA522E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1.2</w:t>
            </w:r>
          </w:p>
        </w:tc>
        <w:tc>
          <w:tcPr>
            <w:tcW w:w="1912" w:type="dxa"/>
            <w:tcBorders>
              <w:top w:val="nil"/>
              <w:left w:val="nil"/>
              <w:bottom w:val="single" w:sz="8" w:space="0" w:color="auto"/>
              <w:right w:val="single" w:sz="8" w:space="0" w:color="auto"/>
            </w:tcBorders>
            <w:shd w:val="clear" w:color="auto" w:fill="auto"/>
            <w:vAlign w:val="center"/>
            <w:hideMark/>
          </w:tcPr>
          <w:p w14:paraId="1C38B18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BATCH_DATE</w:t>
            </w:r>
          </w:p>
        </w:tc>
        <w:tc>
          <w:tcPr>
            <w:tcW w:w="1417" w:type="dxa"/>
            <w:tcBorders>
              <w:top w:val="nil"/>
              <w:left w:val="nil"/>
              <w:bottom w:val="single" w:sz="8" w:space="0" w:color="auto"/>
              <w:right w:val="single" w:sz="8" w:space="0" w:color="auto"/>
            </w:tcBorders>
            <w:shd w:val="clear" w:color="auto" w:fill="auto"/>
            <w:vAlign w:val="center"/>
            <w:hideMark/>
          </w:tcPr>
          <w:p w14:paraId="45FFC8C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93" w:type="dxa"/>
            <w:tcBorders>
              <w:top w:val="nil"/>
              <w:left w:val="nil"/>
              <w:bottom w:val="single" w:sz="8" w:space="0" w:color="auto"/>
              <w:right w:val="single" w:sz="8" w:space="0" w:color="auto"/>
            </w:tcBorders>
            <w:shd w:val="clear" w:color="auto" w:fill="auto"/>
            <w:vAlign w:val="center"/>
            <w:hideMark/>
          </w:tcPr>
          <w:p w14:paraId="00C59B3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37E02D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2E32DB6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批次匯出日期（YYYYMMDD）</w:t>
            </w:r>
          </w:p>
        </w:tc>
        <w:tc>
          <w:tcPr>
            <w:tcW w:w="5320" w:type="dxa"/>
            <w:tcBorders>
              <w:top w:val="nil"/>
              <w:left w:val="nil"/>
              <w:bottom w:val="nil"/>
              <w:right w:val="nil"/>
            </w:tcBorders>
            <w:shd w:val="clear" w:color="auto" w:fill="auto"/>
            <w:vAlign w:val="center"/>
            <w:hideMark/>
          </w:tcPr>
          <w:p w14:paraId="7018474C"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AcDate傳票日期(國曆前補零)</w:t>
            </w:r>
          </w:p>
        </w:tc>
      </w:tr>
      <w:tr w:rsidR="008F073F" w:rsidRPr="008F073F" w14:paraId="0F47E2D2" w14:textId="77777777" w:rsidTr="008F073F">
        <w:trPr>
          <w:trHeight w:val="324"/>
        </w:trPr>
        <w:tc>
          <w:tcPr>
            <w:tcW w:w="640" w:type="dxa"/>
            <w:vMerge w:val="restart"/>
            <w:tcBorders>
              <w:top w:val="nil"/>
              <w:left w:val="single" w:sz="12" w:space="0" w:color="auto"/>
              <w:bottom w:val="single" w:sz="8" w:space="0" w:color="000000"/>
              <w:right w:val="single" w:sz="8" w:space="0" w:color="auto"/>
            </w:tcBorders>
            <w:shd w:val="clear" w:color="auto" w:fill="auto"/>
            <w:vAlign w:val="center"/>
            <w:hideMark/>
          </w:tcPr>
          <w:p w14:paraId="7A1514A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1.3</w:t>
            </w:r>
          </w:p>
        </w:tc>
        <w:tc>
          <w:tcPr>
            <w:tcW w:w="1912" w:type="dxa"/>
            <w:vMerge w:val="restart"/>
            <w:tcBorders>
              <w:top w:val="nil"/>
              <w:left w:val="single" w:sz="8" w:space="0" w:color="auto"/>
              <w:bottom w:val="single" w:sz="8" w:space="0" w:color="000000"/>
              <w:right w:val="single" w:sz="8" w:space="0" w:color="auto"/>
            </w:tcBorders>
            <w:shd w:val="clear" w:color="auto" w:fill="auto"/>
            <w:vAlign w:val="center"/>
            <w:hideMark/>
          </w:tcPr>
          <w:p w14:paraId="15C6517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JE_SOURCE_NAME</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7430136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93" w:type="dxa"/>
            <w:vMerge w:val="restart"/>
            <w:tcBorders>
              <w:top w:val="nil"/>
              <w:left w:val="single" w:sz="8" w:space="0" w:color="auto"/>
              <w:bottom w:val="single" w:sz="8" w:space="0" w:color="000000"/>
              <w:right w:val="single" w:sz="8" w:space="0" w:color="auto"/>
            </w:tcBorders>
            <w:shd w:val="clear" w:color="auto" w:fill="auto"/>
            <w:vAlign w:val="center"/>
            <w:hideMark/>
          </w:tcPr>
          <w:p w14:paraId="73643F3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vMerge w:val="restart"/>
            <w:tcBorders>
              <w:top w:val="nil"/>
              <w:left w:val="single" w:sz="8" w:space="0" w:color="auto"/>
              <w:bottom w:val="single" w:sz="8" w:space="0" w:color="000000"/>
              <w:right w:val="single" w:sz="8" w:space="0" w:color="auto"/>
            </w:tcBorders>
            <w:shd w:val="clear" w:color="auto" w:fill="auto"/>
            <w:vAlign w:val="center"/>
            <w:hideMark/>
          </w:tcPr>
          <w:p w14:paraId="67D9E5D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nil"/>
              <w:right w:val="single" w:sz="12" w:space="0" w:color="auto"/>
            </w:tcBorders>
            <w:shd w:val="clear" w:color="auto" w:fill="auto"/>
            <w:vAlign w:val="center"/>
            <w:hideMark/>
          </w:tcPr>
          <w:p w14:paraId="2D53404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系統來源別</w:t>
            </w:r>
            <w:r w:rsidRPr="008F073F">
              <w:rPr>
                <w:rFonts w:ascii="標楷體" w:eastAsia="標楷體" w:hAnsi="標楷體" w:cs="新細明體" w:hint="eastAsia"/>
                <w:color w:val="008080"/>
                <w:kern w:val="0"/>
                <w:sz w:val="17"/>
                <w:szCs w:val="17"/>
                <w:u w:val="single"/>
              </w:rPr>
              <w:t>(名稱限八個中文字)</w:t>
            </w:r>
          </w:p>
        </w:tc>
        <w:tc>
          <w:tcPr>
            <w:tcW w:w="5320" w:type="dxa"/>
            <w:tcBorders>
              <w:top w:val="nil"/>
              <w:left w:val="nil"/>
              <w:bottom w:val="nil"/>
              <w:right w:val="nil"/>
            </w:tcBorders>
            <w:shd w:val="clear" w:color="auto" w:fill="auto"/>
            <w:noWrap/>
            <w:vAlign w:val="center"/>
            <w:hideMark/>
          </w:tcPr>
          <w:p w14:paraId="6DD4943D"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01DC9ECD"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53D5531A"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9E1EADB"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2AFBA84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13747C86"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76D9DF64"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1F5C00C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PL:壽險核心系統</w:t>
            </w:r>
          </w:p>
        </w:tc>
        <w:tc>
          <w:tcPr>
            <w:tcW w:w="5320" w:type="dxa"/>
            <w:tcBorders>
              <w:top w:val="nil"/>
              <w:left w:val="nil"/>
              <w:bottom w:val="nil"/>
              <w:right w:val="nil"/>
            </w:tcBorders>
            <w:shd w:val="clear" w:color="auto" w:fill="auto"/>
            <w:noWrap/>
            <w:vAlign w:val="center"/>
            <w:hideMark/>
          </w:tcPr>
          <w:p w14:paraId="2797B3E2"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6425D1A8"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7C4CCB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23EDF202"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A69EE50"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CE85B7A"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090A227A"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64D95CE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BE:預算暨費用系統</w:t>
            </w:r>
          </w:p>
        </w:tc>
        <w:tc>
          <w:tcPr>
            <w:tcW w:w="5320" w:type="dxa"/>
            <w:tcBorders>
              <w:top w:val="nil"/>
              <w:left w:val="nil"/>
              <w:bottom w:val="nil"/>
              <w:right w:val="nil"/>
            </w:tcBorders>
            <w:shd w:val="clear" w:color="auto" w:fill="auto"/>
            <w:noWrap/>
            <w:vAlign w:val="center"/>
            <w:hideMark/>
          </w:tcPr>
          <w:p w14:paraId="01CE5880"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148968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9E90BDA"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1C78714E"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539F7F46"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28E2744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2938516"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406566C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LN:放款帳務系統</w:t>
            </w:r>
          </w:p>
        </w:tc>
        <w:tc>
          <w:tcPr>
            <w:tcW w:w="5320" w:type="dxa"/>
            <w:tcBorders>
              <w:top w:val="nil"/>
              <w:left w:val="nil"/>
              <w:bottom w:val="nil"/>
              <w:right w:val="nil"/>
            </w:tcBorders>
            <w:shd w:val="clear" w:color="auto" w:fill="auto"/>
            <w:noWrap/>
            <w:vAlign w:val="center"/>
            <w:hideMark/>
          </w:tcPr>
          <w:p w14:paraId="0D2576BB"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LN:放款帳務系統</w:t>
            </w:r>
          </w:p>
        </w:tc>
      </w:tr>
      <w:tr w:rsidR="008F073F" w:rsidRPr="008F073F" w14:paraId="18C2503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8C2EA5F"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8A5FCC7"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52DF35F5"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5825E5C6"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0ECBABD"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4C4CE6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RP:不動產系統</w:t>
            </w:r>
          </w:p>
        </w:tc>
        <w:tc>
          <w:tcPr>
            <w:tcW w:w="5320" w:type="dxa"/>
            <w:tcBorders>
              <w:top w:val="nil"/>
              <w:left w:val="nil"/>
              <w:bottom w:val="nil"/>
              <w:right w:val="nil"/>
            </w:tcBorders>
            <w:shd w:val="clear" w:color="auto" w:fill="auto"/>
            <w:noWrap/>
            <w:vAlign w:val="center"/>
            <w:hideMark/>
          </w:tcPr>
          <w:p w14:paraId="1D2E6AC2"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3D14E58C"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718B5F15"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0ACBAF6E"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4315B9BF"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3383A35D"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C1EEB7E"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93D304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PA:動產系統</w:t>
            </w:r>
          </w:p>
        </w:tc>
        <w:tc>
          <w:tcPr>
            <w:tcW w:w="5320" w:type="dxa"/>
            <w:tcBorders>
              <w:top w:val="nil"/>
              <w:left w:val="nil"/>
              <w:bottom w:val="nil"/>
              <w:right w:val="nil"/>
            </w:tcBorders>
            <w:shd w:val="clear" w:color="auto" w:fill="auto"/>
            <w:noWrap/>
            <w:vAlign w:val="center"/>
            <w:hideMark/>
          </w:tcPr>
          <w:p w14:paraId="2B718555"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1025B702"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5B6F34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69F5584"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19A06C51"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3A681E37"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75C061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306164B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LE:IFRS16 租賃系統</w:t>
            </w:r>
          </w:p>
        </w:tc>
        <w:tc>
          <w:tcPr>
            <w:tcW w:w="5320" w:type="dxa"/>
            <w:tcBorders>
              <w:top w:val="nil"/>
              <w:left w:val="nil"/>
              <w:bottom w:val="nil"/>
              <w:right w:val="nil"/>
            </w:tcBorders>
            <w:shd w:val="clear" w:color="auto" w:fill="auto"/>
            <w:noWrap/>
            <w:vAlign w:val="center"/>
            <w:hideMark/>
          </w:tcPr>
          <w:p w14:paraId="236260BB" w14:textId="77777777" w:rsidR="008F073F" w:rsidRPr="008F073F" w:rsidRDefault="008F073F" w:rsidP="008F073F">
            <w:pPr>
              <w:widowControl/>
              <w:rPr>
                <w:rFonts w:ascii="標楷體" w:eastAsia="標楷體" w:hAnsi="標楷體" w:cs="新細明體"/>
                <w:color w:val="000000"/>
                <w:kern w:val="0"/>
                <w:sz w:val="18"/>
                <w:szCs w:val="18"/>
              </w:rPr>
            </w:pPr>
          </w:p>
        </w:tc>
      </w:tr>
      <w:tr w:rsidR="008F073F" w:rsidRPr="008F073F" w14:paraId="7CE5912C"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1EA8FBC"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6E98E820"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B0E02BE"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638C1B3F"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0FE3334"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02FF1A47" w14:textId="77777777" w:rsidR="008F073F" w:rsidRPr="008F073F" w:rsidRDefault="008F073F" w:rsidP="008F073F">
            <w:pPr>
              <w:widowControl/>
              <w:rPr>
                <w:rFonts w:ascii="標楷體" w:eastAsia="標楷體" w:hAnsi="標楷體" w:cs="新細明體"/>
                <w:color w:val="FF0000"/>
                <w:kern w:val="0"/>
                <w:sz w:val="17"/>
                <w:szCs w:val="17"/>
              </w:rPr>
            </w:pPr>
            <w:r w:rsidRPr="008F073F">
              <w:rPr>
                <w:rFonts w:ascii="標楷體" w:eastAsia="標楷體" w:hAnsi="標楷體" w:cs="新細明體" w:hint="eastAsia"/>
                <w:strike/>
                <w:color w:val="FF0000"/>
                <w:kern w:val="0"/>
                <w:sz w:val="17"/>
                <w:szCs w:val="17"/>
              </w:rPr>
              <w:t>IA:國內投資帳務系統</w:t>
            </w:r>
          </w:p>
        </w:tc>
        <w:tc>
          <w:tcPr>
            <w:tcW w:w="5320" w:type="dxa"/>
            <w:tcBorders>
              <w:top w:val="nil"/>
              <w:left w:val="nil"/>
              <w:bottom w:val="nil"/>
              <w:right w:val="nil"/>
            </w:tcBorders>
            <w:shd w:val="clear" w:color="auto" w:fill="auto"/>
            <w:noWrap/>
            <w:vAlign w:val="center"/>
            <w:hideMark/>
          </w:tcPr>
          <w:p w14:paraId="0F9FB4BE" w14:textId="77777777" w:rsidR="008F073F" w:rsidRPr="008F073F" w:rsidRDefault="008F073F" w:rsidP="008F073F">
            <w:pPr>
              <w:widowControl/>
              <w:rPr>
                <w:rFonts w:ascii="標楷體" w:eastAsia="標楷體" w:hAnsi="標楷體" w:cs="新細明體"/>
                <w:color w:val="FF0000"/>
                <w:kern w:val="0"/>
                <w:sz w:val="18"/>
                <w:szCs w:val="18"/>
              </w:rPr>
            </w:pPr>
          </w:p>
        </w:tc>
      </w:tr>
      <w:tr w:rsidR="008F073F" w:rsidRPr="008F073F" w14:paraId="3E1098CF"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0DFF4604"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152DB2D7"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15329C1A"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519B5B8C"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013FC59"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9C4D127"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IA:國內帳務-資金課</w:t>
            </w:r>
          </w:p>
        </w:tc>
        <w:tc>
          <w:tcPr>
            <w:tcW w:w="5320" w:type="dxa"/>
            <w:tcBorders>
              <w:top w:val="nil"/>
              <w:left w:val="nil"/>
              <w:bottom w:val="nil"/>
              <w:right w:val="nil"/>
            </w:tcBorders>
            <w:shd w:val="clear" w:color="auto" w:fill="auto"/>
            <w:noWrap/>
            <w:vAlign w:val="center"/>
            <w:hideMark/>
          </w:tcPr>
          <w:p w14:paraId="7E989171"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164B4387"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1DC30150"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D1611CF"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2B6116F"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0DC7A3FF"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3EEB2ADB"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ED7D665"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IB:國內帳務-資運課</w:t>
            </w:r>
          </w:p>
        </w:tc>
        <w:tc>
          <w:tcPr>
            <w:tcW w:w="5320" w:type="dxa"/>
            <w:tcBorders>
              <w:top w:val="nil"/>
              <w:left w:val="nil"/>
              <w:bottom w:val="nil"/>
              <w:right w:val="nil"/>
            </w:tcBorders>
            <w:shd w:val="clear" w:color="auto" w:fill="auto"/>
            <w:noWrap/>
            <w:vAlign w:val="center"/>
            <w:hideMark/>
          </w:tcPr>
          <w:p w14:paraId="1948BB6F"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1C289629"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06A6057"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6BFEE2B0"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2C4B6829"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63E7A7DC"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91FA14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5D79F787"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IC:國內帳務-財管課</w:t>
            </w:r>
          </w:p>
        </w:tc>
        <w:tc>
          <w:tcPr>
            <w:tcW w:w="5320" w:type="dxa"/>
            <w:tcBorders>
              <w:top w:val="nil"/>
              <w:left w:val="nil"/>
              <w:bottom w:val="nil"/>
              <w:right w:val="nil"/>
            </w:tcBorders>
            <w:shd w:val="clear" w:color="auto" w:fill="auto"/>
            <w:noWrap/>
            <w:vAlign w:val="center"/>
            <w:hideMark/>
          </w:tcPr>
          <w:p w14:paraId="2B19E9BC"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672069D3"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5C155399"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3934F0F8"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3F0D3282"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78578BF3"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51A0EA9A"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25550391" w14:textId="77777777" w:rsidR="008F073F" w:rsidRPr="008F073F" w:rsidRDefault="008F073F" w:rsidP="008F073F">
            <w:pPr>
              <w:widowControl/>
              <w:rPr>
                <w:rFonts w:ascii="標楷體" w:eastAsia="標楷體" w:hAnsi="標楷體" w:cs="新細明體"/>
                <w:color w:val="008080"/>
                <w:kern w:val="0"/>
                <w:sz w:val="17"/>
                <w:szCs w:val="17"/>
                <w:u w:val="single"/>
              </w:rPr>
            </w:pPr>
            <w:r w:rsidRPr="008F073F">
              <w:rPr>
                <w:rFonts w:ascii="標楷體" w:eastAsia="標楷體" w:hAnsi="標楷體" w:cs="新細明體" w:hint="eastAsia"/>
                <w:color w:val="008080"/>
                <w:kern w:val="0"/>
                <w:sz w:val="17"/>
                <w:szCs w:val="17"/>
                <w:u w:val="single"/>
              </w:rPr>
              <w:t>ID:國內帳務-投會課</w:t>
            </w:r>
          </w:p>
        </w:tc>
        <w:tc>
          <w:tcPr>
            <w:tcW w:w="5320" w:type="dxa"/>
            <w:tcBorders>
              <w:top w:val="nil"/>
              <w:left w:val="nil"/>
              <w:bottom w:val="nil"/>
              <w:right w:val="nil"/>
            </w:tcBorders>
            <w:shd w:val="clear" w:color="auto" w:fill="auto"/>
            <w:noWrap/>
            <w:vAlign w:val="center"/>
            <w:hideMark/>
          </w:tcPr>
          <w:p w14:paraId="4976A18D" w14:textId="77777777" w:rsidR="008F073F" w:rsidRPr="008F073F" w:rsidRDefault="008F073F" w:rsidP="008F073F">
            <w:pPr>
              <w:widowControl/>
              <w:rPr>
                <w:rFonts w:ascii="標楷體" w:eastAsia="標楷體" w:hAnsi="標楷體" w:cs="新細明體"/>
                <w:color w:val="008080"/>
                <w:kern w:val="0"/>
                <w:sz w:val="18"/>
                <w:szCs w:val="18"/>
                <w:u w:val="single"/>
              </w:rPr>
            </w:pPr>
          </w:p>
        </w:tc>
      </w:tr>
      <w:tr w:rsidR="008F073F" w:rsidRPr="008F073F" w14:paraId="4C66C54A" w14:textId="77777777" w:rsidTr="008F073F">
        <w:trPr>
          <w:trHeight w:val="324"/>
        </w:trPr>
        <w:tc>
          <w:tcPr>
            <w:tcW w:w="640" w:type="dxa"/>
            <w:vMerge/>
            <w:tcBorders>
              <w:top w:val="nil"/>
              <w:left w:val="single" w:sz="12" w:space="0" w:color="auto"/>
              <w:bottom w:val="single" w:sz="8" w:space="0" w:color="000000"/>
              <w:right w:val="single" w:sz="8" w:space="0" w:color="auto"/>
            </w:tcBorders>
            <w:vAlign w:val="center"/>
            <w:hideMark/>
          </w:tcPr>
          <w:p w14:paraId="6188A80E"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2A40A36"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7A288D62"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00C4EBA8"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1D9133AC"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nil"/>
              <w:right w:val="single" w:sz="12" w:space="0" w:color="auto"/>
            </w:tcBorders>
            <w:shd w:val="clear" w:color="auto" w:fill="auto"/>
            <w:vAlign w:val="center"/>
            <w:hideMark/>
          </w:tcPr>
          <w:p w14:paraId="667804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EA:國外投資帳務系統</w:t>
            </w:r>
          </w:p>
        </w:tc>
        <w:tc>
          <w:tcPr>
            <w:tcW w:w="5320" w:type="dxa"/>
            <w:tcBorders>
              <w:top w:val="nil"/>
              <w:left w:val="nil"/>
              <w:bottom w:val="nil"/>
              <w:right w:val="nil"/>
            </w:tcBorders>
            <w:shd w:val="clear" w:color="auto" w:fill="auto"/>
            <w:noWrap/>
            <w:vAlign w:val="center"/>
            <w:hideMark/>
          </w:tcPr>
          <w:p w14:paraId="254B14B9" w14:textId="77777777" w:rsidR="008F073F" w:rsidRPr="008F073F" w:rsidRDefault="008F073F" w:rsidP="008F073F">
            <w:pPr>
              <w:widowControl/>
              <w:rPr>
                <w:rFonts w:ascii="標楷體" w:eastAsia="標楷體" w:hAnsi="標楷體" w:cs="新細明體"/>
                <w:color w:val="000000"/>
                <w:kern w:val="0"/>
                <w:sz w:val="17"/>
                <w:szCs w:val="17"/>
              </w:rPr>
            </w:pPr>
          </w:p>
        </w:tc>
      </w:tr>
      <w:tr w:rsidR="008F073F" w:rsidRPr="008F073F" w14:paraId="6FEE054A" w14:textId="77777777" w:rsidTr="008F073F">
        <w:trPr>
          <w:trHeight w:val="336"/>
        </w:trPr>
        <w:tc>
          <w:tcPr>
            <w:tcW w:w="640" w:type="dxa"/>
            <w:vMerge/>
            <w:tcBorders>
              <w:top w:val="nil"/>
              <w:left w:val="single" w:sz="12" w:space="0" w:color="auto"/>
              <w:bottom w:val="single" w:sz="8" w:space="0" w:color="000000"/>
              <w:right w:val="single" w:sz="8" w:space="0" w:color="auto"/>
            </w:tcBorders>
            <w:vAlign w:val="center"/>
            <w:hideMark/>
          </w:tcPr>
          <w:p w14:paraId="1DAB77AF" w14:textId="77777777" w:rsidR="008F073F" w:rsidRPr="008F073F" w:rsidRDefault="008F073F" w:rsidP="008F073F">
            <w:pPr>
              <w:widowControl/>
              <w:rPr>
                <w:rFonts w:ascii="標楷體" w:eastAsia="標楷體" w:hAnsi="標楷體" w:cs="新細明體"/>
                <w:color w:val="000000"/>
                <w:kern w:val="0"/>
                <w:sz w:val="17"/>
                <w:szCs w:val="17"/>
              </w:rPr>
            </w:pPr>
          </w:p>
        </w:tc>
        <w:tc>
          <w:tcPr>
            <w:tcW w:w="1912" w:type="dxa"/>
            <w:vMerge/>
            <w:tcBorders>
              <w:top w:val="nil"/>
              <w:left w:val="single" w:sz="8" w:space="0" w:color="auto"/>
              <w:bottom w:val="single" w:sz="8" w:space="0" w:color="000000"/>
              <w:right w:val="single" w:sz="8" w:space="0" w:color="auto"/>
            </w:tcBorders>
            <w:vAlign w:val="center"/>
            <w:hideMark/>
          </w:tcPr>
          <w:p w14:paraId="561B3935" w14:textId="77777777" w:rsidR="008F073F" w:rsidRPr="008F073F" w:rsidRDefault="008F073F" w:rsidP="008F073F">
            <w:pPr>
              <w:widowControl/>
              <w:rPr>
                <w:rFonts w:ascii="標楷體" w:eastAsia="標楷體" w:hAnsi="標楷體" w:cs="新細明體"/>
                <w:color w:val="000000"/>
                <w:kern w:val="0"/>
                <w:sz w:val="17"/>
                <w:szCs w:val="17"/>
              </w:rPr>
            </w:pPr>
          </w:p>
        </w:tc>
        <w:tc>
          <w:tcPr>
            <w:tcW w:w="1417" w:type="dxa"/>
            <w:vMerge/>
            <w:tcBorders>
              <w:top w:val="nil"/>
              <w:left w:val="single" w:sz="8" w:space="0" w:color="auto"/>
              <w:bottom w:val="single" w:sz="8" w:space="0" w:color="000000"/>
              <w:right w:val="single" w:sz="8" w:space="0" w:color="auto"/>
            </w:tcBorders>
            <w:vAlign w:val="center"/>
            <w:hideMark/>
          </w:tcPr>
          <w:p w14:paraId="6D6E8EC7" w14:textId="77777777" w:rsidR="008F073F" w:rsidRPr="008F073F" w:rsidRDefault="008F073F" w:rsidP="008F073F">
            <w:pPr>
              <w:widowControl/>
              <w:rPr>
                <w:rFonts w:ascii="標楷體" w:eastAsia="標楷體" w:hAnsi="標楷體" w:cs="新細明體"/>
                <w:color w:val="000000"/>
                <w:kern w:val="0"/>
                <w:sz w:val="17"/>
                <w:szCs w:val="17"/>
              </w:rPr>
            </w:pPr>
          </w:p>
        </w:tc>
        <w:tc>
          <w:tcPr>
            <w:tcW w:w="993" w:type="dxa"/>
            <w:vMerge/>
            <w:tcBorders>
              <w:top w:val="nil"/>
              <w:left w:val="single" w:sz="8" w:space="0" w:color="auto"/>
              <w:bottom w:val="single" w:sz="8" w:space="0" w:color="000000"/>
              <w:right w:val="single" w:sz="8" w:space="0" w:color="auto"/>
            </w:tcBorders>
            <w:vAlign w:val="center"/>
            <w:hideMark/>
          </w:tcPr>
          <w:p w14:paraId="4568510B" w14:textId="77777777" w:rsidR="008F073F" w:rsidRPr="008F073F" w:rsidRDefault="008F073F" w:rsidP="008F073F">
            <w:pPr>
              <w:widowControl/>
              <w:rPr>
                <w:rFonts w:ascii="標楷體" w:eastAsia="標楷體" w:hAnsi="標楷體" w:cs="新細明體"/>
                <w:color w:val="000000"/>
                <w:kern w:val="0"/>
                <w:sz w:val="17"/>
                <w:szCs w:val="17"/>
              </w:rPr>
            </w:pPr>
          </w:p>
        </w:tc>
        <w:tc>
          <w:tcPr>
            <w:tcW w:w="850" w:type="dxa"/>
            <w:vMerge/>
            <w:tcBorders>
              <w:top w:val="nil"/>
              <w:left w:val="single" w:sz="8" w:space="0" w:color="auto"/>
              <w:bottom w:val="single" w:sz="8" w:space="0" w:color="000000"/>
              <w:right w:val="single" w:sz="8" w:space="0" w:color="auto"/>
            </w:tcBorders>
            <w:vAlign w:val="center"/>
            <w:hideMark/>
          </w:tcPr>
          <w:p w14:paraId="4DF9EA70" w14:textId="77777777" w:rsidR="008F073F" w:rsidRPr="008F073F" w:rsidRDefault="008F073F" w:rsidP="008F073F">
            <w:pPr>
              <w:widowControl/>
              <w:rPr>
                <w:rFonts w:ascii="標楷體" w:eastAsia="標楷體" w:hAnsi="標楷體" w:cs="新細明體"/>
                <w:color w:val="000000"/>
                <w:kern w:val="0"/>
                <w:sz w:val="17"/>
                <w:szCs w:val="17"/>
              </w:rPr>
            </w:pPr>
          </w:p>
        </w:tc>
        <w:tc>
          <w:tcPr>
            <w:tcW w:w="2268" w:type="dxa"/>
            <w:tcBorders>
              <w:top w:val="nil"/>
              <w:left w:val="nil"/>
              <w:bottom w:val="single" w:sz="8" w:space="0" w:color="auto"/>
              <w:right w:val="single" w:sz="12" w:space="0" w:color="auto"/>
            </w:tcBorders>
            <w:shd w:val="clear" w:color="auto" w:fill="auto"/>
            <w:vAlign w:val="center"/>
            <w:hideMark/>
          </w:tcPr>
          <w:p w14:paraId="07A3A38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CE:IFRS17計算引擎</w:t>
            </w:r>
          </w:p>
        </w:tc>
        <w:tc>
          <w:tcPr>
            <w:tcW w:w="5320" w:type="dxa"/>
            <w:tcBorders>
              <w:top w:val="nil"/>
              <w:left w:val="nil"/>
              <w:bottom w:val="nil"/>
              <w:right w:val="nil"/>
            </w:tcBorders>
            <w:shd w:val="clear" w:color="auto" w:fill="auto"/>
            <w:noWrap/>
            <w:vAlign w:val="center"/>
            <w:hideMark/>
          </w:tcPr>
          <w:p w14:paraId="2BC64266" w14:textId="77777777" w:rsidR="008F073F" w:rsidRPr="008F073F" w:rsidRDefault="008F073F" w:rsidP="008F073F">
            <w:pPr>
              <w:widowControl/>
              <w:rPr>
                <w:rFonts w:ascii="標楷體" w:eastAsia="標楷體" w:hAnsi="標楷體" w:cs="新細明體"/>
                <w:color w:val="000000"/>
                <w:kern w:val="0"/>
                <w:sz w:val="17"/>
                <w:szCs w:val="17"/>
              </w:rPr>
            </w:pPr>
          </w:p>
        </w:tc>
      </w:tr>
      <w:tr w:rsidR="008F073F" w:rsidRPr="008F073F" w14:paraId="028F2649" w14:textId="77777777" w:rsidTr="008F073F">
        <w:trPr>
          <w:trHeight w:val="336"/>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194DD79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1.4</w:t>
            </w:r>
          </w:p>
        </w:tc>
        <w:tc>
          <w:tcPr>
            <w:tcW w:w="1912" w:type="dxa"/>
            <w:tcBorders>
              <w:top w:val="nil"/>
              <w:left w:val="nil"/>
              <w:bottom w:val="single" w:sz="8" w:space="0" w:color="auto"/>
              <w:right w:val="single" w:sz="8" w:space="0" w:color="auto"/>
            </w:tcBorders>
            <w:shd w:val="clear" w:color="auto" w:fill="auto"/>
            <w:vAlign w:val="center"/>
            <w:hideMark/>
          </w:tcPr>
          <w:p w14:paraId="5A55023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TOTAL_LINES</w:t>
            </w:r>
          </w:p>
        </w:tc>
        <w:tc>
          <w:tcPr>
            <w:tcW w:w="1417" w:type="dxa"/>
            <w:tcBorders>
              <w:top w:val="nil"/>
              <w:left w:val="nil"/>
              <w:bottom w:val="single" w:sz="8" w:space="0" w:color="auto"/>
              <w:right w:val="single" w:sz="8" w:space="0" w:color="auto"/>
            </w:tcBorders>
            <w:shd w:val="clear" w:color="auto" w:fill="auto"/>
            <w:vAlign w:val="center"/>
            <w:hideMark/>
          </w:tcPr>
          <w:p w14:paraId="0A41E4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tcBorders>
              <w:top w:val="nil"/>
              <w:left w:val="nil"/>
              <w:bottom w:val="single" w:sz="8" w:space="0" w:color="auto"/>
              <w:right w:val="single" w:sz="8" w:space="0" w:color="auto"/>
            </w:tcBorders>
            <w:shd w:val="clear" w:color="auto" w:fill="auto"/>
            <w:vAlign w:val="center"/>
            <w:hideMark/>
          </w:tcPr>
          <w:p w14:paraId="1CD7715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1022DDB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249F515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該批號下各幣別傳票明細總行數</w:t>
            </w:r>
          </w:p>
        </w:tc>
        <w:tc>
          <w:tcPr>
            <w:tcW w:w="5320" w:type="dxa"/>
            <w:tcBorders>
              <w:top w:val="nil"/>
              <w:left w:val="nil"/>
              <w:bottom w:val="nil"/>
              <w:right w:val="nil"/>
            </w:tcBorders>
            <w:shd w:val="clear" w:color="auto" w:fill="auto"/>
            <w:vAlign w:val="center"/>
            <w:hideMark/>
          </w:tcPr>
          <w:p w14:paraId="0EFFB353"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加總明細筆數</w:t>
            </w:r>
          </w:p>
        </w:tc>
      </w:tr>
      <w:tr w:rsidR="008F073F" w:rsidRPr="008F073F" w14:paraId="691FC5EE" w14:textId="77777777" w:rsidTr="008F073F">
        <w:trPr>
          <w:trHeight w:val="660"/>
        </w:trPr>
        <w:tc>
          <w:tcPr>
            <w:tcW w:w="640" w:type="dxa"/>
            <w:tcBorders>
              <w:top w:val="nil"/>
              <w:left w:val="single" w:sz="12" w:space="0" w:color="auto"/>
              <w:bottom w:val="single" w:sz="8" w:space="0" w:color="auto"/>
              <w:right w:val="single" w:sz="8" w:space="0" w:color="auto"/>
            </w:tcBorders>
            <w:shd w:val="clear" w:color="auto" w:fill="auto"/>
            <w:vAlign w:val="center"/>
            <w:hideMark/>
          </w:tcPr>
          <w:p w14:paraId="48BC7BA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1.5</w:t>
            </w:r>
          </w:p>
        </w:tc>
        <w:tc>
          <w:tcPr>
            <w:tcW w:w="1912" w:type="dxa"/>
            <w:tcBorders>
              <w:top w:val="nil"/>
              <w:left w:val="nil"/>
              <w:bottom w:val="single" w:sz="8" w:space="0" w:color="auto"/>
              <w:right w:val="single" w:sz="8" w:space="0" w:color="auto"/>
            </w:tcBorders>
            <w:shd w:val="clear" w:color="auto" w:fill="auto"/>
            <w:vAlign w:val="center"/>
            <w:hideMark/>
          </w:tcPr>
          <w:p w14:paraId="01E0E4A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CURRENCY_CODE</w:t>
            </w:r>
          </w:p>
        </w:tc>
        <w:tc>
          <w:tcPr>
            <w:tcW w:w="1417" w:type="dxa"/>
            <w:tcBorders>
              <w:top w:val="nil"/>
              <w:left w:val="nil"/>
              <w:bottom w:val="single" w:sz="8" w:space="0" w:color="auto"/>
              <w:right w:val="single" w:sz="8" w:space="0" w:color="auto"/>
            </w:tcBorders>
            <w:shd w:val="clear" w:color="auto" w:fill="auto"/>
            <w:vAlign w:val="center"/>
            <w:hideMark/>
          </w:tcPr>
          <w:p w14:paraId="2BAFC3F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93" w:type="dxa"/>
            <w:tcBorders>
              <w:top w:val="nil"/>
              <w:left w:val="nil"/>
              <w:bottom w:val="single" w:sz="8" w:space="0" w:color="auto"/>
              <w:right w:val="single" w:sz="8" w:space="0" w:color="auto"/>
            </w:tcBorders>
            <w:shd w:val="clear" w:color="auto" w:fill="auto"/>
            <w:vAlign w:val="center"/>
            <w:hideMark/>
          </w:tcPr>
          <w:p w14:paraId="10FE90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8" w:space="0" w:color="auto"/>
              <w:right w:val="single" w:sz="8" w:space="0" w:color="auto"/>
            </w:tcBorders>
            <w:shd w:val="clear" w:color="auto" w:fill="auto"/>
            <w:vAlign w:val="center"/>
            <w:hideMark/>
          </w:tcPr>
          <w:p w14:paraId="10E892E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8" w:space="0" w:color="auto"/>
              <w:right w:val="single" w:sz="12" w:space="0" w:color="auto"/>
            </w:tcBorders>
            <w:shd w:val="clear" w:color="auto" w:fill="auto"/>
            <w:vAlign w:val="center"/>
            <w:hideMark/>
          </w:tcPr>
          <w:p w14:paraId="45591F8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幣別</w:t>
            </w:r>
          </w:p>
        </w:tc>
        <w:tc>
          <w:tcPr>
            <w:tcW w:w="5320" w:type="dxa"/>
            <w:tcBorders>
              <w:top w:val="nil"/>
              <w:left w:val="nil"/>
              <w:bottom w:val="nil"/>
              <w:right w:val="nil"/>
            </w:tcBorders>
            <w:shd w:val="clear" w:color="auto" w:fill="auto"/>
            <w:vAlign w:val="center"/>
            <w:hideMark/>
          </w:tcPr>
          <w:p w14:paraId="071C70CB"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CurrencyCode幣別 NTD:台幣</w:t>
            </w:r>
          </w:p>
        </w:tc>
      </w:tr>
      <w:tr w:rsidR="008F073F" w:rsidRPr="008F073F" w14:paraId="799826B2" w14:textId="77777777" w:rsidTr="008F073F">
        <w:trPr>
          <w:trHeight w:val="660"/>
        </w:trPr>
        <w:tc>
          <w:tcPr>
            <w:tcW w:w="640" w:type="dxa"/>
            <w:tcBorders>
              <w:top w:val="nil"/>
              <w:left w:val="single" w:sz="12" w:space="0" w:color="auto"/>
              <w:bottom w:val="single" w:sz="12" w:space="0" w:color="auto"/>
              <w:right w:val="single" w:sz="8" w:space="0" w:color="auto"/>
            </w:tcBorders>
            <w:shd w:val="clear" w:color="auto" w:fill="auto"/>
            <w:vAlign w:val="center"/>
            <w:hideMark/>
          </w:tcPr>
          <w:p w14:paraId="02F91F6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1.6</w:t>
            </w:r>
          </w:p>
        </w:tc>
        <w:tc>
          <w:tcPr>
            <w:tcW w:w="1912" w:type="dxa"/>
            <w:tcBorders>
              <w:top w:val="nil"/>
              <w:left w:val="nil"/>
              <w:bottom w:val="single" w:sz="12" w:space="0" w:color="auto"/>
              <w:right w:val="single" w:sz="8" w:space="0" w:color="auto"/>
            </w:tcBorders>
            <w:shd w:val="clear" w:color="auto" w:fill="auto"/>
            <w:vAlign w:val="center"/>
            <w:hideMark/>
          </w:tcPr>
          <w:p w14:paraId="2A370B3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TOTAL_AMOUNT</w:t>
            </w:r>
          </w:p>
        </w:tc>
        <w:tc>
          <w:tcPr>
            <w:tcW w:w="1417" w:type="dxa"/>
            <w:tcBorders>
              <w:top w:val="nil"/>
              <w:left w:val="nil"/>
              <w:bottom w:val="single" w:sz="12" w:space="0" w:color="auto"/>
              <w:right w:val="single" w:sz="8" w:space="0" w:color="auto"/>
            </w:tcBorders>
            <w:shd w:val="clear" w:color="auto" w:fill="auto"/>
            <w:vAlign w:val="center"/>
            <w:hideMark/>
          </w:tcPr>
          <w:p w14:paraId="1CB4F69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93" w:type="dxa"/>
            <w:tcBorders>
              <w:top w:val="nil"/>
              <w:left w:val="nil"/>
              <w:bottom w:val="single" w:sz="12" w:space="0" w:color="auto"/>
              <w:right w:val="single" w:sz="8" w:space="0" w:color="auto"/>
            </w:tcBorders>
            <w:shd w:val="clear" w:color="auto" w:fill="auto"/>
            <w:vAlign w:val="center"/>
            <w:hideMark/>
          </w:tcPr>
          <w:p w14:paraId="6564307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50" w:type="dxa"/>
            <w:tcBorders>
              <w:top w:val="nil"/>
              <w:left w:val="nil"/>
              <w:bottom w:val="single" w:sz="12" w:space="0" w:color="auto"/>
              <w:right w:val="single" w:sz="8" w:space="0" w:color="auto"/>
            </w:tcBorders>
            <w:shd w:val="clear" w:color="auto" w:fill="auto"/>
            <w:vAlign w:val="center"/>
            <w:hideMark/>
          </w:tcPr>
          <w:p w14:paraId="4FA4B8A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268" w:type="dxa"/>
            <w:tcBorders>
              <w:top w:val="nil"/>
              <w:left w:val="nil"/>
              <w:bottom w:val="single" w:sz="12" w:space="0" w:color="auto"/>
              <w:right w:val="single" w:sz="12" w:space="0" w:color="auto"/>
            </w:tcBorders>
            <w:shd w:val="clear" w:color="auto" w:fill="auto"/>
            <w:vAlign w:val="center"/>
            <w:hideMark/>
          </w:tcPr>
          <w:p w14:paraId="7D4D7E1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該批號下各幣別傳票借方總金額</w:t>
            </w:r>
          </w:p>
        </w:tc>
        <w:tc>
          <w:tcPr>
            <w:tcW w:w="5320" w:type="dxa"/>
            <w:tcBorders>
              <w:top w:val="nil"/>
              <w:left w:val="nil"/>
              <w:bottom w:val="nil"/>
              <w:right w:val="nil"/>
            </w:tcBorders>
            <w:shd w:val="clear" w:color="auto" w:fill="auto"/>
            <w:vAlign w:val="center"/>
            <w:hideMark/>
          </w:tcPr>
          <w:p w14:paraId="20EB2FDE" w14:textId="77777777" w:rsidR="008F073F" w:rsidRPr="008F073F" w:rsidRDefault="008F073F" w:rsidP="008F073F">
            <w:pPr>
              <w:widowControl/>
              <w:rPr>
                <w:rFonts w:ascii="標楷體" w:eastAsia="標楷體" w:hAnsi="標楷體" w:cs="新細明體"/>
                <w:color w:val="000000"/>
                <w:kern w:val="0"/>
                <w:sz w:val="18"/>
                <w:szCs w:val="18"/>
              </w:rPr>
            </w:pPr>
            <w:r w:rsidRPr="008F073F">
              <w:rPr>
                <w:rFonts w:ascii="標楷體" w:eastAsia="標楷體" w:hAnsi="標楷體" w:cs="新細明體" w:hint="eastAsia"/>
                <w:color w:val="000000"/>
                <w:kern w:val="0"/>
                <w:sz w:val="18"/>
                <w:szCs w:val="18"/>
              </w:rPr>
              <w:t>加總 if (DbCr借貸別=D:借) TxAmt</w:t>
            </w:r>
          </w:p>
        </w:tc>
      </w:tr>
    </w:tbl>
    <w:p w14:paraId="395917EA" w14:textId="77777777" w:rsidR="008F073F" w:rsidRDefault="008F073F" w:rsidP="00551ED4">
      <w:pPr>
        <w:rPr>
          <w:rFonts w:ascii="標楷體" w:eastAsia="標楷體" w:hAnsi="標楷體"/>
          <w:sz w:val="20"/>
          <w:szCs w:val="20"/>
        </w:rPr>
      </w:pPr>
    </w:p>
    <w:p w14:paraId="779D7757" w14:textId="502834B2" w:rsidR="008F073F" w:rsidRDefault="008F073F" w:rsidP="00551ED4">
      <w:pPr>
        <w:rPr>
          <w:rFonts w:ascii="標楷體" w:eastAsia="標楷體" w:hAnsi="標楷體"/>
          <w:sz w:val="20"/>
          <w:szCs w:val="20"/>
        </w:rPr>
      </w:pPr>
      <w:r w:rsidRPr="00844720">
        <w:rPr>
          <w:rFonts w:ascii="標楷體" w:eastAsia="標楷體" w:hAnsi="標楷體"/>
          <w:sz w:val="20"/>
          <w:szCs w:val="20"/>
          <w:highlight w:val="cyan"/>
        </w:rPr>
        <w:lastRenderedPageBreak/>
        <w:t>EBS-JOURNAL</w:t>
      </w:r>
    </w:p>
    <w:tbl>
      <w:tblPr>
        <w:tblW w:w="11440" w:type="dxa"/>
        <w:tblCellMar>
          <w:left w:w="28" w:type="dxa"/>
          <w:right w:w="28" w:type="dxa"/>
        </w:tblCellMar>
        <w:tblLook w:val="04A0" w:firstRow="1" w:lastRow="0" w:firstColumn="1" w:lastColumn="0" w:noHBand="0" w:noVBand="1"/>
      </w:tblPr>
      <w:tblGrid>
        <w:gridCol w:w="960"/>
        <w:gridCol w:w="1820"/>
        <w:gridCol w:w="1420"/>
        <w:gridCol w:w="920"/>
        <w:gridCol w:w="800"/>
        <w:gridCol w:w="2620"/>
        <w:gridCol w:w="1940"/>
        <w:gridCol w:w="960"/>
      </w:tblGrid>
      <w:tr w:rsidR="008F073F" w:rsidRPr="008F073F" w14:paraId="0D7D58E2" w14:textId="77777777" w:rsidTr="008F073F">
        <w:trPr>
          <w:trHeight w:val="696"/>
        </w:trPr>
        <w:tc>
          <w:tcPr>
            <w:tcW w:w="5120" w:type="dxa"/>
            <w:gridSpan w:val="4"/>
            <w:tcBorders>
              <w:top w:val="nil"/>
              <w:left w:val="nil"/>
              <w:bottom w:val="nil"/>
              <w:right w:val="nil"/>
            </w:tcBorders>
            <w:shd w:val="clear" w:color="auto" w:fill="auto"/>
            <w:noWrap/>
            <w:vAlign w:val="center"/>
            <w:hideMark/>
          </w:tcPr>
          <w:p w14:paraId="640F38CB" w14:textId="77777777" w:rsidR="008F073F" w:rsidRPr="008F073F" w:rsidRDefault="008F073F" w:rsidP="008F073F">
            <w:pPr>
              <w:widowControl/>
              <w:ind w:firstLineChars="200" w:firstLine="480"/>
              <w:rPr>
                <w:rFonts w:ascii="標楷體" w:eastAsia="標楷體" w:hAnsi="標楷體" w:cs="新細明體"/>
                <w:b/>
                <w:bCs/>
                <w:color w:val="000000"/>
                <w:kern w:val="0"/>
              </w:rPr>
            </w:pPr>
            <w:r w:rsidRPr="008F073F">
              <w:rPr>
                <w:rFonts w:eastAsia="標楷體"/>
                <w:b/>
                <w:bCs/>
                <w:color w:val="000000"/>
                <w:kern w:val="0"/>
              </w:rPr>
              <w:t>2</w:t>
            </w:r>
            <w:r w:rsidRPr="008F073F">
              <w:rPr>
                <w:rFonts w:ascii="標楷體" w:eastAsia="標楷體" w:hAnsi="標楷體" w:cs="新細明體" w:hint="eastAsia"/>
                <w:b/>
                <w:bCs/>
                <w:color w:val="000000"/>
                <w:kern w:val="0"/>
              </w:rPr>
              <w:t>.</w:t>
            </w:r>
            <w:r w:rsidRPr="008F073F">
              <w:rPr>
                <w:rFonts w:eastAsia="標楷體"/>
                <w:b/>
                <w:bCs/>
                <w:color w:val="000000"/>
                <w:kern w:val="0"/>
                <w:sz w:val="14"/>
                <w:szCs w:val="14"/>
              </w:rPr>
              <w:t xml:space="preserve">   </w:t>
            </w:r>
            <w:r w:rsidRPr="008F073F">
              <w:rPr>
                <w:rFonts w:ascii="標楷體" w:eastAsia="標楷體" w:hAnsi="標楷體" w:cs="新細明體" w:hint="eastAsia"/>
                <w:b/>
                <w:bCs/>
                <w:color w:val="000000"/>
                <w:kern w:val="0"/>
              </w:rPr>
              <w:t>Request之 P_JOURNAL_TBL欄位說明</w:t>
            </w:r>
          </w:p>
        </w:tc>
        <w:tc>
          <w:tcPr>
            <w:tcW w:w="800" w:type="dxa"/>
            <w:tcBorders>
              <w:top w:val="nil"/>
              <w:left w:val="nil"/>
              <w:bottom w:val="nil"/>
              <w:right w:val="nil"/>
            </w:tcBorders>
            <w:shd w:val="clear" w:color="auto" w:fill="auto"/>
            <w:noWrap/>
            <w:vAlign w:val="center"/>
            <w:hideMark/>
          </w:tcPr>
          <w:p w14:paraId="3702A8E6" w14:textId="77777777" w:rsidR="008F073F" w:rsidRPr="008F073F" w:rsidRDefault="008F073F" w:rsidP="008F073F">
            <w:pPr>
              <w:widowControl/>
              <w:ind w:firstLineChars="200" w:firstLine="480"/>
              <w:rPr>
                <w:rFonts w:ascii="標楷體" w:eastAsia="標楷體" w:hAnsi="標楷體" w:cs="新細明體"/>
                <w:b/>
                <w:bCs/>
                <w:color w:val="000000"/>
                <w:kern w:val="0"/>
              </w:rPr>
            </w:pPr>
          </w:p>
        </w:tc>
        <w:tc>
          <w:tcPr>
            <w:tcW w:w="2620" w:type="dxa"/>
            <w:tcBorders>
              <w:top w:val="nil"/>
              <w:left w:val="nil"/>
              <w:bottom w:val="nil"/>
              <w:right w:val="nil"/>
            </w:tcBorders>
            <w:shd w:val="clear" w:color="auto" w:fill="auto"/>
            <w:noWrap/>
            <w:vAlign w:val="center"/>
            <w:hideMark/>
          </w:tcPr>
          <w:p w14:paraId="7C1661A2" w14:textId="77777777" w:rsidR="008F073F" w:rsidRPr="008F073F" w:rsidRDefault="008F073F" w:rsidP="008F073F">
            <w:pPr>
              <w:widowControl/>
              <w:rPr>
                <w:rFonts w:eastAsia="Times New Roman"/>
                <w:kern w:val="0"/>
                <w:sz w:val="20"/>
                <w:szCs w:val="20"/>
              </w:rPr>
            </w:pPr>
          </w:p>
        </w:tc>
        <w:tc>
          <w:tcPr>
            <w:tcW w:w="1940" w:type="dxa"/>
            <w:tcBorders>
              <w:top w:val="nil"/>
              <w:left w:val="nil"/>
              <w:bottom w:val="nil"/>
              <w:right w:val="nil"/>
            </w:tcBorders>
            <w:shd w:val="clear" w:color="auto" w:fill="auto"/>
            <w:vAlign w:val="center"/>
            <w:hideMark/>
          </w:tcPr>
          <w:p w14:paraId="01AC7B24"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對應SlipMedia2022檔</w:t>
            </w:r>
            <w:r w:rsidRPr="008F073F">
              <w:rPr>
                <w:rFonts w:ascii="標楷體" w:eastAsia="標楷體" w:hAnsi="標楷體" w:cs="新細明體" w:hint="eastAsia"/>
                <w:color w:val="000000"/>
                <w:kern w:val="0"/>
                <w:sz w:val="16"/>
                <w:szCs w:val="16"/>
              </w:rPr>
              <w:br/>
              <w:t>(傳票媒體檔2022年格式)</w:t>
            </w:r>
            <w:r w:rsidRPr="008F073F">
              <w:rPr>
                <w:rFonts w:ascii="標楷體" w:eastAsia="標楷體" w:hAnsi="標楷體" w:cs="新細明體" w:hint="eastAsia"/>
                <w:color w:val="000000"/>
                <w:kern w:val="0"/>
                <w:sz w:val="16"/>
                <w:szCs w:val="16"/>
              </w:rPr>
              <w:br/>
              <w:t>欄位說明</w:t>
            </w:r>
          </w:p>
        </w:tc>
        <w:tc>
          <w:tcPr>
            <w:tcW w:w="960" w:type="dxa"/>
            <w:tcBorders>
              <w:top w:val="nil"/>
              <w:left w:val="nil"/>
              <w:bottom w:val="nil"/>
              <w:right w:val="nil"/>
            </w:tcBorders>
            <w:shd w:val="clear" w:color="auto" w:fill="auto"/>
            <w:noWrap/>
            <w:vAlign w:val="center"/>
            <w:hideMark/>
          </w:tcPr>
          <w:p w14:paraId="50FCCE26"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30EC353F" w14:textId="77777777" w:rsidTr="008F073F">
        <w:trPr>
          <w:trHeight w:val="348"/>
        </w:trPr>
        <w:tc>
          <w:tcPr>
            <w:tcW w:w="96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1CC78EC0"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w:t>
            </w:r>
          </w:p>
        </w:tc>
        <w:tc>
          <w:tcPr>
            <w:tcW w:w="1820" w:type="dxa"/>
            <w:tcBorders>
              <w:top w:val="single" w:sz="12" w:space="0" w:color="auto"/>
              <w:left w:val="nil"/>
              <w:bottom w:val="single" w:sz="12" w:space="0" w:color="auto"/>
              <w:right w:val="single" w:sz="12" w:space="0" w:color="auto"/>
            </w:tcBorders>
            <w:shd w:val="pct25" w:color="000000" w:fill="CCCCCC"/>
            <w:vAlign w:val="center"/>
            <w:hideMark/>
          </w:tcPr>
          <w:p w14:paraId="2EBC1B84"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參數</w:t>
            </w:r>
          </w:p>
        </w:tc>
        <w:tc>
          <w:tcPr>
            <w:tcW w:w="1420" w:type="dxa"/>
            <w:tcBorders>
              <w:top w:val="single" w:sz="12" w:space="0" w:color="auto"/>
              <w:left w:val="nil"/>
              <w:bottom w:val="single" w:sz="12" w:space="0" w:color="auto"/>
              <w:right w:val="single" w:sz="8" w:space="0" w:color="auto"/>
            </w:tcBorders>
            <w:shd w:val="pct25" w:color="000000" w:fill="CCCCCC"/>
            <w:vAlign w:val="center"/>
            <w:hideMark/>
          </w:tcPr>
          <w:p w14:paraId="01786089"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類型</w:t>
            </w:r>
          </w:p>
        </w:tc>
        <w:tc>
          <w:tcPr>
            <w:tcW w:w="920" w:type="dxa"/>
            <w:tcBorders>
              <w:top w:val="single" w:sz="12" w:space="0" w:color="auto"/>
              <w:left w:val="nil"/>
              <w:bottom w:val="single" w:sz="12" w:space="0" w:color="auto"/>
              <w:right w:val="single" w:sz="8" w:space="0" w:color="auto"/>
            </w:tcBorders>
            <w:shd w:val="pct25" w:color="000000" w:fill="CCCCCC"/>
            <w:vAlign w:val="center"/>
            <w:hideMark/>
          </w:tcPr>
          <w:p w14:paraId="021C297C"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必輸</w:t>
            </w:r>
          </w:p>
        </w:tc>
        <w:tc>
          <w:tcPr>
            <w:tcW w:w="800" w:type="dxa"/>
            <w:tcBorders>
              <w:top w:val="single" w:sz="12" w:space="0" w:color="auto"/>
              <w:left w:val="nil"/>
              <w:bottom w:val="single" w:sz="12" w:space="0" w:color="auto"/>
              <w:right w:val="single" w:sz="12" w:space="0" w:color="auto"/>
            </w:tcBorders>
            <w:shd w:val="pct25" w:color="000000" w:fill="CCCCCC"/>
            <w:vAlign w:val="center"/>
            <w:hideMark/>
          </w:tcPr>
          <w:p w14:paraId="0D7038FE"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In/Out</w:t>
            </w:r>
          </w:p>
        </w:tc>
        <w:tc>
          <w:tcPr>
            <w:tcW w:w="2620" w:type="dxa"/>
            <w:tcBorders>
              <w:top w:val="single" w:sz="12" w:space="0" w:color="auto"/>
              <w:left w:val="nil"/>
              <w:bottom w:val="single" w:sz="12" w:space="0" w:color="auto"/>
              <w:right w:val="single" w:sz="12" w:space="0" w:color="auto"/>
            </w:tcBorders>
            <w:shd w:val="pct25" w:color="000000" w:fill="CCCCCC"/>
            <w:vAlign w:val="center"/>
            <w:hideMark/>
          </w:tcPr>
          <w:p w14:paraId="25471711" w14:textId="77777777" w:rsidR="008F073F" w:rsidRPr="008F073F" w:rsidRDefault="008F073F" w:rsidP="008F073F">
            <w:pPr>
              <w:widowControl/>
              <w:jc w:val="center"/>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說明</w:t>
            </w:r>
          </w:p>
        </w:tc>
        <w:tc>
          <w:tcPr>
            <w:tcW w:w="1940" w:type="dxa"/>
            <w:tcBorders>
              <w:top w:val="nil"/>
              <w:left w:val="nil"/>
              <w:bottom w:val="nil"/>
              <w:right w:val="nil"/>
            </w:tcBorders>
            <w:shd w:val="clear" w:color="auto" w:fill="auto"/>
            <w:noWrap/>
            <w:vAlign w:val="center"/>
            <w:hideMark/>
          </w:tcPr>
          <w:p w14:paraId="334CA781" w14:textId="77777777" w:rsidR="008F073F" w:rsidRPr="008F073F" w:rsidRDefault="008F073F" w:rsidP="008F073F">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1EC2C42A" w14:textId="77777777" w:rsidR="008F073F" w:rsidRPr="008F073F" w:rsidRDefault="008F073F" w:rsidP="008F073F">
            <w:pPr>
              <w:widowControl/>
              <w:rPr>
                <w:rFonts w:eastAsia="Times New Roman"/>
                <w:kern w:val="0"/>
                <w:sz w:val="20"/>
                <w:szCs w:val="20"/>
              </w:rPr>
            </w:pPr>
          </w:p>
        </w:tc>
      </w:tr>
      <w:tr w:rsidR="008F073F" w:rsidRPr="008F073F" w14:paraId="6D15F069" w14:textId="77777777" w:rsidTr="008F073F">
        <w:trPr>
          <w:trHeight w:val="612"/>
        </w:trPr>
        <w:tc>
          <w:tcPr>
            <w:tcW w:w="960" w:type="dxa"/>
            <w:tcBorders>
              <w:top w:val="nil"/>
              <w:left w:val="nil"/>
              <w:bottom w:val="single" w:sz="8" w:space="0" w:color="auto"/>
              <w:right w:val="nil"/>
            </w:tcBorders>
            <w:shd w:val="pct50" w:color="000000" w:fill="7F7F7F"/>
            <w:vAlign w:val="center"/>
            <w:hideMark/>
          </w:tcPr>
          <w:p w14:paraId="70C373A2"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820" w:type="dxa"/>
            <w:tcBorders>
              <w:top w:val="nil"/>
              <w:left w:val="nil"/>
              <w:bottom w:val="single" w:sz="8" w:space="0" w:color="auto"/>
              <w:right w:val="nil"/>
            </w:tcBorders>
            <w:shd w:val="pct50" w:color="000000" w:fill="7F7F7F"/>
            <w:vAlign w:val="center"/>
            <w:hideMark/>
          </w:tcPr>
          <w:p w14:paraId="153809D3"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420" w:type="dxa"/>
            <w:tcBorders>
              <w:top w:val="nil"/>
              <w:left w:val="nil"/>
              <w:bottom w:val="single" w:sz="8" w:space="0" w:color="auto"/>
              <w:right w:val="nil"/>
            </w:tcBorders>
            <w:shd w:val="pct50" w:color="000000" w:fill="7F7F7F"/>
            <w:vAlign w:val="center"/>
            <w:hideMark/>
          </w:tcPr>
          <w:p w14:paraId="21DD982E"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920" w:type="dxa"/>
            <w:tcBorders>
              <w:top w:val="nil"/>
              <w:left w:val="nil"/>
              <w:bottom w:val="single" w:sz="8" w:space="0" w:color="auto"/>
              <w:right w:val="nil"/>
            </w:tcBorders>
            <w:shd w:val="pct50" w:color="000000" w:fill="7F7F7F"/>
            <w:vAlign w:val="center"/>
            <w:hideMark/>
          </w:tcPr>
          <w:p w14:paraId="4D23DCD9"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800" w:type="dxa"/>
            <w:tcBorders>
              <w:top w:val="nil"/>
              <w:left w:val="nil"/>
              <w:bottom w:val="single" w:sz="8" w:space="0" w:color="auto"/>
              <w:right w:val="nil"/>
            </w:tcBorders>
            <w:shd w:val="pct50" w:color="000000" w:fill="7F7F7F"/>
            <w:vAlign w:val="center"/>
            <w:hideMark/>
          </w:tcPr>
          <w:p w14:paraId="73DC5D40"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2620" w:type="dxa"/>
            <w:tcBorders>
              <w:top w:val="nil"/>
              <w:left w:val="nil"/>
              <w:bottom w:val="single" w:sz="8" w:space="0" w:color="auto"/>
              <w:right w:val="nil"/>
            </w:tcBorders>
            <w:shd w:val="pct50" w:color="000000" w:fill="7F7F7F"/>
            <w:vAlign w:val="center"/>
            <w:hideMark/>
          </w:tcPr>
          <w:p w14:paraId="67F25A15" w14:textId="77777777" w:rsidR="008F073F" w:rsidRPr="008F073F" w:rsidRDefault="008F073F" w:rsidP="008F073F">
            <w:pPr>
              <w:widowControl/>
              <w:jc w:val="center"/>
              <w:rPr>
                <w:rFonts w:ascii="標楷體" w:eastAsia="標楷體" w:hAnsi="標楷體" w:cs="新細明體"/>
                <w:b/>
                <w:bCs/>
                <w:color w:val="000000"/>
                <w:kern w:val="0"/>
                <w:sz w:val="2"/>
                <w:szCs w:val="2"/>
              </w:rPr>
            </w:pPr>
            <w:r w:rsidRPr="008F073F">
              <w:rPr>
                <w:rFonts w:ascii="標楷體" w:eastAsia="標楷體" w:hAnsi="標楷體" w:cs="新細明體" w:hint="eastAsia"/>
                <w:b/>
                <w:bCs/>
                <w:color w:val="000000"/>
                <w:kern w:val="0"/>
                <w:sz w:val="2"/>
                <w:szCs w:val="2"/>
              </w:rPr>
              <w:t xml:space="preserve">　</w:t>
            </w:r>
          </w:p>
        </w:tc>
        <w:tc>
          <w:tcPr>
            <w:tcW w:w="1940" w:type="dxa"/>
            <w:tcBorders>
              <w:top w:val="nil"/>
              <w:left w:val="nil"/>
              <w:bottom w:val="nil"/>
              <w:right w:val="nil"/>
            </w:tcBorders>
            <w:shd w:val="clear" w:color="auto" w:fill="auto"/>
            <w:noWrap/>
            <w:vAlign w:val="center"/>
            <w:hideMark/>
          </w:tcPr>
          <w:p w14:paraId="5776BEF4" w14:textId="77777777" w:rsidR="008F073F" w:rsidRPr="008F073F" w:rsidRDefault="008F073F" w:rsidP="008F073F">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018882FE" w14:textId="77777777" w:rsidR="008F073F" w:rsidRPr="008F073F" w:rsidRDefault="008F073F" w:rsidP="008F073F">
            <w:pPr>
              <w:widowControl/>
              <w:rPr>
                <w:rFonts w:eastAsia="Times New Roman"/>
                <w:kern w:val="0"/>
                <w:sz w:val="20"/>
                <w:szCs w:val="20"/>
              </w:rPr>
            </w:pPr>
          </w:p>
        </w:tc>
      </w:tr>
      <w:tr w:rsidR="008F073F" w:rsidRPr="008F073F" w14:paraId="1FF8035E"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B4D771"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w:t>
            </w:r>
          </w:p>
        </w:tc>
        <w:tc>
          <w:tcPr>
            <w:tcW w:w="1820" w:type="dxa"/>
            <w:tcBorders>
              <w:top w:val="nil"/>
              <w:left w:val="nil"/>
              <w:bottom w:val="single" w:sz="8" w:space="0" w:color="auto"/>
              <w:right w:val="single" w:sz="8" w:space="0" w:color="auto"/>
            </w:tcBorders>
            <w:shd w:val="clear" w:color="auto" w:fill="auto"/>
            <w:vAlign w:val="center"/>
            <w:hideMark/>
          </w:tcPr>
          <w:p w14:paraId="1DB9F3A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P_JOURNAL_TBL</w:t>
            </w:r>
          </w:p>
        </w:tc>
        <w:tc>
          <w:tcPr>
            <w:tcW w:w="1420" w:type="dxa"/>
            <w:tcBorders>
              <w:top w:val="nil"/>
              <w:left w:val="nil"/>
              <w:bottom w:val="single" w:sz="8" w:space="0" w:color="auto"/>
              <w:right w:val="single" w:sz="8" w:space="0" w:color="auto"/>
            </w:tcBorders>
            <w:shd w:val="clear" w:color="auto" w:fill="auto"/>
            <w:vAlign w:val="center"/>
            <w:hideMark/>
          </w:tcPr>
          <w:p w14:paraId="01C4186C" w14:textId="77777777" w:rsidR="008F073F" w:rsidRPr="008F073F" w:rsidRDefault="008F073F" w:rsidP="008F073F">
            <w:pPr>
              <w:widowControl/>
              <w:rPr>
                <w:rFonts w:ascii="標楷體" w:eastAsia="標楷體" w:hAnsi="標楷體" w:cs="新細明體"/>
                <w:b/>
                <w:bCs/>
                <w:color w:val="000000"/>
                <w:kern w:val="0"/>
                <w:sz w:val="17"/>
                <w:szCs w:val="17"/>
              </w:rPr>
            </w:pPr>
            <w:r w:rsidRPr="008F073F">
              <w:rPr>
                <w:rFonts w:ascii="標楷體" w:eastAsia="標楷體" w:hAnsi="標楷體" w:cs="新細明體" w:hint="eastAsia"/>
                <w:b/>
                <w:bCs/>
                <w:color w:val="000000"/>
                <w:kern w:val="0"/>
                <w:sz w:val="17"/>
                <w:szCs w:val="17"/>
              </w:rPr>
              <w:t>Table</w:t>
            </w:r>
          </w:p>
        </w:tc>
        <w:tc>
          <w:tcPr>
            <w:tcW w:w="920" w:type="dxa"/>
            <w:tcBorders>
              <w:top w:val="nil"/>
              <w:left w:val="nil"/>
              <w:bottom w:val="single" w:sz="8" w:space="0" w:color="auto"/>
              <w:right w:val="single" w:sz="8" w:space="0" w:color="auto"/>
            </w:tcBorders>
            <w:shd w:val="clear" w:color="auto" w:fill="auto"/>
            <w:vAlign w:val="center"/>
            <w:hideMark/>
          </w:tcPr>
          <w:p w14:paraId="5AE98BC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CA5038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71852A8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傳票資料，詳細欄位如下：</w:t>
            </w:r>
          </w:p>
        </w:tc>
        <w:tc>
          <w:tcPr>
            <w:tcW w:w="1940" w:type="dxa"/>
            <w:tcBorders>
              <w:top w:val="nil"/>
              <w:left w:val="nil"/>
              <w:bottom w:val="nil"/>
              <w:right w:val="nil"/>
            </w:tcBorders>
            <w:shd w:val="clear" w:color="auto" w:fill="auto"/>
            <w:noWrap/>
            <w:vAlign w:val="center"/>
            <w:hideMark/>
          </w:tcPr>
          <w:p w14:paraId="1CBD911B"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F74694A" w14:textId="77777777" w:rsidR="008F073F" w:rsidRPr="008F073F" w:rsidRDefault="008F073F" w:rsidP="008F073F">
            <w:pPr>
              <w:widowControl/>
              <w:rPr>
                <w:rFonts w:eastAsia="Times New Roman"/>
                <w:kern w:val="0"/>
                <w:sz w:val="20"/>
                <w:szCs w:val="20"/>
              </w:rPr>
            </w:pPr>
          </w:p>
        </w:tc>
      </w:tr>
      <w:tr w:rsidR="008F073F" w:rsidRPr="008F073F" w14:paraId="307F1789" w14:textId="77777777" w:rsidTr="008F073F">
        <w:trPr>
          <w:trHeight w:val="69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08A5EB91"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w:t>
            </w:r>
          </w:p>
        </w:tc>
        <w:tc>
          <w:tcPr>
            <w:tcW w:w="1820" w:type="dxa"/>
            <w:tcBorders>
              <w:top w:val="nil"/>
              <w:left w:val="nil"/>
              <w:bottom w:val="single" w:sz="8" w:space="0" w:color="auto"/>
              <w:right w:val="single" w:sz="8" w:space="0" w:color="auto"/>
            </w:tcBorders>
            <w:shd w:val="clear" w:color="auto" w:fill="auto"/>
            <w:vAlign w:val="center"/>
            <w:hideMark/>
          </w:tcPr>
          <w:p w14:paraId="604AD8E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GROUP_ID</w:t>
            </w:r>
          </w:p>
        </w:tc>
        <w:tc>
          <w:tcPr>
            <w:tcW w:w="1420" w:type="dxa"/>
            <w:tcBorders>
              <w:top w:val="nil"/>
              <w:left w:val="nil"/>
              <w:bottom w:val="single" w:sz="8" w:space="0" w:color="auto"/>
              <w:right w:val="single" w:sz="8" w:space="0" w:color="auto"/>
            </w:tcBorders>
            <w:shd w:val="clear" w:color="auto" w:fill="auto"/>
            <w:vAlign w:val="center"/>
            <w:hideMark/>
          </w:tcPr>
          <w:p w14:paraId="32706E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20" w:type="dxa"/>
            <w:tcBorders>
              <w:top w:val="nil"/>
              <w:left w:val="nil"/>
              <w:bottom w:val="single" w:sz="8" w:space="0" w:color="auto"/>
              <w:right w:val="single" w:sz="8" w:space="0" w:color="auto"/>
            </w:tcBorders>
            <w:shd w:val="clear" w:color="auto" w:fill="auto"/>
            <w:vAlign w:val="center"/>
            <w:hideMark/>
          </w:tcPr>
          <w:p w14:paraId="1E4D5C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8DBE5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6F4917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ETL批號</w:t>
            </w:r>
          </w:p>
        </w:tc>
        <w:tc>
          <w:tcPr>
            <w:tcW w:w="1940" w:type="dxa"/>
            <w:tcBorders>
              <w:top w:val="nil"/>
              <w:left w:val="nil"/>
              <w:bottom w:val="nil"/>
              <w:right w:val="nil"/>
            </w:tcBorders>
            <w:shd w:val="clear" w:color="auto" w:fill="auto"/>
            <w:vAlign w:val="center"/>
            <w:hideMark/>
          </w:tcPr>
          <w:p w14:paraId="2F7D8E6C"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AcDate傳票日期(西元,8)</w:t>
            </w:r>
            <w:r w:rsidRPr="008F073F">
              <w:rPr>
                <w:rFonts w:ascii="標楷體" w:eastAsia="標楷體" w:hAnsi="標楷體" w:cs="新細明體" w:hint="eastAsia"/>
                <w:color w:val="000000"/>
                <w:kern w:val="0"/>
                <w:sz w:val="16"/>
                <w:szCs w:val="16"/>
              </w:rPr>
              <w:br/>
              <w:t xml:space="preserve"> + MediaSeq上傳核心序號(3)</w:t>
            </w:r>
          </w:p>
        </w:tc>
        <w:tc>
          <w:tcPr>
            <w:tcW w:w="960" w:type="dxa"/>
            <w:tcBorders>
              <w:top w:val="nil"/>
              <w:left w:val="nil"/>
              <w:bottom w:val="nil"/>
              <w:right w:val="nil"/>
            </w:tcBorders>
            <w:shd w:val="clear" w:color="auto" w:fill="auto"/>
            <w:noWrap/>
            <w:vAlign w:val="center"/>
            <w:hideMark/>
          </w:tcPr>
          <w:p w14:paraId="7ECD994D"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732A2091"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6B6A04A"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w:t>
            </w:r>
          </w:p>
        </w:tc>
        <w:tc>
          <w:tcPr>
            <w:tcW w:w="1820" w:type="dxa"/>
            <w:tcBorders>
              <w:top w:val="nil"/>
              <w:left w:val="nil"/>
              <w:bottom w:val="single" w:sz="8" w:space="0" w:color="auto"/>
              <w:right w:val="single" w:sz="8" w:space="0" w:color="auto"/>
            </w:tcBorders>
            <w:shd w:val="clear" w:color="auto" w:fill="auto"/>
            <w:vAlign w:val="center"/>
            <w:hideMark/>
          </w:tcPr>
          <w:p w14:paraId="772FEF3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BATCH_DATE</w:t>
            </w:r>
          </w:p>
        </w:tc>
        <w:tc>
          <w:tcPr>
            <w:tcW w:w="1420" w:type="dxa"/>
            <w:tcBorders>
              <w:top w:val="nil"/>
              <w:left w:val="nil"/>
              <w:bottom w:val="single" w:sz="8" w:space="0" w:color="auto"/>
              <w:right w:val="single" w:sz="8" w:space="0" w:color="auto"/>
            </w:tcBorders>
            <w:shd w:val="clear" w:color="auto" w:fill="auto"/>
            <w:vAlign w:val="center"/>
            <w:hideMark/>
          </w:tcPr>
          <w:p w14:paraId="04F974B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20" w:type="dxa"/>
            <w:tcBorders>
              <w:top w:val="nil"/>
              <w:left w:val="nil"/>
              <w:bottom w:val="single" w:sz="8" w:space="0" w:color="auto"/>
              <w:right w:val="single" w:sz="8" w:space="0" w:color="auto"/>
            </w:tcBorders>
            <w:shd w:val="clear" w:color="auto" w:fill="auto"/>
            <w:vAlign w:val="center"/>
            <w:hideMark/>
          </w:tcPr>
          <w:p w14:paraId="70FE5E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696BEC7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6C5AC0D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批次匯出日期（YYYYMMDD）</w:t>
            </w:r>
          </w:p>
        </w:tc>
        <w:tc>
          <w:tcPr>
            <w:tcW w:w="2900" w:type="dxa"/>
            <w:gridSpan w:val="2"/>
            <w:tcBorders>
              <w:top w:val="nil"/>
              <w:left w:val="nil"/>
              <w:bottom w:val="nil"/>
              <w:right w:val="nil"/>
            </w:tcBorders>
            <w:shd w:val="clear" w:color="auto" w:fill="auto"/>
            <w:noWrap/>
            <w:vAlign w:val="center"/>
            <w:hideMark/>
          </w:tcPr>
          <w:p w14:paraId="70A48909"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AcDate傳票日期(國曆前補零)</w:t>
            </w:r>
          </w:p>
        </w:tc>
      </w:tr>
      <w:tr w:rsidR="008F073F" w:rsidRPr="008F073F" w14:paraId="5630FDCA"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32305615"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2.3</w:t>
            </w:r>
          </w:p>
        </w:tc>
        <w:tc>
          <w:tcPr>
            <w:tcW w:w="1820" w:type="dxa"/>
            <w:tcBorders>
              <w:top w:val="nil"/>
              <w:left w:val="nil"/>
              <w:bottom w:val="single" w:sz="8" w:space="0" w:color="auto"/>
              <w:right w:val="single" w:sz="8" w:space="0" w:color="auto"/>
            </w:tcBorders>
            <w:shd w:val="clear" w:color="auto" w:fill="auto"/>
            <w:vAlign w:val="center"/>
            <w:hideMark/>
          </w:tcPr>
          <w:p w14:paraId="036343C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JE_SOURCE_NAME</w:t>
            </w:r>
          </w:p>
        </w:tc>
        <w:tc>
          <w:tcPr>
            <w:tcW w:w="1420" w:type="dxa"/>
            <w:tcBorders>
              <w:top w:val="nil"/>
              <w:left w:val="nil"/>
              <w:bottom w:val="single" w:sz="8" w:space="0" w:color="auto"/>
              <w:right w:val="single" w:sz="8" w:space="0" w:color="auto"/>
            </w:tcBorders>
            <w:shd w:val="clear" w:color="auto" w:fill="auto"/>
            <w:vAlign w:val="center"/>
            <w:hideMark/>
          </w:tcPr>
          <w:p w14:paraId="122B6B6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20" w:type="dxa"/>
            <w:tcBorders>
              <w:top w:val="nil"/>
              <w:left w:val="nil"/>
              <w:bottom w:val="single" w:sz="8" w:space="0" w:color="auto"/>
              <w:right w:val="single" w:sz="8" w:space="0" w:color="auto"/>
            </w:tcBorders>
            <w:shd w:val="clear" w:color="auto" w:fill="auto"/>
            <w:vAlign w:val="center"/>
            <w:hideMark/>
          </w:tcPr>
          <w:p w14:paraId="26C426E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E157FF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9DB70A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系統來源別</w:t>
            </w:r>
          </w:p>
        </w:tc>
        <w:tc>
          <w:tcPr>
            <w:tcW w:w="1940" w:type="dxa"/>
            <w:tcBorders>
              <w:top w:val="nil"/>
              <w:left w:val="nil"/>
              <w:bottom w:val="nil"/>
              <w:right w:val="nil"/>
            </w:tcBorders>
            <w:shd w:val="clear" w:color="auto" w:fill="auto"/>
            <w:noWrap/>
            <w:vAlign w:val="center"/>
            <w:hideMark/>
          </w:tcPr>
          <w:p w14:paraId="627DF13D"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LN:放款帳務系統</w:t>
            </w:r>
          </w:p>
        </w:tc>
        <w:tc>
          <w:tcPr>
            <w:tcW w:w="960" w:type="dxa"/>
            <w:tcBorders>
              <w:top w:val="nil"/>
              <w:left w:val="nil"/>
              <w:bottom w:val="nil"/>
              <w:right w:val="nil"/>
            </w:tcBorders>
            <w:shd w:val="clear" w:color="auto" w:fill="auto"/>
            <w:noWrap/>
            <w:vAlign w:val="center"/>
            <w:hideMark/>
          </w:tcPr>
          <w:p w14:paraId="149C95F1"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6411A874"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308513E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2.4</w:t>
            </w:r>
          </w:p>
        </w:tc>
        <w:tc>
          <w:tcPr>
            <w:tcW w:w="1820" w:type="dxa"/>
            <w:tcBorders>
              <w:top w:val="nil"/>
              <w:left w:val="nil"/>
              <w:bottom w:val="single" w:sz="8" w:space="0" w:color="auto"/>
              <w:right w:val="single" w:sz="8" w:space="0" w:color="auto"/>
            </w:tcBorders>
            <w:shd w:val="clear" w:color="auto" w:fill="auto"/>
            <w:vAlign w:val="center"/>
            <w:hideMark/>
          </w:tcPr>
          <w:p w14:paraId="7C59B0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USER_LEDGER_CODE</w:t>
            </w:r>
          </w:p>
        </w:tc>
        <w:tc>
          <w:tcPr>
            <w:tcW w:w="1420" w:type="dxa"/>
            <w:tcBorders>
              <w:top w:val="nil"/>
              <w:left w:val="nil"/>
              <w:bottom w:val="single" w:sz="8" w:space="0" w:color="auto"/>
              <w:right w:val="single" w:sz="8" w:space="0" w:color="auto"/>
            </w:tcBorders>
            <w:shd w:val="clear" w:color="auto" w:fill="auto"/>
            <w:vAlign w:val="center"/>
            <w:hideMark/>
          </w:tcPr>
          <w:p w14:paraId="17C99D9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2CAECC6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8E511A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16E39D1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帳冊別</w:t>
            </w:r>
          </w:p>
        </w:tc>
        <w:tc>
          <w:tcPr>
            <w:tcW w:w="2900" w:type="dxa"/>
            <w:gridSpan w:val="2"/>
            <w:tcBorders>
              <w:top w:val="nil"/>
              <w:left w:val="nil"/>
              <w:bottom w:val="nil"/>
              <w:right w:val="nil"/>
            </w:tcBorders>
            <w:shd w:val="clear" w:color="auto" w:fill="auto"/>
            <w:noWrap/>
            <w:vAlign w:val="center"/>
            <w:hideMark/>
          </w:tcPr>
          <w:p w14:paraId="350D8E1C"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AcBookCode帳冊別 000:全公司</w:t>
            </w:r>
          </w:p>
        </w:tc>
      </w:tr>
      <w:tr w:rsidR="008F073F" w:rsidRPr="008F073F" w14:paraId="3223E907" w14:textId="77777777" w:rsidTr="008F073F">
        <w:trPr>
          <w:trHeight w:val="324"/>
        </w:trPr>
        <w:tc>
          <w:tcPr>
            <w:tcW w:w="960" w:type="dxa"/>
            <w:vMerge w:val="restart"/>
            <w:tcBorders>
              <w:top w:val="nil"/>
              <w:left w:val="single" w:sz="12" w:space="0" w:color="auto"/>
              <w:bottom w:val="single" w:sz="8" w:space="0" w:color="000000"/>
              <w:right w:val="single" w:sz="8" w:space="0" w:color="auto"/>
            </w:tcBorders>
            <w:shd w:val="clear" w:color="auto" w:fill="auto"/>
            <w:vAlign w:val="center"/>
            <w:hideMark/>
          </w:tcPr>
          <w:p w14:paraId="147853A5"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2.5</w:t>
            </w:r>
          </w:p>
        </w:tc>
        <w:tc>
          <w:tcPr>
            <w:tcW w:w="1820" w:type="dxa"/>
            <w:vMerge w:val="restart"/>
            <w:tcBorders>
              <w:top w:val="nil"/>
              <w:left w:val="single" w:sz="8" w:space="0" w:color="auto"/>
              <w:bottom w:val="single" w:sz="8" w:space="0" w:color="000000"/>
              <w:right w:val="single" w:sz="8" w:space="0" w:color="auto"/>
            </w:tcBorders>
            <w:shd w:val="clear" w:color="auto" w:fill="auto"/>
            <w:vAlign w:val="center"/>
            <w:hideMark/>
          </w:tcPr>
          <w:p w14:paraId="672D8AD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CONVENTION</w:t>
            </w:r>
          </w:p>
        </w:tc>
        <w:tc>
          <w:tcPr>
            <w:tcW w:w="1420" w:type="dxa"/>
            <w:vMerge w:val="restart"/>
            <w:tcBorders>
              <w:top w:val="nil"/>
              <w:left w:val="single" w:sz="8" w:space="0" w:color="auto"/>
              <w:bottom w:val="single" w:sz="8" w:space="0" w:color="000000"/>
              <w:right w:val="single" w:sz="8" w:space="0" w:color="auto"/>
            </w:tcBorders>
            <w:shd w:val="clear" w:color="auto" w:fill="auto"/>
            <w:vAlign w:val="center"/>
            <w:hideMark/>
          </w:tcPr>
          <w:p w14:paraId="5933AF1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Number(1)</w:t>
            </w:r>
          </w:p>
        </w:tc>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14:paraId="2ED121E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vMerge w:val="restart"/>
            <w:tcBorders>
              <w:top w:val="nil"/>
              <w:left w:val="single" w:sz="8" w:space="0" w:color="auto"/>
              <w:bottom w:val="single" w:sz="8" w:space="0" w:color="000000"/>
              <w:right w:val="single" w:sz="8" w:space="0" w:color="auto"/>
            </w:tcBorders>
            <w:shd w:val="clear" w:color="auto" w:fill="auto"/>
            <w:vAlign w:val="center"/>
            <w:hideMark/>
          </w:tcPr>
          <w:p w14:paraId="280D9FB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nil"/>
              <w:right w:val="single" w:sz="12" w:space="0" w:color="auto"/>
            </w:tcBorders>
            <w:shd w:val="clear" w:color="auto" w:fill="auto"/>
            <w:vAlign w:val="center"/>
            <w:hideMark/>
          </w:tcPr>
          <w:p w14:paraId="2DB5D7D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會計準則類型:</w:t>
            </w:r>
          </w:p>
        </w:tc>
        <w:tc>
          <w:tcPr>
            <w:tcW w:w="1940" w:type="dxa"/>
            <w:tcBorders>
              <w:top w:val="nil"/>
              <w:left w:val="nil"/>
              <w:bottom w:val="nil"/>
              <w:right w:val="nil"/>
            </w:tcBorders>
            <w:shd w:val="clear" w:color="auto" w:fill="auto"/>
            <w:noWrap/>
            <w:vAlign w:val="center"/>
            <w:hideMark/>
          </w:tcPr>
          <w:p w14:paraId="34257C0A"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D1462ED" w14:textId="77777777" w:rsidR="008F073F" w:rsidRPr="008F073F" w:rsidRDefault="008F073F" w:rsidP="008F073F">
            <w:pPr>
              <w:widowControl/>
              <w:rPr>
                <w:rFonts w:eastAsia="Times New Roman"/>
                <w:kern w:val="0"/>
                <w:sz w:val="20"/>
                <w:szCs w:val="20"/>
              </w:rPr>
            </w:pPr>
          </w:p>
        </w:tc>
      </w:tr>
      <w:tr w:rsidR="008F073F" w:rsidRPr="008F073F" w14:paraId="3058F242" w14:textId="77777777" w:rsidTr="008F073F">
        <w:trPr>
          <w:trHeight w:val="324"/>
        </w:trPr>
        <w:tc>
          <w:tcPr>
            <w:tcW w:w="960" w:type="dxa"/>
            <w:vMerge/>
            <w:tcBorders>
              <w:top w:val="nil"/>
              <w:left w:val="single" w:sz="12" w:space="0" w:color="auto"/>
              <w:bottom w:val="single" w:sz="8" w:space="0" w:color="000000"/>
              <w:right w:val="single" w:sz="8" w:space="0" w:color="auto"/>
            </w:tcBorders>
            <w:vAlign w:val="center"/>
            <w:hideMark/>
          </w:tcPr>
          <w:p w14:paraId="26AF7D99"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35721812"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75123AEF"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76BDF34"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605EBBCF"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nil"/>
              <w:right w:val="single" w:sz="12" w:space="0" w:color="auto"/>
            </w:tcBorders>
            <w:shd w:val="clear" w:color="auto" w:fill="auto"/>
            <w:vAlign w:val="center"/>
            <w:hideMark/>
          </w:tcPr>
          <w:p w14:paraId="2D57DFF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1: IFRS4</w:t>
            </w:r>
          </w:p>
        </w:tc>
        <w:tc>
          <w:tcPr>
            <w:tcW w:w="1940" w:type="dxa"/>
            <w:tcBorders>
              <w:top w:val="nil"/>
              <w:left w:val="nil"/>
              <w:bottom w:val="nil"/>
              <w:right w:val="nil"/>
            </w:tcBorders>
            <w:shd w:val="clear" w:color="auto" w:fill="auto"/>
            <w:noWrap/>
            <w:vAlign w:val="center"/>
            <w:hideMark/>
          </w:tcPr>
          <w:p w14:paraId="1F372866"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1: IFRS4</w:t>
            </w:r>
          </w:p>
        </w:tc>
        <w:tc>
          <w:tcPr>
            <w:tcW w:w="960" w:type="dxa"/>
            <w:tcBorders>
              <w:top w:val="nil"/>
              <w:left w:val="nil"/>
              <w:bottom w:val="nil"/>
              <w:right w:val="nil"/>
            </w:tcBorders>
            <w:shd w:val="clear" w:color="auto" w:fill="auto"/>
            <w:noWrap/>
            <w:vAlign w:val="center"/>
            <w:hideMark/>
          </w:tcPr>
          <w:p w14:paraId="22159099"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44EB89B" w14:textId="77777777" w:rsidTr="008F073F">
        <w:trPr>
          <w:trHeight w:val="324"/>
        </w:trPr>
        <w:tc>
          <w:tcPr>
            <w:tcW w:w="960" w:type="dxa"/>
            <w:vMerge/>
            <w:tcBorders>
              <w:top w:val="nil"/>
              <w:left w:val="single" w:sz="12" w:space="0" w:color="auto"/>
              <w:bottom w:val="single" w:sz="8" w:space="0" w:color="000000"/>
              <w:right w:val="single" w:sz="8" w:space="0" w:color="auto"/>
            </w:tcBorders>
            <w:vAlign w:val="center"/>
            <w:hideMark/>
          </w:tcPr>
          <w:p w14:paraId="5F529C0D"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7F3982E6"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5C5FAC23"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D5B9AD9"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1E505266"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nil"/>
              <w:right w:val="single" w:sz="12" w:space="0" w:color="auto"/>
            </w:tcBorders>
            <w:shd w:val="clear" w:color="auto" w:fill="auto"/>
            <w:vAlign w:val="center"/>
            <w:hideMark/>
          </w:tcPr>
          <w:p w14:paraId="0A75C52F" w14:textId="77777777" w:rsidR="008F073F" w:rsidRPr="008F073F" w:rsidRDefault="008F073F" w:rsidP="008F073F">
            <w:pPr>
              <w:widowControl/>
              <w:jc w:val="both"/>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 IFRS17</w:t>
            </w:r>
          </w:p>
        </w:tc>
        <w:tc>
          <w:tcPr>
            <w:tcW w:w="1940" w:type="dxa"/>
            <w:tcBorders>
              <w:top w:val="nil"/>
              <w:left w:val="nil"/>
              <w:bottom w:val="nil"/>
              <w:right w:val="nil"/>
            </w:tcBorders>
            <w:shd w:val="clear" w:color="auto" w:fill="auto"/>
            <w:noWrap/>
            <w:vAlign w:val="center"/>
            <w:hideMark/>
          </w:tcPr>
          <w:p w14:paraId="631A6367" w14:textId="77777777" w:rsidR="008F073F" w:rsidRPr="008F073F" w:rsidRDefault="008F073F" w:rsidP="008F073F">
            <w:pPr>
              <w:widowControl/>
              <w:jc w:val="both"/>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066463A1" w14:textId="77777777" w:rsidR="008F073F" w:rsidRPr="008F073F" w:rsidRDefault="008F073F" w:rsidP="008F073F">
            <w:pPr>
              <w:widowControl/>
              <w:rPr>
                <w:rFonts w:eastAsia="Times New Roman"/>
                <w:kern w:val="0"/>
                <w:sz w:val="20"/>
                <w:szCs w:val="20"/>
              </w:rPr>
            </w:pPr>
          </w:p>
        </w:tc>
      </w:tr>
      <w:tr w:rsidR="008F073F" w:rsidRPr="008F073F" w14:paraId="0902A9B7" w14:textId="77777777" w:rsidTr="008F073F">
        <w:trPr>
          <w:trHeight w:val="336"/>
        </w:trPr>
        <w:tc>
          <w:tcPr>
            <w:tcW w:w="960" w:type="dxa"/>
            <w:vMerge/>
            <w:tcBorders>
              <w:top w:val="nil"/>
              <w:left w:val="single" w:sz="12" w:space="0" w:color="auto"/>
              <w:bottom w:val="single" w:sz="8" w:space="0" w:color="000000"/>
              <w:right w:val="single" w:sz="8" w:space="0" w:color="auto"/>
            </w:tcBorders>
            <w:vAlign w:val="center"/>
            <w:hideMark/>
          </w:tcPr>
          <w:p w14:paraId="6B0CF716"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6B6FEC98"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3FD468BF"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52C34605"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28621778"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single" w:sz="8" w:space="0" w:color="auto"/>
              <w:right w:val="single" w:sz="12" w:space="0" w:color="auto"/>
            </w:tcBorders>
            <w:shd w:val="clear" w:color="auto" w:fill="auto"/>
            <w:vAlign w:val="center"/>
            <w:hideMark/>
          </w:tcPr>
          <w:p w14:paraId="562B0E6A" w14:textId="77777777" w:rsidR="008F073F" w:rsidRPr="008F073F" w:rsidRDefault="008F073F" w:rsidP="008F073F">
            <w:pPr>
              <w:widowControl/>
              <w:jc w:val="both"/>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無兩套帳者放空值，如電文範例</w:t>
            </w:r>
          </w:p>
        </w:tc>
        <w:tc>
          <w:tcPr>
            <w:tcW w:w="1940" w:type="dxa"/>
            <w:tcBorders>
              <w:top w:val="nil"/>
              <w:left w:val="nil"/>
              <w:bottom w:val="nil"/>
              <w:right w:val="nil"/>
            </w:tcBorders>
            <w:shd w:val="clear" w:color="auto" w:fill="auto"/>
            <w:noWrap/>
            <w:vAlign w:val="center"/>
            <w:hideMark/>
          </w:tcPr>
          <w:p w14:paraId="4CD4DEB6" w14:textId="77777777" w:rsidR="008F073F" w:rsidRPr="008F073F" w:rsidRDefault="008F073F" w:rsidP="008F073F">
            <w:pPr>
              <w:widowControl/>
              <w:jc w:val="both"/>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D70BCAB" w14:textId="77777777" w:rsidR="008F073F" w:rsidRPr="008F073F" w:rsidRDefault="008F073F" w:rsidP="008F073F">
            <w:pPr>
              <w:widowControl/>
              <w:rPr>
                <w:rFonts w:eastAsia="Times New Roman"/>
                <w:kern w:val="0"/>
                <w:sz w:val="20"/>
                <w:szCs w:val="20"/>
              </w:rPr>
            </w:pPr>
          </w:p>
        </w:tc>
      </w:tr>
      <w:tr w:rsidR="008F073F" w:rsidRPr="008F073F" w14:paraId="2B67CE6F" w14:textId="77777777" w:rsidTr="008F073F">
        <w:trPr>
          <w:trHeight w:val="324"/>
        </w:trPr>
        <w:tc>
          <w:tcPr>
            <w:tcW w:w="960" w:type="dxa"/>
            <w:vMerge w:val="restart"/>
            <w:tcBorders>
              <w:top w:val="nil"/>
              <w:left w:val="single" w:sz="12" w:space="0" w:color="auto"/>
              <w:bottom w:val="single" w:sz="8" w:space="0" w:color="000000"/>
              <w:right w:val="single" w:sz="8" w:space="0" w:color="auto"/>
            </w:tcBorders>
            <w:shd w:val="clear" w:color="auto" w:fill="auto"/>
            <w:vAlign w:val="center"/>
            <w:hideMark/>
          </w:tcPr>
          <w:p w14:paraId="463590C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2.6</w:t>
            </w:r>
          </w:p>
        </w:tc>
        <w:tc>
          <w:tcPr>
            <w:tcW w:w="1820" w:type="dxa"/>
            <w:vMerge w:val="restart"/>
            <w:tcBorders>
              <w:top w:val="nil"/>
              <w:left w:val="single" w:sz="8" w:space="0" w:color="auto"/>
              <w:bottom w:val="single" w:sz="8" w:space="0" w:color="000000"/>
              <w:right w:val="single" w:sz="8" w:space="0" w:color="auto"/>
            </w:tcBorders>
            <w:shd w:val="clear" w:color="auto" w:fill="auto"/>
            <w:vAlign w:val="center"/>
            <w:hideMark/>
          </w:tcPr>
          <w:p w14:paraId="1000A83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JOURNAL_NAME</w:t>
            </w:r>
          </w:p>
        </w:tc>
        <w:tc>
          <w:tcPr>
            <w:tcW w:w="1420" w:type="dxa"/>
            <w:vMerge w:val="restart"/>
            <w:tcBorders>
              <w:top w:val="nil"/>
              <w:left w:val="single" w:sz="8" w:space="0" w:color="auto"/>
              <w:bottom w:val="single" w:sz="8" w:space="0" w:color="000000"/>
              <w:right w:val="single" w:sz="8" w:space="0" w:color="auto"/>
            </w:tcBorders>
            <w:shd w:val="clear" w:color="auto" w:fill="auto"/>
            <w:vAlign w:val="center"/>
            <w:hideMark/>
          </w:tcPr>
          <w:p w14:paraId="04432CF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Varchar2(12)</w:t>
            </w:r>
          </w:p>
        </w:tc>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14:paraId="2020BC6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vMerge w:val="restart"/>
            <w:tcBorders>
              <w:top w:val="nil"/>
              <w:left w:val="single" w:sz="8" w:space="0" w:color="auto"/>
              <w:bottom w:val="single" w:sz="8" w:space="0" w:color="000000"/>
              <w:right w:val="single" w:sz="8" w:space="0" w:color="auto"/>
            </w:tcBorders>
            <w:shd w:val="clear" w:color="auto" w:fill="auto"/>
            <w:vAlign w:val="center"/>
            <w:hideMark/>
          </w:tcPr>
          <w:p w14:paraId="22E95A0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nil"/>
              <w:right w:val="single" w:sz="12" w:space="0" w:color="auto"/>
            </w:tcBorders>
            <w:shd w:val="clear" w:color="auto" w:fill="auto"/>
            <w:vAlign w:val="center"/>
            <w:hideMark/>
          </w:tcPr>
          <w:p w14:paraId="6D2F430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傳票號碼</w:t>
            </w:r>
          </w:p>
        </w:tc>
        <w:tc>
          <w:tcPr>
            <w:tcW w:w="1940" w:type="dxa"/>
            <w:tcBorders>
              <w:top w:val="nil"/>
              <w:left w:val="nil"/>
              <w:bottom w:val="nil"/>
              <w:right w:val="nil"/>
            </w:tcBorders>
            <w:shd w:val="clear" w:color="auto" w:fill="auto"/>
            <w:noWrap/>
            <w:vAlign w:val="center"/>
            <w:hideMark/>
          </w:tcPr>
          <w:p w14:paraId="492BAC9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MediaSlipNo傳票號碼</w:t>
            </w:r>
          </w:p>
        </w:tc>
        <w:tc>
          <w:tcPr>
            <w:tcW w:w="960" w:type="dxa"/>
            <w:tcBorders>
              <w:top w:val="nil"/>
              <w:left w:val="nil"/>
              <w:bottom w:val="nil"/>
              <w:right w:val="nil"/>
            </w:tcBorders>
            <w:shd w:val="clear" w:color="auto" w:fill="auto"/>
            <w:noWrap/>
            <w:vAlign w:val="center"/>
            <w:hideMark/>
          </w:tcPr>
          <w:p w14:paraId="2B886A6E"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4A309459" w14:textId="77777777" w:rsidTr="008F073F">
        <w:trPr>
          <w:trHeight w:val="336"/>
        </w:trPr>
        <w:tc>
          <w:tcPr>
            <w:tcW w:w="960" w:type="dxa"/>
            <w:vMerge/>
            <w:tcBorders>
              <w:top w:val="nil"/>
              <w:left w:val="single" w:sz="12" w:space="0" w:color="auto"/>
              <w:bottom w:val="single" w:sz="8" w:space="0" w:color="000000"/>
              <w:right w:val="single" w:sz="8" w:space="0" w:color="auto"/>
            </w:tcBorders>
            <w:vAlign w:val="center"/>
            <w:hideMark/>
          </w:tcPr>
          <w:p w14:paraId="4867554F" w14:textId="77777777" w:rsidR="008F073F" w:rsidRPr="008F073F" w:rsidRDefault="008F073F" w:rsidP="008F073F">
            <w:pPr>
              <w:widowControl/>
              <w:rPr>
                <w:rFonts w:ascii="標楷體" w:eastAsia="標楷體" w:hAnsi="標楷體" w:cs="新細明體"/>
                <w:color w:val="000000"/>
                <w:kern w:val="0"/>
                <w:sz w:val="17"/>
                <w:szCs w:val="17"/>
              </w:rPr>
            </w:pPr>
          </w:p>
        </w:tc>
        <w:tc>
          <w:tcPr>
            <w:tcW w:w="1820" w:type="dxa"/>
            <w:vMerge/>
            <w:tcBorders>
              <w:top w:val="nil"/>
              <w:left w:val="single" w:sz="8" w:space="0" w:color="auto"/>
              <w:bottom w:val="single" w:sz="8" w:space="0" w:color="000000"/>
              <w:right w:val="single" w:sz="8" w:space="0" w:color="auto"/>
            </w:tcBorders>
            <w:vAlign w:val="center"/>
            <w:hideMark/>
          </w:tcPr>
          <w:p w14:paraId="3F40A180" w14:textId="77777777" w:rsidR="008F073F" w:rsidRPr="008F073F" w:rsidRDefault="008F073F" w:rsidP="008F073F">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8" w:space="0" w:color="000000"/>
              <w:right w:val="single" w:sz="8" w:space="0" w:color="auto"/>
            </w:tcBorders>
            <w:vAlign w:val="center"/>
            <w:hideMark/>
          </w:tcPr>
          <w:p w14:paraId="2D807142" w14:textId="77777777" w:rsidR="008F073F" w:rsidRPr="008F073F" w:rsidRDefault="008F073F" w:rsidP="008F073F">
            <w:pPr>
              <w:widowControl/>
              <w:rPr>
                <w:rFonts w:ascii="標楷體" w:eastAsia="標楷體" w:hAnsi="標楷體" w:cs="新細明體"/>
                <w:color w:val="000000"/>
                <w:kern w:val="0"/>
                <w:sz w:val="17"/>
                <w:szCs w:val="17"/>
              </w:rPr>
            </w:pPr>
          </w:p>
        </w:tc>
        <w:tc>
          <w:tcPr>
            <w:tcW w:w="920" w:type="dxa"/>
            <w:vMerge/>
            <w:tcBorders>
              <w:top w:val="nil"/>
              <w:left w:val="single" w:sz="8" w:space="0" w:color="auto"/>
              <w:bottom w:val="single" w:sz="8" w:space="0" w:color="000000"/>
              <w:right w:val="single" w:sz="8" w:space="0" w:color="auto"/>
            </w:tcBorders>
            <w:vAlign w:val="center"/>
            <w:hideMark/>
          </w:tcPr>
          <w:p w14:paraId="3385CEF0" w14:textId="77777777" w:rsidR="008F073F" w:rsidRPr="008F073F" w:rsidRDefault="008F073F" w:rsidP="008F073F">
            <w:pPr>
              <w:widowControl/>
              <w:rPr>
                <w:rFonts w:ascii="標楷體" w:eastAsia="標楷體" w:hAnsi="標楷體" w:cs="新細明體"/>
                <w:color w:val="000000"/>
                <w:kern w:val="0"/>
                <w:sz w:val="17"/>
                <w:szCs w:val="17"/>
              </w:rPr>
            </w:pPr>
          </w:p>
        </w:tc>
        <w:tc>
          <w:tcPr>
            <w:tcW w:w="800" w:type="dxa"/>
            <w:vMerge/>
            <w:tcBorders>
              <w:top w:val="nil"/>
              <w:left w:val="single" w:sz="8" w:space="0" w:color="auto"/>
              <w:bottom w:val="single" w:sz="8" w:space="0" w:color="000000"/>
              <w:right w:val="single" w:sz="8" w:space="0" w:color="auto"/>
            </w:tcBorders>
            <w:vAlign w:val="center"/>
            <w:hideMark/>
          </w:tcPr>
          <w:p w14:paraId="2F609E7C" w14:textId="77777777" w:rsidR="008F073F" w:rsidRPr="008F073F" w:rsidRDefault="008F073F" w:rsidP="008F073F">
            <w:pPr>
              <w:widowControl/>
              <w:rPr>
                <w:rFonts w:ascii="標楷體" w:eastAsia="標楷體" w:hAnsi="標楷體" w:cs="新細明體"/>
                <w:color w:val="000000"/>
                <w:kern w:val="0"/>
                <w:sz w:val="17"/>
                <w:szCs w:val="17"/>
              </w:rPr>
            </w:pPr>
          </w:p>
        </w:tc>
        <w:tc>
          <w:tcPr>
            <w:tcW w:w="2620" w:type="dxa"/>
            <w:tcBorders>
              <w:top w:val="nil"/>
              <w:left w:val="nil"/>
              <w:bottom w:val="single" w:sz="8" w:space="0" w:color="auto"/>
              <w:right w:val="single" w:sz="12" w:space="0" w:color="auto"/>
            </w:tcBorders>
            <w:shd w:val="clear" w:color="auto" w:fill="auto"/>
            <w:vAlign w:val="center"/>
            <w:hideMark/>
          </w:tcPr>
          <w:p w14:paraId="28ACD7F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該ETL批號裡可允許傳輸多張傳票號碼</w:t>
            </w:r>
          </w:p>
        </w:tc>
        <w:tc>
          <w:tcPr>
            <w:tcW w:w="1940" w:type="dxa"/>
            <w:tcBorders>
              <w:top w:val="nil"/>
              <w:left w:val="nil"/>
              <w:bottom w:val="nil"/>
              <w:right w:val="nil"/>
            </w:tcBorders>
            <w:shd w:val="clear" w:color="auto" w:fill="auto"/>
            <w:noWrap/>
            <w:vAlign w:val="center"/>
            <w:hideMark/>
          </w:tcPr>
          <w:p w14:paraId="09E5B4D7" w14:textId="77777777" w:rsidR="008F073F" w:rsidRPr="008F073F" w:rsidRDefault="008F073F" w:rsidP="008F073F">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4C573F9F" w14:textId="77777777" w:rsidR="008F073F" w:rsidRPr="008F073F" w:rsidRDefault="008F073F" w:rsidP="008F073F">
            <w:pPr>
              <w:widowControl/>
              <w:rPr>
                <w:rFonts w:eastAsia="Times New Roman"/>
                <w:kern w:val="0"/>
                <w:sz w:val="20"/>
                <w:szCs w:val="20"/>
              </w:rPr>
            </w:pPr>
          </w:p>
        </w:tc>
      </w:tr>
      <w:tr w:rsidR="008F073F" w:rsidRPr="008F073F" w14:paraId="32BC4FA5"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4B7EF27"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2.7</w:t>
            </w:r>
          </w:p>
        </w:tc>
        <w:tc>
          <w:tcPr>
            <w:tcW w:w="1820" w:type="dxa"/>
            <w:tcBorders>
              <w:top w:val="nil"/>
              <w:left w:val="nil"/>
              <w:bottom w:val="single" w:sz="8" w:space="0" w:color="auto"/>
              <w:right w:val="single" w:sz="8" w:space="0" w:color="auto"/>
            </w:tcBorders>
            <w:shd w:val="clear" w:color="auto" w:fill="auto"/>
            <w:vAlign w:val="center"/>
            <w:hideMark/>
          </w:tcPr>
          <w:p w14:paraId="5F5E765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CURRENCY_CODE</w:t>
            </w:r>
          </w:p>
        </w:tc>
        <w:tc>
          <w:tcPr>
            <w:tcW w:w="1420" w:type="dxa"/>
            <w:tcBorders>
              <w:top w:val="nil"/>
              <w:left w:val="nil"/>
              <w:bottom w:val="single" w:sz="8" w:space="0" w:color="auto"/>
              <w:right w:val="single" w:sz="8" w:space="0" w:color="auto"/>
            </w:tcBorders>
            <w:shd w:val="clear" w:color="auto" w:fill="auto"/>
            <w:vAlign w:val="center"/>
            <w:hideMark/>
          </w:tcPr>
          <w:p w14:paraId="45EE08B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57D262D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D27FCE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21DCF0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幣別</w:t>
            </w:r>
          </w:p>
        </w:tc>
        <w:tc>
          <w:tcPr>
            <w:tcW w:w="1940" w:type="dxa"/>
            <w:tcBorders>
              <w:top w:val="nil"/>
              <w:left w:val="nil"/>
              <w:bottom w:val="nil"/>
              <w:right w:val="nil"/>
            </w:tcBorders>
            <w:shd w:val="clear" w:color="auto" w:fill="auto"/>
            <w:noWrap/>
            <w:vAlign w:val="center"/>
            <w:hideMark/>
          </w:tcPr>
          <w:p w14:paraId="0C9B563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CurrencyCode幣別</w:t>
            </w:r>
          </w:p>
        </w:tc>
        <w:tc>
          <w:tcPr>
            <w:tcW w:w="960" w:type="dxa"/>
            <w:tcBorders>
              <w:top w:val="nil"/>
              <w:left w:val="nil"/>
              <w:bottom w:val="nil"/>
              <w:right w:val="nil"/>
            </w:tcBorders>
            <w:shd w:val="clear" w:color="auto" w:fill="auto"/>
            <w:noWrap/>
            <w:vAlign w:val="center"/>
            <w:hideMark/>
          </w:tcPr>
          <w:p w14:paraId="3E46872B"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4046D5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482A4E"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2.8</w:t>
            </w:r>
          </w:p>
        </w:tc>
        <w:tc>
          <w:tcPr>
            <w:tcW w:w="1820" w:type="dxa"/>
            <w:tcBorders>
              <w:top w:val="nil"/>
              <w:left w:val="nil"/>
              <w:bottom w:val="single" w:sz="8" w:space="0" w:color="auto"/>
              <w:right w:val="single" w:sz="8" w:space="0" w:color="auto"/>
            </w:tcBorders>
            <w:shd w:val="clear" w:color="auto" w:fill="auto"/>
            <w:vAlign w:val="center"/>
            <w:hideMark/>
          </w:tcPr>
          <w:p w14:paraId="548BE97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ISSUED_BY</w:t>
            </w:r>
          </w:p>
        </w:tc>
        <w:tc>
          <w:tcPr>
            <w:tcW w:w="1420" w:type="dxa"/>
            <w:tcBorders>
              <w:top w:val="nil"/>
              <w:left w:val="nil"/>
              <w:bottom w:val="single" w:sz="8" w:space="0" w:color="auto"/>
              <w:right w:val="single" w:sz="8" w:space="0" w:color="auto"/>
            </w:tcBorders>
            <w:shd w:val="clear" w:color="auto" w:fill="auto"/>
            <w:vAlign w:val="center"/>
            <w:hideMark/>
          </w:tcPr>
          <w:p w14:paraId="1688999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Varchar2(40)</w:t>
            </w:r>
          </w:p>
        </w:tc>
        <w:tc>
          <w:tcPr>
            <w:tcW w:w="920" w:type="dxa"/>
            <w:tcBorders>
              <w:top w:val="nil"/>
              <w:left w:val="nil"/>
              <w:bottom w:val="single" w:sz="8" w:space="0" w:color="auto"/>
              <w:right w:val="single" w:sz="8" w:space="0" w:color="auto"/>
            </w:tcBorders>
            <w:shd w:val="clear" w:color="auto" w:fill="auto"/>
            <w:vAlign w:val="center"/>
            <w:hideMark/>
          </w:tcPr>
          <w:p w14:paraId="117990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7F9DB38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FFDAC1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作業者，員工編號-員工姓名</w:t>
            </w:r>
          </w:p>
        </w:tc>
        <w:tc>
          <w:tcPr>
            <w:tcW w:w="1940" w:type="dxa"/>
            <w:tcBorders>
              <w:top w:val="nil"/>
              <w:left w:val="nil"/>
              <w:bottom w:val="nil"/>
              <w:right w:val="nil"/>
            </w:tcBorders>
            <w:shd w:val="clear" w:color="auto" w:fill="auto"/>
            <w:noWrap/>
            <w:vAlign w:val="center"/>
            <w:hideMark/>
          </w:tcPr>
          <w:p w14:paraId="21C0E5D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執行L7400經辦員編</w:t>
            </w:r>
          </w:p>
        </w:tc>
        <w:tc>
          <w:tcPr>
            <w:tcW w:w="960" w:type="dxa"/>
            <w:tcBorders>
              <w:top w:val="nil"/>
              <w:left w:val="nil"/>
              <w:bottom w:val="nil"/>
              <w:right w:val="nil"/>
            </w:tcBorders>
            <w:shd w:val="clear" w:color="auto" w:fill="auto"/>
            <w:noWrap/>
            <w:vAlign w:val="center"/>
            <w:hideMark/>
          </w:tcPr>
          <w:p w14:paraId="003D8AD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632D5669"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8E3798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2.9</w:t>
            </w:r>
          </w:p>
        </w:tc>
        <w:tc>
          <w:tcPr>
            <w:tcW w:w="1820" w:type="dxa"/>
            <w:tcBorders>
              <w:top w:val="nil"/>
              <w:left w:val="nil"/>
              <w:bottom w:val="single" w:sz="8" w:space="0" w:color="auto"/>
              <w:right w:val="single" w:sz="8" w:space="0" w:color="auto"/>
            </w:tcBorders>
            <w:shd w:val="clear" w:color="auto" w:fill="auto"/>
            <w:vAlign w:val="center"/>
            <w:hideMark/>
          </w:tcPr>
          <w:p w14:paraId="59B9E68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ACCOUNTING_DATE</w:t>
            </w:r>
          </w:p>
        </w:tc>
        <w:tc>
          <w:tcPr>
            <w:tcW w:w="1420" w:type="dxa"/>
            <w:tcBorders>
              <w:top w:val="nil"/>
              <w:left w:val="nil"/>
              <w:bottom w:val="single" w:sz="8" w:space="0" w:color="auto"/>
              <w:right w:val="single" w:sz="8" w:space="0" w:color="auto"/>
            </w:tcBorders>
            <w:shd w:val="clear" w:color="auto" w:fill="auto"/>
            <w:vAlign w:val="center"/>
            <w:hideMark/>
          </w:tcPr>
          <w:p w14:paraId="4BCD31D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w:t>
            </w:r>
          </w:p>
        </w:tc>
        <w:tc>
          <w:tcPr>
            <w:tcW w:w="920" w:type="dxa"/>
            <w:tcBorders>
              <w:top w:val="nil"/>
              <w:left w:val="nil"/>
              <w:bottom w:val="single" w:sz="8" w:space="0" w:color="auto"/>
              <w:right w:val="single" w:sz="8" w:space="0" w:color="auto"/>
            </w:tcBorders>
            <w:shd w:val="clear" w:color="auto" w:fill="auto"/>
            <w:vAlign w:val="center"/>
            <w:hideMark/>
          </w:tcPr>
          <w:p w14:paraId="19FCECE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71A1D5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FE338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傳票日期(YYYYMMDD)</w:t>
            </w:r>
          </w:p>
        </w:tc>
        <w:tc>
          <w:tcPr>
            <w:tcW w:w="2900" w:type="dxa"/>
            <w:gridSpan w:val="2"/>
            <w:tcBorders>
              <w:top w:val="nil"/>
              <w:left w:val="nil"/>
              <w:bottom w:val="nil"/>
              <w:right w:val="nil"/>
            </w:tcBorders>
            <w:shd w:val="clear" w:color="auto" w:fill="auto"/>
            <w:noWrap/>
            <w:vAlign w:val="center"/>
            <w:hideMark/>
          </w:tcPr>
          <w:p w14:paraId="2AE9B765"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AcDate傳票日期(國曆前補零)</w:t>
            </w:r>
          </w:p>
        </w:tc>
      </w:tr>
      <w:tr w:rsidR="008F073F" w:rsidRPr="008F073F" w14:paraId="48443F52"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5D58E73D"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w:t>
            </w:r>
          </w:p>
        </w:tc>
        <w:tc>
          <w:tcPr>
            <w:tcW w:w="1820" w:type="dxa"/>
            <w:tcBorders>
              <w:top w:val="nil"/>
              <w:left w:val="nil"/>
              <w:bottom w:val="single" w:sz="8" w:space="0" w:color="auto"/>
              <w:right w:val="single" w:sz="8" w:space="0" w:color="auto"/>
            </w:tcBorders>
            <w:shd w:val="clear" w:color="auto" w:fill="auto"/>
            <w:vAlign w:val="center"/>
            <w:hideMark/>
          </w:tcPr>
          <w:p w14:paraId="36ABFAF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JE_LINE_NUM</w:t>
            </w:r>
          </w:p>
        </w:tc>
        <w:tc>
          <w:tcPr>
            <w:tcW w:w="1420" w:type="dxa"/>
            <w:tcBorders>
              <w:top w:val="nil"/>
              <w:left w:val="nil"/>
              <w:bottom w:val="single" w:sz="8" w:space="0" w:color="auto"/>
              <w:right w:val="single" w:sz="8" w:space="0" w:color="auto"/>
            </w:tcBorders>
            <w:shd w:val="clear" w:color="auto" w:fill="auto"/>
            <w:vAlign w:val="center"/>
            <w:hideMark/>
          </w:tcPr>
          <w:p w14:paraId="7EC857A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Number(5)</w:t>
            </w:r>
          </w:p>
        </w:tc>
        <w:tc>
          <w:tcPr>
            <w:tcW w:w="920" w:type="dxa"/>
            <w:tcBorders>
              <w:top w:val="nil"/>
              <w:left w:val="nil"/>
              <w:bottom w:val="single" w:sz="8" w:space="0" w:color="auto"/>
              <w:right w:val="single" w:sz="8" w:space="0" w:color="auto"/>
            </w:tcBorders>
            <w:shd w:val="clear" w:color="auto" w:fill="auto"/>
            <w:vAlign w:val="center"/>
            <w:hideMark/>
          </w:tcPr>
          <w:p w14:paraId="66D6C3A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581BF95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439502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序號</w:t>
            </w:r>
          </w:p>
        </w:tc>
        <w:tc>
          <w:tcPr>
            <w:tcW w:w="1940" w:type="dxa"/>
            <w:tcBorders>
              <w:top w:val="nil"/>
              <w:left w:val="nil"/>
              <w:bottom w:val="nil"/>
              <w:right w:val="nil"/>
            </w:tcBorders>
            <w:shd w:val="clear" w:color="auto" w:fill="auto"/>
            <w:noWrap/>
            <w:vAlign w:val="center"/>
            <w:hideMark/>
          </w:tcPr>
          <w:p w14:paraId="65C3CD70"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Seq傳票明細序號</w:t>
            </w:r>
          </w:p>
        </w:tc>
        <w:tc>
          <w:tcPr>
            <w:tcW w:w="960" w:type="dxa"/>
            <w:tcBorders>
              <w:top w:val="nil"/>
              <w:left w:val="nil"/>
              <w:bottom w:val="nil"/>
              <w:right w:val="nil"/>
            </w:tcBorders>
            <w:shd w:val="clear" w:color="auto" w:fill="auto"/>
            <w:noWrap/>
            <w:vAlign w:val="center"/>
            <w:hideMark/>
          </w:tcPr>
          <w:p w14:paraId="23AD3E85"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26ACD83B"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D3DFFCE"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2.11</w:t>
            </w:r>
          </w:p>
        </w:tc>
        <w:tc>
          <w:tcPr>
            <w:tcW w:w="1820" w:type="dxa"/>
            <w:tcBorders>
              <w:top w:val="nil"/>
              <w:left w:val="nil"/>
              <w:bottom w:val="single" w:sz="8" w:space="0" w:color="auto"/>
              <w:right w:val="single" w:sz="8" w:space="0" w:color="auto"/>
            </w:tcBorders>
            <w:shd w:val="clear" w:color="auto" w:fill="auto"/>
            <w:vAlign w:val="center"/>
            <w:hideMark/>
          </w:tcPr>
          <w:p w14:paraId="4E8B8BE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SEGREGATE_CODE</w:t>
            </w:r>
          </w:p>
        </w:tc>
        <w:tc>
          <w:tcPr>
            <w:tcW w:w="1420" w:type="dxa"/>
            <w:tcBorders>
              <w:top w:val="nil"/>
              <w:left w:val="nil"/>
              <w:bottom w:val="single" w:sz="8" w:space="0" w:color="auto"/>
              <w:right w:val="single" w:sz="8" w:space="0" w:color="auto"/>
            </w:tcBorders>
            <w:shd w:val="clear" w:color="auto" w:fill="auto"/>
            <w:vAlign w:val="center"/>
            <w:hideMark/>
          </w:tcPr>
          <w:p w14:paraId="5A83FA4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Varchar2(3)</w:t>
            </w:r>
          </w:p>
        </w:tc>
        <w:tc>
          <w:tcPr>
            <w:tcW w:w="920" w:type="dxa"/>
            <w:tcBorders>
              <w:top w:val="nil"/>
              <w:left w:val="nil"/>
              <w:bottom w:val="single" w:sz="8" w:space="0" w:color="auto"/>
              <w:right w:val="single" w:sz="8" w:space="0" w:color="auto"/>
            </w:tcBorders>
            <w:shd w:val="clear" w:color="auto" w:fill="auto"/>
            <w:vAlign w:val="center"/>
            <w:hideMark/>
          </w:tcPr>
          <w:p w14:paraId="1426822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245C5A7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606DBC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區隔帳冊</w:t>
            </w:r>
          </w:p>
        </w:tc>
        <w:tc>
          <w:tcPr>
            <w:tcW w:w="1940" w:type="dxa"/>
            <w:tcBorders>
              <w:top w:val="nil"/>
              <w:left w:val="nil"/>
              <w:bottom w:val="nil"/>
              <w:right w:val="nil"/>
            </w:tcBorders>
            <w:shd w:val="clear" w:color="auto" w:fill="auto"/>
            <w:noWrap/>
            <w:vAlign w:val="center"/>
            <w:hideMark/>
          </w:tcPr>
          <w:p w14:paraId="502A0748"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AcSubBookCode區隔帳冊</w:t>
            </w:r>
          </w:p>
        </w:tc>
        <w:tc>
          <w:tcPr>
            <w:tcW w:w="960" w:type="dxa"/>
            <w:tcBorders>
              <w:top w:val="nil"/>
              <w:left w:val="nil"/>
              <w:bottom w:val="nil"/>
              <w:right w:val="nil"/>
            </w:tcBorders>
            <w:shd w:val="clear" w:color="auto" w:fill="auto"/>
            <w:noWrap/>
            <w:vAlign w:val="center"/>
            <w:hideMark/>
          </w:tcPr>
          <w:p w14:paraId="77663284"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2A72BB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FF0270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2.12</w:t>
            </w:r>
          </w:p>
        </w:tc>
        <w:tc>
          <w:tcPr>
            <w:tcW w:w="1820" w:type="dxa"/>
            <w:tcBorders>
              <w:top w:val="nil"/>
              <w:left w:val="nil"/>
              <w:bottom w:val="single" w:sz="8" w:space="0" w:color="auto"/>
              <w:right w:val="single" w:sz="8" w:space="0" w:color="auto"/>
            </w:tcBorders>
            <w:shd w:val="clear" w:color="auto" w:fill="auto"/>
            <w:vAlign w:val="center"/>
            <w:hideMark/>
          </w:tcPr>
          <w:p w14:paraId="4B15F7F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ACCOUNT_CODE</w:t>
            </w:r>
          </w:p>
        </w:tc>
        <w:tc>
          <w:tcPr>
            <w:tcW w:w="1420" w:type="dxa"/>
            <w:tcBorders>
              <w:top w:val="nil"/>
              <w:left w:val="nil"/>
              <w:bottom w:val="single" w:sz="8" w:space="0" w:color="auto"/>
              <w:right w:val="single" w:sz="8" w:space="0" w:color="auto"/>
            </w:tcBorders>
            <w:shd w:val="clear" w:color="auto" w:fill="auto"/>
            <w:vAlign w:val="center"/>
            <w:hideMark/>
          </w:tcPr>
          <w:p w14:paraId="24D73A1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Varchar2(11)</w:t>
            </w:r>
          </w:p>
        </w:tc>
        <w:tc>
          <w:tcPr>
            <w:tcW w:w="920" w:type="dxa"/>
            <w:tcBorders>
              <w:top w:val="nil"/>
              <w:left w:val="nil"/>
              <w:bottom w:val="single" w:sz="8" w:space="0" w:color="auto"/>
              <w:right w:val="single" w:sz="8" w:space="0" w:color="auto"/>
            </w:tcBorders>
            <w:shd w:val="clear" w:color="auto" w:fill="auto"/>
            <w:vAlign w:val="center"/>
            <w:hideMark/>
          </w:tcPr>
          <w:p w14:paraId="6FDD53E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18E7EDC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1499BBB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科目代號</w:t>
            </w:r>
          </w:p>
        </w:tc>
        <w:tc>
          <w:tcPr>
            <w:tcW w:w="1940" w:type="dxa"/>
            <w:tcBorders>
              <w:top w:val="nil"/>
              <w:left w:val="nil"/>
              <w:bottom w:val="nil"/>
              <w:right w:val="nil"/>
            </w:tcBorders>
            <w:shd w:val="clear" w:color="auto" w:fill="auto"/>
            <w:noWrap/>
            <w:vAlign w:val="center"/>
            <w:hideMark/>
          </w:tcPr>
          <w:p w14:paraId="68C24B51"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AcNoCode科目代號</w:t>
            </w:r>
          </w:p>
        </w:tc>
        <w:tc>
          <w:tcPr>
            <w:tcW w:w="960" w:type="dxa"/>
            <w:tcBorders>
              <w:top w:val="nil"/>
              <w:left w:val="nil"/>
              <w:bottom w:val="nil"/>
              <w:right w:val="nil"/>
            </w:tcBorders>
            <w:shd w:val="clear" w:color="auto" w:fill="auto"/>
            <w:noWrap/>
            <w:vAlign w:val="center"/>
            <w:hideMark/>
          </w:tcPr>
          <w:p w14:paraId="00D0505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75ADB5B7"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244ECF6"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2.13</w:t>
            </w:r>
          </w:p>
        </w:tc>
        <w:tc>
          <w:tcPr>
            <w:tcW w:w="1820" w:type="dxa"/>
            <w:tcBorders>
              <w:top w:val="nil"/>
              <w:left w:val="nil"/>
              <w:bottom w:val="single" w:sz="8" w:space="0" w:color="auto"/>
              <w:right w:val="single" w:sz="8" w:space="0" w:color="auto"/>
            </w:tcBorders>
            <w:shd w:val="clear" w:color="auto" w:fill="auto"/>
            <w:vAlign w:val="center"/>
            <w:hideMark/>
          </w:tcPr>
          <w:p w14:paraId="59438AB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SUBACCOUNT_CODE</w:t>
            </w:r>
          </w:p>
        </w:tc>
        <w:tc>
          <w:tcPr>
            <w:tcW w:w="1420" w:type="dxa"/>
            <w:tcBorders>
              <w:top w:val="nil"/>
              <w:left w:val="nil"/>
              <w:bottom w:val="single" w:sz="8" w:space="0" w:color="auto"/>
              <w:right w:val="single" w:sz="8" w:space="0" w:color="auto"/>
            </w:tcBorders>
            <w:shd w:val="clear" w:color="auto" w:fill="auto"/>
            <w:vAlign w:val="center"/>
            <w:hideMark/>
          </w:tcPr>
          <w:p w14:paraId="0F2E216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Varchar2(5)</w:t>
            </w:r>
          </w:p>
        </w:tc>
        <w:tc>
          <w:tcPr>
            <w:tcW w:w="920" w:type="dxa"/>
            <w:tcBorders>
              <w:top w:val="nil"/>
              <w:left w:val="nil"/>
              <w:bottom w:val="single" w:sz="8" w:space="0" w:color="auto"/>
              <w:right w:val="single" w:sz="8" w:space="0" w:color="auto"/>
            </w:tcBorders>
            <w:shd w:val="clear" w:color="auto" w:fill="auto"/>
            <w:vAlign w:val="center"/>
            <w:hideMark/>
          </w:tcPr>
          <w:p w14:paraId="77C3E40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10FAD3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1742A1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子目代號，若無子目需放00000</w:t>
            </w:r>
          </w:p>
        </w:tc>
        <w:tc>
          <w:tcPr>
            <w:tcW w:w="2900" w:type="dxa"/>
            <w:gridSpan w:val="2"/>
            <w:tcBorders>
              <w:top w:val="nil"/>
              <w:left w:val="nil"/>
              <w:bottom w:val="nil"/>
              <w:right w:val="nil"/>
            </w:tcBorders>
            <w:shd w:val="clear" w:color="auto" w:fill="auto"/>
            <w:noWrap/>
            <w:vAlign w:val="center"/>
            <w:hideMark/>
          </w:tcPr>
          <w:p w14:paraId="208050EF"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AcSubCode子目代號，無子目放00000</w:t>
            </w:r>
          </w:p>
        </w:tc>
      </w:tr>
      <w:tr w:rsidR="008F073F" w:rsidRPr="008F073F" w14:paraId="6AEAB24E"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242125F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2.14</w:t>
            </w:r>
          </w:p>
        </w:tc>
        <w:tc>
          <w:tcPr>
            <w:tcW w:w="1820" w:type="dxa"/>
            <w:tcBorders>
              <w:top w:val="nil"/>
              <w:left w:val="nil"/>
              <w:bottom w:val="single" w:sz="8" w:space="0" w:color="auto"/>
              <w:right w:val="single" w:sz="8" w:space="0" w:color="auto"/>
            </w:tcBorders>
            <w:shd w:val="clear" w:color="auto" w:fill="auto"/>
            <w:vAlign w:val="center"/>
            <w:hideMark/>
          </w:tcPr>
          <w:p w14:paraId="26BA519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COSTCENTER_CODE</w:t>
            </w:r>
          </w:p>
        </w:tc>
        <w:tc>
          <w:tcPr>
            <w:tcW w:w="1420" w:type="dxa"/>
            <w:tcBorders>
              <w:top w:val="nil"/>
              <w:left w:val="nil"/>
              <w:bottom w:val="single" w:sz="8" w:space="0" w:color="auto"/>
              <w:right w:val="single" w:sz="8" w:space="0" w:color="auto"/>
            </w:tcBorders>
            <w:shd w:val="clear" w:color="auto" w:fill="auto"/>
            <w:vAlign w:val="center"/>
            <w:hideMark/>
          </w:tcPr>
          <w:p w14:paraId="54D8038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Varchar2(6)</w:t>
            </w:r>
          </w:p>
        </w:tc>
        <w:tc>
          <w:tcPr>
            <w:tcW w:w="920" w:type="dxa"/>
            <w:tcBorders>
              <w:top w:val="nil"/>
              <w:left w:val="nil"/>
              <w:bottom w:val="single" w:sz="8" w:space="0" w:color="auto"/>
              <w:right w:val="single" w:sz="8" w:space="0" w:color="auto"/>
            </w:tcBorders>
            <w:shd w:val="clear" w:color="auto" w:fill="auto"/>
            <w:vAlign w:val="center"/>
            <w:hideMark/>
          </w:tcPr>
          <w:p w14:paraId="7E0C932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43755C90"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86CD8A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成本單位代號，若無成本單位需放000000</w:t>
            </w:r>
          </w:p>
        </w:tc>
        <w:tc>
          <w:tcPr>
            <w:tcW w:w="1940" w:type="dxa"/>
            <w:tcBorders>
              <w:top w:val="nil"/>
              <w:left w:val="nil"/>
              <w:bottom w:val="nil"/>
              <w:right w:val="nil"/>
            </w:tcBorders>
            <w:shd w:val="clear" w:color="auto" w:fill="auto"/>
            <w:noWrap/>
            <w:vAlign w:val="center"/>
            <w:hideMark/>
          </w:tcPr>
          <w:p w14:paraId="52C05E6D" w14:textId="77777777" w:rsidR="008F073F" w:rsidRPr="008F073F" w:rsidRDefault="008F073F" w:rsidP="008F073F">
            <w:pPr>
              <w:widowControl/>
              <w:rPr>
                <w:rFonts w:ascii="標楷體" w:eastAsia="標楷體" w:hAnsi="標楷體" w:cs="新細明體"/>
                <w:color w:val="0000FF"/>
                <w:kern w:val="0"/>
                <w:sz w:val="16"/>
                <w:szCs w:val="16"/>
                <w:u w:val="single"/>
              </w:rPr>
            </w:pPr>
            <w:r w:rsidRPr="008F073F">
              <w:rPr>
                <w:rFonts w:ascii="標楷體" w:eastAsia="標楷體" w:hAnsi="標楷體" w:cs="新細明體" w:hint="eastAsia"/>
                <w:color w:val="0000FF"/>
                <w:kern w:val="0"/>
                <w:sz w:val="16"/>
                <w:szCs w:val="16"/>
                <w:u w:val="single"/>
              </w:rPr>
              <w:t>10H000</w:t>
            </w:r>
          </w:p>
        </w:tc>
        <w:tc>
          <w:tcPr>
            <w:tcW w:w="960" w:type="dxa"/>
            <w:tcBorders>
              <w:top w:val="nil"/>
              <w:left w:val="nil"/>
              <w:bottom w:val="nil"/>
              <w:right w:val="nil"/>
            </w:tcBorders>
            <w:shd w:val="clear" w:color="auto" w:fill="auto"/>
            <w:noWrap/>
            <w:vAlign w:val="center"/>
            <w:hideMark/>
          </w:tcPr>
          <w:p w14:paraId="38F35AAF" w14:textId="77777777" w:rsidR="008F073F" w:rsidRPr="008F073F" w:rsidRDefault="008F073F" w:rsidP="008F073F">
            <w:pPr>
              <w:widowControl/>
              <w:rPr>
                <w:rFonts w:ascii="標楷體" w:eastAsia="標楷體" w:hAnsi="標楷體" w:cs="新細明體"/>
                <w:color w:val="0000FF"/>
                <w:kern w:val="0"/>
                <w:sz w:val="16"/>
                <w:szCs w:val="16"/>
                <w:u w:val="single"/>
              </w:rPr>
            </w:pPr>
          </w:p>
        </w:tc>
      </w:tr>
      <w:tr w:rsidR="008F073F" w:rsidRPr="008F073F" w14:paraId="0024A922"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8C7462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2.15</w:t>
            </w:r>
          </w:p>
        </w:tc>
        <w:tc>
          <w:tcPr>
            <w:tcW w:w="1820" w:type="dxa"/>
            <w:tcBorders>
              <w:top w:val="nil"/>
              <w:left w:val="nil"/>
              <w:bottom w:val="single" w:sz="8" w:space="0" w:color="auto"/>
              <w:right w:val="single" w:sz="8" w:space="0" w:color="auto"/>
            </w:tcBorders>
            <w:shd w:val="clear" w:color="auto" w:fill="auto"/>
            <w:vAlign w:val="center"/>
            <w:hideMark/>
          </w:tcPr>
          <w:p w14:paraId="1FDB550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CHANNEL_CODE</w:t>
            </w:r>
          </w:p>
        </w:tc>
        <w:tc>
          <w:tcPr>
            <w:tcW w:w="1420" w:type="dxa"/>
            <w:tcBorders>
              <w:top w:val="nil"/>
              <w:left w:val="nil"/>
              <w:bottom w:val="single" w:sz="8" w:space="0" w:color="auto"/>
              <w:right w:val="single" w:sz="8" w:space="0" w:color="auto"/>
            </w:tcBorders>
            <w:shd w:val="clear" w:color="auto" w:fill="auto"/>
            <w:vAlign w:val="center"/>
            <w:hideMark/>
          </w:tcPr>
          <w:p w14:paraId="3C5AE2D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Varchar2(2)</w:t>
            </w:r>
          </w:p>
        </w:tc>
        <w:tc>
          <w:tcPr>
            <w:tcW w:w="920" w:type="dxa"/>
            <w:tcBorders>
              <w:top w:val="nil"/>
              <w:left w:val="nil"/>
              <w:bottom w:val="single" w:sz="8" w:space="0" w:color="auto"/>
              <w:right w:val="single" w:sz="8" w:space="0" w:color="auto"/>
            </w:tcBorders>
            <w:shd w:val="clear" w:color="auto" w:fill="auto"/>
            <w:vAlign w:val="center"/>
            <w:hideMark/>
          </w:tcPr>
          <w:p w14:paraId="05BD030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F2A3B3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522DDF9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通路代號，若無通路代號需放00</w:t>
            </w:r>
          </w:p>
        </w:tc>
        <w:tc>
          <w:tcPr>
            <w:tcW w:w="1940" w:type="dxa"/>
            <w:tcBorders>
              <w:top w:val="nil"/>
              <w:left w:val="nil"/>
              <w:bottom w:val="nil"/>
              <w:right w:val="nil"/>
            </w:tcBorders>
            <w:shd w:val="clear" w:color="auto" w:fill="auto"/>
            <w:noWrap/>
            <w:vAlign w:val="center"/>
            <w:hideMark/>
          </w:tcPr>
          <w:p w14:paraId="44E7189E"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00</w:t>
            </w:r>
          </w:p>
        </w:tc>
        <w:tc>
          <w:tcPr>
            <w:tcW w:w="960" w:type="dxa"/>
            <w:tcBorders>
              <w:top w:val="nil"/>
              <w:left w:val="nil"/>
              <w:bottom w:val="nil"/>
              <w:right w:val="nil"/>
            </w:tcBorders>
            <w:shd w:val="clear" w:color="auto" w:fill="auto"/>
            <w:noWrap/>
            <w:vAlign w:val="center"/>
            <w:hideMark/>
          </w:tcPr>
          <w:p w14:paraId="70A835CB"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2482D181"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9791E8C"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2.16</w:t>
            </w:r>
          </w:p>
        </w:tc>
        <w:tc>
          <w:tcPr>
            <w:tcW w:w="1820" w:type="dxa"/>
            <w:tcBorders>
              <w:top w:val="nil"/>
              <w:left w:val="nil"/>
              <w:bottom w:val="single" w:sz="8" w:space="0" w:color="auto"/>
              <w:right w:val="single" w:sz="8" w:space="0" w:color="auto"/>
            </w:tcBorders>
            <w:shd w:val="clear" w:color="auto" w:fill="auto"/>
            <w:vAlign w:val="center"/>
            <w:hideMark/>
          </w:tcPr>
          <w:p w14:paraId="5695A6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IFRS17_GROUP_CODE</w:t>
            </w:r>
          </w:p>
        </w:tc>
        <w:tc>
          <w:tcPr>
            <w:tcW w:w="1420" w:type="dxa"/>
            <w:tcBorders>
              <w:top w:val="nil"/>
              <w:left w:val="nil"/>
              <w:bottom w:val="single" w:sz="8" w:space="0" w:color="auto"/>
              <w:right w:val="single" w:sz="8" w:space="0" w:color="auto"/>
            </w:tcBorders>
            <w:shd w:val="clear" w:color="auto" w:fill="auto"/>
            <w:vAlign w:val="center"/>
            <w:hideMark/>
          </w:tcPr>
          <w:p w14:paraId="4617885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w:t>
            </w:r>
            <w:r w:rsidRPr="008F073F">
              <w:rPr>
                <w:rFonts w:ascii="標楷體" w:eastAsia="標楷體" w:hAnsi="標楷體" w:cs="新細明體" w:hint="eastAsia"/>
                <w:strike/>
                <w:color w:val="FF0000"/>
                <w:kern w:val="0"/>
                <w:sz w:val="17"/>
                <w:szCs w:val="17"/>
              </w:rPr>
              <w:t>9</w:t>
            </w:r>
            <w:r w:rsidRPr="008F073F">
              <w:rPr>
                <w:rFonts w:ascii="標楷體" w:eastAsia="標楷體" w:hAnsi="標楷體" w:cs="新細明體" w:hint="eastAsia"/>
                <w:color w:val="008080"/>
                <w:kern w:val="0"/>
                <w:sz w:val="17"/>
                <w:szCs w:val="17"/>
                <w:u w:val="single"/>
              </w:rPr>
              <w:t>15</w:t>
            </w:r>
            <w:r w:rsidRPr="008F073F">
              <w:rPr>
                <w:rFonts w:ascii="標楷體" w:eastAsia="標楷體" w:hAnsi="標楷體" w:cs="新細明體" w:hint="eastAsia"/>
                <w:color w:val="000000"/>
                <w:kern w:val="0"/>
                <w:sz w:val="17"/>
                <w:szCs w:val="17"/>
              </w:rPr>
              <w:t>)</w:t>
            </w:r>
          </w:p>
        </w:tc>
        <w:tc>
          <w:tcPr>
            <w:tcW w:w="920" w:type="dxa"/>
            <w:tcBorders>
              <w:top w:val="nil"/>
              <w:left w:val="nil"/>
              <w:bottom w:val="single" w:sz="8" w:space="0" w:color="auto"/>
              <w:right w:val="single" w:sz="8" w:space="0" w:color="auto"/>
            </w:tcBorders>
            <w:shd w:val="clear" w:color="auto" w:fill="auto"/>
            <w:vAlign w:val="center"/>
            <w:hideMark/>
          </w:tcPr>
          <w:p w14:paraId="0FD78D7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5B5BBA3E"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6904C173"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IFRS17群組代號，若無IFRS17群組代號需放000000000</w:t>
            </w:r>
            <w:r w:rsidRPr="008F073F">
              <w:rPr>
                <w:rFonts w:ascii="標楷體" w:eastAsia="標楷體" w:hAnsi="標楷體" w:cs="新細明體" w:hint="eastAsia"/>
                <w:color w:val="008080"/>
                <w:kern w:val="0"/>
                <w:sz w:val="17"/>
                <w:szCs w:val="17"/>
                <w:u w:val="single"/>
              </w:rPr>
              <w:t>000000</w:t>
            </w:r>
          </w:p>
        </w:tc>
        <w:tc>
          <w:tcPr>
            <w:tcW w:w="1940" w:type="dxa"/>
            <w:tcBorders>
              <w:top w:val="nil"/>
              <w:left w:val="nil"/>
              <w:bottom w:val="nil"/>
              <w:right w:val="nil"/>
            </w:tcBorders>
            <w:shd w:val="clear" w:color="auto" w:fill="auto"/>
            <w:noWrap/>
            <w:vAlign w:val="center"/>
            <w:hideMark/>
          </w:tcPr>
          <w:p w14:paraId="767E4C50"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000000000000000</w:t>
            </w:r>
          </w:p>
        </w:tc>
        <w:tc>
          <w:tcPr>
            <w:tcW w:w="960" w:type="dxa"/>
            <w:tcBorders>
              <w:top w:val="nil"/>
              <w:left w:val="nil"/>
              <w:bottom w:val="nil"/>
              <w:right w:val="nil"/>
            </w:tcBorders>
            <w:shd w:val="clear" w:color="auto" w:fill="auto"/>
            <w:noWrap/>
            <w:vAlign w:val="center"/>
            <w:hideMark/>
          </w:tcPr>
          <w:p w14:paraId="66429CB6"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3F2BE860"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9ABFE1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2.17</w:t>
            </w:r>
          </w:p>
        </w:tc>
        <w:tc>
          <w:tcPr>
            <w:tcW w:w="1820" w:type="dxa"/>
            <w:tcBorders>
              <w:top w:val="nil"/>
              <w:left w:val="nil"/>
              <w:bottom w:val="single" w:sz="8" w:space="0" w:color="auto"/>
              <w:right w:val="single" w:sz="8" w:space="0" w:color="auto"/>
            </w:tcBorders>
            <w:shd w:val="clear" w:color="auto" w:fill="auto"/>
            <w:vAlign w:val="center"/>
            <w:hideMark/>
          </w:tcPr>
          <w:p w14:paraId="66402D2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INTERCOMPANY_CODE</w:t>
            </w:r>
          </w:p>
        </w:tc>
        <w:tc>
          <w:tcPr>
            <w:tcW w:w="1420" w:type="dxa"/>
            <w:tcBorders>
              <w:top w:val="nil"/>
              <w:left w:val="nil"/>
              <w:bottom w:val="single" w:sz="8" w:space="0" w:color="auto"/>
              <w:right w:val="single" w:sz="8" w:space="0" w:color="auto"/>
            </w:tcBorders>
            <w:shd w:val="clear" w:color="auto" w:fill="auto"/>
            <w:vAlign w:val="center"/>
            <w:hideMark/>
          </w:tcPr>
          <w:p w14:paraId="4710CE6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Varchar2(4)</w:t>
            </w:r>
          </w:p>
        </w:tc>
        <w:tc>
          <w:tcPr>
            <w:tcW w:w="920" w:type="dxa"/>
            <w:tcBorders>
              <w:top w:val="nil"/>
              <w:left w:val="nil"/>
              <w:bottom w:val="single" w:sz="8" w:space="0" w:color="auto"/>
              <w:right w:val="single" w:sz="8" w:space="0" w:color="auto"/>
            </w:tcBorders>
            <w:shd w:val="clear" w:color="auto" w:fill="auto"/>
            <w:vAlign w:val="center"/>
            <w:hideMark/>
          </w:tcPr>
          <w:p w14:paraId="6ACAA60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7B5009E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48988E9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關聯方代號，若無關聯方代號需放999</w:t>
            </w:r>
          </w:p>
        </w:tc>
        <w:tc>
          <w:tcPr>
            <w:tcW w:w="1940" w:type="dxa"/>
            <w:tcBorders>
              <w:top w:val="nil"/>
              <w:left w:val="nil"/>
              <w:bottom w:val="nil"/>
              <w:right w:val="nil"/>
            </w:tcBorders>
            <w:shd w:val="clear" w:color="auto" w:fill="auto"/>
            <w:noWrap/>
            <w:vAlign w:val="center"/>
            <w:hideMark/>
          </w:tcPr>
          <w:p w14:paraId="1FA37FE4"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999</w:t>
            </w:r>
          </w:p>
        </w:tc>
        <w:tc>
          <w:tcPr>
            <w:tcW w:w="960" w:type="dxa"/>
            <w:tcBorders>
              <w:top w:val="nil"/>
              <w:left w:val="nil"/>
              <w:bottom w:val="nil"/>
              <w:right w:val="nil"/>
            </w:tcBorders>
            <w:shd w:val="clear" w:color="auto" w:fill="auto"/>
            <w:noWrap/>
            <w:vAlign w:val="center"/>
            <w:hideMark/>
          </w:tcPr>
          <w:p w14:paraId="5E6E0E6A"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5768C38A"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27E8BFC"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2.18</w:t>
            </w:r>
          </w:p>
        </w:tc>
        <w:tc>
          <w:tcPr>
            <w:tcW w:w="1820" w:type="dxa"/>
            <w:tcBorders>
              <w:top w:val="nil"/>
              <w:left w:val="nil"/>
              <w:bottom w:val="single" w:sz="8" w:space="0" w:color="auto"/>
              <w:right w:val="single" w:sz="8" w:space="0" w:color="auto"/>
            </w:tcBorders>
            <w:shd w:val="clear" w:color="auto" w:fill="auto"/>
            <w:vAlign w:val="center"/>
            <w:hideMark/>
          </w:tcPr>
          <w:p w14:paraId="1BCD059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DEPARTMENT_CODE</w:t>
            </w:r>
          </w:p>
        </w:tc>
        <w:tc>
          <w:tcPr>
            <w:tcW w:w="1420" w:type="dxa"/>
            <w:tcBorders>
              <w:top w:val="nil"/>
              <w:left w:val="nil"/>
              <w:bottom w:val="single" w:sz="8" w:space="0" w:color="auto"/>
              <w:right w:val="single" w:sz="8" w:space="0" w:color="auto"/>
            </w:tcBorders>
            <w:shd w:val="clear" w:color="auto" w:fill="auto"/>
            <w:vAlign w:val="center"/>
            <w:hideMark/>
          </w:tcPr>
          <w:p w14:paraId="235CFAF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Varchar2(6)</w:t>
            </w:r>
          </w:p>
        </w:tc>
        <w:tc>
          <w:tcPr>
            <w:tcW w:w="920" w:type="dxa"/>
            <w:tcBorders>
              <w:top w:val="nil"/>
              <w:left w:val="nil"/>
              <w:bottom w:val="single" w:sz="8" w:space="0" w:color="auto"/>
              <w:right w:val="single" w:sz="8" w:space="0" w:color="auto"/>
            </w:tcBorders>
            <w:shd w:val="clear" w:color="auto" w:fill="auto"/>
            <w:vAlign w:val="center"/>
            <w:hideMark/>
          </w:tcPr>
          <w:p w14:paraId="41142ED8"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3E55E3E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0014905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單位代號，若無單位代號需放000000</w:t>
            </w:r>
          </w:p>
        </w:tc>
        <w:tc>
          <w:tcPr>
            <w:tcW w:w="1940" w:type="dxa"/>
            <w:tcBorders>
              <w:top w:val="nil"/>
              <w:left w:val="nil"/>
              <w:bottom w:val="nil"/>
              <w:right w:val="nil"/>
            </w:tcBorders>
            <w:shd w:val="clear" w:color="auto" w:fill="auto"/>
            <w:noWrap/>
            <w:vAlign w:val="center"/>
            <w:hideMark/>
          </w:tcPr>
          <w:p w14:paraId="2FF27D1A"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DeptCode部門代號</w:t>
            </w:r>
          </w:p>
        </w:tc>
        <w:tc>
          <w:tcPr>
            <w:tcW w:w="960" w:type="dxa"/>
            <w:tcBorders>
              <w:top w:val="nil"/>
              <w:left w:val="nil"/>
              <w:bottom w:val="nil"/>
              <w:right w:val="nil"/>
            </w:tcBorders>
            <w:shd w:val="clear" w:color="auto" w:fill="auto"/>
            <w:noWrap/>
            <w:vAlign w:val="center"/>
            <w:hideMark/>
          </w:tcPr>
          <w:p w14:paraId="04B60EF7"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4FB5BED6"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69226C9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lastRenderedPageBreak/>
              <w:t>2.19</w:t>
            </w:r>
          </w:p>
        </w:tc>
        <w:tc>
          <w:tcPr>
            <w:tcW w:w="1820" w:type="dxa"/>
            <w:tcBorders>
              <w:top w:val="nil"/>
              <w:left w:val="nil"/>
              <w:bottom w:val="single" w:sz="8" w:space="0" w:color="auto"/>
              <w:right w:val="single" w:sz="8" w:space="0" w:color="auto"/>
            </w:tcBorders>
            <w:shd w:val="clear" w:color="auto" w:fill="auto"/>
            <w:vAlign w:val="center"/>
            <w:hideMark/>
          </w:tcPr>
          <w:p w14:paraId="68AD7097"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ENTERED_AMOUNT</w:t>
            </w:r>
          </w:p>
        </w:tc>
        <w:tc>
          <w:tcPr>
            <w:tcW w:w="1420" w:type="dxa"/>
            <w:tcBorders>
              <w:top w:val="nil"/>
              <w:left w:val="nil"/>
              <w:bottom w:val="single" w:sz="8" w:space="0" w:color="auto"/>
              <w:right w:val="single" w:sz="8" w:space="0" w:color="auto"/>
            </w:tcBorders>
            <w:shd w:val="clear" w:color="auto" w:fill="auto"/>
            <w:vAlign w:val="center"/>
            <w:hideMark/>
          </w:tcPr>
          <w:p w14:paraId="60C53B7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Number</w:t>
            </w:r>
          </w:p>
        </w:tc>
        <w:tc>
          <w:tcPr>
            <w:tcW w:w="920" w:type="dxa"/>
            <w:tcBorders>
              <w:top w:val="nil"/>
              <w:left w:val="nil"/>
              <w:bottom w:val="single" w:sz="8" w:space="0" w:color="auto"/>
              <w:right w:val="single" w:sz="8" w:space="0" w:color="auto"/>
            </w:tcBorders>
            <w:shd w:val="clear" w:color="auto" w:fill="auto"/>
            <w:vAlign w:val="center"/>
            <w:hideMark/>
          </w:tcPr>
          <w:p w14:paraId="0987A35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Yes</w:t>
            </w:r>
          </w:p>
        </w:tc>
        <w:tc>
          <w:tcPr>
            <w:tcW w:w="800" w:type="dxa"/>
            <w:tcBorders>
              <w:top w:val="nil"/>
              <w:left w:val="nil"/>
              <w:bottom w:val="single" w:sz="8" w:space="0" w:color="auto"/>
              <w:right w:val="single" w:sz="8" w:space="0" w:color="auto"/>
            </w:tcBorders>
            <w:shd w:val="clear" w:color="auto" w:fill="auto"/>
            <w:vAlign w:val="center"/>
            <w:hideMark/>
          </w:tcPr>
          <w:p w14:paraId="33932424"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EDE4E7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金額</w:t>
            </w:r>
          </w:p>
        </w:tc>
        <w:tc>
          <w:tcPr>
            <w:tcW w:w="2900" w:type="dxa"/>
            <w:gridSpan w:val="2"/>
            <w:tcBorders>
              <w:top w:val="nil"/>
              <w:left w:val="nil"/>
              <w:bottom w:val="nil"/>
              <w:right w:val="nil"/>
            </w:tcBorders>
            <w:shd w:val="clear" w:color="auto" w:fill="auto"/>
            <w:noWrap/>
            <w:vAlign w:val="center"/>
            <w:hideMark/>
          </w:tcPr>
          <w:p w14:paraId="21763AAD"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TxAmt金額，借方為正數,貸方為負數</w:t>
            </w:r>
          </w:p>
        </w:tc>
      </w:tr>
      <w:tr w:rsidR="008F073F" w:rsidRPr="008F073F" w14:paraId="42EB1299"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0A66F63B"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w:t>
            </w:r>
          </w:p>
        </w:tc>
        <w:tc>
          <w:tcPr>
            <w:tcW w:w="1820" w:type="dxa"/>
            <w:tcBorders>
              <w:top w:val="nil"/>
              <w:left w:val="nil"/>
              <w:bottom w:val="single" w:sz="8" w:space="0" w:color="auto"/>
              <w:right w:val="single" w:sz="8" w:space="0" w:color="auto"/>
            </w:tcBorders>
            <w:shd w:val="clear" w:color="auto" w:fill="auto"/>
            <w:vAlign w:val="center"/>
            <w:hideMark/>
          </w:tcPr>
          <w:p w14:paraId="2B00EAC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LINE_DESC</w:t>
            </w:r>
          </w:p>
        </w:tc>
        <w:tc>
          <w:tcPr>
            <w:tcW w:w="1420" w:type="dxa"/>
            <w:tcBorders>
              <w:top w:val="nil"/>
              <w:left w:val="nil"/>
              <w:bottom w:val="single" w:sz="8" w:space="0" w:color="auto"/>
              <w:right w:val="single" w:sz="8" w:space="0" w:color="auto"/>
            </w:tcBorders>
            <w:shd w:val="clear" w:color="auto" w:fill="auto"/>
            <w:vAlign w:val="center"/>
            <w:hideMark/>
          </w:tcPr>
          <w:p w14:paraId="5D3BE11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Varchar2(80)</w:t>
            </w:r>
          </w:p>
        </w:tc>
        <w:tc>
          <w:tcPr>
            <w:tcW w:w="920" w:type="dxa"/>
            <w:tcBorders>
              <w:top w:val="nil"/>
              <w:left w:val="nil"/>
              <w:bottom w:val="single" w:sz="8" w:space="0" w:color="auto"/>
              <w:right w:val="single" w:sz="8" w:space="0" w:color="auto"/>
            </w:tcBorders>
            <w:shd w:val="clear" w:color="auto" w:fill="auto"/>
            <w:vAlign w:val="center"/>
            <w:hideMark/>
          </w:tcPr>
          <w:p w14:paraId="5D36C81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19A6A539"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291D3C2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傳票摘要</w:t>
            </w:r>
          </w:p>
        </w:tc>
        <w:tc>
          <w:tcPr>
            <w:tcW w:w="1940" w:type="dxa"/>
            <w:tcBorders>
              <w:top w:val="nil"/>
              <w:left w:val="nil"/>
              <w:bottom w:val="nil"/>
              <w:right w:val="nil"/>
            </w:tcBorders>
            <w:shd w:val="clear" w:color="auto" w:fill="auto"/>
            <w:noWrap/>
            <w:vAlign w:val="center"/>
            <w:hideMark/>
          </w:tcPr>
          <w:p w14:paraId="6199395F"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SlipRmk傳票摘要</w:t>
            </w:r>
          </w:p>
        </w:tc>
        <w:tc>
          <w:tcPr>
            <w:tcW w:w="960" w:type="dxa"/>
            <w:tcBorders>
              <w:top w:val="nil"/>
              <w:left w:val="nil"/>
              <w:bottom w:val="nil"/>
              <w:right w:val="nil"/>
            </w:tcBorders>
            <w:shd w:val="clear" w:color="auto" w:fill="auto"/>
            <w:noWrap/>
            <w:vAlign w:val="center"/>
            <w:hideMark/>
          </w:tcPr>
          <w:p w14:paraId="4E3ADADC"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12AC45E8" w14:textId="77777777" w:rsidTr="008F073F">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4F3547E8"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2.21</w:t>
            </w:r>
          </w:p>
        </w:tc>
        <w:tc>
          <w:tcPr>
            <w:tcW w:w="1820" w:type="dxa"/>
            <w:tcBorders>
              <w:top w:val="nil"/>
              <w:left w:val="nil"/>
              <w:bottom w:val="single" w:sz="8" w:space="0" w:color="auto"/>
              <w:right w:val="single" w:sz="8" w:space="0" w:color="auto"/>
            </w:tcBorders>
            <w:shd w:val="clear" w:color="auto" w:fill="auto"/>
            <w:vAlign w:val="center"/>
            <w:hideMark/>
          </w:tcPr>
          <w:p w14:paraId="4A145E55"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WRITE_OFF_CODE</w:t>
            </w:r>
          </w:p>
        </w:tc>
        <w:tc>
          <w:tcPr>
            <w:tcW w:w="1420" w:type="dxa"/>
            <w:tcBorders>
              <w:top w:val="nil"/>
              <w:left w:val="nil"/>
              <w:bottom w:val="single" w:sz="8" w:space="0" w:color="auto"/>
              <w:right w:val="single" w:sz="8" w:space="0" w:color="auto"/>
            </w:tcBorders>
            <w:shd w:val="clear" w:color="auto" w:fill="auto"/>
            <w:vAlign w:val="center"/>
            <w:hideMark/>
          </w:tcPr>
          <w:p w14:paraId="0A73AE8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Varchar2(15)</w:t>
            </w:r>
          </w:p>
        </w:tc>
        <w:tc>
          <w:tcPr>
            <w:tcW w:w="920" w:type="dxa"/>
            <w:tcBorders>
              <w:top w:val="nil"/>
              <w:left w:val="nil"/>
              <w:bottom w:val="single" w:sz="8" w:space="0" w:color="auto"/>
              <w:right w:val="single" w:sz="8" w:space="0" w:color="auto"/>
            </w:tcBorders>
            <w:shd w:val="clear" w:color="auto" w:fill="auto"/>
            <w:vAlign w:val="center"/>
            <w:hideMark/>
          </w:tcPr>
          <w:p w14:paraId="12FC68F6"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8" w:space="0" w:color="auto"/>
              <w:right w:val="single" w:sz="8" w:space="0" w:color="auto"/>
            </w:tcBorders>
            <w:shd w:val="clear" w:color="auto" w:fill="auto"/>
            <w:vAlign w:val="center"/>
            <w:hideMark/>
          </w:tcPr>
          <w:p w14:paraId="78536401"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8" w:space="0" w:color="auto"/>
              <w:right w:val="single" w:sz="12" w:space="0" w:color="auto"/>
            </w:tcBorders>
            <w:shd w:val="clear" w:color="auto" w:fill="auto"/>
            <w:vAlign w:val="center"/>
            <w:hideMark/>
          </w:tcPr>
          <w:p w14:paraId="323074DF"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會計科目銷帳碼</w:t>
            </w:r>
          </w:p>
        </w:tc>
        <w:tc>
          <w:tcPr>
            <w:tcW w:w="2900" w:type="dxa"/>
            <w:gridSpan w:val="2"/>
            <w:tcBorders>
              <w:top w:val="nil"/>
              <w:left w:val="nil"/>
              <w:bottom w:val="nil"/>
              <w:right w:val="nil"/>
            </w:tcBorders>
            <w:shd w:val="clear" w:color="auto" w:fill="auto"/>
            <w:noWrap/>
            <w:vAlign w:val="center"/>
            <w:hideMark/>
          </w:tcPr>
          <w:p w14:paraId="08006841"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ReceiveCode 會計科目銷帳碼</w:t>
            </w:r>
          </w:p>
        </w:tc>
      </w:tr>
      <w:tr w:rsidR="008F073F" w:rsidRPr="008F073F" w14:paraId="6976C267" w14:textId="77777777" w:rsidTr="008F073F">
        <w:trPr>
          <w:trHeight w:val="336"/>
        </w:trPr>
        <w:tc>
          <w:tcPr>
            <w:tcW w:w="960" w:type="dxa"/>
            <w:tcBorders>
              <w:top w:val="nil"/>
              <w:left w:val="single" w:sz="12" w:space="0" w:color="auto"/>
              <w:bottom w:val="single" w:sz="12" w:space="0" w:color="auto"/>
              <w:right w:val="single" w:sz="8" w:space="0" w:color="auto"/>
            </w:tcBorders>
            <w:shd w:val="clear" w:color="auto" w:fill="auto"/>
            <w:vAlign w:val="center"/>
            <w:hideMark/>
          </w:tcPr>
          <w:p w14:paraId="760282E9" w14:textId="77777777" w:rsidR="008F073F" w:rsidRPr="008F073F" w:rsidRDefault="008F073F" w:rsidP="008F073F">
            <w:pPr>
              <w:widowControl/>
              <w:jc w:val="right"/>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2.22</w:t>
            </w:r>
          </w:p>
        </w:tc>
        <w:tc>
          <w:tcPr>
            <w:tcW w:w="1820" w:type="dxa"/>
            <w:tcBorders>
              <w:top w:val="nil"/>
              <w:left w:val="nil"/>
              <w:bottom w:val="single" w:sz="12" w:space="0" w:color="auto"/>
              <w:right w:val="single" w:sz="8" w:space="0" w:color="auto"/>
            </w:tcBorders>
            <w:shd w:val="clear" w:color="auto" w:fill="auto"/>
            <w:vAlign w:val="center"/>
            <w:hideMark/>
          </w:tcPr>
          <w:p w14:paraId="5965163C"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RELATIONSHIP</w:t>
            </w:r>
          </w:p>
        </w:tc>
        <w:tc>
          <w:tcPr>
            <w:tcW w:w="1420" w:type="dxa"/>
            <w:tcBorders>
              <w:top w:val="nil"/>
              <w:left w:val="nil"/>
              <w:bottom w:val="single" w:sz="12" w:space="0" w:color="auto"/>
              <w:right w:val="single" w:sz="8" w:space="0" w:color="auto"/>
            </w:tcBorders>
            <w:shd w:val="clear" w:color="auto" w:fill="auto"/>
            <w:vAlign w:val="center"/>
            <w:hideMark/>
          </w:tcPr>
          <w:p w14:paraId="1612E3BA"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Varchar2(10)</w:t>
            </w:r>
          </w:p>
        </w:tc>
        <w:tc>
          <w:tcPr>
            <w:tcW w:w="920" w:type="dxa"/>
            <w:tcBorders>
              <w:top w:val="nil"/>
              <w:left w:val="nil"/>
              <w:bottom w:val="single" w:sz="12" w:space="0" w:color="auto"/>
              <w:right w:val="single" w:sz="8" w:space="0" w:color="auto"/>
            </w:tcBorders>
            <w:shd w:val="clear" w:color="auto" w:fill="auto"/>
            <w:vAlign w:val="center"/>
            <w:hideMark/>
          </w:tcPr>
          <w:p w14:paraId="6DB70792"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 xml:space="preserve">　</w:t>
            </w:r>
          </w:p>
        </w:tc>
        <w:tc>
          <w:tcPr>
            <w:tcW w:w="800" w:type="dxa"/>
            <w:tcBorders>
              <w:top w:val="nil"/>
              <w:left w:val="nil"/>
              <w:bottom w:val="single" w:sz="12" w:space="0" w:color="auto"/>
              <w:right w:val="single" w:sz="8" w:space="0" w:color="auto"/>
            </w:tcBorders>
            <w:shd w:val="clear" w:color="auto" w:fill="auto"/>
            <w:vAlign w:val="center"/>
            <w:hideMark/>
          </w:tcPr>
          <w:p w14:paraId="21AA644D"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In</w:t>
            </w:r>
          </w:p>
        </w:tc>
        <w:tc>
          <w:tcPr>
            <w:tcW w:w="2620" w:type="dxa"/>
            <w:tcBorders>
              <w:top w:val="nil"/>
              <w:left w:val="nil"/>
              <w:bottom w:val="single" w:sz="12" w:space="0" w:color="auto"/>
              <w:right w:val="single" w:sz="12" w:space="0" w:color="auto"/>
            </w:tcBorders>
            <w:shd w:val="clear" w:color="auto" w:fill="auto"/>
            <w:vAlign w:val="center"/>
            <w:hideMark/>
          </w:tcPr>
          <w:p w14:paraId="20D6A5FB" w14:textId="77777777" w:rsidR="008F073F" w:rsidRPr="008F073F" w:rsidRDefault="008F073F" w:rsidP="008F073F">
            <w:pPr>
              <w:widowControl/>
              <w:rPr>
                <w:rFonts w:ascii="標楷體" w:eastAsia="標楷體" w:hAnsi="標楷體" w:cs="新細明體"/>
                <w:color w:val="000000"/>
                <w:kern w:val="0"/>
                <w:sz w:val="17"/>
                <w:szCs w:val="17"/>
              </w:rPr>
            </w:pPr>
            <w:r w:rsidRPr="008F073F">
              <w:rPr>
                <w:rFonts w:ascii="標楷體" w:eastAsia="標楷體" w:hAnsi="標楷體" w:cs="新細明體" w:hint="eastAsia"/>
                <w:color w:val="000000"/>
                <w:kern w:val="0"/>
                <w:sz w:val="17"/>
                <w:szCs w:val="17"/>
              </w:rPr>
              <w:t>關係人</w:t>
            </w:r>
          </w:p>
        </w:tc>
        <w:tc>
          <w:tcPr>
            <w:tcW w:w="1940" w:type="dxa"/>
            <w:tcBorders>
              <w:top w:val="nil"/>
              <w:left w:val="nil"/>
              <w:bottom w:val="nil"/>
              <w:right w:val="nil"/>
            </w:tcBorders>
            <w:shd w:val="clear" w:color="auto" w:fill="auto"/>
            <w:noWrap/>
            <w:vAlign w:val="center"/>
            <w:hideMark/>
          </w:tcPr>
          <w:p w14:paraId="65AA5703" w14:textId="77777777" w:rsidR="008F073F" w:rsidRPr="008F073F" w:rsidRDefault="008F073F" w:rsidP="008F073F">
            <w:pPr>
              <w:widowControl/>
              <w:rPr>
                <w:rFonts w:ascii="標楷體" w:eastAsia="標楷體" w:hAnsi="標楷體" w:cs="新細明體"/>
                <w:color w:val="000000"/>
                <w:kern w:val="0"/>
                <w:sz w:val="16"/>
                <w:szCs w:val="16"/>
              </w:rPr>
            </w:pPr>
            <w:r w:rsidRPr="008F073F">
              <w:rPr>
                <w:rFonts w:ascii="標楷體" w:eastAsia="標楷體" w:hAnsi="標楷體" w:cs="新細明體" w:hint="eastAsia"/>
                <w:color w:val="000000"/>
                <w:kern w:val="0"/>
                <w:sz w:val="16"/>
                <w:szCs w:val="16"/>
              </w:rPr>
              <w:t>空值</w:t>
            </w:r>
          </w:p>
        </w:tc>
        <w:tc>
          <w:tcPr>
            <w:tcW w:w="960" w:type="dxa"/>
            <w:tcBorders>
              <w:top w:val="nil"/>
              <w:left w:val="nil"/>
              <w:bottom w:val="nil"/>
              <w:right w:val="nil"/>
            </w:tcBorders>
            <w:shd w:val="clear" w:color="auto" w:fill="auto"/>
            <w:noWrap/>
            <w:vAlign w:val="center"/>
            <w:hideMark/>
          </w:tcPr>
          <w:p w14:paraId="52D8FD35" w14:textId="77777777" w:rsidR="008F073F" w:rsidRPr="008F073F" w:rsidRDefault="008F073F" w:rsidP="008F073F">
            <w:pPr>
              <w:widowControl/>
              <w:rPr>
                <w:rFonts w:ascii="標楷體" w:eastAsia="標楷體" w:hAnsi="標楷體" w:cs="新細明體"/>
                <w:color w:val="000000"/>
                <w:kern w:val="0"/>
                <w:sz w:val="16"/>
                <w:szCs w:val="16"/>
              </w:rPr>
            </w:pPr>
          </w:p>
        </w:tc>
      </w:tr>
      <w:tr w:rsidR="008F073F" w:rsidRPr="008F073F" w14:paraId="100AF312" w14:textId="77777777" w:rsidTr="008F073F">
        <w:trPr>
          <w:trHeight w:val="336"/>
        </w:trPr>
        <w:tc>
          <w:tcPr>
            <w:tcW w:w="960" w:type="dxa"/>
            <w:tcBorders>
              <w:top w:val="nil"/>
              <w:left w:val="nil"/>
              <w:bottom w:val="nil"/>
              <w:right w:val="nil"/>
            </w:tcBorders>
            <w:shd w:val="clear" w:color="auto" w:fill="auto"/>
            <w:noWrap/>
            <w:vAlign w:val="center"/>
            <w:hideMark/>
          </w:tcPr>
          <w:p w14:paraId="0C0CD5B1" w14:textId="77777777" w:rsidR="008F073F" w:rsidRPr="008F073F" w:rsidRDefault="008F073F" w:rsidP="008F073F">
            <w:pPr>
              <w:widowControl/>
              <w:rPr>
                <w:rFonts w:eastAsia="Times New Roman"/>
                <w:kern w:val="0"/>
                <w:sz w:val="20"/>
                <w:szCs w:val="20"/>
              </w:rPr>
            </w:pPr>
          </w:p>
        </w:tc>
        <w:tc>
          <w:tcPr>
            <w:tcW w:w="1820" w:type="dxa"/>
            <w:tcBorders>
              <w:top w:val="nil"/>
              <w:left w:val="nil"/>
              <w:bottom w:val="nil"/>
              <w:right w:val="nil"/>
            </w:tcBorders>
            <w:shd w:val="clear" w:color="auto" w:fill="auto"/>
            <w:noWrap/>
            <w:vAlign w:val="center"/>
            <w:hideMark/>
          </w:tcPr>
          <w:p w14:paraId="636EACD5" w14:textId="77777777" w:rsidR="008F073F" w:rsidRPr="008F073F" w:rsidRDefault="008F073F" w:rsidP="008F073F">
            <w:pPr>
              <w:widowControl/>
              <w:rPr>
                <w:rFonts w:eastAsia="Times New Roman"/>
                <w:kern w:val="0"/>
                <w:sz w:val="20"/>
                <w:szCs w:val="20"/>
              </w:rPr>
            </w:pPr>
          </w:p>
        </w:tc>
        <w:tc>
          <w:tcPr>
            <w:tcW w:w="1420" w:type="dxa"/>
            <w:tcBorders>
              <w:top w:val="nil"/>
              <w:left w:val="nil"/>
              <w:bottom w:val="nil"/>
              <w:right w:val="nil"/>
            </w:tcBorders>
            <w:shd w:val="clear" w:color="auto" w:fill="auto"/>
            <w:noWrap/>
            <w:vAlign w:val="center"/>
            <w:hideMark/>
          </w:tcPr>
          <w:p w14:paraId="27E956CD" w14:textId="77777777" w:rsidR="008F073F" w:rsidRPr="008F073F" w:rsidRDefault="008F073F" w:rsidP="008F073F">
            <w:pPr>
              <w:widowControl/>
              <w:rPr>
                <w:rFonts w:eastAsia="Times New Roman"/>
                <w:kern w:val="0"/>
                <w:sz w:val="20"/>
                <w:szCs w:val="20"/>
              </w:rPr>
            </w:pPr>
          </w:p>
        </w:tc>
        <w:tc>
          <w:tcPr>
            <w:tcW w:w="920" w:type="dxa"/>
            <w:tcBorders>
              <w:top w:val="nil"/>
              <w:left w:val="nil"/>
              <w:bottom w:val="nil"/>
              <w:right w:val="nil"/>
            </w:tcBorders>
            <w:shd w:val="clear" w:color="auto" w:fill="auto"/>
            <w:noWrap/>
            <w:vAlign w:val="center"/>
            <w:hideMark/>
          </w:tcPr>
          <w:p w14:paraId="3DB3ADC5" w14:textId="77777777" w:rsidR="008F073F" w:rsidRPr="008F073F" w:rsidRDefault="008F073F" w:rsidP="008F073F">
            <w:pPr>
              <w:widowControl/>
              <w:rPr>
                <w:rFonts w:eastAsia="Times New Roman"/>
                <w:kern w:val="0"/>
                <w:sz w:val="20"/>
                <w:szCs w:val="20"/>
              </w:rPr>
            </w:pPr>
          </w:p>
        </w:tc>
        <w:tc>
          <w:tcPr>
            <w:tcW w:w="800" w:type="dxa"/>
            <w:tcBorders>
              <w:top w:val="nil"/>
              <w:left w:val="nil"/>
              <w:bottom w:val="nil"/>
              <w:right w:val="nil"/>
            </w:tcBorders>
            <w:shd w:val="clear" w:color="auto" w:fill="auto"/>
            <w:noWrap/>
            <w:vAlign w:val="center"/>
            <w:hideMark/>
          </w:tcPr>
          <w:p w14:paraId="311E3A5B" w14:textId="77777777" w:rsidR="008F073F" w:rsidRPr="008F073F" w:rsidRDefault="008F073F" w:rsidP="008F073F">
            <w:pPr>
              <w:widowControl/>
              <w:rPr>
                <w:rFonts w:eastAsia="Times New Roman"/>
                <w:kern w:val="0"/>
                <w:sz w:val="20"/>
                <w:szCs w:val="20"/>
              </w:rPr>
            </w:pPr>
          </w:p>
        </w:tc>
        <w:tc>
          <w:tcPr>
            <w:tcW w:w="2620" w:type="dxa"/>
            <w:tcBorders>
              <w:top w:val="nil"/>
              <w:left w:val="nil"/>
              <w:bottom w:val="nil"/>
              <w:right w:val="nil"/>
            </w:tcBorders>
            <w:shd w:val="clear" w:color="auto" w:fill="auto"/>
            <w:noWrap/>
            <w:vAlign w:val="center"/>
            <w:hideMark/>
          </w:tcPr>
          <w:p w14:paraId="6FB17C17" w14:textId="77777777" w:rsidR="008F073F" w:rsidRPr="008F073F" w:rsidRDefault="008F073F" w:rsidP="008F073F">
            <w:pPr>
              <w:widowControl/>
              <w:rPr>
                <w:rFonts w:eastAsia="Times New Roman"/>
                <w:kern w:val="0"/>
                <w:sz w:val="20"/>
                <w:szCs w:val="20"/>
              </w:rPr>
            </w:pPr>
          </w:p>
        </w:tc>
        <w:tc>
          <w:tcPr>
            <w:tcW w:w="1940" w:type="dxa"/>
            <w:tcBorders>
              <w:top w:val="nil"/>
              <w:left w:val="nil"/>
              <w:bottom w:val="nil"/>
              <w:right w:val="nil"/>
            </w:tcBorders>
            <w:shd w:val="clear" w:color="auto" w:fill="auto"/>
            <w:noWrap/>
            <w:vAlign w:val="center"/>
            <w:hideMark/>
          </w:tcPr>
          <w:p w14:paraId="06F25FB1" w14:textId="77777777" w:rsidR="008F073F" w:rsidRPr="008F073F" w:rsidRDefault="008F073F" w:rsidP="008F073F">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1B4DBAFB" w14:textId="77777777" w:rsidR="008F073F" w:rsidRPr="008F073F" w:rsidRDefault="008F073F" w:rsidP="008F073F">
            <w:pPr>
              <w:widowControl/>
              <w:rPr>
                <w:rFonts w:eastAsia="Times New Roman"/>
                <w:kern w:val="0"/>
                <w:sz w:val="20"/>
                <w:szCs w:val="20"/>
              </w:rPr>
            </w:pPr>
          </w:p>
        </w:tc>
      </w:tr>
    </w:tbl>
    <w:p w14:paraId="08EA501B" w14:textId="77777777" w:rsidR="008F073F" w:rsidRDefault="008F073F" w:rsidP="00551ED4">
      <w:pPr>
        <w:rPr>
          <w:rFonts w:ascii="標楷體" w:eastAsia="標楷體" w:hAnsi="標楷體"/>
          <w:sz w:val="20"/>
          <w:szCs w:val="20"/>
        </w:rPr>
      </w:pPr>
    </w:p>
    <w:p w14:paraId="6BC7DBE2" w14:textId="4A725D74" w:rsidR="008F073F" w:rsidRDefault="008B2096" w:rsidP="00551ED4">
      <w:pPr>
        <w:rPr>
          <w:rFonts w:ascii="標楷體" w:eastAsia="標楷體" w:hAnsi="標楷體"/>
          <w:sz w:val="20"/>
          <w:szCs w:val="20"/>
        </w:rPr>
      </w:pPr>
      <w:r w:rsidRPr="00844720">
        <w:rPr>
          <w:rFonts w:ascii="標楷體" w:eastAsia="標楷體" w:hAnsi="標楷體"/>
          <w:sz w:val="20"/>
          <w:szCs w:val="20"/>
          <w:highlight w:val="cyan"/>
        </w:rPr>
        <w:t>EBS-RETURN</w:t>
      </w:r>
    </w:p>
    <w:tbl>
      <w:tblPr>
        <w:tblW w:w="12340" w:type="dxa"/>
        <w:tblCellMar>
          <w:left w:w="28" w:type="dxa"/>
          <w:right w:w="28" w:type="dxa"/>
        </w:tblCellMar>
        <w:tblLook w:val="04A0" w:firstRow="1" w:lastRow="0" w:firstColumn="1" w:lastColumn="0" w:noHBand="0" w:noVBand="1"/>
      </w:tblPr>
      <w:tblGrid>
        <w:gridCol w:w="960"/>
        <w:gridCol w:w="1420"/>
        <w:gridCol w:w="1100"/>
        <w:gridCol w:w="900"/>
        <w:gridCol w:w="880"/>
        <w:gridCol w:w="2962"/>
        <w:gridCol w:w="3158"/>
        <w:gridCol w:w="960"/>
      </w:tblGrid>
      <w:tr w:rsidR="008B2096" w:rsidRPr="008B2096" w14:paraId="069FC8E4" w14:textId="77777777" w:rsidTr="008B2096">
        <w:trPr>
          <w:trHeight w:val="768"/>
        </w:trPr>
        <w:tc>
          <w:tcPr>
            <w:tcW w:w="5260" w:type="dxa"/>
            <w:gridSpan w:val="5"/>
            <w:tcBorders>
              <w:top w:val="nil"/>
              <w:left w:val="nil"/>
              <w:bottom w:val="nil"/>
              <w:right w:val="nil"/>
            </w:tcBorders>
            <w:shd w:val="clear" w:color="auto" w:fill="auto"/>
            <w:noWrap/>
            <w:vAlign w:val="center"/>
            <w:hideMark/>
          </w:tcPr>
          <w:p w14:paraId="5A22AE9C" w14:textId="77777777" w:rsidR="008B2096" w:rsidRPr="008B2096" w:rsidRDefault="008B2096" w:rsidP="008B2096">
            <w:pPr>
              <w:widowControl/>
              <w:ind w:firstLineChars="200" w:firstLine="480"/>
              <w:rPr>
                <w:rFonts w:ascii="標楷體" w:eastAsia="標楷體" w:hAnsi="標楷體" w:cs="新細明體"/>
                <w:b/>
                <w:bCs/>
                <w:color w:val="000000"/>
                <w:kern w:val="0"/>
              </w:rPr>
            </w:pPr>
            <w:r w:rsidRPr="008B2096">
              <w:rPr>
                <w:rFonts w:ascii="標楷體" w:eastAsia="標楷體" w:hAnsi="標楷體" w:cs="新細明體" w:hint="eastAsia"/>
                <w:b/>
                <w:bCs/>
                <w:color w:val="000000"/>
                <w:kern w:val="0"/>
              </w:rPr>
              <w:t>3.Response之X_RETURN_STATUS欄位說明</w:t>
            </w:r>
          </w:p>
        </w:tc>
        <w:tc>
          <w:tcPr>
            <w:tcW w:w="2962" w:type="dxa"/>
            <w:tcBorders>
              <w:top w:val="nil"/>
              <w:left w:val="nil"/>
              <w:bottom w:val="nil"/>
              <w:right w:val="nil"/>
            </w:tcBorders>
            <w:shd w:val="clear" w:color="auto" w:fill="auto"/>
            <w:noWrap/>
            <w:vAlign w:val="center"/>
            <w:hideMark/>
          </w:tcPr>
          <w:p w14:paraId="7F91777A" w14:textId="77777777" w:rsidR="008B2096" w:rsidRPr="008B2096" w:rsidRDefault="008B2096" w:rsidP="008B2096">
            <w:pPr>
              <w:widowControl/>
              <w:ind w:firstLineChars="200" w:firstLine="480"/>
              <w:rPr>
                <w:rFonts w:ascii="標楷體" w:eastAsia="標楷體" w:hAnsi="標楷體" w:cs="新細明體"/>
                <w:b/>
                <w:bCs/>
                <w:color w:val="000000"/>
                <w:kern w:val="0"/>
              </w:rPr>
            </w:pPr>
          </w:p>
        </w:tc>
        <w:tc>
          <w:tcPr>
            <w:tcW w:w="3158" w:type="dxa"/>
            <w:tcBorders>
              <w:top w:val="nil"/>
              <w:left w:val="nil"/>
              <w:bottom w:val="nil"/>
              <w:right w:val="nil"/>
            </w:tcBorders>
            <w:shd w:val="clear" w:color="auto" w:fill="auto"/>
            <w:vAlign w:val="center"/>
            <w:hideMark/>
          </w:tcPr>
          <w:p w14:paraId="0AA1773D"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對應SlipMedia2022檔</w:t>
            </w:r>
            <w:r w:rsidRPr="008B2096">
              <w:rPr>
                <w:rFonts w:ascii="標楷體" w:eastAsia="標楷體" w:hAnsi="標楷體" w:cs="新細明體" w:hint="eastAsia"/>
                <w:color w:val="000000"/>
                <w:kern w:val="0"/>
                <w:sz w:val="18"/>
                <w:szCs w:val="18"/>
              </w:rPr>
              <w:br/>
              <w:t>(傳票媒體檔2022年格式)</w:t>
            </w:r>
            <w:r w:rsidRPr="008B2096">
              <w:rPr>
                <w:rFonts w:ascii="標楷體" w:eastAsia="標楷體" w:hAnsi="標楷體" w:cs="新細明體" w:hint="eastAsia"/>
                <w:color w:val="000000"/>
                <w:kern w:val="0"/>
                <w:sz w:val="18"/>
                <w:szCs w:val="18"/>
              </w:rPr>
              <w:br/>
              <w:t>欄位說明</w:t>
            </w:r>
          </w:p>
        </w:tc>
        <w:tc>
          <w:tcPr>
            <w:tcW w:w="960" w:type="dxa"/>
            <w:tcBorders>
              <w:top w:val="nil"/>
              <w:left w:val="nil"/>
              <w:bottom w:val="nil"/>
              <w:right w:val="nil"/>
            </w:tcBorders>
            <w:shd w:val="clear" w:color="auto" w:fill="auto"/>
            <w:noWrap/>
            <w:vAlign w:val="center"/>
            <w:hideMark/>
          </w:tcPr>
          <w:p w14:paraId="6F6812A2"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5CF670CB" w14:textId="77777777" w:rsidTr="008B2096">
        <w:trPr>
          <w:trHeight w:val="348"/>
        </w:trPr>
        <w:tc>
          <w:tcPr>
            <w:tcW w:w="96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3AEA8601"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w:t>
            </w:r>
          </w:p>
        </w:tc>
        <w:tc>
          <w:tcPr>
            <w:tcW w:w="1420" w:type="dxa"/>
            <w:tcBorders>
              <w:top w:val="single" w:sz="12" w:space="0" w:color="auto"/>
              <w:left w:val="nil"/>
              <w:bottom w:val="single" w:sz="12" w:space="0" w:color="auto"/>
              <w:right w:val="single" w:sz="12" w:space="0" w:color="auto"/>
            </w:tcBorders>
            <w:shd w:val="pct25" w:color="000000" w:fill="CCCCCC"/>
            <w:vAlign w:val="center"/>
            <w:hideMark/>
          </w:tcPr>
          <w:p w14:paraId="5223B086"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參數</w:t>
            </w:r>
          </w:p>
        </w:tc>
        <w:tc>
          <w:tcPr>
            <w:tcW w:w="1100" w:type="dxa"/>
            <w:tcBorders>
              <w:top w:val="single" w:sz="12" w:space="0" w:color="auto"/>
              <w:left w:val="nil"/>
              <w:bottom w:val="single" w:sz="12" w:space="0" w:color="auto"/>
              <w:right w:val="single" w:sz="8" w:space="0" w:color="auto"/>
            </w:tcBorders>
            <w:shd w:val="pct25" w:color="000000" w:fill="CCCCCC"/>
            <w:vAlign w:val="center"/>
            <w:hideMark/>
          </w:tcPr>
          <w:p w14:paraId="3E37EE8E"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類型</w:t>
            </w:r>
          </w:p>
        </w:tc>
        <w:tc>
          <w:tcPr>
            <w:tcW w:w="900" w:type="dxa"/>
            <w:tcBorders>
              <w:top w:val="single" w:sz="12" w:space="0" w:color="auto"/>
              <w:left w:val="nil"/>
              <w:bottom w:val="single" w:sz="12" w:space="0" w:color="auto"/>
              <w:right w:val="single" w:sz="8" w:space="0" w:color="auto"/>
            </w:tcBorders>
            <w:shd w:val="pct25" w:color="000000" w:fill="CCCCCC"/>
            <w:vAlign w:val="center"/>
            <w:hideMark/>
          </w:tcPr>
          <w:p w14:paraId="02C78A51"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必輸</w:t>
            </w:r>
          </w:p>
        </w:tc>
        <w:tc>
          <w:tcPr>
            <w:tcW w:w="880" w:type="dxa"/>
            <w:tcBorders>
              <w:top w:val="single" w:sz="12" w:space="0" w:color="auto"/>
              <w:left w:val="nil"/>
              <w:bottom w:val="single" w:sz="12" w:space="0" w:color="auto"/>
              <w:right w:val="single" w:sz="12" w:space="0" w:color="auto"/>
            </w:tcBorders>
            <w:shd w:val="pct25" w:color="000000" w:fill="CCCCCC"/>
            <w:vAlign w:val="center"/>
            <w:hideMark/>
          </w:tcPr>
          <w:p w14:paraId="3C11F8E7"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In/Out</w:t>
            </w:r>
          </w:p>
        </w:tc>
        <w:tc>
          <w:tcPr>
            <w:tcW w:w="2962" w:type="dxa"/>
            <w:tcBorders>
              <w:top w:val="single" w:sz="12" w:space="0" w:color="auto"/>
              <w:left w:val="nil"/>
              <w:bottom w:val="single" w:sz="12" w:space="0" w:color="auto"/>
              <w:right w:val="single" w:sz="12" w:space="0" w:color="auto"/>
            </w:tcBorders>
            <w:shd w:val="pct25" w:color="000000" w:fill="CCCCCC"/>
            <w:vAlign w:val="center"/>
            <w:hideMark/>
          </w:tcPr>
          <w:p w14:paraId="18868798"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說明</w:t>
            </w:r>
          </w:p>
        </w:tc>
        <w:tc>
          <w:tcPr>
            <w:tcW w:w="3158" w:type="dxa"/>
            <w:tcBorders>
              <w:top w:val="nil"/>
              <w:left w:val="nil"/>
              <w:bottom w:val="nil"/>
              <w:right w:val="nil"/>
            </w:tcBorders>
            <w:shd w:val="clear" w:color="auto" w:fill="auto"/>
            <w:noWrap/>
            <w:vAlign w:val="center"/>
            <w:hideMark/>
          </w:tcPr>
          <w:p w14:paraId="7C0C9C3F" w14:textId="77777777" w:rsidR="008B2096" w:rsidRPr="008B2096" w:rsidRDefault="008B2096" w:rsidP="008B2096">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0AD3086A" w14:textId="77777777" w:rsidR="008B2096" w:rsidRPr="008B2096" w:rsidRDefault="008B2096" w:rsidP="008B2096">
            <w:pPr>
              <w:widowControl/>
              <w:rPr>
                <w:rFonts w:eastAsia="Times New Roman"/>
                <w:kern w:val="0"/>
                <w:sz w:val="20"/>
                <w:szCs w:val="20"/>
              </w:rPr>
            </w:pPr>
          </w:p>
        </w:tc>
      </w:tr>
      <w:tr w:rsidR="008B2096" w:rsidRPr="008B2096" w14:paraId="2C28EE7A" w14:textId="77777777" w:rsidTr="008B2096">
        <w:trPr>
          <w:trHeight w:val="348"/>
        </w:trPr>
        <w:tc>
          <w:tcPr>
            <w:tcW w:w="960" w:type="dxa"/>
            <w:tcBorders>
              <w:top w:val="nil"/>
              <w:left w:val="nil"/>
              <w:bottom w:val="single" w:sz="8" w:space="0" w:color="auto"/>
              <w:right w:val="nil"/>
            </w:tcBorders>
            <w:shd w:val="pct50" w:color="000000" w:fill="7F7F7F"/>
            <w:vAlign w:val="center"/>
            <w:hideMark/>
          </w:tcPr>
          <w:p w14:paraId="755214FA"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420" w:type="dxa"/>
            <w:tcBorders>
              <w:top w:val="nil"/>
              <w:left w:val="nil"/>
              <w:bottom w:val="single" w:sz="8" w:space="0" w:color="auto"/>
              <w:right w:val="nil"/>
            </w:tcBorders>
            <w:shd w:val="pct50" w:color="000000" w:fill="7F7F7F"/>
            <w:vAlign w:val="center"/>
            <w:hideMark/>
          </w:tcPr>
          <w:p w14:paraId="68FBB6F9"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100" w:type="dxa"/>
            <w:tcBorders>
              <w:top w:val="nil"/>
              <w:left w:val="nil"/>
              <w:bottom w:val="single" w:sz="8" w:space="0" w:color="auto"/>
              <w:right w:val="nil"/>
            </w:tcBorders>
            <w:shd w:val="pct50" w:color="000000" w:fill="7F7F7F"/>
            <w:vAlign w:val="center"/>
            <w:hideMark/>
          </w:tcPr>
          <w:p w14:paraId="1BA76DEA"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900" w:type="dxa"/>
            <w:tcBorders>
              <w:top w:val="nil"/>
              <w:left w:val="nil"/>
              <w:bottom w:val="single" w:sz="8" w:space="0" w:color="auto"/>
              <w:right w:val="nil"/>
            </w:tcBorders>
            <w:shd w:val="pct50" w:color="000000" w:fill="7F7F7F"/>
            <w:vAlign w:val="center"/>
            <w:hideMark/>
          </w:tcPr>
          <w:p w14:paraId="01305C5D"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880" w:type="dxa"/>
            <w:tcBorders>
              <w:top w:val="nil"/>
              <w:left w:val="nil"/>
              <w:bottom w:val="single" w:sz="8" w:space="0" w:color="auto"/>
              <w:right w:val="nil"/>
            </w:tcBorders>
            <w:shd w:val="pct50" w:color="000000" w:fill="7F7F7F"/>
            <w:vAlign w:val="center"/>
            <w:hideMark/>
          </w:tcPr>
          <w:p w14:paraId="375411A9"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962" w:type="dxa"/>
            <w:tcBorders>
              <w:top w:val="nil"/>
              <w:left w:val="nil"/>
              <w:bottom w:val="single" w:sz="8" w:space="0" w:color="auto"/>
              <w:right w:val="nil"/>
            </w:tcBorders>
            <w:shd w:val="pct50" w:color="000000" w:fill="7F7F7F"/>
            <w:vAlign w:val="center"/>
            <w:hideMark/>
          </w:tcPr>
          <w:p w14:paraId="2F364AE0"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3158" w:type="dxa"/>
            <w:tcBorders>
              <w:top w:val="nil"/>
              <w:left w:val="nil"/>
              <w:bottom w:val="nil"/>
              <w:right w:val="nil"/>
            </w:tcBorders>
            <w:shd w:val="clear" w:color="auto" w:fill="auto"/>
            <w:noWrap/>
            <w:vAlign w:val="center"/>
            <w:hideMark/>
          </w:tcPr>
          <w:p w14:paraId="50E34772" w14:textId="77777777" w:rsidR="008B2096" w:rsidRPr="008B2096" w:rsidRDefault="008B2096" w:rsidP="008B2096">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3A38B29C" w14:textId="77777777" w:rsidR="008B2096" w:rsidRPr="008B2096" w:rsidRDefault="008B2096" w:rsidP="008B2096">
            <w:pPr>
              <w:widowControl/>
              <w:rPr>
                <w:rFonts w:eastAsia="Times New Roman"/>
                <w:kern w:val="0"/>
                <w:sz w:val="20"/>
                <w:szCs w:val="20"/>
              </w:rPr>
            </w:pPr>
          </w:p>
        </w:tc>
      </w:tr>
      <w:tr w:rsidR="008B2096" w:rsidRPr="008B2096" w14:paraId="6262BFA6" w14:textId="77777777" w:rsidTr="008B2096">
        <w:trPr>
          <w:trHeight w:val="324"/>
        </w:trPr>
        <w:tc>
          <w:tcPr>
            <w:tcW w:w="960" w:type="dxa"/>
            <w:vMerge w:val="restart"/>
            <w:tcBorders>
              <w:top w:val="nil"/>
              <w:left w:val="single" w:sz="12" w:space="0" w:color="auto"/>
              <w:bottom w:val="single" w:sz="12" w:space="0" w:color="000000"/>
              <w:right w:val="single" w:sz="8" w:space="0" w:color="auto"/>
            </w:tcBorders>
            <w:shd w:val="clear" w:color="auto" w:fill="auto"/>
            <w:vAlign w:val="center"/>
            <w:hideMark/>
          </w:tcPr>
          <w:p w14:paraId="39519610"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3</w:t>
            </w:r>
          </w:p>
        </w:tc>
        <w:tc>
          <w:tcPr>
            <w:tcW w:w="1420" w:type="dxa"/>
            <w:vMerge w:val="restart"/>
            <w:tcBorders>
              <w:top w:val="nil"/>
              <w:left w:val="single" w:sz="8" w:space="0" w:color="auto"/>
              <w:bottom w:val="single" w:sz="12" w:space="0" w:color="000000"/>
              <w:right w:val="single" w:sz="8" w:space="0" w:color="auto"/>
            </w:tcBorders>
            <w:shd w:val="clear" w:color="auto" w:fill="auto"/>
            <w:vAlign w:val="center"/>
            <w:hideMark/>
          </w:tcPr>
          <w:p w14:paraId="09F6B2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X_RETURN_STATUS</w:t>
            </w:r>
          </w:p>
        </w:tc>
        <w:tc>
          <w:tcPr>
            <w:tcW w:w="1100" w:type="dxa"/>
            <w:vMerge w:val="restart"/>
            <w:tcBorders>
              <w:top w:val="nil"/>
              <w:left w:val="single" w:sz="8" w:space="0" w:color="auto"/>
              <w:bottom w:val="single" w:sz="12" w:space="0" w:color="000000"/>
              <w:right w:val="single" w:sz="8" w:space="0" w:color="auto"/>
            </w:tcBorders>
            <w:shd w:val="clear" w:color="auto" w:fill="auto"/>
            <w:vAlign w:val="center"/>
            <w:hideMark/>
          </w:tcPr>
          <w:p w14:paraId="581EB52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w:t>
            </w:r>
          </w:p>
        </w:tc>
        <w:tc>
          <w:tcPr>
            <w:tcW w:w="900" w:type="dxa"/>
            <w:vMerge w:val="restart"/>
            <w:tcBorders>
              <w:top w:val="nil"/>
              <w:left w:val="single" w:sz="8" w:space="0" w:color="auto"/>
              <w:bottom w:val="single" w:sz="12" w:space="0" w:color="000000"/>
              <w:right w:val="single" w:sz="8" w:space="0" w:color="auto"/>
            </w:tcBorders>
            <w:shd w:val="clear" w:color="auto" w:fill="auto"/>
            <w:vAlign w:val="center"/>
            <w:hideMark/>
          </w:tcPr>
          <w:p w14:paraId="2D1776B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880" w:type="dxa"/>
            <w:vMerge w:val="restart"/>
            <w:tcBorders>
              <w:top w:val="nil"/>
              <w:left w:val="single" w:sz="8" w:space="0" w:color="auto"/>
              <w:bottom w:val="single" w:sz="12" w:space="0" w:color="000000"/>
              <w:right w:val="single" w:sz="8" w:space="0" w:color="auto"/>
            </w:tcBorders>
            <w:shd w:val="clear" w:color="auto" w:fill="auto"/>
            <w:vAlign w:val="center"/>
            <w:hideMark/>
          </w:tcPr>
          <w:p w14:paraId="783278D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962" w:type="dxa"/>
            <w:tcBorders>
              <w:top w:val="nil"/>
              <w:left w:val="nil"/>
              <w:bottom w:val="nil"/>
              <w:right w:val="single" w:sz="12" w:space="0" w:color="auto"/>
            </w:tcBorders>
            <w:shd w:val="clear" w:color="auto" w:fill="auto"/>
            <w:vAlign w:val="center"/>
            <w:hideMark/>
          </w:tcPr>
          <w:p w14:paraId="43529D9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返回此ETL批號的處理狀態。</w:t>
            </w:r>
          </w:p>
        </w:tc>
        <w:tc>
          <w:tcPr>
            <w:tcW w:w="3158" w:type="dxa"/>
            <w:tcBorders>
              <w:top w:val="nil"/>
              <w:left w:val="nil"/>
              <w:bottom w:val="nil"/>
              <w:right w:val="nil"/>
            </w:tcBorders>
            <w:shd w:val="clear" w:color="auto" w:fill="auto"/>
            <w:noWrap/>
            <w:vAlign w:val="center"/>
            <w:hideMark/>
          </w:tcPr>
          <w:p w14:paraId="53743013"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B6525AA" w14:textId="77777777" w:rsidR="008B2096" w:rsidRPr="008B2096" w:rsidRDefault="008B2096" w:rsidP="008B2096">
            <w:pPr>
              <w:widowControl/>
              <w:rPr>
                <w:rFonts w:eastAsia="Times New Roman"/>
                <w:kern w:val="0"/>
                <w:sz w:val="20"/>
                <w:szCs w:val="20"/>
              </w:rPr>
            </w:pPr>
          </w:p>
        </w:tc>
      </w:tr>
      <w:tr w:rsidR="008B2096" w:rsidRPr="008B2096" w14:paraId="59D970B1" w14:textId="77777777" w:rsidTr="008B2096">
        <w:trPr>
          <w:trHeight w:val="504"/>
        </w:trPr>
        <w:tc>
          <w:tcPr>
            <w:tcW w:w="960" w:type="dxa"/>
            <w:vMerge/>
            <w:tcBorders>
              <w:top w:val="nil"/>
              <w:left w:val="single" w:sz="12" w:space="0" w:color="auto"/>
              <w:bottom w:val="single" w:sz="12" w:space="0" w:color="000000"/>
              <w:right w:val="single" w:sz="8" w:space="0" w:color="auto"/>
            </w:tcBorders>
            <w:vAlign w:val="center"/>
            <w:hideMark/>
          </w:tcPr>
          <w:p w14:paraId="015F3BCB" w14:textId="77777777" w:rsidR="008B2096" w:rsidRPr="008B2096" w:rsidRDefault="008B2096" w:rsidP="008B2096">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12" w:space="0" w:color="000000"/>
              <w:right w:val="single" w:sz="8" w:space="0" w:color="auto"/>
            </w:tcBorders>
            <w:vAlign w:val="center"/>
            <w:hideMark/>
          </w:tcPr>
          <w:p w14:paraId="3D859138" w14:textId="77777777" w:rsidR="008B2096" w:rsidRPr="008B2096" w:rsidRDefault="008B2096" w:rsidP="008B2096">
            <w:pPr>
              <w:widowControl/>
              <w:rPr>
                <w:rFonts w:ascii="標楷體" w:eastAsia="標楷體" w:hAnsi="標楷體" w:cs="新細明體"/>
                <w:color w:val="000000"/>
                <w:kern w:val="0"/>
                <w:sz w:val="17"/>
                <w:szCs w:val="17"/>
              </w:rPr>
            </w:pPr>
          </w:p>
        </w:tc>
        <w:tc>
          <w:tcPr>
            <w:tcW w:w="1100" w:type="dxa"/>
            <w:vMerge/>
            <w:tcBorders>
              <w:top w:val="nil"/>
              <w:left w:val="single" w:sz="8" w:space="0" w:color="auto"/>
              <w:bottom w:val="single" w:sz="12" w:space="0" w:color="000000"/>
              <w:right w:val="single" w:sz="8" w:space="0" w:color="auto"/>
            </w:tcBorders>
            <w:vAlign w:val="center"/>
            <w:hideMark/>
          </w:tcPr>
          <w:p w14:paraId="4820ED35" w14:textId="77777777" w:rsidR="008B2096" w:rsidRPr="008B2096" w:rsidRDefault="008B2096" w:rsidP="008B2096">
            <w:pPr>
              <w:widowControl/>
              <w:rPr>
                <w:rFonts w:ascii="標楷體" w:eastAsia="標楷體" w:hAnsi="標楷體" w:cs="新細明體"/>
                <w:color w:val="000000"/>
                <w:kern w:val="0"/>
                <w:sz w:val="17"/>
                <w:szCs w:val="17"/>
              </w:rPr>
            </w:pPr>
          </w:p>
        </w:tc>
        <w:tc>
          <w:tcPr>
            <w:tcW w:w="900" w:type="dxa"/>
            <w:vMerge/>
            <w:tcBorders>
              <w:top w:val="nil"/>
              <w:left w:val="single" w:sz="8" w:space="0" w:color="auto"/>
              <w:bottom w:val="single" w:sz="12" w:space="0" w:color="000000"/>
              <w:right w:val="single" w:sz="8" w:space="0" w:color="auto"/>
            </w:tcBorders>
            <w:vAlign w:val="center"/>
            <w:hideMark/>
          </w:tcPr>
          <w:p w14:paraId="3238E3B8" w14:textId="77777777" w:rsidR="008B2096" w:rsidRPr="008B2096" w:rsidRDefault="008B2096" w:rsidP="008B2096">
            <w:pPr>
              <w:widowControl/>
              <w:rPr>
                <w:rFonts w:ascii="標楷體" w:eastAsia="標楷體" w:hAnsi="標楷體" w:cs="新細明體"/>
                <w:color w:val="000000"/>
                <w:kern w:val="0"/>
                <w:sz w:val="17"/>
                <w:szCs w:val="17"/>
              </w:rPr>
            </w:pPr>
          </w:p>
        </w:tc>
        <w:tc>
          <w:tcPr>
            <w:tcW w:w="880" w:type="dxa"/>
            <w:vMerge/>
            <w:tcBorders>
              <w:top w:val="nil"/>
              <w:left w:val="single" w:sz="8" w:space="0" w:color="auto"/>
              <w:bottom w:val="single" w:sz="12" w:space="0" w:color="000000"/>
              <w:right w:val="single" w:sz="8" w:space="0" w:color="auto"/>
            </w:tcBorders>
            <w:vAlign w:val="center"/>
            <w:hideMark/>
          </w:tcPr>
          <w:p w14:paraId="4B84DF09" w14:textId="77777777" w:rsidR="008B2096" w:rsidRPr="008B2096" w:rsidRDefault="008B2096" w:rsidP="008B2096">
            <w:pPr>
              <w:widowControl/>
              <w:rPr>
                <w:rFonts w:ascii="標楷體" w:eastAsia="標楷體" w:hAnsi="標楷體" w:cs="新細明體"/>
                <w:color w:val="000000"/>
                <w:kern w:val="0"/>
                <w:sz w:val="17"/>
                <w:szCs w:val="17"/>
              </w:rPr>
            </w:pPr>
          </w:p>
        </w:tc>
        <w:tc>
          <w:tcPr>
            <w:tcW w:w="2962" w:type="dxa"/>
            <w:tcBorders>
              <w:top w:val="nil"/>
              <w:left w:val="nil"/>
              <w:bottom w:val="nil"/>
              <w:right w:val="single" w:sz="12" w:space="0" w:color="auto"/>
            </w:tcBorders>
            <w:shd w:val="clear" w:color="auto" w:fill="auto"/>
            <w:vAlign w:val="center"/>
            <w:hideMark/>
          </w:tcPr>
          <w:p w14:paraId="436D4A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S代表處理成功，該批號資料將寫入會計資訊系統。</w:t>
            </w:r>
          </w:p>
        </w:tc>
        <w:tc>
          <w:tcPr>
            <w:tcW w:w="3158" w:type="dxa"/>
            <w:tcBorders>
              <w:top w:val="nil"/>
              <w:left w:val="nil"/>
              <w:bottom w:val="nil"/>
              <w:right w:val="nil"/>
            </w:tcBorders>
            <w:shd w:val="clear" w:color="auto" w:fill="auto"/>
            <w:vAlign w:val="center"/>
            <w:hideMark/>
          </w:tcPr>
          <w:p w14:paraId="52C6DF0E" w14:textId="77777777" w:rsidR="008B2096" w:rsidRPr="008B2096" w:rsidRDefault="008B2096" w:rsidP="008B2096">
            <w:pPr>
              <w:widowControl/>
              <w:rPr>
                <w:rFonts w:ascii="新細明體" w:hAnsi="新細明體" w:cs="新細明體"/>
                <w:color w:val="000000"/>
                <w:kern w:val="0"/>
                <w:sz w:val="18"/>
                <w:szCs w:val="18"/>
              </w:rPr>
            </w:pPr>
            <w:r w:rsidRPr="008B2096">
              <w:rPr>
                <w:rFonts w:ascii="新細明體" w:hAnsi="新細明體" w:cs="新細明體" w:hint="eastAsia"/>
                <w:color w:val="000000"/>
                <w:kern w:val="0"/>
                <w:sz w:val="18"/>
                <w:szCs w:val="18"/>
              </w:rPr>
              <w:t>S代表處理成功，</w:t>
            </w:r>
            <w:r w:rsidRPr="008B2096">
              <w:rPr>
                <w:rFonts w:ascii="新細明體" w:hAnsi="新細明體" w:cs="新細明體" w:hint="eastAsia"/>
                <w:color w:val="000000"/>
                <w:kern w:val="0"/>
                <w:sz w:val="18"/>
                <w:szCs w:val="18"/>
              </w:rPr>
              <w:br/>
              <w:t>TransferFlag(是否已傳輸)更新為Y</w:t>
            </w:r>
          </w:p>
        </w:tc>
        <w:tc>
          <w:tcPr>
            <w:tcW w:w="960" w:type="dxa"/>
            <w:tcBorders>
              <w:top w:val="nil"/>
              <w:left w:val="nil"/>
              <w:bottom w:val="nil"/>
              <w:right w:val="nil"/>
            </w:tcBorders>
            <w:shd w:val="clear" w:color="auto" w:fill="auto"/>
            <w:noWrap/>
            <w:vAlign w:val="center"/>
            <w:hideMark/>
          </w:tcPr>
          <w:p w14:paraId="3267F973" w14:textId="77777777" w:rsidR="008B2096" w:rsidRPr="008B2096" w:rsidRDefault="008B2096" w:rsidP="008B2096">
            <w:pPr>
              <w:widowControl/>
              <w:rPr>
                <w:rFonts w:ascii="新細明體" w:hAnsi="新細明體" w:cs="新細明體"/>
                <w:color w:val="000000"/>
                <w:kern w:val="0"/>
                <w:sz w:val="18"/>
                <w:szCs w:val="18"/>
              </w:rPr>
            </w:pPr>
          </w:p>
        </w:tc>
      </w:tr>
      <w:tr w:rsidR="008B2096" w:rsidRPr="008B2096" w14:paraId="71419D8C" w14:textId="77777777" w:rsidTr="008B2096">
        <w:trPr>
          <w:trHeight w:val="492"/>
        </w:trPr>
        <w:tc>
          <w:tcPr>
            <w:tcW w:w="960" w:type="dxa"/>
            <w:vMerge/>
            <w:tcBorders>
              <w:top w:val="nil"/>
              <w:left w:val="single" w:sz="12" w:space="0" w:color="auto"/>
              <w:bottom w:val="single" w:sz="12" w:space="0" w:color="000000"/>
              <w:right w:val="single" w:sz="8" w:space="0" w:color="auto"/>
            </w:tcBorders>
            <w:vAlign w:val="center"/>
            <w:hideMark/>
          </w:tcPr>
          <w:p w14:paraId="05C50DD2" w14:textId="77777777" w:rsidR="008B2096" w:rsidRPr="008B2096" w:rsidRDefault="008B2096" w:rsidP="008B2096">
            <w:pPr>
              <w:widowControl/>
              <w:rPr>
                <w:rFonts w:ascii="標楷體" w:eastAsia="標楷體" w:hAnsi="標楷體" w:cs="新細明體"/>
                <w:color w:val="000000"/>
                <w:kern w:val="0"/>
                <w:sz w:val="17"/>
                <w:szCs w:val="17"/>
              </w:rPr>
            </w:pPr>
          </w:p>
        </w:tc>
        <w:tc>
          <w:tcPr>
            <w:tcW w:w="1420" w:type="dxa"/>
            <w:vMerge/>
            <w:tcBorders>
              <w:top w:val="nil"/>
              <w:left w:val="single" w:sz="8" w:space="0" w:color="auto"/>
              <w:bottom w:val="single" w:sz="12" w:space="0" w:color="000000"/>
              <w:right w:val="single" w:sz="8" w:space="0" w:color="auto"/>
            </w:tcBorders>
            <w:vAlign w:val="center"/>
            <w:hideMark/>
          </w:tcPr>
          <w:p w14:paraId="73AFEAC2" w14:textId="77777777" w:rsidR="008B2096" w:rsidRPr="008B2096" w:rsidRDefault="008B2096" w:rsidP="008B2096">
            <w:pPr>
              <w:widowControl/>
              <w:rPr>
                <w:rFonts w:ascii="標楷體" w:eastAsia="標楷體" w:hAnsi="標楷體" w:cs="新細明體"/>
                <w:color w:val="000000"/>
                <w:kern w:val="0"/>
                <w:sz w:val="17"/>
                <w:szCs w:val="17"/>
              </w:rPr>
            </w:pPr>
          </w:p>
        </w:tc>
        <w:tc>
          <w:tcPr>
            <w:tcW w:w="1100" w:type="dxa"/>
            <w:vMerge/>
            <w:tcBorders>
              <w:top w:val="nil"/>
              <w:left w:val="single" w:sz="8" w:space="0" w:color="auto"/>
              <w:bottom w:val="single" w:sz="12" w:space="0" w:color="000000"/>
              <w:right w:val="single" w:sz="8" w:space="0" w:color="auto"/>
            </w:tcBorders>
            <w:vAlign w:val="center"/>
            <w:hideMark/>
          </w:tcPr>
          <w:p w14:paraId="3ECDFA88" w14:textId="77777777" w:rsidR="008B2096" w:rsidRPr="008B2096" w:rsidRDefault="008B2096" w:rsidP="008B2096">
            <w:pPr>
              <w:widowControl/>
              <w:rPr>
                <w:rFonts w:ascii="標楷體" w:eastAsia="標楷體" w:hAnsi="標楷體" w:cs="新細明體"/>
                <w:color w:val="000000"/>
                <w:kern w:val="0"/>
                <w:sz w:val="17"/>
                <w:szCs w:val="17"/>
              </w:rPr>
            </w:pPr>
          </w:p>
        </w:tc>
        <w:tc>
          <w:tcPr>
            <w:tcW w:w="900" w:type="dxa"/>
            <w:vMerge/>
            <w:tcBorders>
              <w:top w:val="nil"/>
              <w:left w:val="single" w:sz="8" w:space="0" w:color="auto"/>
              <w:bottom w:val="single" w:sz="12" w:space="0" w:color="000000"/>
              <w:right w:val="single" w:sz="8" w:space="0" w:color="auto"/>
            </w:tcBorders>
            <w:vAlign w:val="center"/>
            <w:hideMark/>
          </w:tcPr>
          <w:p w14:paraId="7F10F62A" w14:textId="77777777" w:rsidR="008B2096" w:rsidRPr="008B2096" w:rsidRDefault="008B2096" w:rsidP="008B2096">
            <w:pPr>
              <w:widowControl/>
              <w:rPr>
                <w:rFonts w:ascii="標楷體" w:eastAsia="標楷體" w:hAnsi="標楷體" w:cs="新細明體"/>
                <w:color w:val="000000"/>
                <w:kern w:val="0"/>
                <w:sz w:val="17"/>
                <w:szCs w:val="17"/>
              </w:rPr>
            </w:pPr>
          </w:p>
        </w:tc>
        <w:tc>
          <w:tcPr>
            <w:tcW w:w="880" w:type="dxa"/>
            <w:vMerge/>
            <w:tcBorders>
              <w:top w:val="nil"/>
              <w:left w:val="single" w:sz="8" w:space="0" w:color="auto"/>
              <w:bottom w:val="single" w:sz="12" w:space="0" w:color="000000"/>
              <w:right w:val="single" w:sz="8" w:space="0" w:color="auto"/>
            </w:tcBorders>
            <w:vAlign w:val="center"/>
            <w:hideMark/>
          </w:tcPr>
          <w:p w14:paraId="48C0A364" w14:textId="77777777" w:rsidR="008B2096" w:rsidRPr="008B2096" w:rsidRDefault="008B2096" w:rsidP="008B2096">
            <w:pPr>
              <w:widowControl/>
              <w:rPr>
                <w:rFonts w:ascii="標楷體" w:eastAsia="標楷體" w:hAnsi="標楷體" w:cs="新細明體"/>
                <w:color w:val="000000"/>
                <w:kern w:val="0"/>
                <w:sz w:val="17"/>
                <w:szCs w:val="17"/>
              </w:rPr>
            </w:pPr>
          </w:p>
        </w:tc>
        <w:tc>
          <w:tcPr>
            <w:tcW w:w="2962" w:type="dxa"/>
            <w:tcBorders>
              <w:top w:val="nil"/>
              <w:left w:val="nil"/>
              <w:bottom w:val="single" w:sz="12" w:space="0" w:color="auto"/>
              <w:right w:val="single" w:sz="12" w:space="0" w:color="auto"/>
            </w:tcBorders>
            <w:shd w:val="clear" w:color="auto" w:fill="auto"/>
            <w:vAlign w:val="center"/>
            <w:hideMark/>
          </w:tcPr>
          <w:p w14:paraId="2149102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E代表處理失敗，該批號資料不會寫入會計資訊系統。若為E會回傳另一個錯誤明細檔。</w:t>
            </w:r>
          </w:p>
        </w:tc>
        <w:tc>
          <w:tcPr>
            <w:tcW w:w="3158" w:type="dxa"/>
            <w:tcBorders>
              <w:top w:val="nil"/>
              <w:left w:val="nil"/>
              <w:bottom w:val="nil"/>
              <w:right w:val="nil"/>
            </w:tcBorders>
            <w:shd w:val="clear" w:color="auto" w:fill="auto"/>
            <w:noWrap/>
            <w:vAlign w:val="center"/>
            <w:hideMark/>
          </w:tcPr>
          <w:p w14:paraId="0AFDF720"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4BFE2E43" w14:textId="77777777" w:rsidR="008B2096" w:rsidRPr="008B2096" w:rsidRDefault="008B2096" w:rsidP="008B2096">
            <w:pPr>
              <w:widowControl/>
              <w:rPr>
                <w:rFonts w:eastAsia="Times New Roman"/>
                <w:kern w:val="0"/>
                <w:sz w:val="20"/>
                <w:szCs w:val="20"/>
              </w:rPr>
            </w:pPr>
          </w:p>
        </w:tc>
      </w:tr>
      <w:tr w:rsidR="008B2096" w:rsidRPr="008B2096" w14:paraId="75DB51A1" w14:textId="77777777" w:rsidTr="008B2096">
        <w:trPr>
          <w:trHeight w:val="336"/>
        </w:trPr>
        <w:tc>
          <w:tcPr>
            <w:tcW w:w="960" w:type="dxa"/>
            <w:tcBorders>
              <w:top w:val="nil"/>
              <w:left w:val="nil"/>
              <w:bottom w:val="nil"/>
              <w:right w:val="nil"/>
            </w:tcBorders>
            <w:shd w:val="clear" w:color="auto" w:fill="auto"/>
            <w:noWrap/>
            <w:vAlign w:val="center"/>
            <w:hideMark/>
          </w:tcPr>
          <w:p w14:paraId="7D46028F" w14:textId="77777777" w:rsidR="008B2096" w:rsidRPr="008B2096" w:rsidRDefault="008B2096" w:rsidP="008B2096">
            <w:pPr>
              <w:widowControl/>
              <w:rPr>
                <w:rFonts w:eastAsia="Times New Roman"/>
                <w:kern w:val="0"/>
                <w:sz w:val="20"/>
                <w:szCs w:val="20"/>
              </w:rPr>
            </w:pPr>
          </w:p>
        </w:tc>
        <w:tc>
          <w:tcPr>
            <w:tcW w:w="1420" w:type="dxa"/>
            <w:tcBorders>
              <w:top w:val="nil"/>
              <w:left w:val="nil"/>
              <w:bottom w:val="nil"/>
              <w:right w:val="nil"/>
            </w:tcBorders>
            <w:shd w:val="clear" w:color="auto" w:fill="auto"/>
            <w:noWrap/>
            <w:vAlign w:val="center"/>
            <w:hideMark/>
          </w:tcPr>
          <w:p w14:paraId="01DD2E26" w14:textId="77777777" w:rsidR="008B2096" w:rsidRPr="008B2096" w:rsidRDefault="008B2096" w:rsidP="008B2096">
            <w:pPr>
              <w:widowControl/>
              <w:rPr>
                <w:rFonts w:eastAsia="Times New Roman"/>
                <w:kern w:val="0"/>
                <w:sz w:val="20"/>
                <w:szCs w:val="20"/>
              </w:rPr>
            </w:pPr>
          </w:p>
        </w:tc>
        <w:tc>
          <w:tcPr>
            <w:tcW w:w="1100" w:type="dxa"/>
            <w:tcBorders>
              <w:top w:val="nil"/>
              <w:left w:val="nil"/>
              <w:bottom w:val="nil"/>
              <w:right w:val="nil"/>
            </w:tcBorders>
            <w:shd w:val="clear" w:color="auto" w:fill="auto"/>
            <w:noWrap/>
            <w:vAlign w:val="center"/>
            <w:hideMark/>
          </w:tcPr>
          <w:p w14:paraId="1D402792" w14:textId="77777777" w:rsidR="008B2096" w:rsidRPr="008B2096" w:rsidRDefault="008B2096" w:rsidP="008B2096">
            <w:pPr>
              <w:widowControl/>
              <w:rPr>
                <w:rFonts w:eastAsia="Times New Roman"/>
                <w:kern w:val="0"/>
                <w:sz w:val="20"/>
                <w:szCs w:val="20"/>
              </w:rPr>
            </w:pPr>
          </w:p>
        </w:tc>
        <w:tc>
          <w:tcPr>
            <w:tcW w:w="900" w:type="dxa"/>
            <w:tcBorders>
              <w:top w:val="nil"/>
              <w:left w:val="nil"/>
              <w:bottom w:val="nil"/>
              <w:right w:val="nil"/>
            </w:tcBorders>
            <w:shd w:val="clear" w:color="auto" w:fill="auto"/>
            <w:noWrap/>
            <w:vAlign w:val="center"/>
            <w:hideMark/>
          </w:tcPr>
          <w:p w14:paraId="413AD59F" w14:textId="77777777" w:rsidR="008B2096" w:rsidRPr="008B2096" w:rsidRDefault="008B2096" w:rsidP="008B2096">
            <w:pPr>
              <w:widowControl/>
              <w:rPr>
                <w:rFonts w:eastAsia="Times New Roman"/>
                <w:kern w:val="0"/>
                <w:sz w:val="20"/>
                <w:szCs w:val="20"/>
              </w:rPr>
            </w:pPr>
          </w:p>
        </w:tc>
        <w:tc>
          <w:tcPr>
            <w:tcW w:w="880" w:type="dxa"/>
            <w:tcBorders>
              <w:top w:val="nil"/>
              <w:left w:val="nil"/>
              <w:bottom w:val="nil"/>
              <w:right w:val="nil"/>
            </w:tcBorders>
            <w:shd w:val="clear" w:color="auto" w:fill="auto"/>
            <w:noWrap/>
            <w:vAlign w:val="center"/>
            <w:hideMark/>
          </w:tcPr>
          <w:p w14:paraId="09220D7B" w14:textId="77777777" w:rsidR="008B2096" w:rsidRPr="008B2096" w:rsidRDefault="008B2096" w:rsidP="008B2096">
            <w:pPr>
              <w:widowControl/>
              <w:rPr>
                <w:rFonts w:eastAsia="Times New Roman"/>
                <w:kern w:val="0"/>
                <w:sz w:val="20"/>
                <w:szCs w:val="20"/>
              </w:rPr>
            </w:pPr>
          </w:p>
        </w:tc>
        <w:tc>
          <w:tcPr>
            <w:tcW w:w="2962" w:type="dxa"/>
            <w:tcBorders>
              <w:top w:val="nil"/>
              <w:left w:val="nil"/>
              <w:bottom w:val="nil"/>
              <w:right w:val="nil"/>
            </w:tcBorders>
            <w:shd w:val="clear" w:color="auto" w:fill="auto"/>
            <w:noWrap/>
            <w:vAlign w:val="center"/>
            <w:hideMark/>
          </w:tcPr>
          <w:p w14:paraId="7A6BDD8E" w14:textId="77777777" w:rsidR="008B2096" w:rsidRPr="008B2096" w:rsidRDefault="008B2096" w:rsidP="008B2096">
            <w:pPr>
              <w:widowControl/>
              <w:rPr>
                <w:rFonts w:eastAsia="Times New Roman"/>
                <w:kern w:val="0"/>
                <w:sz w:val="20"/>
                <w:szCs w:val="20"/>
              </w:rPr>
            </w:pPr>
          </w:p>
        </w:tc>
        <w:tc>
          <w:tcPr>
            <w:tcW w:w="3158" w:type="dxa"/>
            <w:tcBorders>
              <w:top w:val="nil"/>
              <w:left w:val="nil"/>
              <w:bottom w:val="nil"/>
              <w:right w:val="nil"/>
            </w:tcBorders>
            <w:shd w:val="clear" w:color="auto" w:fill="auto"/>
            <w:noWrap/>
            <w:vAlign w:val="center"/>
            <w:hideMark/>
          </w:tcPr>
          <w:p w14:paraId="171F816E" w14:textId="77777777" w:rsidR="008B2096" w:rsidRPr="008B2096" w:rsidRDefault="008B2096" w:rsidP="008B2096">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2EB521B8" w14:textId="77777777" w:rsidR="008B2096" w:rsidRPr="008B2096" w:rsidRDefault="008B2096" w:rsidP="008B2096">
            <w:pPr>
              <w:widowControl/>
              <w:rPr>
                <w:rFonts w:eastAsia="Times New Roman"/>
                <w:kern w:val="0"/>
                <w:sz w:val="20"/>
                <w:szCs w:val="20"/>
              </w:rPr>
            </w:pPr>
          </w:p>
        </w:tc>
      </w:tr>
    </w:tbl>
    <w:p w14:paraId="538A42AE" w14:textId="77777777" w:rsidR="008F073F" w:rsidRPr="008B2096" w:rsidRDefault="008F073F" w:rsidP="00551ED4">
      <w:pPr>
        <w:rPr>
          <w:rFonts w:ascii="標楷體" w:eastAsia="標楷體" w:hAnsi="標楷體"/>
          <w:sz w:val="20"/>
          <w:szCs w:val="20"/>
        </w:rPr>
      </w:pPr>
    </w:p>
    <w:p w14:paraId="149D384D" w14:textId="03A9BE95" w:rsidR="008B2096" w:rsidRDefault="008B2096" w:rsidP="00551ED4">
      <w:pPr>
        <w:rPr>
          <w:rFonts w:ascii="標楷體" w:eastAsia="標楷體" w:hAnsi="標楷體"/>
          <w:sz w:val="20"/>
          <w:szCs w:val="20"/>
        </w:rPr>
      </w:pPr>
      <w:r w:rsidRPr="00844720">
        <w:rPr>
          <w:rFonts w:ascii="標楷體" w:eastAsia="標楷體" w:hAnsi="標楷體"/>
          <w:sz w:val="20"/>
          <w:szCs w:val="20"/>
          <w:highlight w:val="cyan"/>
        </w:rPr>
        <w:t>EBS-ERROR</w:t>
      </w:r>
    </w:p>
    <w:tbl>
      <w:tblPr>
        <w:tblW w:w="11600" w:type="dxa"/>
        <w:tblCellMar>
          <w:left w:w="28" w:type="dxa"/>
          <w:right w:w="28" w:type="dxa"/>
        </w:tblCellMar>
        <w:tblLook w:val="04A0" w:firstRow="1" w:lastRow="0" w:firstColumn="1" w:lastColumn="0" w:noHBand="0" w:noVBand="1"/>
      </w:tblPr>
      <w:tblGrid>
        <w:gridCol w:w="960"/>
        <w:gridCol w:w="2140"/>
        <w:gridCol w:w="1440"/>
        <w:gridCol w:w="600"/>
        <w:gridCol w:w="100"/>
        <w:gridCol w:w="860"/>
        <w:gridCol w:w="2300"/>
        <w:gridCol w:w="2240"/>
        <w:gridCol w:w="960"/>
      </w:tblGrid>
      <w:tr w:rsidR="008B2096" w:rsidRPr="008B2096" w14:paraId="4A9A20A5" w14:textId="77777777" w:rsidTr="008B2096">
        <w:trPr>
          <w:trHeight w:val="768"/>
        </w:trPr>
        <w:tc>
          <w:tcPr>
            <w:tcW w:w="6100" w:type="dxa"/>
            <w:gridSpan w:val="6"/>
            <w:tcBorders>
              <w:top w:val="nil"/>
              <w:left w:val="nil"/>
              <w:bottom w:val="nil"/>
              <w:right w:val="nil"/>
            </w:tcBorders>
            <w:shd w:val="clear" w:color="auto" w:fill="auto"/>
            <w:noWrap/>
            <w:vAlign w:val="center"/>
            <w:hideMark/>
          </w:tcPr>
          <w:p w14:paraId="35716CA7" w14:textId="77777777" w:rsidR="008B2096" w:rsidRPr="008B2096" w:rsidRDefault="008B2096" w:rsidP="008B2096">
            <w:pPr>
              <w:widowControl/>
              <w:ind w:firstLineChars="200" w:firstLine="480"/>
              <w:rPr>
                <w:rFonts w:ascii="標楷體" w:eastAsia="標楷體" w:hAnsi="標楷體" w:cs="新細明體"/>
                <w:b/>
                <w:bCs/>
                <w:color w:val="000000"/>
                <w:kern w:val="0"/>
              </w:rPr>
            </w:pPr>
            <w:r w:rsidRPr="008B2096">
              <w:rPr>
                <w:rFonts w:eastAsia="標楷體"/>
                <w:b/>
                <w:bCs/>
                <w:color w:val="000000"/>
                <w:kern w:val="0"/>
              </w:rPr>
              <w:t>4</w:t>
            </w:r>
            <w:r w:rsidRPr="008B2096">
              <w:rPr>
                <w:rFonts w:ascii="標楷體" w:eastAsia="標楷體" w:hAnsi="標楷體" w:cs="新細明體" w:hint="eastAsia"/>
                <w:b/>
                <w:bCs/>
                <w:color w:val="000000"/>
                <w:kern w:val="0"/>
              </w:rPr>
              <w:t>.</w:t>
            </w:r>
            <w:r w:rsidRPr="008B2096">
              <w:rPr>
                <w:rFonts w:eastAsia="標楷體"/>
                <w:b/>
                <w:bCs/>
                <w:color w:val="000000"/>
                <w:kern w:val="0"/>
                <w:sz w:val="14"/>
                <w:szCs w:val="14"/>
              </w:rPr>
              <w:t xml:space="preserve">   </w:t>
            </w:r>
            <w:r w:rsidRPr="008B2096">
              <w:rPr>
                <w:rFonts w:ascii="標楷體" w:eastAsia="標楷體" w:hAnsi="標楷體" w:cs="新細明體" w:hint="eastAsia"/>
                <w:b/>
                <w:bCs/>
                <w:color w:val="000000"/>
                <w:kern w:val="0"/>
              </w:rPr>
              <w:t>Response之X_ERROR_DETAILS_TBL欄位說明</w:t>
            </w:r>
          </w:p>
        </w:tc>
        <w:tc>
          <w:tcPr>
            <w:tcW w:w="2300" w:type="dxa"/>
            <w:tcBorders>
              <w:top w:val="nil"/>
              <w:left w:val="nil"/>
              <w:bottom w:val="nil"/>
              <w:right w:val="nil"/>
            </w:tcBorders>
            <w:shd w:val="clear" w:color="auto" w:fill="auto"/>
            <w:noWrap/>
            <w:vAlign w:val="center"/>
            <w:hideMark/>
          </w:tcPr>
          <w:p w14:paraId="5B6224D3" w14:textId="77777777" w:rsidR="008B2096" w:rsidRPr="008B2096" w:rsidRDefault="008B2096" w:rsidP="008B2096">
            <w:pPr>
              <w:widowControl/>
              <w:ind w:firstLineChars="200" w:firstLine="480"/>
              <w:rPr>
                <w:rFonts w:ascii="標楷體" w:eastAsia="標楷體" w:hAnsi="標楷體" w:cs="新細明體"/>
                <w:b/>
                <w:bCs/>
                <w:color w:val="000000"/>
                <w:kern w:val="0"/>
              </w:rPr>
            </w:pPr>
          </w:p>
        </w:tc>
        <w:tc>
          <w:tcPr>
            <w:tcW w:w="2240" w:type="dxa"/>
            <w:tcBorders>
              <w:top w:val="nil"/>
              <w:left w:val="nil"/>
              <w:bottom w:val="nil"/>
              <w:right w:val="nil"/>
            </w:tcBorders>
            <w:shd w:val="clear" w:color="auto" w:fill="auto"/>
            <w:vAlign w:val="center"/>
            <w:hideMark/>
          </w:tcPr>
          <w:p w14:paraId="5F2B8A8B"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對應SlipMedia2022檔</w:t>
            </w:r>
            <w:r w:rsidRPr="008B2096">
              <w:rPr>
                <w:rFonts w:ascii="標楷體" w:eastAsia="標楷體" w:hAnsi="標楷體" w:cs="新細明體" w:hint="eastAsia"/>
                <w:color w:val="000000"/>
                <w:kern w:val="0"/>
                <w:sz w:val="18"/>
                <w:szCs w:val="18"/>
              </w:rPr>
              <w:br/>
              <w:t>(傳票媒體檔2022年格式)</w:t>
            </w:r>
            <w:r w:rsidRPr="008B2096">
              <w:rPr>
                <w:rFonts w:ascii="標楷體" w:eastAsia="標楷體" w:hAnsi="標楷體" w:cs="新細明體" w:hint="eastAsia"/>
                <w:color w:val="000000"/>
                <w:kern w:val="0"/>
                <w:sz w:val="18"/>
                <w:szCs w:val="18"/>
              </w:rPr>
              <w:br/>
              <w:t>欄位說明</w:t>
            </w:r>
          </w:p>
        </w:tc>
        <w:tc>
          <w:tcPr>
            <w:tcW w:w="960" w:type="dxa"/>
            <w:tcBorders>
              <w:top w:val="nil"/>
              <w:left w:val="nil"/>
              <w:bottom w:val="nil"/>
              <w:right w:val="nil"/>
            </w:tcBorders>
            <w:shd w:val="clear" w:color="auto" w:fill="auto"/>
            <w:noWrap/>
            <w:vAlign w:val="center"/>
            <w:hideMark/>
          </w:tcPr>
          <w:p w14:paraId="246ED2CF"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3886D950" w14:textId="77777777" w:rsidTr="008B2096">
        <w:trPr>
          <w:trHeight w:val="348"/>
        </w:trPr>
        <w:tc>
          <w:tcPr>
            <w:tcW w:w="960" w:type="dxa"/>
            <w:tcBorders>
              <w:top w:val="single" w:sz="12" w:space="0" w:color="auto"/>
              <w:left w:val="single" w:sz="12" w:space="0" w:color="auto"/>
              <w:bottom w:val="single" w:sz="12" w:space="0" w:color="auto"/>
              <w:right w:val="single" w:sz="12" w:space="0" w:color="auto"/>
            </w:tcBorders>
            <w:shd w:val="pct25" w:color="000000" w:fill="CCCCCC"/>
            <w:vAlign w:val="center"/>
            <w:hideMark/>
          </w:tcPr>
          <w:p w14:paraId="15E344CB" w14:textId="77777777" w:rsidR="008B2096" w:rsidRPr="008B2096" w:rsidRDefault="008B2096" w:rsidP="008B2096">
            <w:pPr>
              <w:widowControl/>
              <w:jc w:val="center"/>
              <w:rPr>
                <w:rFonts w:ascii="標楷體" w:eastAsia="標楷體" w:hAnsi="標楷體" w:cs="新細明體"/>
                <w:b/>
                <w:bCs/>
                <w:color w:val="000000"/>
                <w:kern w:val="0"/>
                <w:sz w:val="17"/>
                <w:szCs w:val="17"/>
              </w:rPr>
            </w:pPr>
            <w:bookmarkStart w:id="350" w:name="RANGE!A2"/>
            <w:r w:rsidRPr="008B2096">
              <w:rPr>
                <w:rFonts w:ascii="標楷體" w:eastAsia="標楷體" w:hAnsi="標楷體" w:cs="新細明體" w:hint="eastAsia"/>
                <w:b/>
                <w:bCs/>
                <w:color w:val="000000"/>
                <w:kern w:val="0"/>
                <w:sz w:val="17"/>
                <w:szCs w:val="17"/>
              </w:rPr>
              <w:t>#</w:t>
            </w:r>
            <w:bookmarkEnd w:id="350"/>
          </w:p>
        </w:tc>
        <w:tc>
          <w:tcPr>
            <w:tcW w:w="2140" w:type="dxa"/>
            <w:tcBorders>
              <w:top w:val="single" w:sz="12" w:space="0" w:color="auto"/>
              <w:left w:val="nil"/>
              <w:bottom w:val="single" w:sz="12" w:space="0" w:color="auto"/>
              <w:right w:val="single" w:sz="12" w:space="0" w:color="auto"/>
            </w:tcBorders>
            <w:shd w:val="pct25" w:color="000000" w:fill="CCCCCC"/>
            <w:vAlign w:val="center"/>
            <w:hideMark/>
          </w:tcPr>
          <w:p w14:paraId="4AD2D3F9"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參數</w:t>
            </w:r>
          </w:p>
        </w:tc>
        <w:tc>
          <w:tcPr>
            <w:tcW w:w="1440" w:type="dxa"/>
            <w:tcBorders>
              <w:top w:val="single" w:sz="12" w:space="0" w:color="auto"/>
              <w:left w:val="nil"/>
              <w:bottom w:val="single" w:sz="12" w:space="0" w:color="auto"/>
              <w:right w:val="single" w:sz="8" w:space="0" w:color="auto"/>
            </w:tcBorders>
            <w:shd w:val="pct25" w:color="000000" w:fill="CCCCCC"/>
            <w:vAlign w:val="center"/>
            <w:hideMark/>
          </w:tcPr>
          <w:p w14:paraId="151AC217"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類型</w:t>
            </w:r>
          </w:p>
        </w:tc>
        <w:tc>
          <w:tcPr>
            <w:tcW w:w="600" w:type="dxa"/>
            <w:tcBorders>
              <w:top w:val="single" w:sz="12" w:space="0" w:color="auto"/>
              <w:left w:val="nil"/>
              <w:bottom w:val="single" w:sz="12" w:space="0" w:color="auto"/>
              <w:right w:val="single" w:sz="8" w:space="0" w:color="auto"/>
            </w:tcBorders>
            <w:shd w:val="pct25" w:color="000000" w:fill="CCCCCC"/>
            <w:vAlign w:val="center"/>
            <w:hideMark/>
          </w:tcPr>
          <w:p w14:paraId="3E949C89"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必輸</w:t>
            </w:r>
          </w:p>
        </w:tc>
        <w:tc>
          <w:tcPr>
            <w:tcW w:w="960" w:type="dxa"/>
            <w:gridSpan w:val="2"/>
            <w:tcBorders>
              <w:top w:val="single" w:sz="12" w:space="0" w:color="auto"/>
              <w:left w:val="nil"/>
              <w:bottom w:val="single" w:sz="12" w:space="0" w:color="auto"/>
              <w:right w:val="single" w:sz="12" w:space="0" w:color="auto"/>
            </w:tcBorders>
            <w:shd w:val="pct25" w:color="000000" w:fill="CCCCCC"/>
            <w:vAlign w:val="center"/>
            <w:hideMark/>
          </w:tcPr>
          <w:p w14:paraId="664605BD"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In/Out</w:t>
            </w:r>
          </w:p>
        </w:tc>
        <w:tc>
          <w:tcPr>
            <w:tcW w:w="2300" w:type="dxa"/>
            <w:tcBorders>
              <w:top w:val="single" w:sz="12" w:space="0" w:color="auto"/>
              <w:left w:val="nil"/>
              <w:bottom w:val="single" w:sz="12" w:space="0" w:color="auto"/>
              <w:right w:val="single" w:sz="12" w:space="0" w:color="auto"/>
            </w:tcBorders>
            <w:shd w:val="pct25" w:color="000000" w:fill="CCCCCC"/>
            <w:vAlign w:val="center"/>
            <w:hideMark/>
          </w:tcPr>
          <w:p w14:paraId="275718ED" w14:textId="77777777" w:rsidR="008B2096" w:rsidRPr="008B2096" w:rsidRDefault="008B2096" w:rsidP="008B2096">
            <w:pPr>
              <w:widowControl/>
              <w:jc w:val="center"/>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說明</w:t>
            </w:r>
          </w:p>
        </w:tc>
        <w:tc>
          <w:tcPr>
            <w:tcW w:w="2240" w:type="dxa"/>
            <w:tcBorders>
              <w:top w:val="nil"/>
              <w:left w:val="nil"/>
              <w:bottom w:val="nil"/>
              <w:right w:val="nil"/>
            </w:tcBorders>
            <w:shd w:val="clear" w:color="auto" w:fill="auto"/>
            <w:noWrap/>
            <w:vAlign w:val="center"/>
            <w:hideMark/>
          </w:tcPr>
          <w:p w14:paraId="5363F9D6" w14:textId="77777777" w:rsidR="008B2096" w:rsidRPr="008B2096" w:rsidRDefault="008B2096" w:rsidP="008B2096">
            <w:pPr>
              <w:widowControl/>
              <w:jc w:val="center"/>
              <w:rPr>
                <w:rFonts w:ascii="標楷體" w:eastAsia="標楷體" w:hAnsi="標楷體" w:cs="新細明體"/>
                <w:b/>
                <w:bCs/>
                <w:color w:val="000000"/>
                <w:kern w:val="0"/>
                <w:sz w:val="17"/>
                <w:szCs w:val="17"/>
              </w:rPr>
            </w:pPr>
          </w:p>
        </w:tc>
        <w:tc>
          <w:tcPr>
            <w:tcW w:w="960" w:type="dxa"/>
            <w:tcBorders>
              <w:top w:val="nil"/>
              <w:left w:val="nil"/>
              <w:bottom w:val="nil"/>
              <w:right w:val="nil"/>
            </w:tcBorders>
            <w:shd w:val="clear" w:color="auto" w:fill="auto"/>
            <w:noWrap/>
            <w:vAlign w:val="center"/>
            <w:hideMark/>
          </w:tcPr>
          <w:p w14:paraId="3D747A5B" w14:textId="77777777" w:rsidR="008B2096" w:rsidRPr="008B2096" w:rsidRDefault="008B2096" w:rsidP="008B2096">
            <w:pPr>
              <w:widowControl/>
              <w:rPr>
                <w:rFonts w:eastAsia="Times New Roman"/>
                <w:kern w:val="0"/>
                <w:sz w:val="20"/>
                <w:szCs w:val="20"/>
              </w:rPr>
            </w:pPr>
          </w:p>
        </w:tc>
      </w:tr>
      <w:tr w:rsidR="008B2096" w:rsidRPr="008B2096" w14:paraId="6082D45F" w14:textId="77777777" w:rsidTr="008B2096">
        <w:trPr>
          <w:trHeight w:val="348"/>
        </w:trPr>
        <w:tc>
          <w:tcPr>
            <w:tcW w:w="960" w:type="dxa"/>
            <w:tcBorders>
              <w:top w:val="nil"/>
              <w:left w:val="nil"/>
              <w:bottom w:val="single" w:sz="8" w:space="0" w:color="auto"/>
              <w:right w:val="nil"/>
            </w:tcBorders>
            <w:shd w:val="pct50" w:color="000000" w:fill="7F7F7F"/>
            <w:vAlign w:val="center"/>
            <w:hideMark/>
          </w:tcPr>
          <w:p w14:paraId="284BAD41"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140" w:type="dxa"/>
            <w:tcBorders>
              <w:top w:val="nil"/>
              <w:left w:val="nil"/>
              <w:bottom w:val="single" w:sz="8" w:space="0" w:color="auto"/>
              <w:right w:val="nil"/>
            </w:tcBorders>
            <w:shd w:val="pct50" w:color="000000" w:fill="7F7F7F"/>
            <w:vAlign w:val="center"/>
            <w:hideMark/>
          </w:tcPr>
          <w:p w14:paraId="7A424C42"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1440" w:type="dxa"/>
            <w:tcBorders>
              <w:top w:val="nil"/>
              <w:left w:val="nil"/>
              <w:bottom w:val="single" w:sz="8" w:space="0" w:color="auto"/>
              <w:right w:val="nil"/>
            </w:tcBorders>
            <w:shd w:val="pct50" w:color="000000" w:fill="7F7F7F"/>
            <w:vAlign w:val="center"/>
            <w:hideMark/>
          </w:tcPr>
          <w:p w14:paraId="5C748247"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600" w:type="dxa"/>
            <w:tcBorders>
              <w:top w:val="nil"/>
              <w:left w:val="nil"/>
              <w:bottom w:val="single" w:sz="8" w:space="0" w:color="auto"/>
              <w:right w:val="nil"/>
            </w:tcBorders>
            <w:shd w:val="pct50" w:color="000000" w:fill="7F7F7F"/>
            <w:vAlign w:val="center"/>
            <w:hideMark/>
          </w:tcPr>
          <w:p w14:paraId="7CB6B2D5"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960" w:type="dxa"/>
            <w:gridSpan w:val="2"/>
            <w:tcBorders>
              <w:top w:val="nil"/>
              <w:left w:val="nil"/>
              <w:bottom w:val="single" w:sz="8" w:space="0" w:color="auto"/>
              <w:right w:val="nil"/>
            </w:tcBorders>
            <w:shd w:val="pct50" w:color="000000" w:fill="7F7F7F"/>
            <w:vAlign w:val="center"/>
            <w:hideMark/>
          </w:tcPr>
          <w:p w14:paraId="07F79BCE"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300" w:type="dxa"/>
            <w:tcBorders>
              <w:top w:val="nil"/>
              <w:left w:val="nil"/>
              <w:bottom w:val="single" w:sz="8" w:space="0" w:color="auto"/>
              <w:right w:val="nil"/>
            </w:tcBorders>
            <w:shd w:val="pct50" w:color="000000" w:fill="7F7F7F"/>
            <w:vAlign w:val="center"/>
            <w:hideMark/>
          </w:tcPr>
          <w:p w14:paraId="4120DC38" w14:textId="77777777" w:rsidR="008B2096" w:rsidRPr="008B2096" w:rsidRDefault="008B2096" w:rsidP="008B2096">
            <w:pPr>
              <w:widowControl/>
              <w:jc w:val="center"/>
              <w:rPr>
                <w:rFonts w:ascii="標楷體" w:eastAsia="標楷體" w:hAnsi="標楷體" w:cs="新細明體"/>
                <w:b/>
                <w:bCs/>
                <w:color w:val="000000"/>
                <w:kern w:val="0"/>
                <w:sz w:val="2"/>
                <w:szCs w:val="2"/>
              </w:rPr>
            </w:pPr>
            <w:r w:rsidRPr="008B2096">
              <w:rPr>
                <w:rFonts w:ascii="標楷體" w:eastAsia="標楷體" w:hAnsi="標楷體" w:cs="新細明體" w:hint="eastAsia"/>
                <w:b/>
                <w:bCs/>
                <w:color w:val="000000"/>
                <w:kern w:val="0"/>
                <w:sz w:val="2"/>
                <w:szCs w:val="2"/>
              </w:rPr>
              <w:t xml:space="preserve">　</w:t>
            </w:r>
          </w:p>
        </w:tc>
        <w:tc>
          <w:tcPr>
            <w:tcW w:w="2240" w:type="dxa"/>
            <w:tcBorders>
              <w:top w:val="nil"/>
              <w:left w:val="nil"/>
              <w:bottom w:val="nil"/>
              <w:right w:val="nil"/>
            </w:tcBorders>
            <w:shd w:val="clear" w:color="auto" w:fill="auto"/>
            <w:noWrap/>
            <w:vAlign w:val="center"/>
            <w:hideMark/>
          </w:tcPr>
          <w:p w14:paraId="24AD1488" w14:textId="77777777" w:rsidR="008B2096" w:rsidRPr="008B2096" w:rsidRDefault="008B2096" w:rsidP="008B2096">
            <w:pPr>
              <w:widowControl/>
              <w:jc w:val="center"/>
              <w:rPr>
                <w:rFonts w:ascii="標楷體" w:eastAsia="標楷體" w:hAnsi="標楷體" w:cs="新細明體"/>
                <w:b/>
                <w:bCs/>
                <w:color w:val="000000"/>
                <w:kern w:val="0"/>
                <w:sz w:val="2"/>
                <w:szCs w:val="2"/>
              </w:rPr>
            </w:pPr>
          </w:p>
        </w:tc>
        <w:tc>
          <w:tcPr>
            <w:tcW w:w="960" w:type="dxa"/>
            <w:tcBorders>
              <w:top w:val="nil"/>
              <w:left w:val="nil"/>
              <w:bottom w:val="nil"/>
              <w:right w:val="nil"/>
            </w:tcBorders>
            <w:shd w:val="clear" w:color="auto" w:fill="auto"/>
            <w:noWrap/>
            <w:vAlign w:val="center"/>
            <w:hideMark/>
          </w:tcPr>
          <w:p w14:paraId="1EF96420" w14:textId="77777777" w:rsidR="008B2096" w:rsidRPr="008B2096" w:rsidRDefault="008B2096" w:rsidP="008B2096">
            <w:pPr>
              <w:widowControl/>
              <w:rPr>
                <w:rFonts w:eastAsia="Times New Roman"/>
                <w:kern w:val="0"/>
                <w:sz w:val="20"/>
                <w:szCs w:val="20"/>
              </w:rPr>
            </w:pPr>
          </w:p>
        </w:tc>
      </w:tr>
      <w:tr w:rsidR="008B2096" w:rsidRPr="008B2096" w14:paraId="0C904C54" w14:textId="77777777" w:rsidTr="008B2096">
        <w:trPr>
          <w:trHeight w:val="492"/>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61A3BEC"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w:t>
            </w:r>
          </w:p>
        </w:tc>
        <w:tc>
          <w:tcPr>
            <w:tcW w:w="2140" w:type="dxa"/>
            <w:tcBorders>
              <w:top w:val="nil"/>
              <w:left w:val="nil"/>
              <w:bottom w:val="single" w:sz="8" w:space="0" w:color="auto"/>
              <w:right w:val="single" w:sz="8" w:space="0" w:color="auto"/>
            </w:tcBorders>
            <w:shd w:val="clear" w:color="auto" w:fill="auto"/>
            <w:vAlign w:val="center"/>
            <w:hideMark/>
          </w:tcPr>
          <w:p w14:paraId="077986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X_ERROR_DETAILS_TBL</w:t>
            </w:r>
          </w:p>
        </w:tc>
        <w:tc>
          <w:tcPr>
            <w:tcW w:w="1440" w:type="dxa"/>
            <w:tcBorders>
              <w:top w:val="nil"/>
              <w:left w:val="nil"/>
              <w:bottom w:val="single" w:sz="8" w:space="0" w:color="auto"/>
              <w:right w:val="single" w:sz="8" w:space="0" w:color="auto"/>
            </w:tcBorders>
            <w:shd w:val="clear" w:color="auto" w:fill="auto"/>
            <w:vAlign w:val="center"/>
            <w:hideMark/>
          </w:tcPr>
          <w:p w14:paraId="5C26FE8E" w14:textId="77777777" w:rsidR="008B2096" w:rsidRPr="008B2096" w:rsidRDefault="008B2096" w:rsidP="008B2096">
            <w:pPr>
              <w:widowControl/>
              <w:rPr>
                <w:rFonts w:ascii="標楷體" w:eastAsia="標楷體" w:hAnsi="標楷體" w:cs="新細明體"/>
                <w:b/>
                <w:bCs/>
                <w:color w:val="000000"/>
                <w:kern w:val="0"/>
                <w:sz w:val="17"/>
                <w:szCs w:val="17"/>
              </w:rPr>
            </w:pPr>
            <w:r w:rsidRPr="008B2096">
              <w:rPr>
                <w:rFonts w:ascii="標楷體" w:eastAsia="標楷體" w:hAnsi="標楷體" w:cs="新細明體" w:hint="eastAsia"/>
                <w:b/>
                <w:bCs/>
                <w:color w:val="000000"/>
                <w:kern w:val="0"/>
                <w:sz w:val="17"/>
                <w:szCs w:val="17"/>
              </w:rPr>
              <w:t xml:space="preserve">Table </w:t>
            </w:r>
          </w:p>
        </w:tc>
        <w:tc>
          <w:tcPr>
            <w:tcW w:w="600" w:type="dxa"/>
            <w:tcBorders>
              <w:top w:val="nil"/>
              <w:left w:val="nil"/>
              <w:bottom w:val="single" w:sz="8" w:space="0" w:color="auto"/>
              <w:right w:val="single" w:sz="8" w:space="0" w:color="auto"/>
            </w:tcBorders>
            <w:shd w:val="clear" w:color="auto" w:fill="auto"/>
            <w:vAlign w:val="center"/>
            <w:hideMark/>
          </w:tcPr>
          <w:p w14:paraId="5F006A3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2DF6ED7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501886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返回詳細錯誤訊息，僅當失敗時提供。</w:t>
            </w:r>
          </w:p>
        </w:tc>
        <w:tc>
          <w:tcPr>
            <w:tcW w:w="2240" w:type="dxa"/>
            <w:tcBorders>
              <w:top w:val="nil"/>
              <w:left w:val="nil"/>
              <w:bottom w:val="nil"/>
              <w:right w:val="nil"/>
            </w:tcBorders>
            <w:shd w:val="clear" w:color="auto" w:fill="auto"/>
            <w:noWrap/>
            <w:vAlign w:val="center"/>
            <w:hideMark/>
          </w:tcPr>
          <w:p w14:paraId="56DB003B"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2AA4BA6A" w14:textId="77777777" w:rsidR="008B2096" w:rsidRPr="008B2096" w:rsidRDefault="008B2096" w:rsidP="008B2096">
            <w:pPr>
              <w:widowControl/>
              <w:rPr>
                <w:rFonts w:eastAsia="Times New Roman"/>
                <w:kern w:val="0"/>
                <w:sz w:val="20"/>
                <w:szCs w:val="20"/>
              </w:rPr>
            </w:pPr>
          </w:p>
        </w:tc>
      </w:tr>
      <w:tr w:rsidR="008B2096" w:rsidRPr="008B2096" w14:paraId="287DDD4C" w14:textId="77777777" w:rsidTr="008B2096">
        <w:trPr>
          <w:trHeight w:val="492"/>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16CCE180"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4.1</w:t>
            </w:r>
          </w:p>
        </w:tc>
        <w:tc>
          <w:tcPr>
            <w:tcW w:w="2140" w:type="dxa"/>
            <w:tcBorders>
              <w:top w:val="nil"/>
              <w:left w:val="nil"/>
              <w:bottom w:val="single" w:sz="8" w:space="0" w:color="auto"/>
              <w:right w:val="single" w:sz="8" w:space="0" w:color="auto"/>
            </w:tcBorders>
            <w:shd w:val="clear" w:color="auto" w:fill="auto"/>
            <w:vAlign w:val="center"/>
            <w:hideMark/>
          </w:tcPr>
          <w:p w14:paraId="4CF39AB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GROUP_ID</w:t>
            </w:r>
          </w:p>
        </w:tc>
        <w:tc>
          <w:tcPr>
            <w:tcW w:w="1440" w:type="dxa"/>
            <w:tcBorders>
              <w:top w:val="nil"/>
              <w:left w:val="nil"/>
              <w:bottom w:val="single" w:sz="8" w:space="0" w:color="auto"/>
              <w:right w:val="single" w:sz="8" w:space="0" w:color="auto"/>
            </w:tcBorders>
            <w:shd w:val="clear" w:color="auto" w:fill="auto"/>
            <w:vAlign w:val="center"/>
            <w:hideMark/>
          </w:tcPr>
          <w:p w14:paraId="3882D5D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Number</w:t>
            </w:r>
          </w:p>
        </w:tc>
        <w:tc>
          <w:tcPr>
            <w:tcW w:w="600" w:type="dxa"/>
            <w:tcBorders>
              <w:top w:val="nil"/>
              <w:left w:val="nil"/>
              <w:bottom w:val="single" w:sz="8" w:space="0" w:color="auto"/>
              <w:right w:val="single" w:sz="8" w:space="0" w:color="auto"/>
            </w:tcBorders>
            <w:shd w:val="clear" w:color="auto" w:fill="auto"/>
            <w:vAlign w:val="center"/>
            <w:hideMark/>
          </w:tcPr>
          <w:p w14:paraId="0E535D6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2F32CAE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4A9FBAC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單批批號，批次匯出日期YYYYMMDD+3位流水號</w:t>
            </w:r>
          </w:p>
        </w:tc>
        <w:tc>
          <w:tcPr>
            <w:tcW w:w="2240" w:type="dxa"/>
            <w:tcBorders>
              <w:top w:val="nil"/>
              <w:left w:val="nil"/>
              <w:bottom w:val="nil"/>
              <w:right w:val="nil"/>
            </w:tcBorders>
            <w:shd w:val="clear" w:color="auto" w:fill="auto"/>
            <w:noWrap/>
            <w:vAlign w:val="center"/>
            <w:hideMark/>
          </w:tcPr>
          <w:p w14:paraId="6CCCD4C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090BE5DC" w14:textId="77777777" w:rsidR="008B2096" w:rsidRPr="008B2096" w:rsidRDefault="008B2096" w:rsidP="008B2096">
            <w:pPr>
              <w:widowControl/>
              <w:rPr>
                <w:rFonts w:eastAsia="Times New Roman"/>
                <w:kern w:val="0"/>
                <w:sz w:val="20"/>
                <w:szCs w:val="20"/>
              </w:rPr>
            </w:pPr>
          </w:p>
        </w:tc>
      </w:tr>
      <w:tr w:rsidR="008B2096" w:rsidRPr="008B2096" w14:paraId="5605E848" w14:textId="77777777" w:rsidTr="008B2096">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7F9F852C"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4.2</w:t>
            </w:r>
          </w:p>
        </w:tc>
        <w:tc>
          <w:tcPr>
            <w:tcW w:w="2140" w:type="dxa"/>
            <w:tcBorders>
              <w:top w:val="nil"/>
              <w:left w:val="nil"/>
              <w:bottom w:val="single" w:sz="8" w:space="0" w:color="auto"/>
              <w:right w:val="single" w:sz="8" w:space="0" w:color="auto"/>
            </w:tcBorders>
            <w:shd w:val="clear" w:color="auto" w:fill="auto"/>
            <w:vAlign w:val="center"/>
            <w:hideMark/>
          </w:tcPr>
          <w:p w14:paraId="25C4DDA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JOURNAL_NAME</w:t>
            </w:r>
          </w:p>
        </w:tc>
        <w:tc>
          <w:tcPr>
            <w:tcW w:w="1440" w:type="dxa"/>
            <w:tcBorders>
              <w:top w:val="nil"/>
              <w:left w:val="nil"/>
              <w:bottom w:val="single" w:sz="8" w:space="0" w:color="auto"/>
              <w:right w:val="single" w:sz="8" w:space="0" w:color="auto"/>
            </w:tcBorders>
            <w:shd w:val="clear" w:color="auto" w:fill="auto"/>
            <w:vAlign w:val="center"/>
            <w:hideMark/>
          </w:tcPr>
          <w:p w14:paraId="0C77FC1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Varchar2(100)</w:t>
            </w:r>
          </w:p>
        </w:tc>
        <w:tc>
          <w:tcPr>
            <w:tcW w:w="600" w:type="dxa"/>
            <w:tcBorders>
              <w:top w:val="nil"/>
              <w:left w:val="nil"/>
              <w:bottom w:val="single" w:sz="8" w:space="0" w:color="auto"/>
              <w:right w:val="single" w:sz="8" w:space="0" w:color="auto"/>
            </w:tcBorders>
            <w:shd w:val="clear" w:color="auto" w:fill="auto"/>
            <w:vAlign w:val="center"/>
            <w:hideMark/>
          </w:tcPr>
          <w:p w14:paraId="720F40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4E21743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473C05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傳票號碼</w:t>
            </w:r>
          </w:p>
        </w:tc>
        <w:tc>
          <w:tcPr>
            <w:tcW w:w="2240" w:type="dxa"/>
            <w:tcBorders>
              <w:top w:val="nil"/>
              <w:left w:val="nil"/>
              <w:bottom w:val="nil"/>
              <w:right w:val="nil"/>
            </w:tcBorders>
            <w:shd w:val="clear" w:color="auto" w:fill="auto"/>
            <w:noWrap/>
            <w:vAlign w:val="center"/>
            <w:hideMark/>
          </w:tcPr>
          <w:p w14:paraId="17A68E1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6BA5E317" w14:textId="77777777" w:rsidR="008B2096" w:rsidRPr="008B2096" w:rsidRDefault="008B2096" w:rsidP="008B2096">
            <w:pPr>
              <w:widowControl/>
              <w:rPr>
                <w:rFonts w:eastAsia="Times New Roman"/>
                <w:kern w:val="0"/>
                <w:sz w:val="20"/>
                <w:szCs w:val="20"/>
              </w:rPr>
            </w:pPr>
          </w:p>
        </w:tc>
      </w:tr>
      <w:tr w:rsidR="008B2096" w:rsidRPr="008B2096" w14:paraId="5B3E7929" w14:textId="77777777" w:rsidTr="008B2096">
        <w:trPr>
          <w:trHeight w:val="324"/>
        </w:trPr>
        <w:tc>
          <w:tcPr>
            <w:tcW w:w="960" w:type="dxa"/>
            <w:vMerge w:val="restart"/>
            <w:tcBorders>
              <w:top w:val="nil"/>
              <w:left w:val="single" w:sz="12" w:space="0" w:color="auto"/>
              <w:bottom w:val="single" w:sz="8" w:space="0" w:color="000000"/>
              <w:right w:val="single" w:sz="8" w:space="0" w:color="auto"/>
            </w:tcBorders>
            <w:shd w:val="clear" w:color="auto" w:fill="auto"/>
            <w:vAlign w:val="center"/>
            <w:hideMark/>
          </w:tcPr>
          <w:p w14:paraId="3BAD06F8"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4.3</w:t>
            </w:r>
          </w:p>
        </w:tc>
        <w:tc>
          <w:tcPr>
            <w:tcW w:w="2140" w:type="dxa"/>
            <w:vMerge w:val="restart"/>
            <w:tcBorders>
              <w:top w:val="nil"/>
              <w:left w:val="single" w:sz="8" w:space="0" w:color="auto"/>
              <w:bottom w:val="single" w:sz="8" w:space="0" w:color="000000"/>
              <w:right w:val="single" w:sz="8" w:space="0" w:color="auto"/>
            </w:tcBorders>
            <w:shd w:val="clear" w:color="auto" w:fill="auto"/>
            <w:vAlign w:val="center"/>
            <w:hideMark/>
          </w:tcPr>
          <w:p w14:paraId="77F138C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JE_LINE_NUM</w:t>
            </w:r>
          </w:p>
        </w:tc>
        <w:tc>
          <w:tcPr>
            <w:tcW w:w="1440" w:type="dxa"/>
            <w:vMerge w:val="restart"/>
            <w:tcBorders>
              <w:top w:val="nil"/>
              <w:left w:val="single" w:sz="8" w:space="0" w:color="auto"/>
              <w:bottom w:val="single" w:sz="8" w:space="0" w:color="000000"/>
              <w:right w:val="single" w:sz="8" w:space="0" w:color="auto"/>
            </w:tcBorders>
            <w:shd w:val="clear" w:color="auto" w:fill="auto"/>
            <w:vAlign w:val="center"/>
            <w:hideMark/>
          </w:tcPr>
          <w:p w14:paraId="7C1B03B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Number(5)</w:t>
            </w:r>
          </w:p>
        </w:tc>
        <w:tc>
          <w:tcPr>
            <w:tcW w:w="600" w:type="dxa"/>
            <w:vMerge w:val="restart"/>
            <w:tcBorders>
              <w:top w:val="nil"/>
              <w:left w:val="single" w:sz="8" w:space="0" w:color="auto"/>
              <w:bottom w:val="single" w:sz="8" w:space="0" w:color="000000"/>
              <w:right w:val="single" w:sz="8" w:space="0" w:color="auto"/>
            </w:tcBorders>
            <w:shd w:val="clear" w:color="auto" w:fill="auto"/>
            <w:vAlign w:val="center"/>
            <w:hideMark/>
          </w:tcPr>
          <w:p w14:paraId="336AD8A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25064FA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nil"/>
              <w:right w:val="single" w:sz="12" w:space="0" w:color="auto"/>
            </w:tcBorders>
            <w:shd w:val="clear" w:color="auto" w:fill="auto"/>
            <w:vAlign w:val="center"/>
            <w:hideMark/>
          </w:tcPr>
          <w:p w14:paraId="7E2B142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序號。</w:t>
            </w:r>
          </w:p>
        </w:tc>
        <w:tc>
          <w:tcPr>
            <w:tcW w:w="2240" w:type="dxa"/>
            <w:tcBorders>
              <w:top w:val="nil"/>
              <w:left w:val="nil"/>
              <w:bottom w:val="nil"/>
              <w:right w:val="nil"/>
            </w:tcBorders>
            <w:shd w:val="clear" w:color="auto" w:fill="auto"/>
            <w:noWrap/>
            <w:vAlign w:val="center"/>
            <w:hideMark/>
          </w:tcPr>
          <w:p w14:paraId="55B135D8"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=Seq傳票明細序號</w:t>
            </w:r>
          </w:p>
        </w:tc>
        <w:tc>
          <w:tcPr>
            <w:tcW w:w="960" w:type="dxa"/>
            <w:tcBorders>
              <w:top w:val="nil"/>
              <w:left w:val="nil"/>
              <w:bottom w:val="nil"/>
              <w:right w:val="nil"/>
            </w:tcBorders>
            <w:shd w:val="clear" w:color="auto" w:fill="auto"/>
            <w:noWrap/>
            <w:vAlign w:val="center"/>
            <w:hideMark/>
          </w:tcPr>
          <w:p w14:paraId="0A6B8E4B"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06EF62F6" w14:textId="77777777" w:rsidTr="008B2096">
        <w:trPr>
          <w:trHeight w:val="480"/>
        </w:trPr>
        <w:tc>
          <w:tcPr>
            <w:tcW w:w="960" w:type="dxa"/>
            <w:vMerge/>
            <w:tcBorders>
              <w:top w:val="nil"/>
              <w:left w:val="single" w:sz="12" w:space="0" w:color="auto"/>
              <w:bottom w:val="single" w:sz="8" w:space="0" w:color="000000"/>
              <w:right w:val="single" w:sz="8" w:space="0" w:color="auto"/>
            </w:tcBorders>
            <w:vAlign w:val="center"/>
            <w:hideMark/>
          </w:tcPr>
          <w:p w14:paraId="06BAF04A" w14:textId="77777777" w:rsidR="008B2096" w:rsidRPr="008B2096" w:rsidRDefault="008B2096" w:rsidP="008B2096">
            <w:pPr>
              <w:widowControl/>
              <w:rPr>
                <w:rFonts w:ascii="標楷體" w:eastAsia="標楷體" w:hAnsi="標楷體" w:cs="新細明體"/>
                <w:color w:val="000000"/>
                <w:kern w:val="0"/>
                <w:sz w:val="17"/>
                <w:szCs w:val="17"/>
              </w:rPr>
            </w:pPr>
          </w:p>
        </w:tc>
        <w:tc>
          <w:tcPr>
            <w:tcW w:w="2140" w:type="dxa"/>
            <w:vMerge/>
            <w:tcBorders>
              <w:top w:val="nil"/>
              <w:left w:val="single" w:sz="8" w:space="0" w:color="auto"/>
              <w:bottom w:val="single" w:sz="8" w:space="0" w:color="000000"/>
              <w:right w:val="single" w:sz="8" w:space="0" w:color="auto"/>
            </w:tcBorders>
            <w:vAlign w:val="center"/>
            <w:hideMark/>
          </w:tcPr>
          <w:p w14:paraId="4CA10AEB" w14:textId="77777777" w:rsidR="008B2096" w:rsidRPr="008B2096" w:rsidRDefault="008B2096" w:rsidP="008B2096">
            <w:pPr>
              <w:widowControl/>
              <w:rPr>
                <w:rFonts w:ascii="標楷體" w:eastAsia="標楷體" w:hAnsi="標楷體" w:cs="新細明體"/>
                <w:color w:val="000000"/>
                <w:kern w:val="0"/>
                <w:sz w:val="17"/>
                <w:szCs w:val="17"/>
              </w:rPr>
            </w:pPr>
          </w:p>
        </w:tc>
        <w:tc>
          <w:tcPr>
            <w:tcW w:w="1440" w:type="dxa"/>
            <w:vMerge/>
            <w:tcBorders>
              <w:top w:val="nil"/>
              <w:left w:val="single" w:sz="8" w:space="0" w:color="auto"/>
              <w:bottom w:val="single" w:sz="8" w:space="0" w:color="000000"/>
              <w:right w:val="single" w:sz="8" w:space="0" w:color="auto"/>
            </w:tcBorders>
            <w:vAlign w:val="center"/>
            <w:hideMark/>
          </w:tcPr>
          <w:p w14:paraId="592CB083" w14:textId="77777777" w:rsidR="008B2096" w:rsidRPr="008B2096" w:rsidRDefault="008B2096" w:rsidP="008B2096">
            <w:pPr>
              <w:widowControl/>
              <w:rPr>
                <w:rFonts w:ascii="標楷體" w:eastAsia="標楷體" w:hAnsi="標楷體" w:cs="新細明體"/>
                <w:color w:val="000000"/>
                <w:kern w:val="0"/>
                <w:sz w:val="17"/>
                <w:szCs w:val="17"/>
              </w:rPr>
            </w:pPr>
          </w:p>
        </w:tc>
        <w:tc>
          <w:tcPr>
            <w:tcW w:w="600" w:type="dxa"/>
            <w:vMerge/>
            <w:tcBorders>
              <w:top w:val="nil"/>
              <w:left w:val="single" w:sz="8" w:space="0" w:color="auto"/>
              <w:bottom w:val="single" w:sz="8" w:space="0" w:color="000000"/>
              <w:right w:val="single" w:sz="8" w:space="0" w:color="auto"/>
            </w:tcBorders>
            <w:vAlign w:val="center"/>
            <w:hideMark/>
          </w:tcPr>
          <w:p w14:paraId="227C74F2"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gridSpan w:val="2"/>
            <w:vMerge/>
            <w:tcBorders>
              <w:top w:val="nil"/>
              <w:left w:val="single" w:sz="8" w:space="0" w:color="auto"/>
              <w:bottom w:val="single" w:sz="8" w:space="0" w:color="000000"/>
              <w:right w:val="single" w:sz="8" w:space="0" w:color="auto"/>
            </w:tcBorders>
            <w:vAlign w:val="center"/>
            <w:hideMark/>
          </w:tcPr>
          <w:p w14:paraId="1B9F3C36" w14:textId="77777777" w:rsidR="008B2096" w:rsidRPr="008B2096" w:rsidRDefault="008B2096" w:rsidP="008B2096">
            <w:pPr>
              <w:widowControl/>
              <w:rPr>
                <w:rFonts w:ascii="標楷體" w:eastAsia="標楷體" w:hAnsi="標楷體" w:cs="新細明體"/>
                <w:color w:val="000000"/>
                <w:kern w:val="0"/>
                <w:sz w:val="17"/>
                <w:szCs w:val="17"/>
              </w:rPr>
            </w:pPr>
          </w:p>
        </w:tc>
        <w:tc>
          <w:tcPr>
            <w:tcW w:w="2300" w:type="dxa"/>
            <w:tcBorders>
              <w:top w:val="nil"/>
              <w:left w:val="nil"/>
              <w:bottom w:val="nil"/>
              <w:right w:val="single" w:sz="12" w:space="0" w:color="auto"/>
            </w:tcBorders>
            <w:shd w:val="clear" w:color="auto" w:fill="auto"/>
            <w:vAlign w:val="center"/>
            <w:hideMark/>
          </w:tcPr>
          <w:p w14:paraId="46D5A45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若有值，表示明細層級資訊錯誤；</w:t>
            </w:r>
          </w:p>
        </w:tc>
        <w:tc>
          <w:tcPr>
            <w:tcW w:w="2240" w:type="dxa"/>
            <w:tcBorders>
              <w:top w:val="nil"/>
              <w:left w:val="nil"/>
              <w:bottom w:val="nil"/>
              <w:right w:val="nil"/>
            </w:tcBorders>
            <w:shd w:val="clear" w:color="auto" w:fill="auto"/>
            <w:noWrap/>
            <w:vAlign w:val="center"/>
            <w:hideMark/>
          </w:tcPr>
          <w:p w14:paraId="0D0F0E81"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5AC1D5E" w14:textId="77777777" w:rsidR="008B2096" w:rsidRPr="008B2096" w:rsidRDefault="008B2096" w:rsidP="008B2096">
            <w:pPr>
              <w:widowControl/>
              <w:rPr>
                <w:rFonts w:eastAsia="Times New Roman"/>
                <w:kern w:val="0"/>
                <w:sz w:val="20"/>
                <w:szCs w:val="20"/>
              </w:rPr>
            </w:pPr>
          </w:p>
        </w:tc>
      </w:tr>
      <w:tr w:rsidR="008B2096" w:rsidRPr="008B2096" w14:paraId="465B3655" w14:textId="77777777" w:rsidTr="008B2096">
        <w:trPr>
          <w:trHeight w:val="492"/>
        </w:trPr>
        <w:tc>
          <w:tcPr>
            <w:tcW w:w="960" w:type="dxa"/>
            <w:vMerge/>
            <w:tcBorders>
              <w:top w:val="nil"/>
              <w:left w:val="single" w:sz="12" w:space="0" w:color="auto"/>
              <w:bottom w:val="single" w:sz="8" w:space="0" w:color="000000"/>
              <w:right w:val="single" w:sz="8" w:space="0" w:color="auto"/>
            </w:tcBorders>
            <w:vAlign w:val="center"/>
            <w:hideMark/>
          </w:tcPr>
          <w:p w14:paraId="28B4399B" w14:textId="77777777" w:rsidR="008B2096" w:rsidRPr="008B2096" w:rsidRDefault="008B2096" w:rsidP="008B2096">
            <w:pPr>
              <w:widowControl/>
              <w:rPr>
                <w:rFonts w:ascii="標楷體" w:eastAsia="標楷體" w:hAnsi="標楷體" w:cs="新細明體"/>
                <w:color w:val="000000"/>
                <w:kern w:val="0"/>
                <w:sz w:val="17"/>
                <w:szCs w:val="17"/>
              </w:rPr>
            </w:pPr>
          </w:p>
        </w:tc>
        <w:tc>
          <w:tcPr>
            <w:tcW w:w="2140" w:type="dxa"/>
            <w:vMerge/>
            <w:tcBorders>
              <w:top w:val="nil"/>
              <w:left w:val="single" w:sz="8" w:space="0" w:color="auto"/>
              <w:bottom w:val="single" w:sz="8" w:space="0" w:color="000000"/>
              <w:right w:val="single" w:sz="8" w:space="0" w:color="auto"/>
            </w:tcBorders>
            <w:vAlign w:val="center"/>
            <w:hideMark/>
          </w:tcPr>
          <w:p w14:paraId="2512B8AA" w14:textId="77777777" w:rsidR="008B2096" w:rsidRPr="008B2096" w:rsidRDefault="008B2096" w:rsidP="008B2096">
            <w:pPr>
              <w:widowControl/>
              <w:rPr>
                <w:rFonts w:ascii="標楷體" w:eastAsia="標楷體" w:hAnsi="標楷體" w:cs="新細明體"/>
                <w:color w:val="000000"/>
                <w:kern w:val="0"/>
                <w:sz w:val="17"/>
                <w:szCs w:val="17"/>
              </w:rPr>
            </w:pPr>
          </w:p>
        </w:tc>
        <w:tc>
          <w:tcPr>
            <w:tcW w:w="1440" w:type="dxa"/>
            <w:vMerge/>
            <w:tcBorders>
              <w:top w:val="nil"/>
              <w:left w:val="single" w:sz="8" w:space="0" w:color="auto"/>
              <w:bottom w:val="single" w:sz="8" w:space="0" w:color="000000"/>
              <w:right w:val="single" w:sz="8" w:space="0" w:color="auto"/>
            </w:tcBorders>
            <w:vAlign w:val="center"/>
            <w:hideMark/>
          </w:tcPr>
          <w:p w14:paraId="5A4324ED" w14:textId="77777777" w:rsidR="008B2096" w:rsidRPr="008B2096" w:rsidRDefault="008B2096" w:rsidP="008B2096">
            <w:pPr>
              <w:widowControl/>
              <w:rPr>
                <w:rFonts w:ascii="標楷體" w:eastAsia="標楷體" w:hAnsi="標楷體" w:cs="新細明體"/>
                <w:color w:val="000000"/>
                <w:kern w:val="0"/>
                <w:sz w:val="17"/>
                <w:szCs w:val="17"/>
              </w:rPr>
            </w:pPr>
          </w:p>
        </w:tc>
        <w:tc>
          <w:tcPr>
            <w:tcW w:w="600" w:type="dxa"/>
            <w:vMerge/>
            <w:tcBorders>
              <w:top w:val="nil"/>
              <w:left w:val="single" w:sz="8" w:space="0" w:color="auto"/>
              <w:bottom w:val="single" w:sz="8" w:space="0" w:color="000000"/>
              <w:right w:val="single" w:sz="8" w:space="0" w:color="auto"/>
            </w:tcBorders>
            <w:vAlign w:val="center"/>
            <w:hideMark/>
          </w:tcPr>
          <w:p w14:paraId="5CEC89C3"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gridSpan w:val="2"/>
            <w:vMerge/>
            <w:tcBorders>
              <w:top w:val="nil"/>
              <w:left w:val="single" w:sz="8" w:space="0" w:color="auto"/>
              <w:bottom w:val="single" w:sz="8" w:space="0" w:color="000000"/>
              <w:right w:val="single" w:sz="8" w:space="0" w:color="auto"/>
            </w:tcBorders>
            <w:vAlign w:val="center"/>
            <w:hideMark/>
          </w:tcPr>
          <w:p w14:paraId="796DECBB" w14:textId="77777777" w:rsidR="008B2096" w:rsidRPr="008B2096" w:rsidRDefault="008B2096" w:rsidP="008B2096">
            <w:pPr>
              <w:widowControl/>
              <w:rPr>
                <w:rFonts w:ascii="標楷體" w:eastAsia="標楷體" w:hAnsi="標楷體" w:cs="新細明體"/>
                <w:color w:val="000000"/>
                <w:kern w:val="0"/>
                <w:sz w:val="17"/>
                <w:szCs w:val="17"/>
              </w:rPr>
            </w:pPr>
          </w:p>
        </w:tc>
        <w:tc>
          <w:tcPr>
            <w:tcW w:w="2300" w:type="dxa"/>
            <w:tcBorders>
              <w:top w:val="nil"/>
              <w:left w:val="nil"/>
              <w:bottom w:val="single" w:sz="8" w:space="0" w:color="auto"/>
              <w:right w:val="single" w:sz="12" w:space="0" w:color="auto"/>
            </w:tcBorders>
            <w:shd w:val="clear" w:color="auto" w:fill="auto"/>
            <w:vAlign w:val="center"/>
            <w:hideMark/>
          </w:tcPr>
          <w:p w14:paraId="091FBB8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若為空表示該張傳票資訊錯誤。</w:t>
            </w:r>
          </w:p>
        </w:tc>
        <w:tc>
          <w:tcPr>
            <w:tcW w:w="2240" w:type="dxa"/>
            <w:tcBorders>
              <w:top w:val="nil"/>
              <w:left w:val="nil"/>
              <w:bottom w:val="nil"/>
              <w:right w:val="nil"/>
            </w:tcBorders>
            <w:shd w:val="clear" w:color="auto" w:fill="auto"/>
            <w:noWrap/>
            <w:vAlign w:val="center"/>
            <w:hideMark/>
          </w:tcPr>
          <w:p w14:paraId="216A95D8" w14:textId="77777777" w:rsidR="008B2096" w:rsidRPr="008B2096" w:rsidRDefault="008B2096" w:rsidP="008B2096">
            <w:pPr>
              <w:widowControl/>
              <w:rPr>
                <w:rFonts w:ascii="標楷體" w:eastAsia="標楷體" w:hAnsi="標楷體" w:cs="新細明體"/>
                <w:color w:val="000000"/>
                <w:kern w:val="0"/>
                <w:sz w:val="17"/>
                <w:szCs w:val="17"/>
              </w:rPr>
            </w:pPr>
          </w:p>
        </w:tc>
        <w:tc>
          <w:tcPr>
            <w:tcW w:w="960" w:type="dxa"/>
            <w:tcBorders>
              <w:top w:val="nil"/>
              <w:left w:val="nil"/>
              <w:bottom w:val="nil"/>
              <w:right w:val="nil"/>
            </w:tcBorders>
            <w:shd w:val="clear" w:color="auto" w:fill="auto"/>
            <w:noWrap/>
            <w:vAlign w:val="center"/>
            <w:hideMark/>
          </w:tcPr>
          <w:p w14:paraId="11034ADA" w14:textId="77777777" w:rsidR="008B2096" w:rsidRPr="008B2096" w:rsidRDefault="008B2096" w:rsidP="008B2096">
            <w:pPr>
              <w:widowControl/>
              <w:rPr>
                <w:rFonts w:eastAsia="Times New Roman"/>
                <w:kern w:val="0"/>
                <w:sz w:val="20"/>
                <w:szCs w:val="20"/>
              </w:rPr>
            </w:pPr>
          </w:p>
        </w:tc>
      </w:tr>
      <w:tr w:rsidR="008B2096" w:rsidRPr="008B2096" w14:paraId="77008ECB" w14:textId="77777777" w:rsidTr="008B2096">
        <w:trPr>
          <w:trHeight w:val="336"/>
        </w:trPr>
        <w:tc>
          <w:tcPr>
            <w:tcW w:w="960" w:type="dxa"/>
            <w:tcBorders>
              <w:top w:val="nil"/>
              <w:left w:val="single" w:sz="12" w:space="0" w:color="auto"/>
              <w:bottom w:val="single" w:sz="8" w:space="0" w:color="auto"/>
              <w:right w:val="single" w:sz="8" w:space="0" w:color="auto"/>
            </w:tcBorders>
            <w:shd w:val="clear" w:color="auto" w:fill="auto"/>
            <w:vAlign w:val="center"/>
            <w:hideMark/>
          </w:tcPr>
          <w:p w14:paraId="34402A01"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4.4</w:t>
            </w:r>
          </w:p>
        </w:tc>
        <w:tc>
          <w:tcPr>
            <w:tcW w:w="2140" w:type="dxa"/>
            <w:tcBorders>
              <w:top w:val="nil"/>
              <w:left w:val="nil"/>
              <w:bottom w:val="single" w:sz="8" w:space="0" w:color="auto"/>
              <w:right w:val="single" w:sz="8" w:space="0" w:color="auto"/>
            </w:tcBorders>
            <w:shd w:val="clear" w:color="auto" w:fill="auto"/>
            <w:vAlign w:val="center"/>
            <w:hideMark/>
          </w:tcPr>
          <w:p w14:paraId="1C983B0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ERROR_CODE</w:t>
            </w:r>
          </w:p>
        </w:tc>
        <w:tc>
          <w:tcPr>
            <w:tcW w:w="1440" w:type="dxa"/>
            <w:tcBorders>
              <w:top w:val="nil"/>
              <w:left w:val="nil"/>
              <w:bottom w:val="single" w:sz="8" w:space="0" w:color="auto"/>
              <w:right w:val="single" w:sz="8" w:space="0" w:color="auto"/>
            </w:tcBorders>
            <w:shd w:val="clear" w:color="auto" w:fill="auto"/>
            <w:vAlign w:val="center"/>
            <w:hideMark/>
          </w:tcPr>
          <w:p w14:paraId="171CA2F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Varchar2(1)</w:t>
            </w:r>
          </w:p>
        </w:tc>
        <w:tc>
          <w:tcPr>
            <w:tcW w:w="600" w:type="dxa"/>
            <w:tcBorders>
              <w:top w:val="nil"/>
              <w:left w:val="nil"/>
              <w:bottom w:val="single" w:sz="8" w:space="0" w:color="auto"/>
              <w:right w:val="single" w:sz="8" w:space="0" w:color="auto"/>
            </w:tcBorders>
            <w:shd w:val="clear" w:color="auto" w:fill="auto"/>
            <w:vAlign w:val="center"/>
            <w:hideMark/>
          </w:tcPr>
          <w:p w14:paraId="40A5363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8" w:space="0" w:color="auto"/>
              <w:right w:val="single" w:sz="8" w:space="0" w:color="auto"/>
            </w:tcBorders>
            <w:shd w:val="clear" w:color="auto" w:fill="auto"/>
            <w:vAlign w:val="center"/>
            <w:hideMark/>
          </w:tcPr>
          <w:p w14:paraId="1D1D132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8" w:space="0" w:color="auto"/>
              <w:right w:val="single" w:sz="12" w:space="0" w:color="auto"/>
            </w:tcBorders>
            <w:shd w:val="clear" w:color="auto" w:fill="auto"/>
            <w:vAlign w:val="center"/>
            <w:hideMark/>
          </w:tcPr>
          <w:p w14:paraId="7F7483B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返回錯誤代號</w:t>
            </w:r>
          </w:p>
        </w:tc>
        <w:tc>
          <w:tcPr>
            <w:tcW w:w="2240" w:type="dxa"/>
            <w:tcBorders>
              <w:top w:val="nil"/>
              <w:left w:val="nil"/>
              <w:bottom w:val="nil"/>
              <w:right w:val="nil"/>
            </w:tcBorders>
            <w:shd w:val="clear" w:color="auto" w:fill="auto"/>
            <w:vAlign w:val="center"/>
            <w:hideMark/>
          </w:tcPr>
          <w:p w14:paraId="33EE5821"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ErrorCode回應錯誤代碼</w:t>
            </w:r>
          </w:p>
        </w:tc>
        <w:tc>
          <w:tcPr>
            <w:tcW w:w="960" w:type="dxa"/>
            <w:tcBorders>
              <w:top w:val="nil"/>
              <w:left w:val="nil"/>
              <w:bottom w:val="nil"/>
              <w:right w:val="nil"/>
            </w:tcBorders>
            <w:shd w:val="clear" w:color="auto" w:fill="auto"/>
            <w:noWrap/>
            <w:vAlign w:val="center"/>
            <w:hideMark/>
          </w:tcPr>
          <w:p w14:paraId="59B7B0A5"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7C90444B" w14:textId="77777777" w:rsidTr="008B2096">
        <w:trPr>
          <w:trHeight w:val="336"/>
        </w:trPr>
        <w:tc>
          <w:tcPr>
            <w:tcW w:w="960" w:type="dxa"/>
            <w:tcBorders>
              <w:top w:val="nil"/>
              <w:left w:val="single" w:sz="12" w:space="0" w:color="auto"/>
              <w:bottom w:val="single" w:sz="12" w:space="0" w:color="auto"/>
              <w:right w:val="single" w:sz="8" w:space="0" w:color="auto"/>
            </w:tcBorders>
            <w:shd w:val="clear" w:color="auto" w:fill="auto"/>
            <w:vAlign w:val="center"/>
            <w:hideMark/>
          </w:tcPr>
          <w:p w14:paraId="6B72EE51" w14:textId="77777777" w:rsidR="008B2096" w:rsidRPr="008B2096" w:rsidRDefault="008B2096" w:rsidP="008B2096">
            <w:pPr>
              <w:widowControl/>
              <w:jc w:val="right"/>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lastRenderedPageBreak/>
              <w:t>4.5</w:t>
            </w:r>
          </w:p>
        </w:tc>
        <w:tc>
          <w:tcPr>
            <w:tcW w:w="2140" w:type="dxa"/>
            <w:tcBorders>
              <w:top w:val="nil"/>
              <w:left w:val="nil"/>
              <w:bottom w:val="single" w:sz="12" w:space="0" w:color="auto"/>
              <w:right w:val="single" w:sz="8" w:space="0" w:color="auto"/>
            </w:tcBorders>
            <w:shd w:val="clear" w:color="auto" w:fill="auto"/>
            <w:vAlign w:val="center"/>
            <w:hideMark/>
          </w:tcPr>
          <w:p w14:paraId="332D7AE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ERROR_MESSAGE</w:t>
            </w:r>
          </w:p>
        </w:tc>
        <w:tc>
          <w:tcPr>
            <w:tcW w:w="1440" w:type="dxa"/>
            <w:tcBorders>
              <w:top w:val="nil"/>
              <w:left w:val="nil"/>
              <w:bottom w:val="single" w:sz="12" w:space="0" w:color="auto"/>
              <w:right w:val="single" w:sz="8" w:space="0" w:color="auto"/>
            </w:tcBorders>
            <w:shd w:val="clear" w:color="auto" w:fill="auto"/>
            <w:vAlign w:val="center"/>
            <w:hideMark/>
          </w:tcPr>
          <w:p w14:paraId="72D0FC4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Varchar2(2000)</w:t>
            </w:r>
          </w:p>
        </w:tc>
        <w:tc>
          <w:tcPr>
            <w:tcW w:w="600" w:type="dxa"/>
            <w:tcBorders>
              <w:top w:val="nil"/>
              <w:left w:val="nil"/>
              <w:bottom w:val="single" w:sz="12" w:space="0" w:color="auto"/>
              <w:right w:val="single" w:sz="8" w:space="0" w:color="auto"/>
            </w:tcBorders>
            <w:shd w:val="clear" w:color="auto" w:fill="auto"/>
            <w:vAlign w:val="center"/>
            <w:hideMark/>
          </w:tcPr>
          <w:p w14:paraId="566A51F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 xml:space="preserve">　</w:t>
            </w:r>
          </w:p>
        </w:tc>
        <w:tc>
          <w:tcPr>
            <w:tcW w:w="960" w:type="dxa"/>
            <w:gridSpan w:val="2"/>
            <w:tcBorders>
              <w:top w:val="nil"/>
              <w:left w:val="nil"/>
              <w:bottom w:val="single" w:sz="12" w:space="0" w:color="auto"/>
              <w:right w:val="single" w:sz="8" w:space="0" w:color="auto"/>
            </w:tcBorders>
            <w:shd w:val="clear" w:color="auto" w:fill="auto"/>
            <w:vAlign w:val="center"/>
            <w:hideMark/>
          </w:tcPr>
          <w:p w14:paraId="47D7FA8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Out</w:t>
            </w:r>
          </w:p>
        </w:tc>
        <w:tc>
          <w:tcPr>
            <w:tcW w:w="2300" w:type="dxa"/>
            <w:tcBorders>
              <w:top w:val="nil"/>
              <w:left w:val="nil"/>
              <w:bottom w:val="single" w:sz="12" w:space="0" w:color="auto"/>
              <w:right w:val="single" w:sz="12" w:space="0" w:color="auto"/>
            </w:tcBorders>
            <w:shd w:val="clear" w:color="auto" w:fill="auto"/>
            <w:vAlign w:val="center"/>
            <w:hideMark/>
          </w:tcPr>
          <w:p w14:paraId="43B1E50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返回錯誤訊息，僅供參考用。</w:t>
            </w:r>
          </w:p>
        </w:tc>
        <w:tc>
          <w:tcPr>
            <w:tcW w:w="2240" w:type="dxa"/>
            <w:tcBorders>
              <w:top w:val="nil"/>
              <w:left w:val="nil"/>
              <w:bottom w:val="nil"/>
              <w:right w:val="nil"/>
            </w:tcBorders>
            <w:shd w:val="clear" w:color="auto" w:fill="auto"/>
            <w:vAlign w:val="center"/>
            <w:hideMark/>
          </w:tcPr>
          <w:p w14:paraId="1AAD1AC9" w14:textId="77777777" w:rsidR="008B2096" w:rsidRPr="008B2096" w:rsidRDefault="008B2096" w:rsidP="008B2096">
            <w:pPr>
              <w:widowControl/>
              <w:rPr>
                <w:rFonts w:ascii="標楷體" w:eastAsia="標楷體" w:hAnsi="標楷體" w:cs="新細明體"/>
                <w:color w:val="000000"/>
                <w:kern w:val="0"/>
                <w:sz w:val="18"/>
                <w:szCs w:val="18"/>
              </w:rPr>
            </w:pPr>
            <w:r w:rsidRPr="008B2096">
              <w:rPr>
                <w:rFonts w:ascii="標楷體" w:eastAsia="標楷體" w:hAnsi="標楷體" w:cs="新細明體" w:hint="eastAsia"/>
                <w:color w:val="000000"/>
                <w:kern w:val="0"/>
                <w:sz w:val="18"/>
                <w:szCs w:val="18"/>
              </w:rPr>
              <w:t>ErrorMsg回應錯誤訊息</w:t>
            </w:r>
          </w:p>
        </w:tc>
        <w:tc>
          <w:tcPr>
            <w:tcW w:w="960" w:type="dxa"/>
            <w:tcBorders>
              <w:top w:val="nil"/>
              <w:left w:val="nil"/>
              <w:bottom w:val="nil"/>
              <w:right w:val="nil"/>
            </w:tcBorders>
            <w:shd w:val="clear" w:color="auto" w:fill="auto"/>
            <w:noWrap/>
            <w:vAlign w:val="center"/>
            <w:hideMark/>
          </w:tcPr>
          <w:p w14:paraId="7DE95C8B" w14:textId="77777777" w:rsidR="008B2096" w:rsidRPr="008B2096" w:rsidRDefault="008B2096" w:rsidP="008B2096">
            <w:pPr>
              <w:widowControl/>
              <w:rPr>
                <w:rFonts w:ascii="標楷體" w:eastAsia="標楷體" w:hAnsi="標楷體" w:cs="新細明體"/>
                <w:color w:val="000000"/>
                <w:kern w:val="0"/>
                <w:sz w:val="18"/>
                <w:szCs w:val="18"/>
              </w:rPr>
            </w:pPr>
          </w:p>
        </w:tc>
      </w:tr>
      <w:tr w:rsidR="008B2096" w:rsidRPr="008B2096" w14:paraId="6C8C1DB1" w14:textId="77777777" w:rsidTr="008B2096">
        <w:trPr>
          <w:trHeight w:val="348"/>
        </w:trPr>
        <w:tc>
          <w:tcPr>
            <w:tcW w:w="960" w:type="dxa"/>
            <w:tcBorders>
              <w:top w:val="nil"/>
              <w:left w:val="nil"/>
              <w:bottom w:val="nil"/>
              <w:right w:val="nil"/>
            </w:tcBorders>
            <w:shd w:val="clear" w:color="auto" w:fill="auto"/>
            <w:noWrap/>
            <w:vAlign w:val="center"/>
            <w:hideMark/>
          </w:tcPr>
          <w:p w14:paraId="4598DE91" w14:textId="77777777" w:rsidR="008B2096" w:rsidRPr="008B2096" w:rsidRDefault="008B2096" w:rsidP="008B2096">
            <w:pPr>
              <w:widowControl/>
              <w:rPr>
                <w:rFonts w:eastAsia="Times New Roman"/>
                <w:kern w:val="0"/>
                <w:sz w:val="20"/>
                <w:szCs w:val="20"/>
              </w:rPr>
            </w:pPr>
          </w:p>
        </w:tc>
        <w:tc>
          <w:tcPr>
            <w:tcW w:w="2140" w:type="dxa"/>
            <w:tcBorders>
              <w:top w:val="nil"/>
              <w:left w:val="nil"/>
              <w:bottom w:val="nil"/>
              <w:right w:val="nil"/>
            </w:tcBorders>
            <w:shd w:val="clear" w:color="auto" w:fill="auto"/>
            <w:noWrap/>
            <w:vAlign w:val="center"/>
            <w:hideMark/>
          </w:tcPr>
          <w:p w14:paraId="149F3B1E" w14:textId="77777777" w:rsidR="008B2096" w:rsidRPr="008B2096" w:rsidRDefault="008B2096" w:rsidP="008B2096">
            <w:pPr>
              <w:widowControl/>
              <w:rPr>
                <w:rFonts w:eastAsia="Times New Roman"/>
                <w:kern w:val="0"/>
                <w:sz w:val="20"/>
                <w:szCs w:val="20"/>
              </w:rPr>
            </w:pPr>
          </w:p>
        </w:tc>
        <w:tc>
          <w:tcPr>
            <w:tcW w:w="1440" w:type="dxa"/>
            <w:tcBorders>
              <w:top w:val="nil"/>
              <w:left w:val="nil"/>
              <w:bottom w:val="nil"/>
              <w:right w:val="nil"/>
            </w:tcBorders>
            <w:shd w:val="clear" w:color="auto" w:fill="auto"/>
            <w:noWrap/>
            <w:vAlign w:val="center"/>
            <w:hideMark/>
          </w:tcPr>
          <w:p w14:paraId="3BABAA97" w14:textId="77777777" w:rsidR="008B2096" w:rsidRPr="008B2096" w:rsidRDefault="008B2096" w:rsidP="008B2096">
            <w:pPr>
              <w:widowControl/>
              <w:rPr>
                <w:rFonts w:eastAsia="Times New Roman"/>
                <w:kern w:val="0"/>
                <w:sz w:val="20"/>
                <w:szCs w:val="20"/>
              </w:rPr>
            </w:pPr>
          </w:p>
        </w:tc>
        <w:tc>
          <w:tcPr>
            <w:tcW w:w="600" w:type="dxa"/>
            <w:tcBorders>
              <w:top w:val="nil"/>
              <w:left w:val="nil"/>
              <w:bottom w:val="nil"/>
              <w:right w:val="nil"/>
            </w:tcBorders>
            <w:shd w:val="clear" w:color="auto" w:fill="auto"/>
            <w:noWrap/>
            <w:vAlign w:val="center"/>
            <w:hideMark/>
          </w:tcPr>
          <w:p w14:paraId="43BC41A4" w14:textId="77777777" w:rsidR="008B2096" w:rsidRPr="008B2096" w:rsidRDefault="008B2096" w:rsidP="008B2096">
            <w:pPr>
              <w:widowControl/>
              <w:rPr>
                <w:rFonts w:eastAsia="Times New Roman"/>
                <w:kern w:val="0"/>
                <w:sz w:val="20"/>
                <w:szCs w:val="20"/>
              </w:rPr>
            </w:pPr>
          </w:p>
        </w:tc>
        <w:tc>
          <w:tcPr>
            <w:tcW w:w="960" w:type="dxa"/>
            <w:gridSpan w:val="2"/>
            <w:tcBorders>
              <w:top w:val="nil"/>
              <w:left w:val="nil"/>
              <w:bottom w:val="nil"/>
              <w:right w:val="nil"/>
            </w:tcBorders>
            <w:shd w:val="clear" w:color="auto" w:fill="auto"/>
            <w:noWrap/>
            <w:vAlign w:val="center"/>
            <w:hideMark/>
          </w:tcPr>
          <w:p w14:paraId="282F01CD" w14:textId="77777777" w:rsidR="008B2096" w:rsidRPr="008B2096" w:rsidRDefault="008B2096" w:rsidP="008B2096">
            <w:pPr>
              <w:widowControl/>
              <w:rPr>
                <w:rFonts w:eastAsia="Times New Roman"/>
                <w:kern w:val="0"/>
                <w:sz w:val="20"/>
                <w:szCs w:val="20"/>
              </w:rPr>
            </w:pPr>
          </w:p>
        </w:tc>
        <w:tc>
          <w:tcPr>
            <w:tcW w:w="2300" w:type="dxa"/>
            <w:tcBorders>
              <w:top w:val="nil"/>
              <w:left w:val="nil"/>
              <w:bottom w:val="nil"/>
              <w:right w:val="nil"/>
            </w:tcBorders>
            <w:shd w:val="clear" w:color="auto" w:fill="auto"/>
            <w:noWrap/>
            <w:vAlign w:val="center"/>
            <w:hideMark/>
          </w:tcPr>
          <w:p w14:paraId="2E64EB6B" w14:textId="77777777" w:rsidR="008B2096" w:rsidRPr="008B2096" w:rsidRDefault="008B2096" w:rsidP="008B2096">
            <w:pPr>
              <w:widowControl/>
              <w:rPr>
                <w:rFonts w:eastAsia="Times New Roman"/>
                <w:kern w:val="0"/>
                <w:sz w:val="20"/>
                <w:szCs w:val="20"/>
              </w:rPr>
            </w:pPr>
          </w:p>
        </w:tc>
        <w:tc>
          <w:tcPr>
            <w:tcW w:w="2240" w:type="dxa"/>
            <w:tcBorders>
              <w:top w:val="nil"/>
              <w:left w:val="nil"/>
              <w:bottom w:val="nil"/>
              <w:right w:val="nil"/>
            </w:tcBorders>
            <w:shd w:val="clear" w:color="auto" w:fill="auto"/>
            <w:noWrap/>
            <w:vAlign w:val="center"/>
            <w:hideMark/>
          </w:tcPr>
          <w:p w14:paraId="70A82875" w14:textId="77777777" w:rsidR="008B2096" w:rsidRPr="008B2096" w:rsidRDefault="008B2096" w:rsidP="008B2096">
            <w:pPr>
              <w:widowControl/>
              <w:rPr>
                <w:rFonts w:eastAsia="Times New Roman"/>
                <w:kern w:val="0"/>
                <w:sz w:val="20"/>
                <w:szCs w:val="20"/>
              </w:rPr>
            </w:pPr>
          </w:p>
        </w:tc>
        <w:tc>
          <w:tcPr>
            <w:tcW w:w="960" w:type="dxa"/>
            <w:tcBorders>
              <w:top w:val="nil"/>
              <w:left w:val="nil"/>
              <w:bottom w:val="nil"/>
              <w:right w:val="nil"/>
            </w:tcBorders>
            <w:shd w:val="clear" w:color="auto" w:fill="auto"/>
            <w:noWrap/>
            <w:vAlign w:val="center"/>
            <w:hideMark/>
          </w:tcPr>
          <w:p w14:paraId="7E25005E" w14:textId="77777777" w:rsidR="008B2096" w:rsidRPr="008B2096" w:rsidRDefault="008B2096" w:rsidP="008B2096">
            <w:pPr>
              <w:widowControl/>
              <w:rPr>
                <w:rFonts w:eastAsia="Times New Roman"/>
                <w:kern w:val="0"/>
                <w:sz w:val="20"/>
                <w:szCs w:val="20"/>
              </w:rPr>
            </w:pPr>
          </w:p>
        </w:tc>
      </w:tr>
      <w:tr w:rsidR="008B2096" w:rsidRPr="008B2096" w14:paraId="265CBCA2" w14:textId="77777777" w:rsidTr="008B2096">
        <w:trPr>
          <w:gridAfter w:val="4"/>
          <w:wAfter w:w="6350" w:type="dxa"/>
          <w:trHeight w:val="336"/>
        </w:trPr>
        <w:tc>
          <w:tcPr>
            <w:tcW w:w="96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0A7EEC3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錯誤代號</w:t>
            </w:r>
          </w:p>
        </w:tc>
        <w:tc>
          <w:tcPr>
            <w:tcW w:w="4280" w:type="dxa"/>
            <w:gridSpan w:val="4"/>
            <w:tcBorders>
              <w:top w:val="single" w:sz="8" w:space="0" w:color="auto"/>
              <w:left w:val="nil"/>
              <w:bottom w:val="single" w:sz="8" w:space="0" w:color="auto"/>
              <w:right w:val="single" w:sz="8" w:space="0" w:color="auto"/>
            </w:tcBorders>
            <w:shd w:val="clear" w:color="000000" w:fill="BFBFBF"/>
            <w:noWrap/>
            <w:vAlign w:val="center"/>
            <w:hideMark/>
          </w:tcPr>
          <w:p w14:paraId="42392C1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錯誤訊息</w:t>
            </w:r>
          </w:p>
        </w:tc>
      </w:tr>
      <w:tr w:rsidR="008B2096" w:rsidRPr="008B2096" w14:paraId="4E467622"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4EBD5CB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19B4F8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單批次傳票行數超限</w:t>
            </w:r>
          </w:p>
        </w:tc>
      </w:tr>
      <w:tr w:rsidR="008B2096" w:rsidRPr="008B2096" w14:paraId="72C3E5CB"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002EE7D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282109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批次匯出日期為空或者格式不正確</w:t>
            </w:r>
          </w:p>
        </w:tc>
      </w:tr>
      <w:tr w:rsidR="008B2096" w:rsidRPr="008B2096" w14:paraId="6EEEAFCF"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6053A30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3A1BD7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來源系統為空或者不是約定的代碼</w:t>
            </w:r>
          </w:p>
        </w:tc>
      </w:tr>
      <w:tr w:rsidR="008B2096" w:rsidRPr="008B2096" w14:paraId="3A8EC143"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55DB84C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1815B0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幣別為空或者不是系統有效的幣別</w:t>
            </w:r>
          </w:p>
        </w:tc>
      </w:tr>
      <w:tr w:rsidR="008B2096" w:rsidRPr="008B2096" w14:paraId="488E0E3E"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1199026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5FD115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帳冊別為空或者不是系統有效的帳冊別</w:t>
            </w:r>
          </w:p>
        </w:tc>
      </w:tr>
      <w:tr w:rsidR="008B2096" w:rsidRPr="008B2096" w14:paraId="06880319"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0CC534B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4853D2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會計準則類型為空或者不是有效類型</w:t>
            </w:r>
          </w:p>
        </w:tc>
      </w:tr>
      <w:tr w:rsidR="008B2096" w:rsidRPr="008B2096" w14:paraId="190FAF1F"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2AEB883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8D546F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傳票號碼為空或者長度不正確，統一規則12位號碼</w:t>
            </w:r>
          </w:p>
        </w:tc>
      </w:tr>
      <w:tr w:rsidR="008B2096" w:rsidRPr="008B2096" w14:paraId="49709E13"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09BDFFB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90900C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傳票日期為空或者格式不正確</w:t>
            </w:r>
          </w:p>
        </w:tc>
      </w:tr>
      <w:tr w:rsidR="008B2096" w:rsidRPr="008B2096" w14:paraId="156BC700"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006D24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61B6E8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區隔帳代號為空或者不是有效值</w:t>
            </w:r>
          </w:p>
        </w:tc>
      </w:tr>
      <w:tr w:rsidR="008B2096" w:rsidRPr="008B2096" w14:paraId="529E475C"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62BE128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E09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DABD5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科目代號為空或者不是有效值</w:t>
            </w:r>
          </w:p>
        </w:tc>
      </w:tr>
      <w:tr w:rsidR="008B2096" w:rsidRPr="008B2096" w14:paraId="0A1C2EE1"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1D247A5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B759D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子目代號為空或者不是有效值</w:t>
            </w:r>
          </w:p>
        </w:tc>
      </w:tr>
      <w:tr w:rsidR="008B2096" w:rsidRPr="008B2096" w14:paraId="15E950F9"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763F2B8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076BAC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成本單位代號為空或者不是有效值</w:t>
            </w:r>
          </w:p>
        </w:tc>
      </w:tr>
      <w:tr w:rsidR="008B2096" w:rsidRPr="008B2096" w14:paraId="31FA93E7"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32D415B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D52866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通路代號為空或者不是有效值</w:t>
            </w:r>
          </w:p>
        </w:tc>
      </w:tr>
      <w:tr w:rsidR="008B2096" w:rsidRPr="008B2096" w14:paraId="2F5E3319"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7508DC2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FF1EEA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IFRS17群組代號為空或者不是有效值</w:t>
            </w:r>
          </w:p>
        </w:tc>
      </w:tr>
      <w:tr w:rsidR="008B2096" w:rsidRPr="008B2096" w14:paraId="6F9C3AF9"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4BDB0E3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DBE10E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關聯方代號為空或者不是有效值</w:t>
            </w:r>
          </w:p>
        </w:tc>
      </w:tr>
      <w:tr w:rsidR="008B2096" w:rsidRPr="008B2096" w14:paraId="62CC2491"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578F4B5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F4AC74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單位代號為空或者不是有效值</w:t>
            </w:r>
          </w:p>
        </w:tc>
      </w:tr>
      <w:tr w:rsidR="008B2096" w:rsidRPr="008B2096" w14:paraId="3D311F8F"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4CA3C1D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15035E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子目代號不符合會計科目之子目旗標的限定規則</w:t>
            </w:r>
          </w:p>
        </w:tc>
      </w:tr>
      <w:tr w:rsidR="008B2096" w:rsidRPr="008B2096" w14:paraId="255C3D96"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20948AB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D9A592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成本單位代號不符合會計科目之單位旗標的限定規則</w:t>
            </w:r>
          </w:p>
        </w:tc>
      </w:tr>
      <w:tr w:rsidR="008B2096" w:rsidRPr="008B2096" w14:paraId="73B2871A"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5EB3715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25100C3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單位代號不符合會計科目之單位旗標的限定規則</w:t>
            </w:r>
          </w:p>
        </w:tc>
      </w:tr>
      <w:tr w:rsidR="008B2096" w:rsidRPr="008B2096" w14:paraId="5E6D97AA"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22F5F5D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E19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50E4390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通路代號不符合會計科目之通路旗標的限定規則</w:t>
            </w:r>
          </w:p>
        </w:tc>
      </w:tr>
      <w:tr w:rsidR="008B2096" w:rsidRPr="008B2096" w14:paraId="1229AF3B"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2D603CD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00A9CA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傳票行銷帳碼不符合會計科目之銷帳碼旗標的限定規則</w:t>
            </w:r>
          </w:p>
        </w:tc>
      </w:tr>
      <w:tr w:rsidR="008B2096" w:rsidRPr="008B2096" w14:paraId="42831CE0"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6434331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199C0B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同一傳票下出現多個帳冊別</w:t>
            </w:r>
          </w:p>
        </w:tc>
      </w:tr>
      <w:tr w:rsidR="008B2096" w:rsidRPr="008B2096" w14:paraId="6DFCB83B"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3AF7828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4578E59"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同一傳票下出現多個傳票日期</w:t>
            </w:r>
          </w:p>
        </w:tc>
      </w:tr>
      <w:tr w:rsidR="008B2096" w:rsidRPr="008B2096" w14:paraId="77C134BE"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1334AFB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745B1C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同一傳票下出現多個作業者</w:t>
            </w:r>
          </w:p>
        </w:tc>
      </w:tr>
      <w:tr w:rsidR="008B2096" w:rsidRPr="008B2096" w14:paraId="625165AF"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4A1151F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5831F3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同一傳票下出現多個區隔帳代號</w:t>
            </w:r>
          </w:p>
        </w:tc>
      </w:tr>
      <w:tr w:rsidR="008B2096" w:rsidRPr="008B2096" w14:paraId="62077F1A"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67B6C935"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A51DFE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同一傳票下出現多個幣別</w:t>
            </w:r>
          </w:p>
        </w:tc>
      </w:tr>
      <w:tr w:rsidR="008B2096" w:rsidRPr="008B2096" w14:paraId="1D6A5D27"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54A3EEA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0726D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同一傳票下出現多個會計準則類型</w:t>
            </w:r>
          </w:p>
        </w:tc>
      </w:tr>
      <w:tr w:rsidR="008B2096" w:rsidRPr="008B2096" w14:paraId="13C92E27"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1484607C"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5763B2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傳票日期晚於系統當前日期後10天</w:t>
            </w:r>
          </w:p>
        </w:tc>
      </w:tr>
      <w:tr w:rsidR="008B2096" w:rsidRPr="008B2096" w14:paraId="264AC8FA"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27FC4AD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E28</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4D0B8B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傳票借貸總額不平衡</w:t>
            </w:r>
          </w:p>
        </w:tc>
      </w:tr>
      <w:tr w:rsidR="008B2096" w:rsidRPr="008B2096" w14:paraId="6E620C40"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1E0CF4C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E29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7216C3CA"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群組識別號下該幣別傳票總金額與明細行不匹配</w:t>
            </w:r>
          </w:p>
        </w:tc>
      </w:tr>
      <w:tr w:rsidR="008B2096" w:rsidRPr="008B2096" w14:paraId="5B5BF816"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427CD46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9EE706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群組識別號下傳票總行數與明細行數不匹配</w:t>
            </w:r>
          </w:p>
        </w:tc>
      </w:tr>
      <w:tr w:rsidR="008B2096" w:rsidRPr="008B2096" w14:paraId="0BEB2BA7"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24952C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1FAC1D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總帳中已經存在一張同名且導入成功的傳票</w:t>
            </w:r>
          </w:p>
        </w:tc>
      </w:tr>
      <w:tr w:rsidR="008B2096" w:rsidRPr="008B2096" w14:paraId="4A3C89B1"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7F6514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E32</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F98F6B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暫存表存在一張正在匯入的傳票</w:t>
            </w:r>
          </w:p>
        </w:tc>
      </w:tr>
      <w:tr w:rsidR="008B2096" w:rsidRPr="008B2096" w14:paraId="20E9C45E"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7B1748"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E33</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0038DFAE"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暫存表存在一張最新版本的傳票</w:t>
            </w:r>
          </w:p>
        </w:tc>
      </w:tr>
      <w:tr w:rsidR="008B2096" w:rsidRPr="008B2096" w14:paraId="345D54D0"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1F1FCB"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lastRenderedPageBreak/>
              <w:t>E34</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1C13883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傳票日期所在總帳期間未處於開啟”或者“預開”的狀態</w:t>
            </w:r>
          </w:p>
        </w:tc>
      </w:tr>
      <w:tr w:rsidR="008B2096" w:rsidRPr="008B2096" w14:paraId="34D6F664"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8B773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E35</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068858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傳票日期前一天未設定每日匯率</w:t>
            </w:r>
          </w:p>
        </w:tc>
      </w:tr>
      <w:tr w:rsidR="008B2096" w:rsidRPr="008B2096" w14:paraId="0BAE9B4D"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B72136"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E36</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D81E80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映射科目未正確設定</w:t>
            </w:r>
          </w:p>
        </w:tc>
      </w:tr>
      <w:tr w:rsidR="008B2096" w:rsidRPr="008B2096" w14:paraId="7570B57B"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88952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E37</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46CE5A73"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帳戶組合獲取失敗</w:t>
            </w:r>
          </w:p>
        </w:tc>
      </w:tr>
      <w:tr w:rsidR="008B2096" w:rsidRPr="008B2096" w14:paraId="0E6AC0B2"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000000" w:fill="FFFFFF"/>
            <w:noWrap/>
            <w:vAlign w:val="center"/>
            <w:hideMark/>
          </w:tcPr>
          <w:p w14:paraId="7FEF295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E38</w:t>
            </w:r>
          </w:p>
        </w:tc>
        <w:tc>
          <w:tcPr>
            <w:tcW w:w="4280" w:type="dxa"/>
            <w:gridSpan w:val="4"/>
            <w:tcBorders>
              <w:top w:val="nil"/>
              <w:left w:val="nil"/>
              <w:bottom w:val="single" w:sz="8" w:space="0" w:color="auto"/>
              <w:right w:val="single" w:sz="8" w:space="0" w:color="auto"/>
            </w:tcBorders>
            <w:shd w:val="clear" w:color="000000" w:fill="FFFFFF"/>
            <w:vAlign w:val="center"/>
            <w:hideMark/>
          </w:tcPr>
          <w:p w14:paraId="1512D46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標準傳票匯入程式異常</w:t>
            </w:r>
          </w:p>
        </w:tc>
      </w:tr>
      <w:tr w:rsidR="008B2096" w:rsidRPr="008B2096" w14:paraId="0CCB9181"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6F2144"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E39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25BF4D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入帳金額為空</w:t>
            </w:r>
          </w:p>
        </w:tc>
      </w:tr>
      <w:tr w:rsidR="008B2096" w:rsidRPr="008B2096" w14:paraId="0A4D1215"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99AF57"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E40</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AE8A6A0"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同傳票名稱的平行帳傳票校驗出錯</w:t>
            </w:r>
          </w:p>
        </w:tc>
      </w:tr>
      <w:tr w:rsidR="008B2096" w:rsidRPr="008B2096" w14:paraId="239A7271"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BB6DD2"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E41</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3670E1FD"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同傳票名稱的平行帳傳票匯入失敗，需要刪除後再次匯入</w:t>
            </w:r>
          </w:p>
        </w:tc>
      </w:tr>
      <w:tr w:rsidR="008B2096" w:rsidRPr="008B2096" w14:paraId="6517E8C5" w14:textId="77777777" w:rsidTr="008B2096">
        <w:trPr>
          <w:gridAfter w:val="4"/>
          <w:wAfter w:w="6350" w:type="dxa"/>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25101F"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E99</w:t>
            </w:r>
          </w:p>
        </w:tc>
        <w:tc>
          <w:tcPr>
            <w:tcW w:w="4280" w:type="dxa"/>
            <w:gridSpan w:val="4"/>
            <w:tcBorders>
              <w:top w:val="nil"/>
              <w:left w:val="nil"/>
              <w:bottom w:val="single" w:sz="8" w:space="0" w:color="auto"/>
              <w:right w:val="single" w:sz="8" w:space="0" w:color="auto"/>
            </w:tcBorders>
            <w:shd w:val="clear" w:color="000000" w:fill="FFFFFF"/>
            <w:noWrap/>
            <w:vAlign w:val="center"/>
            <w:hideMark/>
          </w:tcPr>
          <w:p w14:paraId="63E86281" w14:textId="77777777" w:rsidR="008B2096" w:rsidRPr="008B2096" w:rsidRDefault="008B2096" w:rsidP="008B2096">
            <w:pPr>
              <w:widowControl/>
              <w:rPr>
                <w:rFonts w:ascii="標楷體" w:eastAsia="標楷體" w:hAnsi="標楷體" w:cs="新細明體"/>
                <w:color w:val="000000"/>
                <w:kern w:val="0"/>
                <w:sz w:val="17"/>
                <w:szCs w:val="17"/>
              </w:rPr>
            </w:pPr>
            <w:r w:rsidRPr="008B2096">
              <w:rPr>
                <w:rFonts w:ascii="標楷體" w:eastAsia="標楷體" w:hAnsi="標楷體" w:cs="新細明體" w:hint="eastAsia"/>
                <w:color w:val="000000"/>
                <w:kern w:val="0"/>
                <w:sz w:val="17"/>
                <w:szCs w:val="17"/>
              </w:rPr>
              <w:t>系統未知異常</w:t>
            </w:r>
          </w:p>
        </w:tc>
      </w:tr>
      <w:tr w:rsidR="008B2096" w:rsidRPr="008B2096" w14:paraId="4462DDE6" w14:textId="77777777" w:rsidTr="008B2096">
        <w:trPr>
          <w:gridAfter w:val="4"/>
          <w:wAfter w:w="6350" w:type="dxa"/>
          <w:trHeight w:val="324"/>
        </w:trPr>
        <w:tc>
          <w:tcPr>
            <w:tcW w:w="960" w:type="dxa"/>
            <w:tcBorders>
              <w:top w:val="nil"/>
              <w:left w:val="nil"/>
              <w:bottom w:val="nil"/>
              <w:right w:val="nil"/>
            </w:tcBorders>
            <w:shd w:val="clear" w:color="auto" w:fill="auto"/>
            <w:noWrap/>
            <w:vAlign w:val="center"/>
            <w:hideMark/>
          </w:tcPr>
          <w:p w14:paraId="6149BBB6" w14:textId="77777777" w:rsidR="008B2096" w:rsidRPr="008B2096" w:rsidRDefault="008B2096" w:rsidP="008B2096">
            <w:pPr>
              <w:widowControl/>
              <w:rPr>
                <w:rFonts w:ascii="標楷體" w:eastAsia="標楷體" w:hAnsi="標楷體" w:cs="新細明體"/>
                <w:color w:val="000000"/>
                <w:kern w:val="0"/>
                <w:sz w:val="17"/>
                <w:szCs w:val="17"/>
              </w:rPr>
            </w:pPr>
          </w:p>
        </w:tc>
        <w:tc>
          <w:tcPr>
            <w:tcW w:w="4280" w:type="dxa"/>
            <w:gridSpan w:val="4"/>
            <w:tcBorders>
              <w:top w:val="nil"/>
              <w:left w:val="nil"/>
              <w:bottom w:val="nil"/>
              <w:right w:val="nil"/>
            </w:tcBorders>
            <w:shd w:val="clear" w:color="auto" w:fill="auto"/>
            <w:noWrap/>
            <w:vAlign w:val="center"/>
            <w:hideMark/>
          </w:tcPr>
          <w:p w14:paraId="64B30F67" w14:textId="77777777" w:rsidR="008B2096" w:rsidRPr="008B2096" w:rsidRDefault="008B2096" w:rsidP="008B2096">
            <w:pPr>
              <w:widowControl/>
              <w:rPr>
                <w:rFonts w:eastAsia="Times New Roman"/>
                <w:kern w:val="0"/>
                <w:sz w:val="20"/>
                <w:szCs w:val="20"/>
              </w:rPr>
            </w:pPr>
          </w:p>
        </w:tc>
      </w:tr>
    </w:tbl>
    <w:p w14:paraId="336B2219" w14:textId="77777777" w:rsidR="008B2096" w:rsidRDefault="008B2096" w:rsidP="00551ED4">
      <w:pPr>
        <w:rPr>
          <w:rFonts w:ascii="標楷體" w:eastAsia="標楷體" w:hAnsi="標楷體"/>
          <w:sz w:val="20"/>
          <w:szCs w:val="20"/>
        </w:rPr>
      </w:pPr>
    </w:p>
    <w:p w14:paraId="1743AD87" w14:textId="77777777" w:rsidR="008F073F" w:rsidRPr="001B18C9" w:rsidRDefault="008F073F" w:rsidP="00551ED4">
      <w:pPr>
        <w:rPr>
          <w:rFonts w:ascii="標楷體" w:eastAsia="標楷體" w:hAnsi="標楷體"/>
          <w:sz w:val="20"/>
          <w:szCs w:val="20"/>
        </w:rPr>
      </w:pPr>
    </w:p>
    <w:p w14:paraId="4039850A" w14:textId="3C47B35F" w:rsidR="00CA2C20" w:rsidRDefault="00CA2C20">
      <w:pPr>
        <w:widowControl/>
        <w:rPr>
          <w:rFonts w:ascii="標楷體" w:eastAsia="標楷體" w:hAnsi="標楷體"/>
        </w:rPr>
      </w:pPr>
      <w:r>
        <w:rPr>
          <w:rFonts w:ascii="標楷體" w:eastAsia="標楷體" w:hAnsi="標楷體"/>
        </w:rPr>
        <w:br w:type="page"/>
      </w:r>
    </w:p>
    <w:p w14:paraId="25B92AFD" w14:textId="77777777" w:rsidR="00551ED4" w:rsidRPr="008F20B5" w:rsidRDefault="00551ED4" w:rsidP="00551ED4">
      <w:pPr>
        <w:rPr>
          <w:rFonts w:ascii="標楷體" w:eastAsia="標楷體" w:hAnsi="標楷體"/>
        </w:rPr>
      </w:pPr>
    </w:p>
    <w:p w14:paraId="1F50F5FA" w14:textId="77777777" w:rsidR="00551ED4" w:rsidRDefault="00551ED4">
      <w:pPr>
        <w:widowControl/>
        <w:rPr>
          <w:rFonts w:ascii="標楷體" w:eastAsia="標楷體" w:hAnsi="標楷體"/>
        </w:rPr>
      </w:pPr>
    </w:p>
    <w:p w14:paraId="794FE11F" w14:textId="48AF3E16" w:rsidR="001B18C9" w:rsidRPr="004A1C2C" w:rsidRDefault="001B18C9" w:rsidP="001B18C9">
      <w:pPr>
        <w:pStyle w:val="3"/>
        <w:spacing w:after="240"/>
        <w:ind w:leftChars="100" w:left="240"/>
        <w:rPr>
          <w:rFonts w:ascii="標楷體" w:hAnsi="標楷體"/>
        </w:rPr>
      </w:pPr>
      <w:bookmarkStart w:id="351" w:name="_Toc146278860"/>
      <w:r>
        <w:rPr>
          <w:rFonts w:ascii="標楷體" w:hAnsi="標楷體" w:cs="新細明體" w:hint="eastAsia"/>
          <w:color w:val="000000"/>
          <w:kern w:val="0"/>
        </w:rPr>
        <w:t>五、I</w:t>
      </w:r>
      <w:r>
        <w:rPr>
          <w:rFonts w:ascii="標楷體" w:hAnsi="標楷體" w:cs="新細明體"/>
          <w:color w:val="000000"/>
          <w:kern w:val="0"/>
        </w:rPr>
        <w:t>nformatica</w:t>
      </w:r>
      <w:bookmarkEnd w:id="351"/>
    </w:p>
    <w:p w14:paraId="087C69D0" w14:textId="08C6EE28" w:rsidR="001B18C9" w:rsidRPr="001B18C9" w:rsidRDefault="001B18C9" w:rsidP="001B18C9">
      <w:pPr>
        <w:pStyle w:val="3"/>
        <w:numPr>
          <w:ilvl w:val="2"/>
          <w:numId w:val="43"/>
        </w:numPr>
        <w:spacing w:before="0"/>
        <w:rPr>
          <w:rFonts w:ascii="標楷體" w:hAnsi="標楷體"/>
          <w:b/>
          <w:sz w:val="20"/>
        </w:rPr>
      </w:pPr>
      <w:bookmarkStart w:id="352" w:name="_Toc146278861"/>
      <w:r w:rsidRPr="008F20B5">
        <w:rPr>
          <w:rFonts w:ascii="標楷體" w:hAnsi="標楷體"/>
          <w:b/>
          <w:szCs w:val="32"/>
        </w:rPr>
        <w:t>L</w:t>
      </w:r>
      <w:r>
        <w:rPr>
          <w:rFonts w:ascii="標楷體" w:hAnsi="標楷體" w:hint="eastAsia"/>
          <w:b/>
          <w:szCs w:val="32"/>
        </w:rPr>
        <w:t>7501房屋貸款餘額查詢</w:t>
      </w:r>
      <w:bookmarkEnd w:id="352"/>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53"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4" w:author="Unknown" w:date="2023-03-29T17:03:00Z">
          <w:pPr>
            <w:pStyle w:val="40"/>
            <w:numPr>
              <w:ilvl w:val="1"/>
              <w:numId w:val="2"/>
            </w:numPr>
            <w:tabs>
              <w:tab w:val="num" w:pos="3053"/>
            </w:tabs>
            <w:ind w:left="480" w:hanging="480"/>
          </w:pPr>
        </w:pPrChange>
      </w:pPr>
      <w:ins w:id="355" w:author="ST1-ChihWei" w:date="2023-03-29T17:03:00Z">
        <w:r>
          <w:rPr>
            <w:rFonts w:ascii="標楷體" w:hAnsi="標楷體"/>
            <w:b/>
            <w:bCs/>
            <w:color w:val="000000" w:themeColor="text1"/>
            <w:sz w:val="24"/>
            <w:szCs w:val="24"/>
            <w:lang w:eastAsia="zh-CN"/>
            <w:rPrChange w:id="356" w:author="Unknown" w:date="2023-03-29T17:04:00Z">
              <w:rPr>
                <w:rFonts w:ascii="新細明體" w:eastAsia="新細明體" w:hAnsi="新細明體"/>
              </w:rPr>
            </w:rPrChange>
          </w:rPr>
          <w:t>R</w:t>
        </w:r>
      </w:ins>
      <w:ins w:id="357" w:author="ST1-ChihWei" w:date="2023-03-29T17:04:00Z">
        <w:r>
          <w:rPr>
            <w:rFonts w:ascii="標楷體" w:hAnsi="標楷體"/>
            <w:b/>
            <w:bCs/>
            <w:color w:val="000000" w:themeColor="text1"/>
            <w:sz w:val="24"/>
            <w:szCs w:val="24"/>
            <w:lang w:eastAsia="zh-CN"/>
            <w:rPrChange w:id="358"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9"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60" w:author="簡琦欣" w:date="2023-03-23T15:56:00Z"/>
                <w:sz w:val="17"/>
                <w:szCs w:val="17"/>
              </w:rPr>
            </w:pPr>
            <w:del w:id="361"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62" w:author="簡琦欣" w:date="2023-03-23T15:56:00Z"/>
                <w:sz w:val="17"/>
                <w:szCs w:val="17"/>
              </w:rPr>
            </w:pPr>
            <w:del w:id="363"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4" w:author="簡琦欣" w:date="2023-03-23T15:56:00Z"/>
                <w:b/>
                <w:sz w:val="17"/>
                <w:szCs w:val="17"/>
                <w:lang w:eastAsia="zh-TW"/>
              </w:rPr>
            </w:pPr>
            <w:del w:id="365"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6" w:author="簡琦欣" w:date="2023-03-23T15:56:00Z"/>
                <w:sz w:val="17"/>
                <w:szCs w:val="17"/>
              </w:rPr>
            </w:pPr>
            <w:del w:id="367"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8" w:author="簡琦欣" w:date="2023-03-23T15:56:00Z"/>
                <w:sz w:val="17"/>
                <w:szCs w:val="17"/>
              </w:rPr>
            </w:pPr>
            <w:del w:id="369"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70" w:author="簡琦欣" w:date="2023-03-23T15:56:00Z"/>
                <w:sz w:val="17"/>
                <w:szCs w:val="17"/>
                <w:lang w:eastAsia="zh-TW"/>
              </w:rPr>
            </w:pPr>
            <w:del w:id="371"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72"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73" w:author="簡琦欣" w:date="2023-03-23T15:56:00Z"/>
                <w:sz w:val="17"/>
                <w:szCs w:val="17"/>
                <w:lang w:eastAsia="zh-TW"/>
              </w:rPr>
            </w:pPr>
            <w:del w:id="374"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5" w:author="簡琦欣" w:date="2023-03-23T15:56:00Z"/>
                <w:sz w:val="17"/>
                <w:szCs w:val="17"/>
              </w:rPr>
            </w:pPr>
            <w:del w:id="376"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7" w:author="簡琦欣" w:date="2023-03-23T15:56:00Z"/>
                <w:sz w:val="17"/>
                <w:szCs w:val="17"/>
                <w:lang w:eastAsia="zh-TW"/>
              </w:rPr>
            </w:pPr>
            <w:del w:id="378"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9" w:author="簡琦欣" w:date="2023-03-23T15:56:00Z"/>
                <w:sz w:val="17"/>
                <w:szCs w:val="17"/>
              </w:rPr>
            </w:pPr>
            <w:del w:id="380"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81" w:author="簡琦欣" w:date="2023-03-23T15:56:00Z"/>
                <w:sz w:val="17"/>
                <w:szCs w:val="17"/>
              </w:rPr>
            </w:pPr>
            <w:del w:id="382"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83" w:author="簡琦欣" w:date="2023-03-23T15:56:00Z"/>
                <w:sz w:val="17"/>
                <w:szCs w:val="17"/>
                <w:lang w:eastAsia="zh-TW"/>
              </w:rPr>
            </w:pPr>
            <w:del w:id="384"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5" w:author="簡琦欣" w:date="2023-03-23T15:56:00Z"/>
                <w:sz w:val="17"/>
                <w:szCs w:val="17"/>
                <w:lang w:eastAsia="zh-TW"/>
              </w:rPr>
            </w:pPr>
            <w:del w:id="386"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r>
              <w:rPr>
                <w:rFonts w:hint="eastAsia"/>
                <w:sz w:val="17"/>
                <w:szCs w:val="17"/>
                <w:lang w:eastAsia="zh-TW"/>
              </w:rPr>
              <w:t>TellerNo</w:t>
            </w:r>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7"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8" w:author="簡琦欣" w:date="2023-03-23T16:43:00Z">
              <w:r>
                <w:rPr>
                  <w:rFonts w:hint="eastAsia"/>
                  <w:sz w:val="17"/>
                  <w:szCs w:val="17"/>
                  <w:lang w:eastAsia="zh-TW"/>
                </w:rPr>
                <w:delText>└</w:delText>
              </w:r>
            </w:del>
            <w:ins w:id="389" w:author="簡琦欣" w:date="2023-03-23T15:57:00Z">
              <w:r>
                <w:rPr>
                  <w:rFonts w:hint="eastAsia"/>
                  <w:sz w:val="17"/>
                  <w:szCs w:val="17"/>
                </w:rPr>
                <w:t>CustId</w:t>
              </w:r>
            </w:ins>
            <w:del w:id="390"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91" w:author="簡琦欣" w:date="2023-03-23T15:57:00Z">
              <w:r>
                <w:rPr>
                  <w:rFonts w:hint="eastAsia"/>
                  <w:sz w:val="17"/>
                  <w:szCs w:val="17"/>
                  <w:lang w:eastAsia="zh-TW"/>
                </w:rPr>
                <w:t>10</w:t>
              </w:r>
            </w:ins>
            <w:del w:id="392"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93" w:author="簡琦欣" w:date="2023-03-23T16:01:00Z">
              <w:r>
                <w:rPr>
                  <w:rFonts w:hint="eastAsia"/>
                  <w:sz w:val="17"/>
                  <w:szCs w:val="17"/>
                  <w:lang w:eastAsia="zh-TW"/>
                </w:rPr>
                <w:t>身份證字號/統一編號</w:t>
              </w:r>
            </w:ins>
            <w:del w:id="394"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6" w:author="簡琦欣" w:date="2023-03-23T15:58:00Z"/>
                <w:sz w:val="17"/>
                <w:szCs w:val="17"/>
                <w:lang w:eastAsia="zh-TW"/>
              </w:rPr>
            </w:pPr>
            <w:del w:id="397"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8" w:author="簡琦欣" w:date="2023-03-23T15:58:00Z"/>
                <w:sz w:val="17"/>
                <w:szCs w:val="17"/>
              </w:rPr>
            </w:pPr>
            <w:del w:id="399"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400" w:author="簡琦欣" w:date="2023-03-23T15:58:00Z"/>
                <w:sz w:val="17"/>
                <w:szCs w:val="17"/>
                <w:lang w:eastAsia="zh-TW"/>
              </w:rPr>
            </w:pPr>
            <w:del w:id="401"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402" w:author="簡琦欣" w:date="2023-03-23T15:58:00Z"/>
                <w:sz w:val="17"/>
                <w:szCs w:val="17"/>
              </w:rPr>
            </w:pPr>
            <w:del w:id="40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4" w:author="簡琦欣" w:date="2023-03-23T15:58:00Z"/>
                <w:sz w:val="17"/>
                <w:szCs w:val="17"/>
              </w:rPr>
            </w:pPr>
            <w:del w:id="405"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6" w:author="簡琦欣" w:date="2023-03-23T15:58:00Z"/>
                <w:sz w:val="17"/>
                <w:szCs w:val="17"/>
                <w:lang w:eastAsia="zh-TW"/>
              </w:rPr>
            </w:pPr>
            <w:del w:id="407"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8" w:author="簡琦欣" w:date="2023-03-23T15:58:00Z"/>
                <w:sz w:val="17"/>
                <w:szCs w:val="17"/>
                <w:lang w:eastAsia="zh-TW"/>
              </w:rPr>
            </w:pPr>
            <w:del w:id="409"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10" w:author="簡琦欣" w:date="2023-03-23T15:58:00Z"/>
                <w:sz w:val="17"/>
                <w:szCs w:val="17"/>
                <w:lang w:eastAsia="zh-TW"/>
              </w:rPr>
            </w:pPr>
            <w:del w:id="411"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12" w:author="簡琦欣" w:date="2023-03-23T15:58:00Z"/>
                <w:sz w:val="17"/>
                <w:szCs w:val="17"/>
                <w:lang w:eastAsia="zh-TW"/>
              </w:rPr>
            </w:pPr>
            <w:del w:id="413"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4" w:author="簡琦欣" w:date="2023-03-23T15:58:00Z"/>
                <w:sz w:val="17"/>
                <w:szCs w:val="17"/>
                <w:lang w:eastAsia="zh-TW"/>
              </w:rPr>
            </w:pPr>
            <w:del w:id="415"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6" w:author="簡琦欣" w:date="2023-03-23T15:58:00Z"/>
                <w:sz w:val="17"/>
                <w:szCs w:val="17"/>
                <w:lang w:eastAsia="zh-TW"/>
              </w:rPr>
            </w:pPr>
            <w:del w:id="417"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8" w:author="簡琦欣" w:date="2023-03-23T15:58:00Z"/>
                <w:sz w:val="17"/>
                <w:szCs w:val="17"/>
                <w:lang w:eastAsia="zh-TW"/>
              </w:rPr>
            </w:pPr>
            <w:del w:id="419"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20" w:author="簡琦欣" w:date="2023-03-23T15:58:00Z"/>
                <w:sz w:val="17"/>
                <w:szCs w:val="17"/>
                <w:lang w:eastAsia="zh-TW"/>
              </w:rPr>
            </w:pPr>
            <w:del w:id="421"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22" w:author="簡琦欣" w:date="2023-03-23T15:58:00Z"/>
                <w:sz w:val="17"/>
                <w:szCs w:val="17"/>
                <w:lang w:eastAsia="zh-TW"/>
              </w:rPr>
            </w:pPr>
            <w:del w:id="423"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4" w:author="簡琦欣" w:date="2023-03-23T15:58:00Z"/>
                <w:sz w:val="17"/>
                <w:szCs w:val="17"/>
                <w:lang w:eastAsia="zh-TW"/>
              </w:rPr>
            </w:pPr>
            <w:del w:id="425"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6" w:author="簡琦欣" w:date="2023-03-23T15:58:00Z"/>
                <w:sz w:val="17"/>
                <w:szCs w:val="17"/>
                <w:lang w:eastAsia="zh-TW"/>
              </w:rPr>
            </w:pPr>
            <w:del w:id="427"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8" w:author="簡琦欣" w:date="2023-03-23T15:58:00Z"/>
                <w:sz w:val="17"/>
                <w:szCs w:val="17"/>
                <w:lang w:eastAsia="zh-TW"/>
              </w:rPr>
            </w:pPr>
            <w:del w:id="429"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30" w:author="簡琦欣" w:date="2023-03-23T15:58:00Z"/>
                <w:sz w:val="17"/>
                <w:szCs w:val="17"/>
                <w:lang w:eastAsia="zh-TW"/>
              </w:rPr>
            </w:pPr>
            <w:del w:id="431"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32"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33" w:author="簡琦欣" w:date="2023-03-23T15:58:00Z"/>
                <w:sz w:val="17"/>
                <w:szCs w:val="17"/>
                <w:lang w:eastAsia="zh-TW"/>
              </w:rPr>
            </w:pPr>
            <w:del w:id="434"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5" w:author="簡琦欣" w:date="2023-03-23T15:58:00Z"/>
                <w:sz w:val="17"/>
                <w:szCs w:val="17"/>
              </w:rPr>
            </w:pPr>
            <w:del w:id="436"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7" w:author="簡琦欣" w:date="2023-03-23T15:58:00Z"/>
                <w:sz w:val="17"/>
                <w:szCs w:val="17"/>
                <w:lang w:eastAsia="zh-TW"/>
              </w:rPr>
            </w:pPr>
            <w:del w:id="438"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9" w:author="簡琦欣" w:date="2023-03-23T15:58:00Z"/>
                <w:sz w:val="17"/>
                <w:szCs w:val="17"/>
              </w:rPr>
            </w:pPr>
            <w:del w:id="440"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41" w:author="簡琦欣" w:date="2023-03-23T15:58:00Z"/>
                <w:sz w:val="17"/>
                <w:szCs w:val="17"/>
              </w:rPr>
            </w:pPr>
            <w:del w:id="442"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43" w:author="簡琦欣" w:date="2023-03-23T15:58:00Z"/>
                <w:sz w:val="17"/>
                <w:szCs w:val="17"/>
                <w:lang w:eastAsia="zh-TW"/>
              </w:rPr>
            </w:pPr>
            <w:del w:id="444"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6" w:author="簡琦欣" w:date="2023-03-23T15:58:00Z"/>
                <w:sz w:val="17"/>
                <w:szCs w:val="17"/>
                <w:lang w:eastAsia="zh-TW"/>
              </w:rPr>
            </w:pPr>
            <w:del w:id="447"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8" w:author="簡琦欣" w:date="2023-03-23T15:58:00Z"/>
                <w:sz w:val="17"/>
                <w:szCs w:val="17"/>
              </w:rPr>
            </w:pPr>
            <w:del w:id="449"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50" w:author="簡琦欣" w:date="2023-03-23T15:58:00Z"/>
                <w:sz w:val="17"/>
                <w:szCs w:val="17"/>
              </w:rPr>
            </w:pPr>
            <w:del w:id="451"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52" w:author="簡琦欣" w:date="2023-03-23T15:58:00Z"/>
                <w:sz w:val="17"/>
                <w:szCs w:val="17"/>
              </w:rPr>
            </w:pPr>
            <w:del w:id="45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4" w:author="簡琦欣" w:date="2023-03-23T15:58:00Z"/>
                <w:sz w:val="17"/>
                <w:szCs w:val="17"/>
                <w:lang w:eastAsia="zh-TW"/>
              </w:rPr>
            </w:pPr>
            <w:del w:id="455"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6" w:author="簡琦欣" w:date="2023-03-23T15:58:00Z"/>
                <w:sz w:val="17"/>
                <w:szCs w:val="17"/>
                <w:lang w:eastAsia="zh-TW"/>
              </w:rPr>
            </w:pPr>
            <w:del w:id="457" w:author="簡琦欣" w:date="2023-03-23T15:58:00Z">
              <w:r>
                <w:rPr>
                  <w:rFonts w:hint="eastAsia"/>
                  <w:sz w:val="17"/>
                  <w:szCs w:val="17"/>
                  <w:lang w:eastAsia="zh-TW"/>
                </w:rPr>
                <w:delText>幣別</w:delText>
              </w:r>
            </w:del>
          </w:p>
        </w:tc>
      </w:tr>
      <w:tr w:rsidR="001B18C9" w14:paraId="0607542F" w14:textId="77777777" w:rsidTr="001B18C9">
        <w:trPr>
          <w:cantSplit/>
          <w:trHeight w:val="287"/>
          <w:del w:id="458"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9" w:author="簡琦欣" w:date="2023-03-23T15:58:00Z"/>
                <w:sz w:val="17"/>
                <w:szCs w:val="17"/>
                <w:lang w:eastAsia="zh-TW"/>
              </w:rPr>
            </w:pPr>
            <w:del w:id="460"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61" w:author="簡琦欣" w:date="2023-03-23T15:58:00Z"/>
                <w:sz w:val="17"/>
                <w:szCs w:val="17"/>
              </w:rPr>
            </w:pPr>
            <w:del w:id="462"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63" w:author="簡琦欣" w:date="2023-03-23T15:58:00Z"/>
                <w:sz w:val="17"/>
                <w:szCs w:val="17"/>
              </w:rPr>
            </w:pPr>
            <w:del w:id="464"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5" w:author="簡琦欣" w:date="2023-03-23T15:58:00Z"/>
                <w:sz w:val="17"/>
                <w:szCs w:val="17"/>
              </w:rPr>
            </w:pPr>
            <w:del w:id="466"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7" w:author="簡琦欣" w:date="2023-03-23T15:58:00Z"/>
                <w:sz w:val="17"/>
                <w:szCs w:val="17"/>
                <w:lang w:eastAsia="zh-TW"/>
              </w:rPr>
            </w:pPr>
            <w:del w:id="468"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9" w:author="簡琦欣" w:date="2023-03-23T15:58:00Z"/>
                <w:sz w:val="17"/>
                <w:szCs w:val="17"/>
                <w:lang w:eastAsia="zh-TW"/>
              </w:rPr>
            </w:pPr>
            <w:del w:id="470"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71" w:author="ST1-ChihWei" w:date="2023-03-29T17:04:00Z"/>
          <w:rFonts w:ascii="標楷體" w:eastAsiaTheme="minorEastAsia" w:hAnsi="標楷體"/>
          <w:sz w:val="20"/>
          <w:lang w:eastAsia="zh-CN"/>
        </w:rPr>
        <w:pPrChange w:id="472"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73" w:author="簡琦欣" w:date="2023-03-23T16:02:00Z">
        <w:r>
          <w:rPr>
            <w:rFonts w:ascii="標楷體" w:hAnsi="標楷體" w:hint="eastAsia"/>
            <w:b/>
            <w:bCs/>
            <w:i/>
            <w:iCs/>
            <w:color w:val="000000" w:themeColor="text1"/>
            <w:sz w:val="24"/>
            <w:szCs w:val="24"/>
          </w:rPr>
          <w:t>Response</w:t>
        </w:r>
      </w:ins>
      <w:del w:id="474" w:author="簡琦欣" w:date="2023-03-23T16:02:00Z">
        <w:r>
          <w:rPr>
            <w:rFonts w:ascii="標楷體" w:hAnsi="標楷體" w:hint="eastAsia"/>
            <w:b/>
            <w:bCs/>
            <w:i/>
            <w:iCs/>
            <w:color w:val="000000" w:themeColor="text1"/>
            <w:sz w:val="24"/>
            <w:szCs w:val="24"/>
          </w:rPr>
          <w:delText>Request</w:delText>
        </w:r>
      </w:del>
      <w:del w:id="475"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r>
              <w:rPr>
                <w:rFonts w:hint="eastAsia"/>
              </w:rPr>
              <w:t>Yyyymmdd(</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r>
              <w:rPr>
                <w:rFonts w:hint="eastAsia"/>
              </w:rPr>
              <w:t>hhmmssss</w:t>
            </w:r>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lastRenderedPageBreak/>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r>
              <w:rPr>
                <w:rFonts w:hint="eastAsia"/>
                <w:color w:val="000000" w:themeColor="text1"/>
              </w:rPr>
              <w:t>ErrMsg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6"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7" w:author="簡琦欣" w:date="2023-03-23T15:58:00Z"/>
                <w:sz w:val="17"/>
                <w:szCs w:val="17"/>
                <w:lang w:eastAsia="zh-TW"/>
              </w:rPr>
            </w:pPr>
            <w:del w:id="478"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9" w:author="簡琦欣" w:date="2023-03-23T15:58:00Z"/>
                <w:sz w:val="17"/>
                <w:szCs w:val="17"/>
                <w:lang w:eastAsia="zh-TW"/>
              </w:rPr>
            </w:pPr>
            <w:del w:id="480"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81" w:author="簡琦欣" w:date="2023-03-23T15:58:00Z"/>
                <w:b/>
                <w:sz w:val="17"/>
                <w:szCs w:val="17"/>
                <w:lang w:eastAsia="zh-TW"/>
              </w:rPr>
            </w:pPr>
            <w:del w:id="482"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83" w:author="簡琦欣" w:date="2023-03-23T15:58:00Z"/>
                <w:sz w:val="17"/>
                <w:szCs w:val="17"/>
                <w:lang w:eastAsia="zh-TW"/>
              </w:rPr>
            </w:pPr>
            <w:del w:id="484"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5" w:author="簡琦欣" w:date="2023-03-23T15:58:00Z"/>
                <w:sz w:val="17"/>
                <w:szCs w:val="17"/>
                <w:lang w:eastAsia="zh-TW"/>
              </w:rPr>
            </w:pPr>
            <w:del w:id="486"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7" w:author="簡琦欣" w:date="2023-03-23T15:58:00Z"/>
                <w:sz w:val="17"/>
                <w:szCs w:val="17"/>
                <w:lang w:eastAsia="zh-TW"/>
              </w:rPr>
            </w:pPr>
            <w:del w:id="488"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9"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90" w:author="簡琦欣" w:date="2023-03-23T16:46:00Z"/>
                <w:sz w:val="17"/>
                <w:szCs w:val="17"/>
              </w:rPr>
            </w:pPr>
            <w:del w:id="491"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92" w:author="簡琦欣" w:date="2023-03-23T16:46:00Z"/>
                <w:sz w:val="17"/>
                <w:szCs w:val="17"/>
              </w:rPr>
            </w:pPr>
            <w:del w:id="493" w:author="簡琦欣" w:date="2023-03-23T16:43:00Z">
              <w:r>
                <w:rPr>
                  <w:rFonts w:hint="eastAsia"/>
                  <w:sz w:val="17"/>
                  <w:szCs w:val="17"/>
                </w:rPr>
                <w:delText xml:space="preserve">└ </w:delText>
              </w:r>
            </w:del>
            <w:del w:id="494"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5" w:author="簡琦欣" w:date="2023-03-23T16:46:00Z"/>
                <w:sz w:val="17"/>
                <w:szCs w:val="17"/>
                <w:lang w:eastAsia="zh-TW"/>
              </w:rPr>
            </w:pPr>
            <w:del w:id="496"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7"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8" w:author="簡琦欣" w:date="2023-03-23T16:46:00Z"/>
                <w:sz w:val="17"/>
                <w:szCs w:val="17"/>
              </w:rPr>
            </w:pPr>
            <w:del w:id="499"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500" w:author="簡琦欣" w:date="2023-03-23T16:40:00Z"/>
                <w:sz w:val="17"/>
                <w:szCs w:val="17"/>
                <w:lang w:eastAsia="zh-TW"/>
              </w:rPr>
            </w:pPr>
            <w:del w:id="501"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502" w:author="簡琦欣" w:date="2023-03-23T16:40:00Z"/>
                <w:sz w:val="17"/>
                <w:szCs w:val="17"/>
                <w:lang w:eastAsia="zh-TW"/>
              </w:rPr>
            </w:pPr>
            <w:del w:id="503"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4" w:author="簡琦欣" w:date="2023-03-23T16:40:00Z"/>
                <w:sz w:val="17"/>
                <w:szCs w:val="17"/>
                <w:lang w:eastAsia="zh-TW"/>
              </w:rPr>
            </w:pPr>
            <w:del w:id="505"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6" w:author="簡琦欣" w:date="2023-03-23T16:46:00Z"/>
                <w:sz w:val="17"/>
                <w:szCs w:val="17"/>
                <w:lang w:eastAsia="zh-TW"/>
              </w:rPr>
            </w:pPr>
            <w:del w:id="507"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8"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9" w:author="簡琦欣" w:date="2023-03-23T16:43:00Z">
              <w:r>
                <w:rPr>
                  <w:rFonts w:hint="eastAsia"/>
                  <w:sz w:val="17"/>
                  <w:szCs w:val="17"/>
                  <w:lang w:eastAsia="zh-TW"/>
                </w:rPr>
                <w:delText>└</w:delText>
              </w:r>
            </w:del>
            <w:ins w:id="510" w:author="簡琦欣" w:date="2023-03-23T16:40:00Z">
              <w:r>
                <w:rPr>
                  <w:rFonts w:hint="eastAsia"/>
                  <w:sz w:val="17"/>
                  <w:szCs w:val="17"/>
                </w:rPr>
                <w:t>CustNo</w:t>
              </w:r>
            </w:ins>
            <w:del w:id="511"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12" w:author="簡琦欣" w:date="2023-03-23T16:40:00Z">
              <w:r>
                <w:rPr>
                  <w:rFonts w:hint="eastAsia"/>
                  <w:sz w:val="17"/>
                  <w:szCs w:val="17"/>
                </w:rPr>
                <w:t>7</w:t>
              </w:r>
            </w:ins>
            <w:del w:id="513"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4" w:author="簡琦欣" w:date="2023-03-23T16:39:00Z">
              <w:r>
                <w:rPr>
                  <w:rFonts w:hint="eastAsia"/>
                  <w:sz w:val="17"/>
                  <w:szCs w:val="17"/>
                </w:rPr>
                <w:t>Yes</w:t>
              </w:r>
            </w:ins>
            <w:del w:id="515"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6" w:author="簡琦欣" w:date="2023-03-23T16:39:00Z">
              <w:r>
                <w:rPr>
                  <w:rFonts w:hint="eastAsia"/>
                  <w:sz w:val="17"/>
                  <w:szCs w:val="17"/>
                  <w:lang w:eastAsia="zh-TW"/>
                </w:rPr>
                <w:t>Out</w:t>
              </w:r>
              <w:r>
                <w:rPr>
                  <w:rFonts w:hint="eastAsia"/>
                  <w:sz w:val="17"/>
                  <w:szCs w:val="17"/>
                </w:rPr>
                <w:t xml:space="preserve"> </w:t>
              </w:r>
            </w:ins>
            <w:del w:id="517"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8" w:author="簡琦欣" w:date="2023-03-23T16:41:00Z"/>
                <w:sz w:val="17"/>
                <w:szCs w:val="17"/>
                <w:lang w:eastAsia="zh-TW"/>
              </w:rPr>
            </w:pPr>
            <w:ins w:id="519" w:author="簡琦欣" w:date="2023-03-23T16:41:00Z">
              <w:r>
                <w:rPr>
                  <w:rFonts w:hint="eastAsia"/>
                  <w:sz w:val="17"/>
                  <w:szCs w:val="17"/>
                  <w:lang w:eastAsia="zh-TW"/>
                </w:rPr>
                <w:t>借款人戶號</w:t>
              </w:r>
            </w:ins>
            <w:del w:id="520"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21"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22"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23" w:author="簡琦欣" w:date="2023-03-23T16:43:00Z">
              <w:r>
                <w:rPr>
                  <w:rFonts w:hint="eastAsia"/>
                  <w:sz w:val="17"/>
                  <w:szCs w:val="17"/>
                  <w:lang w:eastAsia="zh-TW"/>
                </w:rPr>
                <w:delText>└</w:delText>
              </w:r>
            </w:del>
            <w:r>
              <w:rPr>
                <w:rFonts w:hint="eastAsia"/>
                <w:sz w:val="17"/>
                <w:szCs w:val="17"/>
              </w:rPr>
              <w:t>CustName</w:t>
            </w:r>
            <w:del w:id="524"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5"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6" w:author="簡琦欣" w:date="2023-03-23T16:39:00Z">
              <w:r>
                <w:rPr>
                  <w:rFonts w:hint="eastAsia"/>
                  <w:sz w:val="17"/>
                  <w:szCs w:val="17"/>
                </w:rPr>
                <w:t>Yes</w:t>
              </w:r>
            </w:ins>
            <w:del w:id="527"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8" w:author="簡琦欣" w:date="2023-03-23T16:39:00Z">
              <w:r>
                <w:rPr>
                  <w:rFonts w:hint="eastAsia"/>
                  <w:sz w:val="17"/>
                  <w:szCs w:val="17"/>
                  <w:lang w:eastAsia="zh-TW"/>
                </w:rPr>
                <w:t>Out</w:t>
              </w:r>
              <w:r>
                <w:rPr>
                  <w:rFonts w:hint="eastAsia"/>
                  <w:sz w:val="17"/>
                  <w:szCs w:val="17"/>
                </w:rPr>
                <w:t xml:space="preserve"> </w:t>
              </w:r>
            </w:ins>
            <w:del w:id="529"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30" w:author="簡琦欣" w:date="2023-03-23T16:41:00Z">
              <w:r>
                <w:rPr>
                  <w:rFonts w:hint="eastAsia"/>
                  <w:sz w:val="17"/>
                  <w:szCs w:val="17"/>
                  <w:lang w:eastAsia="zh-TW"/>
                </w:rPr>
                <w:delText>幣別</w:delText>
              </w:r>
            </w:del>
          </w:p>
        </w:tc>
      </w:tr>
      <w:tr w:rsidR="001B18C9" w14:paraId="458C0175" w14:textId="77777777" w:rsidTr="001B18C9">
        <w:trPr>
          <w:cantSplit/>
          <w:trHeight w:val="287"/>
          <w:del w:id="531"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32" w:author="簡琦欣" w:date="2023-03-23T16:42:00Z"/>
                <w:sz w:val="17"/>
                <w:szCs w:val="17"/>
              </w:rPr>
            </w:pPr>
            <w:del w:id="533"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4" w:author="簡琦欣" w:date="2023-03-23T16:42:00Z"/>
                <w:sz w:val="17"/>
                <w:szCs w:val="17"/>
                <w:lang w:eastAsia="zh-TW"/>
              </w:rPr>
            </w:pPr>
            <w:del w:id="535"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6" w:author="簡琦欣" w:date="2023-03-23T16:42:00Z"/>
                <w:sz w:val="17"/>
                <w:szCs w:val="17"/>
                <w:lang w:eastAsia="zh-TW"/>
              </w:rPr>
            </w:pPr>
            <w:del w:id="537"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8" w:author="簡琦欣" w:date="2023-03-23T16:42:00Z"/>
                <w:sz w:val="17"/>
                <w:szCs w:val="17"/>
              </w:rPr>
            </w:pPr>
            <w:del w:id="539"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40" w:author="簡琦欣" w:date="2023-03-23T16:42:00Z"/>
                <w:sz w:val="17"/>
                <w:szCs w:val="17"/>
              </w:rPr>
            </w:pPr>
            <w:del w:id="541"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42" w:author="簡琦欣" w:date="2023-03-23T16:42:00Z"/>
                <w:sz w:val="17"/>
                <w:szCs w:val="17"/>
                <w:lang w:eastAsia="zh-TW"/>
              </w:rPr>
            </w:pPr>
            <w:del w:id="543"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4"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5" w:author="簡琦欣" w:date="2023-03-23T16:42:00Z"/>
                <w:sz w:val="17"/>
                <w:szCs w:val="17"/>
              </w:rPr>
            </w:pPr>
            <w:del w:id="546"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7" w:author="簡琦欣" w:date="2023-03-23T16:42:00Z"/>
                <w:sz w:val="17"/>
                <w:szCs w:val="17"/>
                <w:lang w:eastAsia="zh-TW"/>
              </w:rPr>
            </w:pPr>
            <w:del w:id="548"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9" w:author="簡琦欣" w:date="2023-03-23T16:42:00Z"/>
                <w:sz w:val="17"/>
                <w:szCs w:val="17"/>
                <w:lang w:eastAsia="zh-TW"/>
              </w:rPr>
            </w:pPr>
            <w:del w:id="550"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51" w:author="簡琦欣" w:date="2023-03-23T16:42:00Z"/>
                <w:sz w:val="17"/>
                <w:szCs w:val="17"/>
              </w:rPr>
            </w:pPr>
            <w:del w:id="552"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53" w:author="簡琦欣" w:date="2023-03-23T16:42:00Z"/>
                <w:sz w:val="17"/>
                <w:szCs w:val="17"/>
              </w:rPr>
            </w:pPr>
            <w:del w:id="554"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5" w:author="簡琦欣" w:date="2023-03-23T16:42:00Z"/>
                <w:sz w:val="17"/>
                <w:szCs w:val="17"/>
                <w:lang w:eastAsia="zh-TW"/>
              </w:rPr>
            </w:pPr>
            <w:del w:id="556" w:author="簡琦欣" w:date="2023-03-23T16:38:00Z">
              <w:r>
                <w:rPr>
                  <w:rFonts w:hint="eastAsia"/>
                  <w:sz w:val="17"/>
                  <w:szCs w:val="17"/>
                  <w:lang w:eastAsia="zh-TW"/>
                </w:rPr>
                <w:delText>序號</w:delText>
              </w:r>
            </w:del>
          </w:p>
        </w:tc>
      </w:tr>
      <w:tr w:rsidR="001B18C9" w14:paraId="4E6682F9" w14:textId="77777777" w:rsidTr="001B18C9">
        <w:trPr>
          <w:cantSplit/>
          <w:trHeight w:val="287"/>
          <w:del w:id="5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8" w:author="簡琦欣" w:date="2023-03-23T16:03:00Z"/>
                <w:sz w:val="17"/>
                <w:szCs w:val="17"/>
              </w:rPr>
            </w:pPr>
            <w:del w:id="559"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60" w:author="簡琦欣" w:date="2023-03-23T16:03:00Z"/>
                <w:sz w:val="17"/>
                <w:szCs w:val="17"/>
                <w:lang w:eastAsia="zh-TW"/>
              </w:rPr>
            </w:pPr>
            <w:del w:id="56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62" w:author="簡琦欣" w:date="2023-03-23T16:03:00Z"/>
                <w:sz w:val="17"/>
                <w:szCs w:val="17"/>
                <w:lang w:eastAsia="zh-TW"/>
              </w:rPr>
            </w:pPr>
            <w:del w:id="563"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4" w:author="簡琦欣" w:date="2023-03-23T16:03:00Z"/>
                <w:sz w:val="17"/>
                <w:szCs w:val="17"/>
              </w:rPr>
            </w:pPr>
            <w:del w:id="56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6" w:author="簡琦欣" w:date="2023-03-23T16:03:00Z"/>
                <w:sz w:val="17"/>
                <w:szCs w:val="17"/>
              </w:rPr>
            </w:pPr>
            <w:del w:id="56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8" w:author="簡琦欣" w:date="2023-03-23T16:03:00Z"/>
                <w:sz w:val="17"/>
                <w:szCs w:val="17"/>
                <w:lang w:eastAsia="zh-TW"/>
              </w:rPr>
            </w:pPr>
            <w:del w:id="569"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7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71" w:author="簡琦欣" w:date="2023-03-23T16:03:00Z"/>
                <w:sz w:val="17"/>
                <w:szCs w:val="17"/>
              </w:rPr>
            </w:pPr>
            <w:del w:id="572"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73" w:author="簡琦欣" w:date="2023-03-23T16:03:00Z"/>
                <w:sz w:val="17"/>
                <w:szCs w:val="17"/>
                <w:lang w:eastAsia="zh-TW"/>
              </w:rPr>
            </w:pPr>
            <w:del w:id="57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5" w:author="簡琦欣" w:date="2023-03-23T16:03:00Z"/>
                <w:sz w:val="17"/>
                <w:szCs w:val="17"/>
                <w:lang w:eastAsia="zh-TW"/>
              </w:rPr>
            </w:pPr>
            <w:del w:id="576"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7" w:author="簡琦欣" w:date="2023-03-23T16:03:00Z"/>
                <w:sz w:val="17"/>
                <w:szCs w:val="17"/>
              </w:rPr>
            </w:pPr>
            <w:del w:id="57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9" w:author="簡琦欣" w:date="2023-03-23T16:03:00Z"/>
                <w:sz w:val="17"/>
                <w:szCs w:val="17"/>
              </w:rPr>
            </w:pPr>
            <w:del w:id="5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81" w:author="簡琦欣" w:date="2023-03-23T16:03:00Z"/>
                <w:sz w:val="17"/>
                <w:szCs w:val="17"/>
                <w:lang w:eastAsia="zh-TW"/>
              </w:rPr>
            </w:pPr>
            <w:del w:id="582"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8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4" w:author="簡琦欣" w:date="2023-03-23T16:03:00Z"/>
                <w:sz w:val="17"/>
                <w:szCs w:val="17"/>
              </w:rPr>
            </w:pPr>
            <w:del w:id="585"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6" w:author="簡琦欣" w:date="2023-03-23T16:03:00Z"/>
                <w:sz w:val="17"/>
                <w:szCs w:val="17"/>
                <w:lang w:eastAsia="zh-TW"/>
              </w:rPr>
            </w:pPr>
            <w:del w:id="58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8" w:author="簡琦欣" w:date="2023-03-23T16:03:00Z"/>
                <w:sz w:val="17"/>
                <w:szCs w:val="17"/>
                <w:lang w:eastAsia="zh-TW"/>
              </w:rPr>
            </w:pPr>
            <w:del w:id="589"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90" w:author="簡琦欣" w:date="2023-03-23T16:03:00Z"/>
                <w:sz w:val="17"/>
                <w:szCs w:val="17"/>
              </w:rPr>
            </w:pPr>
            <w:del w:id="59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92" w:author="簡琦欣" w:date="2023-03-23T16:03:00Z"/>
                <w:sz w:val="17"/>
                <w:szCs w:val="17"/>
              </w:rPr>
            </w:pPr>
            <w:del w:id="5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4" w:author="簡琦欣" w:date="2023-03-23T16:03:00Z"/>
                <w:sz w:val="17"/>
                <w:szCs w:val="17"/>
                <w:lang w:eastAsia="zh-TW"/>
              </w:rPr>
            </w:pPr>
            <w:del w:id="595"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7" w:author="簡琦欣" w:date="2023-03-23T16:03:00Z"/>
                <w:sz w:val="17"/>
                <w:szCs w:val="17"/>
              </w:rPr>
            </w:pPr>
            <w:del w:id="598"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9" w:author="簡琦欣" w:date="2023-03-23T16:03:00Z"/>
                <w:sz w:val="17"/>
                <w:szCs w:val="17"/>
                <w:lang w:eastAsia="zh-TW"/>
              </w:rPr>
            </w:pPr>
            <w:del w:id="600"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601" w:author="簡琦欣" w:date="2023-03-23T16:03:00Z"/>
                <w:sz w:val="17"/>
                <w:szCs w:val="17"/>
                <w:lang w:eastAsia="zh-TW"/>
              </w:rPr>
            </w:pPr>
            <w:del w:id="602"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603" w:author="簡琦欣" w:date="2023-03-23T16:03:00Z"/>
                <w:sz w:val="17"/>
                <w:szCs w:val="17"/>
              </w:rPr>
            </w:pPr>
            <w:del w:id="60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5" w:author="簡琦欣" w:date="2023-03-23T16:03:00Z"/>
                <w:sz w:val="17"/>
                <w:szCs w:val="17"/>
              </w:rPr>
            </w:pPr>
            <w:del w:id="6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7" w:author="簡琦欣" w:date="2023-03-23T16:03:00Z"/>
                <w:sz w:val="17"/>
                <w:szCs w:val="17"/>
                <w:lang w:eastAsia="zh-TW"/>
              </w:rPr>
            </w:pPr>
            <w:del w:id="608"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10" w:author="簡琦欣" w:date="2023-03-23T16:03:00Z"/>
                <w:sz w:val="17"/>
                <w:szCs w:val="17"/>
              </w:rPr>
            </w:pPr>
            <w:del w:id="611"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12" w:author="簡琦欣" w:date="2023-03-23T16:03:00Z"/>
                <w:sz w:val="17"/>
                <w:szCs w:val="17"/>
                <w:lang w:eastAsia="zh-TW"/>
              </w:rPr>
            </w:pPr>
            <w:del w:id="61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4" w:author="簡琦欣" w:date="2023-03-23T16:03:00Z"/>
                <w:sz w:val="17"/>
                <w:szCs w:val="17"/>
                <w:lang w:eastAsia="zh-TW"/>
              </w:rPr>
            </w:pPr>
            <w:del w:id="615"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6" w:author="簡琦欣" w:date="2023-03-23T16:03:00Z"/>
                <w:sz w:val="17"/>
                <w:szCs w:val="17"/>
              </w:rPr>
            </w:pPr>
            <w:del w:id="61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8" w:author="簡琦欣" w:date="2023-03-23T16:03:00Z"/>
                <w:sz w:val="17"/>
                <w:szCs w:val="17"/>
                <w:lang w:eastAsia="zh-TW"/>
              </w:rPr>
            </w:pPr>
            <w:del w:id="61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20" w:author="簡琦欣" w:date="2023-03-23T16:03:00Z"/>
                <w:sz w:val="17"/>
                <w:szCs w:val="17"/>
                <w:lang w:eastAsia="zh-TW"/>
              </w:rPr>
            </w:pPr>
            <w:del w:id="621"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2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23" w:author="簡琦欣" w:date="2023-03-23T16:03:00Z"/>
                <w:sz w:val="17"/>
                <w:szCs w:val="17"/>
              </w:rPr>
            </w:pPr>
            <w:del w:id="624"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5" w:author="簡琦欣" w:date="2023-03-23T16:03:00Z"/>
                <w:sz w:val="17"/>
                <w:szCs w:val="17"/>
                <w:lang w:eastAsia="zh-TW"/>
              </w:rPr>
            </w:pPr>
            <w:del w:id="62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7" w:author="簡琦欣" w:date="2023-03-23T16:03:00Z"/>
                <w:sz w:val="17"/>
                <w:szCs w:val="17"/>
                <w:lang w:eastAsia="zh-TW"/>
              </w:rPr>
            </w:pPr>
            <w:del w:id="628"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9" w:author="簡琦欣" w:date="2023-03-23T16:03:00Z"/>
                <w:sz w:val="17"/>
                <w:szCs w:val="17"/>
              </w:rPr>
            </w:pPr>
            <w:del w:id="63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31" w:author="簡琦欣" w:date="2023-03-23T16:03:00Z"/>
                <w:sz w:val="17"/>
                <w:szCs w:val="17"/>
                <w:lang w:eastAsia="zh-TW"/>
              </w:rPr>
            </w:pPr>
            <w:del w:id="63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33" w:author="簡琦欣" w:date="2023-03-23T16:03:00Z"/>
                <w:sz w:val="17"/>
                <w:szCs w:val="17"/>
                <w:lang w:eastAsia="zh-TW"/>
              </w:rPr>
            </w:pPr>
            <w:del w:id="634"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6" w:author="簡琦欣" w:date="2023-03-23T16:03:00Z"/>
                <w:sz w:val="17"/>
                <w:szCs w:val="17"/>
              </w:rPr>
            </w:pPr>
            <w:del w:id="637"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8" w:author="簡琦欣" w:date="2023-03-23T16:03:00Z"/>
                <w:sz w:val="17"/>
                <w:szCs w:val="17"/>
                <w:lang w:eastAsia="zh-TW"/>
              </w:rPr>
            </w:pPr>
            <w:del w:id="63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40" w:author="簡琦欣" w:date="2023-03-23T16:03:00Z"/>
                <w:sz w:val="17"/>
                <w:szCs w:val="17"/>
                <w:lang w:eastAsia="zh-TW"/>
              </w:rPr>
            </w:pPr>
            <w:del w:id="641"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42" w:author="簡琦欣" w:date="2023-03-23T16:03:00Z"/>
                <w:sz w:val="17"/>
                <w:szCs w:val="17"/>
              </w:rPr>
            </w:pPr>
            <w:del w:id="64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4" w:author="簡琦欣" w:date="2023-03-23T16:03:00Z"/>
                <w:sz w:val="17"/>
                <w:szCs w:val="17"/>
                <w:lang w:eastAsia="zh-TW"/>
              </w:rPr>
            </w:pPr>
            <w:del w:id="64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6" w:author="簡琦欣" w:date="2023-03-23T16:03:00Z"/>
                <w:sz w:val="17"/>
                <w:szCs w:val="17"/>
                <w:lang w:eastAsia="zh-TW"/>
              </w:rPr>
            </w:pPr>
            <w:del w:id="647"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9" w:author="簡琦欣" w:date="2023-03-23T16:03:00Z"/>
                <w:sz w:val="17"/>
                <w:szCs w:val="17"/>
              </w:rPr>
            </w:pPr>
            <w:del w:id="650"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51" w:author="簡琦欣" w:date="2023-03-23T16:03:00Z"/>
                <w:sz w:val="17"/>
                <w:szCs w:val="17"/>
                <w:lang w:eastAsia="zh-TW"/>
              </w:rPr>
            </w:pPr>
            <w:del w:id="65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53" w:author="簡琦欣" w:date="2023-03-23T16:03:00Z"/>
                <w:sz w:val="17"/>
                <w:szCs w:val="17"/>
                <w:lang w:eastAsia="zh-TW"/>
              </w:rPr>
            </w:pPr>
            <w:del w:id="654"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5"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6" w:author="簡琦欣" w:date="2023-03-23T16:03:00Z"/>
                <w:sz w:val="17"/>
                <w:szCs w:val="17"/>
                <w:lang w:eastAsia="zh-TW"/>
              </w:rPr>
            </w:pPr>
            <w:del w:id="65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8" w:author="簡琦欣" w:date="2023-03-23T16:03:00Z"/>
                <w:sz w:val="17"/>
                <w:szCs w:val="17"/>
                <w:lang w:eastAsia="zh-TW"/>
              </w:rPr>
            </w:pPr>
            <w:del w:id="659"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6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61" w:author="簡琦欣" w:date="2023-03-23T16:03:00Z"/>
                <w:sz w:val="17"/>
                <w:szCs w:val="17"/>
              </w:rPr>
            </w:pPr>
            <w:del w:id="662"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63" w:author="簡琦欣" w:date="2023-03-23T16:03:00Z"/>
                <w:sz w:val="17"/>
                <w:szCs w:val="17"/>
                <w:lang w:eastAsia="zh-TW"/>
              </w:rPr>
            </w:pPr>
            <w:del w:id="66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5" w:author="簡琦欣" w:date="2023-03-23T16:03:00Z"/>
                <w:sz w:val="17"/>
                <w:szCs w:val="17"/>
                <w:lang w:eastAsia="zh-TW"/>
              </w:rPr>
            </w:pPr>
            <w:del w:id="666"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7" w:author="簡琦欣" w:date="2023-03-23T16:03:00Z"/>
                <w:sz w:val="17"/>
                <w:szCs w:val="17"/>
              </w:rPr>
            </w:pPr>
            <w:del w:id="66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9" w:author="簡琦欣" w:date="2023-03-23T16:03:00Z"/>
                <w:sz w:val="17"/>
                <w:szCs w:val="17"/>
                <w:lang w:eastAsia="zh-TW"/>
              </w:rPr>
            </w:pPr>
            <w:del w:id="67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71" w:author="簡琦欣" w:date="2023-03-23T16:03:00Z"/>
                <w:sz w:val="17"/>
                <w:szCs w:val="17"/>
                <w:lang w:eastAsia="zh-TW"/>
              </w:rPr>
            </w:pPr>
            <w:del w:id="672" w:author="簡琦欣" w:date="2023-03-23T16:03:00Z">
              <w:r>
                <w:rPr>
                  <w:rFonts w:hint="eastAsia"/>
                  <w:sz w:val="17"/>
                  <w:szCs w:val="17"/>
                  <w:lang w:eastAsia="zh-TW"/>
                </w:rPr>
                <w:delText>金額</w:delText>
              </w:r>
            </w:del>
          </w:p>
        </w:tc>
      </w:tr>
      <w:tr w:rsidR="001B18C9" w14:paraId="160AF5AA" w14:textId="77777777" w:rsidTr="001B18C9">
        <w:trPr>
          <w:cantSplit/>
          <w:trHeight w:val="287"/>
          <w:del w:id="67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4" w:author="簡琦欣" w:date="2023-03-23T16:03:00Z"/>
                <w:sz w:val="17"/>
                <w:szCs w:val="17"/>
                <w:lang w:eastAsia="zh-TW"/>
              </w:rPr>
            </w:pPr>
            <w:del w:id="675"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6" w:author="簡琦欣" w:date="2023-03-23T16:03:00Z"/>
                <w:sz w:val="17"/>
                <w:szCs w:val="17"/>
                <w:lang w:eastAsia="zh-TW"/>
              </w:rPr>
            </w:pPr>
            <w:del w:id="67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8" w:author="簡琦欣" w:date="2023-03-23T16:03:00Z"/>
                <w:sz w:val="17"/>
                <w:szCs w:val="17"/>
                <w:lang w:eastAsia="zh-TW"/>
              </w:rPr>
            </w:pPr>
            <w:del w:id="679"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80"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81" w:author="簡琦欣" w:date="2023-03-23T16:03:00Z"/>
                <w:sz w:val="17"/>
                <w:szCs w:val="17"/>
                <w:lang w:eastAsia="zh-TW"/>
              </w:rPr>
            </w:pPr>
            <w:del w:id="68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83" w:author="簡琦欣" w:date="2023-03-23T16:03:00Z"/>
                <w:sz w:val="17"/>
                <w:szCs w:val="17"/>
                <w:lang w:eastAsia="zh-TW"/>
              </w:rPr>
            </w:pPr>
            <w:del w:id="684"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6" w:author="簡琦欣" w:date="2023-03-23T16:03:00Z"/>
                <w:sz w:val="17"/>
                <w:szCs w:val="17"/>
              </w:rPr>
            </w:pPr>
            <w:del w:id="687"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8" w:author="簡琦欣" w:date="2023-03-23T16:03:00Z"/>
                <w:sz w:val="17"/>
                <w:szCs w:val="17"/>
                <w:lang w:eastAsia="zh-TW"/>
              </w:rPr>
            </w:pPr>
            <w:del w:id="68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90" w:author="簡琦欣" w:date="2023-03-23T16:03:00Z"/>
                <w:sz w:val="17"/>
                <w:szCs w:val="17"/>
                <w:lang w:eastAsia="zh-TW"/>
              </w:rPr>
            </w:pPr>
            <w:del w:id="691"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92"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93" w:author="簡琦欣" w:date="2023-03-23T16:03:00Z"/>
                <w:sz w:val="17"/>
                <w:szCs w:val="17"/>
                <w:lang w:eastAsia="zh-TW"/>
              </w:rPr>
            </w:pPr>
            <w:del w:id="69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5" w:author="簡琦欣" w:date="2023-03-23T16:03:00Z"/>
                <w:sz w:val="17"/>
                <w:szCs w:val="17"/>
                <w:lang w:eastAsia="zh-TW"/>
              </w:rPr>
            </w:pPr>
            <w:del w:id="696"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8" w:author="簡琦欣" w:date="2023-03-23T16:03:00Z"/>
                <w:sz w:val="17"/>
                <w:szCs w:val="17"/>
              </w:rPr>
            </w:pPr>
            <w:del w:id="699"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700" w:author="簡琦欣" w:date="2023-03-23T16:03:00Z"/>
                <w:sz w:val="17"/>
                <w:szCs w:val="17"/>
                <w:lang w:eastAsia="zh-TW"/>
              </w:rPr>
            </w:pPr>
            <w:del w:id="701"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702" w:author="簡琦欣" w:date="2023-03-23T16:03:00Z"/>
                <w:sz w:val="17"/>
                <w:szCs w:val="17"/>
                <w:lang w:eastAsia="zh-TW"/>
              </w:rPr>
            </w:pPr>
            <w:del w:id="703"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4"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5" w:author="簡琦欣" w:date="2023-03-23T16:03:00Z"/>
                <w:sz w:val="17"/>
                <w:szCs w:val="17"/>
                <w:lang w:eastAsia="zh-TW"/>
              </w:rPr>
            </w:pPr>
            <w:del w:id="7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7" w:author="簡琦欣" w:date="2023-03-23T16:03:00Z"/>
                <w:sz w:val="17"/>
                <w:szCs w:val="17"/>
                <w:lang w:eastAsia="zh-TW"/>
              </w:rPr>
            </w:pPr>
            <w:del w:id="708"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r>
        <w:rPr>
          <w:rFonts w:ascii="標楷體" w:hAnsi="標楷體" w:hint="eastAsia"/>
          <w:b/>
          <w:bCs/>
          <w:i/>
          <w:iCs/>
          <w:color w:val="000000" w:themeColor="text1"/>
          <w:sz w:val="24"/>
          <w:szCs w:val="24"/>
        </w:rPr>
        <w:t xml:space="preserve">occursList </w:t>
      </w:r>
      <w:ins w:id="709" w:author="簡琦欣" w:date="2023-03-23T17:03:00Z">
        <w:r>
          <w:rPr>
            <w:rFonts w:ascii="標楷體" w:hAnsi="標楷體" w:hint="eastAsia"/>
            <w:b/>
            <w:bCs/>
            <w:i/>
            <w:iCs/>
            <w:color w:val="000000" w:themeColor="text1"/>
            <w:sz w:val="24"/>
            <w:szCs w:val="24"/>
          </w:rPr>
          <w:t>-</w:t>
        </w:r>
      </w:ins>
      <w:ins w:id="710"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11"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12"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13" w:author="簡琦欣" w:date="2023-03-23T15:58:00Z"/>
                <w:sz w:val="17"/>
                <w:szCs w:val="17"/>
                <w:lang w:eastAsia="zh-TW"/>
              </w:rPr>
            </w:pPr>
            <w:del w:id="714"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5" w:author="簡琦欣" w:date="2023-03-23T15:58:00Z"/>
                <w:sz w:val="17"/>
                <w:szCs w:val="17"/>
                <w:lang w:eastAsia="zh-TW"/>
              </w:rPr>
            </w:pPr>
            <w:del w:id="716"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7" w:author="簡琦欣" w:date="2023-03-23T15:58:00Z"/>
                <w:b/>
                <w:sz w:val="17"/>
                <w:szCs w:val="17"/>
                <w:lang w:eastAsia="zh-TW"/>
              </w:rPr>
            </w:pPr>
            <w:del w:id="718"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9" w:author="簡琦欣" w:date="2023-03-23T15:58:00Z"/>
                <w:sz w:val="17"/>
                <w:szCs w:val="17"/>
                <w:lang w:eastAsia="zh-TW"/>
              </w:rPr>
            </w:pPr>
            <w:del w:id="720"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21" w:author="簡琦欣" w:date="2023-03-23T15:58:00Z"/>
                <w:sz w:val="17"/>
                <w:szCs w:val="17"/>
                <w:lang w:eastAsia="zh-TW"/>
              </w:rPr>
            </w:pPr>
            <w:del w:id="722"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23" w:author="簡琦欣" w:date="2023-03-23T15:58:00Z"/>
                <w:sz w:val="17"/>
                <w:szCs w:val="17"/>
                <w:lang w:eastAsia="zh-TW"/>
              </w:rPr>
            </w:pPr>
            <w:del w:id="724"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5" w:author="簡琦欣" w:date="2023-03-23T15:58:00Z">
              <w:r>
                <w:rPr>
                  <w:rFonts w:hint="eastAsia"/>
                  <w:sz w:val="17"/>
                  <w:szCs w:val="17"/>
                  <w:lang w:eastAsia="zh-TW"/>
                </w:rPr>
                <w:t>1</w:t>
              </w:r>
            </w:ins>
            <w:del w:id="726"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7" w:author="簡琦欣" w:date="2023-03-23T16:43:00Z">
              <w:r>
                <w:rPr>
                  <w:rFonts w:hint="eastAsia"/>
                  <w:sz w:val="17"/>
                  <w:szCs w:val="17"/>
                  <w:lang w:eastAsia="zh-TW"/>
                </w:rPr>
                <w:delText>└</w:delText>
              </w:r>
            </w:del>
            <w:ins w:id="728" w:author="簡琦欣" w:date="2023-03-23T15:58:00Z">
              <w:r>
                <w:rPr>
                  <w:rFonts w:hint="eastAsia"/>
                  <w:sz w:val="17"/>
                  <w:szCs w:val="17"/>
                </w:rPr>
                <w:t>FacmNo</w:t>
              </w:r>
            </w:ins>
            <w:del w:id="729"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30" w:author="簡琦欣" w:date="2023-03-23T16:02:00Z">
              <w:r>
                <w:rPr>
                  <w:rFonts w:hint="eastAsia"/>
                  <w:sz w:val="17"/>
                  <w:szCs w:val="17"/>
                  <w:lang w:eastAsia="zh-TW"/>
                </w:rPr>
                <w:t>(3）</w:t>
              </w:r>
            </w:ins>
            <w:del w:id="731"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32" w:author="簡琦欣" w:date="2023-03-23T16:02:00Z">
              <w:r>
                <w:rPr>
                  <w:rFonts w:hint="eastAsia"/>
                  <w:sz w:val="17"/>
                  <w:szCs w:val="17"/>
                  <w:lang w:eastAsia="zh-TW"/>
                </w:rPr>
                <w:t>Out</w:t>
              </w:r>
              <w:r>
                <w:rPr>
                  <w:rFonts w:hint="eastAsia"/>
                  <w:sz w:val="17"/>
                  <w:szCs w:val="17"/>
                </w:rPr>
                <w:t xml:space="preserve"> </w:t>
              </w:r>
            </w:ins>
            <w:del w:id="733"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4" w:author="簡琦欣" w:date="2023-03-23T15:59:00Z">
              <w:r>
                <w:rPr>
                  <w:rFonts w:hint="eastAsia"/>
                  <w:sz w:val="17"/>
                  <w:szCs w:val="17"/>
                  <w:lang w:eastAsia="zh-TW"/>
                </w:rPr>
                <w:t>額度號碼</w:t>
              </w:r>
            </w:ins>
            <w:del w:id="735"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6"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7" w:author="簡琦欣" w:date="2023-03-23T16:43:00Z">
              <w:r>
                <w:rPr>
                  <w:rFonts w:hint="eastAsia"/>
                  <w:sz w:val="17"/>
                  <w:szCs w:val="17"/>
                  <w:lang w:eastAsia="zh-TW"/>
                </w:rPr>
                <w:delText>└</w:delText>
              </w:r>
            </w:del>
            <w:ins w:id="738" w:author="簡琦欣" w:date="2023-03-23T16:39:00Z">
              <w:r>
                <w:rPr>
                  <w:rFonts w:hint="eastAsia"/>
                  <w:sz w:val="17"/>
                  <w:szCs w:val="17"/>
                  <w:lang w:eastAsia="zh-TW"/>
                </w:rPr>
                <w:t>DrawdownDate</w:t>
              </w:r>
            </w:ins>
            <w:del w:id="739"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40" w:author="簡琦欣" w:date="2023-03-23T16:39:00Z">
              <w:r>
                <w:rPr>
                  <w:rFonts w:hint="eastAsia"/>
                  <w:sz w:val="17"/>
                  <w:szCs w:val="17"/>
                </w:rPr>
                <w:t>Yes</w:t>
              </w:r>
            </w:ins>
            <w:del w:id="74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42" w:author="簡琦欣" w:date="2023-03-23T16:39:00Z">
              <w:r>
                <w:rPr>
                  <w:rFonts w:hint="eastAsia"/>
                  <w:sz w:val="17"/>
                  <w:szCs w:val="17"/>
                  <w:lang w:eastAsia="zh-TW"/>
                </w:rPr>
                <w:t>Out</w:t>
              </w:r>
              <w:r>
                <w:rPr>
                  <w:rFonts w:hint="eastAsia"/>
                  <w:sz w:val="17"/>
                  <w:szCs w:val="17"/>
                </w:rPr>
                <w:t xml:space="preserve"> </w:t>
              </w:r>
            </w:ins>
            <w:del w:id="74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4" w:author="簡琦欣" w:date="2023-03-23T16:39:00Z">
              <w:r>
                <w:rPr>
                  <w:rFonts w:hint="eastAsia"/>
                  <w:sz w:val="17"/>
                  <w:szCs w:val="17"/>
                  <w:lang w:eastAsia="zh-TW"/>
                </w:rPr>
                <w:t>撥款日期</w:t>
              </w:r>
            </w:ins>
            <w:del w:id="745"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6" w:author="簡琦欣" w:date="2023-03-23T16:38:00Z">
              <w:r>
                <w:rPr>
                  <w:rFonts w:hint="eastAsia"/>
                  <w:sz w:val="17"/>
                  <w:szCs w:val="17"/>
                </w:rPr>
                <w:t>3</w:t>
              </w:r>
            </w:ins>
            <w:del w:id="747"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8" w:author="簡琦欣" w:date="2023-03-23T16:43:00Z">
              <w:r>
                <w:rPr>
                  <w:rFonts w:hint="eastAsia"/>
                  <w:sz w:val="17"/>
                  <w:szCs w:val="17"/>
                  <w:lang w:eastAsia="zh-TW"/>
                </w:rPr>
                <w:delText>└</w:delText>
              </w:r>
            </w:del>
            <w:ins w:id="749" w:author="簡琦欣" w:date="2023-03-23T16:39:00Z">
              <w:r>
                <w:rPr>
                  <w:rFonts w:hint="eastAsia"/>
                  <w:sz w:val="17"/>
                  <w:szCs w:val="17"/>
                  <w:lang w:eastAsia="zh-TW"/>
                </w:rPr>
                <w:t>MaturityDate</w:t>
              </w:r>
            </w:ins>
            <w:del w:id="750"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51" w:author="簡琦欣" w:date="2023-03-23T16:40:00Z">
              <w:r>
                <w:rPr>
                  <w:rFonts w:hint="eastAsia"/>
                  <w:sz w:val="17"/>
                  <w:szCs w:val="17"/>
                  <w:lang w:eastAsia="zh-TW"/>
                </w:rPr>
                <w:t>8</w:t>
              </w:r>
            </w:ins>
            <w:del w:id="752"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53" w:author="簡琦欣" w:date="2023-03-23T16:39:00Z">
              <w:r>
                <w:rPr>
                  <w:rFonts w:hint="eastAsia"/>
                  <w:sz w:val="17"/>
                  <w:szCs w:val="17"/>
                </w:rPr>
                <w:t>Yes</w:t>
              </w:r>
            </w:ins>
            <w:del w:id="754"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5" w:author="簡琦欣" w:date="2023-03-23T16:39:00Z">
              <w:r>
                <w:rPr>
                  <w:rFonts w:hint="eastAsia"/>
                  <w:sz w:val="17"/>
                  <w:szCs w:val="17"/>
                  <w:lang w:eastAsia="zh-TW"/>
                </w:rPr>
                <w:t>Out</w:t>
              </w:r>
              <w:r>
                <w:rPr>
                  <w:rFonts w:hint="eastAsia"/>
                  <w:sz w:val="17"/>
                  <w:szCs w:val="17"/>
                </w:rPr>
                <w:t xml:space="preserve"> </w:t>
              </w:r>
            </w:ins>
            <w:del w:id="75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7" w:author="簡琦欣" w:date="2023-03-23T16:39:00Z">
              <w:r>
                <w:rPr>
                  <w:rFonts w:hint="eastAsia"/>
                  <w:sz w:val="17"/>
                  <w:szCs w:val="17"/>
                  <w:lang w:eastAsia="zh-TW"/>
                </w:rPr>
                <w:t>到期日</w:t>
              </w:r>
            </w:ins>
            <w:ins w:id="758" w:author="簡琦欣" w:date="2023-03-23T16:40:00Z">
              <w:r>
                <w:rPr>
                  <w:rFonts w:hint="eastAsia"/>
                  <w:sz w:val="17"/>
                  <w:szCs w:val="17"/>
                  <w:lang w:eastAsia="zh-TW"/>
                </w:rPr>
                <w:t>（YYYYMMDD）</w:t>
              </w:r>
            </w:ins>
            <w:del w:id="759"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60"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61" w:author="簡琦欣" w:date="2023-03-23T16:45:00Z"/>
                <w:sz w:val="17"/>
                <w:szCs w:val="17"/>
              </w:rPr>
            </w:pPr>
            <w:ins w:id="762"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63" w:author="簡琦欣" w:date="2023-03-23T16:45:00Z"/>
                <w:sz w:val="17"/>
                <w:szCs w:val="17"/>
              </w:rPr>
            </w:pPr>
            <w:ins w:id="764" w:author="簡琦欣" w:date="2023-03-23T16:45:00Z">
              <w:r>
                <w:rPr>
                  <w:rFonts w:hint="eastAsia"/>
                  <w:sz w:val="17"/>
                  <w:szCs w:val="17"/>
                </w:rPr>
                <w:t>PrevIntDate</w:t>
              </w:r>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5" w:author="簡琦欣" w:date="2023-03-23T16:45:00Z"/>
                <w:sz w:val="17"/>
                <w:szCs w:val="17"/>
              </w:rPr>
            </w:pPr>
            <w:r>
              <w:rPr>
                <w:rFonts w:hint="eastAsia"/>
                <w:sz w:val="17"/>
                <w:szCs w:val="17"/>
                <w:lang w:eastAsia="zh-TW"/>
              </w:rPr>
              <w:t>9</w:t>
            </w:r>
            <w:ins w:id="766"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7" w:author="簡琦欣" w:date="2023-03-23T16:45:00Z"/>
                <w:sz w:val="17"/>
                <w:szCs w:val="17"/>
              </w:rPr>
            </w:pPr>
            <w:ins w:id="768"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9" w:author="簡琦欣" w:date="2023-03-23T16:45:00Z"/>
                <w:sz w:val="17"/>
                <w:szCs w:val="17"/>
              </w:rPr>
            </w:pPr>
            <w:ins w:id="770"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71" w:author="簡琦欣" w:date="2023-03-23T16:45:00Z"/>
                <w:sz w:val="17"/>
                <w:szCs w:val="17"/>
              </w:rPr>
            </w:pPr>
            <w:ins w:id="772"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73" w:author="簡琦欣" w:date="2023-03-23T16:46:00Z">
              <w:r>
                <w:rPr>
                  <w:rFonts w:hint="eastAsia"/>
                  <w:sz w:val="17"/>
                  <w:szCs w:val="17"/>
                </w:rPr>
                <w:t>5</w:t>
              </w:r>
            </w:ins>
            <w:del w:id="774"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5" w:author="簡琦欣" w:date="2023-03-23T16:43:00Z">
              <w:r>
                <w:rPr>
                  <w:rFonts w:hint="eastAsia"/>
                  <w:sz w:val="17"/>
                  <w:szCs w:val="17"/>
                  <w:lang w:eastAsia="zh-TW"/>
                </w:rPr>
                <w:delText>└</w:delText>
              </w:r>
            </w:del>
            <w:ins w:id="776" w:author="簡琦欣" w:date="2023-03-23T16:46:00Z">
              <w:r>
                <w:rPr>
                  <w:rFonts w:hint="eastAsia"/>
                  <w:sz w:val="17"/>
                  <w:szCs w:val="17"/>
                </w:rPr>
                <w:t>LoanBal</w:t>
              </w:r>
            </w:ins>
            <w:del w:id="777"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8" w:author="簡琦欣" w:date="2023-03-23T16:46:00Z">
              <w:r>
                <w:rPr>
                  <w:rFonts w:hint="eastAsia"/>
                  <w:sz w:val="17"/>
                  <w:szCs w:val="17"/>
                  <w:lang w:eastAsia="zh-TW"/>
                </w:rPr>
                <w:delText>Varchar2</w:delText>
              </w:r>
            </w:del>
            <w:r>
              <w:rPr>
                <w:rFonts w:hint="eastAsia"/>
                <w:sz w:val="17"/>
                <w:szCs w:val="17"/>
                <w:lang w:eastAsia="zh-TW"/>
              </w:rPr>
              <w:t>(</w:t>
            </w:r>
            <w:ins w:id="779" w:author="簡琦欣" w:date="2023-03-23T16:46:00Z">
              <w:r>
                <w:rPr>
                  <w:rFonts w:hint="eastAsia"/>
                  <w:sz w:val="17"/>
                  <w:szCs w:val="17"/>
                </w:rPr>
                <w:t>1</w:t>
              </w:r>
            </w:ins>
            <w:r>
              <w:rPr>
                <w:rFonts w:hint="eastAsia"/>
                <w:sz w:val="17"/>
                <w:szCs w:val="17"/>
                <w:lang w:eastAsia="zh-TW"/>
              </w:rPr>
              <w:t>5.2</w:t>
            </w:r>
            <w:del w:id="780"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81" w:author="簡琦欣" w:date="2023-03-23T16:39:00Z">
              <w:r>
                <w:rPr>
                  <w:rFonts w:hint="eastAsia"/>
                  <w:sz w:val="17"/>
                  <w:szCs w:val="17"/>
                </w:rPr>
                <w:t>Yes</w:t>
              </w:r>
            </w:ins>
            <w:del w:id="782"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83" w:author="簡琦欣" w:date="2023-03-23T16:39:00Z">
              <w:r>
                <w:rPr>
                  <w:rFonts w:hint="eastAsia"/>
                  <w:sz w:val="17"/>
                  <w:szCs w:val="17"/>
                  <w:lang w:eastAsia="zh-TW"/>
                </w:rPr>
                <w:t>Out</w:t>
              </w:r>
              <w:r>
                <w:rPr>
                  <w:rFonts w:hint="eastAsia"/>
                  <w:sz w:val="17"/>
                  <w:szCs w:val="17"/>
                </w:rPr>
                <w:t xml:space="preserve"> </w:t>
              </w:r>
            </w:ins>
            <w:del w:id="784"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5" w:author="簡琦欣" w:date="2023-03-23T16:46:00Z">
              <w:r>
                <w:rPr>
                  <w:rFonts w:hint="eastAsia"/>
                  <w:sz w:val="17"/>
                  <w:szCs w:val="17"/>
                  <w:lang w:eastAsia="zh-TW"/>
                </w:rPr>
                <w:t>放款餘額</w:t>
              </w:r>
            </w:ins>
            <w:del w:id="786"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7"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8" w:author="簡琦欣" w:date="2023-03-23T16:46:00Z"/>
                <w:sz w:val="17"/>
                <w:szCs w:val="17"/>
              </w:rPr>
            </w:pPr>
            <w:del w:id="789"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90" w:author="簡琦欣" w:date="2023-03-23T16:46:00Z"/>
                <w:sz w:val="17"/>
                <w:szCs w:val="17"/>
              </w:rPr>
            </w:pPr>
            <w:del w:id="791" w:author="簡琦欣" w:date="2023-03-23T16:43:00Z">
              <w:r>
                <w:rPr>
                  <w:rFonts w:hint="eastAsia"/>
                  <w:sz w:val="17"/>
                  <w:szCs w:val="17"/>
                </w:rPr>
                <w:delText xml:space="preserve">└ </w:delText>
              </w:r>
            </w:del>
            <w:del w:id="792"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93" w:author="簡琦欣" w:date="2023-03-23T16:46:00Z"/>
                <w:sz w:val="17"/>
                <w:szCs w:val="17"/>
                <w:lang w:eastAsia="zh-TW"/>
              </w:rPr>
            </w:pPr>
            <w:del w:id="794"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5"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6" w:author="簡琦欣" w:date="2023-03-23T16:46:00Z"/>
                <w:sz w:val="17"/>
                <w:szCs w:val="17"/>
              </w:rPr>
            </w:pPr>
            <w:del w:id="797"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8" w:author="簡琦欣" w:date="2023-03-23T16:40:00Z"/>
                <w:sz w:val="17"/>
                <w:szCs w:val="17"/>
                <w:lang w:eastAsia="zh-TW"/>
              </w:rPr>
            </w:pPr>
            <w:del w:id="799"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800" w:author="簡琦欣" w:date="2023-03-23T16:40:00Z"/>
                <w:sz w:val="17"/>
                <w:szCs w:val="17"/>
                <w:lang w:eastAsia="zh-TW"/>
              </w:rPr>
            </w:pPr>
            <w:del w:id="801"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802" w:author="簡琦欣" w:date="2023-03-23T16:40:00Z"/>
                <w:sz w:val="17"/>
                <w:szCs w:val="17"/>
                <w:lang w:eastAsia="zh-TW"/>
              </w:rPr>
            </w:pPr>
            <w:del w:id="803"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4" w:author="簡琦欣" w:date="2023-03-23T16:46:00Z"/>
                <w:sz w:val="17"/>
                <w:szCs w:val="17"/>
                <w:lang w:eastAsia="zh-TW"/>
              </w:rPr>
            </w:pPr>
            <w:del w:id="805"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6"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7" w:author="簡琦欣" w:date="2023-03-23T16:43:00Z">
              <w:r>
                <w:rPr>
                  <w:rFonts w:hint="eastAsia"/>
                  <w:sz w:val="17"/>
                  <w:szCs w:val="17"/>
                  <w:lang w:eastAsia="zh-TW"/>
                </w:rPr>
                <w:delText>└</w:delText>
              </w:r>
            </w:del>
            <w:del w:id="808" w:author="簡琦欣" w:date="2023-03-23T16:41:00Z">
              <w:r>
                <w:rPr>
                  <w:rFonts w:hint="eastAsia"/>
                  <w:sz w:val="17"/>
                  <w:szCs w:val="17"/>
                  <w:lang w:eastAsia="zh-TW"/>
                </w:rPr>
                <w:delText>ISSUED_BY</w:delText>
              </w:r>
            </w:del>
            <w:ins w:id="809" w:author="簡琦欣" w:date="2023-03-23T16:41:00Z">
              <w:r>
                <w:rPr>
                  <w:rFonts w:hint="eastAsia"/>
                  <w:sz w:val="17"/>
                  <w:szCs w:val="17"/>
                  <w:lang w:eastAsia="zh-TW"/>
                </w:rPr>
                <w:t>LbsDy</w:t>
              </w:r>
            </w:ins>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10" w:author="簡琦欣" w:date="2023-03-23T16:42:00Z">
              <w:r>
                <w:rPr>
                  <w:rFonts w:hint="eastAsia"/>
                  <w:sz w:val="17"/>
                  <w:szCs w:val="17"/>
                </w:rPr>
                <w:t>8</w:t>
              </w:r>
            </w:ins>
            <w:del w:id="811"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12" w:author="簡琦欣" w:date="2023-03-23T16:39:00Z">
              <w:r>
                <w:rPr>
                  <w:rFonts w:hint="eastAsia"/>
                  <w:sz w:val="17"/>
                  <w:szCs w:val="17"/>
                </w:rPr>
                <w:t>Yes</w:t>
              </w:r>
            </w:ins>
            <w:del w:id="81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4" w:author="簡琦欣" w:date="2023-03-23T16:39:00Z">
              <w:r>
                <w:rPr>
                  <w:rFonts w:hint="eastAsia"/>
                  <w:sz w:val="17"/>
                  <w:szCs w:val="17"/>
                  <w:lang w:eastAsia="zh-TW"/>
                </w:rPr>
                <w:t>Out</w:t>
              </w:r>
              <w:r>
                <w:rPr>
                  <w:rFonts w:hint="eastAsia"/>
                  <w:sz w:val="17"/>
                  <w:szCs w:val="17"/>
                </w:rPr>
                <w:t xml:space="preserve"> </w:t>
              </w:r>
            </w:ins>
            <w:del w:id="81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6" w:author="簡琦欣" w:date="2023-03-23T16:41:00Z">
              <w:r>
                <w:rPr>
                  <w:rFonts w:hint="eastAsia"/>
                  <w:color w:val="000000"/>
                  <w:sz w:val="17"/>
                  <w:szCs w:val="17"/>
                  <w:lang w:eastAsia="zh-TW"/>
                </w:rPr>
                <w:t>上營業日</w:t>
              </w:r>
              <w:r>
                <w:rPr>
                  <w:rFonts w:hint="eastAsia"/>
                  <w:sz w:val="17"/>
                  <w:szCs w:val="17"/>
                  <w:lang w:eastAsia="zh-TW"/>
                </w:rPr>
                <w:t>（YYYYMMDD）</w:t>
              </w:r>
            </w:ins>
            <w:del w:id="817"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8"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9" w:author="簡琦欣" w:date="2023-03-23T16:42:00Z"/>
                <w:sz w:val="17"/>
                <w:szCs w:val="17"/>
              </w:rPr>
            </w:pPr>
            <w:del w:id="820"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21" w:author="簡琦欣" w:date="2023-03-23T16:42:00Z"/>
                <w:sz w:val="17"/>
                <w:szCs w:val="17"/>
                <w:lang w:eastAsia="zh-TW"/>
              </w:rPr>
            </w:pPr>
            <w:del w:id="822"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23" w:author="簡琦欣" w:date="2023-03-23T16:42:00Z"/>
                <w:sz w:val="17"/>
                <w:szCs w:val="17"/>
                <w:lang w:eastAsia="zh-TW"/>
              </w:rPr>
            </w:pPr>
            <w:del w:id="824"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5" w:author="簡琦欣" w:date="2023-03-23T16:42:00Z"/>
                <w:sz w:val="17"/>
                <w:szCs w:val="17"/>
              </w:rPr>
            </w:pPr>
            <w:del w:id="826"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7" w:author="簡琦欣" w:date="2023-03-23T16:42:00Z"/>
                <w:sz w:val="17"/>
                <w:szCs w:val="17"/>
              </w:rPr>
            </w:pPr>
            <w:del w:id="828"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9" w:author="簡琦欣" w:date="2023-03-23T16:42:00Z"/>
                <w:sz w:val="17"/>
                <w:szCs w:val="17"/>
                <w:lang w:eastAsia="zh-TW"/>
              </w:rPr>
            </w:pPr>
            <w:del w:id="830"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31"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32" w:author="簡琦欣" w:date="2023-03-23T16:42:00Z"/>
                <w:sz w:val="17"/>
                <w:szCs w:val="17"/>
              </w:rPr>
            </w:pPr>
            <w:del w:id="833"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4" w:author="簡琦欣" w:date="2023-03-23T16:42:00Z"/>
                <w:sz w:val="17"/>
                <w:szCs w:val="17"/>
                <w:lang w:eastAsia="zh-TW"/>
              </w:rPr>
            </w:pPr>
            <w:del w:id="835"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6" w:author="簡琦欣" w:date="2023-03-23T16:42:00Z"/>
                <w:sz w:val="17"/>
                <w:szCs w:val="17"/>
                <w:lang w:eastAsia="zh-TW"/>
              </w:rPr>
            </w:pPr>
            <w:del w:id="837"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8" w:author="簡琦欣" w:date="2023-03-23T16:42:00Z"/>
                <w:sz w:val="17"/>
                <w:szCs w:val="17"/>
              </w:rPr>
            </w:pPr>
            <w:del w:id="839"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40" w:author="簡琦欣" w:date="2023-03-23T16:42:00Z"/>
                <w:sz w:val="17"/>
                <w:szCs w:val="17"/>
              </w:rPr>
            </w:pPr>
            <w:del w:id="841"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42" w:author="簡琦欣" w:date="2023-03-23T16:42:00Z"/>
                <w:sz w:val="17"/>
                <w:szCs w:val="17"/>
                <w:lang w:eastAsia="zh-TW"/>
              </w:rPr>
            </w:pPr>
            <w:del w:id="843" w:author="簡琦欣" w:date="2023-03-23T16:38:00Z">
              <w:r>
                <w:rPr>
                  <w:rFonts w:hint="eastAsia"/>
                  <w:sz w:val="17"/>
                  <w:szCs w:val="17"/>
                  <w:lang w:eastAsia="zh-TW"/>
                </w:rPr>
                <w:delText>序號</w:delText>
              </w:r>
            </w:del>
          </w:p>
        </w:tc>
      </w:tr>
      <w:tr w:rsidR="001B18C9" w14:paraId="071558C8" w14:textId="77777777" w:rsidTr="001B18C9">
        <w:trPr>
          <w:cantSplit/>
          <w:trHeight w:val="287"/>
          <w:del w:id="84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5" w:author="簡琦欣" w:date="2023-03-23T16:03:00Z"/>
                <w:sz w:val="17"/>
                <w:szCs w:val="17"/>
              </w:rPr>
            </w:pPr>
            <w:del w:id="846"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7" w:author="簡琦欣" w:date="2023-03-23T16:03:00Z"/>
                <w:sz w:val="17"/>
                <w:szCs w:val="17"/>
                <w:lang w:eastAsia="zh-TW"/>
              </w:rPr>
            </w:pPr>
            <w:del w:id="84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9" w:author="簡琦欣" w:date="2023-03-23T16:03:00Z"/>
                <w:sz w:val="17"/>
                <w:szCs w:val="17"/>
                <w:lang w:eastAsia="zh-TW"/>
              </w:rPr>
            </w:pPr>
            <w:del w:id="850"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51" w:author="簡琦欣" w:date="2023-03-23T16:03:00Z"/>
                <w:sz w:val="17"/>
                <w:szCs w:val="17"/>
              </w:rPr>
            </w:pPr>
            <w:del w:id="852"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53" w:author="簡琦欣" w:date="2023-03-23T16:03:00Z"/>
                <w:sz w:val="17"/>
                <w:szCs w:val="17"/>
              </w:rPr>
            </w:pPr>
            <w:del w:id="85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5" w:author="簡琦欣" w:date="2023-03-23T16:03:00Z"/>
                <w:sz w:val="17"/>
                <w:szCs w:val="17"/>
                <w:lang w:eastAsia="zh-TW"/>
              </w:rPr>
            </w:pPr>
            <w:del w:id="856"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8" w:author="簡琦欣" w:date="2023-03-23T16:03:00Z"/>
                <w:sz w:val="17"/>
                <w:szCs w:val="17"/>
              </w:rPr>
            </w:pPr>
            <w:del w:id="859"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60" w:author="簡琦欣" w:date="2023-03-23T16:03:00Z"/>
                <w:sz w:val="17"/>
                <w:szCs w:val="17"/>
                <w:lang w:eastAsia="zh-TW"/>
              </w:rPr>
            </w:pPr>
            <w:del w:id="86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62" w:author="簡琦欣" w:date="2023-03-23T16:03:00Z"/>
                <w:sz w:val="17"/>
                <w:szCs w:val="17"/>
                <w:lang w:eastAsia="zh-TW"/>
              </w:rPr>
            </w:pPr>
            <w:del w:id="863"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4" w:author="簡琦欣" w:date="2023-03-23T16:03:00Z"/>
                <w:sz w:val="17"/>
                <w:szCs w:val="17"/>
              </w:rPr>
            </w:pPr>
            <w:del w:id="86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6" w:author="簡琦欣" w:date="2023-03-23T16:03:00Z"/>
                <w:sz w:val="17"/>
                <w:szCs w:val="17"/>
              </w:rPr>
            </w:pPr>
            <w:del w:id="86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8" w:author="簡琦欣" w:date="2023-03-23T16:03:00Z"/>
                <w:sz w:val="17"/>
                <w:szCs w:val="17"/>
                <w:lang w:eastAsia="zh-TW"/>
              </w:rPr>
            </w:pPr>
            <w:del w:id="869"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7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71" w:author="簡琦欣" w:date="2023-03-23T16:03:00Z"/>
                <w:sz w:val="17"/>
                <w:szCs w:val="17"/>
              </w:rPr>
            </w:pPr>
            <w:del w:id="872"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73" w:author="簡琦欣" w:date="2023-03-23T16:03:00Z"/>
                <w:sz w:val="17"/>
                <w:szCs w:val="17"/>
                <w:lang w:eastAsia="zh-TW"/>
              </w:rPr>
            </w:pPr>
            <w:del w:id="87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5" w:author="簡琦欣" w:date="2023-03-23T16:03:00Z"/>
                <w:sz w:val="17"/>
                <w:szCs w:val="17"/>
                <w:lang w:eastAsia="zh-TW"/>
              </w:rPr>
            </w:pPr>
            <w:del w:id="876"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7" w:author="簡琦欣" w:date="2023-03-23T16:03:00Z"/>
                <w:sz w:val="17"/>
                <w:szCs w:val="17"/>
              </w:rPr>
            </w:pPr>
            <w:del w:id="878"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9" w:author="簡琦欣" w:date="2023-03-23T16:03:00Z"/>
                <w:sz w:val="17"/>
                <w:szCs w:val="17"/>
              </w:rPr>
            </w:pPr>
            <w:del w:id="8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81" w:author="簡琦欣" w:date="2023-03-23T16:03:00Z"/>
                <w:sz w:val="17"/>
                <w:szCs w:val="17"/>
                <w:lang w:eastAsia="zh-TW"/>
              </w:rPr>
            </w:pPr>
            <w:del w:id="882"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8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4" w:author="簡琦欣" w:date="2023-03-23T16:03:00Z"/>
                <w:sz w:val="17"/>
                <w:szCs w:val="17"/>
              </w:rPr>
            </w:pPr>
            <w:del w:id="885"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6" w:author="簡琦欣" w:date="2023-03-23T16:03:00Z"/>
                <w:sz w:val="17"/>
                <w:szCs w:val="17"/>
                <w:lang w:eastAsia="zh-TW"/>
              </w:rPr>
            </w:pPr>
            <w:del w:id="887"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8" w:author="簡琦欣" w:date="2023-03-23T16:03:00Z"/>
                <w:sz w:val="17"/>
                <w:szCs w:val="17"/>
                <w:lang w:eastAsia="zh-TW"/>
              </w:rPr>
            </w:pPr>
            <w:del w:id="889"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90" w:author="簡琦欣" w:date="2023-03-23T16:03:00Z"/>
                <w:sz w:val="17"/>
                <w:szCs w:val="17"/>
              </w:rPr>
            </w:pPr>
            <w:del w:id="89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92" w:author="簡琦欣" w:date="2023-03-23T16:03:00Z"/>
                <w:sz w:val="17"/>
                <w:szCs w:val="17"/>
              </w:rPr>
            </w:pPr>
            <w:del w:id="8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4" w:author="簡琦欣" w:date="2023-03-23T16:03:00Z"/>
                <w:sz w:val="17"/>
                <w:szCs w:val="17"/>
                <w:lang w:eastAsia="zh-TW"/>
              </w:rPr>
            </w:pPr>
            <w:del w:id="895"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7" w:author="簡琦欣" w:date="2023-03-23T16:03:00Z"/>
                <w:sz w:val="17"/>
                <w:szCs w:val="17"/>
              </w:rPr>
            </w:pPr>
            <w:del w:id="898"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9" w:author="簡琦欣" w:date="2023-03-23T16:03:00Z"/>
                <w:sz w:val="17"/>
                <w:szCs w:val="17"/>
                <w:lang w:eastAsia="zh-TW"/>
              </w:rPr>
            </w:pPr>
            <w:del w:id="90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901" w:author="簡琦欣" w:date="2023-03-23T16:03:00Z"/>
                <w:sz w:val="17"/>
                <w:szCs w:val="17"/>
                <w:lang w:eastAsia="zh-TW"/>
              </w:rPr>
            </w:pPr>
            <w:del w:id="902"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903" w:author="簡琦欣" w:date="2023-03-23T16:03:00Z"/>
                <w:sz w:val="17"/>
                <w:szCs w:val="17"/>
              </w:rPr>
            </w:pPr>
            <w:del w:id="90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5" w:author="簡琦欣" w:date="2023-03-23T16:03:00Z"/>
                <w:sz w:val="17"/>
                <w:szCs w:val="17"/>
                <w:lang w:eastAsia="zh-TW"/>
              </w:rPr>
            </w:pPr>
            <w:del w:id="90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7" w:author="簡琦欣" w:date="2023-03-23T16:03:00Z"/>
                <w:sz w:val="17"/>
                <w:szCs w:val="17"/>
                <w:lang w:eastAsia="zh-TW"/>
              </w:rPr>
            </w:pPr>
            <w:del w:id="908"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10" w:author="簡琦欣" w:date="2023-03-23T16:03:00Z"/>
                <w:sz w:val="17"/>
                <w:szCs w:val="17"/>
              </w:rPr>
            </w:pPr>
            <w:del w:id="911"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12" w:author="簡琦欣" w:date="2023-03-23T16:03:00Z"/>
                <w:sz w:val="17"/>
                <w:szCs w:val="17"/>
                <w:lang w:eastAsia="zh-TW"/>
              </w:rPr>
            </w:pPr>
            <w:del w:id="91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4" w:author="簡琦欣" w:date="2023-03-23T16:03:00Z"/>
                <w:sz w:val="17"/>
                <w:szCs w:val="17"/>
                <w:lang w:eastAsia="zh-TW"/>
              </w:rPr>
            </w:pPr>
            <w:del w:id="915"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6" w:author="簡琦欣" w:date="2023-03-23T16:03:00Z"/>
                <w:sz w:val="17"/>
                <w:szCs w:val="17"/>
              </w:rPr>
            </w:pPr>
            <w:del w:id="91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8" w:author="簡琦欣" w:date="2023-03-23T16:03:00Z"/>
                <w:sz w:val="17"/>
                <w:szCs w:val="17"/>
                <w:lang w:eastAsia="zh-TW"/>
              </w:rPr>
            </w:pPr>
            <w:del w:id="91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20" w:author="簡琦欣" w:date="2023-03-23T16:03:00Z"/>
                <w:sz w:val="17"/>
                <w:szCs w:val="17"/>
                <w:lang w:eastAsia="zh-TW"/>
              </w:rPr>
            </w:pPr>
            <w:del w:id="921"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2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23" w:author="簡琦欣" w:date="2023-03-23T16:03:00Z"/>
                <w:sz w:val="17"/>
                <w:szCs w:val="17"/>
              </w:rPr>
            </w:pPr>
            <w:del w:id="924"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5" w:author="簡琦欣" w:date="2023-03-23T16:03:00Z"/>
                <w:sz w:val="17"/>
                <w:szCs w:val="17"/>
                <w:lang w:eastAsia="zh-TW"/>
              </w:rPr>
            </w:pPr>
            <w:del w:id="92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7" w:author="簡琦欣" w:date="2023-03-23T16:03:00Z"/>
                <w:sz w:val="17"/>
                <w:szCs w:val="17"/>
                <w:lang w:eastAsia="zh-TW"/>
              </w:rPr>
            </w:pPr>
            <w:del w:id="928"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9" w:author="簡琦欣" w:date="2023-03-23T16:03:00Z"/>
                <w:sz w:val="17"/>
                <w:szCs w:val="17"/>
              </w:rPr>
            </w:pPr>
            <w:del w:id="93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31" w:author="簡琦欣" w:date="2023-03-23T16:03:00Z"/>
                <w:sz w:val="17"/>
                <w:szCs w:val="17"/>
                <w:lang w:eastAsia="zh-TW"/>
              </w:rPr>
            </w:pPr>
            <w:del w:id="93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33" w:author="簡琦欣" w:date="2023-03-23T16:03:00Z"/>
                <w:sz w:val="17"/>
                <w:szCs w:val="17"/>
                <w:lang w:eastAsia="zh-TW"/>
              </w:rPr>
            </w:pPr>
            <w:del w:id="934"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6" w:author="簡琦欣" w:date="2023-03-23T16:03:00Z"/>
                <w:sz w:val="17"/>
                <w:szCs w:val="17"/>
              </w:rPr>
            </w:pPr>
            <w:del w:id="937"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8" w:author="簡琦欣" w:date="2023-03-23T16:03:00Z"/>
                <w:sz w:val="17"/>
                <w:szCs w:val="17"/>
                <w:lang w:eastAsia="zh-TW"/>
              </w:rPr>
            </w:pPr>
            <w:del w:id="93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40" w:author="簡琦欣" w:date="2023-03-23T16:03:00Z"/>
                <w:sz w:val="17"/>
                <w:szCs w:val="17"/>
                <w:lang w:eastAsia="zh-TW"/>
              </w:rPr>
            </w:pPr>
            <w:del w:id="941"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42"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43" w:author="簡琦欣" w:date="2023-03-23T16:03:00Z"/>
                <w:sz w:val="17"/>
                <w:szCs w:val="17"/>
                <w:lang w:eastAsia="zh-TW"/>
              </w:rPr>
            </w:pPr>
            <w:del w:id="94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5" w:author="簡琦欣" w:date="2023-03-23T16:03:00Z"/>
                <w:sz w:val="17"/>
                <w:szCs w:val="17"/>
                <w:lang w:eastAsia="zh-TW"/>
              </w:rPr>
            </w:pPr>
            <w:del w:id="946"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8" w:author="簡琦欣" w:date="2023-03-23T16:03:00Z"/>
                <w:sz w:val="17"/>
                <w:szCs w:val="17"/>
              </w:rPr>
            </w:pPr>
            <w:del w:id="949"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50" w:author="簡琦欣" w:date="2023-03-23T16:03:00Z"/>
                <w:sz w:val="17"/>
                <w:szCs w:val="17"/>
                <w:lang w:eastAsia="zh-TW"/>
              </w:rPr>
            </w:pPr>
            <w:del w:id="95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52" w:author="簡琦欣" w:date="2023-03-23T16:03:00Z"/>
                <w:sz w:val="17"/>
                <w:szCs w:val="17"/>
                <w:lang w:eastAsia="zh-TW"/>
              </w:rPr>
            </w:pPr>
            <w:del w:id="953"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4" w:author="簡琦欣" w:date="2023-03-23T16:03:00Z"/>
                <w:sz w:val="17"/>
                <w:szCs w:val="17"/>
              </w:rPr>
            </w:pPr>
            <w:del w:id="955"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6" w:author="簡琦欣" w:date="2023-03-23T16:03:00Z"/>
                <w:sz w:val="17"/>
                <w:szCs w:val="17"/>
                <w:lang w:eastAsia="zh-TW"/>
              </w:rPr>
            </w:pPr>
            <w:del w:id="957"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8" w:author="簡琦欣" w:date="2023-03-23T16:03:00Z"/>
                <w:sz w:val="17"/>
                <w:szCs w:val="17"/>
                <w:lang w:eastAsia="zh-TW"/>
              </w:rPr>
            </w:pPr>
            <w:del w:id="959" w:author="簡琦欣" w:date="2023-03-23T16:03:00Z">
              <w:r>
                <w:rPr>
                  <w:rFonts w:hint="eastAsia"/>
                  <w:sz w:val="17"/>
                  <w:szCs w:val="17"/>
                  <w:lang w:eastAsia="zh-TW"/>
                </w:rPr>
                <w:delText>金額</w:delText>
              </w:r>
            </w:del>
          </w:p>
        </w:tc>
      </w:tr>
      <w:tr w:rsidR="001B18C9" w14:paraId="31EA24C3" w14:textId="77777777" w:rsidTr="001B18C9">
        <w:trPr>
          <w:cantSplit/>
          <w:trHeight w:val="287"/>
          <w:del w:id="96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61" w:author="簡琦欣" w:date="2023-03-23T16:03:00Z"/>
                <w:sz w:val="17"/>
                <w:szCs w:val="17"/>
                <w:lang w:eastAsia="zh-TW"/>
              </w:rPr>
            </w:pPr>
            <w:del w:id="962"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63" w:author="簡琦欣" w:date="2023-03-23T16:03:00Z"/>
                <w:sz w:val="17"/>
                <w:szCs w:val="17"/>
                <w:lang w:eastAsia="zh-TW"/>
              </w:rPr>
            </w:pPr>
            <w:del w:id="964"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5" w:author="簡琦欣" w:date="2023-03-23T16:03:00Z"/>
                <w:sz w:val="17"/>
                <w:szCs w:val="17"/>
                <w:lang w:eastAsia="zh-TW"/>
              </w:rPr>
            </w:pPr>
            <w:del w:id="966"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7"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8" w:author="簡琦欣" w:date="2023-03-23T16:03:00Z"/>
                <w:sz w:val="17"/>
                <w:szCs w:val="17"/>
                <w:lang w:eastAsia="zh-TW"/>
              </w:rPr>
            </w:pPr>
            <w:del w:id="96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70" w:author="簡琦欣" w:date="2023-03-23T16:03:00Z"/>
                <w:sz w:val="17"/>
                <w:szCs w:val="17"/>
                <w:lang w:eastAsia="zh-TW"/>
              </w:rPr>
            </w:pPr>
            <w:del w:id="971"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7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73" w:author="簡琦欣" w:date="2023-03-23T16:03:00Z"/>
                <w:sz w:val="17"/>
                <w:szCs w:val="17"/>
              </w:rPr>
            </w:pPr>
            <w:del w:id="974"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5" w:author="簡琦欣" w:date="2023-03-23T16:03:00Z"/>
                <w:sz w:val="17"/>
                <w:szCs w:val="17"/>
                <w:lang w:eastAsia="zh-TW"/>
              </w:rPr>
            </w:pPr>
            <w:del w:id="97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7" w:author="簡琦欣" w:date="2023-03-23T16:03:00Z"/>
                <w:sz w:val="17"/>
                <w:szCs w:val="17"/>
                <w:lang w:eastAsia="zh-TW"/>
              </w:rPr>
            </w:pPr>
            <w:del w:id="978"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80" w:author="簡琦欣" w:date="2023-03-23T16:03:00Z"/>
                <w:sz w:val="17"/>
                <w:szCs w:val="17"/>
                <w:lang w:eastAsia="zh-TW"/>
              </w:rPr>
            </w:pPr>
            <w:del w:id="98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82" w:author="簡琦欣" w:date="2023-03-23T16:03:00Z"/>
                <w:sz w:val="17"/>
                <w:szCs w:val="17"/>
                <w:lang w:eastAsia="zh-TW"/>
              </w:rPr>
            </w:pPr>
            <w:del w:id="983"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4"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5" w:author="簡琦欣" w:date="2023-03-23T16:03:00Z"/>
                <w:sz w:val="17"/>
                <w:szCs w:val="17"/>
              </w:rPr>
            </w:pPr>
            <w:del w:id="986"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7" w:author="簡琦欣" w:date="2023-03-23T16:03:00Z"/>
                <w:sz w:val="17"/>
                <w:szCs w:val="17"/>
                <w:lang w:eastAsia="zh-TW"/>
              </w:rPr>
            </w:pPr>
            <w:del w:id="988"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9" w:author="簡琦欣" w:date="2023-03-23T16:03:00Z"/>
                <w:sz w:val="17"/>
                <w:szCs w:val="17"/>
                <w:lang w:eastAsia="zh-TW"/>
              </w:rPr>
            </w:pPr>
            <w:del w:id="990"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91"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92" w:author="簡琦欣" w:date="2023-03-23T16:03:00Z"/>
                <w:sz w:val="17"/>
                <w:szCs w:val="17"/>
                <w:lang w:eastAsia="zh-TW"/>
              </w:rPr>
            </w:pPr>
            <w:del w:id="9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4" w:author="簡琦欣" w:date="2023-03-23T16:03:00Z"/>
                <w:sz w:val="17"/>
                <w:szCs w:val="17"/>
                <w:lang w:eastAsia="zh-TW"/>
              </w:rPr>
            </w:pPr>
            <w:del w:id="995" w:author="簡琦欣" w:date="2023-03-23T16:03:00Z">
              <w:r>
                <w:rPr>
                  <w:rFonts w:hint="eastAsia"/>
                  <w:sz w:val="17"/>
                  <w:szCs w:val="17"/>
                  <w:lang w:eastAsia="zh-TW"/>
                </w:rPr>
                <w:delText>關係人</w:delText>
              </w:r>
            </w:del>
          </w:p>
        </w:tc>
      </w:tr>
    </w:tbl>
    <w:bookmarkEnd w:id="711"/>
    <w:p w14:paraId="22C2DA91" w14:textId="77777777" w:rsidR="001B18C9" w:rsidRDefault="001B18C9" w:rsidP="001B18C9">
      <w:pPr>
        <w:pStyle w:val="40"/>
        <w:keepNext/>
        <w:keepLines/>
        <w:widowControl/>
        <w:numPr>
          <w:ilvl w:val="0"/>
          <w:numId w:val="46"/>
        </w:numPr>
        <w:snapToGrid/>
        <w:spacing w:before="40"/>
        <w:rPr>
          <w:del w:id="996" w:author="簡琦欣" w:date="2023-03-23T16:03:00Z"/>
          <w:rFonts w:ascii="標楷體" w:hAnsi="標楷體" w:cstheme="majorBidi"/>
          <w:b/>
          <w:bCs/>
          <w:color w:val="000000" w:themeColor="text1"/>
          <w:sz w:val="24"/>
          <w:szCs w:val="24"/>
          <w:lang w:eastAsia="zh-CN"/>
        </w:rPr>
      </w:pPr>
      <w:del w:id="997"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8"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9" w:author="簡琦欣" w:date="2023-03-23T16:03:00Z"/>
                <w:b/>
                <w:sz w:val="17"/>
                <w:szCs w:val="17"/>
              </w:rPr>
            </w:pPr>
            <w:del w:id="1000"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1001" w:author="簡琦欣" w:date="2023-03-23T16:03:00Z"/>
                <w:b/>
                <w:sz w:val="17"/>
                <w:szCs w:val="17"/>
              </w:rPr>
            </w:pPr>
            <w:del w:id="1002"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1003" w:author="簡琦欣" w:date="2023-03-23T16:03:00Z"/>
                <w:b/>
                <w:sz w:val="17"/>
                <w:szCs w:val="17"/>
              </w:rPr>
            </w:pPr>
            <w:del w:id="1004"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5" w:author="簡琦欣" w:date="2023-03-23T16:03:00Z"/>
                <w:b/>
                <w:sz w:val="17"/>
                <w:szCs w:val="17"/>
              </w:rPr>
            </w:pPr>
            <w:del w:id="1006"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7" w:author="簡琦欣" w:date="2023-03-23T16:03:00Z"/>
                <w:b/>
                <w:sz w:val="17"/>
                <w:szCs w:val="17"/>
              </w:rPr>
            </w:pPr>
            <w:del w:id="1008"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9" w:author="簡琦欣" w:date="2023-03-23T16:03:00Z"/>
                <w:b/>
                <w:sz w:val="17"/>
                <w:szCs w:val="17"/>
              </w:rPr>
            </w:pPr>
            <w:del w:id="1010"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11"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12"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13"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4"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5"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6"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7" w:author="簡琦欣" w:date="2023-03-23T16:03:00Z"/>
                <w:b/>
                <w:sz w:val="2"/>
                <w:szCs w:val="2"/>
              </w:rPr>
            </w:pPr>
          </w:p>
        </w:tc>
      </w:tr>
      <w:tr w:rsidR="001B18C9" w14:paraId="3EAC4FA7" w14:textId="77777777" w:rsidTr="001B18C9">
        <w:trPr>
          <w:cantSplit/>
          <w:trHeight w:val="287"/>
          <w:del w:id="1018"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9" w:author="簡琦欣" w:date="2023-03-23T16:03:00Z"/>
                <w:sz w:val="17"/>
                <w:szCs w:val="17"/>
              </w:rPr>
            </w:pPr>
            <w:del w:id="1020"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21" w:author="簡琦欣" w:date="2023-03-23T16:03:00Z"/>
                <w:sz w:val="17"/>
                <w:szCs w:val="17"/>
              </w:rPr>
            </w:pPr>
            <w:del w:id="1022"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23" w:author="簡琦欣" w:date="2023-03-23T16:03:00Z"/>
                <w:sz w:val="17"/>
                <w:szCs w:val="17"/>
              </w:rPr>
            </w:pPr>
            <w:del w:id="1024"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5"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6" w:author="簡琦欣" w:date="2023-03-23T16:03:00Z"/>
                <w:sz w:val="17"/>
                <w:szCs w:val="17"/>
                <w:lang w:eastAsia="zh-TW"/>
              </w:rPr>
            </w:pPr>
            <w:del w:id="102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8" w:author="簡琦欣" w:date="2023-03-23T16:03:00Z"/>
                <w:sz w:val="17"/>
                <w:szCs w:val="17"/>
                <w:lang w:eastAsia="zh-TW"/>
              </w:rPr>
            </w:pPr>
            <w:del w:id="1029"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30" w:author="簡琦欣" w:date="2023-03-23T16:03:00Z"/>
                <w:sz w:val="17"/>
                <w:szCs w:val="17"/>
                <w:lang w:eastAsia="zh-TW"/>
              </w:rPr>
            </w:pPr>
            <w:del w:id="1031"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32" w:author="簡琦欣" w:date="2023-03-23T16:03:00Z"/>
                <w:sz w:val="17"/>
                <w:szCs w:val="17"/>
                <w:lang w:eastAsia="zh-TW"/>
              </w:rPr>
            </w:pPr>
            <w:del w:id="1033"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4" w:author="簡琦欣" w:date="2023-03-23T16:03:00Z"/>
          <w:rFonts w:ascii="標楷體" w:hAnsi="標楷體" w:cstheme="majorBidi"/>
          <w:b/>
          <w:bCs/>
          <w:color w:val="000000" w:themeColor="text1"/>
          <w:sz w:val="24"/>
          <w:szCs w:val="24"/>
          <w:lang w:eastAsia="zh-CN"/>
        </w:rPr>
      </w:pPr>
      <w:del w:id="1035"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6"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7" w:author="簡琦欣" w:date="2023-03-23T16:03:00Z"/>
                <w:b/>
                <w:sz w:val="17"/>
                <w:szCs w:val="17"/>
              </w:rPr>
            </w:pPr>
            <w:bookmarkStart w:id="1038" w:name="_Hlk67077411"/>
            <w:del w:id="1039"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40" w:author="簡琦欣" w:date="2023-03-23T16:03:00Z"/>
                <w:b/>
                <w:sz w:val="17"/>
                <w:szCs w:val="17"/>
              </w:rPr>
            </w:pPr>
            <w:del w:id="1041"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42" w:author="簡琦欣" w:date="2023-03-23T16:03:00Z"/>
                <w:b/>
                <w:sz w:val="17"/>
                <w:szCs w:val="17"/>
              </w:rPr>
            </w:pPr>
            <w:del w:id="1043"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4" w:author="簡琦欣" w:date="2023-03-23T16:03:00Z"/>
                <w:b/>
                <w:sz w:val="17"/>
                <w:szCs w:val="17"/>
              </w:rPr>
            </w:pPr>
            <w:del w:id="1045"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6" w:author="簡琦欣" w:date="2023-03-23T16:03:00Z"/>
                <w:b/>
                <w:sz w:val="17"/>
                <w:szCs w:val="17"/>
              </w:rPr>
            </w:pPr>
            <w:del w:id="1047"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8" w:author="簡琦欣" w:date="2023-03-23T16:03:00Z"/>
                <w:b/>
                <w:sz w:val="17"/>
                <w:szCs w:val="17"/>
              </w:rPr>
            </w:pPr>
            <w:del w:id="1049"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50"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51"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52"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53"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4"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5"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6" w:author="簡琦欣" w:date="2023-03-23T16:03:00Z"/>
                <w:b/>
                <w:sz w:val="2"/>
                <w:szCs w:val="2"/>
              </w:rPr>
            </w:pPr>
          </w:p>
        </w:tc>
      </w:tr>
      <w:tr w:rsidR="001B18C9" w14:paraId="3431D900" w14:textId="77777777" w:rsidTr="001B18C9">
        <w:trPr>
          <w:cantSplit/>
          <w:trHeight w:val="287"/>
          <w:del w:id="105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8" w:author="簡琦欣" w:date="2023-03-23T16:03:00Z"/>
                <w:sz w:val="17"/>
                <w:szCs w:val="17"/>
              </w:rPr>
            </w:pPr>
            <w:del w:id="1059"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60" w:author="簡琦欣" w:date="2023-03-23T16:03:00Z"/>
                <w:sz w:val="17"/>
                <w:szCs w:val="17"/>
              </w:rPr>
            </w:pPr>
            <w:del w:id="1061"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62" w:author="簡琦欣" w:date="2023-03-23T16:03:00Z"/>
                <w:b/>
                <w:sz w:val="17"/>
                <w:szCs w:val="17"/>
              </w:rPr>
            </w:pPr>
            <w:del w:id="1063"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5" w:author="簡琦欣" w:date="2023-03-23T16:03:00Z"/>
                <w:sz w:val="17"/>
                <w:szCs w:val="17"/>
                <w:lang w:eastAsia="zh-TW"/>
              </w:rPr>
            </w:pPr>
            <w:del w:id="106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7" w:author="簡琦欣" w:date="2023-03-23T16:03:00Z"/>
                <w:sz w:val="17"/>
                <w:szCs w:val="17"/>
                <w:lang w:eastAsia="zh-TW"/>
              </w:rPr>
            </w:pPr>
            <w:del w:id="1068"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70" w:author="簡琦欣" w:date="2023-03-23T16:03:00Z"/>
                <w:sz w:val="17"/>
                <w:szCs w:val="17"/>
                <w:lang w:eastAsia="zh-TW"/>
              </w:rPr>
            </w:pPr>
            <w:del w:id="1071"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72" w:author="簡琦欣" w:date="2023-03-23T16:03:00Z"/>
                <w:sz w:val="17"/>
                <w:szCs w:val="17"/>
                <w:lang w:eastAsia="zh-TW"/>
              </w:rPr>
            </w:pPr>
            <w:del w:id="10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4" w:author="簡琦欣" w:date="2023-03-23T16:03:00Z"/>
                <w:sz w:val="17"/>
                <w:szCs w:val="17"/>
                <w:lang w:eastAsia="zh-TW"/>
              </w:rPr>
            </w:pPr>
            <w:del w:id="1075"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6"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7" w:author="簡琦欣" w:date="2023-03-23T16:03:00Z"/>
                <w:sz w:val="17"/>
                <w:szCs w:val="17"/>
                <w:lang w:eastAsia="zh-TW"/>
              </w:rPr>
            </w:pPr>
            <w:del w:id="1078"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9" w:author="簡琦欣" w:date="2023-03-23T16:03:00Z"/>
                <w:sz w:val="17"/>
                <w:szCs w:val="17"/>
                <w:lang w:eastAsia="zh-TW"/>
              </w:rPr>
            </w:pPr>
            <w:del w:id="1080"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8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82" w:author="簡琦欣" w:date="2023-03-23T16:03:00Z"/>
                <w:sz w:val="17"/>
                <w:szCs w:val="17"/>
              </w:rPr>
            </w:pPr>
            <w:del w:id="1083"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4" w:author="簡琦欣" w:date="2023-03-23T16:03:00Z"/>
                <w:sz w:val="17"/>
                <w:szCs w:val="17"/>
                <w:lang w:eastAsia="zh-TW"/>
              </w:rPr>
            </w:pPr>
            <w:del w:id="1085"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6" w:author="簡琦欣" w:date="2023-03-23T16:03:00Z"/>
                <w:sz w:val="17"/>
                <w:szCs w:val="17"/>
                <w:lang w:eastAsia="zh-TW"/>
              </w:rPr>
            </w:pPr>
            <w:del w:id="1087"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8"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9" w:author="簡琦欣" w:date="2023-03-23T16:03:00Z"/>
                <w:sz w:val="17"/>
                <w:szCs w:val="17"/>
                <w:lang w:eastAsia="zh-TW"/>
              </w:rPr>
            </w:pPr>
            <w:del w:id="1090"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91" w:author="簡琦欣" w:date="2023-03-23T16:03:00Z"/>
                <w:sz w:val="17"/>
                <w:szCs w:val="17"/>
                <w:lang w:eastAsia="zh-TW"/>
              </w:rPr>
            </w:pPr>
            <w:del w:id="1092"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9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4" w:author="簡琦欣" w:date="2023-03-23T16:03:00Z"/>
                <w:sz w:val="17"/>
                <w:szCs w:val="17"/>
                <w:lang w:eastAsia="zh-TW"/>
              </w:rPr>
            </w:pPr>
            <w:del w:id="1095"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6" w:author="簡琦欣" w:date="2023-03-23T16:03:00Z"/>
                <w:sz w:val="17"/>
                <w:szCs w:val="17"/>
                <w:lang w:eastAsia="zh-TW"/>
              </w:rPr>
            </w:pPr>
            <w:del w:id="109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8" w:author="簡琦欣" w:date="2023-03-23T16:03:00Z"/>
                <w:sz w:val="17"/>
                <w:szCs w:val="17"/>
                <w:lang w:eastAsia="zh-TW"/>
              </w:rPr>
            </w:pPr>
            <w:del w:id="1099"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100"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101" w:author="簡琦欣" w:date="2023-03-23T16:03:00Z"/>
                <w:sz w:val="17"/>
                <w:szCs w:val="17"/>
                <w:lang w:eastAsia="zh-TW"/>
              </w:rPr>
            </w:pPr>
            <w:del w:id="1102"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103" w:author="簡琦欣" w:date="2023-03-23T16:03:00Z"/>
                <w:sz w:val="17"/>
                <w:szCs w:val="17"/>
                <w:lang w:eastAsia="zh-TW"/>
              </w:rPr>
            </w:pPr>
            <w:del w:id="1104"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5" w:author="簡琦欣" w:date="2023-03-23T16:03:00Z"/>
                <w:sz w:val="17"/>
                <w:szCs w:val="17"/>
                <w:lang w:eastAsia="zh-TW"/>
              </w:rPr>
            </w:pPr>
            <w:del w:id="1106"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7" w:author="簡琦欣" w:date="2023-03-23T16:03:00Z"/>
                <w:sz w:val="17"/>
                <w:szCs w:val="17"/>
                <w:lang w:eastAsia="zh-TW"/>
              </w:rPr>
            </w:pPr>
            <w:del w:id="1108"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10" w:author="簡琦欣" w:date="2023-03-23T16:03:00Z"/>
                <w:sz w:val="17"/>
                <w:szCs w:val="17"/>
                <w:lang w:eastAsia="zh-TW"/>
              </w:rPr>
            </w:pPr>
            <w:del w:id="1111"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12" w:author="簡琦欣" w:date="2023-03-23T16:03:00Z"/>
                <w:sz w:val="17"/>
                <w:szCs w:val="17"/>
                <w:lang w:eastAsia="zh-TW"/>
              </w:rPr>
            </w:pPr>
            <w:del w:id="1113"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4" w:author="簡琦欣" w:date="2023-03-23T16:03:00Z"/>
                <w:sz w:val="17"/>
                <w:szCs w:val="17"/>
                <w:lang w:eastAsia="zh-TW"/>
              </w:rPr>
            </w:pPr>
            <w:del w:id="1115"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7" w:author="簡琦欣" w:date="2023-03-23T16:03:00Z"/>
                <w:sz w:val="17"/>
                <w:szCs w:val="17"/>
                <w:lang w:eastAsia="zh-TW"/>
              </w:rPr>
            </w:pPr>
            <w:del w:id="1118"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9" w:author="簡琦欣" w:date="2023-03-23T16:03:00Z"/>
                <w:sz w:val="17"/>
                <w:szCs w:val="17"/>
                <w:lang w:eastAsia="zh-TW"/>
              </w:rPr>
            </w:pPr>
            <w:del w:id="1120"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21"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22" w:author="簡琦欣" w:date="2023-03-23T16:03:00Z"/>
                <w:sz w:val="17"/>
                <w:szCs w:val="17"/>
                <w:lang w:eastAsia="zh-TW"/>
              </w:rPr>
            </w:pPr>
            <w:del w:id="1123"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4" w:author="簡琦欣" w:date="2023-03-23T16:03:00Z"/>
                <w:sz w:val="17"/>
                <w:szCs w:val="17"/>
                <w:lang w:eastAsia="zh-TW"/>
              </w:rPr>
            </w:pPr>
            <w:del w:id="1125"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6" w:author="簡琦欣" w:date="2023-03-23T16:03:00Z"/>
                <w:sz w:val="17"/>
                <w:szCs w:val="17"/>
                <w:lang w:eastAsia="zh-TW"/>
              </w:rPr>
            </w:pPr>
            <w:del w:id="1127"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8"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9" w:author="簡琦欣" w:date="2023-03-23T16:03:00Z"/>
                <w:sz w:val="17"/>
                <w:szCs w:val="17"/>
                <w:lang w:eastAsia="zh-TW"/>
              </w:rPr>
            </w:pPr>
            <w:del w:id="1130"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31" w:author="簡琦欣" w:date="2023-03-23T16:03:00Z"/>
                <w:sz w:val="17"/>
                <w:szCs w:val="17"/>
                <w:lang w:eastAsia="zh-TW"/>
              </w:rPr>
            </w:pPr>
            <w:del w:id="1132" w:author="簡琦欣" w:date="2023-03-23T16:03:00Z">
              <w:r>
                <w:rPr>
                  <w:rFonts w:hint="eastAsia"/>
                  <w:sz w:val="17"/>
                  <w:szCs w:val="17"/>
                  <w:lang w:eastAsia="zh-TW"/>
                </w:rPr>
                <w:delText>返回錯誤訊息，僅供參考用。</w:delText>
              </w:r>
            </w:del>
          </w:p>
        </w:tc>
      </w:tr>
      <w:bookmarkEnd w:id="1038"/>
    </w:tbl>
    <w:p w14:paraId="728C9898" w14:textId="77777777" w:rsidR="001B18C9" w:rsidRDefault="001B18C9" w:rsidP="001B18C9">
      <w:pPr>
        <w:pStyle w:val="aff9"/>
        <w:ind w:left="0"/>
        <w:rPr>
          <w:del w:id="1133"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4"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5" w:name="_Toc55997534"/>
      <w:bookmarkStart w:id="1136" w:name="_Toc90483175"/>
      <w:bookmarkStart w:id="1137" w:name="_Toc90483430"/>
      <w:bookmarkStart w:id="1138" w:name="_Toc90483546"/>
      <w:bookmarkStart w:id="1139" w:name="_Toc90483772"/>
      <w:bookmarkStart w:id="1140" w:name="_Toc90490044"/>
      <w:bookmarkStart w:id="1141" w:name="_Toc146278862"/>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5"/>
      <w:bookmarkEnd w:id="1136"/>
      <w:bookmarkEnd w:id="1137"/>
      <w:bookmarkEnd w:id="1138"/>
      <w:bookmarkEnd w:id="1139"/>
      <w:bookmarkEnd w:id="1140"/>
      <w:bookmarkEnd w:id="1141"/>
    </w:p>
    <w:p w14:paraId="477E2451" w14:textId="4F2B24E2" w:rsidR="00FD0BA6" w:rsidRPr="008F20B5" w:rsidRDefault="00716905" w:rsidP="00FD0BA6">
      <w:pPr>
        <w:pStyle w:val="20"/>
        <w:keepNext w:val="0"/>
        <w:rPr>
          <w:rFonts w:ascii="標楷體" w:hAnsi="標楷體"/>
        </w:rPr>
      </w:pPr>
      <w:bookmarkStart w:id="1142" w:name="_Toc55997535"/>
      <w:bookmarkStart w:id="1143" w:name="_Toc90483176"/>
      <w:bookmarkStart w:id="1144" w:name="_Toc90483431"/>
      <w:bookmarkStart w:id="1145" w:name="_Toc90483547"/>
      <w:bookmarkStart w:id="1146" w:name="_Toc90483773"/>
      <w:bookmarkStart w:id="1147" w:name="_Toc90490045"/>
      <w:bookmarkStart w:id="1148" w:name="_Toc146278863"/>
      <w:r w:rsidRPr="008F20B5">
        <w:rPr>
          <w:rFonts w:ascii="標楷體" w:hAnsi="標楷體"/>
        </w:rPr>
        <w:t xml:space="preserve">4.1    </w:t>
      </w:r>
      <w:r w:rsidR="00FD0BA6" w:rsidRPr="008F20B5">
        <w:rPr>
          <w:rFonts w:ascii="標楷體" w:hAnsi="標楷體"/>
        </w:rPr>
        <w:t>其他</w:t>
      </w:r>
      <w:bookmarkEnd w:id="1142"/>
      <w:bookmarkEnd w:id="1143"/>
      <w:bookmarkEnd w:id="1144"/>
      <w:bookmarkEnd w:id="1145"/>
      <w:bookmarkEnd w:id="1146"/>
      <w:bookmarkEnd w:id="1147"/>
      <w:bookmarkEnd w:id="1148"/>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9" w:name="_Toc55997536"/>
      <w:bookmarkStart w:id="1150" w:name="_Toc90483177"/>
      <w:bookmarkStart w:id="1151" w:name="_Toc90483432"/>
      <w:bookmarkStart w:id="1152" w:name="_Toc90483548"/>
      <w:bookmarkStart w:id="1153" w:name="_Toc90483774"/>
      <w:bookmarkStart w:id="1154" w:name="_Toc90490046"/>
      <w:bookmarkStart w:id="1155" w:name="_Toc146278864"/>
      <w:r w:rsidRPr="008F20B5">
        <w:rPr>
          <w:rFonts w:ascii="標楷體" w:hAnsi="標楷體"/>
        </w:rPr>
        <w:t xml:space="preserve">4.2    </w:t>
      </w:r>
      <w:r w:rsidR="00FD0BA6" w:rsidRPr="008F20B5">
        <w:rPr>
          <w:rFonts w:ascii="標楷體" w:hAnsi="標楷體"/>
        </w:rPr>
        <w:t>附件</w:t>
      </w:r>
      <w:bookmarkEnd w:id="1149"/>
      <w:bookmarkEnd w:id="1150"/>
      <w:bookmarkEnd w:id="1151"/>
      <w:bookmarkEnd w:id="1152"/>
      <w:bookmarkEnd w:id="1153"/>
      <w:bookmarkEnd w:id="1154"/>
      <w:bookmarkEnd w:id="1155"/>
    </w:p>
    <w:p w14:paraId="10706F41" w14:textId="6021D608" w:rsidR="00012B35" w:rsidRDefault="00012B35" w:rsidP="00012B35">
      <w:pPr>
        <w:pStyle w:val="20"/>
        <w:keepNext w:val="0"/>
        <w:ind w:leftChars="100" w:left="240"/>
        <w:rPr>
          <w:rFonts w:ascii="標楷體" w:hAnsi="標楷體"/>
        </w:rPr>
      </w:pPr>
      <w:bookmarkStart w:id="1156" w:name="_Toc90483178"/>
      <w:bookmarkStart w:id="1157" w:name="_Toc90483433"/>
      <w:bookmarkStart w:id="1158" w:name="_Toc90483549"/>
      <w:bookmarkStart w:id="1159" w:name="_Toc90483775"/>
      <w:bookmarkStart w:id="1160" w:name="_Toc90490047"/>
      <w:bookmarkStart w:id="1161" w:name="_Toc146278865"/>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6"/>
      <w:bookmarkEnd w:id="1157"/>
      <w:bookmarkEnd w:id="1158"/>
      <w:bookmarkEnd w:id="1159"/>
      <w:bookmarkEnd w:id="1160"/>
      <w:bookmarkEnd w:id="1161"/>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62" w:name="_Toc90483179"/>
      <w:bookmarkStart w:id="1163" w:name="_Toc90483434"/>
      <w:bookmarkStart w:id="1164" w:name="_Toc90483550"/>
      <w:bookmarkStart w:id="1165" w:name="_Toc90483776"/>
      <w:bookmarkStart w:id="1166" w:name="_Toc90490048"/>
      <w:bookmarkStart w:id="1167" w:name="_Toc146278866"/>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62"/>
      <w:bookmarkEnd w:id="1163"/>
      <w:bookmarkEnd w:id="1164"/>
      <w:bookmarkEnd w:id="1165"/>
      <w:bookmarkEnd w:id="1166"/>
      <w:bookmarkEnd w:id="1167"/>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3F4694EF"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D95653">
            <w:rPr>
              <w:rFonts w:ascii="標楷體" w:eastAsia="標楷體" w:hAnsi="標楷體"/>
              <w:noProof/>
            </w:rPr>
            <w:t>V2.11</w:t>
          </w:r>
          <w:r w:rsidRPr="009B11EB">
            <w:rPr>
              <w:rFonts w:ascii="標楷體" w:eastAsia="標楷體" w:hAnsi="標楷體"/>
            </w:rPr>
            <w:fldChar w:fldCharType="end"/>
          </w:r>
        </w:p>
      </w:tc>
      <w:tc>
        <w:tcPr>
          <w:tcW w:w="2160" w:type="dxa"/>
        </w:tcPr>
        <w:p w14:paraId="229123D8" w14:textId="688DBAA5"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D95653" w:rsidRPr="00D95653">
            <w:rPr>
              <w:rFonts w:ascii="標楷體" w:eastAsia="標楷體" w:hAnsi="標楷體"/>
              <w:noProof/>
            </w:rPr>
            <w:t>2023/09/</w:t>
          </w:r>
          <w:r w:rsidR="00D95653">
            <w:rPr>
              <w:noProof/>
            </w:rPr>
            <w:t>22</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D95653">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0A2C3A"/>
    <w:multiLevelType w:val="hybridMultilevel"/>
    <w:tmpl w:val="F5766B18"/>
    <w:lvl w:ilvl="0" w:tplc="BEE26BA4">
      <w:start w:val="9"/>
      <w:numFmt w:val="decimal"/>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1"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40"/>
  </w:num>
  <w:num w:numId="2" w16cid:durableId="1907569855">
    <w:abstractNumId w:val="2"/>
  </w:num>
  <w:num w:numId="3" w16cid:durableId="1796675635">
    <w:abstractNumId w:val="0"/>
  </w:num>
  <w:num w:numId="4" w16cid:durableId="509490651">
    <w:abstractNumId w:val="7"/>
  </w:num>
  <w:num w:numId="5" w16cid:durableId="1756441240">
    <w:abstractNumId w:val="28"/>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4"/>
  </w:num>
  <w:num w:numId="15" w16cid:durableId="1283071404">
    <w:abstractNumId w:val="38"/>
  </w:num>
  <w:num w:numId="16" w16cid:durableId="223225592">
    <w:abstractNumId w:val="33"/>
  </w:num>
  <w:num w:numId="17" w16cid:durableId="1017998179">
    <w:abstractNumId w:val="14"/>
  </w:num>
  <w:num w:numId="18" w16cid:durableId="1992563727">
    <w:abstractNumId w:val="45"/>
  </w:num>
  <w:num w:numId="19" w16cid:durableId="1077165685">
    <w:abstractNumId w:val="43"/>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1"/>
  </w:num>
  <w:num w:numId="26" w16cid:durableId="1902254336">
    <w:abstractNumId w:val="39"/>
  </w:num>
  <w:num w:numId="27" w16cid:durableId="928123909">
    <w:abstractNumId w:val="41"/>
  </w:num>
  <w:num w:numId="28" w16cid:durableId="2016490479">
    <w:abstractNumId w:val="34"/>
  </w:num>
  <w:num w:numId="29" w16cid:durableId="1303073813">
    <w:abstractNumId w:val="42"/>
  </w:num>
  <w:num w:numId="30" w16cid:durableId="313141081">
    <w:abstractNumId w:val="8"/>
  </w:num>
  <w:num w:numId="31" w16cid:durableId="2057461218">
    <w:abstractNumId w:val="35"/>
  </w:num>
  <w:num w:numId="32" w16cid:durableId="26377837">
    <w:abstractNumId w:val="16"/>
  </w:num>
  <w:num w:numId="33" w16cid:durableId="1844739691">
    <w:abstractNumId w:val="32"/>
  </w:num>
  <w:num w:numId="34" w16cid:durableId="773086967">
    <w:abstractNumId w:val="25"/>
  </w:num>
  <w:num w:numId="35" w16cid:durableId="640768293">
    <w:abstractNumId w:val="29"/>
  </w:num>
  <w:num w:numId="36" w16cid:durableId="1104425822">
    <w:abstractNumId w:val="1"/>
  </w:num>
  <w:num w:numId="37" w16cid:durableId="35858735">
    <w:abstractNumId w:val="17"/>
  </w:num>
  <w:num w:numId="38" w16cid:durableId="543560931">
    <w:abstractNumId w:val="21"/>
  </w:num>
  <w:num w:numId="39" w16cid:durableId="1269964516">
    <w:abstractNumId w:val="30"/>
  </w:num>
  <w:num w:numId="40" w16cid:durableId="628246793">
    <w:abstractNumId w:val="36"/>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7"/>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00102119">
    <w:abstractNumId w:val="2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1E7"/>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D5920"/>
    <w:rsid w:val="000E054C"/>
    <w:rsid w:val="000E19C9"/>
    <w:rsid w:val="000E1D67"/>
    <w:rsid w:val="000E2C0D"/>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31CF"/>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710"/>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699C"/>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3FCC"/>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28BD"/>
    <w:rsid w:val="003F4579"/>
    <w:rsid w:val="00402A2F"/>
    <w:rsid w:val="00402C18"/>
    <w:rsid w:val="00404315"/>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4FA3"/>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4629"/>
    <w:rsid w:val="005253E7"/>
    <w:rsid w:val="00525C46"/>
    <w:rsid w:val="00526295"/>
    <w:rsid w:val="00526648"/>
    <w:rsid w:val="00526FEA"/>
    <w:rsid w:val="0053335E"/>
    <w:rsid w:val="00533521"/>
    <w:rsid w:val="005345D9"/>
    <w:rsid w:val="00537C7F"/>
    <w:rsid w:val="00542519"/>
    <w:rsid w:val="005451EB"/>
    <w:rsid w:val="00546829"/>
    <w:rsid w:val="00546FD2"/>
    <w:rsid w:val="005477FF"/>
    <w:rsid w:val="00551ED4"/>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1E4A"/>
    <w:rsid w:val="005E3B1A"/>
    <w:rsid w:val="005E3B86"/>
    <w:rsid w:val="005E544B"/>
    <w:rsid w:val="005E76BE"/>
    <w:rsid w:val="005F00CF"/>
    <w:rsid w:val="005F1429"/>
    <w:rsid w:val="005F19CB"/>
    <w:rsid w:val="005F430C"/>
    <w:rsid w:val="00600207"/>
    <w:rsid w:val="0060125B"/>
    <w:rsid w:val="0060314D"/>
    <w:rsid w:val="00607A4F"/>
    <w:rsid w:val="00610354"/>
    <w:rsid w:val="00611046"/>
    <w:rsid w:val="006115A3"/>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720"/>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19EF"/>
    <w:rsid w:val="00896635"/>
    <w:rsid w:val="008974FF"/>
    <w:rsid w:val="00897BA8"/>
    <w:rsid w:val="008A0AAB"/>
    <w:rsid w:val="008A12DD"/>
    <w:rsid w:val="008A197E"/>
    <w:rsid w:val="008A4DEA"/>
    <w:rsid w:val="008A61F2"/>
    <w:rsid w:val="008A7110"/>
    <w:rsid w:val="008A7303"/>
    <w:rsid w:val="008A7582"/>
    <w:rsid w:val="008B1446"/>
    <w:rsid w:val="008B190F"/>
    <w:rsid w:val="008B2096"/>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073F"/>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7CA"/>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B67"/>
    <w:rsid w:val="00945D52"/>
    <w:rsid w:val="00945D66"/>
    <w:rsid w:val="009476BA"/>
    <w:rsid w:val="0095190E"/>
    <w:rsid w:val="009519DB"/>
    <w:rsid w:val="0095355E"/>
    <w:rsid w:val="00953C25"/>
    <w:rsid w:val="00954476"/>
    <w:rsid w:val="00955ABB"/>
    <w:rsid w:val="00956E39"/>
    <w:rsid w:val="00960B97"/>
    <w:rsid w:val="009649EF"/>
    <w:rsid w:val="00964F6F"/>
    <w:rsid w:val="0096697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35A"/>
    <w:rsid w:val="00A574FD"/>
    <w:rsid w:val="00A61EE7"/>
    <w:rsid w:val="00A621A5"/>
    <w:rsid w:val="00A6366E"/>
    <w:rsid w:val="00A656A8"/>
    <w:rsid w:val="00A72384"/>
    <w:rsid w:val="00A73E2B"/>
    <w:rsid w:val="00A74707"/>
    <w:rsid w:val="00A76E0E"/>
    <w:rsid w:val="00A83094"/>
    <w:rsid w:val="00A83BF7"/>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0F1F"/>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5FE7"/>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2421"/>
    <w:rsid w:val="00C3408F"/>
    <w:rsid w:val="00C3431E"/>
    <w:rsid w:val="00C34E0D"/>
    <w:rsid w:val="00C34F9B"/>
    <w:rsid w:val="00C36270"/>
    <w:rsid w:val="00C444FC"/>
    <w:rsid w:val="00C44F74"/>
    <w:rsid w:val="00C456F5"/>
    <w:rsid w:val="00C46728"/>
    <w:rsid w:val="00C4764B"/>
    <w:rsid w:val="00C51C28"/>
    <w:rsid w:val="00C52AAD"/>
    <w:rsid w:val="00C530C4"/>
    <w:rsid w:val="00C544A2"/>
    <w:rsid w:val="00C5551B"/>
    <w:rsid w:val="00C555AD"/>
    <w:rsid w:val="00C55754"/>
    <w:rsid w:val="00C56D4D"/>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8745B"/>
    <w:rsid w:val="00C91100"/>
    <w:rsid w:val="00C918BA"/>
    <w:rsid w:val="00C91BBB"/>
    <w:rsid w:val="00C947E8"/>
    <w:rsid w:val="00C94C3B"/>
    <w:rsid w:val="00C95333"/>
    <w:rsid w:val="00C95E73"/>
    <w:rsid w:val="00CA0B03"/>
    <w:rsid w:val="00CA0D02"/>
    <w:rsid w:val="00CA18DC"/>
    <w:rsid w:val="00CA2C20"/>
    <w:rsid w:val="00CA3C83"/>
    <w:rsid w:val="00CA3D83"/>
    <w:rsid w:val="00CA57B4"/>
    <w:rsid w:val="00CA582E"/>
    <w:rsid w:val="00CA74EE"/>
    <w:rsid w:val="00CA76D6"/>
    <w:rsid w:val="00CA7C5E"/>
    <w:rsid w:val="00CB27F8"/>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AE3"/>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8A1"/>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5653"/>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B3632"/>
    <w:rsid w:val="00DC2D57"/>
    <w:rsid w:val="00DC452E"/>
    <w:rsid w:val="00DC4BAC"/>
    <w:rsid w:val="00DC7D1E"/>
    <w:rsid w:val="00DD025B"/>
    <w:rsid w:val="00DD0905"/>
    <w:rsid w:val="00DD1C6B"/>
    <w:rsid w:val="00DD2A93"/>
    <w:rsid w:val="00DD34FB"/>
    <w:rsid w:val="00DD3A5F"/>
    <w:rsid w:val="00DD3E29"/>
    <w:rsid w:val="00DD441D"/>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0115"/>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2118"/>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79">
      <w:bodyDiv w:val="1"/>
      <w:marLeft w:val="0"/>
      <w:marRight w:val="0"/>
      <w:marTop w:val="0"/>
      <w:marBottom w:val="0"/>
      <w:divBdr>
        <w:top w:val="none" w:sz="0" w:space="0" w:color="auto"/>
        <w:left w:val="none" w:sz="0" w:space="0" w:color="auto"/>
        <w:bottom w:val="none" w:sz="0" w:space="0" w:color="auto"/>
        <w:right w:val="none" w:sz="0" w:space="0" w:color="auto"/>
      </w:divBdr>
    </w:div>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3843425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21990658">
      <w:bodyDiv w:val="1"/>
      <w:marLeft w:val="0"/>
      <w:marRight w:val="0"/>
      <w:marTop w:val="0"/>
      <w:marBottom w:val="0"/>
      <w:divBdr>
        <w:top w:val="none" w:sz="0" w:space="0" w:color="auto"/>
        <w:left w:val="none" w:sz="0" w:space="0" w:color="auto"/>
        <w:bottom w:val="none" w:sz="0" w:space="0" w:color="auto"/>
        <w:right w:val="none" w:sz="0" w:space="0" w:color="auto"/>
      </w:divBdr>
    </w:div>
    <w:div w:id="434909506">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12003390">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0967207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46357663">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87156749">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63442133">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56441555">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808738372">
      <w:bodyDiv w:val="1"/>
      <w:marLeft w:val="0"/>
      <w:marRight w:val="0"/>
      <w:marTop w:val="0"/>
      <w:marBottom w:val="0"/>
      <w:divBdr>
        <w:top w:val="none" w:sz="0" w:space="0" w:color="auto"/>
        <w:left w:val="none" w:sz="0" w:space="0" w:color="auto"/>
        <w:bottom w:val="none" w:sz="0" w:space="0" w:color="auto"/>
        <w:right w:val="none" w:sz="0" w:space="0" w:color="auto"/>
      </w:divBdr>
    </w:div>
    <w:div w:id="187927557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image" Target="media/image48.png"/><Relationship Id="rId7" Type="http://schemas.openxmlformats.org/officeDocument/2006/relationships/numbering" Target="numbering.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package" Target="embeddings/Microsoft_Excel_Worksheet.xlsx"/><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3.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Word_Document.docx"/><Relationship Id="rId64" Type="http://schemas.openxmlformats.org/officeDocument/2006/relationships/package" Target="embeddings/Microsoft_Excel_Worksheet1.xlsx"/><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Microsoft_Word_97_-_2003_Document.doc"/><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4.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D1BF6A59-B46B-414F-9F71-A20B368BDA3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205</Pages>
  <Words>17350</Words>
  <Characters>98899</Characters>
  <Application>Microsoft Office Word</Application>
  <DocSecurity>0</DocSecurity>
  <Lines>824</Lines>
  <Paragraphs>232</Paragraphs>
  <ScaleCrop>false</ScaleCrop>
  <Company>Microsoft</Company>
  <LinksUpToDate>false</LinksUpToDate>
  <CharactersWithSpaces>116017</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 SU</cp:lastModifiedBy>
  <cp:revision>8</cp:revision>
  <cp:lastPrinted>2023-02-16T03:26:00Z</cp:lastPrinted>
  <dcterms:created xsi:type="dcterms:W3CDTF">2023-07-11T11:36:00Z</dcterms:created>
  <dcterms:modified xsi:type="dcterms:W3CDTF">2023-09-22T04:40:00Z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