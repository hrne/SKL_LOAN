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1F2E174E" w:rsidR="00E55F55" w:rsidRPr="008F20B5" w:rsidRDefault="00E55F55" w:rsidP="006B5312">
            <w:pPr>
              <w:pStyle w:val="ae"/>
              <w:rPr>
                <w:rFonts w:ascii="標楷體" w:hAnsi="標楷體"/>
              </w:rPr>
            </w:pPr>
            <w:r w:rsidRPr="008F20B5">
              <w:rPr>
                <w:rFonts w:ascii="標楷體" w:hAnsi="標楷體"/>
              </w:rPr>
              <w:t>V</w:t>
            </w:r>
            <w:r w:rsidR="00D73CDB">
              <w:rPr>
                <w:rFonts w:ascii="標楷體" w:hAnsi="標楷體" w:hint="eastAsia"/>
              </w:rPr>
              <w:t>2</w:t>
            </w:r>
            <w:r w:rsidRPr="008F20B5">
              <w:rPr>
                <w:rFonts w:ascii="標楷體" w:hAnsi="標楷體"/>
              </w:rPr>
              <w:t>.</w:t>
            </w:r>
            <w:r w:rsidR="00D73CDB">
              <w:rPr>
                <w:rFonts w:ascii="標楷體" w:hAnsi="標楷體" w:hint="eastAsia"/>
              </w:rPr>
              <w:t>0</w:t>
            </w:r>
            <w:r w:rsidR="00F92DA0">
              <w:rPr>
                <w:rFonts w:ascii="標楷體" w:hAnsi="標楷體" w:hint="eastAsia"/>
              </w:rPr>
              <w:t>6</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17E22238" w:rsidR="00E55F55" w:rsidRPr="008F20B5" w:rsidRDefault="00E55F55" w:rsidP="00D22ECB">
            <w:pPr>
              <w:pStyle w:val="af1"/>
              <w:rPr>
                <w:rFonts w:ascii="標楷體" w:hAnsi="標楷體"/>
              </w:rPr>
            </w:pPr>
            <w:r w:rsidRPr="008F20B5">
              <w:rPr>
                <w:rFonts w:ascii="標楷體" w:hAnsi="標楷體"/>
              </w:rPr>
              <w:t>20</w:t>
            </w:r>
            <w:r w:rsidR="0088546A" w:rsidRPr="008F20B5">
              <w:rPr>
                <w:rFonts w:ascii="標楷體" w:hAnsi="標楷體"/>
              </w:rPr>
              <w:t>2</w:t>
            </w:r>
            <w:r w:rsidR="00E5670D">
              <w:rPr>
                <w:rFonts w:ascii="標楷體" w:hAnsi="標楷體"/>
              </w:rPr>
              <w:t>3</w:t>
            </w:r>
            <w:r w:rsidRPr="008F20B5">
              <w:rPr>
                <w:rFonts w:ascii="標楷體" w:hAnsi="標楷體"/>
              </w:rPr>
              <w:t>/</w:t>
            </w:r>
            <w:r w:rsidR="00795AEF">
              <w:rPr>
                <w:rFonts w:ascii="標楷體" w:hAnsi="標楷體" w:hint="eastAsia"/>
              </w:rPr>
              <w:t>0</w:t>
            </w:r>
            <w:r w:rsidR="0033475E">
              <w:rPr>
                <w:rFonts w:ascii="標楷體" w:hAnsi="標楷體" w:hint="eastAsia"/>
              </w:rPr>
              <w:t>3</w:t>
            </w:r>
            <w:r w:rsidRPr="008F20B5">
              <w:rPr>
                <w:rFonts w:ascii="標楷體" w:hAnsi="標楷體"/>
              </w:rPr>
              <w:t>/</w:t>
            </w:r>
            <w:r w:rsidR="00F92DA0">
              <w:rPr>
                <w:rFonts w:ascii="標楷體" w:hAnsi="標楷體" w:hint="eastAsia"/>
              </w:rPr>
              <w:t>31</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0C09A9C9"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" stroked="f">
                <v:textbo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dEA6APQBAADRAwAADgAAAAAAAAAAAAAAAAAuAgAA&#10;ZHJzL2Uyb0RvYy54bWxQSwECLQAUAAYACAAAACEAU0RBaOAAAAANAQAADwAAAAAAAAAAAAAAAABO&#10;BAAAZHJzL2Rvd25yZXYueG1sUEsFBgAAAAAEAAQA8wAAAFsFAAAAAA==&#10;" stroked="f">
                <v:textbo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581"/>
        <w:gridCol w:w="4252"/>
        <w:gridCol w:w="1134"/>
        <w:gridCol w:w="713"/>
        <w:gridCol w:w="1440"/>
      </w:tblGrid>
      <w:tr w:rsidR="00E55F55" w:rsidRPr="00734541" w14:paraId="4F391711" w14:textId="77777777" w:rsidTr="00DD5461">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581"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4252"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713"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註</w:t>
            </w:r>
          </w:p>
        </w:tc>
      </w:tr>
      <w:tr w:rsidR="00E55F55" w:rsidRPr="00734541" w14:paraId="63825CFB" w14:textId="77777777" w:rsidTr="00DD5461">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581"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4252"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DD5461">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581"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4252"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DD5461">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581"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4252"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DD5461">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581"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4252" w:type="dxa"/>
            <w:vAlign w:val="center"/>
          </w:tcPr>
          <w:p w14:paraId="3D090697" w14:textId="77777777" w:rsidR="00A72384"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15ABD46C" w14:textId="57AA5844" w:rsidR="00632263" w:rsidRPr="00734541" w:rsidRDefault="00EE0EF4" w:rsidP="00734541">
            <w:pPr>
              <w:pStyle w:val="11"/>
              <w:spacing w:before="0" w:line="320" w:lineRule="exact"/>
              <w:rPr>
                <w:rFonts w:ascii="標楷體" w:hAnsi="標楷體"/>
              </w:rPr>
            </w:pP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DD5461">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581"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4252" w:type="dxa"/>
            <w:vAlign w:val="center"/>
          </w:tcPr>
          <w:p w14:paraId="1DD182AF" w14:textId="77777777" w:rsidR="00A72384"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2DDC1604" w14:textId="48E8960E" w:rsidR="009C33BE" w:rsidRPr="00734541" w:rsidRDefault="009C33BE" w:rsidP="00734541">
            <w:pPr>
              <w:pStyle w:val="11"/>
              <w:spacing w:before="0" w:line="320" w:lineRule="exact"/>
              <w:rPr>
                <w:rFonts w:ascii="標楷體" w:hAnsi="標楷體"/>
              </w:rPr>
            </w:pP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DD5461">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581"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4252"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DD5461">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4252"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DD5461">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581"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4252"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DD5461">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581"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4252"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DD5461">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581"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4252"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DD5461">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581"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DD5461">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581"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r w:rsidR="009338CC">
              <w:fldChar w:fldCharType="begin"/>
            </w:r>
            <w:r w:rsidR="009338CC">
              <w:instrText>HYPERLINK \l "_L2306</w:instrText>
            </w:r>
            <w:r w:rsidR="009338CC">
              <w:instrText>關係人資料建立</w:instrText>
            </w:r>
            <w:r w:rsidR="009338CC">
              <w:instrText>"</w:instrText>
            </w:r>
            <w:r w:rsidR="009338CC">
              <w:fldChar w:fldCharType="separate"/>
            </w:r>
            <w:r w:rsidRPr="00734541">
              <w:rPr>
                <w:rFonts w:ascii="標楷體" w:hAnsi="標楷體"/>
              </w:rPr>
              <w:t>L2306</w:t>
            </w:r>
            <w:r w:rsidR="009338CC">
              <w:rPr>
                <w:rFonts w:ascii="標楷體" w:hAnsi="標楷體"/>
              </w:rPr>
              <w:fldChar w:fldCharType="end"/>
            </w:r>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DD5461">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581"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4252"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DD5461">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581"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4252"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DD5461">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581"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4252"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F45DAD" w:rsidRPr="00734541" w14:paraId="109342DF" w14:textId="77777777" w:rsidTr="00DD5461">
        <w:tc>
          <w:tcPr>
            <w:tcW w:w="1108" w:type="dxa"/>
            <w:vAlign w:val="center"/>
          </w:tcPr>
          <w:p w14:paraId="3D865712" w14:textId="03CC3202" w:rsidR="00F45DAD" w:rsidRPr="00734541" w:rsidRDefault="00F45DAD" w:rsidP="00F45DAD">
            <w:pPr>
              <w:pStyle w:val="11"/>
              <w:spacing w:before="0" w:line="320" w:lineRule="exact"/>
              <w:rPr>
                <w:rFonts w:ascii="標楷體" w:hAnsi="標楷體"/>
              </w:rPr>
            </w:pPr>
            <w:r w:rsidRPr="00734541">
              <w:rPr>
                <w:rFonts w:ascii="標楷體" w:hAnsi="標楷體" w:hint="eastAsia"/>
              </w:rPr>
              <w:t>V1.14</w:t>
            </w:r>
          </w:p>
        </w:tc>
        <w:tc>
          <w:tcPr>
            <w:tcW w:w="1581" w:type="dxa"/>
            <w:vAlign w:val="center"/>
          </w:tcPr>
          <w:p w14:paraId="65C72820" w14:textId="11F86189" w:rsidR="00F45DAD" w:rsidRPr="00734541" w:rsidRDefault="00F45DAD" w:rsidP="00F45DAD">
            <w:pPr>
              <w:pStyle w:val="11"/>
              <w:spacing w:before="0" w:line="320" w:lineRule="exact"/>
              <w:rPr>
                <w:rFonts w:ascii="標楷體" w:hAnsi="標楷體"/>
              </w:rPr>
            </w:pPr>
            <w:r w:rsidRPr="00734541">
              <w:rPr>
                <w:rFonts w:ascii="標楷體" w:hAnsi="標楷體" w:hint="eastAsia"/>
              </w:rPr>
              <w:t>2020/12/30</w:t>
            </w:r>
          </w:p>
        </w:tc>
        <w:tc>
          <w:tcPr>
            <w:tcW w:w="4252" w:type="dxa"/>
            <w:vAlign w:val="center"/>
          </w:tcPr>
          <w:p w14:paraId="245B449E" w14:textId="3236AB2A" w:rsidR="00F45DAD" w:rsidRPr="00734541" w:rsidRDefault="00F45DAD" w:rsidP="00F45DAD">
            <w:pPr>
              <w:pStyle w:val="11"/>
              <w:spacing w:before="0" w:line="320" w:lineRule="exact"/>
              <w:rPr>
                <w:rFonts w:ascii="標楷體" w:hAnsi="標楷體"/>
              </w:rPr>
            </w:pPr>
            <w:r w:rsidRPr="00734541">
              <w:rPr>
                <w:rFonts w:ascii="標楷體" w:hAnsi="標楷體" w:hint="eastAsia"/>
              </w:rPr>
              <w:t>更新金額</w:t>
            </w:r>
            <w:r w:rsidRPr="00734541">
              <w:rPr>
                <w:rFonts w:ascii="標楷體" w:hAnsi="標楷體"/>
              </w:rPr>
              <w:t>,</w:t>
            </w:r>
            <w:r w:rsidRPr="00734541">
              <w:rPr>
                <w:rFonts w:ascii="標楷體" w:hAnsi="標楷體" w:hint="eastAsia"/>
              </w:rPr>
              <w:t>數字欄位 X -&gt; 9 TYPE</w:t>
            </w:r>
          </w:p>
        </w:tc>
        <w:tc>
          <w:tcPr>
            <w:tcW w:w="1134" w:type="dxa"/>
          </w:tcPr>
          <w:p w14:paraId="5C6437F0" w14:textId="2F8ABEAA"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BC2EA87" w14:textId="77777777" w:rsidR="00F45DAD" w:rsidRPr="00734541" w:rsidRDefault="00F45DAD" w:rsidP="00F45DAD">
            <w:pPr>
              <w:pStyle w:val="11"/>
              <w:spacing w:before="0" w:line="320" w:lineRule="exact"/>
              <w:rPr>
                <w:rFonts w:ascii="標楷體" w:hAnsi="標楷體"/>
              </w:rPr>
            </w:pPr>
          </w:p>
        </w:tc>
        <w:tc>
          <w:tcPr>
            <w:tcW w:w="1440" w:type="dxa"/>
          </w:tcPr>
          <w:p w14:paraId="4FABE594" w14:textId="4E299613" w:rsidR="00F45DAD" w:rsidRPr="00734541" w:rsidRDefault="00F45DAD" w:rsidP="00F45DAD">
            <w:pPr>
              <w:pStyle w:val="11"/>
              <w:spacing w:before="0" w:line="320" w:lineRule="exact"/>
              <w:rPr>
                <w:rFonts w:ascii="標楷體" w:hAnsi="標楷體"/>
              </w:rPr>
            </w:pPr>
          </w:p>
        </w:tc>
      </w:tr>
      <w:tr w:rsidR="00F45DAD" w:rsidRPr="00734541" w14:paraId="605F838B" w14:textId="77777777" w:rsidTr="00DD5461">
        <w:tc>
          <w:tcPr>
            <w:tcW w:w="1108" w:type="dxa"/>
            <w:vAlign w:val="center"/>
          </w:tcPr>
          <w:p w14:paraId="5F0C248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V1.15</w:t>
            </w:r>
          </w:p>
        </w:tc>
        <w:tc>
          <w:tcPr>
            <w:tcW w:w="1581" w:type="dxa"/>
            <w:vAlign w:val="center"/>
          </w:tcPr>
          <w:p w14:paraId="6FE2F37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2021/01/08</w:t>
            </w:r>
          </w:p>
        </w:tc>
        <w:tc>
          <w:tcPr>
            <w:tcW w:w="4252" w:type="dxa"/>
            <w:vAlign w:val="center"/>
          </w:tcPr>
          <w:p w14:paraId="70A3DA13" w14:textId="46FAA079" w:rsidR="00F45DAD" w:rsidRPr="00734541" w:rsidRDefault="00F45DAD" w:rsidP="00F45DAD">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tcPr>
          <w:p w14:paraId="58F1F8D2" w14:textId="78C157B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5E37C1C" w14:textId="77777777" w:rsidR="00F45DAD" w:rsidRPr="00734541" w:rsidRDefault="00F45DAD" w:rsidP="00F45DAD">
            <w:pPr>
              <w:pStyle w:val="11"/>
              <w:spacing w:before="0" w:line="320" w:lineRule="exact"/>
              <w:rPr>
                <w:rFonts w:ascii="標楷體" w:hAnsi="標楷體"/>
              </w:rPr>
            </w:pPr>
          </w:p>
        </w:tc>
        <w:tc>
          <w:tcPr>
            <w:tcW w:w="1440" w:type="dxa"/>
          </w:tcPr>
          <w:p w14:paraId="131D26A0" w14:textId="6C6D7D22" w:rsidR="00F45DAD" w:rsidRPr="00734541" w:rsidRDefault="00F45DAD" w:rsidP="00F45DAD">
            <w:pPr>
              <w:pStyle w:val="11"/>
              <w:spacing w:before="0" w:line="320" w:lineRule="exact"/>
              <w:rPr>
                <w:rFonts w:ascii="標楷體" w:hAnsi="標楷體"/>
              </w:rPr>
            </w:pPr>
          </w:p>
        </w:tc>
      </w:tr>
      <w:tr w:rsidR="00F45DAD" w:rsidRPr="00734541" w14:paraId="4AC80264" w14:textId="77777777" w:rsidTr="00DD5461">
        <w:tc>
          <w:tcPr>
            <w:tcW w:w="1108" w:type="dxa"/>
            <w:vAlign w:val="center"/>
          </w:tcPr>
          <w:p w14:paraId="1E323906" w14:textId="0951C2FB" w:rsidR="00F45DAD" w:rsidRPr="00734541" w:rsidRDefault="00F45DAD" w:rsidP="00F45DAD">
            <w:pPr>
              <w:pStyle w:val="11"/>
              <w:spacing w:before="0" w:line="320" w:lineRule="exact"/>
              <w:rPr>
                <w:rFonts w:ascii="標楷體" w:hAnsi="標楷體"/>
              </w:rPr>
            </w:pPr>
            <w:r w:rsidRPr="00734541">
              <w:rPr>
                <w:rFonts w:ascii="標楷體" w:hAnsi="標楷體" w:hint="eastAsia"/>
              </w:rPr>
              <w:t>V1.16</w:t>
            </w:r>
          </w:p>
        </w:tc>
        <w:tc>
          <w:tcPr>
            <w:tcW w:w="1581" w:type="dxa"/>
            <w:vAlign w:val="center"/>
          </w:tcPr>
          <w:p w14:paraId="07C26DE7" w14:textId="091F6573" w:rsidR="00F45DAD" w:rsidRPr="00734541" w:rsidRDefault="00F45DAD" w:rsidP="00F45DAD">
            <w:pPr>
              <w:pStyle w:val="11"/>
              <w:spacing w:before="0" w:line="320" w:lineRule="exact"/>
              <w:rPr>
                <w:rFonts w:ascii="標楷體" w:hAnsi="標楷體"/>
              </w:rPr>
            </w:pPr>
            <w:r w:rsidRPr="00734541">
              <w:rPr>
                <w:rFonts w:ascii="標楷體" w:hAnsi="標楷體" w:hint="eastAsia"/>
              </w:rPr>
              <w:t>2021/01/14</w:t>
            </w:r>
          </w:p>
        </w:tc>
        <w:tc>
          <w:tcPr>
            <w:tcW w:w="4252" w:type="dxa"/>
            <w:vAlign w:val="center"/>
          </w:tcPr>
          <w:p w14:paraId="48FEFEC6" w14:textId="7E892676" w:rsidR="00F45DAD" w:rsidRPr="00734541" w:rsidRDefault="00F45DAD" w:rsidP="00F45DAD">
            <w:pPr>
              <w:pStyle w:val="11"/>
              <w:spacing w:before="0" w:line="320" w:lineRule="exact"/>
              <w:rPr>
                <w:rFonts w:ascii="標楷體" w:hAnsi="標楷體"/>
              </w:rPr>
            </w:pPr>
            <w:r w:rsidRPr="00734541">
              <w:rPr>
                <w:rFonts w:ascii="標楷體" w:hAnsi="標楷體" w:hint="eastAsia"/>
              </w:rPr>
              <w:t>L1101 郵遞區號改為3-3</w:t>
            </w:r>
          </w:p>
        </w:tc>
        <w:tc>
          <w:tcPr>
            <w:tcW w:w="1134" w:type="dxa"/>
          </w:tcPr>
          <w:p w14:paraId="7980D32F" w14:textId="2C4F377D"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E32A96F" w14:textId="77777777" w:rsidR="00F45DAD" w:rsidRPr="00734541" w:rsidRDefault="00F45DAD" w:rsidP="00F45DAD">
            <w:pPr>
              <w:pStyle w:val="11"/>
              <w:spacing w:before="0" w:line="320" w:lineRule="exact"/>
              <w:rPr>
                <w:rFonts w:ascii="標楷體" w:hAnsi="標楷體"/>
              </w:rPr>
            </w:pPr>
          </w:p>
        </w:tc>
        <w:tc>
          <w:tcPr>
            <w:tcW w:w="1440" w:type="dxa"/>
          </w:tcPr>
          <w:p w14:paraId="589AEECD" w14:textId="71AFEAF5" w:rsidR="00F45DAD" w:rsidRPr="00734541" w:rsidRDefault="00F45DAD" w:rsidP="00F45DAD">
            <w:pPr>
              <w:pStyle w:val="11"/>
              <w:spacing w:before="0" w:line="320" w:lineRule="exact"/>
              <w:rPr>
                <w:rFonts w:ascii="標楷體" w:hAnsi="標楷體"/>
              </w:rPr>
            </w:pPr>
          </w:p>
        </w:tc>
      </w:tr>
      <w:tr w:rsidR="00F45DAD" w:rsidRPr="00734541" w14:paraId="3ABDBFEE" w14:textId="77777777" w:rsidTr="00DD5461">
        <w:tc>
          <w:tcPr>
            <w:tcW w:w="1108" w:type="dxa"/>
            <w:vAlign w:val="center"/>
          </w:tcPr>
          <w:p w14:paraId="51AD3150" w14:textId="0FFB6F9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581" w:type="dxa"/>
            <w:vAlign w:val="center"/>
          </w:tcPr>
          <w:p w14:paraId="7C49ACD1" w14:textId="6AA1EB0F"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4252" w:type="dxa"/>
            <w:vAlign w:val="center"/>
          </w:tcPr>
          <w:p w14:paraId="3177B734" w14:textId="52C02872" w:rsidR="00F45DAD" w:rsidRPr="00734541" w:rsidRDefault="00F45DAD" w:rsidP="00F45DAD">
            <w:pPr>
              <w:pStyle w:val="11"/>
              <w:spacing w:before="0" w:line="320" w:lineRule="exact"/>
              <w:rPr>
                <w:rFonts w:ascii="標楷體" w:hAnsi="標楷體"/>
              </w:rPr>
            </w:pPr>
            <w:r w:rsidRPr="00734541">
              <w:rPr>
                <w:rFonts w:ascii="標楷體" w:hAnsi="標楷體" w:hint="eastAsia"/>
              </w:rPr>
              <w:t>新增必填欄</w:t>
            </w:r>
          </w:p>
        </w:tc>
        <w:tc>
          <w:tcPr>
            <w:tcW w:w="1134" w:type="dxa"/>
          </w:tcPr>
          <w:p w14:paraId="58BC014F" w14:textId="761083C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3F8B0F1D" w14:textId="77777777" w:rsidR="00F45DAD" w:rsidRPr="00734541" w:rsidRDefault="00F45DAD" w:rsidP="00F45DAD">
            <w:pPr>
              <w:pStyle w:val="11"/>
              <w:spacing w:before="0" w:line="320" w:lineRule="exact"/>
              <w:rPr>
                <w:rFonts w:ascii="標楷體" w:hAnsi="標楷體"/>
              </w:rPr>
            </w:pPr>
          </w:p>
        </w:tc>
        <w:tc>
          <w:tcPr>
            <w:tcW w:w="1440" w:type="dxa"/>
          </w:tcPr>
          <w:p w14:paraId="54CF9616" w14:textId="47E71A1F" w:rsidR="00F45DAD" w:rsidRPr="00734541" w:rsidRDefault="00F45DAD" w:rsidP="00F45DAD">
            <w:pPr>
              <w:pStyle w:val="11"/>
              <w:spacing w:before="0" w:line="320" w:lineRule="exact"/>
              <w:rPr>
                <w:rFonts w:ascii="標楷體" w:hAnsi="標楷體"/>
              </w:rPr>
            </w:pPr>
          </w:p>
        </w:tc>
      </w:tr>
      <w:tr w:rsidR="00F45DAD" w:rsidRPr="00734541" w14:paraId="2A58BF35" w14:textId="77777777" w:rsidTr="00DD5461">
        <w:tc>
          <w:tcPr>
            <w:tcW w:w="1108" w:type="dxa"/>
            <w:vAlign w:val="center"/>
          </w:tcPr>
          <w:p w14:paraId="47DFF4F7" w14:textId="4B7EC27D" w:rsidR="00F45DAD" w:rsidRPr="00734541" w:rsidRDefault="00F45DAD" w:rsidP="00F45DAD">
            <w:pPr>
              <w:pStyle w:val="11"/>
              <w:spacing w:before="0" w:line="320" w:lineRule="exact"/>
              <w:rPr>
                <w:rFonts w:ascii="標楷體" w:hAnsi="標楷體"/>
              </w:rPr>
            </w:pPr>
            <w:r w:rsidRPr="00734541">
              <w:rPr>
                <w:rFonts w:ascii="標楷體" w:hAnsi="標楷體"/>
              </w:rPr>
              <w:t>V1.18</w:t>
            </w:r>
          </w:p>
        </w:tc>
        <w:tc>
          <w:tcPr>
            <w:tcW w:w="1581" w:type="dxa"/>
            <w:vAlign w:val="center"/>
          </w:tcPr>
          <w:p w14:paraId="75C595B9" w14:textId="4954BA1C"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4252" w:type="dxa"/>
            <w:vAlign w:val="center"/>
          </w:tcPr>
          <w:p w14:paraId="380DCCEC" w14:textId="6B480EAC" w:rsidR="00F45DAD" w:rsidRPr="00734541" w:rsidRDefault="00F45DAD" w:rsidP="00F45DAD">
            <w:pPr>
              <w:pStyle w:val="11"/>
              <w:spacing w:before="0" w:line="320" w:lineRule="exact"/>
              <w:rPr>
                <w:rFonts w:ascii="標楷體" w:hAnsi="標楷體"/>
              </w:rPr>
            </w:pPr>
            <w:r w:rsidRPr="00734541">
              <w:rPr>
                <w:rFonts w:ascii="標楷體" w:hAnsi="標楷體" w:hint="eastAsia"/>
              </w:rPr>
              <w:t>新增L1109</w:t>
            </w:r>
          </w:p>
        </w:tc>
        <w:tc>
          <w:tcPr>
            <w:tcW w:w="1134" w:type="dxa"/>
          </w:tcPr>
          <w:p w14:paraId="047B572D" w14:textId="729D8E6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ACBF9DF" w14:textId="77777777" w:rsidR="00F45DAD" w:rsidRPr="00734541" w:rsidRDefault="00F45DAD" w:rsidP="00F45DAD">
            <w:pPr>
              <w:pStyle w:val="11"/>
              <w:spacing w:before="0" w:line="320" w:lineRule="exact"/>
              <w:rPr>
                <w:rFonts w:ascii="標楷體" w:hAnsi="標楷體"/>
              </w:rPr>
            </w:pPr>
          </w:p>
        </w:tc>
        <w:tc>
          <w:tcPr>
            <w:tcW w:w="1440" w:type="dxa"/>
          </w:tcPr>
          <w:p w14:paraId="4E3D8D0B" w14:textId="6BFF0975" w:rsidR="00F45DAD" w:rsidRPr="00734541" w:rsidRDefault="00F45DAD" w:rsidP="00F45DAD">
            <w:pPr>
              <w:pStyle w:val="11"/>
              <w:spacing w:before="0" w:line="320" w:lineRule="exact"/>
              <w:rPr>
                <w:rFonts w:ascii="標楷體" w:hAnsi="標楷體"/>
              </w:rPr>
            </w:pPr>
          </w:p>
        </w:tc>
      </w:tr>
      <w:tr w:rsidR="00F45DAD" w:rsidRPr="00734541" w14:paraId="1AD9F4FA" w14:textId="77777777" w:rsidTr="00DD5461">
        <w:tc>
          <w:tcPr>
            <w:tcW w:w="1108" w:type="dxa"/>
            <w:vAlign w:val="center"/>
          </w:tcPr>
          <w:p w14:paraId="1039F6C5" w14:textId="39CD40A5"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581" w:type="dxa"/>
            <w:vAlign w:val="center"/>
          </w:tcPr>
          <w:p w14:paraId="1ABCA4D5" w14:textId="2FCC953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4252" w:type="dxa"/>
            <w:vAlign w:val="center"/>
          </w:tcPr>
          <w:p w14:paraId="520C3ADF" w14:textId="76581BF5"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proofErr w:type="spellStart"/>
            <w:r w:rsidRPr="00734541">
              <w:rPr>
                <w:rFonts w:ascii="標楷體" w:hAnsi="標楷體"/>
              </w:rPr>
              <w:t>Prohibityear</w:t>
            </w:r>
            <w:proofErr w:type="spellEnd"/>
            <w:r w:rsidRPr="00734541">
              <w:rPr>
                <w:rFonts w:ascii="標楷體" w:hAnsi="標楷體" w:hint="eastAsia"/>
              </w:rPr>
              <w:t>限制清償期限X</w:t>
            </w:r>
            <w:r w:rsidRPr="00734541">
              <w:rPr>
                <w:rFonts w:ascii="標楷體" w:hAnsi="標楷體"/>
              </w:rPr>
              <w:t>,2</w:t>
            </w:r>
            <w:r w:rsidRPr="00734541">
              <w:rPr>
                <w:rFonts w:ascii="標楷體" w:hAnsi="標楷體" w:hint="eastAsia"/>
              </w:rPr>
              <w:t>&gt;</w:t>
            </w:r>
            <w:r w:rsidRPr="00734541">
              <w:rPr>
                <w:rFonts w:ascii="標楷體" w:hAnsi="標楷體"/>
              </w:rPr>
              <w:t xml:space="preserve"> </w:t>
            </w:r>
            <w:proofErr w:type="spellStart"/>
            <w:r w:rsidRPr="00734541">
              <w:rPr>
                <w:rFonts w:ascii="標楷體" w:hAnsi="標楷體"/>
              </w:rPr>
              <w:t>ProhibitMonth</w:t>
            </w:r>
            <w:proofErr w:type="spellEnd"/>
            <w:r w:rsidRPr="00734541">
              <w:rPr>
                <w:rFonts w:ascii="標楷體" w:hAnsi="標楷體" w:hint="eastAsia"/>
              </w:rPr>
              <w:t xml:space="preserve">限制清償期間 </w:t>
            </w:r>
            <w:r w:rsidRPr="00734541">
              <w:rPr>
                <w:rFonts w:ascii="標楷體" w:hAnsi="標楷體"/>
              </w:rPr>
              <w:t>X,3</w:t>
            </w:r>
          </w:p>
        </w:tc>
        <w:tc>
          <w:tcPr>
            <w:tcW w:w="1134" w:type="dxa"/>
          </w:tcPr>
          <w:p w14:paraId="3A3B5F65" w14:textId="216C6547"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12C76C21" w14:textId="77777777" w:rsidR="00F45DAD" w:rsidRPr="00734541" w:rsidRDefault="00F45DAD" w:rsidP="00F45DAD">
            <w:pPr>
              <w:pStyle w:val="11"/>
              <w:spacing w:before="0" w:line="320" w:lineRule="exact"/>
              <w:rPr>
                <w:rFonts w:ascii="標楷體" w:hAnsi="標楷體"/>
              </w:rPr>
            </w:pPr>
          </w:p>
        </w:tc>
        <w:tc>
          <w:tcPr>
            <w:tcW w:w="1440" w:type="dxa"/>
          </w:tcPr>
          <w:p w14:paraId="078BD794" w14:textId="4494E3E5" w:rsidR="00F45DAD" w:rsidRPr="00734541" w:rsidRDefault="00F45DAD" w:rsidP="00F45DAD">
            <w:pPr>
              <w:pStyle w:val="11"/>
              <w:spacing w:before="0" w:line="320" w:lineRule="exact"/>
              <w:rPr>
                <w:rFonts w:ascii="標楷體" w:hAnsi="標楷體"/>
              </w:rPr>
            </w:pPr>
          </w:p>
        </w:tc>
      </w:tr>
      <w:tr w:rsidR="00F45DAD" w:rsidRPr="00734541" w14:paraId="3ED6E208" w14:textId="77777777" w:rsidTr="00DD5461">
        <w:tc>
          <w:tcPr>
            <w:tcW w:w="1108" w:type="dxa"/>
            <w:vAlign w:val="center"/>
          </w:tcPr>
          <w:p w14:paraId="0137C3E0" w14:textId="2185B83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581" w:type="dxa"/>
            <w:vAlign w:val="center"/>
          </w:tcPr>
          <w:p w14:paraId="5362194D" w14:textId="2F8D810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021/02/22</w:t>
            </w:r>
          </w:p>
        </w:tc>
        <w:tc>
          <w:tcPr>
            <w:tcW w:w="4252" w:type="dxa"/>
            <w:vAlign w:val="center"/>
          </w:tcPr>
          <w:p w14:paraId="75719043" w14:textId="77777777" w:rsidR="00F45DAD" w:rsidRPr="00734541" w:rsidRDefault="00F45DAD" w:rsidP="00F45DAD">
            <w:pPr>
              <w:pStyle w:val="11"/>
              <w:spacing w:before="0" w:line="320" w:lineRule="exact"/>
              <w:rPr>
                <w:rFonts w:ascii="標楷體" w:hAnsi="標楷體"/>
              </w:rPr>
            </w:pPr>
          </w:p>
        </w:tc>
        <w:tc>
          <w:tcPr>
            <w:tcW w:w="1134" w:type="dxa"/>
          </w:tcPr>
          <w:p w14:paraId="20B85839" w14:textId="56760B44"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B1D3C2D" w14:textId="77777777" w:rsidR="00F45DAD" w:rsidRPr="00734541" w:rsidRDefault="00F45DAD" w:rsidP="00F45DAD">
            <w:pPr>
              <w:pStyle w:val="11"/>
              <w:spacing w:before="0" w:line="320" w:lineRule="exact"/>
              <w:rPr>
                <w:rFonts w:ascii="標楷體" w:hAnsi="標楷體"/>
              </w:rPr>
            </w:pPr>
          </w:p>
        </w:tc>
        <w:tc>
          <w:tcPr>
            <w:tcW w:w="1440" w:type="dxa"/>
          </w:tcPr>
          <w:p w14:paraId="0B9A7067" w14:textId="0CD452CD" w:rsidR="00F45DAD" w:rsidRPr="00734541" w:rsidRDefault="00F45DAD" w:rsidP="00F45DAD">
            <w:pPr>
              <w:pStyle w:val="11"/>
              <w:spacing w:before="0" w:line="320" w:lineRule="exact"/>
              <w:rPr>
                <w:rFonts w:ascii="標楷體" w:hAnsi="標楷體"/>
              </w:rPr>
            </w:pPr>
          </w:p>
        </w:tc>
      </w:tr>
      <w:tr w:rsidR="00F45DAD" w:rsidRPr="00734541" w14:paraId="492BDBDB" w14:textId="77777777" w:rsidTr="00DD5461">
        <w:tc>
          <w:tcPr>
            <w:tcW w:w="1108" w:type="dxa"/>
            <w:vAlign w:val="center"/>
          </w:tcPr>
          <w:p w14:paraId="27DCF27A" w14:textId="6FC9C51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581" w:type="dxa"/>
            <w:vAlign w:val="center"/>
          </w:tcPr>
          <w:p w14:paraId="624F0770" w14:textId="4AD77DB9"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021/03/16</w:t>
            </w:r>
          </w:p>
        </w:tc>
        <w:tc>
          <w:tcPr>
            <w:tcW w:w="4252" w:type="dxa"/>
            <w:vAlign w:val="center"/>
          </w:tcPr>
          <w:p w14:paraId="0CDD3AB8" w14:textId="3504E38E"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tcPr>
          <w:p w14:paraId="1E224EF5" w14:textId="099B0B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253BC3A1" w14:textId="77777777" w:rsidR="00F45DAD" w:rsidRPr="00734541" w:rsidRDefault="00F45DAD" w:rsidP="00F45DAD">
            <w:pPr>
              <w:pStyle w:val="11"/>
              <w:spacing w:before="0" w:line="320" w:lineRule="exact"/>
              <w:rPr>
                <w:rFonts w:ascii="標楷體" w:hAnsi="標楷體"/>
              </w:rPr>
            </w:pPr>
          </w:p>
        </w:tc>
        <w:tc>
          <w:tcPr>
            <w:tcW w:w="1440" w:type="dxa"/>
          </w:tcPr>
          <w:p w14:paraId="00CCBAEE" w14:textId="42CA9CA2" w:rsidR="00F45DAD" w:rsidRPr="00734541" w:rsidRDefault="00F45DAD" w:rsidP="00F45DAD">
            <w:pPr>
              <w:pStyle w:val="11"/>
              <w:spacing w:before="0" w:line="320" w:lineRule="exact"/>
              <w:rPr>
                <w:rFonts w:ascii="標楷體" w:hAnsi="標楷體"/>
              </w:rPr>
            </w:pPr>
          </w:p>
        </w:tc>
      </w:tr>
      <w:tr w:rsidR="00F45DAD" w:rsidRPr="00734541" w14:paraId="2A98A993" w14:textId="77777777" w:rsidTr="00DD5461">
        <w:tc>
          <w:tcPr>
            <w:tcW w:w="1108" w:type="dxa"/>
            <w:vAlign w:val="center"/>
          </w:tcPr>
          <w:p w14:paraId="7441425B" w14:textId="23363CAA"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581" w:type="dxa"/>
            <w:vAlign w:val="center"/>
          </w:tcPr>
          <w:p w14:paraId="069B8D3B" w14:textId="545EC28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021/03/17</w:t>
            </w:r>
          </w:p>
        </w:tc>
        <w:tc>
          <w:tcPr>
            <w:tcW w:w="4252" w:type="dxa"/>
            <w:vAlign w:val="center"/>
          </w:tcPr>
          <w:p w14:paraId="1885C0C4" w14:textId="33C28CAD" w:rsidR="00F45DAD" w:rsidRPr="00734541" w:rsidRDefault="00F45DAD" w:rsidP="00F45DAD">
            <w:pPr>
              <w:pStyle w:val="11"/>
              <w:spacing w:before="0" w:line="320" w:lineRule="exact"/>
              <w:rPr>
                <w:rFonts w:ascii="標楷體" w:hAnsi="標楷體"/>
              </w:rPr>
            </w:pPr>
            <w:r w:rsidRPr="00734541">
              <w:rPr>
                <w:rFonts w:ascii="標楷體" w:hAnsi="標楷體" w:hint="eastAsia"/>
              </w:rPr>
              <w:t>新增欄位需前補零備註</w:t>
            </w:r>
          </w:p>
        </w:tc>
        <w:tc>
          <w:tcPr>
            <w:tcW w:w="1134" w:type="dxa"/>
          </w:tcPr>
          <w:p w14:paraId="5E40D8BF" w14:textId="1C1787A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78C80467" w14:textId="77777777" w:rsidR="00F45DAD" w:rsidRPr="00734541" w:rsidRDefault="00F45DAD" w:rsidP="00F45DAD">
            <w:pPr>
              <w:pStyle w:val="11"/>
              <w:spacing w:before="0" w:line="320" w:lineRule="exact"/>
              <w:rPr>
                <w:rFonts w:ascii="標楷體" w:hAnsi="標楷體"/>
              </w:rPr>
            </w:pPr>
          </w:p>
        </w:tc>
        <w:tc>
          <w:tcPr>
            <w:tcW w:w="1440" w:type="dxa"/>
          </w:tcPr>
          <w:p w14:paraId="2C5DEEA3" w14:textId="2A2C98C3" w:rsidR="00F45DAD" w:rsidRPr="00734541" w:rsidRDefault="00F45DAD" w:rsidP="00F45DAD">
            <w:pPr>
              <w:pStyle w:val="11"/>
              <w:spacing w:before="0" w:line="320" w:lineRule="exact"/>
              <w:rPr>
                <w:rFonts w:ascii="標楷體" w:hAnsi="標楷體"/>
              </w:rPr>
            </w:pPr>
          </w:p>
        </w:tc>
      </w:tr>
      <w:tr w:rsidR="00F45DAD" w:rsidRPr="00734541" w14:paraId="683DBFA9" w14:textId="77777777" w:rsidTr="00DD5461">
        <w:tc>
          <w:tcPr>
            <w:tcW w:w="1108" w:type="dxa"/>
            <w:vAlign w:val="center"/>
          </w:tcPr>
          <w:p w14:paraId="28AB55C4" w14:textId="06827BF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581" w:type="dxa"/>
            <w:vAlign w:val="center"/>
          </w:tcPr>
          <w:p w14:paraId="500606A3" w14:textId="5EC54D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w:t>
            </w:r>
            <w:r w:rsidRPr="00734541">
              <w:rPr>
                <w:rFonts w:ascii="標楷體" w:hAnsi="標楷體" w:hint="eastAsia"/>
              </w:rPr>
              <w:t>9</w:t>
            </w:r>
          </w:p>
        </w:tc>
        <w:tc>
          <w:tcPr>
            <w:tcW w:w="4252" w:type="dxa"/>
            <w:vAlign w:val="center"/>
          </w:tcPr>
          <w:p w14:paraId="123976AB" w14:textId="2E924ABF" w:rsidR="00F45DAD" w:rsidRPr="00734541" w:rsidRDefault="00F45DAD" w:rsidP="00F45DAD">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tcPr>
          <w:p w14:paraId="418A3904" w14:textId="4DBCD50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EBA1F73" w14:textId="77777777" w:rsidR="00F45DAD" w:rsidRPr="00734541" w:rsidRDefault="00F45DAD" w:rsidP="00F45DAD">
            <w:pPr>
              <w:pStyle w:val="11"/>
              <w:spacing w:before="0" w:line="320" w:lineRule="exact"/>
              <w:rPr>
                <w:rFonts w:ascii="標楷體" w:hAnsi="標楷體"/>
              </w:rPr>
            </w:pPr>
          </w:p>
        </w:tc>
        <w:tc>
          <w:tcPr>
            <w:tcW w:w="1440" w:type="dxa"/>
          </w:tcPr>
          <w:p w14:paraId="7555662D" w14:textId="3484D2E1" w:rsidR="00F45DAD" w:rsidRPr="00734541" w:rsidRDefault="00F45DAD" w:rsidP="00F45DAD">
            <w:pPr>
              <w:pStyle w:val="11"/>
              <w:spacing w:before="0" w:line="320" w:lineRule="exact"/>
              <w:rPr>
                <w:rFonts w:ascii="標楷體" w:hAnsi="標楷體"/>
              </w:rPr>
            </w:pPr>
          </w:p>
        </w:tc>
      </w:tr>
      <w:tr w:rsidR="00F45DAD" w:rsidRPr="00734541" w14:paraId="05C22050" w14:textId="77777777" w:rsidTr="00DD5461">
        <w:tc>
          <w:tcPr>
            <w:tcW w:w="1108" w:type="dxa"/>
            <w:vAlign w:val="center"/>
          </w:tcPr>
          <w:p w14:paraId="586215EE" w14:textId="44F9BA5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581" w:type="dxa"/>
            <w:vAlign w:val="center"/>
          </w:tcPr>
          <w:p w14:paraId="45F02C7E" w14:textId="2DFAF165"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021/04/26</w:t>
            </w:r>
          </w:p>
        </w:tc>
        <w:tc>
          <w:tcPr>
            <w:tcW w:w="4252" w:type="dxa"/>
            <w:vAlign w:val="center"/>
          </w:tcPr>
          <w:p w14:paraId="29E7C03B" w14:textId="58AAC285"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r>
              <w:rPr>
                <w:rFonts w:ascii="標楷體" w:hAnsi="標楷體" w:hint="eastAsia"/>
              </w:rPr>
              <w:t>：</w:t>
            </w:r>
            <w:r w:rsidRPr="00734541">
              <w:rPr>
                <w:rFonts w:ascii="標楷體" w:hAnsi="標楷體" w:hint="eastAsia"/>
              </w:rPr>
              <w:t>L7911、L7912</w:t>
            </w:r>
          </w:p>
        </w:tc>
        <w:tc>
          <w:tcPr>
            <w:tcW w:w="1134" w:type="dxa"/>
            <w:vAlign w:val="center"/>
          </w:tcPr>
          <w:p w14:paraId="3AC664D6" w14:textId="0F640C8B"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8173191" w14:textId="77777777" w:rsidR="00F45DAD" w:rsidRPr="00734541" w:rsidRDefault="00F45DAD" w:rsidP="00F45DAD">
            <w:pPr>
              <w:pStyle w:val="11"/>
              <w:spacing w:before="0" w:line="320" w:lineRule="exact"/>
              <w:rPr>
                <w:rFonts w:ascii="標楷體" w:hAnsi="標楷體"/>
              </w:rPr>
            </w:pPr>
          </w:p>
        </w:tc>
        <w:tc>
          <w:tcPr>
            <w:tcW w:w="1440" w:type="dxa"/>
          </w:tcPr>
          <w:p w14:paraId="5CD580FC" w14:textId="77777777" w:rsidR="00F45DAD" w:rsidRPr="00734541" w:rsidRDefault="00F45DAD" w:rsidP="00F45DAD">
            <w:pPr>
              <w:pStyle w:val="11"/>
              <w:spacing w:before="0" w:line="320" w:lineRule="exact"/>
              <w:rPr>
                <w:rFonts w:ascii="標楷體" w:hAnsi="標楷體"/>
              </w:rPr>
            </w:pPr>
          </w:p>
        </w:tc>
      </w:tr>
      <w:tr w:rsidR="00F45DAD" w:rsidRPr="00734541" w14:paraId="76B93D84" w14:textId="77777777" w:rsidTr="00DD5461">
        <w:tc>
          <w:tcPr>
            <w:tcW w:w="1108" w:type="dxa"/>
            <w:vAlign w:val="center"/>
          </w:tcPr>
          <w:p w14:paraId="365029E1" w14:textId="434629CE" w:rsidR="00F45DAD" w:rsidRPr="00734541" w:rsidRDefault="00F45DAD" w:rsidP="00F45DAD">
            <w:pPr>
              <w:pStyle w:val="11"/>
              <w:spacing w:before="0" w:line="320" w:lineRule="exact"/>
              <w:rPr>
                <w:rFonts w:ascii="標楷體" w:hAnsi="標楷體"/>
              </w:rPr>
            </w:pPr>
            <w:r w:rsidRPr="00734541">
              <w:rPr>
                <w:rFonts w:ascii="標楷體" w:hAnsi="標楷體"/>
              </w:rPr>
              <w:lastRenderedPageBreak/>
              <w:t>V1.3</w:t>
            </w:r>
          </w:p>
        </w:tc>
        <w:tc>
          <w:tcPr>
            <w:tcW w:w="1581" w:type="dxa"/>
            <w:vAlign w:val="center"/>
          </w:tcPr>
          <w:p w14:paraId="3C637561" w14:textId="604C26BB"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021/06/04</w:t>
            </w:r>
          </w:p>
        </w:tc>
        <w:tc>
          <w:tcPr>
            <w:tcW w:w="4252" w:type="dxa"/>
            <w:vAlign w:val="center"/>
          </w:tcPr>
          <w:p w14:paraId="4E9ADF82" w14:textId="564EBA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交付</w:t>
            </w:r>
            <w:r w:rsidRPr="00734541">
              <w:rPr>
                <w:rFonts w:ascii="標楷體" w:hAnsi="標楷體"/>
              </w:rPr>
              <w:t>U</w:t>
            </w:r>
            <w:r w:rsidRPr="00734541">
              <w:rPr>
                <w:rFonts w:ascii="標楷體" w:hAnsi="標楷體" w:hint="eastAsia"/>
              </w:rPr>
              <w:t>RS</w:t>
            </w:r>
            <w:r>
              <w:rPr>
                <w:rFonts w:ascii="標楷體" w:hAnsi="標楷體" w:hint="eastAsia"/>
              </w:rPr>
              <w:t>：</w:t>
            </w:r>
            <w:r w:rsidRPr="00734541">
              <w:rPr>
                <w:rFonts w:ascii="標楷體" w:hAnsi="標楷體" w:hint="eastAsia"/>
              </w:rPr>
              <w:t>L7911.L7912</w:t>
            </w:r>
          </w:p>
        </w:tc>
        <w:tc>
          <w:tcPr>
            <w:tcW w:w="1134" w:type="dxa"/>
            <w:vAlign w:val="center"/>
          </w:tcPr>
          <w:p w14:paraId="267D4CD4" w14:textId="65F655ED"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2FF9293F" w14:textId="77777777" w:rsidR="00F45DAD" w:rsidRPr="00734541" w:rsidRDefault="00F45DAD" w:rsidP="00F45DAD">
            <w:pPr>
              <w:pStyle w:val="11"/>
              <w:spacing w:before="0" w:line="320" w:lineRule="exact"/>
              <w:rPr>
                <w:rFonts w:ascii="標楷體" w:hAnsi="標楷體"/>
              </w:rPr>
            </w:pPr>
          </w:p>
        </w:tc>
        <w:tc>
          <w:tcPr>
            <w:tcW w:w="1440" w:type="dxa"/>
          </w:tcPr>
          <w:p w14:paraId="04B033A0" w14:textId="77777777" w:rsidR="00F45DAD" w:rsidRPr="00734541" w:rsidRDefault="00F45DAD" w:rsidP="00F45DAD">
            <w:pPr>
              <w:pStyle w:val="11"/>
              <w:spacing w:before="0" w:line="320" w:lineRule="exact"/>
              <w:rPr>
                <w:rFonts w:ascii="標楷體" w:hAnsi="標楷體"/>
              </w:rPr>
            </w:pPr>
          </w:p>
        </w:tc>
      </w:tr>
      <w:tr w:rsidR="00F45DAD" w:rsidRPr="00734541" w14:paraId="3BC5A63F" w14:textId="77777777" w:rsidTr="00DD5461">
        <w:tc>
          <w:tcPr>
            <w:tcW w:w="1108" w:type="dxa"/>
            <w:vAlign w:val="center"/>
          </w:tcPr>
          <w:p w14:paraId="2480B9B8" w14:textId="02AD93AE" w:rsidR="00F45DAD" w:rsidRPr="00734541" w:rsidRDefault="00F45DAD" w:rsidP="00F45DAD">
            <w:pPr>
              <w:pStyle w:val="11"/>
              <w:spacing w:before="0" w:line="320" w:lineRule="exact"/>
              <w:rPr>
                <w:rFonts w:ascii="標楷體" w:hAnsi="標楷體"/>
              </w:rPr>
            </w:pPr>
            <w:r w:rsidRPr="00734541">
              <w:rPr>
                <w:rFonts w:ascii="標楷體" w:hAnsi="標楷體"/>
              </w:rPr>
              <w:t>V1.3</w:t>
            </w:r>
          </w:p>
        </w:tc>
        <w:tc>
          <w:tcPr>
            <w:tcW w:w="1581" w:type="dxa"/>
            <w:vAlign w:val="center"/>
          </w:tcPr>
          <w:p w14:paraId="79618D00" w14:textId="45769B72"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021/06/23</w:t>
            </w:r>
          </w:p>
        </w:tc>
        <w:tc>
          <w:tcPr>
            <w:tcW w:w="4252" w:type="dxa"/>
            <w:vAlign w:val="center"/>
          </w:tcPr>
          <w:p w14:paraId="338D4F89" w14:textId="252FCB37" w:rsidR="00F45DAD" w:rsidRPr="00734541" w:rsidRDefault="00F45DAD" w:rsidP="00F45DAD">
            <w:pPr>
              <w:pStyle w:val="11"/>
              <w:spacing w:before="0" w:line="320" w:lineRule="exact"/>
              <w:rPr>
                <w:rFonts w:ascii="標楷體" w:hAnsi="標楷體"/>
              </w:rPr>
            </w:pPr>
            <w:r>
              <w:rPr>
                <w:rFonts w:ascii="標楷體" w:hAnsi="標楷體" w:hint="eastAsia"/>
              </w:rPr>
              <w:t>更新交付URS：</w:t>
            </w:r>
          </w:p>
          <w:p w14:paraId="2E6B2BF1" w14:textId="585B9413" w:rsidR="00F45DAD" w:rsidRPr="00734541" w:rsidRDefault="00F45DAD" w:rsidP="00F45DAD">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646263CB" w14:textId="77777777" w:rsidR="00F45DAD" w:rsidRPr="00734541" w:rsidRDefault="00F45DAD" w:rsidP="00F45DAD">
            <w:pPr>
              <w:pStyle w:val="11"/>
              <w:spacing w:before="0" w:line="320" w:lineRule="exact"/>
              <w:rPr>
                <w:rFonts w:ascii="標楷體" w:hAnsi="標楷體"/>
              </w:rPr>
            </w:pPr>
          </w:p>
        </w:tc>
        <w:tc>
          <w:tcPr>
            <w:tcW w:w="1440" w:type="dxa"/>
          </w:tcPr>
          <w:p w14:paraId="2D9B5982" w14:textId="77777777" w:rsidR="00F45DAD" w:rsidRPr="00734541" w:rsidRDefault="00F45DAD" w:rsidP="00F45DAD">
            <w:pPr>
              <w:pStyle w:val="11"/>
              <w:spacing w:before="0" w:line="320" w:lineRule="exact"/>
              <w:rPr>
                <w:rFonts w:ascii="標楷體" w:hAnsi="標楷體"/>
              </w:rPr>
            </w:pPr>
          </w:p>
        </w:tc>
      </w:tr>
      <w:tr w:rsidR="00F45DAD" w:rsidRPr="00734541" w14:paraId="49FE6563" w14:textId="77777777" w:rsidTr="00DD5461">
        <w:tc>
          <w:tcPr>
            <w:tcW w:w="1108" w:type="dxa"/>
            <w:vAlign w:val="center"/>
          </w:tcPr>
          <w:p w14:paraId="07F70E04" w14:textId="315D5480" w:rsidR="00F45DAD" w:rsidRPr="00734541" w:rsidRDefault="00F45DAD" w:rsidP="00F45DAD">
            <w:pPr>
              <w:pStyle w:val="11"/>
              <w:spacing w:before="0" w:line="320" w:lineRule="exact"/>
              <w:rPr>
                <w:rFonts w:ascii="標楷體" w:hAnsi="標楷體"/>
              </w:rPr>
            </w:pPr>
            <w:r w:rsidRPr="00734541">
              <w:rPr>
                <w:rFonts w:ascii="標楷體" w:hAnsi="標楷體" w:hint="eastAsia"/>
              </w:rPr>
              <w:t>V1.4</w:t>
            </w:r>
          </w:p>
        </w:tc>
        <w:tc>
          <w:tcPr>
            <w:tcW w:w="1581" w:type="dxa"/>
            <w:vAlign w:val="center"/>
          </w:tcPr>
          <w:p w14:paraId="2BE16F25" w14:textId="3884503E" w:rsidR="00F45DAD" w:rsidRPr="00734541" w:rsidRDefault="00F45DAD" w:rsidP="00F45DAD">
            <w:pPr>
              <w:pStyle w:val="11"/>
              <w:spacing w:before="0" w:line="320" w:lineRule="exact"/>
              <w:rPr>
                <w:rFonts w:ascii="標楷體" w:hAnsi="標楷體"/>
              </w:rPr>
            </w:pPr>
            <w:r w:rsidRPr="00734541">
              <w:rPr>
                <w:rFonts w:ascii="標楷體" w:hAnsi="標楷體" w:hint="eastAsia"/>
              </w:rPr>
              <w:t>2021/10/12</w:t>
            </w:r>
          </w:p>
        </w:tc>
        <w:tc>
          <w:tcPr>
            <w:tcW w:w="4252" w:type="dxa"/>
            <w:vAlign w:val="center"/>
          </w:tcPr>
          <w:p w14:paraId="1BC0D076" w14:textId="193E95E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L1109交互運用</w:t>
            </w:r>
          </w:p>
          <w:p w14:paraId="2CEA4FD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F45DAD" w:rsidRPr="00734541" w:rsidRDefault="00F45DAD" w:rsidP="00F45DAD">
            <w:pPr>
              <w:pStyle w:val="11"/>
              <w:spacing w:before="0" w:line="320" w:lineRule="exact"/>
              <w:rPr>
                <w:rFonts w:ascii="標楷體" w:hAnsi="標楷體"/>
              </w:rPr>
            </w:pPr>
            <w:r w:rsidRPr="00734541">
              <w:rPr>
                <w:rFonts w:ascii="標楷體" w:hAnsi="標楷體" w:hint="eastAsia"/>
              </w:rPr>
              <w:t>L6700 未齊件代碼維護</w:t>
            </w:r>
          </w:p>
        </w:tc>
        <w:tc>
          <w:tcPr>
            <w:tcW w:w="1134" w:type="dxa"/>
            <w:vAlign w:val="center"/>
          </w:tcPr>
          <w:p w14:paraId="5C3C5BEB" w14:textId="2E195EA7"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張金龍</w:t>
            </w:r>
          </w:p>
        </w:tc>
        <w:tc>
          <w:tcPr>
            <w:tcW w:w="713" w:type="dxa"/>
          </w:tcPr>
          <w:p w14:paraId="129F2B4E" w14:textId="77777777" w:rsidR="00F45DAD" w:rsidRPr="00734541" w:rsidRDefault="00F45DAD" w:rsidP="00F45DAD">
            <w:pPr>
              <w:pStyle w:val="11"/>
              <w:spacing w:before="0" w:line="320" w:lineRule="exact"/>
              <w:rPr>
                <w:rFonts w:ascii="標楷體" w:hAnsi="標楷體"/>
              </w:rPr>
            </w:pPr>
          </w:p>
        </w:tc>
        <w:tc>
          <w:tcPr>
            <w:tcW w:w="1440" w:type="dxa"/>
          </w:tcPr>
          <w:p w14:paraId="7F4D0D26" w14:textId="77777777" w:rsidR="00F45DAD" w:rsidRPr="00734541" w:rsidRDefault="00F45DAD" w:rsidP="00F45DAD">
            <w:pPr>
              <w:pStyle w:val="11"/>
              <w:spacing w:before="0" w:line="320" w:lineRule="exact"/>
              <w:rPr>
                <w:rFonts w:ascii="標楷體" w:hAnsi="標楷體"/>
              </w:rPr>
            </w:pPr>
          </w:p>
        </w:tc>
      </w:tr>
      <w:tr w:rsidR="00F45DAD" w:rsidRPr="00734541" w14:paraId="531246CE" w14:textId="77777777" w:rsidTr="00DD5461">
        <w:tc>
          <w:tcPr>
            <w:tcW w:w="1108" w:type="dxa"/>
            <w:vAlign w:val="center"/>
          </w:tcPr>
          <w:p w14:paraId="40D94AD6" w14:textId="6EC14F8A" w:rsidR="00F45DAD" w:rsidRPr="00734541" w:rsidRDefault="00F45DAD" w:rsidP="00F45DAD">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6B18CD0E" w14:textId="09F30413" w:rsidR="00F45DAD" w:rsidRPr="00734541" w:rsidRDefault="00F45DAD" w:rsidP="00F45DAD">
            <w:pPr>
              <w:pStyle w:val="11"/>
              <w:spacing w:before="0" w:line="320" w:lineRule="exact"/>
              <w:rPr>
                <w:rFonts w:ascii="標楷體" w:hAnsi="標楷體"/>
              </w:rPr>
            </w:pPr>
            <w:r w:rsidRPr="00734541">
              <w:rPr>
                <w:rFonts w:ascii="標楷體" w:hAnsi="標楷體" w:hint="eastAsia"/>
              </w:rPr>
              <w:t>2021/11/19</w:t>
            </w:r>
          </w:p>
        </w:tc>
        <w:tc>
          <w:tcPr>
            <w:tcW w:w="4252" w:type="dxa"/>
            <w:vAlign w:val="center"/>
          </w:tcPr>
          <w:p w14:paraId="317F7FB5" w14:textId="531BD2A1"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Pr="00734541">
              <w:rPr>
                <w:rFonts w:ascii="標楷體" w:hAnsi="標楷體" w:hint="eastAsia"/>
                <w:highlight w:val="green"/>
                <w:lang w:eastAsia="zh-HK"/>
              </w:rPr>
              <w:t>綠底</w:t>
            </w:r>
            <w:r>
              <w:rPr>
                <w:rFonts w:ascii="標楷體" w:hAnsi="標楷體" w:hint="eastAsia"/>
              </w:rPr>
              <w:t xml:space="preserve"> </w:t>
            </w:r>
            <w:r w:rsidRPr="00734541">
              <w:rPr>
                <w:rFonts w:ascii="標楷體" w:hAnsi="標楷體" w:hint="eastAsia"/>
              </w:rPr>
              <w:t>L1109</w:t>
            </w:r>
          </w:p>
        </w:tc>
        <w:tc>
          <w:tcPr>
            <w:tcW w:w="1134" w:type="dxa"/>
            <w:vAlign w:val="center"/>
          </w:tcPr>
          <w:p w14:paraId="035312B5" w14:textId="215C1D0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250155F7" w14:textId="77777777" w:rsidR="00F45DAD" w:rsidRPr="00734541" w:rsidRDefault="00F45DAD" w:rsidP="00F45DAD">
            <w:pPr>
              <w:pStyle w:val="11"/>
              <w:spacing w:before="0" w:line="320" w:lineRule="exact"/>
              <w:rPr>
                <w:rFonts w:ascii="標楷體" w:hAnsi="標楷體"/>
              </w:rPr>
            </w:pPr>
          </w:p>
        </w:tc>
        <w:tc>
          <w:tcPr>
            <w:tcW w:w="1440" w:type="dxa"/>
          </w:tcPr>
          <w:p w14:paraId="3F4B9EA7" w14:textId="77777777" w:rsidR="00F45DAD" w:rsidRPr="00734541" w:rsidRDefault="00F45DAD" w:rsidP="00F45DAD">
            <w:pPr>
              <w:pStyle w:val="11"/>
              <w:spacing w:before="0" w:line="320" w:lineRule="exact"/>
              <w:rPr>
                <w:rFonts w:ascii="標楷體" w:hAnsi="標楷體"/>
              </w:rPr>
            </w:pPr>
          </w:p>
        </w:tc>
      </w:tr>
      <w:tr w:rsidR="00F45DAD" w:rsidRPr="00734541" w14:paraId="0EC5FCB8" w14:textId="77777777" w:rsidTr="00DD5461">
        <w:tc>
          <w:tcPr>
            <w:tcW w:w="1108" w:type="dxa"/>
            <w:vAlign w:val="center"/>
          </w:tcPr>
          <w:p w14:paraId="72796154" w14:textId="5E595E2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581" w:type="dxa"/>
            <w:vAlign w:val="center"/>
          </w:tcPr>
          <w:p w14:paraId="3597C435" w14:textId="11808BC8"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4252" w:type="dxa"/>
            <w:vAlign w:val="center"/>
          </w:tcPr>
          <w:p w14:paraId="1A4F064A" w14:textId="1AF67528"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交付URS：L</w:t>
            </w:r>
            <w:r w:rsidRPr="00734541">
              <w:rPr>
                <w:rFonts w:ascii="標楷體" w:hAnsi="標楷體"/>
              </w:rPr>
              <w:t xml:space="preserve">7913 </w:t>
            </w:r>
          </w:p>
        </w:tc>
        <w:tc>
          <w:tcPr>
            <w:tcW w:w="1134" w:type="dxa"/>
            <w:vAlign w:val="center"/>
          </w:tcPr>
          <w:p w14:paraId="64B100F9" w14:textId="4441304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713" w:type="dxa"/>
          </w:tcPr>
          <w:p w14:paraId="757F4438" w14:textId="77777777" w:rsidR="00F45DAD" w:rsidRPr="00734541" w:rsidRDefault="00F45DAD" w:rsidP="00F45DAD">
            <w:pPr>
              <w:pStyle w:val="11"/>
              <w:spacing w:before="0" w:line="320" w:lineRule="exact"/>
              <w:rPr>
                <w:rFonts w:ascii="標楷體" w:hAnsi="標楷體"/>
              </w:rPr>
            </w:pPr>
          </w:p>
        </w:tc>
        <w:tc>
          <w:tcPr>
            <w:tcW w:w="1440" w:type="dxa"/>
          </w:tcPr>
          <w:p w14:paraId="2E690A89" w14:textId="77777777" w:rsidR="00F45DAD" w:rsidRPr="00734541" w:rsidRDefault="00F45DAD" w:rsidP="00F45DAD">
            <w:pPr>
              <w:pStyle w:val="11"/>
              <w:spacing w:before="0" w:line="320" w:lineRule="exact"/>
              <w:rPr>
                <w:rFonts w:ascii="標楷體" w:hAnsi="標楷體"/>
              </w:rPr>
            </w:pPr>
          </w:p>
        </w:tc>
      </w:tr>
      <w:tr w:rsidR="00F45DAD" w:rsidRPr="00734541" w14:paraId="0A23CF56" w14:textId="77777777" w:rsidTr="00DD5461">
        <w:tc>
          <w:tcPr>
            <w:tcW w:w="1108" w:type="dxa"/>
            <w:vAlign w:val="center"/>
          </w:tcPr>
          <w:p w14:paraId="38098DE6" w14:textId="7FA1D90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581" w:type="dxa"/>
            <w:vAlign w:val="center"/>
          </w:tcPr>
          <w:p w14:paraId="61958286" w14:textId="5AC9202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4252" w:type="dxa"/>
            <w:vAlign w:val="center"/>
          </w:tcPr>
          <w:p w14:paraId="3FBD43F1" w14:textId="515780E1" w:rsidR="00F45DAD" w:rsidRPr="00734541" w:rsidRDefault="00F45DAD" w:rsidP="00F45DAD">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713" w:type="dxa"/>
          </w:tcPr>
          <w:p w14:paraId="0529F249" w14:textId="77777777" w:rsidR="00F45DAD" w:rsidRPr="00734541" w:rsidRDefault="00F45DAD" w:rsidP="00F45DAD">
            <w:pPr>
              <w:pStyle w:val="11"/>
              <w:spacing w:before="0" w:line="320" w:lineRule="exact"/>
              <w:rPr>
                <w:rFonts w:ascii="標楷體" w:hAnsi="標楷體"/>
              </w:rPr>
            </w:pPr>
          </w:p>
        </w:tc>
        <w:tc>
          <w:tcPr>
            <w:tcW w:w="1440" w:type="dxa"/>
          </w:tcPr>
          <w:p w14:paraId="35409869" w14:textId="77777777" w:rsidR="00F45DAD" w:rsidRPr="00734541" w:rsidRDefault="00F45DAD" w:rsidP="00F45DAD">
            <w:pPr>
              <w:pStyle w:val="11"/>
              <w:spacing w:before="0" w:line="320" w:lineRule="exact"/>
              <w:rPr>
                <w:rFonts w:ascii="標楷體" w:hAnsi="標楷體"/>
              </w:rPr>
            </w:pPr>
          </w:p>
        </w:tc>
      </w:tr>
      <w:tr w:rsidR="00F45DAD" w:rsidRPr="00734541" w14:paraId="72A2D942" w14:textId="77777777" w:rsidTr="00DD5461">
        <w:tc>
          <w:tcPr>
            <w:tcW w:w="1108" w:type="dxa"/>
            <w:vAlign w:val="center"/>
          </w:tcPr>
          <w:p w14:paraId="59D9ABA6" w14:textId="51E3D3AD"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581" w:type="dxa"/>
            <w:vAlign w:val="center"/>
          </w:tcPr>
          <w:p w14:paraId="0E9AE5F6" w14:textId="330E5F90" w:rsidR="00F45DAD" w:rsidRPr="00734541" w:rsidRDefault="00F45DAD" w:rsidP="00F45DAD">
            <w:pPr>
              <w:pStyle w:val="11"/>
              <w:spacing w:before="0" w:line="320" w:lineRule="exact"/>
              <w:rPr>
                <w:rFonts w:ascii="標楷體" w:hAnsi="標楷體"/>
              </w:rPr>
            </w:pPr>
            <w:r w:rsidRPr="00734541">
              <w:rPr>
                <w:rFonts w:ascii="標楷體" w:hAnsi="標楷體" w:hint="eastAsia"/>
              </w:rPr>
              <w:t>2021/12/16</w:t>
            </w:r>
          </w:p>
        </w:tc>
        <w:tc>
          <w:tcPr>
            <w:tcW w:w="4252" w:type="dxa"/>
            <w:vAlign w:val="center"/>
          </w:tcPr>
          <w:p w14:paraId="7815021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6774BBFF" w14:textId="01781D9F"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713" w:type="dxa"/>
          </w:tcPr>
          <w:p w14:paraId="0250F400" w14:textId="77777777" w:rsidR="00F45DAD" w:rsidRPr="00734541" w:rsidRDefault="00F45DAD" w:rsidP="00F45DAD">
            <w:pPr>
              <w:pStyle w:val="11"/>
              <w:spacing w:before="0" w:line="320" w:lineRule="exact"/>
              <w:rPr>
                <w:rFonts w:ascii="標楷體" w:hAnsi="標楷體"/>
              </w:rPr>
            </w:pPr>
          </w:p>
        </w:tc>
        <w:tc>
          <w:tcPr>
            <w:tcW w:w="1440" w:type="dxa"/>
          </w:tcPr>
          <w:p w14:paraId="76AD5500" w14:textId="77777777" w:rsidR="00F45DAD" w:rsidRPr="00734541" w:rsidRDefault="00F45DAD" w:rsidP="00F45DAD">
            <w:pPr>
              <w:pStyle w:val="11"/>
              <w:spacing w:before="0" w:line="320" w:lineRule="exact"/>
              <w:rPr>
                <w:rFonts w:ascii="標楷體" w:hAnsi="標楷體"/>
              </w:rPr>
            </w:pPr>
          </w:p>
        </w:tc>
      </w:tr>
      <w:tr w:rsidR="00F45DAD" w:rsidRPr="00734541" w14:paraId="0C888EAB" w14:textId="77777777" w:rsidTr="00DD5461">
        <w:tc>
          <w:tcPr>
            <w:tcW w:w="1108" w:type="dxa"/>
            <w:vAlign w:val="center"/>
          </w:tcPr>
          <w:p w14:paraId="5EEAC0F5" w14:textId="7917F45B"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581" w:type="dxa"/>
            <w:vAlign w:val="center"/>
          </w:tcPr>
          <w:p w14:paraId="6EF96D17" w14:textId="546695F0"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022/01/1</w:t>
            </w:r>
            <w:r w:rsidRPr="00734541">
              <w:rPr>
                <w:rFonts w:ascii="標楷體" w:hAnsi="標楷體" w:hint="eastAsia"/>
              </w:rPr>
              <w:t>7</w:t>
            </w:r>
          </w:p>
        </w:tc>
        <w:tc>
          <w:tcPr>
            <w:tcW w:w="4252" w:type="dxa"/>
            <w:vAlign w:val="center"/>
          </w:tcPr>
          <w:p w14:paraId="3D3728D7" w14:textId="772A74BB" w:rsidR="00F45DAD" w:rsidRPr="00734541" w:rsidRDefault="00F45DAD" w:rsidP="00F45DAD">
            <w:pPr>
              <w:pStyle w:val="11"/>
              <w:spacing w:before="0" w:line="320" w:lineRule="exact"/>
              <w:rPr>
                <w:rFonts w:ascii="標楷體" w:hAnsi="標楷體"/>
              </w:rPr>
            </w:pPr>
            <w:r w:rsidRPr="00734541">
              <w:rPr>
                <w:rFonts w:ascii="標楷體" w:hAnsi="標楷體" w:hint="eastAsia"/>
              </w:rPr>
              <w:t>更新U</w:t>
            </w:r>
            <w:r w:rsidRPr="00734541">
              <w:rPr>
                <w:rFonts w:ascii="標楷體" w:hAnsi="標楷體"/>
              </w:rPr>
              <w:t>RS</w:t>
            </w:r>
            <w:r>
              <w:rPr>
                <w:rFonts w:ascii="標楷體" w:hAnsi="標楷體" w:hint="eastAsia"/>
              </w:rPr>
              <w:t>：</w:t>
            </w:r>
            <w:r w:rsidRPr="00734541">
              <w:rPr>
                <w:rFonts w:ascii="標楷體" w:hAnsi="標楷體" w:hint="eastAsia"/>
                <w:highlight w:val="cyan"/>
              </w:rPr>
              <w:t>藍底</w:t>
            </w:r>
          </w:p>
          <w:p w14:paraId="445BBE00" w14:textId="17A88253" w:rsidR="00F45DAD" w:rsidRPr="00734541" w:rsidRDefault="00F45DAD" w:rsidP="003F1928">
            <w:pPr>
              <w:pStyle w:val="11"/>
              <w:numPr>
                <w:ilvl w:val="0"/>
                <w:numId w:val="37"/>
              </w:numPr>
              <w:spacing w:before="0" w:line="320" w:lineRule="exact"/>
              <w:rPr>
                <w:rFonts w:ascii="標楷體" w:hAnsi="標楷體"/>
                <w:lang w:eastAsia="zh-HK"/>
              </w:rPr>
            </w:pP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proofErr w:type="spellStart"/>
            <w:r w:rsidRPr="00734541">
              <w:rPr>
                <w:rFonts w:ascii="標楷體" w:hAnsi="標楷體"/>
                <w:lang w:eastAsia="zh-HK"/>
              </w:rPr>
              <w:t>eloan</w:t>
            </w:r>
            <w:proofErr w:type="spellEnd"/>
            <w:r w:rsidRPr="00734541">
              <w:rPr>
                <w:rFonts w:ascii="標楷體" w:hAnsi="標楷體"/>
                <w:lang w:eastAsia="zh-HK"/>
              </w:rPr>
              <w:t>)</w:t>
            </w:r>
          </w:p>
          <w:p w14:paraId="0E94D6B3" w14:textId="43BEC839" w:rsidR="00F45DAD" w:rsidRPr="00734541" w:rsidRDefault="00F45DAD" w:rsidP="00D73CDB">
            <w:pPr>
              <w:pStyle w:val="11"/>
              <w:spacing w:before="0" w:line="320" w:lineRule="exact"/>
              <w:ind w:left="473"/>
              <w:rPr>
                <w:rFonts w:ascii="標楷體" w:hAnsi="標楷體"/>
              </w:rPr>
            </w:pPr>
            <w:r w:rsidRPr="00734541">
              <w:rPr>
                <w:rFonts w:ascii="標楷體" w:hAnsi="標楷體" w:hint="eastAsia"/>
              </w:rPr>
              <w:t>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F45DAD" w:rsidRPr="00734541" w:rsidRDefault="00F45DAD" w:rsidP="00F45DAD">
            <w:pPr>
              <w:pStyle w:val="11"/>
              <w:spacing w:before="0" w:line="320" w:lineRule="exact"/>
              <w:rPr>
                <w:rFonts w:ascii="標楷體" w:hAnsi="標楷體"/>
              </w:rPr>
            </w:pPr>
            <w:r w:rsidRPr="00734541">
              <w:rPr>
                <w:rFonts w:ascii="標楷體" w:hAnsi="標楷體"/>
              </w:rPr>
              <w:t>2</w:t>
            </w:r>
            <w:r w:rsidRPr="00734541">
              <w:rPr>
                <w:rFonts w:ascii="標楷體" w:hAnsi="標楷體" w:hint="eastAsia"/>
              </w:rPr>
              <w:t>.</w:t>
            </w:r>
            <w:r w:rsidRPr="00734541">
              <w:rPr>
                <w:rFonts w:ascii="標楷體" w:hAnsi="標楷體" w:hint="eastAsia"/>
                <w:lang w:eastAsia="zh-HK"/>
              </w:rPr>
              <w:t>戶名長度修正</w:t>
            </w:r>
            <w:r w:rsidRPr="00734541">
              <w:rPr>
                <w:rFonts w:ascii="標楷體" w:hAnsi="標楷體" w:hint="eastAsia"/>
              </w:rPr>
              <w:t>畫面更新:</w:t>
            </w:r>
          </w:p>
          <w:p w14:paraId="63D13F38" w14:textId="586A0140" w:rsidR="00F45DAD" w:rsidRPr="00734541" w:rsidRDefault="00F45DAD" w:rsidP="00F45DAD">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0913F971" w:rsidR="00F45DAD" w:rsidRPr="00734541" w:rsidRDefault="00F45DAD" w:rsidP="00D73CDB">
            <w:pPr>
              <w:pStyle w:val="11"/>
              <w:numPr>
                <w:ilvl w:val="0"/>
                <w:numId w:val="39"/>
              </w:numPr>
              <w:spacing w:before="0" w:line="320" w:lineRule="exact"/>
              <w:rPr>
                <w:rFonts w:ascii="標楷體" w:hAnsi="標楷體"/>
              </w:rPr>
            </w:pPr>
            <w:r w:rsidRPr="00734541">
              <w:rPr>
                <w:rFonts w:ascii="標楷體" w:hAnsi="標楷體" w:hint="eastAsia"/>
              </w:rPr>
              <w:t>廠商敘述修正</w:t>
            </w:r>
          </w:p>
          <w:p w14:paraId="201C5DB6" w14:textId="2B02B078" w:rsidR="00F45DAD" w:rsidRPr="00734541" w:rsidRDefault="00F45DAD" w:rsidP="00D65913">
            <w:pPr>
              <w:pStyle w:val="11"/>
              <w:spacing w:before="0" w:line="320" w:lineRule="exact"/>
              <w:ind w:left="360"/>
              <w:rPr>
                <w:rFonts w:ascii="標楷體" w:hAnsi="標楷體"/>
              </w:rPr>
            </w:pPr>
            <w:r w:rsidRPr="00734541">
              <w:rPr>
                <w:rFonts w:ascii="標楷體" w:hAnsi="標楷體"/>
              </w:rPr>
              <w:t>L7210</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p>
          <w:p w14:paraId="64F3E1E5" w14:textId="3C1EC892"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71DAEF62" w14:textId="330CE19B"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w:t>
            </w:r>
            <w:r w:rsidRPr="00734541">
              <w:rPr>
                <w:rFonts w:ascii="標楷體" w:hAnsi="標楷體"/>
              </w:rPr>
              <w:t>7201</w:t>
            </w:r>
            <w:r w:rsidRPr="00734541">
              <w:rPr>
                <w:rFonts w:ascii="標楷體" w:hAnsi="標楷體" w:hint="eastAsia"/>
              </w:rPr>
              <w:t>表外放款承諾資料產出</w:t>
            </w:r>
          </w:p>
        </w:tc>
        <w:tc>
          <w:tcPr>
            <w:tcW w:w="1134" w:type="dxa"/>
            <w:vAlign w:val="center"/>
          </w:tcPr>
          <w:p w14:paraId="17102C10" w14:textId="77777777" w:rsidR="00F45DAD"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5A18C35" w14:textId="77777777" w:rsidR="00F45DAD" w:rsidRPr="00734541" w:rsidRDefault="00F45DAD" w:rsidP="00F45DAD">
            <w:pPr>
              <w:pStyle w:val="11"/>
              <w:spacing w:before="0" w:line="320" w:lineRule="exact"/>
              <w:rPr>
                <w:rFonts w:ascii="標楷體" w:hAnsi="標楷體"/>
              </w:rPr>
            </w:pPr>
          </w:p>
        </w:tc>
        <w:tc>
          <w:tcPr>
            <w:tcW w:w="1440" w:type="dxa"/>
          </w:tcPr>
          <w:p w14:paraId="018CAAFE" w14:textId="77777777" w:rsidR="00F45DAD" w:rsidRPr="00734541" w:rsidRDefault="00F45DAD" w:rsidP="00F45DAD">
            <w:pPr>
              <w:pStyle w:val="11"/>
              <w:spacing w:before="0" w:line="320" w:lineRule="exact"/>
              <w:rPr>
                <w:rFonts w:ascii="標楷體" w:hAnsi="標楷體"/>
              </w:rPr>
            </w:pPr>
          </w:p>
        </w:tc>
      </w:tr>
      <w:tr w:rsidR="00F45DAD" w:rsidRPr="00734541" w14:paraId="4595BED0" w14:textId="77777777" w:rsidTr="00DD5461">
        <w:tc>
          <w:tcPr>
            <w:tcW w:w="1108" w:type="dxa"/>
            <w:vAlign w:val="center"/>
          </w:tcPr>
          <w:p w14:paraId="4F26A03A" w14:textId="201F6F39"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1.91</w:t>
            </w:r>
          </w:p>
        </w:tc>
        <w:tc>
          <w:tcPr>
            <w:tcW w:w="1581" w:type="dxa"/>
            <w:vAlign w:val="center"/>
          </w:tcPr>
          <w:p w14:paraId="17DDB481" w14:textId="5D2374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022/01/20</w:t>
            </w:r>
          </w:p>
        </w:tc>
        <w:tc>
          <w:tcPr>
            <w:tcW w:w="4252" w:type="dxa"/>
            <w:vAlign w:val="center"/>
          </w:tcPr>
          <w:p w14:paraId="53D966CE" w14:textId="6C5F2C70" w:rsidR="00F45DAD" w:rsidRPr="00734541" w:rsidRDefault="00F45DAD" w:rsidP="00F45DAD">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F45DAD" w:rsidRPr="000336B7" w:rsidRDefault="00F45DAD" w:rsidP="00F45DAD">
            <w:pPr>
              <w:pStyle w:val="11"/>
              <w:spacing w:before="0" w:line="320" w:lineRule="exact"/>
              <w:ind w:left="0"/>
              <w:rPr>
                <w:rFonts w:ascii="標楷體" w:hAnsi="標楷體"/>
              </w:rPr>
            </w:pPr>
            <w:r w:rsidRPr="00734541">
              <w:rPr>
                <w:rFonts w:ascii="標楷體" w:hAnsi="標楷體" w:hint="eastAsia"/>
              </w:rPr>
              <w:t>交付URS：L7100</w:t>
            </w:r>
            <w:r>
              <w:rPr>
                <w:rFonts w:ascii="標楷體" w:hAnsi="標楷體" w:hint="eastAsia"/>
              </w:rPr>
              <w:t>、</w:t>
            </w:r>
            <w:r w:rsidRPr="00734541">
              <w:rPr>
                <w:rFonts w:ascii="標楷體" w:hAnsi="標楷體" w:hint="eastAsia"/>
              </w:rPr>
              <w:t>L7911、L7912。</w:t>
            </w:r>
          </w:p>
          <w:p w14:paraId="273D9D0D" w14:textId="680C77A2" w:rsidR="00F45DAD" w:rsidRPr="00734541" w:rsidRDefault="00F45DAD" w:rsidP="00F45DAD">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734541">
              <w:rPr>
                <w:rFonts w:ascii="標楷體" w:hAnsi="標楷體" w:hint="eastAsia"/>
                <w:lang w:eastAsia="zh-HK"/>
              </w:rPr>
              <w:t>回覆承憲及異動電文</w:t>
            </w:r>
          </w:p>
          <w:p w14:paraId="76618384"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L1101、L2111、</w:t>
            </w:r>
            <w:r w:rsidRPr="00734541">
              <w:rPr>
                <w:rFonts w:ascii="標楷體" w:hAnsi="標楷體"/>
              </w:rPr>
              <w:t>L2153</w:t>
            </w:r>
            <w:r w:rsidRPr="00734541">
              <w:rPr>
                <w:rFonts w:ascii="標楷體" w:hAnsi="標楷體" w:hint="eastAsia"/>
              </w:rPr>
              <w:t>、L2411、</w:t>
            </w:r>
          </w:p>
          <w:p w14:paraId="1035770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L2416、L2415、L4610、L1105、</w:t>
            </w:r>
          </w:p>
          <w:p w14:paraId="2F626DC4" w14:textId="1F64F466"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L2418</w:t>
            </w:r>
            <w:r>
              <w:rPr>
                <w:rFonts w:ascii="標楷體" w:hAnsi="標楷體" w:hint="eastAsia"/>
              </w:rPr>
              <w:t>。</w:t>
            </w:r>
          </w:p>
        </w:tc>
        <w:tc>
          <w:tcPr>
            <w:tcW w:w="1134" w:type="dxa"/>
            <w:vAlign w:val="center"/>
          </w:tcPr>
          <w:p w14:paraId="6E19B4D1" w14:textId="021DFDA1"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B3AB41A" w14:textId="77777777" w:rsidR="00F45DAD" w:rsidRPr="00734541" w:rsidRDefault="00F45DAD" w:rsidP="00F45DAD">
            <w:pPr>
              <w:pStyle w:val="11"/>
              <w:spacing w:before="0" w:line="320" w:lineRule="exact"/>
              <w:rPr>
                <w:rFonts w:ascii="標楷體" w:hAnsi="標楷體"/>
              </w:rPr>
            </w:pPr>
          </w:p>
        </w:tc>
        <w:tc>
          <w:tcPr>
            <w:tcW w:w="1440" w:type="dxa"/>
          </w:tcPr>
          <w:p w14:paraId="461C4527" w14:textId="77777777" w:rsidR="00F45DAD" w:rsidRPr="00734541" w:rsidRDefault="00F45DAD" w:rsidP="00F45DAD">
            <w:pPr>
              <w:pStyle w:val="11"/>
              <w:spacing w:before="0" w:line="320" w:lineRule="exact"/>
              <w:rPr>
                <w:rFonts w:ascii="標楷體" w:hAnsi="標楷體"/>
              </w:rPr>
            </w:pPr>
          </w:p>
        </w:tc>
      </w:tr>
      <w:tr w:rsidR="00F45DAD" w:rsidRPr="00734541" w14:paraId="1B5E7D9B" w14:textId="77777777" w:rsidTr="00DD5461">
        <w:tc>
          <w:tcPr>
            <w:tcW w:w="1108" w:type="dxa"/>
            <w:vAlign w:val="center"/>
          </w:tcPr>
          <w:p w14:paraId="6F957AB4" w14:textId="0C200C96" w:rsidR="00F45DAD" w:rsidRPr="00734541"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1.92</w:t>
            </w:r>
          </w:p>
        </w:tc>
        <w:tc>
          <w:tcPr>
            <w:tcW w:w="1581" w:type="dxa"/>
            <w:vAlign w:val="center"/>
          </w:tcPr>
          <w:p w14:paraId="54912DD8" w14:textId="5C3CC3A3" w:rsidR="00F45DAD" w:rsidRPr="00734541"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022/01/24</w:t>
            </w:r>
          </w:p>
        </w:tc>
        <w:tc>
          <w:tcPr>
            <w:tcW w:w="4252" w:type="dxa"/>
            <w:vAlign w:val="center"/>
          </w:tcPr>
          <w:p w14:paraId="69E1FBD0" w14:textId="4948737B"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8C1264">
              <w:rPr>
                <w:rFonts w:ascii="標楷體" w:hAnsi="標楷體" w:hint="eastAsia"/>
                <w:highlight w:val="darkCyan"/>
              </w:rPr>
              <w:t>藍綠底</w:t>
            </w:r>
          </w:p>
          <w:p w14:paraId="6098AB62" w14:textId="18BCBD5D" w:rsidR="00F45DAD" w:rsidRPr="00734541" w:rsidRDefault="00F45DAD" w:rsidP="00F45DAD">
            <w:pPr>
              <w:pStyle w:val="11"/>
              <w:spacing w:before="0" w:line="320" w:lineRule="exact"/>
              <w:ind w:left="0"/>
              <w:rPr>
                <w:rFonts w:ascii="標楷體" w:hAnsi="標楷體"/>
                <w:highlight w:val="magenta"/>
                <w:lang w:eastAsia="zh-HK"/>
              </w:rPr>
            </w:pPr>
            <w:r>
              <w:rPr>
                <w:rFonts w:ascii="標楷體" w:hAnsi="標楷體" w:hint="eastAsia"/>
              </w:rPr>
              <w:t>L</w:t>
            </w:r>
            <w:r>
              <w:rPr>
                <w:rFonts w:ascii="標楷體" w:hAnsi="標楷體"/>
              </w:rPr>
              <w:t>2101</w:t>
            </w:r>
            <w:r>
              <w:rPr>
                <w:rFonts w:ascii="標楷體" w:hAnsi="標楷體" w:hint="eastAsia"/>
              </w:rPr>
              <w:t>(新增手續費欄位)、L2153(更新</w:t>
            </w:r>
            <w:r>
              <w:rPr>
                <w:rFonts w:ascii="標楷體" w:hAnsi="標楷體" w:hint="eastAsia"/>
              </w:rPr>
              <w:lastRenderedPageBreak/>
              <w:t>欄位說明)</w:t>
            </w:r>
          </w:p>
        </w:tc>
        <w:tc>
          <w:tcPr>
            <w:tcW w:w="1134" w:type="dxa"/>
            <w:vAlign w:val="center"/>
          </w:tcPr>
          <w:p w14:paraId="5BF3A85D" w14:textId="56DC1B53" w:rsidR="00F45DAD" w:rsidRPr="00734541" w:rsidRDefault="00F45DAD" w:rsidP="00F45DAD">
            <w:pPr>
              <w:pStyle w:val="11"/>
              <w:spacing w:before="0" w:line="320" w:lineRule="exact"/>
              <w:rPr>
                <w:rFonts w:ascii="標楷體" w:hAnsi="標楷體"/>
              </w:rPr>
            </w:pPr>
            <w:r>
              <w:rPr>
                <w:rFonts w:ascii="標楷體" w:hAnsi="標楷體" w:hint="eastAsia"/>
              </w:rPr>
              <w:lastRenderedPageBreak/>
              <w:t>余家興</w:t>
            </w:r>
          </w:p>
        </w:tc>
        <w:tc>
          <w:tcPr>
            <w:tcW w:w="713" w:type="dxa"/>
          </w:tcPr>
          <w:p w14:paraId="2D8EE8DA" w14:textId="77777777" w:rsidR="00F45DAD" w:rsidRPr="00734541" w:rsidRDefault="00F45DAD" w:rsidP="00F45DAD">
            <w:pPr>
              <w:pStyle w:val="11"/>
              <w:spacing w:before="0" w:line="320" w:lineRule="exact"/>
              <w:rPr>
                <w:rFonts w:ascii="標楷體" w:hAnsi="標楷體"/>
              </w:rPr>
            </w:pPr>
          </w:p>
        </w:tc>
        <w:tc>
          <w:tcPr>
            <w:tcW w:w="1440" w:type="dxa"/>
          </w:tcPr>
          <w:p w14:paraId="5E87D0B4" w14:textId="77777777" w:rsidR="00F45DAD" w:rsidRPr="00734541" w:rsidRDefault="00F45DAD" w:rsidP="00F45DAD">
            <w:pPr>
              <w:pStyle w:val="11"/>
              <w:spacing w:before="0" w:line="320" w:lineRule="exact"/>
              <w:rPr>
                <w:rFonts w:ascii="標楷體" w:hAnsi="標楷體"/>
              </w:rPr>
            </w:pPr>
          </w:p>
        </w:tc>
      </w:tr>
      <w:tr w:rsidR="00F45DAD" w:rsidRPr="00734541" w14:paraId="15B6F0F4" w14:textId="77777777" w:rsidTr="00DD5461">
        <w:tc>
          <w:tcPr>
            <w:tcW w:w="1108" w:type="dxa"/>
            <w:vAlign w:val="center"/>
          </w:tcPr>
          <w:p w14:paraId="1614C4AD" w14:textId="102E3E57"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1.93</w:t>
            </w:r>
          </w:p>
        </w:tc>
        <w:tc>
          <w:tcPr>
            <w:tcW w:w="1581" w:type="dxa"/>
            <w:vAlign w:val="center"/>
          </w:tcPr>
          <w:p w14:paraId="35C9D90B" w14:textId="339907B9"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022/02/</w:t>
            </w:r>
            <w:r>
              <w:rPr>
                <w:rFonts w:ascii="標楷體" w:hAnsi="標楷體" w:hint="eastAsia"/>
              </w:rPr>
              <w:t>18</w:t>
            </w:r>
          </w:p>
        </w:tc>
        <w:tc>
          <w:tcPr>
            <w:tcW w:w="4252" w:type="dxa"/>
            <w:vAlign w:val="center"/>
          </w:tcPr>
          <w:p w14:paraId="3655C02F" w14:textId="1EFAB7D9"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270F9F">
              <w:rPr>
                <w:rFonts w:ascii="標楷體" w:hAnsi="標楷體" w:hint="eastAsia"/>
                <w:color w:val="FF0000"/>
                <w:highlight w:val="lightGray"/>
              </w:rPr>
              <w:t>灰底紅字</w:t>
            </w:r>
          </w:p>
          <w:p w14:paraId="087994AA" w14:textId="6D61A026" w:rsidR="00F45DAD" w:rsidRDefault="00F45DAD" w:rsidP="00F45DAD">
            <w:pPr>
              <w:pStyle w:val="11"/>
              <w:spacing w:before="0" w:line="320" w:lineRule="exact"/>
              <w:ind w:left="0"/>
              <w:rPr>
                <w:rFonts w:ascii="標楷體" w:hAnsi="標楷體"/>
              </w:rPr>
            </w:pPr>
            <w:r>
              <w:rPr>
                <w:rFonts w:ascii="標楷體" w:hAnsi="標楷體" w:hint="eastAsia"/>
              </w:rPr>
              <w:t>L</w:t>
            </w:r>
            <w:r>
              <w:rPr>
                <w:rFonts w:ascii="標楷體" w:hAnsi="標楷體"/>
              </w:rPr>
              <w:t>7203:</w:t>
            </w:r>
            <w:r w:rsidRPr="00734541">
              <w:rPr>
                <w:rFonts w:ascii="標楷體" w:hAnsi="標楷體" w:hint="eastAsia"/>
              </w:rPr>
              <w:t>修正</w:t>
            </w:r>
            <w:r>
              <w:rPr>
                <w:rFonts w:ascii="標楷體" w:hAnsi="標楷體" w:hint="eastAsia"/>
              </w:rPr>
              <w:t>誤字</w:t>
            </w:r>
          </w:p>
          <w:p w14:paraId="2D1A6DAA" w14:textId="3FB7C7D2" w:rsidR="00F45DAD" w:rsidRDefault="00F45DAD" w:rsidP="00F45DAD">
            <w:pPr>
              <w:pStyle w:val="11"/>
              <w:spacing w:before="0" w:line="320" w:lineRule="exact"/>
              <w:ind w:left="0"/>
              <w:rPr>
                <w:rFonts w:ascii="標楷體" w:hAnsi="標楷體"/>
              </w:rPr>
            </w:pPr>
            <w:r>
              <w:rPr>
                <w:rFonts w:ascii="標楷體" w:hAnsi="標楷體" w:hint="eastAsia"/>
              </w:rPr>
              <w:t>張舜雯:</w:t>
            </w:r>
          </w:p>
          <w:p w14:paraId="0E63FE55" w14:textId="1FB1FF44" w:rsidR="00F45DAD" w:rsidRDefault="00F45DAD" w:rsidP="00F45DAD">
            <w:pPr>
              <w:pStyle w:val="11"/>
              <w:numPr>
                <w:ilvl w:val="0"/>
                <w:numId w:val="35"/>
              </w:numPr>
              <w:spacing w:before="0" w:line="320" w:lineRule="exact"/>
              <w:rPr>
                <w:rFonts w:ascii="標楷體" w:hAnsi="標楷體"/>
              </w:rPr>
            </w:pPr>
            <w:r>
              <w:rPr>
                <w:rFonts w:ascii="標楷體" w:hAnsi="標楷體"/>
              </w:rPr>
              <w:t>L7022:</w:t>
            </w:r>
            <w:r>
              <w:rPr>
                <w:rFonts w:ascii="標楷體" w:hAnsi="標楷體" w:hint="eastAsia"/>
              </w:rPr>
              <w:t>新增[複製]功能</w:t>
            </w:r>
          </w:p>
          <w:p w14:paraId="6BDC8326" w14:textId="76D0F0FE"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7202:</w:t>
            </w:r>
            <w:r>
              <w:rPr>
                <w:rFonts w:ascii="標楷體" w:hAnsi="標楷體" w:hint="eastAsia"/>
              </w:rPr>
              <w:t>類別與類別型態合併,改為下拉式選單</w:t>
            </w:r>
          </w:p>
          <w:p w14:paraId="4B43636F" w14:textId="4010B734"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7204:</w:t>
            </w:r>
            <w:r>
              <w:rPr>
                <w:rFonts w:ascii="標楷體" w:hAnsi="標楷體" w:hint="eastAsia"/>
              </w:rPr>
              <w:t>客觀減損條件改為下拉式選單</w:t>
            </w:r>
          </w:p>
          <w:p w14:paraId="5C5123ED" w14:textId="34A48F9B" w:rsidR="00F45DAD" w:rsidRDefault="00F45DAD" w:rsidP="00F45DAD">
            <w:pPr>
              <w:pStyle w:val="11"/>
              <w:spacing w:before="0" w:line="320" w:lineRule="exact"/>
              <w:ind w:left="0"/>
              <w:rPr>
                <w:rFonts w:ascii="標楷體" w:hAnsi="標楷體"/>
              </w:rPr>
            </w:pPr>
            <w:r>
              <w:rPr>
                <w:rFonts w:ascii="標楷體" w:hAnsi="標楷體" w:hint="eastAsia"/>
              </w:rPr>
              <w:t>吳承憲:</w:t>
            </w:r>
          </w:p>
          <w:p w14:paraId="1B985DAE" w14:textId="0BFF8DFD" w:rsidR="00F45DAD" w:rsidRPr="00E1064E"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2153:</w:t>
            </w:r>
            <w:r>
              <w:rPr>
                <w:rFonts w:ascii="標楷體" w:hAnsi="標楷體" w:hint="eastAsia"/>
              </w:rPr>
              <w:t>新增</w:t>
            </w:r>
            <w:proofErr w:type="spellStart"/>
            <w:r>
              <w:rPr>
                <w:rFonts w:ascii="標楷體" w:hAnsi="標楷體" w:hint="eastAsia"/>
              </w:rPr>
              <w:t>E</w:t>
            </w:r>
            <w:r>
              <w:rPr>
                <w:rFonts w:ascii="標楷體" w:hAnsi="標楷體"/>
              </w:rPr>
              <w:t>loan</w:t>
            </w:r>
            <w:proofErr w:type="spellEnd"/>
            <w:r>
              <w:rPr>
                <w:rFonts w:ascii="標楷體" w:hAnsi="標楷體" w:hint="eastAsia"/>
              </w:rPr>
              <w:t>報送欄位[徵信人員]、[估價覆核人員]</w:t>
            </w:r>
          </w:p>
        </w:tc>
        <w:tc>
          <w:tcPr>
            <w:tcW w:w="1134" w:type="dxa"/>
            <w:vAlign w:val="center"/>
          </w:tcPr>
          <w:p w14:paraId="69AFC746"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F4E9827" w14:textId="35B0D5E6"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452FF5FF" w14:textId="77777777" w:rsidR="00F45DAD" w:rsidRPr="00734541" w:rsidRDefault="00F45DAD" w:rsidP="00F45DAD">
            <w:pPr>
              <w:pStyle w:val="11"/>
              <w:spacing w:before="0" w:line="320" w:lineRule="exact"/>
              <w:rPr>
                <w:rFonts w:ascii="標楷體" w:hAnsi="標楷體"/>
              </w:rPr>
            </w:pPr>
          </w:p>
        </w:tc>
        <w:tc>
          <w:tcPr>
            <w:tcW w:w="1440" w:type="dxa"/>
          </w:tcPr>
          <w:p w14:paraId="5BFD0BB4" w14:textId="77777777" w:rsidR="00F45DAD" w:rsidRPr="00734541" w:rsidRDefault="00F45DAD" w:rsidP="00F45DAD">
            <w:pPr>
              <w:pStyle w:val="11"/>
              <w:spacing w:before="0" w:line="320" w:lineRule="exact"/>
              <w:rPr>
                <w:rFonts w:ascii="標楷體" w:hAnsi="標楷體"/>
              </w:rPr>
            </w:pPr>
          </w:p>
        </w:tc>
      </w:tr>
      <w:tr w:rsidR="00F45DAD" w:rsidRPr="00734541" w14:paraId="3560616B" w14:textId="77777777" w:rsidTr="00DD5461">
        <w:tc>
          <w:tcPr>
            <w:tcW w:w="1108" w:type="dxa"/>
            <w:vAlign w:val="center"/>
          </w:tcPr>
          <w:p w14:paraId="43B428CA" w14:textId="50AE6608"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1.94</w:t>
            </w:r>
          </w:p>
        </w:tc>
        <w:tc>
          <w:tcPr>
            <w:tcW w:w="1581" w:type="dxa"/>
            <w:vAlign w:val="center"/>
          </w:tcPr>
          <w:p w14:paraId="718D9516" w14:textId="493C8C92" w:rsidR="00F45DAD" w:rsidRDefault="00F45DAD" w:rsidP="00F45DAD">
            <w:pPr>
              <w:pStyle w:val="11"/>
              <w:spacing w:before="0" w:line="320" w:lineRule="exact"/>
              <w:rPr>
                <w:rFonts w:ascii="標楷體" w:hAnsi="標楷體"/>
              </w:rPr>
            </w:pPr>
            <w:r>
              <w:rPr>
                <w:rFonts w:ascii="標楷體" w:hAnsi="標楷體" w:hint="eastAsia"/>
              </w:rPr>
              <w:t>2022/03/</w:t>
            </w:r>
            <w:r>
              <w:rPr>
                <w:rFonts w:ascii="標楷體" w:hAnsi="標楷體"/>
              </w:rPr>
              <w:t>01</w:t>
            </w:r>
          </w:p>
        </w:tc>
        <w:tc>
          <w:tcPr>
            <w:tcW w:w="4252" w:type="dxa"/>
            <w:vAlign w:val="center"/>
          </w:tcPr>
          <w:p w14:paraId="30D59573" w14:textId="11AF6E31" w:rsidR="00F45DAD" w:rsidRDefault="00F45DAD" w:rsidP="00F45DAD">
            <w:pPr>
              <w:pStyle w:val="11"/>
              <w:spacing w:before="0" w:line="320" w:lineRule="exact"/>
              <w:ind w:left="0"/>
              <w:rPr>
                <w:rFonts w:ascii="標楷體" w:hAnsi="標楷體"/>
              </w:rPr>
            </w:pPr>
            <w:r w:rsidRPr="00734541">
              <w:rPr>
                <w:rFonts w:ascii="標楷體" w:hAnsi="標楷體" w:hint="eastAsia"/>
              </w:rPr>
              <w:t>URS交付：</w:t>
            </w:r>
            <w:r>
              <w:rPr>
                <w:rFonts w:ascii="標楷體" w:hAnsi="標楷體" w:hint="eastAsia"/>
              </w:rPr>
              <w:t>L</w:t>
            </w:r>
            <w:r>
              <w:rPr>
                <w:rFonts w:ascii="標楷體" w:hAnsi="標楷體"/>
              </w:rPr>
              <w:t>7205</w:t>
            </w:r>
            <w:r w:rsidR="00E259A9">
              <w:rPr>
                <w:rFonts w:ascii="標楷體" w:hAnsi="標楷體" w:hint="eastAsia"/>
                <w:highlight w:val="darkYellow"/>
              </w:rPr>
              <w:t>深黃</w:t>
            </w:r>
            <w:r w:rsidR="00E259A9" w:rsidRPr="00202E1C">
              <w:rPr>
                <w:rFonts w:ascii="標楷體" w:hAnsi="標楷體" w:hint="eastAsia"/>
                <w:highlight w:val="darkYellow"/>
              </w:rPr>
              <w:t>底</w:t>
            </w:r>
          </w:p>
          <w:p w14:paraId="618CE5BD" w14:textId="77777777" w:rsidR="00F45DAD" w:rsidRDefault="00F45DAD" w:rsidP="00F45DAD">
            <w:pPr>
              <w:pStyle w:val="11"/>
              <w:spacing w:before="0" w:line="320" w:lineRule="exact"/>
              <w:ind w:left="0"/>
              <w:rPr>
                <w:rFonts w:ascii="標楷體" w:hAnsi="標楷體"/>
                <w:lang w:eastAsia="zh-HK"/>
              </w:rPr>
            </w:pPr>
            <w:r>
              <w:rPr>
                <w:rFonts w:ascii="標楷體" w:hAnsi="標楷體" w:hint="eastAsia"/>
                <w:lang w:eastAsia="zh-HK"/>
              </w:rPr>
              <w:t>U</w:t>
            </w:r>
            <w:r>
              <w:rPr>
                <w:rFonts w:ascii="標楷體" w:hAnsi="標楷體"/>
                <w:lang w:eastAsia="zh-HK"/>
              </w:rPr>
              <w:t>RS</w:t>
            </w:r>
            <w:r>
              <w:rPr>
                <w:rFonts w:ascii="標楷體" w:hAnsi="標楷體" w:hint="eastAsia"/>
                <w:lang w:eastAsia="zh-HK"/>
              </w:rPr>
              <w:t>更新交付：</w:t>
            </w:r>
          </w:p>
          <w:p w14:paraId="5F9D66AD" w14:textId="1BEDB29E" w:rsidR="00F45DAD" w:rsidRPr="001E338F" w:rsidRDefault="00F45DAD" w:rsidP="00F45DAD">
            <w:pPr>
              <w:pStyle w:val="1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Defect</w:t>
            </w:r>
            <w:r>
              <w:rPr>
                <w:rFonts w:ascii="標楷體" w:hAnsi="標楷體" w:hint="eastAsia"/>
                <w:lang w:eastAsia="zh-HK"/>
              </w:rPr>
              <w:t>單</w:t>
            </w:r>
            <w:r>
              <w:rPr>
                <w:rFonts w:ascii="標楷體" w:hAnsi="標楷體" w:hint="eastAsia"/>
              </w:rPr>
              <w:t xml:space="preserve"> #1254:L1101</w:t>
            </w:r>
          </w:p>
        </w:tc>
        <w:tc>
          <w:tcPr>
            <w:tcW w:w="1134" w:type="dxa"/>
            <w:vAlign w:val="center"/>
          </w:tcPr>
          <w:p w14:paraId="10464B41"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478D417" w14:textId="257F7095" w:rsidR="00F45DAD" w:rsidRDefault="00F45DAD" w:rsidP="00F45DAD">
            <w:pPr>
              <w:pStyle w:val="11"/>
              <w:spacing w:before="0" w:line="320" w:lineRule="exact"/>
              <w:rPr>
                <w:rFonts w:ascii="標楷體" w:hAnsi="標楷體"/>
              </w:rPr>
            </w:pPr>
            <w:r>
              <w:rPr>
                <w:rFonts w:ascii="標楷體" w:hAnsi="標楷體" w:hint="eastAsia"/>
              </w:rPr>
              <w:t>張金龍</w:t>
            </w:r>
          </w:p>
        </w:tc>
        <w:tc>
          <w:tcPr>
            <w:tcW w:w="713" w:type="dxa"/>
          </w:tcPr>
          <w:p w14:paraId="1A6D36A6" w14:textId="77777777" w:rsidR="00F45DAD" w:rsidRPr="00734541" w:rsidRDefault="00F45DAD" w:rsidP="00F45DAD">
            <w:pPr>
              <w:pStyle w:val="11"/>
              <w:spacing w:before="0" w:line="320" w:lineRule="exact"/>
              <w:rPr>
                <w:rFonts w:ascii="標楷體" w:hAnsi="標楷體"/>
              </w:rPr>
            </w:pPr>
          </w:p>
        </w:tc>
        <w:tc>
          <w:tcPr>
            <w:tcW w:w="1440" w:type="dxa"/>
          </w:tcPr>
          <w:p w14:paraId="6AD62BEF" w14:textId="77777777" w:rsidR="00F45DAD" w:rsidRPr="00734541" w:rsidRDefault="00F45DAD" w:rsidP="00F45DAD">
            <w:pPr>
              <w:pStyle w:val="11"/>
              <w:spacing w:before="0" w:line="320" w:lineRule="exact"/>
              <w:rPr>
                <w:rFonts w:ascii="標楷體" w:hAnsi="標楷體"/>
              </w:rPr>
            </w:pPr>
          </w:p>
        </w:tc>
      </w:tr>
      <w:tr w:rsidR="00F45DAD" w:rsidRPr="00734541" w14:paraId="4EB6B460" w14:textId="77777777" w:rsidTr="00DD5461">
        <w:tc>
          <w:tcPr>
            <w:tcW w:w="1108" w:type="dxa"/>
            <w:vAlign w:val="center"/>
          </w:tcPr>
          <w:p w14:paraId="29C149AF" w14:textId="7E4643AD" w:rsidR="00F45DAD" w:rsidRDefault="00F45DAD" w:rsidP="00F45DAD">
            <w:pPr>
              <w:pStyle w:val="11"/>
              <w:spacing w:before="0" w:line="320" w:lineRule="exact"/>
              <w:rPr>
                <w:rFonts w:ascii="標楷體" w:hAnsi="標楷體"/>
              </w:rPr>
            </w:pPr>
            <w:r>
              <w:rPr>
                <w:rFonts w:ascii="標楷體" w:hAnsi="標楷體"/>
              </w:rPr>
              <w:t>V1.95</w:t>
            </w:r>
          </w:p>
        </w:tc>
        <w:tc>
          <w:tcPr>
            <w:tcW w:w="1581" w:type="dxa"/>
            <w:vAlign w:val="center"/>
          </w:tcPr>
          <w:p w14:paraId="773499FC" w14:textId="382256E3"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022/03/11</w:t>
            </w:r>
          </w:p>
        </w:tc>
        <w:tc>
          <w:tcPr>
            <w:tcW w:w="4252" w:type="dxa"/>
            <w:shd w:val="clear" w:color="auto" w:fill="FFFFFF" w:themeFill="background1"/>
            <w:vAlign w:val="center"/>
          </w:tcPr>
          <w:p w14:paraId="000D8E2C" w14:textId="25C79B9D"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w:t>
            </w:r>
            <w:r w:rsidRPr="002500FB">
              <w:rPr>
                <w:rFonts w:ascii="標楷體" w:hAnsi="標楷體" w:hint="eastAsia"/>
              </w:rPr>
              <w:t>新</w:t>
            </w:r>
            <w:r>
              <w:rPr>
                <w:rFonts w:ascii="標楷體" w:hAnsi="標楷體" w:hint="eastAsia"/>
              </w:rPr>
              <w:t>U</w:t>
            </w:r>
            <w:r>
              <w:rPr>
                <w:rFonts w:ascii="標楷體" w:hAnsi="標楷體"/>
              </w:rPr>
              <w:t>RS</w:t>
            </w:r>
            <w:r w:rsidRPr="002500FB">
              <w:rPr>
                <w:rFonts w:ascii="標楷體" w:hAnsi="標楷體" w:hint="eastAsia"/>
              </w:rPr>
              <w:t>:</w:t>
            </w:r>
            <w:r>
              <w:rPr>
                <w:rFonts w:ascii="標楷體" w:hAnsi="標楷體" w:hint="eastAsia"/>
                <w:highlight w:val="red"/>
              </w:rPr>
              <w:t>紅</w:t>
            </w:r>
            <w:r w:rsidRPr="002500FB">
              <w:rPr>
                <w:rFonts w:ascii="標楷體" w:hAnsi="標楷體" w:hint="eastAsia"/>
                <w:highlight w:val="red"/>
              </w:rPr>
              <w:t>底</w:t>
            </w:r>
          </w:p>
          <w:p w14:paraId="0654EAE3"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B8ADB92" w14:textId="1A06C305"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1.L</w:t>
            </w:r>
            <w:r>
              <w:rPr>
                <w:rFonts w:ascii="標楷體" w:hAnsi="標楷體"/>
              </w:rPr>
              <w:t>2415:</w:t>
            </w:r>
            <w:r>
              <w:rPr>
                <w:rFonts w:ascii="標楷體" w:hAnsi="標楷體" w:hint="eastAsia"/>
              </w:rPr>
              <w:t>移除修改原因</w:t>
            </w:r>
            <w:proofErr w:type="spellStart"/>
            <w:r>
              <w:rPr>
                <w:rFonts w:ascii="標楷體" w:hAnsi="標楷體" w:hint="eastAsia"/>
              </w:rPr>
              <w:t>E</w:t>
            </w:r>
            <w:r>
              <w:rPr>
                <w:rFonts w:ascii="標楷體" w:hAnsi="標楷體"/>
              </w:rPr>
              <w:t>loan</w:t>
            </w:r>
            <w:proofErr w:type="spellEnd"/>
            <w:r>
              <w:rPr>
                <w:rFonts w:ascii="標楷體" w:hAnsi="標楷體" w:hint="eastAsia"/>
              </w:rPr>
              <w:t>報送欄位</w:t>
            </w:r>
          </w:p>
          <w:p w14:paraId="38044977" w14:textId="07D7A907" w:rsidR="00F45DAD" w:rsidRPr="002500FB" w:rsidRDefault="00F45DAD" w:rsidP="00F45DAD">
            <w:pPr>
              <w:pStyle w:val="11"/>
              <w:shd w:val="clear" w:color="auto" w:fill="FFFFFF" w:themeFill="background1"/>
              <w:spacing w:before="0" w:line="320" w:lineRule="exact"/>
              <w:ind w:left="0"/>
              <w:rPr>
                <w:rFonts w:ascii="標楷體" w:hAnsi="標楷體"/>
              </w:rPr>
            </w:pPr>
            <w:r>
              <w:rPr>
                <w:rFonts w:ascii="標楷體" w:hAnsi="標楷體"/>
              </w:rPr>
              <w:t>2</w:t>
            </w:r>
            <w:r>
              <w:rPr>
                <w:rFonts w:ascii="標楷體" w:hAnsi="標楷體" w:hint="eastAsia"/>
              </w:rPr>
              <w:t>.L</w:t>
            </w:r>
            <w:r>
              <w:rPr>
                <w:rFonts w:ascii="標楷體" w:hAnsi="標楷體"/>
              </w:rPr>
              <w:t>2416:</w:t>
            </w:r>
            <w:r>
              <w:rPr>
                <w:rFonts w:ascii="標楷體" w:hAnsi="標楷體" w:hint="eastAsia"/>
              </w:rPr>
              <w:t>移除修改原因</w:t>
            </w:r>
            <w:proofErr w:type="spellStart"/>
            <w:r>
              <w:rPr>
                <w:rFonts w:ascii="標楷體" w:hAnsi="標楷體" w:hint="eastAsia"/>
              </w:rPr>
              <w:t>E</w:t>
            </w:r>
            <w:r>
              <w:rPr>
                <w:rFonts w:ascii="標楷體" w:hAnsi="標楷體"/>
              </w:rPr>
              <w:t>loan</w:t>
            </w:r>
            <w:proofErr w:type="spellEnd"/>
            <w:r>
              <w:rPr>
                <w:rFonts w:ascii="標楷體" w:hAnsi="標楷體" w:hint="eastAsia"/>
              </w:rPr>
              <w:t>報送欄位</w:t>
            </w:r>
          </w:p>
        </w:tc>
        <w:tc>
          <w:tcPr>
            <w:tcW w:w="1134" w:type="dxa"/>
            <w:vAlign w:val="center"/>
          </w:tcPr>
          <w:p w14:paraId="178329E2" w14:textId="6B6CBC20"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1DEA79CD" w14:textId="77777777" w:rsidR="00F45DAD" w:rsidRPr="00734541" w:rsidRDefault="00F45DAD" w:rsidP="00F45DAD">
            <w:pPr>
              <w:pStyle w:val="11"/>
              <w:spacing w:before="0" w:line="320" w:lineRule="exact"/>
              <w:rPr>
                <w:rFonts w:ascii="標楷體" w:hAnsi="標楷體"/>
              </w:rPr>
            </w:pPr>
          </w:p>
        </w:tc>
        <w:tc>
          <w:tcPr>
            <w:tcW w:w="1440" w:type="dxa"/>
          </w:tcPr>
          <w:p w14:paraId="474F77E0" w14:textId="77777777" w:rsidR="00F45DAD" w:rsidRPr="00734541" w:rsidRDefault="00F45DAD" w:rsidP="00F45DAD">
            <w:pPr>
              <w:pStyle w:val="11"/>
              <w:spacing w:before="0" w:line="320" w:lineRule="exact"/>
              <w:rPr>
                <w:rFonts w:ascii="標楷體" w:hAnsi="標楷體"/>
              </w:rPr>
            </w:pPr>
          </w:p>
        </w:tc>
      </w:tr>
      <w:tr w:rsidR="00F45DAD" w:rsidRPr="00734541" w14:paraId="3CCE5501" w14:textId="77777777" w:rsidTr="00DD5461">
        <w:tc>
          <w:tcPr>
            <w:tcW w:w="1108" w:type="dxa"/>
            <w:vAlign w:val="center"/>
          </w:tcPr>
          <w:p w14:paraId="2A9AB518" w14:textId="6DBF0A53" w:rsidR="00F45DAD" w:rsidRDefault="00F45DAD" w:rsidP="00F45DAD">
            <w:pPr>
              <w:pStyle w:val="11"/>
              <w:spacing w:before="0" w:line="320" w:lineRule="exact"/>
              <w:rPr>
                <w:rFonts w:ascii="標楷體" w:hAnsi="標楷體"/>
              </w:rPr>
            </w:pPr>
            <w:r>
              <w:rPr>
                <w:rFonts w:ascii="標楷體" w:hAnsi="標楷體"/>
              </w:rPr>
              <w:t>V1.96</w:t>
            </w:r>
          </w:p>
        </w:tc>
        <w:tc>
          <w:tcPr>
            <w:tcW w:w="1581" w:type="dxa"/>
            <w:vAlign w:val="center"/>
          </w:tcPr>
          <w:p w14:paraId="0C222241" w14:textId="68342806"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022/04/01</w:t>
            </w:r>
          </w:p>
        </w:tc>
        <w:tc>
          <w:tcPr>
            <w:tcW w:w="4252" w:type="dxa"/>
            <w:shd w:val="clear" w:color="auto" w:fill="FFFFFF" w:themeFill="background1"/>
            <w:vAlign w:val="center"/>
          </w:tcPr>
          <w:p w14:paraId="6C63739B"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F35DF8">
              <w:rPr>
                <w:rFonts w:ascii="標楷體" w:hAnsi="標楷體" w:hint="eastAsia"/>
                <w:highlight w:val="lightGray"/>
              </w:rPr>
              <w:t>灰底</w:t>
            </w:r>
          </w:p>
          <w:p w14:paraId="140D97B9"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23C6880" w14:textId="2CCD42D3" w:rsidR="00F45DAD" w:rsidRDefault="00F45DAD" w:rsidP="003F1928">
            <w:pPr>
              <w:pStyle w:val="11"/>
              <w:numPr>
                <w:ilvl w:val="0"/>
                <w:numId w:val="38"/>
              </w:numPr>
              <w:shd w:val="clear" w:color="auto" w:fill="FFFFFF" w:themeFill="background1"/>
              <w:spacing w:before="0" w:line="320" w:lineRule="exact"/>
              <w:rPr>
                <w:rFonts w:ascii="標楷體" w:hAnsi="標楷體"/>
                <w:lang w:eastAsia="zh-HK"/>
              </w:rPr>
            </w:pPr>
            <w:r>
              <w:rPr>
                <w:rFonts w:ascii="標楷體" w:hAnsi="標楷體" w:hint="eastAsia"/>
              </w:rPr>
              <w:t>L</w:t>
            </w:r>
            <w:r>
              <w:rPr>
                <w:rFonts w:ascii="標楷體" w:hAnsi="標楷體"/>
              </w:rPr>
              <w:t>2</w:t>
            </w:r>
            <w:r>
              <w:rPr>
                <w:rFonts w:ascii="標楷體" w:hAnsi="標楷體" w:hint="eastAsia"/>
              </w:rPr>
              <w:t>1</w:t>
            </w:r>
            <w:r>
              <w:rPr>
                <w:rFonts w:ascii="標楷體" w:hAnsi="標楷體"/>
              </w:rPr>
              <w:t>1</w:t>
            </w:r>
            <w:r>
              <w:rPr>
                <w:rFonts w:ascii="標楷體" w:hAnsi="標楷體" w:hint="eastAsia"/>
              </w:rPr>
              <w:t>1</w:t>
            </w:r>
            <w:r>
              <w:rPr>
                <w:rFonts w:ascii="標楷體" w:hAnsi="標楷體"/>
              </w:rPr>
              <w:t>:</w:t>
            </w:r>
            <w:r w:rsidRPr="00734541">
              <w:rPr>
                <w:rFonts w:ascii="標楷體" w:hAnsi="標楷體" w:hint="eastAsia"/>
                <w:lang w:eastAsia="zh-HK"/>
              </w:rPr>
              <w:t>異動電文</w:t>
            </w:r>
          </w:p>
          <w:p w14:paraId="1488C480" w14:textId="0F974BB0" w:rsidR="00F45DAD" w:rsidRPr="00F35DF8"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(新增</w:t>
            </w:r>
            <w:proofErr w:type="spellStart"/>
            <w:r>
              <w:rPr>
                <w:rFonts w:ascii="標楷體" w:hAnsi="標楷體" w:hint="eastAsia"/>
              </w:rPr>
              <w:t>I</w:t>
            </w:r>
            <w:r>
              <w:rPr>
                <w:rFonts w:ascii="標楷體" w:hAnsi="標楷體"/>
              </w:rPr>
              <w:t>sDate</w:t>
            </w:r>
            <w:proofErr w:type="spellEnd"/>
            <w:r>
              <w:rPr>
                <w:rFonts w:ascii="標楷體" w:hAnsi="標楷體" w:hint="eastAsia"/>
              </w:rPr>
              <w:t>)配合案件申請檔</w:t>
            </w:r>
          </w:p>
        </w:tc>
        <w:tc>
          <w:tcPr>
            <w:tcW w:w="1134" w:type="dxa"/>
            <w:vAlign w:val="center"/>
          </w:tcPr>
          <w:p w14:paraId="5DE70E68" w14:textId="21987F04"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0420968F" w14:textId="77777777" w:rsidR="00F45DAD" w:rsidRPr="00734541" w:rsidRDefault="00F45DAD" w:rsidP="00F45DAD">
            <w:pPr>
              <w:pStyle w:val="11"/>
              <w:spacing w:before="0" w:line="320" w:lineRule="exact"/>
              <w:rPr>
                <w:rFonts w:ascii="標楷體" w:hAnsi="標楷體"/>
              </w:rPr>
            </w:pPr>
          </w:p>
        </w:tc>
        <w:tc>
          <w:tcPr>
            <w:tcW w:w="1440" w:type="dxa"/>
          </w:tcPr>
          <w:p w14:paraId="713C9934" w14:textId="77777777" w:rsidR="00F45DAD" w:rsidRPr="00734541" w:rsidRDefault="00F45DAD" w:rsidP="00F45DAD">
            <w:pPr>
              <w:pStyle w:val="11"/>
              <w:spacing w:before="0" w:line="320" w:lineRule="exact"/>
              <w:rPr>
                <w:rFonts w:ascii="標楷體" w:hAnsi="標楷體"/>
              </w:rPr>
            </w:pPr>
          </w:p>
        </w:tc>
      </w:tr>
      <w:tr w:rsidR="00A00F7D" w:rsidRPr="00734541" w14:paraId="05778FE8" w14:textId="77777777" w:rsidTr="00DD5461">
        <w:tc>
          <w:tcPr>
            <w:tcW w:w="1108" w:type="dxa"/>
            <w:vAlign w:val="center"/>
          </w:tcPr>
          <w:p w14:paraId="5800AD19" w14:textId="0FF21C15" w:rsidR="00A00F7D" w:rsidRDefault="00A00F7D" w:rsidP="00F45DAD">
            <w:pPr>
              <w:pStyle w:val="11"/>
              <w:spacing w:before="0" w:line="320" w:lineRule="exact"/>
              <w:rPr>
                <w:rFonts w:ascii="標楷體" w:hAnsi="標楷體"/>
              </w:rPr>
            </w:pPr>
            <w:r>
              <w:rPr>
                <w:rFonts w:ascii="標楷體" w:hAnsi="標楷體"/>
              </w:rPr>
              <w:t>V1.97</w:t>
            </w:r>
          </w:p>
        </w:tc>
        <w:tc>
          <w:tcPr>
            <w:tcW w:w="1581" w:type="dxa"/>
            <w:vAlign w:val="center"/>
          </w:tcPr>
          <w:p w14:paraId="2CFD8CD2" w14:textId="3CC380AE" w:rsidR="00A00F7D" w:rsidRDefault="00A00F7D" w:rsidP="00F45DAD">
            <w:pPr>
              <w:pStyle w:val="11"/>
              <w:spacing w:before="0" w:line="320" w:lineRule="exact"/>
              <w:rPr>
                <w:rFonts w:ascii="標楷體" w:hAnsi="標楷體"/>
              </w:rPr>
            </w:pPr>
            <w:r>
              <w:rPr>
                <w:rFonts w:ascii="標楷體" w:hAnsi="標楷體" w:hint="eastAsia"/>
              </w:rPr>
              <w:t>2</w:t>
            </w:r>
            <w:r>
              <w:rPr>
                <w:rFonts w:ascii="標楷體" w:hAnsi="標楷體"/>
              </w:rPr>
              <w:t>022/04/</w:t>
            </w:r>
            <w:r w:rsidR="0080675B">
              <w:rPr>
                <w:rFonts w:ascii="標楷體" w:hAnsi="標楷體"/>
              </w:rPr>
              <w:t>15</w:t>
            </w:r>
          </w:p>
        </w:tc>
        <w:tc>
          <w:tcPr>
            <w:tcW w:w="4252" w:type="dxa"/>
            <w:shd w:val="clear" w:color="auto" w:fill="FFFFFF" w:themeFill="background1"/>
            <w:vAlign w:val="center"/>
          </w:tcPr>
          <w:p w14:paraId="046BE5A2" w14:textId="2E03270D"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A00F7D">
              <w:rPr>
                <w:rFonts w:ascii="標楷體" w:hAnsi="標楷體" w:hint="eastAsia"/>
                <w:highlight w:val="yellow"/>
              </w:rPr>
              <w:t>黃底</w:t>
            </w:r>
          </w:p>
          <w:p w14:paraId="3A552ED9" w14:textId="77777777"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70F3211B" w14:textId="194AFB1F" w:rsidR="00A00F7D" w:rsidRDefault="00A00F7D" w:rsidP="00A00F7D">
            <w:pPr>
              <w:pStyle w:val="11"/>
              <w:shd w:val="clear" w:color="auto" w:fill="FFFFFF" w:themeFill="background1"/>
              <w:spacing w:before="0" w:line="320" w:lineRule="exact"/>
              <w:ind w:left="0"/>
              <w:rPr>
                <w:rFonts w:ascii="標楷體" w:hAnsi="標楷體"/>
                <w:lang w:eastAsia="zh-HK"/>
              </w:rPr>
            </w:pPr>
            <w:r>
              <w:rPr>
                <w:rFonts w:ascii="標楷體" w:hAnsi="標楷體" w:hint="eastAsia"/>
              </w:rPr>
              <w:t>1.L</w:t>
            </w:r>
            <w:r>
              <w:rPr>
                <w:rFonts w:ascii="標楷體" w:hAnsi="標楷體"/>
              </w:rPr>
              <w:t>2415:</w:t>
            </w:r>
            <w:r>
              <w:rPr>
                <w:rFonts w:ascii="標楷體" w:hAnsi="標楷體" w:hint="eastAsia"/>
                <w:lang w:eastAsia="zh-HK"/>
              </w:rPr>
              <w:t>欄位備註</w:t>
            </w:r>
            <w:r>
              <w:rPr>
                <w:rFonts w:ascii="標楷體" w:hAnsi="標楷體" w:hint="eastAsia"/>
              </w:rPr>
              <w:t>(</w:t>
            </w:r>
            <w:r w:rsidRPr="008F20B5">
              <w:rPr>
                <w:rFonts w:ascii="標楷體" w:hAnsi="標楷體" w:cs="新細明體" w:hint="eastAsia"/>
                <w:color w:val="000000"/>
              </w:rPr>
              <w:t>建物主要建材</w:t>
            </w:r>
            <w:r>
              <w:rPr>
                <w:rFonts w:ascii="標楷體" w:hAnsi="標楷體" w:hint="eastAsia"/>
              </w:rPr>
              <w:t>)</w:t>
            </w:r>
          </w:p>
          <w:p w14:paraId="16102DFB" w14:textId="06598750" w:rsidR="00A00F7D" w:rsidRDefault="00A00F7D" w:rsidP="00DD5461">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w:t>
            </w:r>
            <w:r>
              <w:rPr>
                <w:rFonts w:ascii="標楷體" w:hAnsi="標楷體" w:hint="eastAsia"/>
              </w:rPr>
              <w:t>L</w:t>
            </w:r>
            <w:r>
              <w:rPr>
                <w:rFonts w:ascii="標楷體" w:hAnsi="標楷體"/>
              </w:rPr>
              <w:t>4610:</w:t>
            </w:r>
            <w:r>
              <w:rPr>
                <w:rFonts w:ascii="標楷體" w:hAnsi="標楷體" w:hint="eastAsia"/>
              </w:rPr>
              <w:t>欄位備註(</w:t>
            </w:r>
            <w:r w:rsidRPr="004A1C2C">
              <w:rPr>
                <w:rFonts w:ascii="標楷體" w:hAnsi="標楷體" w:cs="新細明體" w:hint="eastAsia"/>
              </w:rPr>
              <w:t>保險類別</w:t>
            </w:r>
            <w:r>
              <w:rPr>
                <w:rFonts w:ascii="標楷體" w:hAnsi="標楷體" w:hint="eastAsia"/>
              </w:rPr>
              <w:t>)</w:t>
            </w:r>
          </w:p>
        </w:tc>
        <w:tc>
          <w:tcPr>
            <w:tcW w:w="1134" w:type="dxa"/>
            <w:vAlign w:val="center"/>
          </w:tcPr>
          <w:p w14:paraId="05C0B9EC" w14:textId="46EC3FEF" w:rsidR="00A00F7D" w:rsidRDefault="00A00F7D" w:rsidP="00F45DAD">
            <w:pPr>
              <w:pStyle w:val="11"/>
              <w:spacing w:before="0" w:line="320" w:lineRule="exact"/>
              <w:rPr>
                <w:rFonts w:ascii="標楷體" w:hAnsi="標楷體"/>
              </w:rPr>
            </w:pPr>
            <w:r>
              <w:rPr>
                <w:rFonts w:ascii="標楷體" w:hAnsi="標楷體" w:hint="eastAsia"/>
              </w:rPr>
              <w:t>陳昱衡</w:t>
            </w:r>
          </w:p>
        </w:tc>
        <w:tc>
          <w:tcPr>
            <w:tcW w:w="713" w:type="dxa"/>
          </w:tcPr>
          <w:p w14:paraId="4DA94E01" w14:textId="77777777" w:rsidR="00A00F7D" w:rsidRPr="00734541" w:rsidRDefault="00A00F7D" w:rsidP="00F45DAD">
            <w:pPr>
              <w:pStyle w:val="11"/>
              <w:spacing w:before="0" w:line="320" w:lineRule="exact"/>
              <w:rPr>
                <w:rFonts w:ascii="標楷體" w:hAnsi="標楷體"/>
              </w:rPr>
            </w:pPr>
          </w:p>
        </w:tc>
        <w:tc>
          <w:tcPr>
            <w:tcW w:w="1440" w:type="dxa"/>
          </w:tcPr>
          <w:p w14:paraId="732249D6" w14:textId="77777777" w:rsidR="00A00F7D" w:rsidRPr="00734541" w:rsidRDefault="00A00F7D" w:rsidP="00F45DAD">
            <w:pPr>
              <w:pStyle w:val="11"/>
              <w:spacing w:before="0" w:line="320" w:lineRule="exact"/>
              <w:rPr>
                <w:rFonts w:ascii="標楷體" w:hAnsi="標楷體"/>
              </w:rPr>
            </w:pPr>
          </w:p>
        </w:tc>
      </w:tr>
      <w:tr w:rsidR="00D22ECB" w:rsidRPr="00734541" w14:paraId="4F64C329" w14:textId="77777777" w:rsidTr="00DD5461">
        <w:tc>
          <w:tcPr>
            <w:tcW w:w="1108" w:type="dxa"/>
            <w:vAlign w:val="center"/>
          </w:tcPr>
          <w:p w14:paraId="230FDB89" w14:textId="571E0BB5" w:rsidR="00D22ECB" w:rsidRDefault="00D22ECB" w:rsidP="00D22ECB">
            <w:pPr>
              <w:pStyle w:val="11"/>
              <w:spacing w:before="0" w:line="320" w:lineRule="exact"/>
              <w:rPr>
                <w:rFonts w:ascii="標楷體" w:hAnsi="標楷體"/>
              </w:rPr>
            </w:pPr>
            <w:r>
              <w:rPr>
                <w:rFonts w:ascii="標楷體" w:hAnsi="標楷體"/>
              </w:rPr>
              <w:t>V1.9</w:t>
            </w:r>
            <w:r>
              <w:rPr>
                <w:rFonts w:ascii="標楷體" w:hAnsi="標楷體" w:hint="eastAsia"/>
              </w:rPr>
              <w:t>8</w:t>
            </w:r>
          </w:p>
        </w:tc>
        <w:tc>
          <w:tcPr>
            <w:tcW w:w="1581" w:type="dxa"/>
            <w:vAlign w:val="center"/>
          </w:tcPr>
          <w:p w14:paraId="3265DE67" w14:textId="53F3038E" w:rsidR="00D22ECB" w:rsidRDefault="00D22ECB" w:rsidP="00D22ECB">
            <w:pPr>
              <w:pStyle w:val="11"/>
              <w:spacing w:before="0" w:line="320" w:lineRule="exact"/>
              <w:rPr>
                <w:rFonts w:ascii="標楷體" w:hAnsi="標楷體"/>
              </w:rPr>
            </w:pPr>
            <w:r>
              <w:rPr>
                <w:rFonts w:ascii="標楷體" w:hAnsi="標楷體" w:hint="eastAsia"/>
              </w:rPr>
              <w:t>2</w:t>
            </w:r>
            <w:r>
              <w:rPr>
                <w:rFonts w:ascii="標楷體" w:hAnsi="標楷體"/>
              </w:rPr>
              <w:t>022/</w:t>
            </w:r>
            <w:r>
              <w:rPr>
                <w:rFonts w:ascii="標楷體" w:hAnsi="標楷體" w:hint="eastAsia"/>
              </w:rPr>
              <w:t>06</w:t>
            </w:r>
            <w:r>
              <w:rPr>
                <w:rFonts w:ascii="標楷體" w:hAnsi="標楷體"/>
              </w:rPr>
              <w:t>/</w:t>
            </w:r>
            <w:r>
              <w:rPr>
                <w:rFonts w:ascii="標楷體" w:hAnsi="標楷體" w:hint="eastAsia"/>
              </w:rPr>
              <w:t>02</w:t>
            </w:r>
          </w:p>
        </w:tc>
        <w:tc>
          <w:tcPr>
            <w:tcW w:w="4252" w:type="dxa"/>
            <w:shd w:val="clear" w:color="auto" w:fill="FFFFFF" w:themeFill="background1"/>
            <w:vAlign w:val="center"/>
          </w:tcPr>
          <w:p w14:paraId="6218E48F" w14:textId="43FCD17F" w:rsidR="00842CFE" w:rsidRDefault="00D22EC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00842CFE" w:rsidRPr="00C5551B">
              <w:rPr>
                <w:rFonts w:ascii="標楷體" w:hAnsi="標楷體" w:hint="eastAsia"/>
                <w:highlight w:val="darkGreen"/>
              </w:rPr>
              <w:t>綠底</w:t>
            </w:r>
          </w:p>
          <w:p w14:paraId="0911E1C6" w14:textId="784BC21C" w:rsidR="00D22ECB" w:rsidRPr="00D61303" w:rsidRDefault="00842CFE" w:rsidP="00842CFE">
            <w:pPr>
              <w:pStyle w:val="11"/>
              <w:shd w:val="clear" w:color="auto" w:fill="FFFFFF" w:themeFill="background1"/>
              <w:spacing w:before="0" w:line="320" w:lineRule="exact"/>
              <w:ind w:left="0"/>
              <w:rPr>
                <w:rFonts w:ascii="標楷體" w:hAnsi="標楷體"/>
                <w:color w:val="FF0000"/>
              </w:rPr>
            </w:pPr>
            <w:r>
              <w:rPr>
                <w:rFonts w:ascii="標楷體" w:hAnsi="標楷體"/>
              </w:rPr>
              <w:t>L7205</w:t>
            </w:r>
            <w:r>
              <w:rPr>
                <w:rFonts w:ascii="標楷體" w:hAnsi="標楷體" w:hint="eastAsia"/>
              </w:rPr>
              <w:t>：新增</w:t>
            </w:r>
            <w:r w:rsidR="00D61303" w:rsidRPr="00D61303">
              <w:rPr>
                <w:rFonts w:ascii="標楷體" w:hAnsi="標楷體" w:hint="eastAsia"/>
                <w:lang w:eastAsia="zh-HK"/>
              </w:rPr>
              <w:t>上傳檔案資料欄位</w:t>
            </w:r>
            <w:r w:rsidR="00D61303" w:rsidRPr="00D61303">
              <w:rPr>
                <w:rFonts w:ascii="標楷體" w:hAnsi="標楷體"/>
                <w:lang w:eastAsia="zh-HK"/>
              </w:rPr>
              <w:t>說明</w:t>
            </w:r>
            <w:r w:rsidR="00D61303" w:rsidRPr="00D61303">
              <w:rPr>
                <w:rFonts w:ascii="標楷體" w:hAnsi="標楷體" w:hint="eastAsia"/>
                <w:lang w:eastAsia="zh-HK"/>
              </w:rPr>
              <w:t>(XLSX、XLS格式)</w:t>
            </w:r>
            <w:r w:rsidRPr="00D61303">
              <w:rPr>
                <w:rFonts w:ascii="標楷體" w:hAnsi="標楷體"/>
                <w:color w:val="FF0000"/>
              </w:rPr>
              <w:t xml:space="preserve"> </w:t>
            </w:r>
          </w:p>
        </w:tc>
        <w:tc>
          <w:tcPr>
            <w:tcW w:w="1134" w:type="dxa"/>
            <w:vAlign w:val="center"/>
          </w:tcPr>
          <w:p w14:paraId="0E0F1FEE" w14:textId="3CD370FB" w:rsidR="00D22ECB" w:rsidRDefault="00D22ECB" w:rsidP="00D22ECB">
            <w:pPr>
              <w:pStyle w:val="11"/>
              <w:spacing w:before="0" w:line="320" w:lineRule="exact"/>
              <w:rPr>
                <w:rFonts w:ascii="標楷體" w:hAnsi="標楷體"/>
              </w:rPr>
            </w:pPr>
            <w:r>
              <w:rPr>
                <w:rFonts w:ascii="標楷體" w:hAnsi="標楷體" w:hint="eastAsia"/>
              </w:rPr>
              <w:t>林楷杰</w:t>
            </w:r>
          </w:p>
        </w:tc>
        <w:tc>
          <w:tcPr>
            <w:tcW w:w="713" w:type="dxa"/>
          </w:tcPr>
          <w:p w14:paraId="7548AD5F" w14:textId="77777777" w:rsidR="00D22ECB" w:rsidRPr="00734541" w:rsidRDefault="00D22ECB" w:rsidP="00D22ECB">
            <w:pPr>
              <w:pStyle w:val="11"/>
              <w:spacing w:before="0" w:line="320" w:lineRule="exact"/>
              <w:rPr>
                <w:rFonts w:ascii="標楷體" w:hAnsi="標楷體"/>
              </w:rPr>
            </w:pPr>
          </w:p>
        </w:tc>
        <w:tc>
          <w:tcPr>
            <w:tcW w:w="1440" w:type="dxa"/>
          </w:tcPr>
          <w:p w14:paraId="00301365" w14:textId="77777777" w:rsidR="00D22ECB" w:rsidRPr="00734541" w:rsidRDefault="00D22ECB" w:rsidP="00D22ECB">
            <w:pPr>
              <w:pStyle w:val="11"/>
              <w:spacing w:before="0" w:line="320" w:lineRule="exact"/>
              <w:rPr>
                <w:rFonts w:ascii="標楷體" w:hAnsi="標楷體"/>
              </w:rPr>
            </w:pPr>
          </w:p>
        </w:tc>
      </w:tr>
      <w:tr w:rsidR="003F1928" w:rsidRPr="00734541" w14:paraId="6A365FD7" w14:textId="77777777" w:rsidTr="00DD5461">
        <w:tc>
          <w:tcPr>
            <w:tcW w:w="1108" w:type="dxa"/>
            <w:vAlign w:val="center"/>
          </w:tcPr>
          <w:p w14:paraId="1E088E75" w14:textId="7BABEC22" w:rsidR="003F1928" w:rsidRDefault="003F1928" w:rsidP="00D22ECB">
            <w:pPr>
              <w:pStyle w:val="11"/>
              <w:spacing w:before="0" w:line="320" w:lineRule="exact"/>
              <w:rPr>
                <w:rFonts w:ascii="標楷體" w:hAnsi="標楷體"/>
              </w:rPr>
            </w:pPr>
            <w:r>
              <w:rPr>
                <w:rFonts w:ascii="標楷體" w:hAnsi="標楷體" w:hint="eastAsia"/>
              </w:rPr>
              <w:t>V</w:t>
            </w:r>
            <w:r>
              <w:rPr>
                <w:rFonts w:ascii="標楷體" w:hAnsi="標楷體"/>
              </w:rPr>
              <w:t>1.99</w:t>
            </w:r>
          </w:p>
        </w:tc>
        <w:tc>
          <w:tcPr>
            <w:tcW w:w="1581" w:type="dxa"/>
            <w:vAlign w:val="center"/>
          </w:tcPr>
          <w:p w14:paraId="494DD19B" w14:textId="1044CE77" w:rsidR="003F1928" w:rsidRDefault="003F1928" w:rsidP="00D22ECB">
            <w:pPr>
              <w:pStyle w:val="11"/>
              <w:spacing w:before="0" w:line="320" w:lineRule="exact"/>
              <w:rPr>
                <w:rFonts w:ascii="標楷體" w:hAnsi="標楷體"/>
              </w:rPr>
            </w:pPr>
            <w:r>
              <w:rPr>
                <w:rFonts w:ascii="標楷體" w:hAnsi="標楷體" w:hint="eastAsia"/>
              </w:rPr>
              <w:t>2</w:t>
            </w:r>
            <w:r>
              <w:rPr>
                <w:rFonts w:ascii="標楷體" w:hAnsi="標楷體"/>
              </w:rPr>
              <w:t>022/07/01</w:t>
            </w:r>
          </w:p>
        </w:tc>
        <w:tc>
          <w:tcPr>
            <w:tcW w:w="4252" w:type="dxa"/>
            <w:shd w:val="clear" w:color="auto" w:fill="FFFFFF" w:themeFill="background1"/>
            <w:vAlign w:val="center"/>
          </w:tcPr>
          <w:p w14:paraId="47AC2175" w14:textId="5B70756D"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3E5A17">
              <w:rPr>
                <w:rFonts w:ascii="標楷體" w:hAnsi="標楷體" w:hint="eastAsia"/>
                <w:color w:val="FF0000"/>
                <w:highlight w:val="green"/>
              </w:rPr>
              <w:t>綠</w:t>
            </w:r>
            <w:r w:rsidR="002E2222" w:rsidRPr="003E5A17">
              <w:rPr>
                <w:rFonts w:ascii="標楷體" w:hAnsi="標楷體" w:hint="eastAsia"/>
                <w:color w:val="FF0000"/>
                <w:highlight w:val="green"/>
              </w:rPr>
              <w:t>底紅字</w:t>
            </w:r>
          </w:p>
          <w:p w14:paraId="26235A69" w14:textId="77777777"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96EFC80" w14:textId="457EDFD1" w:rsidR="003F1928" w:rsidRDefault="002E2222"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sidR="003E5A17">
              <w:rPr>
                <w:rFonts w:ascii="標楷體" w:hAnsi="標楷體" w:hint="eastAsia"/>
              </w:rPr>
              <w:t>異動電文,</w:t>
            </w:r>
            <w:r>
              <w:rPr>
                <w:rFonts w:ascii="標楷體" w:hAnsi="標楷體" w:hint="eastAsia"/>
              </w:rPr>
              <w:t>新增綠色授信等5欄</w:t>
            </w:r>
          </w:p>
        </w:tc>
        <w:tc>
          <w:tcPr>
            <w:tcW w:w="1134" w:type="dxa"/>
            <w:vAlign w:val="center"/>
          </w:tcPr>
          <w:p w14:paraId="41D9A87F" w14:textId="681C8A3A" w:rsidR="003F1928" w:rsidRDefault="003E5A17" w:rsidP="00D22ECB">
            <w:pPr>
              <w:pStyle w:val="11"/>
              <w:spacing w:before="0" w:line="320" w:lineRule="exact"/>
              <w:rPr>
                <w:rFonts w:ascii="標楷體" w:hAnsi="標楷體"/>
              </w:rPr>
            </w:pPr>
            <w:r>
              <w:rPr>
                <w:rFonts w:ascii="標楷體" w:hAnsi="標楷體" w:hint="eastAsia"/>
              </w:rPr>
              <w:t>蘇曉玲</w:t>
            </w:r>
          </w:p>
        </w:tc>
        <w:tc>
          <w:tcPr>
            <w:tcW w:w="713" w:type="dxa"/>
          </w:tcPr>
          <w:p w14:paraId="5621DC7D" w14:textId="77777777" w:rsidR="003F1928" w:rsidRPr="00734541" w:rsidRDefault="003F1928" w:rsidP="00D22ECB">
            <w:pPr>
              <w:pStyle w:val="11"/>
              <w:spacing w:before="0" w:line="320" w:lineRule="exact"/>
              <w:rPr>
                <w:rFonts w:ascii="標楷體" w:hAnsi="標楷體"/>
              </w:rPr>
            </w:pPr>
          </w:p>
        </w:tc>
        <w:tc>
          <w:tcPr>
            <w:tcW w:w="1440" w:type="dxa"/>
          </w:tcPr>
          <w:p w14:paraId="6C1484C5" w14:textId="77777777" w:rsidR="003F1928" w:rsidRPr="00734541" w:rsidRDefault="003F1928" w:rsidP="00D22ECB">
            <w:pPr>
              <w:pStyle w:val="11"/>
              <w:spacing w:before="0" w:line="320" w:lineRule="exact"/>
              <w:rPr>
                <w:rFonts w:ascii="標楷體" w:hAnsi="標楷體"/>
              </w:rPr>
            </w:pPr>
          </w:p>
        </w:tc>
      </w:tr>
      <w:tr w:rsidR="00D73CDB" w:rsidRPr="00734541" w14:paraId="54BFCEDB" w14:textId="77777777" w:rsidTr="00DD5461">
        <w:tc>
          <w:tcPr>
            <w:tcW w:w="1108" w:type="dxa"/>
            <w:vAlign w:val="center"/>
          </w:tcPr>
          <w:p w14:paraId="03791EFD" w14:textId="5F45066C" w:rsidR="00D73CDB" w:rsidRDefault="00D73CDB" w:rsidP="00D22ECB">
            <w:pPr>
              <w:pStyle w:val="11"/>
              <w:spacing w:before="0" w:line="320" w:lineRule="exact"/>
              <w:rPr>
                <w:rFonts w:ascii="標楷體" w:hAnsi="標楷體"/>
              </w:rPr>
            </w:pPr>
            <w:r>
              <w:rPr>
                <w:rFonts w:ascii="標楷體" w:hAnsi="標楷體"/>
              </w:rPr>
              <w:t>V2.00</w:t>
            </w:r>
          </w:p>
        </w:tc>
        <w:tc>
          <w:tcPr>
            <w:tcW w:w="1581" w:type="dxa"/>
            <w:vAlign w:val="center"/>
          </w:tcPr>
          <w:p w14:paraId="58A67B38" w14:textId="71291C63" w:rsidR="00D73CDB" w:rsidRDefault="00D73CDB" w:rsidP="00D22ECB">
            <w:pPr>
              <w:pStyle w:val="11"/>
              <w:spacing w:before="0" w:line="320" w:lineRule="exact"/>
              <w:rPr>
                <w:rFonts w:ascii="標楷體" w:hAnsi="標楷體"/>
              </w:rPr>
            </w:pPr>
            <w:r>
              <w:rPr>
                <w:rFonts w:ascii="標楷體" w:hAnsi="標楷體" w:hint="eastAsia"/>
              </w:rPr>
              <w:t>2</w:t>
            </w:r>
            <w:r>
              <w:rPr>
                <w:rFonts w:ascii="標楷體" w:hAnsi="標楷體"/>
              </w:rPr>
              <w:t>022/12/</w:t>
            </w:r>
            <w:r w:rsidR="006619D8">
              <w:rPr>
                <w:rFonts w:ascii="標楷體" w:hAnsi="標楷體" w:hint="eastAsia"/>
              </w:rPr>
              <w:t>23</w:t>
            </w:r>
          </w:p>
        </w:tc>
        <w:tc>
          <w:tcPr>
            <w:tcW w:w="4252" w:type="dxa"/>
            <w:shd w:val="clear" w:color="auto" w:fill="FFFFFF" w:themeFill="background1"/>
            <w:vAlign w:val="center"/>
          </w:tcPr>
          <w:p w14:paraId="7A544B01" w14:textId="5D378083" w:rsidR="00D73CDB" w:rsidRDefault="00D73CD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C7359E" w:rsidRPr="00C7359E">
              <w:rPr>
                <w:rFonts w:ascii="標楷體" w:hAnsi="標楷體" w:hint="eastAsia"/>
                <w:highlight w:val="cyan"/>
              </w:rPr>
              <w:t>藍底</w:t>
            </w:r>
          </w:p>
          <w:p w14:paraId="2556AFCC" w14:textId="77777777" w:rsidR="00D73CDB" w:rsidRDefault="00D73CDB" w:rsidP="00D73CDB">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5D1ECBD" w14:textId="352DB3A2" w:rsidR="00D73CDB" w:rsidRDefault="00C7359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Pr>
                <w:rFonts w:ascii="標楷體" w:hAnsi="標楷體" w:hint="eastAsia"/>
              </w:rPr>
              <w:t>異動電文,新增購地貸款相關2欄</w:t>
            </w:r>
            <w:r w:rsidR="00DD6B5A">
              <w:rPr>
                <w:rFonts w:ascii="標楷體" w:hAnsi="標楷體" w:hint="eastAsia"/>
              </w:rPr>
              <w:t>,綁約條件相關欄位</w:t>
            </w:r>
          </w:p>
        </w:tc>
        <w:tc>
          <w:tcPr>
            <w:tcW w:w="1134" w:type="dxa"/>
            <w:vAlign w:val="center"/>
          </w:tcPr>
          <w:p w14:paraId="6173B685" w14:textId="0BA75CFB" w:rsidR="00D73CDB" w:rsidRDefault="00C7359E" w:rsidP="00D22ECB">
            <w:pPr>
              <w:pStyle w:val="11"/>
              <w:spacing w:before="0" w:line="320" w:lineRule="exact"/>
              <w:rPr>
                <w:rFonts w:ascii="標楷體" w:hAnsi="標楷體"/>
              </w:rPr>
            </w:pPr>
            <w:r>
              <w:rPr>
                <w:rFonts w:ascii="標楷體" w:hAnsi="標楷體" w:hint="eastAsia"/>
              </w:rPr>
              <w:t>蘇曉玲</w:t>
            </w:r>
          </w:p>
        </w:tc>
        <w:tc>
          <w:tcPr>
            <w:tcW w:w="713" w:type="dxa"/>
          </w:tcPr>
          <w:p w14:paraId="2F2DFE6F" w14:textId="77777777" w:rsidR="00D73CDB" w:rsidRPr="00734541" w:rsidRDefault="00D73CDB" w:rsidP="00D22ECB">
            <w:pPr>
              <w:pStyle w:val="11"/>
              <w:spacing w:before="0" w:line="320" w:lineRule="exact"/>
              <w:rPr>
                <w:rFonts w:ascii="標楷體" w:hAnsi="標楷體"/>
              </w:rPr>
            </w:pPr>
          </w:p>
        </w:tc>
        <w:tc>
          <w:tcPr>
            <w:tcW w:w="1440" w:type="dxa"/>
          </w:tcPr>
          <w:p w14:paraId="1286B44E" w14:textId="77777777" w:rsidR="00D73CDB" w:rsidRPr="00734541" w:rsidRDefault="00D73CDB" w:rsidP="00D22ECB">
            <w:pPr>
              <w:pStyle w:val="11"/>
              <w:spacing w:before="0" w:line="320" w:lineRule="exact"/>
              <w:rPr>
                <w:rFonts w:ascii="標楷體" w:hAnsi="標楷體"/>
              </w:rPr>
            </w:pPr>
          </w:p>
        </w:tc>
      </w:tr>
      <w:tr w:rsidR="00D65913" w:rsidRPr="00734541" w14:paraId="3D26D08D" w14:textId="77777777" w:rsidTr="00DD5461">
        <w:tc>
          <w:tcPr>
            <w:tcW w:w="1108" w:type="dxa"/>
            <w:vAlign w:val="center"/>
          </w:tcPr>
          <w:p w14:paraId="333B6D6D" w14:textId="134DA4DA" w:rsidR="00D65913" w:rsidRDefault="00D65913" w:rsidP="00D22ECB">
            <w:pPr>
              <w:pStyle w:val="11"/>
              <w:spacing w:before="0" w:line="320" w:lineRule="exact"/>
              <w:rPr>
                <w:rFonts w:ascii="標楷體" w:hAnsi="標楷體"/>
              </w:rPr>
            </w:pPr>
            <w:r>
              <w:rPr>
                <w:rFonts w:ascii="標楷體" w:hAnsi="標楷體" w:hint="eastAsia"/>
              </w:rPr>
              <w:t>V</w:t>
            </w:r>
            <w:r>
              <w:rPr>
                <w:rFonts w:ascii="標楷體" w:hAnsi="標楷體"/>
              </w:rPr>
              <w:t>2.01</w:t>
            </w:r>
          </w:p>
        </w:tc>
        <w:tc>
          <w:tcPr>
            <w:tcW w:w="1581" w:type="dxa"/>
            <w:vAlign w:val="center"/>
          </w:tcPr>
          <w:p w14:paraId="09E1C225" w14:textId="5A78A560" w:rsidR="00D65913" w:rsidRDefault="00D65913" w:rsidP="00D22ECB">
            <w:pPr>
              <w:pStyle w:val="11"/>
              <w:spacing w:before="0" w:line="320" w:lineRule="exact"/>
              <w:rPr>
                <w:rFonts w:ascii="標楷體" w:hAnsi="標楷體"/>
              </w:rPr>
            </w:pPr>
            <w:r>
              <w:rPr>
                <w:rFonts w:ascii="標楷體" w:hAnsi="標楷體" w:hint="eastAsia"/>
              </w:rPr>
              <w:t>2</w:t>
            </w:r>
            <w:r>
              <w:rPr>
                <w:rFonts w:ascii="標楷體" w:hAnsi="標楷體"/>
              </w:rPr>
              <w:t>022/12/30</w:t>
            </w:r>
          </w:p>
        </w:tc>
        <w:tc>
          <w:tcPr>
            <w:tcW w:w="4252" w:type="dxa"/>
            <w:shd w:val="clear" w:color="auto" w:fill="FFFFFF" w:themeFill="background1"/>
            <w:vAlign w:val="center"/>
          </w:tcPr>
          <w:p w14:paraId="2A2AB7D8" w14:textId="1E64E71D" w:rsidR="00D65913" w:rsidRDefault="00F06562"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Pr>
                <w:rFonts w:ascii="標楷體" w:hAnsi="標楷體" w:hint="eastAsia"/>
              </w:rPr>
              <w:t>:</w:t>
            </w:r>
            <w:r w:rsidR="0024502E" w:rsidRPr="00A00F7D">
              <w:rPr>
                <w:rFonts w:ascii="標楷體" w:hAnsi="標楷體" w:hint="eastAsia"/>
                <w:highlight w:val="yellow"/>
              </w:rPr>
              <w:t>黃底</w:t>
            </w:r>
          </w:p>
          <w:p w14:paraId="3B25FF5B" w14:textId="328CCC3A" w:rsidR="00F06562" w:rsidRDefault="00F06562"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rPr>
              <w:t>L7205:</w:t>
            </w:r>
            <w:r w:rsidR="0024502E">
              <w:rPr>
                <w:rFonts w:ascii="標楷體" w:hAnsi="標楷體" w:hint="eastAsia"/>
              </w:rPr>
              <w:t>調整敘述</w:t>
            </w:r>
          </w:p>
          <w:p w14:paraId="03C32E91" w14:textId="77777777" w:rsidR="001218F7" w:rsidRDefault="001218F7"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hint="eastAsia"/>
              </w:rPr>
              <w:t>第二章需求說明2.2非功能性需求，增[欄位長度]說明</w:t>
            </w:r>
          </w:p>
          <w:p w14:paraId="32461D54" w14:textId="77777777" w:rsidR="00795AEF" w:rsidRDefault="00795AEF" w:rsidP="003D7544">
            <w:pPr>
              <w:pStyle w:val="11"/>
              <w:shd w:val="clear" w:color="auto" w:fill="FFFFFF" w:themeFill="background1"/>
              <w:spacing w:before="0" w:line="320" w:lineRule="exact"/>
              <w:ind w:left="0"/>
              <w:rPr>
                <w:rFonts w:ascii="標楷體" w:hAnsi="標楷體"/>
              </w:rPr>
            </w:pPr>
          </w:p>
          <w:p w14:paraId="34E1CD39" w14:textId="7E663682" w:rsidR="003D7544" w:rsidRDefault="003D7544" w:rsidP="003D7544">
            <w:pPr>
              <w:pStyle w:val="11"/>
              <w:shd w:val="clear" w:color="auto" w:fill="FFFFFF" w:themeFill="background1"/>
              <w:spacing w:before="0" w:line="320" w:lineRule="exact"/>
              <w:ind w:left="0"/>
              <w:rPr>
                <w:rFonts w:ascii="標楷體" w:hAnsi="標楷體"/>
              </w:rPr>
            </w:pPr>
            <w:r>
              <w:rPr>
                <w:rFonts w:ascii="標楷體" w:hAnsi="標楷體" w:hint="eastAsia"/>
              </w:rPr>
              <w:t>新增URS:L7300</w:t>
            </w:r>
          </w:p>
        </w:tc>
        <w:tc>
          <w:tcPr>
            <w:tcW w:w="1134" w:type="dxa"/>
            <w:vAlign w:val="center"/>
          </w:tcPr>
          <w:p w14:paraId="322B360C" w14:textId="77777777" w:rsidR="00D65913" w:rsidRDefault="00F06562" w:rsidP="00D22ECB">
            <w:pPr>
              <w:pStyle w:val="11"/>
              <w:spacing w:before="0" w:line="320" w:lineRule="exact"/>
              <w:rPr>
                <w:rFonts w:ascii="標楷體" w:hAnsi="標楷體"/>
              </w:rPr>
            </w:pPr>
            <w:r>
              <w:rPr>
                <w:rFonts w:ascii="標楷體" w:hAnsi="標楷體" w:hint="eastAsia"/>
              </w:rPr>
              <w:t>蘇曉玲</w:t>
            </w:r>
          </w:p>
          <w:p w14:paraId="39E51BD6" w14:textId="77777777" w:rsidR="001218F7" w:rsidRDefault="001218F7" w:rsidP="00D22ECB">
            <w:pPr>
              <w:pStyle w:val="11"/>
              <w:spacing w:before="0" w:line="320" w:lineRule="exact"/>
              <w:rPr>
                <w:rFonts w:ascii="標楷體" w:hAnsi="標楷體"/>
              </w:rPr>
            </w:pPr>
            <w:r>
              <w:rPr>
                <w:rFonts w:ascii="標楷體" w:hAnsi="標楷體" w:hint="eastAsia"/>
              </w:rPr>
              <w:t>何書溱</w:t>
            </w:r>
          </w:p>
          <w:p w14:paraId="558ADDFF" w14:textId="7FA437FE" w:rsidR="003D7544" w:rsidRDefault="003D7544" w:rsidP="00D22ECB">
            <w:pPr>
              <w:pStyle w:val="11"/>
              <w:spacing w:before="0" w:line="320" w:lineRule="exact"/>
              <w:rPr>
                <w:rFonts w:ascii="標楷體" w:hAnsi="標楷體"/>
              </w:rPr>
            </w:pPr>
            <w:r>
              <w:rPr>
                <w:rFonts w:ascii="標楷體" w:hAnsi="標楷體" w:hint="eastAsia"/>
              </w:rPr>
              <w:t>黃智偉</w:t>
            </w:r>
          </w:p>
        </w:tc>
        <w:tc>
          <w:tcPr>
            <w:tcW w:w="713" w:type="dxa"/>
          </w:tcPr>
          <w:p w14:paraId="4B7354C1" w14:textId="77777777" w:rsidR="00D65913" w:rsidRPr="00734541" w:rsidRDefault="00D65913" w:rsidP="00D22ECB">
            <w:pPr>
              <w:pStyle w:val="11"/>
              <w:spacing w:before="0" w:line="320" w:lineRule="exact"/>
              <w:rPr>
                <w:rFonts w:ascii="標楷體" w:hAnsi="標楷體"/>
              </w:rPr>
            </w:pPr>
          </w:p>
        </w:tc>
        <w:tc>
          <w:tcPr>
            <w:tcW w:w="1440" w:type="dxa"/>
          </w:tcPr>
          <w:p w14:paraId="22875724" w14:textId="77777777" w:rsidR="00D65913" w:rsidRPr="00734541" w:rsidRDefault="00D65913" w:rsidP="00D22ECB">
            <w:pPr>
              <w:pStyle w:val="11"/>
              <w:spacing w:before="0" w:line="320" w:lineRule="exact"/>
              <w:rPr>
                <w:rFonts w:ascii="標楷體" w:hAnsi="標楷體"/>
              </w:rPr>
            </w:pPr>
          </w:p>
        </w:tc>
      </w:tr>
      <w:tr w:rsidR="00E5670D" w:rsidRPr="00734541" w14:paraId="11D86D9B" w14:textId="77777777" w:rsidTr="00DD5461">
        <w:tc>
          <w:tcPr>
            <w:tcW w:w="1108" w:type="dxa"/>
            <w:vAlign w:val="center"/>
          </w:tcPr>
          <w:p w14:paraId="3240CE4E" w14:textId="68A2B983" w:rsidR="00E5670D" w:rsidRDefault="00E5670D" w:rsidP="00D22ECB">
            <w:pPr>
              <w:pStyle w:val="11"/>
              <w:spacing w:before="0" w:line="320" w:lineRule="exact"/>
              <w:rPr>
                <w:rFonts w:ascii="標楷體" w:hAnsi="標楷體"/>
              </w:rPr>
            </w:pPr>
            <w:r>
              <w:rPr>
                <w:rFonts w:ascii="標楷體" w:hAnsi="標楷體" w:hint="eastAsia"/>
              </w:rPr>
              <w:lastRenderedPageBreak/>
              <w:t>V</w:t>
            </w:r>
            <w:r>
              <w:rPr>
                <w:rFonts w:ascii="標楷體" w:hAnsi="標楷體"/>
              </w:rPr>
              <w:t>2.02</w:t>
            </w:r>
          </w:p>
        </w:tc>
        <w:tc>
          <w:tcPr>
            <w:tcW w:w="1581" w:type="dxa"/>
            <w:vAlign w:val="center"/>
          </w:tcPr>
          <w:p w14:paraId="7B375F6C" w14:textId="03AB7AC1" w:rsidR="00E5670D" w:rsidRDefault="00E5670D" w:rsidP="00D22ECB">
            <w:pPr>
              <w:pStyle w:val="11"/>
              <w:spacing w:before="0" w:line="320" w:lineRule="exact"/>
              <w:rPr>
                <w:rFonts w:ascii="標楷體" w:hAnsi="標楷體"/>
              </w:rPr>
            </w:pPr>
            <w:r>
              <w:rPr>
                <w:rFonts w:ascii="標楷體" w:hAnsi="標楷體" w:hint="eastAsia"/>
              </w:rPr>
              <w:t>2</w:t>
            </w:r>
            <w:r>
              <w:rPr>
                <w:rFonts w:ascii="標楷體" w:hAnsi="標楷體"/>
              </w:rPr>
              <w:t>023/</w:t>
            </w:r>
            <w:r w:rsidR="00446828">
              <w:rPr>
                <w:rFonts w:ascii="標楷體" w:hAnsi="標楷體"/>
              </w:rPr>
              <w:t>0</w:t>
            </w:r>
            <w:r>
              <w:rPr>
                <w:rFonts w:ascii="標楷體" w:hAnsi="標楷體"/>
              </w:rPr>
              <w:t>1/</w:t>
            </w:r>
            <w:r w:rsidR="00446828">
              <w:rPr>
                <w:rFonts w:ascii="標楷體" w:hAnsi="標楷體"/>
              </w:rPr>
              <w:t>0</w:t>
            </w:r>
            <w:r w:rsidR="00350FFE">
              <w:rPr>
                <w:rFonts w:ascii="標楷體" w:hAnsi="標楷體" w:hint="eastAsia"/>
              </w:rPr>
              <w:t>6</w:t>
            </w:r>
          </w:p>
        </w:tc>
        <w:tc>
          <w:tcPr>
            <w:tcW w:w="4252" w:type="dxa"/>
            <w:shd w:val="clear" w:color="auto" w:fill="FFFFFF" w:themeFill="background1"/>
            <w:vAlign w:val="center"/>
          </w:tcPr>
          <w:p w14:paraId="09DEE212" w14:textId="0425337D" w:rsidR="00E5670D" w:rsidRDefault="00E5670D"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Pr="00C7359E">
              <w:rPr>
                <w:rFonts w:ascii="標楷體" w:hAnsi="標楷體" w:hint="eastAsia"/>
                <w:highlight w:val="cyan"/>
              </w:rPr>
              <w:t>藍底</w:t>
            </w:r>
          </w:p>
          <w:p w14:paraId="41F9CAE6" w14:textId="55530C86" w:rsidR="00E5670D" w:rsidRDefault="00E5670D" w:rsidP="00E32DB1">
            <w:pPr>
              <w:pStyle w:val="11"/>
              <w:shd w:val="clear" w:color="auto" w:fill="FFFFFF" w:themeFill="background1"/>
              <w:spacing w:before="0" w:line="320" w:lineRule="exact"/>
              <w:ind w:left="240" w:hangingChars="100" w:hanging="240"/>
              <w:rPr>
                <w:rFonts w:ascii="標楷體" w:hAnsi="標楷體"/>
              </w:rPr>
            </w:pPr>
            <w:r>
              <w:rPr>
                <w:rFonts w:ascii="標楷體" w:hAnsi="標楷體" w:hint="eastAsia"/>
              </w:rPr>
              <w:t>1</w:t>
            </w:r>
            <w:r>
              <w:rPr>
                <w:rFonts w:ascii="標楷體" w:hAnsi="標楷體"/>
              </w:rPr>
              <w:t>.L7901,L7902:</w:t>
            </w:r>
            <w:r>
              <w:rPr>
                <w:rFonts w:ascii="標楷體" w:hAnsi="標楷體" w:hint="eastAsia"/>
              </w:rPr>
              <w:t>調整[會計科目]為11</w:t>
            </w:r>
            <w:r w:rsidR="00E32DB1">
              <w:rPr>
                <w:rFonts w:ascii="標楷體" w:hAnsi="標楷體"/>
              </w:rPr>
              <w:br/>
            </w:r>
            <w:r>
              <w:rPr>
                <w:rFonts w:ascii="標楷體" w:hAnsi="標楷體" w:hint="eastAsia"/>
              </w:rPr>
              <w:t>碼,[商品利率代碼]為5碼,[符合減損客觀證據之條件]為2碼</w:t>
            </w:r>
          </w:p>
          <w:p w14:paraId="1654B151" w14:textId="11ADB970" w:rsidR="00E32DB1" w:rsidRDefault="00E32DB1" w:rsidP="00350F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L7205:</w:t>
            </w:r>
            <w:r>
              <w:rPr>
                <w:rFonts w:ascii="標楷體" w:hAnsi="標楷體" w:hint="eastAsia"/>
              </w:rPr>
              <w:t>維護時間較長,改為背景作業,</w:t>
            </w:r>
            <w:r>
              <w:rPr>
                <w:rFonts w:ascii="標楷體" w:hAnsi="標楷體"/>
              </w:rPr>
              <w:br/>
            </w:r>
            <w:r>
              <w:rPr>
                <w:rFonts w:ascii="標楷體" w:hAnsi="標楷體" w:hint="eastAsia"/>
              </w:rPr>
              <w:t xml:space="preserve">  通知訊息顯示成功失敗筆數</w:t>
            </w:r>
          </w:p>
        </w:tc>
        <w:tc>
          <w:tcPr>
            <w:tcW w:w="1134" w:type="dxa"/>
            <w:vAlign w:val="center"/>
          </w:tcPr>
          <w:p w14:paraId="5ACF25AE" w14:textId="77777777" w:rsidR="00E5670D" w:rsidRDefault="00E5670D" w:rsidP="00E5670D">
            <w:pPr>
              <w:pStyle w:val="11"/>
              <w:spacing w:before="0" w:line="320" w:lineRule="exact"/>
              <w:rPr>
                <w:rFonts w:ascii="標楷體" w:hAnsi="標楷體"/>
              </w:rPr>
            </w:pPr>
            <w:r>
              <w:rPr>
                <w:rFonts w:ascii="標楷體" w:hAnsi="標楷體" w:hint="eastAsia"/>
              </w:rPr>
              <w:t>蘇曉玲</w:t>
            </w:r>
          </w:p>
          <w:p w14:paraId="4A23264D" w14:textId="77777777" w:rsidR="00E5670D" w:rsidRDefault="00E5670D" w:rsidP="00D22ECB">
            <w:pPr>
              <w:pStyle w:val="11"/>
              <w:spacing w:before="0" w:line="320" w:lineRule="exact"/>
              <w:rPr>
                <w:rFonts w:ascii="標楷體" w:hAnsi="標楷體"/>
              </w:rPr>
            </w:pPr>
          </w:p>
        </w:tc>
        <w:tc>
          <w:tcPr>
            <w:tcW w:w="713" w:type="dxa"/>
          </w:tcPr>
          <w:p w14:paraId="41812274" w14:textId="77777777" w:rsidR="00E5670D" w:rsidRPr="00734541" w:rsidRDefault="00E5670D" w:rsidP="00D22ECB">
            <w:pPr>
              <w:pStyle w:val="11"/>
              <w:spacing w:before="0" w:line="320" w:lineRule="exact"/>
              <w:rPr>
                <w:rFonts w:ascii="標楷體" w:hAnsi="標楷體"/>
              </w:rPr>
            </w:pPr>
          </w:p>
        </w:tc>
        <w:tc>
          <w:tcPr>
            <w:tcW w:w="1440" w:type="dxa"/>
          </w:tcPr>
          <w:p w14:paraId="121384C0" w14:textId="77777777" w:rsidR="00E5670D" w:rsidRPr="00734541" w:rsidRDefault="00E5670D" w:rsidP="00D22ECB">
            <w:pPr>
              <w:pStyle w:val="11"/>
              <w:spacing w:before="0" w:line="320" w:lineRule="exact"/>
              <w:rPr>
                <w:rFonts w:ascii="標楷體" w:hAnsi="標楷體"/>
              </w:rPr>
            </w:pPr>
          </w:p>
        </w:tc>
      </w:tr>
      <w:tr w:rsidR="00081CE8" w:rsidRPr="00734541" w14:paraId="07259000" w14:textId="77777777" w:rsidTr="00DD5461">
        <w:tc>
          <w:tcPr>
            <w:tcW w:w="1108" w:type="dxa"/>
            <w:vAlign w:val="center"/>
          </w:tcPr>
          <w:p w14:paraId="25FE6C01" w14:textId="293C2563" w:rsidR="00081CE8" w:rsidRDefault="00081CE8" w:rsidP="00D22ECB">
            <w:pPr>
              <w:pStyle w:val="11"/>
              <w:spacing w:before="0" w:line="320" w:lineRule="exact"/>
              <w:rPr>
                <w:rFonts w:ascii="標楷體" w:hAnsi="標楷體"/>
              </w:rPr>
            </w:pPr>
            <w:r>
              <w:rPr>
                <w:rFonts w:ascii="標楷體" w:hAnsi="標楷體"/>
              </w:rPr>
              <w:t>V2.03</w:t>
            </w:r>
          </w:p>
        </w:tc>
        <w:tc>
          <w:tcPr>
            <w:tcW w:w="1581" w:type="dxa"/>
            <w:vAlign w:val="center"/>
          </w:tcPr>
          <w:p w14:paraId="2C823383" w14:textId="3BC87DB0" w:rsidR="00081CE8" w:rsidRDefault="00081CE8" w:rsidP="00D22ECB">
            <w:pPr>
              <w:pStyle w:val="11"/>
              <w:spacing w:before="0" w:line="320" w:lineRule="exact"/>
              <w:rPr>
                <w:rFonts w:ascii="標楷體" w:hAnsi="標楷體"/>
              </w:rPr>
            </w:pPr>
            <w:r>
              <w:rPr>
                <w:rFonts w:ascii="標楷體" w:hAnsi="標楷體" w:hint="eastAsia"/>
              </w:rPr>
              <w:t>2</w:t>
            </w:r>
            <w:r>
              <w:rPr>
                <w:rFonts w:ascii="標楷體" w:hAnsi="標楷體"/>
              </w:rPr>
              <w:t>023/02/</w:t>
            </w:r>
            <w:r w:rsidR="009378F7">
              <w:rPr>
                <w:rFonts w:ascii="標楷體" w:hAnsi="標楷體" w:hint="eastAsia"/>
              </w:rPr>
              <w:t>10</w:t>
            </w:r>
          </w:p>
        </w:tc>
        <w:tc>
          <w:tcPr>
            <w:tcW w:w="4252" w:type="dxa"/>
            <w:shd w:val="clear" w:color="auto" w:fill="FFFFFF" w:themeFill="background1"/>
            <w:vAlign w:val="center"/>
          </w:tcPr>
          <w:p w14:paraId="665BB41B" w14:textId="79626C2C" w:rsidR="00081CE8" w:rsidRDefault="00081CE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hint="eastAsia"/>
                <w:highlight w:val="yellow"/>
              </w:rPr>
              <w:t>黃</w:t>
            </w:r>
            <w:r w:rsidRPr="00081CE8">
              <w:rPr>
                <w:rFonts w:ascii="標楷體" w:hAnsi="標楷體" w:hint="eastAsia"/>
                <w:highlight w:val="yellow"/>
              </w:rPr>
              <w:t>底</w:t>
            </w:r>
          </w:p>
          <w:p w14:paraId="43109145" w14:textId="77777777" w:rsidR="00081CE8" w:rsidRDefault="00081CE8" w:rsidP="00842CFE">
            <w:pPr>
              <w:pStyle w:val="11"/>
              <w:shd w:val="clear" w:color="auto" w:fill="FFFFFF" w:themeFill="background1"/>
              <w:spacing w:before="0" w:line="320" w:lineRule="exact"/>
              <w:ind w:left="0"/>
              <w:rPr>
                <w:rFonts w:ascii="標楷體" w:hAnsi="標楷體"/>
              </w:rPr>
            </w:pPr>
            <w:r>
              <w:rPr>
                <w:rFonts w:ascii="標楷體" w:hAnsi="標楷體" w:hint="eastAsia"/>
              </w:rPr>
              <w:t>1.L7300增加輸入欄位</w:t>
            </w:r>
          </w:p>
          <w:p w14:paraId="19FEF791" w14:textId="08F0E3B7" w:rsidR="009378F7" w:rsidRDefault="009378F7" w:rsidP="00842C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L7902:</w:t>
            </w:r>
            <w:r w:rsidRPr="00AE2335">
              <w:rPr>
                <w:rFonts w:ascii="標楷體" w:hAnsi="標楷體"/>
              </w:rPr>
              <w:t>LNFI</w:t>
            </w:r>
            <w:r w:rsidRPr="00AE2335">
              <w:rPr>
                <w:rFonts w:ascii="標楷體" w:hAnsi="標楷體" w:hint="eastAsia"/>
              </w:rPr>
              <w:t>P</w:t>
            </w:r>
            <w:r>
              <w:rPr>
                <w:rFonts w:ascii="標楷體" w:hAnsi="標楷體" w:hint="eastAsia"/>
              </w:rPr>
              <w:t>調整說明</w:t>
            </w:r>
          </w:p>
        </w:tc>
        <w:tc>
          <w:tcPr>
            <w:tcW w:w="1134" w:type="dxa"/>
            <w:vAlign w:val="center"/>
          </w:tcPr>
          <w:p w14:paraId="79CBCE36" w14:textId="77777777" w:rsidR="00081CE8" w:rsidRDefault="00081CE8" w:rsidP="00E5670D">
            <w:pPr>
              <w:pStyle w:val="11"/>
              <w:spacing w:before="0" w:line="320" w:lineRule="exact"/>
              <w:rPr>
                <w:rFonts w:ascii="標楷體" w:hAnsi="標楷體"/>
              </w:rPr>
            </w:pPr>
            <w:r>
              <w:rPr>
                <w:rFonts w:ascii="標楷體" w:hAnsi="標楷體" w:hint="eastAsia"/>
              </w:rPr>
              <w:t>黃智偉</w:t>
            </w:r>
          </w:p>
          <w:p w14:paraId="656C3A62" w14:textId="01B5C9CA" w:rsidR="009378F7" w:rsidRDefault="009378F7" w:rsidP="00E5670D">
            <w:pPr>
              <w:pStyle w:val="11"/>
              <w:spacing w:before="0" w:line="320" w:lineRule="exact"/>
              <w:rPr>
                <w:rFonts w:ascii="標楷體" w:hAnsi="標楷體"/>
              </w:rPr>
            </w:pPr>
            <w:r>
              <w:rPr>
                <w:rFonts w:ascii="標楷體" w:hAnsi="標楷體" w:hint="eastAsia"/>
              </w:rPr>
              <w:t>蘇曉玲</w:t>
            </w:r>
          </w:p>
        </w:tc>
        <w:tc>
          <w:tcPr>
            <w:tcW w:w="713" w:type="dxa"/>
          </w:tcPr>
          <w:p w14:paraId="0408B119" w14:textId="77777777" w:rsidR="00081CE8" w:rsidRPr="00734541" w:rsidRDefault="00081CE8" w:rsidP="00D22ECB">
            <w:pPr>
              <w:pStyle w:val="11"/>
              <w:spacing w:before="0" w:line="320" w:lineRule="exact"/>
              <w:rPr>
                <w:rFonts w:ascii="標楷體" w:hAnsi="標楷體"/>
              </w:rPr>
            </w:pPr>
          </w:p>
        </w:tc>
        <w:tc>
          <w:tcPr>
            <w:tcW w:w="1440" w:type="dxa"/>
          </w:tcPr>
          <w:p w14:paraId="5C7ECA59" w14:textId="77777777" w:rsidR="00081CE8" w:rsidRPr="00734541" w:rsidRDefault="00081CE8" w:rsidP="00D22ECB">
            <w:pPr>
              <w:pStyle w:val="11"/>
              <w:spacing w:before="0" w:line="320" w:lineRule="exact"/>
              <w:rPr>
                <w:rFonts w:ascii="標楷體" w:hAnsi="標楷體"/>
              </w:rPr>
            </w:pPr>
          </w:p>
        </w:tc>
      </w:tr>
      <w:tr w:rsidR="00357485" w:rsidRPr="00734541" w14:paraId="6C9CB918" w14:textId="77777777" w:rsidTr="00DD5461">
        <w:tc>
          <w:tcPr>
            <w:tcW w:w="1108" w:type="dxa"/>
            <w:vAlign w:val="center"/>
          </w:tcPr>
          <w:p w14:paraId="04141364" w14:textId="304F2255" w:rsidR="00357485" w:rsidRDefault="00357485" w:rsidP="00D22ECB">
            <w:pPr>
              <w:pStyle w:val="11"/>
              <w:spacing w:before="0" w:line="320" w:lineRule="exact"/>
              <w:rPr>
                <w:rFonts w:ascii="標楷體" w:hAnsi="標楷體"/>
              </w:rPr>
            </w:pPr>
            <w:r>
              <w:rPr>
                <w:rFonts w:ascii="標楷體" w:hAnsi="標楷體"/>
              </w:rPr>
              <w:t>V2.04</w:t>
            </w:r>
          </w:p>
        </w:tc>
        <w:tc>
          <w:tcPr>
            <w:tcW w:w="1581" w:type="dxa"/>
            <w:vAlign w:val="center"/>
          </w:tcPr>
          <w:p w14:paraId="1138A485" w14:textId="11B6AA0F" w:rsidR="00357485" w:rsidRDefault="00357485" w:rsidP="00D22ECB">
            <w:pPr>
              <w:pStyle w:val="11"/>
              <w:spacing w:before="0" w:line="320" w:lineRule="exact"/>
              <w:rPr>
                <w:rFonts w:ascii="標楷體" w:hAnsi="標楷體"/>
              </w:rPr>
            </w:pPr>
            <w:r>
              <w:rPr>
                <w:rFonts w:ascii="標楷體" w:hAnsi="標楷體" w:hint="eastAsia"/>
              </w:rPr>
              <w:t>2</w:t>
            </w:r>
            <w:r>
              <w:rPr>
                <w:rFonts w:ascii="標楷體" w:hAnsi="標楷體"/>
              </w:rPr>
              <w:t>023/02/1</w:t>
            </w:r>
            <w:r w:rsidR="00645C5B">
              <w:rPr>
                <w:rFonts w:ascii="標楷體" w:hAnsi="標楷體"/>
              </w:rPr>
              <w:t>7</w:t>
            </w:r>
          </w:p>
        </w:tc>
        <w:tc>
          <w:tcPr>
            <w:tcW w:w="4252" w:type="dxa"/>
            <w:shd w:val="clear" w:color="auto" w:fill="FFFFFF" w:themeFill="background1"/>
            <w:vAlign w:val="center"/>
          </w:tcPr>
          <w:p w14:paraId="33FDA9E0" w14:textId="052B3C42" w:rsidR="00357485" w:rsidRDefault="00357485"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sidRPr="00C7359E">
              <w:rPr>
                <w:rFonts w:ascii="標楷體" w:hAnsi="標楷體" w:hint="eastAsia"/>
                <w:highlight w:val="cyan"/>
              </w:rPr>
              <w:t>藍底</w:t>
            </w:r>
          </w:p>
          <w:p w14:paraId="450C36D7" w14:textId="1A196FC8" w:rsidR="00357485" w:rsidRPr="00645C5B" w:rsidRDefault="00357485" w:rsidP="001D24C0">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w:t>
            </w:r>
            <w:r>
              <w:rPr>
                <w:rFonts w:ascii="標楷體" w:hAnsi="標楷體" w:hint="eastAsia"/>
              </w:rPr>
              <w:t>418</w:t>
            </w:r>
            <w:r>
              <w:rPr>
                <w:rFonts w:ascii="標楷體" w:hAnsi="標楷體"/>
              </w:rPr>
              <w:t>:</w:t>
            </w:r>
            <w:r>
              <w:rPr>
                <w:rFonts w:ascii="標楷體" w:hAnsi="標楷體" w:hint="eastAsia"/>
              </w:rPr>
              <w:t>異動電文,</w:t>
            </w:r>
            <w:r w:rsidR="00473D1D">
              <w:rPr>
                <w:rFonts w:ascii="標楷體" w:hAnsi="標楷體" w:hint="eastAsia"/>
              </w:rPr>
              <w:t>調整欄位說明與</w:t>
            </w:r>
            <w:r>
              <w:rPr>
                <w:rFonts w:ascii="標楷體" w:hAnsi="標楷體" w:hint="eastAsia"/>
              </w:rPr>
              <w:t>增加欄位</w:t>
            </w:r>
            <w:r w:rsidR="00645C5B">
              <w:rPr>
                <w:rFonts w:ascii="標楷體" w:hAnsi="標楷體" w:hint="eastAsia"/>
              </w:rPr>
              <w:t>(</w:t>
            </w:r>
            <w:r w:rsidR="00645C5B">
              <w:rPr>
                <w:rFonts w:ascii="標楷體" w:hAnsi="標楷體" w:hint="eastAsia"/>
                <w:lang w:eastAsia="zh-HK"/>
              </w:rPr>
              <w:t>吳承憲</w:t>
            </w:r>
            <w:r w:rsidR="00645C5B">
              <w:rPr>
                <w:rFonts w:ascii="標楷體" w:hAnsi="標楷體"/>
              </w:rPr>
              <w:t>)</w:t>
            </w:r>
          </w:p>
        </w:tc>
        <w:tc>
          <w:tcPr>
            <w:tcW w:w="1134" w:type="dxa"/>
            <w:vAlign w:val="center"/>
          </w:tcPr>
          <w:p w14:paraId="00A0BC9D" w14:textId="610021DF" w:rsidR="00357485" w:rsidRDefault="00357485" w:rsidP="00E5670D">
            <w:pPr>
              <w:pStyle w:val="11"/>
              <w:spacing w:before="0" w:line="320" w:lineRule="exact"/>
              <w:rPr>
                <w:rFonts w:ascii="標楷體" w:hAnsi="標楷體"/>
              </w:rPr>
            </w:pPr>
            <w:r>
              <w:rPr>
                <w:rFonts w:ascii="標楷體" w:hAnsi="標楷體" w:hint="eastAsia"/>
              </w:rPr>
              <w:t>蘇曉玲</w:t>
            </w:r>
          </w:p>
        </w:tc>
        <w:tc>
          <w:tcPr>
            <w:tcW w:w="713" w:type="dxa"/>
          </w:tcPr>
          <w:p w14:paraId="317072BB" w14:textId="77777777" w:rsidR="00357485" w:rsidRPr="00734541" w:rsidRDefault="00357485" w:rsidP="00D22ECB">
            <w:pPr>
              <w:pStyle w:val="11"/>
              <w:spacing w:before="0" w:line="320" w:lineRule="exact"/>
              <w:rPr>
                <w:rFonts w:ascii="標楷體" w:hAnsi="標楷體"/>
              </w:rPr>
            </w:pPr>
          </w:p>
        </w:tc>
        <w:tc>
          <w:tcPr>
            <w:tcW w:w="1440" w:type="dxa"/>
          </w:tcPr>
          <w:p w14:paraId="41EE4368" w14:textId="77777777" w:rsidR="00357485" w:rsidRPr="00734541" w:rsidRDefault="00357485" w:rsidP="00D22ECB">
            <w:pPr>
              <w:pStyle w:val="11"/>
              <w:spacing w:before="0" w:line="320" w:lineRule="exact"/>
              <w:rPr>
                <w:rFonts w:ascii="標楷體" w:hAnsi="標楷體"/>
              </w:rPr>
            </w:pPr>
          </w:p>
        </w:tc>
      </w:tr>
      <w:tr w:rsidR="0033475E" w:rsidRPr="00734541" w14:paraId="7A464FFB" w14:textId="77777777" w:rsidTr="00DD5461">
        <w:tc>
          <w:tcPr>
            <w:tcW w:w="1108" w:type="dxa"/>
            <w:vAlign w:val="center"/>
          </w:tcPr>
          <w:p w14:paraId="355B17BE" w14:textId="7BC16CC1" w:rsidR="0033475E" w:rsidRDefault="0033475E" w:rsidP="00D22ECB">
            <w:pPr>
              <w:pStyle w:val="11"/>
              <w:spacing w:before="0" w:line="320" w:lineRule="exact"/>
              <w:rPr>
                <w:rFonts w:ascii="標楷體" w:hAnsi="標楷體"/>
              </w:rPr>
            </w:pPr>
            <w:r>
              <w:rPr>
                <w:rFonts w:ascii="標楷體" w:hAnsi="標楷體" w:hint="eastAsia"/>
              </w:rPr>
              <w:t>V</w:t>
            </w:r>
            <w:r>
              <w:rPr>
                <w:rFonts w:ascii="標楷體" w:hAnsi="標楷體"/>
              </w:rPr>
              <w:t>2.05</w:t>
            </w:r>
          </w:p>
        </w:tc>
        <w:tc>
          <w:tcPr>
            <w:tcW w:w="1581" w:type="dxa"/>
            <w:vAlign w:val="center"/>
          </w:tcPr>
          <w:p w14:paraId="02AAB1EA" w14:textId="66FE4956" w:rsidR="0033475E" w:rsidRDefault="0033475E" w:rsidP="00D22ECB">
            <w:pPr>
              <w:pStyle w:val="11"/>
              <w:spacing w:before="0" w:line="320" w:lineRule="exact"/>
              <w:rPr>
                <w:rFonts w:ascii="標楷體" w:hAnsi="標楷體"/>
              </w:rPr>
            </w:pPr>
            <w:r>
              <w:rPr>
                <w:rFonts w:ascii="標楷體" w:hAnsi="標楷體" w:hint="eastAsia"/>
              </w:rPr>
              <w:t>2</w:t>
            </w:r>
            <w:r>
              <w:rPr>
                <w:rFonts w:ascii="標楷體" w:hAnsi="標楷體"/>
              </w:rPr>
              <w:t>023/03/</w:t>
            </w:r>
            <w:r w:rsidR="009A6735">
              <w:rPr>
                <w:rFonts w:ascii="標楷體" w:hAnsi="標楷體" w:hint="eastAsia"/>
              </w:rPr>
              <w:t>24</w:t>
            </w:r>
          </w:p>
        </w:tc>
        <w:tc>
          <w:tcPr>
            <w:tcW w:w="4252" w:type="dxa"/>
            <w:shd w:val="clear" w:color="auto" w:fill="FFFFFF" w:themeFill="background1"/>
            <w:vAlign w:val="center"/>
          </w:tcPr>
          <w:p w14:paraId="1B24B752" w14:textId="54742775" w:rsidR="0033475E" w:rsidRDefault="0033475E"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sidRPr="0033475E">
              <w:rPr>
                <w:rFonts w:ascii="標楷體" w:hAnsi="標楷體" w:hint="eastAsia"/>
                <w:highlight w:val="green"/>
              </w:rPr>
              <w:t>綠底</w:t>
            </w:r>
          </w:p>
          <w:p w14:paraId="385F546B" w14:textId="247F3BF8" w:rsidR="0033475E" w:rsidRPr="0033475E" w:rsidRDefault="0033475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2418:</w:t>
            </w:r>
            <w:r>
              <w:rPr>
                <w:rFonts w:ascii="標楷體" w:hAnsi="標楷體" w:hint="eastAsia"/>
              </w:rPr>
              <w:t>異動電文,</w:t>
            </w:r>
            <w:r w:rsidRPr="0033475E">
              <w:rPr>
                <w:rFonts w:ascii="標楷體" w:hAnsi="標楷體" w:hint="eastAsia"/>
              </w:rPr>
              <w:t>調整</w:t>
            </w:r>
            <w:r>
              <w:rPr>
                <w:rFonts w:ascii="標楷體" w:hAnsi="標楷體" w:hint="eastAsia"/>
              </w:rPr>
              <w:t>[</w:t>
            </w:r>
            <w:r w:rsidRPr="0033475E">
              <w:rPr>
                <w:rFonts w:ascii="標楷體" w:hAnsi="標楷體" w:cs="新細明體" w:hint="eastAsia"/>
              </w:rPr>
              <w:t>他項權利登記次序</w:t>
            </w:r>
            <w:r>
              <w:rPr>
                <w:rFonts w:ascii="標楷體" w:hAnsi="標楷體" w:cs="新細明體" w:hint="eastAsia"/>
              </w:rPr>
              <w:t>]</w:t>
            </w:r>
            <w:r w:rsidRPr="0033475E">
              <w:rPr>
                <w:rFonts w:ascii="標楷體" w:hAnsi="標楷體" w:cs="新細明體" w:hint="eastAsia"/>
              </w:rPr>
              <w:t>型態為X</w:t>
            </w:r>
          </w:p>
          <w:p w14:paraId="697801F9" w14:textId="32852168" w:rsidR="0033475E" w:rsidRDefault="0033475E" w:rsidP="00842CFE">
            <w:pPr>
              <w:pStyle w:val="11"/>
              <w:shd w:val="clear" w:color="auto" w:fill="FFFFFF" w:themeFill="background1"/>
              <w:spacing w:before="0" w:line="320" w:lineRule="exact"/>
              <w:ind w:left="0"/>
              <w:rPr>
                <w:rFonts w:ascii="標楷體" w:hAnsi="標楷體"/>
              </w:rPr>
            </w:pPr>
          </w:p>
        </w:tc>
        <w:tc>
          <w:tcPr>
            <w:tcW w:w="1134" w:type="dxa"/>
            <w:vAlign w:val="center"/>
          </w:tcPr>
          <w:p w14:paraId="3BF08E7E" w14:textId="35F77762" w:rsidR="0033475E" w:rsidRDefault="0033475E" w:rsidP="00E5670D">
            <w:pPr>
              <w:pStyle w:val="11"/>
              <w:spacing w:before="0" w:line="320" w:lineRule="exact"/>
              <w:rPr>
                <w:rFonts w:ascii="標楷體" w:hAnsi="標楷體"/>
              </w:rPr>
            </w:pPr>
            <w:r>
              <w:rPr>
                <w:rFonts w:ascii="標楷體" w:hAnsi="標楷體" w:hint="eastAsia"/>
              </w:rPr>
              <w:t>蘇曉玲</w:t>
            </w:r>
          </w:p>
        </w:tc>
        <w:tc>
          <w:tcPr>
            <w:tcW w:w="713" w:type="dxa"/>
          </w:tcPr>
          <w:p w14:paraId="16974ADF" w14:textId="77777777" w:rsidR="0033475E" w:rsidRPr="00734541" w:rsidRDefault="0033475E" w:rsidP="00D22ECB">
            <w:pPr>
              <w:pStyle w:val="11"/>
              <w:spacing w:before="0" w:line="320" w:lineRule="exact"/>
              <w:rPr>
                <w:rFonts w:ascii="標楷體" w:hAnsi="標楷體"/>
              </w:rPr>
            </w:pPr>
          </w:p>
        </w:tc>
        <w:tc>
          <w:tcPr>
            <w:tcW w:w="1440" w:type="dxa"/>
          </w:tcPr>
          <w:p w14:paraId="45201159" w14:textId="77777777" w:rsidR="0033475E" w:rsidRPr="00734541" w:rsidRDefault="0033475E" w:rsidP="00D22ECB">
            <w:pPr>
              <w:pStyle w:val="11"/>
              <w:spacing w:before="0" w:line="320" w:lineRule="exact"/>
              <w:rPr>
                <w:rFonts w:ascii="標楷體" w:hAnsi="標楷體"/>
              </w:rPr>
            </w:pPr>
          </w:p>
        </w:tc>
      </w:tr>
      <w:tr w:rsidR="0090377A" w:rsidRPr="00734541" w14:paraId="42520659" w14:textId="77777777" w:rsidTr="00DD5461">
        <w:tc>
          <w:tcPr>
            <w:tcW w:w="1108" w:type="dxa"/>
            <w:vAlign w:val="center"/>
          </w:tcPr>
          <w:p w14:paraId="6FBF2E59" w14:textId="2F3007B2" w:rsidR="0090377A" w:rsidRDefault="0090377A" w:rsidP="00D22ECB">
            <w:pPr>
              <w:pStyle w:val="11"/>
              <w:spacing w:before="0" w:line="320" w:lineRule="exact"/>
              <w:rPr>
                <w:rFonts w:ascii="標楷體" w:hAnsi="標楷體"/>
              </w:rPr>
            </w:pPr>
            <w:r>
              <w:rPr>
                <w:rFonts w:ascii="標楷體" w:hAnsi="標楷體" w:hint="eastAsia"/>
              </w:rPr>
              <w:t>V2.06</w:t>
            </w:r>
          </w:p>
        </w:tc>
        <w:tc>
          <w:tcPr>
            <w:tcW w:w="1581" w:type="dxa"/>
            <w:vAlign w:val="center"/>
          </w:tcPr>
          <w:p w14:paraId="14620352" w14:textId="357122F0" w:rsidR="0090377A" w:rsidRDefault="0090377A" w:rsidP="00D22ECB">
            <w:pPr>
              <w:pStyle w:val="11"/>
              <w:spacing w:before="0" w:line="320" w:lineRule="exact"/>
              <w:rPr>
                <w:rFonts w:ascii="標楷體" w:hAnsi="標楷體"/>
              </w:rPr>
            </w:pPr>
            <w:r>
              <w:rPr>
                <w:rFonts w:ascii="標楷體" w:hAnsi="標楷體" w:hint="eastAsia"/>
              </w:rPr>
              <w:t>2023/03/3</w:t>
            </w:r>
            <w:r w:rsidR="00F92DA0">
              <w:rPr>
                <w:rFonts w:ascii="標楷體" w:hAnsi="標楷體" w:hint="eastAsia"/>
              </w:rPr>
              <w:t>1</w:t>
            </w:r>
          </w:p>
        </w:tc>
        <w:tc>
          <w:tcPr>
            <w:tcW w:w="4252" w:type="dxa"/>
            <w:shd w:val="clear" w:color="auto" w:fill="FFFFFF" w:themeFill="background1"/>
            <w:vAlign w:val="center"/>
          </w:tcPr>
          <w:p w14:paraId="7B99EC15" w14:textId="0DB5BFF1" w:rsidR="0090377A" w:rsidRDefault="0090377A" w:rsidP="00842CFE">
            <w:pPr>
              <w:pStyle w:val="11"/>
              <w:shd w:val="clear" w:color="auto" w:fill="FFFFFF" w:themeFill="background1"/>
              <w:spacing w:before="0" w:line="320" w:lineRule="exact"/>
              <w:ind w:left="0"/>
              <w:rPr>
                <w:rFonts w:ascii="標楷體" w:hAnsi="標楷體"/>
              </w:rPr>
            </w:pPr>
            <w:r>
              <w:rPr>
                <w:rFonts w:ascii="標楷體" w:hAnsi="標楷體" w:hint="eastAsia"/>
              </w:rPr>
              <w:t>URS</w:t>
            </w:r>
            <w:r w:rsidR="009338CC">
              <w:rPr>
                <w:rFonts w:ascii="標楷體" w:hAnsi="標楷體" w:hint="eastAsia"/>
              </w:rPr>
              <w:t>交付</w:t>
            </w:r>
            <w:r>
              <w:rPr>
                <w:rFonts w:ascii="標楷體" w:hAnsi="標楷體" w:hint="eastAsia"/>
              </w:rPr>
              <w:t>:</w:t>
            </w:r>
          </w:p>
          <w:p w14:paraId="0F26255A" w14:textId="16C04A80" w:rsidR="0090377A" w:rsidRDefault="0090377A" w:rsidP="00842CFE">
            <w:pPr>
              <w:pStyle w:val="11"/>
              <w:shd w:val="clear" w:color="auto" w:fill="FFFFFF" w:themeFill="background1"/>
              <w:spacing w:before="0" w:line="320" w:lineRule="exact"/>
              <w:ind w:left="0"/>
              <w:rPr>
                <w:rFonts w:ascii="標楷體" w:hAnsi="標楷體"/>
              </w:rPr>
            </w:pPr>
            <w:r w:rsidRPr="0090377A">
              <w:rPr>
                <w:rFonts w:ascii="標楷體" w:hAnsi="標楷體" w:hint="eastAsia"/>
              </w:rPr>
              <w:t>L7501</w:t>
            </w:r>
            <w:r>
              <w:rPr>
                <w:rFonts w:ascii="標楷體" w:hAnsi="標楷體" w:hint="eastAsia"/>
              </w:rPr>
              <w:t>:</w:t>
            </w:r>
            <w:r w:rsidRPr="0090377A">
              <w:rPr>
                <w:rFonts w:ascii="標楷體" w:hAnsi="標楷體" w:hint="eastAsia"/>
              </w:rPr>
              <w:t>房屋貸款餘額查詢</w:t>
            </w:r>
          </w:p>
        </w:tc>
        <w:tc>
          <w:tcPr>
            <w:tcW w:w="1134" w:type="dxa"/>
            <w:vAlign w:val="center"/>
          </w:tcPr>
          <w:p w14:paraId="4573A8E3" w14:textId="72C1DCD4" w:rsidR="0090377A" w:rsidRDefault="0090377A" w:rsidP="00E5670D">
            <w:pPr>
              <w:pStyle w:val="11"/>
              <w:spacing w:before="0" w:line="320" w:lineRule="exact"/>
              <w:rPr>
                <w:rFonts w:ascii="標楷體" w:hAnsi="標楷體"/>
              </w:rPr>
            </w:pPr>
            <w:r>
              <w:rPr>
                <w:rFonts w:ascii="標楷體" w:hAnsi="標楷體" w:hint="eastAsia"/>
              </w:rPr>
              <w:t>黃智偉</w:t>
            </w:r>
          </w:p>
        </w:tc>
        <w:tc>
          <w:tcPr>
            <w:tcW w:w="713" w:type="dxa"/>
          </w:tcPr>
          <w:p w14:paraId="0122F957" w14:textId="77777777" w:rsidR="0090377A" w:rsidRPr="00734541" w:rsidRDefault="0090377A" w:rsidP="00D22ECB">
            <w:pPr>
              <w:pStyle w:val="11"/>
              <w:spacing w:before="0" w:line="320" w:lineRule="exact"/>
              <w:rPr>
                <w:rFonts w:ascii="標楷體" w:hAnsi="標楷體"/>
              </w:rPr>
            </w:pPr>
          </w:p>
        </w:tc>
        <w:tc>
          <w:tcPr>
            <w:tcW w:w="1440" w:type="dxa"/>
          </w:tcPr>
          <w:p w14:paraId="35C42F29" w14:textId="77777777" w:rsidR="0090377A" w:rsidRPr="00734541" w:rsidRDefault="0090377A" w:rsidP="00D22ECB">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60C76AB2" w14:textId="084F85F4" w:rsidR="00565AEE" w:rsidRDefault="00FD4998">
      <w:pPr>
        <w:pStyle w:val="12"/>
        <w:rPr>
          <w:rFonts w:asciiTheme="minorHAnsi" w:eastAsiaTheme="minorEastAsia" w:hAnsiTheme="minorHAnsi" w:cstheme="minorBidi"/>
          <w:b w:val="0"/>
          <w:caps w:val="0"/>
          <w:szCs w:val="22"/>
        </w:rPr>
      </w:pPr>
      <w:r>
        <w:rPr>
          <w:sz w:val="28"/>
        </w:rPr>
        <w:fldChar w:fldCharType="begin"/>
      </w:r>
      <w:r>
        <w:rPr>
          <w:sz w:val="28"/>
        </w:rPr>
        <w:instrText xml:space="preserve"> TOC \o "1-3" \h \z \u </w:instrText>
      </w:r>
      <w:r>
        <w:rPr>
          <w:sz w:val="28"/>
        </w:rPr>
        <w:fldChar w:fldCharType="separate"/>
      </w:r>
      <w:hyperlink w:anchor="_Toc131080897" w:history="1">
        <w:r w:rsidR="00565AEE" w:rsidRPr="00BB0065">
          <w:rPr>
            <w:rStyle w:val="a7"/>
            <w:rFonts w:ascii="標楷體" w:hAnsi="標楷體" w:hint="eastAsia"/>
          </w:rPr>
          <w:t>第</w:t>
        </w:r>
        <w:r w:rsidR="00565AEE" w:rsidRPr="00BB0065">
          <w:rPr>
            <w:rStyle w:val="a7"/>
            <w:rFonts w:ascii="標楷體" w:hAnsi="標楷體"/>
          </w:rPr>
          <w:t>1</w:t>
        </w:r>
        <w:r w:rsidR="00565AEE" w:rsidRPr="00BB0065">
          <w:rPr>
            <w:rStyle w:val="a7"/>
            <w:rFonts w:ascii="標楷體" w:hAnsi="標楷體" w:hint="eastAsia"/>
          </w:rPr>
          <w:t>章</w:t>
        </w:r>
        <w:r w:rsidR="00565AEE" w:rsidRPr="00BB0065">
          <w:rPr>
            <w:rStyle w:val="a7"/>
            <w:rFonts w:ascii="標楷體" w:hAnsi="標楷體"/>
          </w:rPr>
          <w:t xml:space="preserve"> </w:t>
        </w:r>
        <w:r w:rsidR="00565AEE" w:rsidRPr="00BB0065">
          <w:rPr>
            <w:rStyle w:val="a7"/>
            <w:rFonts w:ascii="標楷體" w:hAnsi="標楷體" w:hint="eastAsia"/>
          </w:rPr>
          <w:t>概述</w:t>
        </w:r>
        <w:r w:rsidR="00565AEE">
          <w:rPr>
            <w:webHidden/>
          </w:rPr>
          <w:tab/>
        </w:r>
        <w:r w:rsidR="00565AEE">
          <w:rPr>
            <w:webHidden/>
          </w:rPr>
          <w:fldChar w:fldCharType="begin"/>
        </w:r>
        <w:r w:rsidR="00565AEE">
          <w:rPr>
            <w:webHidden/>
          </w:rPr>
          <w:instrText xml:space="preserve"> PAGEREF _Toc131080897 \h </w:instrText>
        </w:r>
        <w:r w:rsidR="00565AEE">
          <w:rPr>
            <w:webHidden/>
          </w:rPr>
        </w:r>
        <w:r w:rsidR="00565AEE">
          <w:rPr>
            <w:webHidden/>
          </w:rPr>
          <w:fldChar w:fldCharType="separate"/>
        </w:r>
        <w:r w:rsidR="00565AEE">
          <w:rPr>
            <w:webHidden/>
          </w:rPr>
          <w:t>1</w:t>
        </w:r>
        <w:r w:rsidR="00565AEE">
          <w:rPr>
            <w:webHidden/>
          </w:rPr>
          <w:fldChar w:fldCharType="end"/>
        </w:r>
      </w:hyperlink>
    </w:p>
    <w:p w14:paraId="5D552247" w14:textId="6F77798C" w:rsidR="00565AEE" w:rsidRDefault="009338CC">
      <w:pPr>
        <w:pStyle w:val="22"/>
        <w:rPr>
          <w:rFonts w:asciiTheme="minorHAnsi" w:eastAsiaTheme="minorEastAsia" w:hAnsiTheme="minorHAnsi" w:cstheme="minorBidi"/>
          <w:b w:val="0"/>
          <w:sz w:val="24"/>
          <w:szCs w:val="22"/>
        </w:rPr>
      </w:pPr>
      <w:hyperlink w:anchor="_Toc131080898" w:history="1">
        <w:r w:rsidR="00565AEE" w:rsidRPr="00BB0065">
          <w:rPr>
            <w:rStyle w:val="a7"/>
            <w:rFonts w:ascii="標楷體" w:hAnsi="標楷體"/>
          </w:rPr>
          <w:t xml:space="preserve">1.1    </w:t>
        </w:r>
        <w:r w:rsidR="00565AEE" w:rsidRPr="00BB0065">
          <w:rPr>
            <w:rStyle w:val="a7"/>
            <w:rFonts w:ascii="標楷體" w:hAnsi="標楷體" w:hint="eastAsia"/>
          </w:rPr>
          <w:t>專案名稱</w:t>
        </w:r>
        <w:r w:rsidR="00565AEE">
          <w:rPr>
            <w:webHidden/>
          </w:rPr>
          <w:tab/>
        </w:r>
        <w:r w:rsidR="00565AEE">
          <w:rPr>
            <w:webHidden/>
          </w:rPr>
          <w:fldChar w:fldCharType="begin"/>
        </w:r>
        <w:r w:rsidR="00565AEE">
          <w:rPr>
            <w:webHidden/>
          </w:rPr>
          <w:instrText xml:space="preserve"> PAGEREF _Toc131080898 \h </w:instrText>
        </w:r>
        <w:r w:rsidR="00565AEE">
          <w:rPr>
            <w:webHidden/>
          </w:rPr>
        </w:r>
        <w:r w:rsidR="00565AEE">
          <w:rPr>
            <w:webHidden/>
          </w:rPr>
          <w:fldChar w:fldCharType="separate"/>
        </w:r>
        <w:r w:rsidR="00565AEE">
          <w:rPr>
            <w:webHidden/>
          </w:rPr>
          <w:t>1</w:t>
        </w:r>
        <w:r w:rsidR="00565AEE">
          <w:rPr>
            <w:webHidden/>
          </w:rPr>
          <w:fldChar w:fldCharType="end"/>
        </w:r>
      </w:hyperlink>
    </w:p>
    <w:p w14:paraId="2610E20D" w14:textId="33BAAE72" w:rsidR="00565AEE" w:rsidRDefault="009338CC">
      <w:pPr>
        <w:pStyle w:val="22"/>
        <w:rPr>
          <w:rFonts w:asciiTheme="minorHAnsi" w:eastAsiaTheme="minorEastAsia" w:hAnsiTheme="minorHAnsi" w:cstheme="minorBidi"/>
          <w:b w:val="0"/>
          <w:sz w:val="24"/>
          <w:szCs w:val="22"/>
        </w:rPr>
      </w:pPr>
      <w:hyperlink w:anchor="_Toc131080899" w:history="1">
        <w:r w:rsidR="00565AEE" w:rsidRPr="00BB0065">
          <w:rPr>
            <w:rStyle w:val="a7"/>
            <w:rFonts w:ascii="標楷體" w:hAnsi="標楷體"/>
          </w:rPr>
          <w:t xml:space="preserve">1.2    </w:t>
        </w:r>
        <w:r w:rsidR="00565AEE" w:rsidRPr="00BB0065">
          <w:rPr>
            <w:rStyle w:val="a7"/>
            <w:rFonts w:ascii="標楷體" w:hAnsi="標楷體" w:hint="eastAsia"/>
          </w:rPr>
          <w:t>專案目標</w:t>
        </w:r>
        <w:r w:rsidR="00565AEE">
          <w:rPr>
            <w:webHidden/>
          </w:rPr>
          <w:tab/>
        </w:r>
        <w:r w:rsidR="00565AEE">
          <w:rPr>
            <w:webHidden/>
          </w:rPr>
          <w:fldChar w:fldCharType="begin"/>
        </w:r>
        <w:r w:rsidR="00565AEE">
          <w:rPr>
            <w:webHidden/>
          </w:rPr>
          <w:instrText xml:space="preserve"> PAGEREF _Toc131080899 \h </w:instrText>
        </w:r>
        <w:r w:rsidR="00565AEE">
          <w:rPr>
            <w:webHidden/>
          </w:rPr>
        </w:r>
        <w:r w:rsidR="00565AEE">
          <w:rPr>
            <w:webHidden/>
          </w:rPr>
          <w:fldChar w:fldCharType="separate"/>
        </w:r>
        <w:r w:rsidR="00565AEE">
          <w:rPr>
            <w:webHidden/>
          </w:rPr>
          <w:t>1</w:t>
        </w:r>
        <w:r w:rsidR="00565AEE">
          <w:rPr>
            <w:webHidden/>
          </w:rPr>
          <w:fldChar w:fldCharType="end"/>
        </w:r>
      </w:hyperlink>
    </w:p>
    <w:p w14:paraId="70BCC18B" w14:textId="78EE39B4" w:rsidR="00565AEE" w:rsidRDefault="009338CC">
      <w:pPr>
        <w:pStyle w:val="22"/>
        <w:rPr>
          <w:rFonts w:asciiTheme="minorHAnsi" w:eastAsiaTheme="minorEastAsia" w:hAnsiTheme="minorHAnsi" w:cstheme="minorBidi"/>
          <w:b w:val="0"/>
          <w:sz w:val="24"/>
          <w:szCs w:val="22"/>
        </w:rPr>
      </w:pPr>
      <w:hyperlink w:anchor="_Toc131080900" w:history="1">
        <w:r w:rsidR="00565AEE" w:rsidRPr="00BB0065">
          <w:rPr>
            <w:rStyle w:val="a7"/>
            <w:rFonts w:ascii="標楷體" w:hAnsi="標楷體"/>
          </w:rPr>
          <w:t xml:space="preserve">1.3    </w:t>
        </w:r>
        <w:r w:rsidR="00565AEE" w:rsidRPr="00BB0065">
          <w:rPr>
            <w:rStyle w:val="a7"/>
            <w:rFonts w:ascii="標楷體" w:hAnsi="標楷體" w:hint="eastAsia"/>
          </w:rPr>
          <w:t>系統範圍</w:t>
        </w:r>
        <w:r w:rsidR="00565AEE">
          <w:rPr>
            <w:webHidden/>
          </w:rPr>
          <w:tab/>
        </w:r>
        <w:r w:rsidR="00565AEE">
          <w:rPr>
            <w:webHidden/>
          </w:rPr>
          <w:fldChar w:fldCharType="begin"/>
        </w:r>
        <w:r w:rsidR="00565AEE">
          <w:rPr>
            <w:webHidden/>
          </w:rPr>
          <w:instrText xml:space="preserve"> PAGEREF _Toc131080900 \h </w:instrText>
        </w:r>
        <w:r w:rsidR="00565AEE">
          <w:rPr>
            <w:webHidden/>
          </w:rPr>
        </w:r>
        <w:r w:rsidR="00565AEE">
          <w:rPr>
            <w:webHidden/>
          </w:rPr>
          <w:fldChar w:fldCharType="separate"/>
        </w:r>
        <w:r w:rsidR="00565AEE">
          <w:rPr>
            <w:webHidden/>
          </w:rPr>
          <w:t>2</w:t>
        </w:r>
        <w:r w:rsidR="00565AEE">
          <w:rPr>
            <w:webHidden/>
          </w:rPr>
          <w:fldChar w:fldCharType="end"/>
        </w:r>
      </w:hyperlink>
    </w:p>
    <w:p w14:paraId="1459F3E0" w14:textId="42280C3C" w:rsidR="00565AEE" w:rsidRDefault="009338CC">
      <w:pPr>
        <w:pStyle w:val="32"/>
        <w:rPr>
          <w:rFonts w:asciiTheme="minorHAnsi" w:eastAsiaTheme="minorEastAsia" w:hAnsiTheme="minorHAnsi" w:cstheme="minorBidi"/>
          <w:noProof/>
          <w:sz w:val="24"/>
          <w:szCs w:val="22"/>
        </w:rPr>
      </w:pPr>
      <w:hyperlink w:anchor="_Toc131080901" w:history="1">
        <w:r w:rsidR="00565AEE" w:rsidRPr="00BB0065">
          <w:rPr>
            <w:rStyle w:val="a7"/>
            <w:rFonts w:ascii="標楷體" w:hAnsi="標楷體"/>
            <w:noProof/>
          </w:rPr>
          <w:t>1.3.1</w:t>
        </w:r>
        <w:r w:rsidR="00565AEE" w:rsidRPr="00BB0065">
          <w:rPr>
            <w:rStyle w:val="a7"/>
            <w:rFonts w:ascii="標楷體" w:hAnsi="標楷體" w:hint="eastAsia"/>
            <w:noProof/>
          </w:rPr>
          <w:t>系統範圍</w:t>
        </w:r>
        <w:r w:rsidR="00565AEE">
          <w:rPr>
            <w:noProof/>
            <w:webHidden/>
          </w:rPr>
          <w:tab/>
        </w:r>
        <w:r w:rsidR="00565AEE">
          <w:rPr>
            <w:noProof/>
            <w:webHidden/>
          </w:rPr>
          <w:fldChar w:fldCharType="begin"/>
        </w:r>
        <w:r w:rsidR="00565AEE">
          <w:rPr>
            <w:noProof/>
            <w:webHidden/>
          </w:rPr>
          <w:instrText xml:space="preserve"> PAGEREF _Toc131080901 \h </w:instrText>
        </w:r>
        <w:r w:rsidR="00565AEE">
          <w:rPr>
            <w:noProof/>
            <w:webHidden/>
          </w:rPr>
        </w:r>
        <w:r w:rsidR="00565AEE">
          <w:rPr>
            <w:noProof/>
            <w:webHidden/>
          </w:rPr>
          <w:fldChar w:fldCharType="separate"/>
        </w:r>
        <w:r w:rsidR="00565AEE">
          <w:rPr>
            <w:noProof/>
            <w:webHidden/>
          </w:rPr>
          <w:t>2</w:t>
        </w:r>
        <w:r w:rsidR="00565AEE">
          <w:rPr>
            <w:noProof/>
            <w:webHidden/>
          </w:rPr>
          <w:fldChar w:fldCharType="end"/>
        </w:r>
      </w:hyperlink>
    </w:p>
    <w:p w14:paraId="59ED8DF3" w14:textId="39B64BE5" w:rsidR="00565AEE" w:rsidRDefault="009338CC">
      <w:pPr>
        <w:pStyle w:val="32"/>
        <w:rPr>
          <w:rFonts w:asciiTheme="minorHAnsi" w:eastAsiaTheme="minorEastAsia" w:hAnsiTheme="minorHAnsi" w:cstheme="minorBidi"/>
          <w:noProof/>
          <w:sz w:val="24"/>
          <w:szCs w:val="22"/>
        </w:rPr>
      </w:pPr>
      <w:hyperlink w:anchor="_Toc131080902" w:history="1">
        <w:r w:rsidR="00565AEE" w:rsidRPr="00BB0065">
          <w:rPr>
            <w:rStyle w:val="a7"/>
            <w:rFonts w:ascii="標楷體" w:hAnsi="標楷體"/>
            <w:noProof/>
          </w:rPr>
          <w:t>1.3.2</w:t>
        </w:r>
        <w:r w:rsidR="00565AEE" w:rsidRPr="00BB0065">
          <w:rPr>
            <w:rStyle w:val="a7"/>
            <w:rFonts w:ascii="標楷體" w:hAnsi="標楷體" w:hint="eastAsia"/>
            <w:noProof/>
          </w:rPr>
          <w:t>系統範圍說明</w:t>
        </w:r>
        <w:r w:rsidR="00565AEE">
          <w:rPr>
            <w:noProof/>
            <w:webHidden/>
          </w:rPr>
          <w:tab/>
        </w:r>
        <w:r w:rsidR="00565AEE">
          <w:rPr>
            <w:noProof/>
            <w:webHidden/>
          </w:rPr>
          <w:fldChar w:fldCharType="begin"/>
        </w:r>
        <w:r w:rsidR="00565AEE">
          <w:rPr>
            <w:noProof/>
            <w:webHidden/>
          </w:rPr>
          <w:instrText xml:space="preserve"> PAGEREF _Toc131080902 \h </w:instrText>
        </w:r>
        <w:r w:rsidR="00565AEE">
          <w:rPr>
            <w:noProof/>
            <w:webHidden/>
          </w:rPr>
        </w:r>
        <w:r w:rsidR="00565AEE">
          <w:rPr>
            <w:noProof/>
            <w:webHidden/>
          </w:rPr>
          <w:fldChar w:fldCharType="separate"/>
        </w:r>
        <w:r w:rsidR="00565AEE">
          <w:rPr>
            <w:noProof/>
            <w:webHidden/>
          </w:rPr>
          <w:t>2</w:t>
        </w:r>
        <w:r w:rsidR="00565AEE">
          <w:rPr>
            <w:noProof/>
            <w:webHidden/>
          </w:rPr>
          <w:fldChar w:fldCharType="end"/>
        </w:r>
      </w:hyperlink>
    </w:p>
    <w:p w14:paraId="096B7840" w14:textId="0E465943" w:rsidR="00565AEE" w:rsidRDefault="009338CC">
      <w:pPr>
        <w:pStyle w:val="12"/>
        <w:rPr>
          <w:rFonts w:asciiTheme="minorHAnsi" w:eastAsiaTheme="minorEastAsia" w:hAnsiTheme="minorHAnsi" w:cstheme="minorBidi"/>
          <w:b w:val="0"/>
          <w:caps w:val="0"/>
          <w:szCs w:val="22"/>
        </w:rPr>
      </w:pPr>
      <w:hyperlink w:anchor="_Toc131080903" w:history="1">
        <w:r w:rsidR="00565AEE" w:rsidRPr="00BB0065">
          <w:rPr>
            <w:rStyle w:val="a7"/>
            <w:rFonts w:ascii="標楷體" w:hAnsi="標楷體" w:hint="eastAsia"/>
          </w:rPr>
          <w:t>第</w:t>
        </w:r>
        <w:r w:rsidR="00565AEE" w:rsidRPr="00BB0065">
          <w:rPr>
            <w:rStyle w:val="a7"/>
            <w:rFonts w:ascii="標楷體" w:hAnsi="標楷體"/>
          </w:rPr>
          <w:t>2</w:t>
        </w:r>
        <w:r w:rsidR="00565AEE" w:rsidRPr="00BB0065">
          <w:rPr>
            <w:rStyle w:val="a7"/>
            <w:rFonts w:ascii="標楷體" w:hAnsi="標楷體" w:hint="eastAsia"/>
          </w:rPr>
          <w:t>章</w:t>
        </w:r>
        <w:r w:rsidR="00565AEE" w:rsidRPr="00BB0065">
          <w:rPr>
            <w:rStyle w:val="a7"/>
            <w:rFonts w:ascii="標楷體" w:hAnsi="標楷體"/>
          </w:rPr>
          <w:t xml:space="preserve"> </w:t>
        </w:r>
        <w:r w:rsidR="00565AEE" w:rsidRPr="00BB0065">
          <w:rPr>
            <w:rStyle w:val="a7"/>
            <w:rFonts w:ascii="標楷體" w:hAnsi="標楷體" w:hint="eastAsia"/>
          </w:rPr>
          <w:t>需求說明</w:t>
        </w:r>
        <w:r w:rsidR="00565AEE">
          <w:rPr>
            <w:webHidden/>
          </w:rPr>
          <w:tab/>
        </w:r>
        <w:r w:rsidR="00565AEE">
          <w:rPr>
            <w:webHidden/>
          </w:rPr>
          <w:fldChar w:fldCharType="begin"/>
        </w:r>
        <w:r w:rsidR="00565AEE">
          <w:rPr>
            <w:webHidden/>
          </w:rPr>
          <w:instrText xml:space="preserve"> PAGEREF _Toc131080903 \h </w:instrText>
        </w:r>
        <w:r w:rsidR="00565AEE">
          <w:rPr>
            <w:webHidden/>
          </w:rPr>
        </w:r>
        <w:r w:rsidR="00565AEE">
          <w:rPr>
            <w:webHidden/>
          </w:rPr>
          <w:fldChar w:fldCharType="separate"/>
        </w:r>
        <w:r w:rsidR="00565AEE">
          <w:rPr>
            <w:webHidden/>
          </w:rPr>
          <w:t>3</w:t>
        </w:r>
        <w:r w:rsidR="00565AEE">
          <w:rPr>
            <w:webHidden/>
          </w:rPr>
          <w:fldChar w:fldCharType="end"/>
        </w:r>
      </w:hyperlink>
    </w:p>
    <w:p w14:paraId="7AF0E1F9" w14:textId="2E46477B" w:rsidR="00565AEE" w:rsidRDefault="009338CC">
      <w:pPr>
        <w:pStyle w:val="22"/>
        <w:rPr>
          <w:rFonts w:asciiTheme="minorHAnsi" w:eastAsiaTheme="minorEastAsia" w:hAnsiTheme="minorHAnsi" w:cstheme="minorBidi"/>
          <w:b w:val="0"/>
          <w:sz w:val="24"/>
          <w:szCs w:val="22"/>
        </w:rPr>
      </w:pPr>
      <w:hyperlink w:anchor="_Toc131080904" w:history="1">
        <w:r w:rsidR="00565AEE" w:rsidRPr="00BB0065">
          <w:rPr>
            <w:rStyle w:val="a7"/>
            <w:rFonts w:ascii="標楷體" w:hAnsi="標楷體"/>
          </w:rPr>
          <w:t xml:space="preserve">2.1    </w:t>
        </w:r>
        <w:r w:rsidR="00565AEE" w:rsidRPr="00BB0065">
          <w:rPr>
            <w:rStyle w:val="a7"/>
            <w:rFonts w:ascii="標楷體" w:hAnsi="標楷體" w:hint="eastAsia"/>
          </w:rPr>
          <w:t>功能性需求</w:t>
        </w:r>
        <w:r w:rsidR="00565AEE">
          <w:rPr>
            <w:webHidden/>
          </w:rPr>
          <w:tab/>
        </w:r>
        <w:r w:rsidR="00565AEE">
          <w:rPr>
            <w:webHidden/>
          </w:rPr>
          <w:fldChar w:fldCharType="begin"/>
        </w:r>
        <w:r w:rsidR="00565AEE">
          <w:rPr>
            <w:webHidden/>
          </w:rPr>
          <w:instrText xml:space="preserve"> PAGEREF _Toc131080904 \h </w:instrText>
        </w:r>
        <w:r w:rsidR="00565AEE">
          <w:rPr>
            <w:webHidden/>
          </w:rPr>
        </w:r>
        <w:r w:rsidR="00565AEE">
          <w:rPr>
            <w:webHidden/>
          </w:rPr>
          <w:fldChar w:fldCharType="separate"/>
        </w:r>
        <w:r w:rsidR="00565AEE">
          <w:rPr>
            <w:webHidden/>
          </w:rPr>
          <w:t>3</w:t>
        </w:r>
        <w:r w:rsidR="00565AEE">
          <w:rPr>
            <w:webHidden/>
          </w:rPr>
          <w:fldChar w:fldCharType="end"/>
        </w:r>
      </w:hyperlink>
    </w:p>
    <w:p w14:paraId="061A0C8A" w14:textId="5D866789" w:rsidR="00565AEE" w:rsidRDefault="009338CC">
      <w:pPr>
        <w:pStyle w:val="32"/>
        <w:tabs>
          <w:tab w:val="left" w:pos="1680"/>
        </w:tabs>
        <w:rPr>
          <w:rFonts w:asciiTheme="minorHAnsi" w:eastAsiaTheme="minorEastAsia" w:hAnsiTheme="minorHAnsi" w:cstheme="minorBidi"/>
          <w:noProof/>
          <w:sz w:val="24"/>
          <w:szCs w:val="22"/>
        </w:rPr>
      </w:pPr>
      <w:hyperlink w:anchor="_Toc131080905" w:history="1">
        <w:r w:rsidR="00565AEE" w:rsidRPr="00BB0065">
          <w:rPr>
            <w:rStyle w:val="a7"/>
            <w:rFonts w:ascii="標楷體" w:hAnsi="標楷體" w:hint="eastAsia"/>
            <w:noProof/>
          </w:rPr>
          <w:t>一、</w:t>
        </w:r>
        <w:r w:rsidR="00565AEE">
          <w:rPr>
            <w:rFonts w:asciiTheme="minorHAnsi" w:eastAsiaTheme="minorEastAsia" w:hAnsiTheme="minorHAnsi" w:cstheme="minorBidi"/>
            <w:noProof/>
            <w:sz w:val="24"/>
            <w:szCs w:val="22"/>
          </w:rPr>
          <w:tab/>
        </w:r>
        <w:r w:rsidR="00565AEE" w:rsidRPr="00BB0065">
          <w:rPr>
            <w:rStyle w:val="a7"/>
            <w:rFonts w:ascii="標楷體" w:hAnsi="標楷體"/>
            <w:noProof/>
          </w:rPr>
          <w:t>IFRS 9</w:t>
        </w:r>
        <w:r w:rsidR="00565AEE" w:rsidRPr="00BB0065">
          <w:rPr>
            <w:rStyle w:val="a7"/>
            <w:rFonts w:ascii="標楷體" w:hAnsi="標楷體" w:cs="標楷體" w:hint="eastAsia"/>
            <w:noProof/>
          </w:rPr>
          <w:t>作業</w:t>
        </w:r>
        <w:r w:rsidR="00565AEE" w:rsidRPr="00BB0065">
          <w:rPr>
            <w:rStyle w:val="a7"/>
            <w:rFonts w:ascii="標楷體" w:hAnsi="標楷體" w:hint="eastAsia"/>
            <w:noProof/>
          </w:rPr>
          <w:t>流程</w:t>
        </w:r>
        <w:r w:rsidR="00565AEE">
          <w:rPr>
            <w:noProof/>
            <w:webHidden/>
          </w:rPr>
          <w:tab/>
        </w:r>
        <w:r w:rsidR="00565AEE">
          <w:rPr>
            <w:noProof/>
            <w:webHidden/>
          </w:rPr>
          <w:fldChar w:fldCharType="begin"/>
        </w:r>
        <w:r w:rsidR="00565AEE">
          <w:rPr>
            <w:noProof/>
            <w:webHidden/>
          </w:rPr>
          <w:instrText xml:space="preserve"> PAGEREF _Toc131080905 \h </w:instrText>
        </w:r>
        <w:r w:rsidR="00565AEE">
          <w:rPr>
            <w:noProof/>
            <w:webHidden/>
          </w:rPr>
        </w:r>
        <w:r w:rsidR="00565AEE">
          <w:rPr>
            <w:noProof/>
            <w:webHidden/>
          </w:rPr>
          <w:fldChar w:fldCharType="separate"/>
        </w:r>
        <w:r w:rsidR="00565AEE">
          <w:rPr>
            <w:noProof/>
            <w:webHidden/>
          </w:rPr>
          <w:t>3</w:t>
        </w:r>
        <w:r w:rsidR="00565AEE">
          <w:rPr>
            <w:noProof/>
            <w:webHidden/>
          </w:rPr>
          <w:fldChar w:fldCharType="end"/>
        </w:r>
      </w:hyperlink>
    </w:p>
    <w:p w14:paraId="305FC002" w14:textId="15A40495" w:rsidR="00565AEE" w:rsidRDefault="009338CC">
      <w:pPr>
        <w:pStyle w:val="32"/>
        <w:tabs>
          <w:tab w:val="left" w:pos="1680"/>
        </w:tabs>
        <w:rPr>
          <w:rFonts w:asciiTheme="minorHAnsi" w:eastAsiaTheme="minorEastAsia" w:hAnsiTheme="minorHAnsi" w:cstheme="minorBidi"/>
          <w:noProof/>
          <w:sz w:val="24"/>
          <w:szCs w:val="22"/>
        </w:rPr>
      </w:pPr>
      <w:hyperlink w:anchor="_Toc131080906" w:history="1">
        <w:r w:rsidR="00565AEE" w:rsidRPr="00BB0065">
          <w:rPr>
            <w:rStyle w:val="a7"/>
            <w:rFonts w:ascii="標楷體" w:hAnsi="標楷體" w:hint="eastAsia"/>
            <w:noProof/>
          </w:rPr>
          <w:t>二、</w:t>
        </w:r>
        <w:r w:rsidR="00565AEE">
          <w:rPr>
            <w:rFonts w:asciiTheme="minorHAnsi" w:eastAsiaTheme="minorEastAsia" w:hAnsiTheme="minorHAnsi" w:cstheme="minorBidi"/>
            <w:noProof/>
            <w:sz w:val="24"/>
            <w:szCs w:val="22"/>
          </w:rPr>
          <w:tab/>
        </w:r>
        <w:r w:rsidR="00565AEE" w:rsidRPr="00BB0065">
          <w:rPr>
            <w:rStyle w:val="a7"/>
            <w:rFonts w:ascii="標楷體" w:hAnsi="標楷體" w:hint="eastAsia"/>
            <w:noProof/>
          </w:rPr>
          <w:t>輸出入介面</w:t>
        </w:r>
        <w:r w:rsidR="00565AEE">
          <w:rPr>
            <w:noProof/>
            <w:webHidden/>
          </w:rPr>
          <w:tab/>
        </w:r>
        <w:r w:rsidR="00565AEE">
          <w:rPr>
            <w:noProof/>
            <w:webHidden/>
          </w:rPr>
          <w:fldChar w:fldCharType="begin"/>
        </w:r>
        <w:r w:rsidR="00565AEE">
          <w:rPr>
            <w:noProof/>
            <w:webHidden/>
          </w:rPr>
          <w:instrText xml:space="preserve"> PAGEREF _Toc131080906 \h </w:instrText>
        </w:r>
        <w:r w:rsidR="00565AEE">
          <w:rPr>
            <w:noProof/>
            <w:webHidden/>
          </w:rPr>
        </w:r>
        <w:r w:rsidR="00565AEE">
          <w:rPr>
            <w:noProof/>
            <w:webHidden/>
          </w:rPr>
          <w:fldChar w:fldCharType="separate"/>
        </w:r>
        <w:r w:rsidR="00565AEE">
          <w:rPr>
            <w:noProof/>
            <w:webHidden/>
          </w:rPr>
          <w:t>7</w:t>
        </w:r>
        <w:r w:rsidR="00565AEE">
          <w:rPr>
            <w:noProof/>
            <w:webHidden/>
          </w:rPr>
          <w:fldChar w:fldCharType="end"/>
        </w:r>
      </w:hyperlink>
    </w:p>
    <w:p w14:paraId="6455D734" w14:textId="42D48F84" w:rsidR="00565AEE" w:rsidRDefault="009338CC">
      <w:pPr>
        <w:pStyle w:val="32"/>
        <w:tabs>
          <w:tab w:val="left" w:pos="1680"/>
        </w:tabs>
        <w:rPr>
          <w:rFonts w:asciiTheme="minorHAnsi" w:eastAsiaTheme="minorEastAsia" w:hAnsiTheme="minorHAnsi" w:cstheme="minorBidi"/>
          <w:noProof/>
          <w:sz w:val="24"/>
          <w:szCs w:val="22"/>
        </w:rPr>
      </w:pPr>
      <w:hyperlink w:anchor="_Toc131080907" w:history="1">
        <w:r w:rsidR="00565AEE" w:rsidRPr="00BB0065">
          <w:rPr>
            <w:rStyle w:val="a7"/>
            <w:rFonts w:ascii="標楷體" w:hAnsi="標楷體" w:hint="eastAsia"/>
            <w:noProof/>
          </w:rPr>
          <w:t>三、</w:t>
        </w:r>
        <w:r w:rsidR="00565AEE">
          <w:rPr>
            <w:rFonts w:asciiTheme="minorHAnsi" w:eastAsiaTheme="minorEastAsia" w:hAnsiTheme="minorHAnsi" w:cstheme="minorBidi"/>
            <w:noProof/>
            <w:sz w:val="24"/>
            <w:szCs w:val="22"/>
          </w:rPr>
          <w:tab/>
        </w:r>
        <w:r w:rsidR="00565AEE" w:rsidRPr="00BB0065">
          <w:rPr>
            <w:rStyle w:val="a7"/>
            <w:rFonts w:ascii="標楷體" w:hAnsi="標楷體"/>
            <w:noProof/>
          </w:rPr>
          <w:t>Eloan</w:t>
        </w:r>
        <w:r w:rsidR="00565AEE" w:rsidRPr="00BB0065">
          <w:rPr>
            <w:rStyle w:val="a7"/>
            <w:rFonts w:ascii="標楷體" w:hAnsi="標楷體" w:hint="eastAsia"/>
            <w:noProof/>
          </w:rPr>
          <w:t>介面</w:t>
        </w:r>
        <w:r w:rsidR="00565AEE">
          <w:rPr>
            <w:noProof/>
            <w:webHidden/>
          </w:rPr>
          <w:tab/>
        </w:r>
        <w:r w:rsidR="00565AEE">
          <w:rPr>
            <w:noProof/>
            <w:webHidden/>
          </w:rPr>
          <w:fldChar w:fldCharType="begin"/>
        </w:r>
        <w:r w:rsidR="00565AEE">
          <w:rPr>
            <w:noProof/>
            <w:webHidden/>
          </w:rPr>
          <w:instrText xml:space="preserve"> PAGEREF _Toc131080907 \h </w:instrText>
        </w:r>
        <w:r w:rsidR="00565AEE">
          <w:rPr>
            <w:noProof/>
            <w:webHidden/>
          </w:rPr>
        </w:r>
        <w:r w:rsidR="00565AEE">
          <w:rPr>
            <w:noProof/>
            <w:webHidden/>
          </w:rPr>
          <w:fldChar w:fldCharType="separate"/>
        </w:r>
        <w:r w:rsidR="00565AEE">
          <w:rPr>
            <w:noProof/>
            <w:webHidden/>
          </w:rPr>
          <w:t>9</w:t>
        </w:r>
        <w:r w:rsidR="00565AEE">
          <w:rPr>
            <w:noProof/>
            <w:webHidden/>
          </w:rPr>
          <w:fldChar w:fldCharType="end"/>
        </w:r>
      </w:hyperlink>
    </w:p>
    <w:p w14:paraId="4C2DD4DC" w14:textId="4F4EFCFB" w:rsidR="00565AEE" w:rsidRDefault="009338CC">
      <w:pPr>
        <w:pStyle w:val="22"/>
        <w:rPr>
          <w:rFonts w:asciiTheme="minorHAnsi" w:eastAsiaTheme="minorEastAsia" w:hAnsiTheme="minorHAnsi" w:cstheme="minorBidi"/>
          <w:b w:val="0"/>
          <w:sz w:val="24"/>
          <w:szCs w:val="22"/>
        </w:rPr>
      </w:pPr>
      <w:hyperlink w:anchor="_Toc131080908" w:history="1">
        <w:r w:rsidR="00565AEE" w:rsidRPr="00BB0065">
          <w:rPr>
            <w:rStyle w:val="a7"/>
            <w:rFonts w:ascii="標楷體" w:hAnsi="標楷體"/>
          </w:rPr>
          <w:t xml:space="preserve">2.2    </w:t>
        </w:r>
        <w:r w:rsidR="00565AEE" w:rsidRPr="00BB0065">
          <w:rPr>
            <w:rStyle w:val="a7"/>
            <w:rFonts w:ascii="標楷體" w:hAnsi="標楷體" w:hint="eastAsia"/>
          </w:rPr>
          <w:t>非功能性需求</w:t>
        </w:r>
        <w:r w:rsidR="00565AEE">
          <w:rPr>
            <w:webHidden/>
          </w:rPr>
          <w:tab/>
        </w:r>
        <w:r w:rsidR="00565AEE">
          <w:rPr>
            <w:webHidden/>
          </w:rPr>
          <w:fldChar w:fldCharType="begin"/>
        </w:r>
        <w:r w:rsidR="00565AEE">
          <w:rPr>
            <w:webHidden/>
          </w:rPr>
          <w:instrText xml:space="preserve"> PAGEREF _Toc131080908 \h </w:instrText>
        </w:r>
        <w:r w:rsidR="00565AEE">
          <w:rPr>
            <w:webHidden/>
          </w:rPr>
        </w:r>
        <w:r w:rsidR="00565AEE">
          <w:rPr>
            <w:webHidden/>
          </w:rPr>
          <w:fldChar w:fldCharType="separate"/>
        </w:r>
        <w:r w:rsidR="00565AEE">
          <w:rPr>
            <w:webHidden/>
          </w:rPr>
          <w:t>11</w:t>
        </w:r>
        <w:r w:rsidR="00565AEE">
          <w:rPr>
            <w:webHidden/>
          </w:rPr>
          <w:fldChar w:fldCharType="end"/>
        </w:r>
      </w:hyperlink>
    </w:p>
    <w:p w14:paraId="154BD623" w14:textId="72BEA191" w:rsidR="00565AEE" w:rsidRDefault="009338CC">
      <w:pPr>
        <w:pStyle w:val="12"/>
        <w:rPr>
          <w:rFonts w:asciiTheme="minorHAnsi" w:eastAsiaTheme="minorEastAsia" w:hAnsiTheme="minorHAnsi" w:cstheme="minorBidi"/>
          <w:b w:val="0"/>
          <w:caps w:val="0"/>
          <w:szCs w:val="22"/>
        </w:rPr>
      </w:pPr>
      <w:hyperlink w:anchor="_Toc131080909" w:history="1">
        <w:r w:rsidR="00565AEE" w:rsidRPr="00BB0065">
          <w:rPr>
            <w:rStyle w:val="a7"/>
            <w:rFonts w:hint="eastAsia"/>
          </w:rPr>
          <w:t>第</w:t>
        </w:r>
        <w:r w:rsidR="00565AEE" w:rsidRPr="00BB0065">
          <w:rPr>
            <w:rStyle w:val="a7"/>
          </w:rPr>
          <w:t>3</w:t>
        </w:r>
        <w:r w:rsidR="00565AEE" w:rsidRPr="00BB0065">
          <w:rPr>
            <w:rStyle w:val="a7"/>
            <w:rFonts w:hint="eastAsia"/>
          </w:rPr>
          <w:t>章</w:t>
        </w:r>
        <w:r w:rsidR="00565AEE" w:rsidRPr="00BB0065">
          <w:rPr>
            <w:rStyle w:val="a7"/>
          </w:rPr>
          <w:t xml:space="preserve"> </w:t>
        </w:r>
        <w:r w:rsidR="00565AEE" w:rsidRPr="00BB0065">
          <w:rPr>
            <w:rStyle w:val="a7"/>
            <w:rFonts w:hint="eastAsia"/>
          </w:rPr>
          <w:t>系統需求</w:t>
        </w:r>
        <w:r w:rsidR="00565AEE">
          <w:rPr>
            <w:webHidden/>
          </w:rPr>
          <w:tab/>
        </w:r>
        <w:r w:rsidR="00565AEE">
          <w:rPr>
            <w:webHidden/>
          </w:rPr>
          <w:fldChar w:fldCharType="begin"/>
        </w:r>
        <w:r w:rsidR="00565AEE">
          <w:rPr>
            <w:webHidden/>
          </w:rPr>
          <w:instrText xml:space="preserve"> PAGEREF _Toc131080909 \h </w:instrText>
        </w:r>
        <w:r w:rsidR="00565AEE">
          <w:rPr>
            <w:webHidden/>
          </w:rPr>
        </w:r>
        <w:r w:rsidR="00565AEE">
          <w:rPr>
            <w:webHidden/>
          </w:rPr>
          <w:fldChar w:fldCharType="separate"/>
        </w:r>
        <w:r w:rsidR="00565AEE">
          <w:rPr>
            <w:webHidden/>
          </w:rPr>
          <w:t>12</w:t>
        </w:r>
        <w:r w:rsidR="00565AEE">
          <w:rPr>
            <w:webHidden/>
          </w:rPr>
          <w:fldChar w:fldCharType="end"/>
        </w:r>
      </w:hyperlink>
    </w:p>
    <w:p w14:paraId="1962CADE" w14:textId="5271AF45" w:rsidR="00565AEE" w:rsidRDefault="009338CC">
      <w:pPr>
        <w:pStyle w:val="22"/>
        <w:rPr>
          <w:rFonts w:asciiTheme="minorHAnsi" w:eastAsiaTheme="minorEastAsia" w:hAnsiTheme="minorHAnsi" w:cstheme="minorBidi"/>
          <w:b w:val="0"/>
          <w:sz w:val="24"/>
          <w:szCs w:val="22"/>
        </w:rPr>
      </w:pPr>
      <w:hyperlink w:anchor="_Toc131080910" w:history="1">
        <w:r w:rsidR="00565AEE" w:rsidRPr="00BB0065">
          <w:rPr>
            <w:rStyle w:val="a7"/>
          </w:rPr>
          <w:t xml:space="preserve">3.1    </w:t>
        </w:r>
        <w:r w:rsidR="00565AEE" w:rsidRPr="00BB0065">
          <w:rPr>
            <w:rStyle w:val="a7"/>
            <w:rFonts w:hint="eastAsia"/>
          </w:rPr>
          <w:t>系統功能結構圖</w:t>
        </w:r>
        <w:r w:rsidR="00565AEE">
          <w:rPr>
            <w:webHidden/>
          </w:rPr>
          <w:tab/>
        </w:r>
        <w:r w:rsidR="00565AEE">
          <w:rPr>
            <w:webHidden/>
          </w:rPr>
          <w:fldChar w:fldCharType="begin"/>
        </w:r>
        <w:r w:rsidR="00565AEE">
          <w:rPr>
            <w:webHidden/>
          </w:rPr>
          <w:instrText xml:space="preserve"> PAGEREF _Toc131080910 \h </w:instrText>
        </w:r>
        <w:r w:rsidR="00565AEE">
          <w:rPr>
            <w:webHidden/>
          </w:rPr>
        </w:r>
        <w:r w:rsidR="00565AEE">
          <w:rPr>
            <w:webHidden/>
          </w:rPr>
          <w:fldChar w:fldCharType="separate"/>
        </w:r>
        <w:r w:rsidR="00565AEE">
          <w:rPr>
            <w:webHidden/>
          </w:rPr>
          <w:t>12</w:t>
        </w:r>
        <w:r w:rsidR="00565AEE">
          <w:rPr>
            <w:webHidden/>
          </w:rPr>
          <w:fldChar w:fldCharType="end"/>
        </w:r>
      </w:hyperlink>
    </w:p>
    <w:p w14:paraId="7E0D6B6E" w14:textId="56D87E63" w:rsidR="00565AEE" w:rsidRDefault="009338CC">
      <w:pPr>
        <w:pStyle w:val="22"/>
        <w:rPr>
          <w:rFonts w:asciiTheme="minorHAnsi" w:eastAsiaTheme="minorEastAsia" w:hAnsiTheme="minorHAnsi" w:cstheme="minorBidi"/>
          <w:b w:val="0"/>
          <w:sz w:val="24"/>
          <w:szCs w:val="22"/>
        </w:rPr>
      </w:pPr>
      <w:hyperlink w:anchor="_Toc131080911" w:history="1">
        <w:r w:rsidR="00565AEE" w:rsidRPr="00BB0065">
          <w:rPr>
            <w:rStyle w:val="a7"/>
            <w:rFonts w:ascii="標楷體" w:hAnsi="標楷體"/>
          </w:rPr>
          <w:t>3.2</w:t>
        </w:r>
        <w:r w:rsidR="00565AEE">
          <w:rPr>
            <w:rFonts w:asciiTheme="minorHAnsi" w:eastAsiaTheme="minorEastAsia" w:hAnsiTheme="minorHAnsi" w:cstheme="minorBidi"/>
            <w:b w:val="0"/>
            <w:sz w:val="24"/>
            <w:szCs w:val="22"/>
          </w:rPr>
          <w:tab/>
        </w:r>
        <w:r w:rsidR="00565AEE" w:rsidRPr="00BB0065">
          <w:rPr>
            <w:rStyle w:val="a7"/>
            <w:rFonts w:ascii="標楷體" w:hAnsi="標楷體" w:hint="eastAsia"/>
          </w:rPr>
          <w:t>系統功能說明</w:t>
        </w:r>
        <w:r w:rsidR="00565AEE">
          <w:rPr>
            <w:webHidden/>
          </w:rPr>
          <w:tab/>
        </w:r>
        <w:r w:rsidR="00565AEE">
          <w:rPr>
            <w:webHidden/>
          </w:rPr>
          <w:fldChar w:fldCharType="begin"/>
        </w:r>
        <w:r w:rsidR="00565AEE">
          <w:rPr>
            <w:webHidden/>
          </w:rPr>
          <w:instrText xml:space="preserve"> PAGEREF _Toc131080911 \h </w:instrText>
        </w:r>
        <w:r w:rsidR="00565AEE">
          <w:rPr>
            <w:webHidden/>
          </w:rPr>
        </w:r>
        <w:r w:rsidR="00565AEE">
          <w:rPr>
            <w:webHidden/>
          </w:rPr>
          <w:fldChar w:fldCharType="separate"/>
        </w:r>
        <w:r w:rsidR="00565AEE">
          <w:rPr>
            <w:webHidden/>
          </w:rPr>
          <w:t>14</w:t>
        </w:r>
        <w:r w:rsidR="00565AEE">
          <w:rPr>
            <w:webHidden/>
          </w:rPr>
          <w:fldChar w:fldCharType="end"/>
        </w:r>
      </w:hyperlink>
    </w:p>
    <w:p w14:paraId="63DF516C" w14:textId="27F1E64A" w:rsidR="00565AEE" w:rsidRDefault="009338CC">
      <w:pPr>
        <w:pStyle w:val="32"/>
        <w:rPr>
          <w:rFonts w:asciiTheme="minorHAnsi" w:eastAsiaTheme="minorEastAsia" w:hAnsiTheme="minorHAnsi" w:cstheme="minorBidi"/>
          <w:noProof/>
          <w:sz w:val="24"/>
          <w:szCs w:val="22"/>
        </w:rPr>
      </w:pPr>
      <w:hyperlink w:anchor="_Toc131080912" w:history="1">
        <w:r w:rsidR="00565AEE" w:rsidRPr="00BB0065">
          <w:rPr>
            <w:rStyle w:val="a7"/>
            <w:rFonts w:ascii="標楷體" w:hAnsi="標楷體" w:hint="eastAsia"/>
            <w:noProof/>
          </w:rPr>
          <w:t>一、</w:t>
        </w:r>
        <w:r w:rsidR="00565AEE" w:rsidRPr="00BB0065">
          <w:rPr>
            <w:rStyle w:val="a7"/>
            <w:rFonts w:ascii="標楷體" w:hAnsi="標楷體"/>
            <w:noProof/>
          </w:rPr>
          <w:t>IFRS 9</w:t>
        </w:r>
        <w:r w:rsidR="00565AEE" w:rsidRPr="00BB0065">
          <w:rPr>
            <w:rStyle w:val="a7"/>
            <w:rFonts w:ascii="標楷體" w:hAnsi="標楷體" w:hint="eastAsia"/>
            <w:noProof/>
          </w:rPr>
          <w:t>作業</w:t>
        </w:r>
        <w:r w:rsidR="00565AEE">
          <w:rPr>
            <w:noProof/>
            <w:webHidden/>
          </w:rPr>
          <w:tab/>
        </w:r>
        <w:r w:rsidR="00565AEE">
          <w:rPr>
            <w:noProof/>
            <w:webHidden/>
          </w:rPr>
          <w:fldChar w:fldCharType="begin"/>
        </w:r>
        <w:r w:rsidR="00565AEE">
          <w:rPr>
            <w:noProof/>
            <w:webHidden/>
          </w:rPr>
          <w:instrText xml:space="preserve"> PAGEREF _Toc131080912 \h </w:instrText>
        </w:r>
        <w:r w:rsidR="00565AEE">
          <w:rPr>
            <w:noProof/>
            <w:webHidden/>
          </w:rPr>
        </w:r>
        <w:r w:rsidR="00565AEE">
          <w:rPr>
            <w:noProof/>
            <w:webHidden/>
          </w:rPr>
          <w:fldChar w:fldCharType="separate"/>
        </w:r>
        <w:r w:rsidR="00565AEE">
          <w:rPr>
            <w:noProof/>
            <w:webHidden/>
          </w:rPr>
          <w:t>14</w:t>
        </w:r>
        <w:r w:rsidR="00565AEE">
          <w:rPr>
            <w:noProof/>
            <w:webHidden/>
          </w:rPr>
          <w:fldChar w:fldCharType="end"/>
        </w:r>
      </w:hyperlink>
    </w:p>
    <w:p w14:paraId="09437CD2" w14:textId="2E435B6D" w:rsidR="00565AEE" w:rsidRDefault="009338CC">
      <w:pPr>
        <w:pStyle w:val="32"/>
        <w:rPr>
          <w:rFonts w:asciiTheme="minorHAnsi" w:eastAsiaTheme="minorEastAsia" w:hAnsiTheme="minorHAnsi" w:cstheme="minorBidi"/>
          <w:noProof/>
          <w:sz w:val="24"/>
          <w:szCs w:val="22"/>
        </w:rPr>
      </w:pPr>
      <w:hyperlink w:anchor="_Toc131080913" w:history="1">
        <w:r w:rsidR="00565AEE" w:rsidRPr="00BB0065">
          <w:rPr>
            <w:rStyle w:val="a7"/>
            <w:rFonts w:ascii="標楷體" w:hAnsi="標楷體"/>
            <w:b/>
            <w:noProof/>
          </w:rPr>
          <w:t>(1)</w:t>
        </w:r>
        <w:r w:rsidR="00565AEE" w:rsidRPr="00BB0065">
          <w:rPr>
            <w:rStyle w:val="a7"/>
            <w:rFonts w:ascii="標楷體" w:hAnsi="標楷體"/>
            <w:bCs/>
            <w:noProof/>
          </w:rPr>
          <w:t xml:space="preserve"> L</w:t>
        </w:r>
        <w:r w:rsidR="00565AEE" w:rsidRPr="00BB0065">
          <w:rPr>
            <w:rStyle w:val="a7"/>
            <w:rFonts w:ascii="標楷體" w:hAnsi="標楷體"/>
            <w:b/>
            <w:noProof/>
          </w:rPr>
          <w:t>7022</w:t>
        </w:r>
        <w:r w:rsidR="00565AEE" w:rsidRPr="00BB0065">
          <w:rPr>
            <w:rStyle w:val="a7"/>
            <w:rFonts w:ascii="標楷體" w:hAnsi="標楷體" w:hint="eastAsia"/>
            <w:b/>
            <w:noProof/>
          </w:rPr>
          <w:t>違約損失率檔查詢</w:t>
        </w:r>
        <w:r w:rsidR="00565AEE">
          <w:rPr>
            <w:noProof/>
            <w:webHidden/>
          </w:rPr>
          <w:tab/>
        </w:r>
        <w:r w:rsidR="00565AEE">
          <w:rPr>
            <w:noProof/>
            <w:webHidden/>
          </w:rPr>
          <w:fldChar w:fldCharType="begin"/>
        </w:r>
        <w:r w:rsidR="00565AEE">
          <w:rPr>
            <w:noProof/>
            <w:webHidden/>
          </w:rPr>
          <w:instrText xml:space="preserve"> PAGEREF _Toc131080913 \h </w:instrText>
        </w:r>
        <w:r w:rsidR="00565AEE">
          <w:rPr>
            <w:noProof/>
            <w:webHidden/>
          </w:rPr>
        </w:r>
        <w:r w:rsidR="00565AEE">
          <w:rPr>
            <w:noProof/>
            <w:webHidden/>
          </w:rPr>
          <w:fldChar w:fldCharType="separate"/>
        </w:r>
        <w:r w:rsidR="00565AEE">
          <w:rPr>
            <w:noProof/>
            <w:webHidden/>
          </w:rPr>
          <w:t>14</w:t>
        </w:r>
        <w:r w:rsidR="00565AEE">
          <w:rPr>
            <w:noProof/>
            <w:webHidden/>
          </w:rPr>
          <w:fldChar w:fldCharType="end"/>
        </w:r>
      </w:hyperlink>
    </w:p>
    <w:p w14:paraId="7D183CEE" w14:textId="75CAE94F" w:rsidR="00565AEE" w:rsidRDefault="009338CC">
      <w:pPr>
        <w:pStyle w:val="32"/>
        <w:rPr>
          <w:rFonts w:asciiTheme="minorHAnsi" w:eastAsiaTheme="minorEastAsia" w:hAnsiTheme="minorHAnsi" w:cstheme="minorBidi"/>
          <w:noProof/>
          <w:sz w:val="24"/>
          <w:szCs w:val="22"/>
        </w:rPr>
      </w:pPr>
      <w:hyperlink w:anchor="_Toc131080914" w:history="1">
        <w:r w:rsidR="00565AEE" w:rsidRPr="00BB0065">
          <w:rPr>
            <w:rStyle w:val="a7"/>
            <w:rFonts w:ascii="標楷體" w:hAnsi="標楷體"/>
            <w:b/>
            <w:noProof/>
          </w:rPr>
          <w:t>(2)</w:t>
        </w:r>
        <w:r w:rsidR="00565AEE" w:rsidRPr="00BB0065">
          <w:rPr>
            <w:rStyle w:val="a7"/>
            <w:rFonts w:ascii="標楷體" w:hAnsi="標楷體"/>
            <w:bCs/>
            <w:noProof/>
          </w:rPr>
          <w:t xml:space="preserve"> L</w:t>
        </w:r>
        <w:r w:rsidR="00565AEE" w:rsidRPr="00BB0065">
          <w:rPr>
            <w:rStyle w:val="a7"/>
            <w:rFonts w:ascii="標楷體" w:hAnsi="標楷體"/>
            <w:b/>
            <w:noProof/>
          </w:rPr>
          <w:t>7202</w:t>
        </w:r>
        <w:r w:rsidR="00565AEE" w:rsidRPr="00BB0065">
          <w:rPr>
            <w:rStyle w:val="a7"/>
            <w:rFonts w:ascii="標楷體" w:hAnsi="標楷體" w:hint="eastAsia"/>
            <w:b/>
            <w:noProof/>
          </w:rPr>
          <w:t>違約損失率登錄</w:t>
        </w:r>
        <w:r w:rsidR="00565AEE">
          <w:rPr>
            <w:noProof/>
            <w:webHidden/>
          </w:rPr>
          <w:tab/>
        </w:r>
        <w:r w:rsidR="00565AEE">
          <w:rPr>
            <w:noProof/>
            <w:webHidden/>
          </w:rPr>
          <w:fldChar w:fldCharType="begin"/>
        </w:r>
        <w:r w:rsidR="00565AEE">
          <w:rPr>
            <w:noProof/>
            <w:webHidden/>
          </w:rPr>
          <w:instrText xml:space="preserve"> PAGEREF _Toc131080914 \h </w:instrText>
        </w:r>
        <w:r w:rsidR="00565AEE">
          <w:rPr>
            <w:noProof/>
            <w:webHidden/>
          </w:rPr>
        </w:r>
        <w:r w:rsidR="00565AEE">
          <w:rPr>
            <w:noProof/>
            <w:webHidden/>
          </w:rPr>
          <w:fldChar w:fldCharType="separate"/>
        </w:r>
        <w:r w:rsidR="00565AEE">
          <w:rPr>
            <w:noProof/>
            <w:webHidden/>
          </w:rPr>
          <w:t>18</w:t>
        </w:r>
        <w:r w:rsidR="00565AEE">
          <w:rPr>
            <w:noProof/>
            <w:webHidden/>
          </w:rPr>
          <w:fldChar w:fldCharType="end"/>
        </w:r>
      </w:hyperlink>
    </w:p>
    <w:p w14:paraId="25E682F4" w14:textId="7F4983A3" w:rsidR="00565AEE" w:rsidRDefault="009338CC">
      <w:pPr>
        <w:pStyle w:val="32"/>
        <w:rPr>
          <w:rFonts w:asciiTheme="minorHAnsi" w:eastAsiaTheme="minorEastAsia" w:hAnsiTheme="minorHAnsi" w:cstheme="minorBidi"/>
          <w:noProof/>
          <w:sz w:val="24"/>
          <w:szCs w:val="22"/>
        </w:rPr>
      </w:pPr>
      <w:hyperlink w:anchor="_Toc131080915" w:history="1">
        <w:r w:rsidR="00565AEE" w:rsidRPr="00BB0065">
          <w:rPr>
            <w:rStyle w:val="a7"/>
            <w:rFonts w:ascii="標楷體" w:hAnsi="標楷體"/>
            <w:b/>
            <w:noProof/>
          </w:rPr>
          <w:t>(3)</w:t>
        </w:r>
        <w:r w:rsidR="00565AEE" w:rsidRPr="00BB0065">
          <w:rPr>
            <w:rStyle w:val="a7"/>
            <w:rFonts w:ascii="標楷體" w:hAnsi="標楷體"/>
            <w:bCs/>
            <w:noProof/>
          </w:rPr>
          <w:t xml:space="preserve"> L</w:t>
        </w:r>
        <w:r w:rsidR="00565AEE" w:rsidRPr="00BB0065">
          <w:rPr>
            <w:rStyle w:val="a7"/>
            <w:rFonts w:ascii="標楷體" w:hAnsi="標楷體"/>
            <w:b/>
            <w:noProof/>
          </w:rPr>
          <w:t>7903</w:t>
        </w:r>
        <w:r w:rsidR="00565AEE" w:rsidRPr="00BB0065">
          <w:rPr>
            <w:rStyle w:val="a7"/>
            <w:rFonts w:ascii="標楷體" w:hAnsi="標楷體" w:hint="eastAsia"/>
            <w:b/>
            <w:noProof/>
          </w:rPr>
          <w:t>商品分類資料查詢</w:t>
        </w:r>
        <w:r w:rsidR="00565AEE">
          <w:rPr>
            <w:noProof/>
            <w:webHidden/>
          </w:rPr>
          <w:tab/>
        </w:r>
        <w:r w:rsidR="00565AEE">
          <w:rPr>
            <w:noProof/>
            <w:webHidden/>
          </w:rPr>
          <w:fldChar w:fldCharType="begin"/>
        </w:r>
        <w:r w:rsidR="00565AEE">
          <w:rPr>
            <w:noProof/>
            <w:webHidden/>
          </w:rPr>
          <w:instrText xml:space="preserve"> PAGEREF _Toc131080915 \h </w:instrText>
        </w:r>
        <w:r w:rsidR="00565AEE">
          <w:rPr>
            <w:noProof/>
            <w:webHidden/>
          </w:rPr>
        </w:r>
        <w:r w:rsidR="00565AEE">
          <w:rPr>
            <w:noProof/>
            <w:webHidden/>
          </w:rPr>
          <w:fldChar w:fldCharType="separate"/>
        </w:r>
        <w:r w:rsidR="00565AEE">
          <w:rPr>
            <w:noProof/>
            <w:webHidden/>
          </w:rPr>
          <w:t>23</w:t>
        </w:r>
        <w:r w:rsidR="00565AEE">
          <w:rPr>
            <w:noProof/>
            <w:webHidden/>
          </w:rPr>
          <w:fldChar w:fldCharType="end"/>
        </w:r>
      </w:hyperlink>
    </w:p>
    <w:p w14:paraId="173A944C" w14:textId="3239E863" w:rsidR="00565AEE" w:rsidRDefault="009338CC">
      <w:pPr>
        <w:pStyle w:val="32"/>
        <w:rPr>
          <w:rFonts w:asciiTheme="minorHAnsi" w:eastAsiaTheme="minorEastAsia" w:hAnsiTheme="minorHAnsi" w:cstheme="minorBidi"/>
          <w:noProof/>
          <w:sz w:val="24"/>
          <w:szCs w:val="22"/>
        </w:rPr>
      </w:pPr>
      <w:hyperlink w:anchor="_Toc131080916" w:history="1">
        <w:r w:rsidR="00565AEE" w:rsidRPr="00BB0065">
          <w:rPr>
            <w:rStyle w:val="a7"/>
            <w:rFonts w:ascii="標楷體" w:hAnsi="標楷體"/>
            <w:b/>
            <w:bCs/>
            <w:noProof/>
          </w:rPr>
          <w:t>(4)</w:t>
        </w:r>
        <w:r w:rsidR="00565AEE" w:rsidRPr="00BB0065">
          <w:rPr>
            <w:rStyle w:val="a7"/>
            <w:rFonts w:ascii="標楷體" w:hAnsi="標楷體"/>
            <w:bCs/>
            <w:noProof/>
          </w:rPr>
          <w:t xml:space="preserve"> L</w:t>
        </w:r>
        <w:r w:rsidR="00565AEE" w:rsidRPr="00BB0065">
          <w:rPr>
            <w:rStyle w:val="a7"/>
            <w:rFonts w:ascii="標楷體" w:hAnsi="標楷體"/>
            <w:b/>
            <w:noProof/>
          </w:rPr>
          <w:t>7210</w:t>
        </w:r>
        <w:r w:rsidR="00565AEE" w:rsidRPr="00BB0065">
          <w:rPr>
            <w:rStyle w:val="a7"/>
            <w:rFonts w:ascii="標楷體" w:hAnsi="標楷體" w:hint="eastAsia"/>
            <w:b/>
            <w:noProof/>
          </w:rPr>
          <w:t>商品分類資料維護</w:t>
        </w:r>
        <w:r w:rsidR="00565AEE">
          <w:rPr>
            <w:noProof/>
            <w:webHidden/>
          </w:rPr>
          <w:tab/>
        </w:r>
        <w:r w:rsidR="00565AEE">
          <w:rPr>
            <w:noProof/>
            <w:webHidden/>
          </w:rPr>
          <w:fldChar w:fldCharType="begin"/>
        </w:r>
        <w:r w:rsidR="00565AEE">
          <w:rPr>
            <w:noProof/>
            <w:webHidden/>
          </w:rPr>
          <w:instrText xml:space="preserve"> PAGEREF _Toc131080916 \h </w:instrText>
        </w:r>
        <w:r w:rsidR="00565AEE">
          <w:rPr>
            <w:noProof/>
            <w:webHidden/>
          </w:rPr>
        </w:r>
        <w:r w:rsidR="00565AEE">
          <w:rPr>
            <w:noProof/>
            <w:webHidden/>
          </w:rPr>
          <w:fldChar w:fldCharType="separate"/>
        </w:r>
        <w:r w:rsidR="00565AEE">
          <w:rPr>
            <w:noProof/>
            <w:webHidden/>
          </w:rPr>
          <w:t>27</w:t>
        </w:r>
        <w:r w:rsidR="00565AEE">
          <w:rPr>
            <w:noProof/>
            <w:webHidden/>
          </w:rPr>
          <w:fldChar w:fldCharType="end"/>
        </w:r>
      </w:hyperlink>
    </w:p>
    <w:p w14:paraId="3D57F04A" w14:textId="096D79A3" w:rsidR="00565AEE" w:rsidRDefault="009338CC">
      <w:pPr>
        <w:pStyle w:val="32"/>
        <w:rPr>
          <w:rFonts w:asciiTheme="minorHAnsi" w:eastAsiaTheme="minorEastAsia" w:hAnsiTheme="minorHAnsi" w:cstheme="minorBidi"/>
          <w:noProof/>
          <w:sz w:val="24"/>
          <w:szCs w:val="22"/>
        </w:rPr>
      </w:pPr>
      <w:hyperlink w:anchor="_Toc131080917" w:history="1">
        <w:r w:rsidR="00565AEE" w:rsidRPr="00BB0065">
          <w:rPr>
            <w:rStyle w:val="a7"/>
            <w:rFonts w:ascii="標楷體" w:hAnsi="標楷體"/>
            <w:b/>
            <w:noProof/>
          </w:rPr>
          <w:t>(5)</w:t>
        </w:r>
        <w:r w:rsidR="00565AEE" w:rsidRPr="00BB0065">
          <w:rPr>
            <w:rStyle w:val="a7"/>
            <w:rFonts w:ascii="標楷體" w:hAnsi="標楷體"/>
            <w:bCs/>
            <w:noProof/>
          </w:rPr>
          <w:t xml:space="preserve"> L</w:t>
        </w:r>
        <w:r w:rsidR="00565AEE" w:rsidRPr="00BB0065">
          <w:rPr>
            <w:rStyle w:val="a7"/>
            <w:rFonts w:ascii="標楷體" w:hAnsi="標楷體"/>
            <w:b/>
            <w:noProof/>
          </w:rPr>
          <w:t>7904</w:t>
        </w:r>
        <w:r w:rsidR="00565AEE" w:rsidRPr="00BB0065">
          <w:rPr>
            <w:rStyle w:val="a7"/>
            <w:rFonts w:ascii="標楷體" w:hAnsi="標楷體" w:hint="eastAsia"/>
            <w:b/>
            <w:noProof/>
          </w:rPr>
          <w:t>特殊客觀減損狀況查詢</w:t>
        </w:r>
        <w:r w:rsidR="00565AEE">
          <w:rPr>
            <w:noProof/>
            <w:webHidden/>
          </w:rPr>
          <w:tab/>
        </w:r>
        <w:r w:rsidR="00565AEE">
          <w:rPr>
            <w:noProof/>
            <w:webHidden/>
          </w:rPr>
          <w:fldChar w:fldCharType="begin"/>
        </w:r>
        <w:r w:rsidR="00565AEE">
          <w:rPr>
            <w:noProof/>
            <w:webHidden/>
          </w:rPr>
          <w:instrText xml:space="preserve"> PAGEREF _Toc131080917 \h </w:instrText>
        </w:r>
        <w:r w:rsidR="00565AEE">
          <w:rPr>
            <w:noProof/>
            <w:webHidden/>
          </w:rPr>
        </w:r>
        <w:r w:rsidR="00565AEE">
          <w:rPr>
            <w:noProof/>
            <w:webHidden/>
          </w:rPr>
          <w:fldChar w:fldCharType="separate"/>
        </w:r>
        <w:r w:rsidR="00565AEE">
          <w:rPr>
            <w:noProof/>
            <w:webHidden/>
          </w:rPr>
          <w:t>30</w:t>
        </w:r>
        <w:r w:rsidR="00565AEE">
          <w:rPr>
            <w:noProof/>
            <w:webHidden/>
          </w:rPr>
          <w:fldChar w:fldCharType="end"/>
        </w:r>
      </w:hyperlink>
    </w:p>
    <w:p w14:paraId="71AA2810" w14:textId="09F901D6" w:rsidR="00565AEE" w:rsidRDefault="009338CC">
      <w:pPr>
        <w:pStyle w:val="32"/>
        <w:rPr>
          <w:rFonts w:asciiTheme="minorHAnsi" w:eastAsiaTheme="minorEastAsia" w:hAnsiTheme="minorHAnsi" w:cstheme="minorBidi"/>
          <w:noProof/>
          <w:sz w:val="24"/>
          <w:szCs w:val="22"/>
        </w:rPr>
      </w:pPr>
      <w:hyperlink w:anchor="_Toc131080918" w:history="1">
        <w:r w:rsidR="00565AEE" w:rsidRPr="00BB0065">
          <w:rPr>
            <w:rStyle w:val="a7"/>
            <w:rFonts w:ascii="標楷體" w:hAnsi="標楷體"/>
            <w:b/>
            <w:bCs/>
            <w:noProof/>
          </w:rPr>
          <w:t>(6)</w:t>
        </w:r>
        <w:r w:rsidR="00565AEE" w:rsidRPr="00BB0065">
          <w:rPr>
            <w:rStyle w:val="a7"/>
            <w:rFonts w:ascii="標楷體" w:hAnsi="標楷體"/>
            <w:bCs/>
            <w:noProof/>
          </w:rPr>
          <w:t xml:space="preserve"> L</w:t>
        </w:r>
        <w:r w:rsidR="00565AEE" w:rsidRPr="00BB0065">
          <w:rPr>
            <w:rStyle w:val="a7"/>
            <w:rFonts w:ascii="標楷體" w:hAnsi="標楷體"/>
            <w:b/>
            <w:noProof/>
          </w:rPr>
          <w:t>7204</w:t>
        </w:r>
        <w:r w:rsidR="00565AEE" w:rsidRPr="00BB0065">
          <w:rPr>
            <w:rStyle w:val="a7"/>
            <w:rFonts w:ascii="標楷體" w:hAnsi="標楷體" w:hint="eastAsia"/>
            <w:b/>
            <w:noProof/>
          </w:rPr>
          <w:t>特殊客觀減損狀況維護</w:t>
        </w:r>
        <w:r w:rsidR="00565AEE">
          <w:rPr>
            <w:noProof/>
            <w:webHidden/>
          </w:rPr>
          <w:tab/>
        </w:r>
        <w:r w:rsidR="00565AEE">
          <w:rPr>
            <w:noProof/>
            <w:webHidden/>
          </w:rPr>
          <w:fldChar w:fldCharType="begin"/>
        </w:r>
        <w:r w:rsidR="00565AEE">
          <w:rPr>
            <w:noProof/>
            <w:webHidden/>
          </w:rPr>
          <w:instrText xml:space="preserve"> PAGEREF _Toc131080918 \h </w:instrText>
        </w:r>
        <w:r w:rsidR="00565AEE">
          <w:rPr>
            <w:noProof/>
            <w:webHidden/>
          </w:rPr>
        </w:r>
        <w:r w:rsidR="00565AEE">
          <w:rPr>
            <w:noProof/>
            <w:webHidden/>
          </w:rPr>
          <w:fldChar w:fldCharType="separate"/>
        </w:r>
        <w:r w:rsidR="00565AEE">
          <w:rPr>
            <w:noProof/>
            <w:webHidden/>
          </w:rPr>
          <w:t>34</w:t>
        </w:r>
        <w:r w:rsidR="00565AEE">
          <w:rPr>
            <w:noProof/>
            <w:webHidden/>
          </w:rPr>
          <w:fldChar w:fldCharType="end"/>
        </w:r>
      </w:hyperlink>
    </w:p>
    <w:p w14:paraId="27CFDE35" w14:textId="350465B9" w:rsidR="00565AEE" w:rsidRDefault="009338CC">
      <w:pPr>
        <w:pStyle w:val="32"/>
        <w:rPr>
          <w:rFonts w:asciiTheme="minorHAnsi" w:eastAsiaTheme="minorEastAsia" w:hAnsiTheme="minorHAnsi" w:cstheme="minorBidi"/>
          <w:noProof/>
          <w:sz w:val="24"/>
          <w:szCs w:val="22"/>
        </w:rPr>
      </w:pPr>
      <w:hyperlink w:anchor="_Toc131080919" w:history="1">
        <w:r w:rsidR="00565AEE" w:rsidRPr="00BB0065">
          <w:rPr>
            <w:rStyle w:val="a7"/>
            <w:rFonts w:ascii="標楷體" w:hAnsi="標楷體"/>
            <w:b/>
            <w:bCs/>
            <w:noProof/>
          </w:rPr>
          <w:t>(7)</w:t>
        </w:r>
        <w:r w:rsidR="00565AEE" w:rsidRPr="00BB0065">
          <w:rPr>
            <w:rStyle w:val="a7"/>
            <w:rFonts w:ascii="標楷體" w:hAnsi="標楷體"/>
            <w:bCs/>
            <w:noProof/>
            <w:highlight w:val="cyan"/>
          </w:rPr>
          <w:t xml:space="preserve"> L</w:t>
        </w:r>
        <w:r w:rsidR="00565AEE" w:rsidRPr="00BB0065">
          <w:rPr>
            <w:rStyle w:val="a7"/>
            <w:rFonts w:ascii="標楷體" w:hAnsi="標楷體"/>
            <w:b/>
            <w:noProof/>
            <w:highlight w:val="cyan"/>
          </w:rPr>
          <w:t>7201</w:t>
        </w:r>
        <w:r w:rsidR="00565AEE" w:rsidRPr="00BB0065">
          <w:rPr>
            <w:rStyle w:val="a7"/>
            <w:rFonts w:ascii="標楷體" w:hAnsi="標楷體" w:hint="eastAsia"/>
            <w:b/>
            <w:noProof/>
            <w:highlight w:val="cyan"/>
          </w:rPr>
          <w:t>表外放款承諾資料產出</w:t>
        </w:r>
        <w:r w:rsidR="00565AEE">
          <w:rPr>
            <w:noProof/>
            <w:webHidden/>
          </w:rPr>
          <w:tab/>
        </w:r>
        <w:r w:rsidR="00565AEE">
          <w:rPr>
            <w:noProof/>
            <w:webHidden/>
          </w:rPr>
          <w:fldChar w:fldCharType="begin"/>
        </w:r>
        <w:r w:rsidR="00565AEE">
          <w:rPr>
            <w:noProof/>
            <w:webHidden/>
          </w:rPr>
          <w:instrText xml:space="preserve"> PAGEREF _Toc131080919 \h </w:instrText>
        </w:r>
        <w:r w:rsidR="00565AEE">
          <w:rPr>
            <w:noProof/>
            <w:webHidden/>
          </w:rPr>
        </w:r>
        <w:r w:rsidR="00565AEE">
          <w:rPr>
            <w:noProof/>
            <w:webHidden/>
          </w:rPr>
          <w:fldChar w:fldCharType="separate"/>
        </w:r>
        <w:r w:rsidR="00565AEE">
          <w:rPr>
            <w:noProof/>
            <w:webHidden/>
          </w:rPr>
          <w:t>43</w:t>
        </w:r>
        <w:r w:rsidR="00565AEE">
          <w:rPr>
            <w:noProof/>
            <w:webHidden/>
          </w:rPr>
          <w:fldChar w:fldCharType="end"/>
        </w:r>
      </w:hyperlink>
    </w:p>
    <w:p w14:paraId="6C8C5C69" w14:textId="69C41F9E" w:rsidR="00565AEE" w:rsidRDefault="009338CC">
      <w:pPr>
        <w:pStyle w:val="32"/>
        <w:rPr>
          <w:rFonts w:asciiTheme="minorHAnsi" w:eastAsiaTheme="minorEastAsia" w:hAnsiTheme="minorHAnsi" w:cstheme="minorBidi"/>
          <w:noProof/>
          <w:sz w:val="24"/>
          <w:szCs w:val="22"/>
        </w:rPr>
      </w:pPr>
      <w:hyperlink w:anchor="_Toc131080920" w:history="1">
        <w:r w:rsidR="00565AEE" w:rsidRPr="00BB0065">
          <w:rPr>
            <w:rStyle w:val="a7"/>
            <w:rFonts w:ascii="標楷體" w:hAnsi="標楷體"/>
            <w:b/>
            <w:bCs/>
            <w:noProof/>
          </w:rPr>
          <w:t>(8)</w:t>
        </w:r>
        <w:r w:rsidR="00565AEE" w:rsidRPr="00BB0065">
          <w:rPr>
            <w:rStyle w:val="a7"/>
            <w:rFonts w:ascii="標楷體" w:hAnsi="標楷體"/>
            <w:bCs/>
            <w:noProof/>
          </w:rPr>
          <w:t xml:space="preserve"> L</w:t>
        </w:r>
        <w:r w:rsidR="00565AEE" w:rsidRPr="00BB0065">
          <w:rPr>
            <w:rStyle w:val="a7"/>
            <w:rFonts w:ascii="標楷體" w:hAnsi="標楷體"/>
            <w:b/>
            <w:noProof/>
          </w:rPr>
          <w:t>7203</w:t>
        </w:r>
        <w:r w:rsidR="00565AEE" w:rsidRPr="00BB0065">
          <w:rPr>
            <w:rStyle w:val="a7"/>
            <w:rFonts w:ascii="標楷體" w:hAnsi="標楷體" w:hint="eastAsia"/>
            <w:b/>
            <w:noProof/>
          </w:rPr>
          <w:t>利息法帳面資料上傳作業</w:t>
        </w:r>
        <w:r w:rsidR="00565AEE">
          <w:rPr>
            <w:noProof/>
            <w:webHidden/>
          </w:rPr>
          <w:tab/>
        </w:r>
        <w:r w:rsidR="00565AEE">
          <w:rPr>
            <w:noProof/>
            <w:webHidden/>
          </w:rPr>
          <w:fldChar w:fldCharType="begin"/>
        </w:r>
        <w:r w:rsidR="00565AEE">
          <w:rPr>
            <w:noProof/>
            <w:webHidden/>
          </w:rPr>
          <w:instrText xml:space="preserve"> PAGEREF _Toc131080920 \h </w:instrText>
        </w:r>
        <w:r w:rsidR="00565AEE">
          <w:rPr>
            <w:noProof/>
            <w:webHidden/>
          </w:rPr>
        </w:r>
        <w:r w:rsidR="00565AEE">
          <w:rPr>
            <w:noProof/>
            <w:webHidden/>
          </w:rPr>
          <w:fldChar w:fldCharType="separate"/>
        </w:r>
        <w:r w:rsidR="00565AEE">
          <w:rPr>
            <w:noProof/>
            <w:webHidden/>
          </w:rPr>
          <w:t>45</w:t>
        </w:r>
        <w:r w:rsidR="00565AEE">
          <w:rPr>
            <w:noProof/>
            <w:webHidden/>
          </w:rPr>
          <w:fldChar w:fldCharType="end"/>
        </w:r>
      </w:hyperlink>
    </w:p>
    <w:p w14:paraId="5FC21B15" w14:textId="11CB4163" w:rsidR="00565AEE" w:rsidRDefault="009338CC">
      <w:pPr>
        <w:pStyle w:val="32"/>
        <w:rPr>
          <w:rFonts w:asciiTheme="minorHAnsi" w:eastAsiaTheme="minorEastAsia" w:hAnsiTheme="minorHAnsi" w:cstheme="minorBidi"/>
          <w:noProof/>
          <w:sz w:val="24"/>
          <w:szCs w:val="22"/>
        </w:rPr>
      </w:pPr>
      <w:hyperlink w:anchor="_Toc131080921" w:history="1">
        <w:r w:rsidR="00565AEE" w:rsidRPr="00BB0065">
          <w:rPr>
            <w:rStyle w:val="a7"/>
            <w:rFonts w:ascii="標楷體" w:hAnsi="標楷體"/>
            <w:b/>
            <w:bCs/>
            <w:noProof/>
          </w:rPr>
          <w:t>(9)</w:t>
        </w:r>
        <w:r w:rsidR="00565AEE" w:rsidRPr="00BB0065">
          <w:rPr>
            <w:rStyle w:val="a7"/>
            <w:rFonts w:ascii="標楷體" w:hAnsi="標楷體"/>
            <w:bCs/>
            <w:noProof/>
            <w:highlight w:val="darkYellow"/>
          </w:rPr>
          <w:t xml:space="preserve"> L</w:t>
        </w:r>
        <w:r w:rsidR="00565AEE" w:rsidRPr="00BB0065">
          <w:rPr>
            <w:rStyle w:val="a7"/>
            <w:rFonts w:ascii="標楷體" w:hAnsi="標楷體"/>
            <w:b/>
            <w:noProof/>
            <w:highlight w:val="darkYellow"/>
          </w:rPr>
          <w:t>7205</w:t>
        </w:r>
        <w:r w:rsidR="00565AEE" w:rsidRPr="00BB0065">
          <w:rPr>
            <w:rStyle w:val="a7"/>
            <w:rFonts w:ascii="標楷體" w:hAnsi="標楷體" w:hint="eastAsia"/>
            <w:b/>
            <w:noProof/>
            <w:highlight w:val="darkYellow"/>
          </w:rPr>
          <w:t>五類資產分類上傳轉檔作業</w:t>
        </w:r>
        <w:r w:rsidR="00565AEE">
          <w:rPr>
            <w:noProof/>
            <w:webHidden/>
          </w:rPr>
          <w:tab/>
        </w:r>
        <w:r w:rsidR="00565AEE">
          <w:rPr>
            <w:noProof/>
            <w:webHidden/>
          </w:rPr>
          <w:fldChar w:fldCharType="begin"/>
        </w:r>
        <w:r w:rsidR="00565AEE">
          <w:rPr>
            <w:noProof/>
            <w:webHidden/>
          </w:rPr>
          <w:instrText xml:space="preserve"> PAGEREF _Toc131080921 \h </w:instrText>
        </w:r>
        <w:r w:rsidR="00565AEE">
          <w:rPr>
            <w:noProof/>
            <w:webHidden/>
          </w:rPr>
        </w:r>
        <w:r w:rsidR="00565AEE">
          <w:rPr>
            <w:noProof/>
            <w:webHidden/>
          </w:rPr>
          <w:fldChar w:fldCharType="separate"/>
        </w:r>
        <w:r w:rsidR="00565AEE">
          <w:rPr>
            <w:noProof/>
            <w:webHidden/>
          </w:rPr>
          <w:t>48</w:t>
        </w:r>
        <w:r w:rsidR="00565AEE">
          <w:rPr>
            <w:noProof/>
            <w:webHidden/>
          </w:rPr>
          <w:fldChar w:fldCharType="end"/>
        </w:r>
      </w:hyperlink>
    </w:p>
    <w:p w14:paraId="3495E70C" w14:textId="079A8B85" w:rsidR="00565AEE" w:rsidRDefault="009338CC">
      <w:pPr>
        <w:pStyle w:val="32"/>
        <w:rPr>
          <w:rFonts w:asciiTheme="minorHAnsi" w:eastAsiaTheme="minorEastAsia" w:hAnsiTheme="minorHAnsi" w:cstheme="minorBidi"/>
          <w:noProof/>
          <w:sz w:val="24"/>
          <w:szCs w:val="22"/>
        </w:rPr>
      </w:pPr>
      <w:hyperlink w:anchor="_Toc131080922" w:history="1">
        <w:r w:rsidR="00565AEE" w:rsidRPr="00BB0065">
          <w:rPr>
            <w:rStyle w:val="a7"/>
            <w:rFonts w:ascii="標楷體" w:hAnsi="標楷體"/>
            <w:b/>
            <w:bCs/>
            <w:noProof/>
          </w:rPr>
          <w:t>(10)</w:t>
        </w:r>
        <w:r w:rsidR="00565AEE" w:rsidRPr="00BB0065">
          <w:rPr>
            <w:rStyle w:val="a7"/>
            <w:rFonts w:ascii="標楷體" w:hAnsi="標楷體"/>
            <w:bCs/>
            <w:noProof/>
          </w:rPr>
          <w:t xml:space="preserve"> L</w:t>
        </w:r>
        <w:r w:rsidR="00565AEE" w:rsidRPr="00BB0065">
          <w:rPr>
            <w:rStyle w:val="a7"/>
            <w:rFonts w:ascii="標楷體" w:hAnsi="標楷體"/>
            <w:b/>
            <w:noProof/>
          </w:rPr>
          <w:t>7901</w:t>
        </w:r>
        <w:r w:rsidR="00565AEE" w:rsidRPr="00BB0065">
          <w:rPr>
            <w:rStyle w:val="a7"/>
            <w:rFonts w:ascii="標楷體" w:hAnsi="標楷體" w:hint="eastAsia"/>
            <w:b/>
            <w:noProof/>
          </w:rPr>
          <w:t>３４號公報欄位清單產生作業</w:t>
        </w:r>
        <w:r w:rsidR="00565AEE">
          <w:rPr>
            <w:noProof/>
            <w:webHidden/>
          </w:rPr>
          <w:tab/>
        </w:r>
        <w:r w:rsidR="00565AEE">
          <w:rPr>
            <w:noProof/>
            <w:webHidden/>
          </w:rPr>
          <w:fldChar w:fldCharType="begin"/>
        </w:r>
        <w:r w:rsidR="00565AEE">
          <w:rPr>
            <w:noProof/>
            <w:webHidden/>
          </w:rPr>
          <w:instrText xml:space="preserve"> PAGEREF _Toc131080922 \h </w:instrText>
        </w:r>
        <w:r w:rsidR="00565AEE">
          <w:rPr>
            <w:noProof/>
            <w:webHidden/>
          </w:rPr>
        </w:r>
        <w:r w:rsidR="00565AEE">
          <w:rPr>
            <w:noProof/>
            <w:webHidden/>
          </w:rPr>
          <w:fldChar w:fldCharType="separate"/>
        </w:r>
        <w:r w:rsidR="00565AEE">
          <w:rPr>
            <w:noProof/>
            <w:webHidden/>
          </w:rPr>
          <w:t>52</w:t>
        </w:r>
        <w:r w:rsidR="00565AEE">
          <w:rPr>
            <w:noProof/>
            <w:webHidden/>
          </w:rPr>
          <w:fldChar w:fldCharType="end"/>
        </w:r>
      </w:hyperlink>
    </w:p>
    <w:p w14:paraId="75CD78D8" w14:textId="3746C4D4" w:rsidR="00565AEE" w:rsidRDefault="009338CC">
      <w:pPr>
        <w:pStyle w:val="32"/>
        <w:rPr>
          <w:rFonts w:asciiTheme="minorHAnsi" w:eastAsiaTheme="minorEastAsia" w:hAnsiTheme="minorHAnsi" w:cstheme="minorBidi"/>
          <w:noProof/>
          <w:sz w:val="24"/>
          <w:szCs w:val="22"/>
        </w:rPr>
      </w:pPr>
      <w:hyperlink w:anchor="_Toc131080923" w:history="1">
        <w:r w:rsidR="00565AEE" w:rsidRPr="00BB0065">
          <w:rPr>
            <w:rStyle w:val="a7"/>
            <w:rFonts w:ascii="標楷體" w:hAnsi="標楷體"/>
            <w:b/>
            <w:bCs/>
            <w:noProof/>
          </w:rPr>
          <w:t>(11)</w:t>
        </w:r>
        <w:r w:rsidR="00565AEE" w:rsidRPr="00BB0065">
          <w:rPr>
            <w:rStyle w:val="a7"/>
            <w:rFonts w:ascii="標楷體" w:hAnsi="標楷體"/>
            <w:bCs/>
            <w:noProof/>
          </w:rPr>
          <w:t xml:space="preserve"> L</w:t>
        </w:r>
        <w:r w:rsidR="00565AEE" w:rsidRPr="00BB0065">
          <w:rPr>
            <w:rStyle w:val="a7"/>
            <w:rFonts w:ascii="標楷體" w:hAnsi="標楷體"/>
            <w:b/>
            <w:noProof/>
          </w:rPr>
          <w:t>7902</w:t>
        </w:r>
        <w:r w:rsidR="00565AEE" w:rsidRPr="00BB0065">
          <w:rPr>
            <w:rStyle w:val="a7"/>
            <w:rFonts w:ascii="標楷體" w:hAnsi="標楷體" w:hint="eastAsia"/>
            <w:b/>
            <w:noProof/>
          </w:rPr>
          <w:t>ＩＦＲＳ９欄位清單產生作業</w:t>
        </w:r>
        <w:r w:rsidR="00565AEE">
          <w:rPr>
            <w:noProof/>
            <w:webHidden/>
          </w:rPr>
          <w:tab/>
        </w:r>
        <w:r w:rsidR="00565AEE">
          <w:rPr>
            <w:noProof/>
            <w:webHidden/>
          </w:rPr>
          <w:fldChar w:fldCharType="begin"/>
        </w:r>
        <w:r w:rsidR="00565AEE">
          <w:rPr>
            <w:noProof/>
            <w:webHidden/>
          </w:rPr>
          <w:instrText xml:space="preserve"> PAGEREF _Toc131080923 \h </w:instrText>
        </w:r>
        <w:r w:rsidR="00565AEE">
          <w:rPr>
            <w:noProof/>
            <w:webHidden/>
          </w:rPr>
        </w:r>
        <w:r w:rsidR="00565AEE">
          <w:rPr>
            <w:noProof/>
            <w:webHidden/>
          </w:rPr>
          <w:fldChar w:fldCharType="separate"/>
        </w:r>
        <w:r w:rsidR="00565AEE">
          <w:rPr>
            <w:noProof/>
            <w:webHidden/>
          </w:rPr>
          <w:t>64</w:t>
        </w:r>
        <w:r w:rsidR="00565AEE">
          <w:rPr>
            <w:noProof/>
            <w:webHidden/>
          </w:rPr>
          <w:fldChar w:fldCharType="end"/>
        </w:r>
      </w:hyperlink>
    </w:p>
    <w:p w14:paraId="66A1ED3A" w14:textId="4F1EE496" w:rsidR="00565AEE" w:rsidRDefault="009338CC">
      <w:pPr>
        <w:pStyle w:val="32"/>
        <w:rPr>
          <w:rFonts w:asciiTheme="minorHAnsi" w:eastAsiaTheme="minorEastAsia" w:hAnsiTheme="minorHAnsi" w:cstheme="minorBidi"/>
          <w:noProof/>
          <w:sz w:val="24"/>
          <w:szCs w:val="22"/>
        </w:rPr>
      </w:pPr>
      <w:hyperlink w:anchor="_Toc131080924" w:history="1">
        <w:r w:rsidR="00565AEE" w:rsidRPr="00BB0065">
          <w:rPr>
            <w:rStyle w:val="a7"/>
            <w:rFonts w:ascii="標楷體" w:hAnsi="標楷體" w:hint="eastAsia"/>
            <w:noProof/>
          </w:rPr>
          <w:t>二、</w:t>
        </w:r>
        <w:r w:rsidR="00565AEE" w:rsidRPr="00BB0065">
          <w:rPr>
            <w:rStyle w:val="a7"/>
            <w:rFonts w:ascii="標楷體" w:hAnsi="標楷體"/>
            <w:b/>
            <w:noProof/>
          </w:rPr>
          <w:t>E-LOAN</w:t>
        </w:r>
        <w:r w:rsidR="00565AEE" w:rsidRPr="00BB0065">
          <w:rPr>
            <w:rStyle w:val="a7"/>
            <w:rFonts w:ascii="標楷體" w:hAnsi="標楷體" w:cs="標楷體" w:hint="eastAsia"/>
            <w:noProof/>
          </w:rPr>
          <w:t>作業</w:t>
        </w:r>
        <w:r w:rsidR="00565AEE">
          <w:rPr>
            <w:noProof/>
            <w:webHidden/>
          </w:rPr>
          <w:tab/>
        </w:r>
        <w:r w:rsidR="00565AEE">
          <w:rPr>
            <w:noProof/>
            <w:webHidden/>
          </w:rPr>
          <w:fldChar w:fldCharType="begin"/>
        </w:r>
        <w:r w:rsidR="00565AEE">
          <w:rPr>
            <w:noProof/>
            <w:webHidden/>
          </w:rPr>
          <w:instrText xml:space="preserve"> PAGEREF _Toc131080924 \h </w:instrText>
        </w:r>
        <w:r w:rsidR="00565AEE">
          <w:rPr>
            <w:noProof/>
            <w:webHidden/>
          </w:rPr>
        </w:r>
        <w:r w:rsidR="00565AEE">
          <w:rPr>
            <w:noProof/>
            <w:webHidden/>
          </w:rPr>
          <w:fldChar w:fldCharType="separate"/>
        </w:r>
        <w:r w:rsidR="00565AEE">
          <w:rPr>
            <w:noProof/>
            <w:webHidden/>
          </w:rPr>
          <w:t>88</w:t>
        </w:r>
        <w:r w:rsidR="00565AEE">
          <w:rPr>
            <w:noProof/>
            <w:webHidden/>
          </w:rPr>
          <w:fldChar w:fldCharType="end"/>
        </w:r>
      </w:hyperlink>
    </w:p>
    <w:p w14:paraId="6D16C686" w14:textId="7917FD55" w:rsidR="00565AEE" w:rsidRDefault="009338CC">
      <w:pPr>
        <w:pStyle w:val="32"/>
        <w:rPr>
          <w:rFonts w:asciiTheme="minorHAnsi" w:eastAsiaTheme="minorEastAsia" w:hAnsiTheme="minorHAnsi" w:cstheme="minorBidi"/>
          <w:noProof/>
          <w:sz w:val="24"/>
          <w:szCs w:val="22"/>
        </w:rPr>
      </w:pPr>
      <w:hyperlink w:anchor="_Toc131080925" w:history="1">
        <w:r w:rsidR="00565AEE" w:rsidRPr="00BB0065">
          <w:rPr>
            <w:rStyle w:val="a7"/>
            <w:rFonts w:ascii="標楷體" w:hAnsi="標楷體"/>
            <w:b/>
            <w:noProof/>
          </w:rPr>
          <w:t>(12) E-LOAN</w:t>
        </w:r>
        <w:r w:rsidR="00565AEE" w:rsidRPr="00BB0065">
          <w:rPr>
            <w:rStyle w:val="a7"/>
            <w:rFonts w:ascii="標楷體" w:hAnsi="標楷體" w:hint="eastAsia"/>
            <w:b/>
            <w:noProof/>
          </w:rPr>
          <w:t>上行共用區域</w:t>
        </w:r>
        <w:r w:rsidR="00565AEE" w:rsidRPr="00BB0065">
          <w:rPr>
            <w:rStyle w:val="a7"/>
            <w:rFonts w:ascii="標楷體" w:hAnsi="標楷體"/>
            <w:b/>
            <w:noProof/>
          </w:rPr>
          <w:t>TITA-Header</w:t>
        </w:r>
        <w:r w:rsidR="00565AEE" w:rsidRPr="00BB0065">
          <w:rPr>
            <w:rStyle w:val="a7"/>
            <w:rFonts w:ascii="標楷體" w:hAnsi="標楷體" w:hint="eastAsia"/>
            <w:b/>
            <w:noProof/>
          </w:rPr>
          <w:t>欄位</w:t>
        </w:r>
        <w:r w:rsidR="00565AEE">
          <w:rPr>
            <w:noProof/>
            <w:webHidden/>
          </w:rPr>
          <w:tab/>
        </w:r>
        <w:r w:rsidR="00565AEE">
          <w:rPr>
            <w:noProof/>
            <w:webHidden/>
          </w:rPr>
          <w:fldChar w:fldCharType="begin"/>
        </w:r>
        <w:r w:rsidR="00565AEE">
          <w:rPr>
            <w:noProof/>
            <w:webHidden/>
          </w:rPr>
          <w:instrText xml:space="preserve"> PAGEREF _Toc131080925 \h </w:instrText>
        </w:r>
        <w:r w:rsidR="00565AEE">
          <w:rPr>
            <w:noProof/>
            <w:webHidden/>
          </w:rPr>
        </w:r>
        <w:r w:rsidR="00565AEE">
          <w:rPr>
            <w:noProof/>
            <w:webHidden/>
          </w:rPr>
          <w:fldChar w:fldCharType="separate"/>
        </w:r>
        <w:r w:rsidR="00565AEE">
          <w:rPr>
            <w:noProof/>
            <w:webHidden/>
          </w:rPr>
          <w:t>88</w:t>
        </w:r>
        <w:r w:rsidR="00565AEE">
          <w:rPr>
            <w:noProof/>
            <w:webHidden/>
          </w:rPr>
          <w:fldChar w:fldCharType="end"/>
        </w:r>
      </w:hyperlink>
    </w:p>
    <w:p w14:paraId="1DCAF792" w14:textId="4514C588" w:rsidR="00565AEE" w:rsidRDefault="009338CC">
      <w:pPr>
        <w:pStyle w:val="32"/>
        <w:rPr>
          <w:rFonts w:asciiTheme="minorHAnsi" w:eastAsiaTheme="minorEastAsia" w:hAnsiTheme="minorHAnsi" w:cstheme="minorBidi"/>
          <w:noProof/>
          <w:sz w:val="24"/>
          <w:szCs w:val="22"/>
        </w:rPr>
      </w:pPr>
      <w:hyperlink w:anchor="_Toc131080926" w:history="1">
        <w:r w:rsidR="00565AEE" w:rsidRPr="00BB0065">
          <w:rPr>
            <w:rStyle w:val="a7"/>
            <w:rFonts w:ascii="標楷體" w:hAnsi="標楷體"/>
            <w:b/>
            <w:noProof/>
          </w:rPr>
          <w:t>(13) E-LOAN</w:t>
        </w:r>
        <w:r w:rsidR="00565AEE" w:rsidRPr="00BB0065">
          <w:rPr>
            <w:rStyle w:val="a7"/>
            <w:rFonts w:ascii="標楷體" w:hAnsi="標楷體" w:hint="eastAsia"/>
            <w:b/>
            <w:noProof/>
          </w:rPr>
          <w:t>下行共用區域</w:t>
        </w:r>
        <w:r w:rsidR="00565AEE" w:rsidRPr="00BB0065">
          <w:rPr>
            <w:rStyle w:val="a7"/>
            <w:rFonts w:ascii="標楷體" w:hAnsi="標楷體"/>
            <w:b/>
            <w:noProof/>
          </w:rPr>
          <w:t>TOTA-Header</w:t>
        </w:r>
        <w:r w:rsidR="00565AEE" w:rsidRPr="00BB0065">
          <w:rPr>
            <w:rStyle w:val="a7"/>
            <w:rFonts w:ascii="標楷體" w:hAnsi="標楷體" w:hint="eastAsia"/>
            <w:b/>
            <w:noProof/>
          </w:rPr>
          <w:t>欄位</w:t>
        </w:r>
        <w:r w:rsidR="00565AEE">
          <w:rPr>
            <w:noProof/>
            <w:webHidden/>
          </w:rPr>
          <w:tab/>
        </w:r>
        <w:r w:rsidR="00565AEE">
          <w:rPr>
            <w:noProof/>
            <w:webHidden/>
          </w:rPr>
          <w:fldChar w:fldCharType="begin"/>
        </w:r>
        <w:r w:rsidR="00565AEE">
          <w:rPr>
            <w:noProof/>
            <w:webHidden/>
          </w:rPr>
          <w:instrText xml:space="preserve"> PAGEREF _Toc131080926 \h </w:instrText>
        </w:r>
        <w:r w:rsidR="00565AEE">
          <w:rPr>
            <w:noProof/>
            <w:webHidden/>
          </w:rPr>
        </w:r>
        <w:r w:rsidR="00565AEE">
          <w:rPr>
            <w:noProof/>
            <w:webHidden/>
          </w:rPr>
          <w:fldChar w:fldCharType="separate"/>
        </w:r>
        <w:r w:rsidR="00565AEE">
          <w:rPr>
            <w:noProof/>
            <w:webHidden/>
          </w:rPr>
          <w:t>91</w:t>
        </w:r>
        <w:r w:rsidR="00565AEE">
          <w:rPr>
            <w:noProof/>
            <w:webHidden/>
          </w:rPr>
          <w:fldChar w:fldCharType="end"/>
        </w:r>
      </w:hyperlink>
    </w:p>
    <w:p w14:paraId="0E885D4E" w14:textId="096ADF6E" w:rsidR="00565AEE" w:rsidRDefault="009338CC">
      <w:pPr>
        <w:pStyle w:val="32"/>
        <w:rPr>
          <w:rFonts w:asciiTheme="minorHAnsi" w:eastAsiaTheme="minorEastAsia" w:hAnsiTheme="minorHAnsi" w:cstheme="minorBidi"/>
          <w:noProof/>
          <w:sz w:val="24"/>
          <w:szCs w:val="22"/>
        </w:rPr>
      </w:pPr>
      <w:hyperlink w:anchor="_Toc131080927" w:history="1">
        <w:r w:rsidR="00565AEE" w:rsidRPr="00BB0065">
          <w:rPr>
            <w:rStyle w:val="a7"/>
            <w:rFonts w:ascii="標楷體" w:hAnsi="標楷體"/>
            <w:b/>
            <w:noProof/>
          </w:rPr>
          <w:t xml:space="preserve">(14) JSON </w:t>
        </w:r>
        <w:r w:rsidR="00565AEE" w:rsidRPr="00BB0065">
          <w:rPr>
            <w:rStyle w:val="a7"/>
            <w:rFonts w:ascii="標楷體" w:hAnsi="標楷體" w:hint="eastAsia"/>
            <w:b/>
            <w:noProof/>
          </w:rPr>
          <w:t>傳輸格式</w:t>
        </w:r>
        <w:r w:rsidR="00565AEE">
          <w:rPr>
            <w:noProof/>
            <w:webHidden/>
          </w:rPr>
          <w:tab/>
        </w:r>
        <w:r w:rsidR="00565AEE">
          <w:rPr>
            <w:noProof/>
            <w:webHidden/>
          </w:rPr>
          <w:fldChar w:fldCharType="begin"/>
        </w:r>
        <w:r w:rsidR="00565AEE">
          <w:rPr>
            <w:noProof/>
            <w:webHidden/>
          </w:rPr>
          <w:instrText xml:space="preserve"> PAGEREF _Toc131080927 \h </w:instrText>
        </w:r>
        <w:r w:rsidR="00565AEE">
          <w:rPr>
            <w:noProof/>
            <w:webHidden/>
          </w:rPr>
        </w:r>
        <w:r w:rsidR="00565AEE">
          <w:rPr>
            <w:noProof/>
            <w:webHidden/>
          </w:rPr>
          <w:fldChar w:fldCharType="separate"/>
        </w:r>
        <w:r w:rsidR="00565AEE">
          <w:rPr>
            <w:noProof/>
            <w:webHidden/>
          </w:rPr>
          <w:t>92</w:t>
        </w:r>
        <w:r w:rsidR="00565AEE">
          <w:rPr>
            <w:noProof/>
            <w:webHidden/>
          </w:rPr>
          <w:fldChar w:fldCharType="end"/>
        </w:r>
      </w:hyperlink>
    </w:p>
    <w:p w14:paraId="207034D5" w14:textId="6C20EE1E" w:rsidR="00565AEE" w:rsidRDefault="009338CC">
      <w:pPr>
        <w:pStyle w:val="32"/>
        <w:rPr>
          <w:rFonts w:asciiTheme="minorHAnsi" w:eastAsiaTheme="minorEastAsia" w:hAnsiTheme="minorHAnsi" w:cstheme="minorBidi"/>
          <w:noProof/>
          <w:sz w:val="24"/>
          <w:szCs w:val="22"/>
        </w:rPr>
      </w:pPr>
      <w:hyperlink w:anchor="_Toc131080928" w:history="1">
        <w:r w:rsidR="00565AEE" w:rsidRPr="00BB0065">
          <w:rPr>
            <w:rStyle w:val="a7"/>
            <w:rFonts w:ascii="標楷體" w:hAnsi="標楷體"/>
            <w:b/>
            <w:noProof/>
          </w:rPr>
          <w:t>(15) L7100 E-LOAN</w:t>
        </w:r>
        <w:r w:rsidR="00565AEE" w:rsidRPr="00BB0065">
          <w:rPr>
            <w:rStyle w:val="a7"/>
            <w:rFonts w:ascii="標楷體" w:hAnsi="標楷體" w:hint="eastAsia"/>
            <w:b/>
            <w:noProof/>
          </w:rPr>
          <w:t>案件資料上送</w:t>
        </w:r>
        <w:r w:rsidR="00565AEE">
          <w:rPr>
            <w:noProof/>
            <w:webHidden/>
          </w:rPr>
          <w:tab/>
        </w:r>
        <w:r w:rsidR="00565AEE">
          <w:rPr>
            <w:noProof/>
            <w:webHidden/>
          </w:rPr>
          <w:fldChar w:fldCharType="begin"/>
        </w:r>
        <w:r w:rsidR="00565AEE">
          <w:rPr>
            <w:noProof/>
            <w:webHidden/>
          </w:rPr>
          <w:instrText xml:space="preserve"> PAGEREF _Toc131080928 \h </w:instrText>
        </w:r>
        <w:r w:rsidR="00565AEE">
          <w:rPr>
            <w:noProof/>
            <w:webHidden/>
          </w:rPr>
        </w:r>
        <w:r w:rsidR="00565AEE">
          <w:rPr>
            <w:noProof/>
            <w:webHidden/>
          </w:rPr>
          <w:fldChar w:fldCharType="separate"/>
        </w:r>
        <w:r w:rsidR="00565AEE">
          <w:rPr>
            <w:noProof/>
            <w:webHidden/>
          </w:rPr>
          <w:t>94</w:t>
        </w:r>
        <w:r w:rsidR="00565AEE">
          <w:rPr>
            <w:noProof/>
            <w:webHidden/>
          </w:rPr>
          <w:fldChar w:fldCharType="end"/>
        </w:r>
      </w:hyperlink>
    </w:p>
    <w:p w14:paraId="0BA78B66" w14:textId="0653998E" w:rsidR="00565AEE" w:rsidRDefault="009338CC">
      <w:pPr>
        <w:pStyle w:val="32"/>
        <w:rPr>
          <w:rFonts w:asciiTheme="minorHAnsi" w:eastAsiaTheme="minorEastAsia" w:hAnsiTheme="minorHAnsi" w:cstheme="minorBidi"/>
          <w:noProof/>
          <w:sz w:val="24"/>
          <w:szCs w:val="22"/>
        </w:rPr>
      </w:pPr>
      <w:hyperlink w:anchor="_Toc131080929" w:history="1">
        <w:r w:rsidR="00565AEE" w:rsidRPr="00BB0065">
          <w:rPr>
            <w:rStyle w:val="a7"/>
            <w:rFonts w:ascii="標楷體" w:hAnsi="標楷體"/>
            <w:b/>
            <w:noProof/>
          </w:rPr>
          <w:t>(16) L1109</w:t>
        </w:r>
        <w:r w:rsidR="00565AEE" w:rsidRPr="00BB0065">
          <w:rPr>
            <w:rStyle w:val="a7"/>
            <w:rFonts w:ascii="標楷體" w:hAnsi="標楷體" w:hint="eastAsia"/>
            <w:b/>
            <w:noProof/>
          </w:rPr>
          <w:t>交互運用</w:t>
        </w:r>
        <w:r w:rsidR="00565AEE">
          <w:rPr>
            <w:noProof/>
            <w:webHidden/>
          </w:rPr>
          <w:tab/>
        </w:r>
        <w:r w:rsidR="00565AEE">
          <w:rPr>
            <w:noProof/>
            <w:webHidden/>
          </w:rPr>
          <w:fldChar w:fldCharType="begin"/>
        </w:r>
        <w:r w:rsidR="00565AEE">
          <w:rPr>
            <w:noProof/>
            <w:webHidden/>
          </w:rPr>
          <w:instrText xml:space="preserve"> PAGEREF _Toc131080929 \h </w:instrText>
        </w:r>
        <w:r w:rsidR="00565AEE">
          <w:rPr>
            <w:noProof/>
            <w:webHidden/>
          </w:rPr>
        </w:r>
        <w:r w:rsidR="00565AEE">
          <w:rPr>
            <w:noProof/>
            <w:webHidden/>
          </w:rPr>
          <w:fldChar w:fldCharType="separate"/>
        </w:r>
        <w:r w:rsidR="00565AEE">
          <w:rPr>
            <w:noProof/>
            <w:webHidden/>
          </w:rPr>
          <w:t>95</w:t>
        </w:r>
        <w:r w:rsidR="00565AEE">
          <w:rPr>
            <w:noProof/>
            <w:webHidden/>
          </w:rPr>
          <w:fldChar w:fldCharType="end"/>
        </w:r>
      </w:hyperlink>
    </w:p>
    <w:p w14:paraId="359B8E7D" w14:textId="082C6B72" w:rsidR="00565AEE" w:rsidRDefault="009338CC">
      <w:pPr>
        <w:pStyle w:val="32"/>
        <w:rPr>
          <w:rFonts w:asciiTheme="minorHAnsi" w:eastAsiaTheme="minorEastAsia" w:hAnsiTheme="minorHAnsi" w:cstheme="minorBidi"/>
          <w:noProof/>
          <w:sz w:val="24"/>
          <w:szCs w:val="22"/>
        </w:rPr>
      </w:pPr>
      <w:hyperlink w:anchor="_Toc131080930" w:history="1">
        <w:r w:rsidR="00565AEE" w:rsidRPr="00BB0065">
          <w:rPr>
            <w:rStyle w:val="a7"/>
            <w:rFonts w:ascii="標楷體" w:hAnsi="標楷體"/>
            <w:b/>
            <w:noProof/>
          </w:rPr>
          <w:t>(17) L2111</w:t>
        </w:r>
        <w:r w:rsidR="00565AEE" w:rsidRPr="00BB0065">
          <w:rPr>
            <w:rStyle w:val="a7"/>
            <w:rFonts w:ascii="標楷體" w:hAnsi="標楷體" w:hint="eastAsia"/>
            <w:b/>
            <w:noProof/>
          </w:rPr>
          <w:t>案件申請登錄</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_Toc131080930 \h </w:instrText>
        </w:r>
        <w:r w:rsidR="00565AEE">
          <w:rPr>
            <w:noProof/>
            <w:webHidden/>
          </w:rPr>
        </w:r>
        <w:r w:rsidR="00565AEE">
          <w:rPr>
            <w:noProof/>
            <w:webHidden/>
          </w:rPr>
          <w:fldChar w:fldCharType="separate"/>
        </w:r>
        <w:r w:rsidR="00565AEE">
          <w:rPr>
            <w:noProof/>
            <w:webHidden/>
          </w:rPr>
          <w:t>96</w:t>
        </w:r>
        <w:r w:rsidR="00565AEE">
          <w:rPr>
            <w:noProof/>
            <w:webHidden/>
          </w:rPr>
          <w:fldChar w:fldCharType="end"/>
        </w:r>
      </w:hyperlink>
    </w:p>
    <w:p w14:paraId="2BB6215C" w14:textId="5FAC87D7" w:rsidR="00565AEE" w:rsidRDefault="009338CC">
      <w:pPr>
        <w:pStyle w:val="32"/>
        <w:rPr>
          <w:rFonts w:asciiTheme="minorHAnsi" w:eastAsiaTheme="minorEastAsia" w:hAnsiTheme="minorHAnsi" w:cstheme="minorBidi"/>
          <w:noProof/>
          <w:sz w:val="24"/>
          <w:szCs w:val="22"/>
        </w:rPr>
      </w:pPr>
      <w:hyperlink w:anchor="_Toc131080931" w:history="1">
        <w:r w:rsidR="00565AEE" w:rsidRPr="00BB0065">
          <w:rPr>
            <w:rStyle w:val="a7"/>
            <w:rFonts w:ascii="標楷體" w:hAnsi="標楷體"/>
            <w:b/>
            <w:noProof/>
          </w:rPr>
          <w:t>(18) L1101</w:t>
        </w:r>
        <w:r w:rsidR="00565AEE" w:rsidRPr="00BB0065">
          <w:rPr>
            <w:rStyle w:val="a7"/>
            <w:rFonts w:ascii="標楷體" w:hAnsi="標楷體" w:hint="eastAsia"/>
            <w:b/>
            <w:noProof/>
          </w:rPr>
          <w:t>顧客基本資料維護</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_Toc131080931 \h </w:instrText>
        </w:r>
        <w:r w:rsidR="00565AEE">
          <w:rPr>
            <w:noProof/>
            <w:webHidden/>
          </w:rPr>
        </w:r>
        <w:r w:rsidR="00565AEE">
          <w:rPr>
            <w:noProof/>
            <w:webHidden/>
          </w:rPr>
          <w:fldChar w:fldCharType="separate"/>
        </w:r>
        <w:r w:rsidR="00565AEE">
          <w:rPr>
            <w:noProof/>
            <w:webHidden/>
          </w:rPr>
          <w:t>99</w:t>
        </w:r>
        <w:r w:rsidR="00565AEE">
          <w:rPr>
            <w:noProof/>
            <w:webHidden/>
          </w:rPr>
          <w:fldChar w:fldCharType="end"/>
        </w:r>
      </w:hyperlink>
    </w:p>
    <w:p w14:paraId="052A98FF" w14:textId="7A789889" w:rsidR="00565AEE" w:rsidRDefault="009338CC">
      <w:pPr>
        <w:pStyle w:val="32"/>
        <w:rPr>
          <w:rFonts w:asciiTheme="minorHAnsi" w:eastAsiaTheme="minorEastAsia" w:hAnsiTheme="minorHAnsi" w:cstheme="minorBidi"/>
          <w:noProof/>
          <w:sz w:val="24"/>
          <w:szCs w:val="22"/>
        </w:rPr>
      </w:pPr>
      <w:hyperlink w:anchor="_Toc131080932" w:history="1">
        <w:r w:rsidR="00565AEE" w:rsidRPr="00BB0065">
          <w:rPr>
            <w:rStyle w:val="a7"/>
            <w:rFonts w:ascii="標楷體" w:hAnsi="標楷體"/>
            <w:b/>
            <w:noProof/>
          </w:rPr>
          <w:t>(19) L2153</w:t>
        </w:r>
        <w:r w:rsidR="00565AEE" w:rsidRPr="00BB0065">
          <w:rPr>
            <w:rStyle w:val="a7"/>
            <w:rFonts w:ascii="標楷體" w:hAnsi="標楷體" w:hint="eastAsia"/>
            <w:b/>
            <w:noProof/>
          </w:rPr>
          <w:t>核准額度登錄</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_Toc131080932 \h </w:instrText>
        </w:r>
        <w:r w:rsidR="00565AEE">
          <w:rPr>
            <w:noProof/>
            <w:webHidden/>
          </w:rPr>
        </w:r>
        <w:r w:rsidR="00565AEE">
          <w:rPr>
            <w:noProof/>
            <w:webHidden/>
          </w:rPr>
          <w:fldChar w:fldCharType="separate"/>
        </w:r>
        <w:r w:rsidR="00565AEE">
          <w:rPr>
            <w:noProof/>
            <w:webHidden/>
          </w:rPr>
          <w:t>103</w:t>
        </w:r>
        <w:r w:rsidR="00565AEE">
          <w:rPr>
            <w:noProof/>
            <w:webHidden/>
          </w:rPr>
          <w:fldChar w:fldCharType="end"/>
        </w:r>
      </w:hyperlink>
    </w:p>
    <w:p w14:paraId="4E3C288E" w14:textId="4C61644F" w:rsidR="00565AEE" w:rsidRDefault="009338CC">
      <w:pPr>
        <w:pStyle w:val="32"/>
        <w:rPr>
          <w:rFonts w:asciiTheme="minorHAnsi" w:eastAsiaTheme="minorEastAsia" w:hAnsiTheme="minorHAnsi" w:cstheme="minorBidi"/>
          <w:noProof/>
          <w:sz w:val="24"/>
          <w:szCs w:val="22"/>
        </w:rPr>
      </w:pPr>
      <w:hyperlink w:anchor="_Toc131080933" w:history="1">
        <w:r w:rsidR="00565AEE" w:rsidRPr="00BB0065">
          <w:rPr>
            <w:rStyle w:val="a7"/>
            <w:rFonts w:ascii="標楷體" w:hAnsi="標楷體"/>
            <w:b/>
            <w:noProof/>
          </w:rPr>
          <w:t>(20) L2411</w:t>
        </w:r>
        <w:r w:rsidR="00565AEE" w:rsidRPr="00BB0065">
          <w:rPr>
            <w:rStyle w:val="a7"/>
            <w:rFonts w:ascii="標楷體" w:hAnsi="標楷體" w:hint="eastAsia"/>
            <w:b/>
            <w:noProof/>
          </w:rPr>
          <w:t>不動產擔保品資料登錄</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_Toc131080933 \h </w:instrText>
        </w:r>
        <w:r w:rsidR="00565AEE">
          <w:rPr>
            <w:noProof/>
            <w:webHidden/>
          </w:rPr>
        </w:r>
        <w:r w:rsidR="00565AEE">
          <w:rPr>
            <w:noProof/>
            <w:webHidden/>
          </w:rPr>
          <w:fldChar w:fldCharType="separate"/>
        </w:r>
        <w:r w:rsidR="00565AEE">
          <w:rPr>
            <w:noProof/>
            <w:webHidden/>
          </w:rPr>
          <w:t>111</w:t>
        </w:r>
        <w:r w:rsidR="00565AEE">
          <w:rPr>
            <w:noProof/>
            <w:webHidden/>
          </w:rPr>
          <w:fldChar w:fldCharType="end"/>
        </w:r>
      </w:hyperlink>
    </w:p>
    <w:p w14:paraId="74ECB915" w14:textId="240FBA96" w:rsidR="00565AEE" w:rsidRDefault="009338CC">
      <w:pPr>
        <w:pStyle w:val="32"/>
        <w:rPr>
          <w:rFonts w:asciiTheme="minorHAnsi" w:eastAsiaTheme="minorEastAsia" w:hAnsiTheme="minorHAnsi" w:cstheme="minorBidi"/>
          <w:noProof/>
          <w:sz w:val="24"/>
          <w:szCs w:val="22"/>
        </w:rPr>
      </w:pPr>
      <w:hyperlink w:anchor="_Toc131080934" w:history="1">
        <w:r w:rsidR="00565AEE" w:rsidRPr="00BB0065">
          <w:rPr>
            <w:rStyle w:val="a7"/>
            <w:rFonts w:ascii="標楷體" w:hAnsi="標楷體"/>
            <w:b/>
            <w:noProof/>
          </w:rPr>
          <w:t>(21) L2416</w:t>
        </w:r>
        <w:r w:rsidR="00565AEE" w:rsidRPr="00BB0065">
          <w:rPr>
            <w:rStyle w:val="a7"/>
            <w:rFonts w:ascii="標楷體" w:hAnsi="標楷體" w:hint="eastAsia"/>
            <w:b/>
            <w:noProof/>
          </w:rPr>
          <w:t>不動產土地擔保品資料登錄</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_Toc131080934 \h </w:instrText>
        </w:r>
        <w:r w:rsidR="00565AEE">
          <w:rPr>
            <w:noProof/>
            <w:webHidden/>
          </w:rPr>
        </w:r>
        <w:r w:rsidR="00565AEE">
          <w:rPr>
            <w:noProof/>
            <w:webHidden/>
          </w:rPr>
          <w:fldChar w:fldCharType="separate"/>
        </w:r>
        <w:r w:rsidR="00565AEE">
          <w:rPr>
            <w:noProof/>
            <w:webHidden/>
          </w:rPr>
          <w:t>117</w:t>
        </w:r>
        <w:r w:rsidR="00565AEE">
          <w:rPr>
            <w:noProof/>
            <w:webHidden/>
          </w:rPr>
          <w:fldChar w:fldCharType="end"/>
        </w:r>
      </w:hyperlink>
    </w:p>
    <w:p w14:paraId="3885513E" w14:textId="4BD8B259" w:rsidR="00565AEE" w:rsidRDefault="009338CC">
      <w:pPr>
        <w:pStyle w:val="32"/>
        <w:rPr>
          <w:rFonts w:asciiTheme="minorHAnsi" w:eastAsiaTheme="minorEastAsia" w:hAnsiTheme="minorHAnsi" w:cstheme="minorBidi"/>
          <w:noProof/>
          <w:sz w:val="24"/>
          <w:szCs w:val="22"/>
        </w:rPr>
      </w:pPr>
      <w:hyperlink w:anchor="_Toc131080935" w:history="1">
        <w:r w:rsidR="00565AEE" w:rsidRPr="00BB0065">
          <w:rPr>
            <w:rStyle w:val="a7"/>
            <w:rFonts w:ascii="標楷體" w:hAnsi="標楷體"/>
            <w:b/>
            <w:noProof/>
          </w:rPr>
          <w:t>(22) L2415</w:t>
        </w:r>
        <w:r w:rsidR="00565AEE" w:rsidRPr="00BB0065">
          <w:rPr>
            <w:rStyle w:val="a7"/>
            <w:rFonts w:ascii="標楷體" w:hAnsi="標楷體" w:hint="eastAsia"/>
            <w:b/>
            <w:noProof/>
          </w:rPr>
          <w:t>不動產建物擔保品資料登錄</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_Toc131080935 \h </w:instrText>
        </w:r>
        <w:r w:rsidR="00565AEE">
          <w:rPr>
            <w:noProof/>
            <w:webHidden/>
          </w:rPr>
        </w:r>
        <w:r w:rsidR="00565AEE">
          <w:rPr>
            <w:noProof/>
            <w:webHidden/>
          </w:rPr>
          <w:fldChar w:fldCharType="separate"/>
        </w:r>
        <w:r w:rsidR="00565AEE">
          <w:rPr>
            <w:noProof/>
            <w:webHidden/>
          </w:rPr>
          <w:t>123</w:t>
        </w:r>
        <w:r w:rsidR="00565AEE">
          <w:rPr>
            <w:noProof/>
            <w:webHidden/>
          </w:rPr>
          <w:fldChar w:fldCharType="end"/>
        </w:r>
      </w:hyperlink>
    </w:p>
    <w:p w14:paraId="6D8A7FAD" w14:textId="24A6131F" w:rsidR="00565AEE" w:rsidRDefault="009338CC">
      <w:pPr>
        <w:pStyle w:val="32"/>
        <w:rPr>
          <w:rFonts w:asciiTheme="minorHAnsi" w:eastAsiaTheme="minorEastAsia" w:hAnsiTheme="minorHAnsi" w:cstheme="minorBidi"/>
          <w:noProof/>
          <w:sz w:val="24"/>
          <w:szCs w:val="22"/>
        </w:rPr>
      </w:pPr>
      <w:hyperlink w:anchor="_Toc131080936" w:history="1">
        <w:r w:rsidR="00565AEE" w:rsidRPr="00BB0065">
          <w:rPr>
            <w:rStyle w:val="a7"/>
            <w:rFonts w:ascii="標楷體" w:hAnsi="標楷體"/>
            <w:b/>
            <w:noProof/>
          </w:rPr>
          <w:t>(23) L2412</w:t>
        </w:r>
        <w:r w:rsidR="00565AEE" w:rsidRPr="00BB0065">
          <w:rPr>
            <w:rStyle w:val="a7"/>
            <w:rFonts w:ascii="標楷體" w:hAnsi="標楷體" w:hint="eastAsia"/>
            <w:b/>
            <w:noProof/>
          </w:rPr>
          <w:t>動產擔保品資料登錄</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_Toc131080936 \h </w:instrText>
        </w:r>
        <w:r w:rsidR="00565AEE">
          <w:rPr>
            <w:noProof/>
            <w:webHidden/>
          </w:rPr>
        </w:r>
        <w:r w:rsidR="00565AEE">
          <w:rPr>
            <w:noProof/>
            <w:webHidden/>
          </w:rPr>
          <w:fldChar w:fldCharType="separate"/>
        </w:r>
        <w:r w:rsidR="00565AEE">
          <w:rPr>
            <w:noProof/>
            <w:webHidden/>
          </w:rPr>
          <w:t>129</w:t>
        </w:r>
        <w:r w:rsidR="00565AEE">
          <w:rPr>
            <w:noProof/>
            <w:webHidden/>
          </w:rPr>
          <w:fldChar w:fldCharType="end"/>
        </w:r>
      </w:hyperlink>
    </w:p>
    <w:p w14:paraId="75510CFA" w14:textId="49EE48C0" w:rsidR="00565AEE" w:rsidRDefault="009338CC">
      <w:pPr>
        <w:pStyle w:val="32"/>
        <w:rPr>
          <w:rFonts w:asciiTheme="minorHAnsi" w:eastAsiaTheme="minorEastAsia" w:hAnsiTheme="minorHAnsi" w:cstheme="minorBidi"/>
          <w:noProof/>
          <w:sz w:val="24"/>
          <w:szCs w:val="22"/>
        </w:rPr>
      </w:pPr>
      <w:hyperlink w:anchor="_Toc131080937" w:history="1">
        <w:r w:rsidR="00565AEE" w:rsidRPr="00BB0065">
          <w:rPr>
            <w:rStyle w:val="a7"/>
            <w:rFonts w:ascii="標楷體" w:hAnsi="標楷體"/>
            <w:b/>
            <w:noProof/>
          </w:rPr>
          <w:t>(24) L2413</w:t>
        </w:r>
        <w:r w:rsidR="00565AEE" w:rsidRPr="00BB0065">
          <w:rPr>
            <w:rStyle w:val="a7"/>
            <w:rFonts w:ascii="標楷體" w:hAnsi="標楷體" w:hint="eastAsia"/>
            <w:b/>
            <w:noProof/>
          </w:rPr>
          <w:t>股票擔保品資料登錄</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_Toc131080937 \h </w:instrText>
        </w:r>
        <w:r w:rsidR="00565AEE">
          <w:rPr>
            <w:noProof/>
            <w:webHidden/>
          </w:rPr>
        </w:r>
        <w:r w:rsidR="00565AEE">
          <w:rPr>
            <w:noProof/>
            <w:webHidden/>
          </w:rPr>
          <w:fldChar w:fldCharType="separate"/>
        </w:r>
        <w:r w:rsidR="00565AEE">
          <w:rPr>
            <w:noProof/>
            <w:webHidden/>
          </w:rPr>
          <w:t>135</w:t>
        </w:r>
        <w:r w:rsidR="00565AEE">
          <w:rPr>
            <w:noProof/>
            <w:webHidden/>
          </w:rPr>
          <w:fldChar w:fldCharType="end"/>
        </w:r>
      </w:hyperlink>
    </w:p>
    <w:p w14:paraId="416BB9D9" w14:textId="4F1F0DBA" w:rsidR="00565AEE" w:rsidRDefault="009338CC">
      <w:pPr>
        <w:pStyle w:val="32"/>
        <w:rPr>
          <w:rFonts w:asciiTheme="minorHAnsi" w:eastAsiaTheme="minorEastAsia" w:hAnsiTheme="minorHAnsi" w:cstheme="minorBidi"/>
          <w:noProof/>
          <w:sz w:val="24"/>
          <w:szCs w:val="22"/>
        </w:rPr>
      </w:pPr>
      <w:hyperlink w:anchor="_Toc131080938" w:history="1">
        <w:r w:rsidR="00565AEE" w:rsidRPr="00BB0065">
          <w:rPr>
            <w:rStyle w:val="a7"/>
            <w:rFonts w:ascii="標楷體" w:hAnsi="標楷體"/>
            <w:b/>
            <w:noProof/>
          </w:rPr>
          <w:t>(25) L2414</w:t>
        </w:r>
        <w:r w:rsidR="00565AEE" w:rsidRPr="00BB0065">
          <w:rPr>
            <w:rStyle w:val="a7"/>
            <w:rFonts w:ascii="標楷體" w:hAnsi="標楷體" w:hint="eastAsia"/>
            <w:b/>
            <w:noProof/>
          </w:rPr>
          <w:t>其他擔保品資料登錄</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_Toc131080938 \h </w:instrText>
        </w:r>
        <w:r w:rsidR="00565AEE">
          <w:rPr>
            <w:noProof/>
            <w:webHidden/>
          </w:rPr>
        </w:r>
        <w:r w:rsidR="00565AEE">
          <w:rPr>
            <w:noProof/>
            <w:webHidden/>
          </w:rPr>
          <w:fldChar w:fldCharType="separate"/>
        </w:r>
        <w:r w:rsidR="00565AEE">
          <w:rPr>
            <w:noProof/>
            <w:webHidden/>
          </w:rPr>
          <w:t>139</w:t>
        </w:r>
        <w:r w:rsidR="00565AEE">
          <w:rPr>
            <w:noProof/>
            <w:webHidden/>
          </w:rPr>
          <w:fldChar w:fldCharType="end"/>
        </w:r>
      </w:hyperlink>
    </w:p>
    <w:p w14:paraId="5CC58A61" w14:textId="2E1B22EA" w:rsidR="00565AEE" w:rsidRDefault="009338CC">
      <w:pPr>
        <w:pStyle w:val="32"/>
        <w:rPr>
          <w:rFonts w:asciiTheme="minorHAnsi" w:eastAsiaTheme="minorEastAsia" w:hAnsiTheme="minorHAnsi" w:cstheme="minorBidi"/>
          <w:noProof/>
          <w:sz w:val="24"/>
          <w:szCs w:val="22"/>
        </w:rPr>
      </w:pPr>
      <w:hyperlink w:anchor="_Toc131080939" w:history="1">
        <w:r w:rsidR="00565AEE" w:rsidRPr="00BB0065">
          <w:rPr>
            <w:rStyle w:val="a7"/>
            <w:rFonts w:ascii="標楷體" w:hAnsi="標楷體"/>
            <w:b/>
            <w:noProof/>
          </w:rPr>
          <w:t>(26) L4610</w:t>
        </w:r>
        <w:r w:rsidR="00565AEE" w:rsidRPr="00BB0065">
          <w:rPr>
            <w:rStyle w:val="a7"/>
            <w:rFonts w:ascii="標楷體" w:hAnsi="標楷體" w:hint="eastAsia"/>
            <w:b/>
            <w:noProof/>
          </w:rPr>
          <w:t>保險單明細資料登錄</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_Toc131080939 \h </w:instrText>
        </w:r>
        <w:r w:rsidR="00565AEE">
          <w:rPr>
            <w:noProof/>
            <w:webHidden/>
          </w:rPr>
        </w:r>
        <w:r w:rsidR="00565AEE">
          <w:rPr>
            <w:noProof/>
            <w:webHidden/>
          </w:rPr>
          <w:fldChar w:fldCharType="separate"/>
        </w:r>
        <w:r w:rsidR="00565AEE">
          <w:rPr>
            <w:noProof/>
            <w:webHidden/>
          </w:rPr>
          <w:t>146</w:t>
        </w:r>
        <w:r w:rsidR="00565AEE">
          <w:rPr>
            <w:noProof/>
            <w:webHidden/>
          </w:rPr>
          <w:fldChar w:fldCharType="end"/>
        </w:r>
      </w:hyperlink>
    </w:p>
    <w:p w14:paraId="215A8F32" w14:textId="1971790B" w:rsidR="00565AEE" w:rsidRDefault="009338CC">
      <w:pPr>
        <w:pStyle w:val="32"/>
        <w:rPr>
          <w:rFonts w:asciiTheme="minorHAnsi" w:eastAsiaTheme="minorEastAsia" w:hAnsiTheme="minorHAnsi" w:cstheme="minorBidi"/>
          <w:noProof/>
          <w:sz w:val="24"/>
          <w:szCs w:val="22"/>
        </w:rPr>
      </w:pPr>
      <w:hyperlink w:anchor="_Toc131080940" w:history="1">
        <w:r w:rsidR="00565AEE" w:rsidRPr="00BB0065">
          <w:rPr>
            <w:rStyle w:val="a7"/>
            <w:rFonts w:ascii="標楷體" w:hAnsi="標楷體"/>
            <w:b/>
            <w:noProof/>
          </w:rPr>
          <w:t>(27) L1105</w:t>
        </w:r>
        <w:r w:rsidR="00565AEE" w:rsidRPr="00BB0065">
          <w:rPr>
            <w:rStyle w:val="a7"/>
            <w:rFonts w:ascii="標楷體" w:hAnsi="標楷體" w:hint="eastAsia"/>
            <w:b/>
            <w:noProof/>
          </w:rPr>
          <w:t>顧客聯絡電話維護</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_Toc131080940 \h </w:instrText>
        </w:r>
        <w:r w:rsidR="00565AEE">
          <w:rPr>
            <w:noProof/>
            <w:webHidden/>
          </w:rPr>
        </w:r>
        <w:r w:rsidR="00565AEE">
          <w:rPr>
            <w:noProof/>
            <w:webHidden/>
          </w:rPr>
          <w:fldChar w:fldCharType="separate"/>
        </w:r>
        <w:r w:rsidR="00565AEE">
          <w:rPr>
            <w:noProof/>
            <w:webHidden/>
          </w:rPr>
          <w:t>149</w:t>
        </w:r>
        <w:r w:rsidR="00565AEE">
          <w:rPr>
            <w:noProof/>
            <w:webHidden/>
          </w:rPr>
          <w:fldChar w:fldCharType="end"/>
        </w:r>
      </w:hyperlink>
    </w:p>
    <w:p w14:paraId="2A34307B" w14:textId="5E1605D2" w:rsidR="00565AEE" w:rsidRDefault="009338CC">
      <w:pPr>
        <w:pStyle w:val="32"/>
        <w:rPr>
          <w:rFonts w:asciiTheme="minorHAnsi" w:eastAsiaTheme="minorEastAsia" w:hAnsiTheme="minorHAnsi" w:cstheme="minorBidi"/>
          <w:noProof/>
          <w:sz w:val="24"/>
          <w:szCs w:val="22"/>
        </w:rPr>
      </w:pPr>
      <w:hyperlink w:anchor="_Toc131080941" w:history="1">
        <w:r w:rsidR="00565AEE" w:rsidRPr="00BB0065">
          <w:rPr>
            <w:rStyle w:val="a7"/>
            <w:rFonts w:ascii="標楷體" w:hAnsi="標楷體"/>
            <w:b/>
            <w:noProof/>
          </w:rPr>
          <w:t>(28) L2250</w:t>
        </w:r>
        <w:r w:rsidR="00565AEE" w:rsidRPr="00BB0065">
          <w:rPr>
            <w:rStyle w:val="a7"/>
            <w:rFonts w:ascii="標楷體" w:hAnsi="標楷體" w:hint="eastAsia"/>
            <w:b/>
            <w:noProof/>
          </w:rPr>
          <w:t>保證人資料登錄</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_Toc131080941 \h </w:instrText>
        </w:r>
        <w:r w:rsidR="00565AEE">
          <w:rPr>
            <w:noProof/>
            <w:webHidden/>
          </w:rPr>
        </w:r>
        <w:r w:rsidR="00565AEE">
          <w:rPr>
            <w:noProof/>
            <w:webHidden/>
          </w:rPr>
          <w:fldChar w:fldCharType="separate"/>
        </w:r>
        <w:r w:rsidR="00565AEE">
          <w:rPr>
            <w:noProof/>
            <w:webHidden/>
          </w:rPr>
          <w:t>151</w:t>
        </w:r>
        <w:r w:rsidR="00565AEE">
          <w:rPr>
            <w:noProof/>
            <w:webHidden/>
          </w:rPr>
          <w:fldChar w:fldCharType="end"/>
        </w:r>
      </w:hyperlink>
    </w:p>
    <w:p w14:paraId="2F34A4D1" w14:textId="264D3C6E" w:rsidR="00565AEE" w:rsidRDefault="009338CC">
      <w:pPr>
        <w:pStyle w:val="32"/>
        <w:rPr>
          <w:rFonts w:asciiTheme="minorHAnsi" w:eastAsiaTheme="minorEastAsia" w:hAnsiTheme="minorHAnsi" w:cstheme="minorBidi"/>
          <w:noProof/>
          <w:sz w:val="24"/>
          <w:szCs w:val="22"/>
        </w:rPr>
      </w:pPr>
      <w:hyperlink w:anchor="_Toc131080942" w:history="1">
        <w:r w:rsidR="00565AEE" w:rsidRPr="00BB0065">
          <w:rPr>
            <w:rStyle w:val="a7"/>
            <w:rFonts w:ascii="標楷體" w:hAnsi="標楷體"/>
            <w:b/>
            <w:noProof/>
          </w:rPr>
          <w:t>(29) L2417</w:t>
        </w:r>
        <w:r w:rsidR="00565AEE" w:rsidRPr="00BB0065">
          <w:rPr>
            <w:rStyle w:val="a7"/>
            <w:rFonts w:ascii="標楷體" w:hAnsi="標楷體" w:hint="eastAsia"/>
            <w:b/>
            <w:noProof/>
          </w:rPr>
          <w:t>額度與擔保品關聯登錄</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_Toc131080942 \h </w:instrText>
        </w:r>
        <w:r w:rsidR="00565AEE">
          <w:rPr>
            <w:noProof/>
            <w:webHidden/>
          </w:rPr>
        </w:r>
        <w:r w:rsidR="00565AEE">
          <w:rPr>
            <w:noProof/>
            <w:webHidden/>
          </w:rPr>
          <w:fldChar w:fldCharType="separate"/>
        </w:r>
        <w:r w:rsidR="00565AEE">
          <w:rPr>
            <w:noProof/>
            <w:webHidden/>
          </w:rPr>
          <w:t>154</w:t>
        </w:r>
        <w:r w:rsidR="00565AEE">
          <w:rPr>
            <w:noProof/>
            <w:webHidden/>
          </w:rPr>
          <w:fldChar w:fldCharType="end"/>
        </w:r>
      </w:hyperlink>
    </w:p>
    <w:p w14:paraId="11A3C05E" w14:textId="440912EA" w:rsidR="00565AEE" w:rsidRDefault="009338CC">
      <w:pPr>
        <w:pStyle w:val="32"/>
        <w:rPr>
          <w:rFonts w:asciiTheme="minorHAnsi" w:eastAsiaTheme="minorEastAsia" w:hAnsiTheme="minorHAnsi" w:cstheme="minorBidi"/>
          <w:noProof/>
          <w:sz w:val="24"/>
          <w:szCs w:val="22"/>
        </w:rPr>
      </w:pPr>
      <w:hyperlink w:anchor="_Toc131080943" w:history="1">
        <w:r w:rsidR="00565AEE" w:rsidRPr="00BB0065">
          <w:rPr>
            <w:rStyle w:val="a7"/>
            <w:rFonts w:ascii="標楷體" w:hAnsi="標楷體"/>
            <w:b/>
            <w:noProof/>
          </w:rPr>
          <w:t>(30) L2306</w:t>
        </w:r>
        <w:r w:rsidR="00565AEE" w:rsidRPr="00BB0065">
          <w:rPr>
            <w:rStyle w:val="a7"/>
            <w:rFonts w:ascii="標楷體" w:hAnsi="標楷體" w:hint="eastAsia"/>
            <w:b/>
            <w:noProof/>
          </w:rPr>
          <w:t>關係人資料建立</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_Toc131080943 \h </w:instrText>
        </w:r>
        <w:r w:rsidR="00565AEE">
          <w:rPr>
            <w:noProof/>
            <w:webHidden/>
          </w:rPr>
        </w:r>
        <w:r w:rsidR="00565AEE">
          <w:rPr>
            <w:noProof/>
            <w:webHidden/>
          </w:rPr>
          <w:fldChar w:fldCharType="separate"/>
        </w:r>
        <w:r w:rsidR="00565AEE">
          <w:rPr>
            <w:noProof/>
            <w:webHidden/>
          </w:rPr>
          <w:t>157</w:t>
        </w:r>
        <w:r w:rsidR="00565AEE">
          <w:rPr>
            <w:noProof/>
            <w:webHidden/>
          </w:rPr>
          <w:fldChar w:fldCharType="end"/>
        </w:r>
      </w:hyperlink>
    </w:p>
    <w:p w14:paraId="521792D7" w14:textId="49CE498D" w:rsidR="00565AEE" w:rsidRDefault="009338CC">
      <w:pPr>
        <w:pStyle w:val="32"/>
        <w:rPr>
          <w:rFonts w:asciiTheme="minorHAnsi" w:eastAsiaTheme="minorEastAsia" w:hAnsiTheme="minorHAnsi" w:cstheme="minorBidi"/>
          <w:noProof/>
          <w:sz w:val="24"/>
          <w:szCs w:val="22"/>
        </w:rPr>
      </w:pPr>
      <w:hyperlink w:anchor="_Toc131080944" w:history="1">
        <w:r w:rsidR="00565AEE" w:rsidRPr="00BB0065">
          <w:rPr>
            <w:rStyle w:val="a7"/>
            <w:rFonts w:ascii="標楷體" w:hAnsi="標楷體"/>
            <w:b/>
            <w:noProof/>
          </w:rPr>
          <w:t>(31) L2418</w:t>
        </w:r>
        <w:r w:rsidR="00565AEE" w:rsidRPr="00BB0065">
          <w:rPr>
            <w:rStyle w:val="a7"/>
            <w:rFonts w:ascii="標楷體" w:hAnsi="標楷體" w:hint="eastAsia"/>
            <w:b/>
            <w:noProof/>
          </w:rPr>
          <w:t>他項權利資料登錄</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_Toc131080944 \h </w:instrText>
        </w:r>
        <w:r w:rsidR="00565AEE">
          <w:rPr>
            <w:noProof/>
            <w:webHidden/>
          </w:rPr>
        </w:r>
        <w:r w:rsidR="00565AEE">
          <w:rPr>
            <w:noProof/>
            <w:webHidden/>
          </w:rPr>
          <w:fldChar w:fldCharType="separate"/>
        </w:r>
        <w:r w:rsidR="00565AEE">
          <w:rPr>
            <w:noProof/>
            <w:webHidden/>
          </w:rPr>
          <w:t>158</w:t>
        </w:r>
        <w:r w:rsidR="00565AEE">
          <w:rPr>
            <w:noProof/>
            <w:webHidden/>
          </w:rPr>
          <w:fldChar w:fldCharType="end"/>
        </w:r>
      </w:hyperlink>
    </w:p>
    <w:p w14:paraId="6D6920E3" w14:textId="785DBADF" w:rsidR="00565AEE" w:rsidRDefault="009338CC">
      <w:pPr>
        <w:pStyle w:val="32"/>
        <w:rPr>
          <w:rFonts w:asciiTheme="minorHAnsi" w:eastAsiaTheme="minorEastAsia" w:hAnsiTheme="minorHAnsi" w:cstheme="minorBidi"/>
          <w:noProof/>
          <w:sz w:val="24"/>
          <w:szCs w:val="22"/>
        </w:rPr>
      </w:pPr>
      <w:hyperlink w:anchor="_Toc131080945" w:history="1">
        <w:r w:rsidR="00565AEE" w:rsidRPr="00BB0065">
          <w:rPr>
            <w:rStyle w:val="a7"/>
            <w:rFonts w:ascii="標楷體" w:hAnsi="標楷體"/>
            <w:b/>
            <w:noProof/>
          </w:rPr>
          <w:t xml:space="preserve">(32) L7911 </w:t>
        </w:r>
        <w:r w:rsidR="00565AEE" w:rsidRPr="00BB0065">
          <w:rPr>
            <w:rStyle w:val="a7"/>
            <w:rFonts w:ascii="標楷體" w:hAnsi="標楷體" w:hint="eastAsia"/>
            <w:b/>
            <w:noProof/>
          </w:rPr>
          <w:t>戶號查詢</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_Toc131080945 \h </w:instrText>
        </w:r>
        <w:r w:rsidR="00565AEE">
          <w:rPr>
            <w:noProof/>
            <w:webHidden/>
          </w:rPr>
        </w:r>
        <w:r w:rsidR="00565AEE">
          <w:rPr>
            <w:noProof/>
            <w:webHidden/>
          </w:rPr>
          <w:fldChar w:fldCharType="separate"/>
        </w:r>
        <w:r w:rsidR="00565AEE">
          <w:rPr>
            <w:noProof/>
            <w:webHidden/>
          </w:rPr>
          <w:t>160</w:t>
        </w:r>
        <w:r w:rsidR="00565AEE">
          <w:rPr>
            <w:noProof/>
            <w:webHidden/>
          </w:rPr>
          <w:fldChar w:fldCharType="end"/>
        </w:r>
      </w:hyperlink>
    </w:p>
    <w:p w14:paraId="751F9C0C" w14:textId="5A7DF234" w:rsidR="00565AEE" w:rsidRDefault="009338CC">
      <w:pPr>
        <w:pStyle w:val="32"/>
        <w:rPr>
          <w:rFonts w:asciiTheme="minorHAnsi" w:eastAsiaTheme="minorEastAsia" w:hAnsiTheme="minorHAnsi" w:cstheme="minorBidi"/>
          <w:noProof/>
          <w:sz w:val="24"/>
          <w:szCs w:val="22"/>
        </w:rPr>
      </w:pPr>
      <w:hyperlink w:anchor="_Toc131080946" w:history="1">
        <w:r w:rsidR="00565AEE" w:rsidRPr="00BB0065">
          <w:rPr>
            <w:rStyle w:val="a7"/>
            <w:rFonts w:ascii="標楷體" w:hAnsi="標楷體"/>
            <w:b/>
            <w:noProof/>
          </w:rPr>
          <w:t xml:space="preserve">(33) L7912 </w:t>
        </w:r>
        <w:r w:rsidR="00565AEE" w:rsidRPr="00BB0065">
          <w:rPr>
            <w:rStyle w:val="a7"/>
            <w:rFonts w:ascii="標楷體" w:hAnsi="標楷體" w:hint="eastAsia"/>
            <w:b/>
            <w:noProof/>
          </w:rPr>
          <w:t>額度資料查詢</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_Toc131080946 \h </w:instrText>
        </w:r>
        <w:r w:rsidR="00565AEE">
          <w:rPr>
            <w:noProof/>
            <w:webHidden/>
          </w:rPr>
        </w:r>
        <w:r w:rsidR="00565AEE">
          <w:rPr>
            <w:noProof/>
            <w:webHidden/>
          </w:rPr>
          <w:fldChar w:fldCharType="separate"/>
        </w:r>
        <w:r w:rsidR="00565AEE">
          <w:rPr>
            <w:noProof/>
            <w:webHidden/>
          </w:rPr>
          <w:t>162</w:t>
        </w:r>
        <w:r w:rsidR="00565AEE">
          <w:rPr>
            <w:noProof/>
            <w:webHidden/>
          </w:rPr>
          <w:fldChar w:fldCharType="end"/>
        </w:r>
      </w:hyperlink>
    </w:p>
    <w:p w14:paraId="58B274AA" w14:textId="00A6AA5C" w:rsidR="00565AEE" w:rsidRDefault="009338CC">
      <w:pPr>
        <w:pStyle w:val="32"/>
        <w:rPr>
          <w:rFonts w:asciiTheme="minorHAnsi" w:eastAsiaTheme="minorEastAsia" w:hAnsiTheme="minorHAnsi" w:cstheme="minorBidi"/>
          <w:noProof/>
          <w:sz w:val="24"/>
          <w:szCs w:val="22"/>
        </w:rPr>
      </w:pPr>
      <w:hyperlink w:anchor="_Toc131080947" w:history="1">
        <w:r w:rsidR="00565AEE" w:rsidRPr="00BB0065">
          <w:rPr>
            <w:rStyle w:val="a7"/>
            <w:rFonts w:ascii="標楷體" w:hAnsi="標楷體"/>
            <w:b/>
            <w:noProof/>
          </w:rPr>
          <w:t>(34) L7913 eLoan</w:t>
        </w:r>
        <w:r w:rsidR="00565AEE" w:rsidRPr="00BB0065">
          <w:rPr>
            <w:rStyle w:val="a7"/>
            <w:rFonts w:ascii="標楷體" w:hAnsi="標楷體" w:hint="eastAsia"/>
            <w:b/>
            <w:noProof/>
          </w:rPr>
          <w:t>評級資訊查詢</w:t>
        </w:r>
        <w:r w:rsidR="00565AEE" w:rsidRPr="00BB0065">
          <w:rPr>
            <w:rStyle w:val="a7"/>
            <w:rFonts w:ascii="標楷體" w:hAnsi="標楷體"/>
            <w:b/>
            <w:noProof/>
          </w:rPr>
          <w:t xml:space="preserve"> *</w:t>
        </w:r>
        <w:r w:rsidR="00565AEE">
          <w:rPr>
            <w:noProof/>
            <w:webHidden/>
          </w:rPr>
          <w:tab/>
        </w:r>
        <w:r w:rsidR="00565AEE">
          <w:rPr>
            <w:noProof/>
            <w:webHidden/>
          </w:rPr>
          <w:fldChar w:fldCharType="begin"/>
        </w:r>
        <w:r w:rsidR="00565AEE">
          <w:rPr>
            <w:noProof/>
            <w:webHidden/>
          </w:rPr>
          <w:instrText xml:space="preserve"> PAGEREF _Toc131080947 \h </w:instrText>
        </w:r>
        <w:r w:rsidR="00565AEE">
          <w:rPr>
            <w:noProof/>
            <w:webHidden/>
          </w:rPr>
        </w:r>
        <w:r w:rsidR="00565AEE">
          <w:rPr>
            <w:noProof/>
            <w:webHidden/>
          </w:rPr>
          <w:fldChar w:fldCharType="separate"/>
        </w:r>
        <w:r w:rsidR="00565AEE">
          <w:rPr>
            <w:noProof/>
            <w:webHidden/>
          </w:rPr>
          <w:t>164</w:t>
        </w:r>
        <w:r w:rsidR="00565AEE">
          <w:rPr>
            <w:noProof/>
            <w:webHidden/>
          </w:rPr>
          <w:fldChar w:fldCharType="end"/>
        </w:r>
      </w:hyperlink>
    </w:p>
    <w:p w14:paraId="513284C9" w14:textId="56A3A033" w:rsidR="00565AEE" w:rsidRDefault="009338CC">
      <w:pPr>
        <w:pStyle w:val="32"/>
        <w:rPr>
          <w:rFonts w:asciiTheme="minorHAnsi" w:eastAsiaTheme="minorEastAsia" w:hAnsiTheme="minorHAnsi" w:cstheme="minorBidi"/>
          <w:noProof/>
          <w:sz w:val="24"/>
          <w:szCs w:val="22"/>
        </w:rPr>
      </w:pPr>
      <w:hyperlink w:anchor="_Toc131080948" w:history="1">
        <w:r w:rsidR="00565AEE" w:rsidRPr="00BB0065">
          <w:rPr>
            <w:rStyle w:val="a7"/>
            <w:rFonts w:ascii="標楷體" w:hAnsi="標楷體"/>
            <w:b/>
            <w:noProof/>
            <w:highlight w:val="yellow"/>
          </w:rPr>
          <w:t>(35) L2801</w:t>
        </w:r>
        <w:r w:rsidR="00565AEE" w:rsidRPr="00BB0065">
          <w:rPr>
            <w:rStyle w:val="a7"/>
            <w:rFonts w:ascii="標楷體" w:hAnsi="標楷體" w:hint="eastAsia"/>
            <w:b/>
            <w:noProof/>
            <w:highlight w:val="yellow"/>
          </w:rPr>
          <w:t>未齊案件管理</w:t>
        </w:r>
        <w:r w:rsidR="00565AEE" w:rsidRPr="00BB0065">
          <w:rPr>
            <w:rStyle w:val="a7"/>
            <w:rFonts w:ascii="標楷體" w:hAnsi="標楷體"/>
            <w:b/>
            <w:noProof/>
            <w:highlight w:val="yellow"/>
          </w:rPr>
          <w:t xml:space="preserve"> *</w:t>
        </w:r>
        <w:r w:rsidR="00565AEE">
          <w:rPr>
            <w:noProof/>
            <w:webHidden/>
          </w:rPr>
          <w:tab/>
        </w:r>
        <w:r w:rsidR="00565AEE">
          <w:rPr>
            <w:noProof/>
            <w:webHidden/>
          </w:rPr>
          <w:fldChar w:fldCharType="begin"/>
        </w:r>
        <w:r w:rsidR="00565AEE">
          <w:rPr>
            <w:noProof/>
            <w:webHidden/>
          </w:rPr>
          <w:instrText xml:space="preserve"> PAGEREF _Toc131080948 \h </w:instrText>
        </w:r>
        <w:r w:rsidR="00565AEE">
          <w:rPr>
            <w:noProof/>
            <w:webHidden/>
          </w:rPr>
        </w:r>
        <w:r w:rsidR="00565AEE">
          <w:rPr>
            <w:noProof/>
            <w:webHidden/>
          </w:rPr>
          <w:fldChar w:fldCharType="separate"/>
        </w:r>
        <w:r w:rsidR="00565AEE">
          <w:rPr>
            <w:noProof/>
            <w:webHidden/>
          </w:rPr>
          <w:t>167</w:t>
        </w:r>
        <w:r w:rsidR="00565AEE">
          <w:rPr>
            <w:noProof/>
            <w:webHidden/>
          </w:rPr>
          <w:fldChar w:fldCharType="end"/>
        </w:r>
      </w:hyperlink>
    </w:p>
    <w:p w14:paraId="1A1CE37F" w14:textId="3061427C" w:rsidR="00565AEE" w:rsidRDefault="009338CC">
      <w:pPr>
        <w:pStyle w:val="32"/>
        <w:rPr>
          <w:rFonts w:asciiTheme="minorHAnsi" w:eastAsiaTheme="minorEastAsia" w:hAnsiTheme="minorHAnsi" w:cstheme="minorBidi"/>
          <w:noProof/>
          <w:sz w:val="24"/>
          <w:szCs w:val="22"/>
        </w:rPr>
      </w:pPr>
      <w:hyperlink w:anchor="_Toc131080949" w:history="1">
        <w:r w:rsidR="00565AEE" w:rsidRPr="00BB0065">
          <w:rPr>
            <w:rStyle w:val="a7"/>
            <w:rFonts w:ascii="標楷體" w:hAnsi="標楷體"/>
            <w:b/>
            <w:noProof/>
            <w:highlight w:val="yellow"/>
          </w:rPr>
          <w:t xml:space="preserve">(36) L6700 </w:t>
        </w:r>
        <w:r w:rsidR="00565AEE" w:rsidRPr="00BB0065">
          <w:rPr>
            <w:rStyle w:val="a7"/>
            <w:rFonts w:ascii="標楷體" w:hAnsi="標楷體" w:hint="eastAsia"/>
            <w:b/>
            <w:noProof/>
            <w:highlight w:val="yellow"/>
          </w:rPr>
          <w:t>未齊件代碼維護</w:t>
        </w:r>
        <w:r w:rsidR="00565AEE" w:rsidRPr="00BB0065">
          <w:rPr>
            <w:rStyle w:val="a7"/>
            <w:rFonts w:ascii="標楷體" w:hAnsi="標楷體"/>
            <w:b/>
            <w:noProof/>
            <w:highlight w:val="yellow"/>
          </w:rPr>
          <w:t xml:space="preserve"> *</w:t>
        </w:r>
        <w:r w:rsidR="00565AEE">
          <w:rPr>
            <w:noProof/>
            <w:webHidden/>
          </w:rPr>
          <w:tab/>
        </w:r>
        <w:r w:rsidR="00565AEE">
          <w:rPr>
            <w:noProof/>
            <w:webHidden/>
          </w:rPr>
          <w:fldChar w:fldCharType="begin"/>
        </w:r>
        <w:r w:rsidR="00565AEE">
          <w:rPr>
            <w:noProof/>
            <w:webHidden/>
          </w:rPr>
          <w:instrText xml:space="preserve"> PAGEREF _Toc131080949 \h </w:instrText>
        </w:r>
        <w:r w:rsidR="00565AEE">
          <w:rPr>
            <w:noProof/>
            <w:webHidden/>
          </w:rPr>
        </w:r>
        <w:r w:rsidR="00565AEE">
          <w:rPr>
            <w:noProof/>
            <w:webHidden/>
          </w:rPr>
          <w:fldChar w:fldCharType="separate"/>
        </w:r>
        <w:r w:rsidR="00565AEE">
          <w:rPr>
            <w:noProof/>
            <w:webHidden/>
          </w:rPr>
          <w:t>168</w:t>
        </w:r>
        <w:r w:rsidR="00565AEE">
          <w:rPr>
            <w:noProof/>
            <w:webHidden/>
          </w:rPr>
          <w:fldChar w:fldCharType="end"/>
        </w:r>
      </w:hyperlink>
    </w:p>
    <w:p w14:paraId="615035C2" w14:textId="2F17A809" w:rsidR="00565AEE" w:rsidRDefault="009338CC">
      <w:pPr>
        <w:pStyle w:val="32"/>
        <w:rPr>
          <w:rFonts w:asciiTheme="minorHAnsi" w:eastAsiaTheme="minorEastAsia" w:hAnsiTheme="minorHAnsi" w:cstheme="minorBidi"/>
          <w:noProof/>
          <w:sz w:val="24"/>
          <w:szCs w:val="22"/>
        </w:rPr>
      </w:pPr>
      <w:hyperlink w:anchor="_Toc131080950" w:history="1">
        <w:r w:rsidR="00565AEE" w:rsidRPr="00BB0065">
          <w:rPr>
            <w:rStyle w:val="a7"/>
            <w:rFonts w:ascii="標楷體" w:hAnsi="標楷體"/>
            <w:b/>
            <w:noProof/>
            <w:highlight w:val="yellow"/>
          </w:rPr>
          <w:t xml:space="preserve">(37) L2221 </w:t>
        </w:r>
        <w:r w:rsidR="00565AEE" w:rsidRPr="00BB0065">
          <w:rPr>
            <w:rStyle w:val="a7"/>
            <w:rFonts w:ascii="標楷體" w:hAnsi="標楷體" w:hint="eastAsia"/>
            <w:b/>
            <w:noProof/>
            <w:highlight w:val="yellow"/>
          </w:rPr>
          <w:t>交易關係人維護</w:t>
        </w:r>
        <w:r w:rsidR="00565AEE" w:rsidRPr="00BB0065">
          <w:rPr>
            <w:rStyle w:val="a7"/>
            <w:rFonts w:ascii="標楷體" w:hAnsi="標楷體"/>
            <w:b/>
            <w:noProof/>
            <w:highlight w:val="yellow"/>
          </w:rPr>
          <w:t xml:space="preserve"> *</w:t>
        </w:r>
        <w:r w:rsidR="00565AEE">
          <w:rPr>
            <w:noProof/>
            <w:webHidden/>
          </w:rPr>
          <w:tab/>
        </w:r>
        <w:r w:rsidR="00565AEE">
          <w:rPr>
            <w:noProof/>
            <w:webHidden/>
          </w:rPr>
          <w:fldChar w:fldCharType="begin"/>
        </w:r>
        <w:r w:rsidR="00565AEE">
          <w:rPr>
            <w:noProof/>
            <w:webHidden/>
          </w:rPr>
          <w:instrText xml:space="preserve"> PAGEREF _Toc131080950 \h </w:instrText>
        </w:r>
        <w:r w:rsidR="00565AEE">
          <w:rPr>
            <w:noProof/>
            <w:webHidden/>
          </w:rPr>
        </w:r>
        <w:r w:rsidR="00565AEE">
          <w:rPr>
            <w:noProof/>
            <w:webHidden/>
          </w:rPr>
          <w:fldChar w:fldCharType="separate"/>
        </w:r>
        <w:r w:rsidR="00565AEE">
          <w:rPr>
            <w:noProof/>
            <w:webHidden/>
          </w:rPr>
          <w:t>168</w:t>
        </w:r>
        <w:r w:rsidR="00565AEE">
          <w:rPr>
            <w:noProof/>
            <w:webHidden/>
          </w:rPr>
          <w:fldChar w:fldCharType="end"/>
        </w:r>
      </w:hyperlink>
    </w:p>
    <w:p w14:paraId="5D2B3D46" w14:textId="37CAE680" w:rsidR="00565AEE" w:rsidRDefault="009338CC">
      <w:pPr>
        <w:pStyle w:val="32"/>
        <w:rPr>
          <w:rFonts w:asciiTheme="minorHAnsi" w:eastAsiaTheme="minorEastAsia" w:hAnsiTheme="minorHAnsi" w:cstheme="minorBidi"/>
          <w:noProof/>
          <w:sz w:val="24"/>
          <w:szCs w:val="22"/>
        </w:rPr>
      </w:pPr>
      <w:hyperlink w:anchor="_Toc131080951" w:history="1">
        <w:r w:rsidR="00565AEE" w:rsidRPr="00BB0065">
          <w:rPr>
            <w:rStyle w:val="a7"/>
            <w:rFonts w:ascii="標楷體" w:hAnsi="標楷體" w:hint="eastAsia"/>
            <w:noProof/>
          </w:rPr>
          <w:t>三、</w:t>
        </w:r>
        <w:r w:rsidR="00565AEE" w:rsidRPr="00BB0065">
          <w:rPr>
            <w:rStyle w:val="a7"/>
            <w:rFonts w:ascii="標楷體" w:hAnsi="標楷體"/>
            <w:noProof/>
          </w:rPr>
          <w:t>ICS</w:t>
        </w:r>
        <w:r w:rsidR="00565AEE" w:rsidRPr="00BB0065">
          <w:rPr>
            <w:rStyle w:val="a7"/>
            <w:rFonts w:ascii="標楷體" w:hAnsi="標楷體" w:hint="eastAsia"/>
            <w:noProof/>
          </w:rPr>
          <w:t>作業</w:t>
        </w:r>
        <w:r w:rsidR="00565AEE">
          <w:rPr>
            <w:noProof/>
            <w:webHidden/>
          </w:rPr>
          <w:tab/>
        </w:r>
        <w:r w:rsidR="00565AEE">
          <w:rPr>
            <w:noProof/>
            <w:webHidden/>
          </w:rPr>
          <w:fldChar w:fldCharType="begin"/>
        </w:r>
        <w:r w:rsidR="00565AEE">
          <w:rPr>
            <w:noProof/>
            <w:webHidden/>
          </w:rPr>
          <w:instrText xml:space="preserve"> PAGEREF _Toc131080951 \h </w:instrText>
        </w:r>
        <w:r w:rsidR="00565AEE">
          <w:rPr>
            <w:noProof/>
            <w:webHidden/>
          </w:rPr>
        </w:r>
        <w:r w:rsidR="00565AEE">
          <w:rPr>
            <w:noProof/>
            <w:webHidden/>
          </w:rPr>
          <w:fldChar w:fldCharType="separate"/>
        </w:r>
        <w:r w:rsidR="00565AEE">
          <w:rPr>
            <w:noProof/>
            <w:webHidden/>
          </w:rPr>
          <w:t>169</w:t>
        </w:r>
        <w:r w:rsidR="00565AEE">
          <w:rPr>
            <w:noProof/>
            <w:webHidden/>
          </w:rPr>
          <w:fldChar w:fldCharType="end"/>
        </w:r>
      </w:hyperlink>
    </w:p>
    <w:p w14:paraId="5EDA928D" w14:textId="25740C58" w:rsidR="00565AEE" w:rsidRDefault="009338CC">
      <w:pPr>
        <w:pStyle w:val="32"/>
        <w:rPr>
          <w:rFonts w:asciiTheme="minorHAnsi" w:eastAsiaTheme="minorEastAsia" w:hAnsiTheme="minorHAnsi" w:cstheme="minorBidi"/>
          <w:noProof/>
          <w:sz w:val="24"/>
          <w:szCs w:val="22"/>
        </w:rPr>
      </w:pPr>
      <w:hyperlink w:anchor="_Toc131080952" w:history="1">
        <w:r w:rsidR="00565AEE" w:rsidRPr="00BB0065">
          <w:rPr>
            <w:rStyle w:val="a7"/>
            <w:rFonts w:ascii="標楷體" w:hAnsi="標楷體"/>
            <w:b/>
            <w:noProof/>
          </w:rPr>
          <w:t>(1)</w:t>
        </w:r>
        <w:r w:rsidR="00565AEE" w:rsidRPr="00BB0065">
          <w:rPr>
            <w:rStyle w:val="a7"/>
            <w:rFonts w:ascii="標楷體" w:hAnsi="標楷體"/>
            <w:bCs/>
            <w:noProof/>
          </w:rPr>
          <w:t xml:space="preserve"> L</w:t>
        </w:r>
        <w:r w:rsidR="00565AEE" w:rsidRPr="00BB0065">
          <w:rPr>
            <w:rStyle w:val="a7"/>
            <w:rFonts w:ascii="標楷體" w:hAnsi="標楷體"/>
            <w:b/>
            <w:noProof/>
          </w:rPr>
          <w:t>7300</w:t>
        </w:r>
        <w:r w:rsidR="00565AEE" w:rsidRPr="00BB0065">
          <w:rPr>
            <w:rStyle w:val="a7"/>
            <w:noProof/>
          </w:rPr>
          <w:t xml:space="preserve"> </w:t>
        </w:r>
        <w:r w:rsidR="00565AEE" w:rsidRPr="00BB0065">
          <w:rPr>
            <w:rStyle w:val="a7"/>
            <w:rFonts w:ascii="標楷體" w:hAnsi="標楷體"/>
            <w:b/>
            <w:noProof/>
          </w:rPr>
          <w:t>ICS</w:t>
        </w:r>
        <w:r w:rsidR="00565AEE" w:rsidRPr="00BB0065">
          <w:rPr>
            <w:rStyle w:val="a7"/>
            <w:rFonts w:ascii="標楷體" w:hAnsi="標楷體" w:hint="eastAsia"/>
            <w:b/>
            <w:noProof/>
          </w:rPr>
          <w:t>資產資料傳輸</w:t>
        </w:r>
        <w:r w:rsidR="00565AEE">
          <w:rPr>
            <w:noProof/>
            <w:webHidden/>
          </w:rPr>
          <w:tab/>
        </w:r>
        <w:r w:rsidR="00565AEE">
          <w:rPr>
            <w:noProof/>
            <w:webHidden/>
          </w:rPr>
          <w:fldChar w:fldCharType="begin"/>
        </w:r>
        <w:r w:rsidR="00565AEE">
          <w:rPr>
            <w:noProof/>
            <w:webHidden/>
          </w:rPr>
          <w:instrText xml:space="preserve"> PAGEREF _Toc131080952 \h </w:instrText>
        </w:r>
        <w:r w:rsidR="00565AEE">
          <w:rPr>
            <w:noProof/>
            <w:webHidden/>
          </w:rPr>
        </w:r>
        <w:r w:rsidR="00565AEE">
          <w:rPr>
            <w:noProof/>
            <w:webHidden/>
          </w:rPr>
          <w:fldChar w:fldCharType="separate"/>
        </w:r>
        <w:r w:rsidR="00565AEE">
          <w:rPr>
            <w:noProof/>
            <w:webHidden/>
          </w:rPr>
          <w:t>169</w:t>
        </w:r>
        <w:r w:rsidR="00565AEE">
          <w:rPr>
            <w:noProof/>
            <w:webHidden/>
          </w:rPr>
          <w:fldChar w:fldCharType="end"/>
        </w:r>
      </w:hyperlink>
    </w:p>
    <w:p w14:paraId="02350930" w14:textId="702FF72A" w:rsidR="00565AEE" w:rsidRDefault="009338CC">
      <w:pPr>
        <w:pStyle w:val="32"/>
        <w:rPr>
          <w:rFonts w:asciiTheme="minorHAnsi" w:eastAsiaTheme="minorEastAsia" w:hAnsiTheme="minorHAnsi" w:cstheme="minorBidi"/>
          <w:noProof/>
          <w:sz w:val="24"/>
          <w:szCs w:val="22"/>
        </w:rPr>
      </w:pPr>
      <w:hyperlink w:anchor="_Toc131080953" w:history="1">
        <w:r w:rsidR="00565AEE" w:rsidRPr="00BB0065">
          <w:rPr>
            <w:rStyle w:val="a7"/>
            <w:rFonts w:ascii="標楷體" w:hAnsi="標楷體" w:hint="eastAsia"/>
            <w:noProof/>
            <w:lang w:eastAsia="zh-HK"/>
          </w:rPr>
          <w:t>四</w:t>
        </w:r>
        <w:r w:rsidR="00565AEE" w:rsidRPr="00BB0065">
          <w:rPr>
            <w:rStyle w:val="a7"/>
            <w:rFonts w:ascii="標楷體" w:hAnsi="標楷體" w:hint="eastAsia"/>
            <w:noProof/>
          </w:rPr>
          <w:t>、</w:t>
        </w:r>
        <w:r w:rsidR="00565AEE" w:rsidRPr="00BB0065">
          <w:rPr>
            <w:rStyle w:val="a7"/>
            <w:rFonts w:ascii="標楷體" w:hAnsi="標楷體" w:cs="新細明體"/>
            <w:noProof/>
            <w:kern w:val="0"/>
          </w:rPr>
          <w:t>Informatica</w:t>
        </w:r>
        <w:r w:rsidR="00565AEE">
          <w:rPr>
            <w:noProof/>
            <w:webHidden/>
          </w:rPr>
          <w:tab/>
        </w:r>
        <w:r w:rsidR="00565AEE">
          <w:rPr>
            <w:noProof/>
            <w:webHidden/>
          </w:rPr>
          <w:fldChar w:fldCharType="begin"/>
        </w:r>
        <w:r w:rsidR="00565AEE">
          <w:rPr>
            <w:noProof/>
            <w:webHidden/>
          </w:rPr>
          <w:instrText xml:space="preserve"> PAGEREF _Toc131080953 \h </w:instrText>
        </w:r>
        <w:r w:rsidR="00565AEE">
          <w:rPr>
            <w:noProof/>
            <w:webHidden/>
          </w:rPr>
        </w:r>
        <w:r w:rsidR="00565AEE">
          <w:rPr>
            <w:noProof/>
            <w:webHidden/>
          </w:rPr>
          <w:fldChar w:fldCharType="separate"/>
        </w:r>
        <w:r w:rsidR="00565AEE">
          <w:rPr>
            <w:noProof/>
            <w:webHidden/>
          </w:rPr>
          <w:t>172</w:t>
        </w:r>
        <w:r w:rsidR="00565AEE">
          <w:rPr>
            <w:noProof/>
            <w:webHidden/>
          </w:rPr>
          <w:fldChar w:fldCharType="end"/>
        </w:r>
      </w:hyperlink>
    </w:p>
    <w:p w14:paraId="47AE215F" w14:textId="6BC82612" w:rsidR="00565AEE" w:rsidRDefault="009338CC">
      <w:pPr>
        <w:pStyle w:val="32"/>
        <w:rPr>
          <w:rFonts w:asciiTheme="minorHAnsi" w:eastAsiaTheme="minorEastAsia" w:hAnsiTheme="minorHAnsi" w:cstheme="minorBidi"/>
          <w:noProof/>
          <w:sz w:val="24"/>
          <w:szCs w:val="22"/>
        </w:rPr>
      </w:pPr>
      <w:hyperlink w:anchor="_Toc131080954" w:history="1">
        <w:r w:rsidR="00565AEE" w:rsidRPr="00BB0065">
          <w:rPr>
            <w:rStyle w:val="a7"/>
            <w:rFonts w:ascii="標楷體" w:hAnsi="標楷體"/>
            <w:b/>
            <w:noProof/>
          </w:rPr>
          <w:t>(1) L2101</w:t>
        </w:r>
        <w:r w:rsidR="00565AEE" w:rsidRPr="00BB0065">
          <w:rPr>
            <w:rStyle w:val="a7"/>
            <w:rFonts w:ascii="標楷體" w:hAnsi="標楷體" w:hint="eastAsia"/>
            <w:b/>
            <w:noProof/>
          </w:rPr>
          <w:t>商品參數維護</w:t>
        </w:r>
        <w:r w:rsidR="00565AEE">
          <w:rPr>
            <w:noProof/>
            <w:webHidden/>
          </w:rPr>
          <w:tab/>
        </w:r>
        <w:r w:rsidR="00565AEE">
          <w:rPr>
            <w:noProof/>
            <w:webHidden/>
          </w:rPr>
          <w:fldChar w:fldCharType="begin"/>
        </w:r>
        <w:r w:rsidR="00565AEE">
          <w:rPr>
            <w:noProof/>
            <w:webHidden/>
          </w:rPr>
          <w:instrText xml:space="preserve"> PAGEREF _Toc131080954 \h </w:instrText>
        </w:r>
        <w:r w:rsidR="00565AEE">
          <w:rPr>
            <w:noProof/>
            <w:webHidden/>
          </w:rPr>
        </w:r>
        <w:r w:rsidR="00565AEE">
          <w:rPr>
            <w:noProof/>
            <w:webHidden/>
          </w:rPr>
          <w:fldChar w:fldCharType="separate"/>
        </w:r>
        <w:r w:rsidR="00565AEE">
          <w:rPr>
            <w:noProof/>
            <w:webHidden/>
          </w:rPr>
          <w:t>172</w:t>
        </w:r>
        <w:r w:rsidR="00565AEE">
          <w:rPr>
            <w:noProof/>
            <w:webHidden/>
          </w:rPr>
          <w:fldChar w:fldCharType="end"/>
        </w:r>
      </w:hyperlink>
    </w:p>
    <w:p w14:paraId="7E43166C" w14:textId="18CDCE58" w:rsidR="00565AEE" w:rsidRDefault="009338CC">
      <w:pPr>
        <w:pStyle w:val="32"/>
        <w:rPr>
          <w:rFonts w:asciiTheme="minorHAnsi" w:eastAsiaTheme="minorEastAsia" w:hAnsiTheme="minorHAnsi" w:cstheme="minorBidi"/>
          <w:noProof/>
          <w:sz w:val="24"/>
          <w:szCs w:val="22"/>
        </w:rPr>
      </w:pPr>
      <w:hyperlink w:anchor="_Toc131080955" w:history="1">
        <w:r w:rsidR="00565AEE" w:rsidRPr="00BB0065">
          <w:rPr>
            <w:rStyle w:val="a7"/>
            <w:rFonts w:ascii="標楷體" w:hAnsi="標楷體"/>
            <w:b/>
            <w:noProof/>
          </w:rPr>
          <w:t>(2) L6302</w:t>
        </w:r>
        <w:r w:rsidR="00565AEE" w:rsidRPr="00BB0065">
          <w:rPr>
            <w:rStyle w:val="a7"/>
            <w:rFonts w:ascii="標楷體" w:hAnsi="標楷體" w:hint="eastAsia"/>
            <w:b/>
            <w:noProof/>
          </w:rPr>
          <w:t>指標利率登錄</w:t>
        </w:r>
        <w:r w:rsidR="00565AEE" w:rsidRPr="00BB0065">
          <w:rPr>
            <w:rStyle w:val="a7"/>
            <w:rFonts w:ascii="標楷體" w:hAnsi="標楷體"/>
            <w:b/>
            <w:noProof/>
          </w:rPr>
          <w:t>/</w:t>
        </w:r>
        <w:r w:rsidR="00565AEE" w:rsidRPr="00BB0065">
          <w:rPr>
            <w:rStyle w:val="a7"/>
            <w:rFonts w:ascii="標楷體" w:hAnsi="標楷體" w:hint="eastAsia"/>
            <w:b/>
            <w:noProof/>
          </w:rPr>
          <w:t>維護</w:t>
        </w:r>
        <w:r w:rsidR="00565AEE">
          <w:rPr>
            <w:noProof/>
            <w:webHidden/>
          </w:rPr>
          <w:tab/>
        </w:r>
        <w:r w:rsidR="00565AEE">
          <w:rPr>
            <w:noProof/>
            <w:webHidden/>
          </w:rPr>
          <w:fldChar w:fldCharType="begin"/>
        </w:r>
        <w:r w:rsidR="00565AEE">
          <w:rPr>
            <w:noProof/>
            <w:webHidden/>
          </w:rPr>
          <w:instrText xml:space="preserve"> PAGEREF _Toc131080955 \h </w:instrText>
        </w:r>
        <w:r w:rsidR="00565AEE">
          <w:rPr>
            <w:noProof/>
            <w:webHidden/>
          </w:rPr>
        </w:r>
        <w:r w:rsidR="00565AEE">
          <w:rPr>
            <w:noProof/>
            <w:webHidden/>
          </w:rPr>
          <w:fldChar w:fldCharType="separate"/>
        </w:r>
        <w:r w:rsidR="00565AEE">
          <w:rPr>
            <w:noProof/>
            <w:webHidden/>
          </w:rPr>
          <w:t>176</w:t>
        </w:r>
        <w:r w:rsidR="00565AEE">
          <w:rPr>
            <w:noProof/>
            <w:webHidden/>
          </w:rPr>
          <w:fldChar w:fldCharType="end"/>
        </w:r>
      </w:hyperlink>
    </w:p>
    <w:p w14:paraId="6EC02711" w14:textId="10E87686" w:rsidR="00565AEE" w:rsidRDefault="009338CC">
      <w:pPr>
        <w:pStyle w:val="32"/>
        <w:rPr>
          <w:rFonts w:asciiTheme="minorHAnsi" w:eastAsiaTheme="minorEastAsia" w:hAnsiTheme="minorHAnsi" w:cstheme="minorBidi"/>
          <w:noProof/>
          <w:sz w:val="24"/>
          <w:szCs w:val="22"/>
        </w:rPr>
      </w:pPr>
      <w:hyperlink w:anchor="_Toc131080956" w:history="1">
        <w:r w:rsidR="00565AEE" w:rsidRPr="00BB0065">
          <w:rPr>
            <w:rStyle w:val="a7"/>
            <w:rFonts w:ascii="標楷體" w:hAnsi="標楷體" w:cs="新細明體" w:hint="eastAsia"/>
            <w:noProof/>
            <w:kern w:val="0"/>
          </w:rPr>
          <w:t>五、</w:t>
        </w:r>
        <w:r w:rsidR="00565AEE" w:rsidRPr="00BB0065">
          <w:rPr>
            <w:rStyle w:val="a7"/>
            <w:rFonts w:ascii="標楷體" w:hAnsi="標楷體" w:cs="新細明體"/>
            <w:noProof/>
            <w:kern w:val="0"/>
          </w:rPr>
          <w:t>Informatica</w:t>
        </w:r>
        <w:r w:rsidR="00565AEE">
          <w:rPr>
            <w:noProof/>
            <w:webHidden/>
          </w:rPr>
          <w:tab/>
        </w:r>
        <w:r w:rsidR="00565AEE">
          <w:rPr>
            <w:noProof/>
            <w:webHidden/>
          </w:rPr>
          <w:fldChar w:fldCharType="begin"/>
        </w:r>
        <w:r w:rsidR="00565AEE">
          <w:rPr>
            <w:noProof/>
            <w:webHidden/>
          </w:rPr>
          <w:instrText xml:space="preserve"> PAGEREF _Toc131080956 \h </w:instrText>
        </w:r>
        <w:r w:rsidR="00565AEE">
          <w:rPr>
            <w:noProof/>
            <w:webHidden/>
          </w:rPr>
        </w:r>
        <w:r w:rsidR="00565AEE">
          <w:rPr>
            <w:noProof/>
            <w:webHidden/>
          </w:rPr>
          <w:fldChar w:fldCharType="separate"/>
        </w:r>
        <w:r w:rsidR="00565AEE">
          <w:rPr>
            <w:noProof/>
            <w:webHidden/>
          </w:rPr>
          <w:t>177</w:t>
        </w:r>
        <w:r w:rsidR="00565AEE">
          <w:rPr>
            <w:noProof/>
            <w:webHidden/>
          </w:rPr>
          <w:fldChar w:fldCharType="end"/>
        </w:r>
      </w:hyperlink>
    </w:p>
    <w:p w14:paraId="5CA79E80" w14:textId="752D38C2" w:rsidR="00565AEE" w:rsidRDefault="009338CC">
      <w:pPr>
        <w:pStyle w:val="32"/>
        <w:rPr>
          <w:rFonts w:asciiTheme="minorHAnsi" w:eastAsiaTheme="minorEastAsia" w:hAnsiTheme="minorHAnsi" w:cstheme="minorBidi"/>
          <w:noProof/>
          <w:sz w:val="24"/>
          <w:szCs w:val="22"/>
        </w:rPr>
      </w:pPr>
      <w:hyperlink w:anchor="_Toc131080957" w:history="1">
        <w:r w:rsidR="00565AEE" w:rsidRPr="00BB0065">
          <w:rPr>
            <w:rStyle w:val="a7"/>
            <w:rFonts w:ascii="標楷體" w:hAnsi="標楷體"/>
            <w:b/>
            <w:noProof/>
          </w:rPr>
          <w:t>(1) L7501</w:t>
        </w:r>
        <w:r w:rsidR="00565AEE" w:rsidRPr="00BB0065">
          <w:rPr>
            <w:rStyle w:val="a7"/>
            <w:rFonts w:ascii="標楷體" w:hAnsi="標楷體" w:hint="eastAsia"/>
            <w:b/>
            <w:noProof/>
          </w:rPr>
          <w:t>房屋貸款餘額查詢</w:t>
        </w:r>
        <w:r w:rsidR="00565AEE">
          <w:rPr>
            <w:noProof/>
            <w:webHidden/>
          </w:rPr>
          <w:tab/>
        </w:r>
        <w:r w:rsidR="00565AEE">
          <w:rPr>
            <w:noProof/>
            <w:webHidden/>
          </w:rPr>
          <w:fldChar w:fldCharType="begin"/>
        </w:r>
        <w:r w:rsidR="00565AEE">
          <w:rPr>
            <w:noProof/>
            <w:webHidden/>
          </w:rPr>
          <w:instrText xml:space="preserve"> PAGEREF _Toc131080957 \h </w:instrText>
        </w:r>
        <w:r w:rsidR="00565AEE">
          <w:rPr>
            <w:noProof/>
            <w:webHidden/>
          </w:rPr>
        </w:r>
        <w:r w:rsidR="00565AEE">
          <w:rPr>
            <w:noProof/>
            <w:webHidden/>
          </w:rPr>
          <w:fldChar w:fldCharType="separate"/>
        </w:r>
        <w:r w:rsidR="00565AEE">
          <w:rPr>
            <w:noProof/>
            <w:webHidden/>
          </w:rPr>
          <w:t>177</w:t>
        </w:r>
        <w:r w:rsidR="00565AEE">
          <w:rPr>
            <w:noProof/>
            <w:webHidden/>
          </w:rPr>
          <w:fldChar w:fldCharType="end"/>
        </w:r>
      </w:hyperlink>
    </w:p>
    <w:p w14:paraId="257880EC" w14:textId="71567883" w:rsidR="00565AEE" w:rsidRDefault="009338CC">
      <w:pPr>
        <w:pStyle w:val="12"/>
        <w:rPr>
          <w:rFonts w:asciiTheme="minorHAnsi" w:eastAsiaTheme="minorEastAsia" w:hAnsiTheme="minorHAnsi" w:cstheme="minorBidi"/>
          <w:b w:val="0"/>
          <w:caps w:val="0"/>
          <w:szCs w:val="22"/>
        </w:rPr>
      </w:pPr>
      <w:hyperlink w:anchor="_Toc131080958" w:history="1">
        <w:r w:rsidR="00565AEE" w:rsidRPr="00BB0065">
          <w:rPr>
            <w:rStyle w:val="a7"/>
            <w:rFonts w:ascii="標楷體" w:hAnsi="標楷體" w:hint="eastAsia"/>
          </w:rPr>
          <w:t>第</w:t>
        </w:r>
        <w:r w:rsidR="00565AEE" w:rsidRPr="00BB0065">
          <w:rPr>
            <w:rStyle w:val="a7"/>
            <w:rFonts w:ascii="標楷體" w:hAnsi="標楷體"/>
          </w:rPr>
          <w:t>4</w:t>
        </w:r>
        <w:r w:rsidR="00565AEE" w:rsidRPr="00BB0065">
          <w:rPr>
            <w:rStyle w:val="a7"/>
            <w:rFonts w:ascii="標楷體" w:hAnsi="標楷體" w:hint="eastAsia"/>
          </w:rPr>
          <w:t>章</w:t>
        </w:r>
        <w:r w:rsidR="00565AEE" w:rsidRPr="00BB0065">
          <w:rPr>
            <w:rStyle w:val="a7"/>
            <w:rFonts w:ascii="標楷體" w:hAnsi="標楷體"/>
          </w:rPr>
          <w:t xml:space="preserve"> </w:t>
        </w:r>
        <w:r w:rsidR="00565AEE" w:rsidRPr="00BB0065">
          <w:rPr>
            <w:rStyle w:val="a7"/>
            <w:rFonts w:ascii="標楷體" w:hAnsi="標楷體" w:hint="eastAsia"/>
          </w:rPr>
          <w:t>其他與附件</w:t>
        </w:r>
        <w:r w:rsidR="00565AEE">
          <w:rPr>
            <w:webHidden/>
          </w:rPr>
          <w:tab/>
        </w:r>
        <w:r w:rsidR="00565AEE">
          <w:rPr>
            <w:webHidden/>
          </w:rPr>
          <w:fldChar w:fldCharType="begin"/>
        </w:r>
        <w:r w:rsidR="00565AEE">
          <w:rPr>
            <w:webHidden/>
          </w:rPr>
          <w:instrText xml:space="preserve"> PAGEREF _Toc131080958 \h </w:instrText>
        </w:r>
        <w:r w:rsidR="00565AEE">
          <w:rPr>
            <w:webHidden/>
          </w:rPr>
        </w:r>
        <w:r w:rsidR="00565AEE">
          <w:rPr>
            <w:webHidden/>
          </w:rPr>
          <w:fldChar w:fldCharType="separate"/>
        </w:r>
        <w:r w:rsidR="00565AEE">
          <w:rPr>
            <w:webHidden/>
          </w:rPr>
          <w:t>180</w:t>
        </w:r>
        <w:r w:rsidR="00565AEE">
          <w:rPr>
            <w:webHidden/>
          </w:rPr>
          <w:fldChar w:fldCharType="end"/>
        </w:r>
      </w:hyperlink>
    </w:p>
    <w:p w14:paraId="1AF6B135" w14:textId="2D42EF9B" w:rsidR="00565AEE" w:rsidRDefault="009338CC">
      <w:pPr>
        <w:pStyle w:val="22"/>
        <w:rPr>
          <w:rFonts w:asciiTheme="minorHAnsi" w:eastAsiaTheme="minorEastAsia" w:hAnsiTheme="minorHAnsi" w:cstheme="minorBidi"/>
          <w:b w:val="0"/>
          <w:sz w:val="24"/>
          <w:szCs w:val="22"/>
        </w:rPr>
      </w:pPr>
      <w:hyperlink w:anchor="_Toc131080959" w:history="1">
        <w:r w:rsidR="00565AEE" w:rsidRPr="00BB0065">
          <w:rPr>
            <w:rStyle w:val="a7"/>
            <w:rFonts w:ascii="標楷體" w:hAnsi="標楷體"/>
          </w:rPr>
          <w:t xml:space="preserve">4.1    </w:t>
        </w:r>
        <w:r w:rsidR="00565AEE" w:rsidRPr="00BB0065">
          <w:rPr>
            <w:rStyle w:val="a7"/>
            <w:rFonts w:ascii="標楷體" w:hAnsi="標楷體" w:hint="eastAsia"/>
          </w:rPr>
          <w:t>其他</w:t>
        </w:r>
        <w:r w:rsidR="00565AEE">
          <w:rPr>
            <w:webHidden/>
          </w:rPr>
          <w:tab/>
        </w:r>
        <w:r w:rsidR="00565AEE">
          <w:rPr>
            <w:webHidden/>
          </w:rPr>
          <w:fldChar w:fldCharType="begin"/>
        </w:r>
        <w:r w:rsidR="00565AEE">
          <w:rPr>
            <w:webHidden/>
          </w:rPr>
          <w:instrText xml:space="preserve"> PAGEREF _Toc131080959 \h </w:instrText>
        </w:r>
        <w:r w:rsidR="00565AEE">
          <w:rPr>
            <w:webHidden/>
          </w:rPr>
        </w:r>
        <w:r w:rsidR="00565AEE">
          <w:rPr>
            <w:webHidden/>
          </w:rPr>
          <w:fldChar w:fldCharType="separate"/>
        </w:r>
        <w:r w:rsidR="00565AEE">
          <w:rPr>
            <w:webHidden/>
          </w:rPr>
          <w:t>180</w:t>
        </w:r>
        <w:r w:rsidR="00565AEE">
          <w:rPr>
            <w:webHidden/>
          </w:rPr>
          <w:fldChar w:fldCharType="end"/>
        </w:r>
      </w:hyperlink>
    </w:p>
    <w:p w14:paraId="04F8FF12" w14:textId="3517C429" w:rsidR="00565AEE" w:rsidRDefault="009338CC">
      <w:pPr>
        <w:pStyle w:val="22"/>
        <w:rPr>
          <w:rFonts w:asciiTheme="minorHAnsi" w:eastAsiaTheme="minorEastAsia" w:hAnsiTheme="minorHAnsi" w:cstheme="minorBidi"/>
          <w:b w:val="0"/>
          <w:sz w:val="24"/>
          <w:szCs w:val="22"/>
        </w:rPr>
      </w:pPr>
      <w:hyperlink w:anchor="_Toc131080960" w:history="1">
        <w:r w:rsidR="00565AEE" w:rsidRPr="00BB0065">
          <w:rPr>
            <w:rStyle w:val="a7"/>
            <w:rFonts w:ascii="標楷體" w:hAnsi="標楷體"/>
          </w:rPr>
          <w:t xml:space="preserve">4.2    </w:t>
        </w:r>
        <w:r w:rsidR="00565AEE" w:rsidRPr="00BB0065">
          <w:rPr>
            <w:rStyle w:val="a7"/>
            <w:rFonts w:ascii="標楷體" w:hAnsi="標楷體" w:hint="eastAsia"/>
          </w:rPr>
          <w:t>附件</w:t>
        </w:r>
        <w:r w:rsidR="00565AEE">
          <w:rPr>
            <w:webHidden/>
          </w:rPr>
          <w:tab/>
        </w:r>
        <w:r w:rsidR="00565AEE">
          <w:rPr>
            <w:webHidden/>
          </w:rPr>
          <w:fldChar w:fldCharType="begin"/>
        </w:r>
        <w:r w:rsidR="00565AEE">
          <w:rPr>
            <w:webHidden/>
          </w:rPr>
          <w:instrText xml:space="preserve"> PAGEREF _Toc131080960 \h </w:instrText>
        </w:r>
        <w:r w:rsidR="00565AEE">
          <w:rPr>
            <w:webHidden/>
          </w:rPr>
        </w:r>
        <w:r w:rsidR="00565AEE">
          <w:rPr>
            <w:webHidden/>
          </w:rPr>
          <w:fldChar w:fldCharType="separate"/>
        </w:r>
        <w:r w:rsidR="00565AEE">
          <w:rPr>
            <w:webHidden/>
          </w:rPr>
          <w:t>180</w:t>
        </w:r>
        <w:r w:rsidR="00565AEE">
          <w:rPr>
            <w:webHidden/>
          </w:rPr>
          <w:fldChar w:fldCharType="end"/>
        </w:r>
      </w:hyperlink>
    </w:p>
    <w:p w14:paraId="5F5E0D95" w14:textId="6F15B6B9" w:rsidR="00565AEE" w:rsidRDefault="009338CC">
      <w:pPr>
        <w:pStyle w:val="22"/>
        <w:rPr>
          <w:rFonts w:asciiTheme="minorHAnsi" w:eastAsiaTheme="minorEastAsia" w:hAnsiTheme="minorHAnsi" w:cstheme="minorBidi"/>
          <w:b w:val="0"/>
          <w:sz w:val="24"/>
          <w:szCs w:val="22"/>
        </w:rPr>
      </w:pPr>
      <w:hyperlink w:anchor="_Toc131080961" w:history="1">
        <w:r w:rsidR="00565AEE" w:rsidRPr="00BB0065">
          <w:rPr>
            <w:rStyle w:val="a7"/>
            <w:rFonts w:ascii="標楷體" w:hAnsi="標楷體"/>
          </w:rPr>
          <w:t xml:space="preserve">4.2.1    </w:t>
        </w:r>
        <w:r w:rsidR="00565AEE" w:rsidRPr="00BB0065">
          <w:rPr>
            <w:rStyle w:val="a7"/>
            <w:rFonts w:ascii="標楷體" w:hAnsi="標楷體" w:hint="eastAsia"/>
          </w:rPr>
          <w:t>規定管制代碼新舊對照表</w:t>
        </w:r>
        <w:r w:rsidR="00565AEE">
          <w:rPr>
            <w:webHidden/>
          </w:rPr>
          <w:tab/>
        </w:r>
        <w:r w:rsidR="00565AEE">
          <w:rPr>
            <w:webHidden/>
          </w:rPr>
          <w:fldChar w:fldCharType="begin"/>
        </w:r>
        <w:r w:rsidR="00565AEE">
          <w:rPr>
            <w:webHidden/>
          </w:rPr>
          <w:instrText xml:space="preserve"> PAGEREF _Toc131080961 \h </w:instrText>
        </w:r>
        <w:r w:rsidR="00565AEE">
          <w:rPr>
            <w:webHidden/>
          </w:rPr>
        </w:r>
        <w:r w:rsidR="00565AEE">
          <w:rPr>
            <w:webHidden/>
          </w:rPr>
          <w:fldChar w:fldCharType="separate"/>
        </w:r>
        <w:r w:rsidR="00565AEE">
          <w:rPr>
            <w:webHidden/>
          </w:rPr>
          <w:t>180</w:t>
        </w:r>
        <w:r w:rsidR="00565AEE">
          <w:rPr>
            <w:webHidden/>
          </w:rPr>
          <w:fldChar w:fldCharType="end"/>
        </w:r>
      </w:hyperlink>
    </w:p>
    <w:p w14:paraId="363C083D" w14:textId="4983FEF4" w:rsidR="00565AEE" w:rsidRDefault="009338CC">
      <w:pPr>
        <w:pStyle w:val="22"/>
        <w:rPr>
          <w:rFonts w:asciiTheme="minorHAnsi" w:eastAsiaTheme="minorEastAsia" w:hAnsiTheme="minorHAnsi" w:cstheme="minorBidi"/>
          <w:b w:val="0"/>
          <w:sz w:val="24"/>
          <w:szCs w:val="22"/>
        </w:rPr>
      </w:pPr>
      <w:hyperlink w:anchor="_Toc131080962" w:history="1">
        <w:r w:rsidR="00565AEE" w:rsidRPr="00BB0065">
          <w:rPr>
            <w:rStyle w:val="a7"/>
            <w:rFonts w:ascii="標楷體" w:hAnsi="標楷體"/>
          </w:rPr>
          <w:t xml:space="preserve">4.2.2    </w:t>
        </w:r>
        <w:r w:rsidR="00565AEE" w:rsidRPr="00BB0065">
          <w:rPr>
            <w:rStyle w:val="a7"/>
            <w:rFonts w:ascii="標楷體" w:hAnsi="標楷體" w:hint="eastAsia"/>
          </w:rPr>
          <w:t>保證人關係代碼</w:t>
        </w:r>
        <w:r w:rsidR="00565AEE">
          <w:rPr>
            <w:webHidden/>
          </w:rPr>
          <w:tab/>
        </w:r>
        <w:r w:rsidR="00565AEE">
          <w:rPr>
            <w:webHidden/>
          </w:rPr>
          <w:fldChar w:fldCharType="begin"/>
        </w:r>
        <w:r w:rsidR="00565AEE">
          <w:rPr>
            <w:webHidden/>
          </w:rPr>
          <w:instrText xml:space="preserve"> PAGEREF _Toc131080962 \h </w:instrText>
        </w:r>
        <w:r w:rsidR="00565AEE">
          <w:rPr>
            <w:webHidden/>
          </w:rPr>
        </w:r>
        <w:r w:rsidR="00565AEE">
          <w:rPr>
            <w:webHidden/>
          </w:rPr>
          <w:fldChar w:fldCharType="separate"/>
        </w:r>
        <w:r w:rsidR="00565AEE">
          <w:rPr>
            <w:webHidden/>
          </w:rPr>
          <w:t>181</w:t>
        </w:r>
        <w:r w:rsidR="00565AEE">
          <w:rPr>
            <w:webHidden/>
          </w:rPr>
          <w:fldChar w:fldCharType="end"/>
        </w:r>
      </w:hyperlink>
    </w:p>
    <w:p w14:paraId="32382B8B" w14:textId="3814D059"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5A04623E"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131080897"/>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6598A904"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131080898"/>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3BB3122F"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131080899"/>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36F61823"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131080900"/>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61B29C9D"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131080901"/>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41787978" r:id="rId18"/>
        </w:object>
      </w:r>
    </w:p>
    <w:p w14:paraId="42DC9EF0" w14:textId="77777777" w:rsidR="00E55F55" w:rsidRPr="004A1C2C" w:rsidRDefault="00E55F55" w:rsidP="00E55F55">
      <w:pPr>
        <w:rPr>
          <w:rFonts w:ascii="標楷體" w:eastAsia="標楷體" w:hAnsi="標楷體"/>
        </w:rPr>
      </w:pPr>
    </w:p>
    <w:p w14:paraId="24CA456A" w14:textId="1406826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131080902"/>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w:t>
      </w:r>
      <w:proofErr w:type="spellStart"/>
      <w:r w:rsidRPr="008F20B5">
        <w:rPr>
          <w:rFonts w:ascii="標楷體" w:hAnsi="標楷體"/>
          <w:szCs w:val="22"/>
        </w:rPr>
        <w:t>Eloan</w:t>
      </w:r>
      <w:proofErr w:type="spellEnd"/>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594DAF84"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131080903"/>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30EEBD49"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131080904"/>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0A54CEEA"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131080905"/>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3597D42F"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w:t>
      </w:r>
      <w:r w:rsidR="00D4294B">
        <w:rPr>
          <w:rFonts w:ascii="標楷體" w:eastAsia="標楷體" w:hAnsi="標楷體" w:hint="eastAsia"/>
          <w:sz w:val="28"/>
          <w:szCs w:val="28"/>
        </w:rPr>
        <w:t>表外放款承諾資料產出</w:t>
      </w:r>
      <w:r w:rsidRPr="008F20B5">
        <w:rPr>
          <w:rFonts w:ascii="標楷體" w:eastAsia="標楷體" w:hAnsi="標楷體"/>
          <w:sz w:val="28"/>
          <w:szCs w:val="28"/>
        </w:rPr>
        <w:t>。</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3D122306"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w:t>
      </w:r>
      <w:r w:rsidR="00D4294B" w:rsidRPr="008F20B5">
        <w:rPr>
          <w:rFonts w:ascii="標楷體" w:eastAsia="標楷體" w:hAnsi="標楷體"/>
          <w:sz w:val="28"/>
          <w:szCs w:val="28"/>
        </w:rPr>
        <w:t>違約損失率維護(LGD為系統自動運算)。</w:t>
      </w:r>
    </w:p>
    <w:p w14:paraId="128E6457" w14:textId="2601F821"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w:t>
      </w:r>
      <w:r w:rsidR="00D4294B" w:rsidRPr="008F20B5">
        <w:rPr>
          <w:rFonts w:ascii="標楷體" w:eastAsia="標楷體" w:hAnsi="標楷體"/>
          <w:sz w:val="28"/>
          <w:szCs w:val="28"/>
        </w:rPr>
        <w:t>IAS39</w:t>
      </w:r>
      <w:r w:rsidR="00D4294B" w:rsidRPr="008F20B5">
        <w:rPr>
          <w:rFonts w:ascii="標楷體" w:eastAsia="標楷體" w:hAnsi="標楷體" w:hint="eastAsia"/>
          <w:sz w:val="28"/>
          <w:szCs w:val="28"/>
        </w:rPr>
        <w:t>利息法帳面資料上傳作業</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28EC9DB3"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E27C8B1" w14:textId="02316C4D"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D4294B">
        <w:rPr>
          <w:rFonts w:ascii="標楷體" w:eastAsia="標楷體" w:hAnsi="標楷體" w:hint="eastAsia"/>
        </w:rPr>
        <w:lastRenderedPageBreak/>
        <w:t>8</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1F823D85" w:rsidR="00E55F55" w:rsidRPr="006A344A" w:rsidRDefault="00D4294B">
      <w:pPr>
        <w:widowControl/>
        <w:rPr>
          <w:rFonts w:ascii="標楷體" w:eastAsia="標楷體" w:hAnsi="標楷體"/>
        </w:rPr>
      </w:pPr>
      <w:r w:rsidRPr="00D4294B">
        <w:rPr>
          <w:rFonts w:ascii="標楷體" w:eastAsia="標楷體" w:hAnsi="標楷體"/>
          <w:noProof/>
        </w:rPr>
        <w:lastRenderedPageBreak/>
        <w:drawing>
          <wp:inline distT="0" distB="0" distL="0" distR="0" wp14:anchorId="27BA7BA2" wp14:editId="2C84195F">
            <wp:extent cx="6080760" cy="86945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428" cy="8716940"/>
                    </a:xfrm>
                    <a:prstGeom prst="rect">
                      <a:avLst/>
                    </a:prstGeom>
                  </pic:spPr>
                </pic:pic>
              </a:graphicData>
            </a:graphic>
          </wp:inline>
        </w:drawing>
      </w: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410E812F"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131080906"/>
      <w:r w:rsidRPr="004A1C2C">
        <w:rPr>
          <w:rFonts w:ascii="標楷體" w:hAnsi="標楷體" w:hint="eastAsia"/>
        </w:rPr>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54D54DF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131080907"/>
      <w:proofErr w:type="spellStart"/>
      <w:r w:rsidRPr="004A1C2C">
        <w:rPr>
          <w:rFonts w:ascii="標楷體" w:hAnsi="標楷體"/>
        </w:rPr>
        <w:t>Eloan</w:t>
      </w:r>
      <w:proofErr w:type="spellEnd"/>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0F0192AC"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lastRenderedPageBreak/>
        <w:br w:type="page"/>
      </w:r>
    </w:p>
    <w:p w14:paraId="3F9BC110" w14:textId="77777777" w:rsidR="001F4582" w:rsidRPr="008F20B5" w:rsidRDefault="001F4582">
      <w:pPr>
        <w:widowControl/>
        <w:rPr>
          <w:rFonts w:ascii="標楷體" w:eastAsia="標楷體" w:hAnsi="標楷體"/>
          <w:sz w:val="32"/>
          <w:szCs w:val="20"/>
        </w:rPr>
      </w:pPr>
    </w:p>
    <w:p w14:paraId="554A5F46" w14:textId="2E6A5B92"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131080908"/>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49493D" w14:textId="77777777" w:rsidR="001218F7" w:rsidRDefault="001218F7" w:rsidP="001218F7">
      <w:pPr>
        <w:pStyle w:val="af9"/>
        <w:rPr>
          <w:rFonts w:ascii="標楷體" w:eastAsia="標楷體" w:hAnsi="標楷體"/>
          <w:sz w:val="32"/>
          <w:szCs w:val="32"/>
          <w:highlight w:val="yellow"/>
        </w:rPr>
      </w:pPr>
      <w:r>
        <w:rPr>
          <w:rFonts w:ascii="標楷體" w:eastAsia="標楷體" w:hAnsi="標楷體" w:hint="eastAsia"/>
          <w:sz w:val="32"/>
          <w:szCs w:val="32"/>
          <w:highlight w:val="yellow"/>
        </w:rPr>
        <w:t>(1)欄位長度</w:t>
      </w:r>
    </w:p>
    <w:p w14:paraId="588B6C98" w14:textId="77777777" w:rsidR="001218F7" w:rsidRDefault="001218F7" w:rsidP="001218F7">
      <w:pPr>
        <w:ind w:leftChars="400" w:left="960"/>
        <w:rPr>
          <w:rFonts w:ascii="標楷體" w:eastAsia="標楷體" w:hAnsi="標楷體"/>
          <w:highlight w:val="green"/>
        </w:rPr>
      </w:pPr>
    </w:p>
    <w:p w14:paraId="77D1EF56" w14:textId="77777777" w:rsidR="001218F7" w:rsidRDefault="001218F7" w:rsidP="001218F7">
      <w:pPr>
        <w:ind w:leftChars="400" w:left="960"/>
        <w:rPr>
          <w:rFonts w:ascii="標楷體" w:eastAsia="標楷體" w:hAnsi="標楷體"/>
        </w:rPr>
      </w:pPr>
      <w:r>
        <w:rPr>
          <w:rFonts w:ascii="標楷體" w:eastAsia="標楷體" w:hAnsi="標楷體" w:hint="eastAsia"/>
          <w:highlight w:val="yellow"/>
        </w:rPr>
        <w:t>欄位長度如未限制輸入型態，當輸入全形中文或全形英數字時，其欄位長度佔2位，可輸入字數需相應減少。</w:t>
      </w:r>
    </w:p>
    <w:p w14:paraId="2AD8112B" w14:textId="7665F9DD" w:rsidR="00E55F55" w:rsidRPr="001218F7" w:rsidRDefault="00E55F55" w:rsidP="001218F7">
      <w:pPr>
        <w:tabs>
          <w:tab w:val="left" w:pos="788"/>
        </w:tabs>
        <w:rPr>
          <w:rFonts w:ascii="標楷體" w:eastAsia="標楷體" w:hAnsi="標楷體"/>
          <w:sz w:val="32"/>
          <w:szCs w:val="32"/>
        </w:rPr>
      </w:pP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100725F3"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131080909"/>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C83840A"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131080910"/>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9338CC"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9338CC"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9338CC"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9338CC"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9338CC"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9338CC"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9338CC"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9338CC"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9338CC"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9338CC"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9338CC"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9338CC"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9338CC"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9338CC"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9338CC"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9338CC"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9338CC"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9338CC"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9338CC"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9338CC"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9338CC"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3DC75F60"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131080911"/>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3F919925"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131080912"/>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0CC8698D"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131080913"/>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47BCB82A"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w:t>
            </w:r>
            <w:r w:rsidRPr="001B4EDF">
              <w:rPr>
                <w:rFonts w:ascii="標楷體" w:eastAsia="標楷體" w:hAnsi="標楷體" w:hint="eastAsia"/>
                <w:color w:val="000000"/>
              </w:rPr>
              <w:lastRenderedPageBreak/>
              <w:t>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sidRPr="00270F9F">
        <w:rPr>
          <w:rFonts w:hint="eastAsia"/>
          <w:color w:val="FF0000"/>
          <w:highlight w:val="lightGray"/>
        </w:rPr>
        <w:t>輸出畫面</w:t>
      </w:r>
    </w:p>
    <w:p w14:paraId="63EEFE62" w14:textId="74F3321E" w:rsidR="00B62664" w:rsidRPr="007C1268" w:rsidRDefault="00230871" w:rsidP="00B62664">
      <w:r w:rsidRPr="00230871">
        <w:rPr>
          <w:noProof/>
        </w:rPr>
        <w:drawing>
          <wp:inline distT="0" distB="0" distL="0" distR="0" wp14:anchorId="04DC5DEC" wp14:editId="150BDDE2">
            <wp:extent cx="5544324" cy="657316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6573167"/>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修改</w:t>
            </w:r>
            <w:proofErr w:type="spellEnd"/>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w:t>
            </w:r>
            <w:r w:rsidRPr="00C73533">
              <w:rPr>
                <w:rFonts w:ascii="標楷體" w:eastAsia="標楷體" w:hAnsi="標楷體" w:hint="eastAsia"/>
              </w:rPr>
              <w:lastRenderedPageBreak/>
              <w:t>錄</w:t>
            </w:r>
            <w:r w:rsidRPr="00A96919">
              <w:rPr>
                <w:rFonts w:ascii="標楷體" w:eastAsia="標楷體" w:hAnsi="標楷體" w:hint="eastAsia"/>
              </w:rPr>
              <w:t>】，供修改</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230871" w14:paraId="485FF538" w14:textId="77777777" w:rsidTr="00F009C9">
        <w:tc>
          <w:tcPr>
            <w:tcW w:w="784" w:type="dxa"/>
            <w:tcBorders>
              <w:top w:val="single" w:sz="4" w:space="0" w:color="auto"/>
              <w:left w:val="single" w:sz="4" w:space="0" w:color="auto"/>
              <w:bottom w:val="single" w:sz="4" w:space="0" w:color="auto"/>
              <w:right w:val="single" w:sz="4" w:space="0" w:color="auto"/>
            </w:tcBorders>
          </w:tcPr>
          <w:p w14:paraId="32AA4693" w14:textId="16C9818A" w:rsidR="00230871" w:rsidRPr="00270F9F" w:rsidRDefault="00230871" w:rsidP="00F009C9">
            <w:pPr>
              <w:rPr>
                <w:rFonts w:ascii="標楷體" w:eastAsia="標楷體" w:hAnsi="標楷體"/>
                <w:color w:val="FF0000"/>
                <w:lang w:val="x-none" w:eastAsia="x-none"/>
              </w:rPr>
            </w:pPr>
            <w:r w:rsidRPr="00270F9F">
              <w:rPr>
                <w:rFonts w:ascii="標楷體" w:eastAsia="標楷體" w:hAnsi="標楷體" w:hint="eastAsia"/>
                <w:color w:val="FF0000"/>
                <w:highlight w:val="lightGray"/>
                <w:lang w:val="x-none"/>
              </w:rPr>
              <w:lastRenderedPageBreak/>
              <w:t>2</w:t>
            </w:r>
          </w:p>
        </w:tc>
        <w:tc>
          <w:tcPr>
            <w:tcW w:w="1201" w:type="dxa"/>
            <w:tcBorders>
              <w:top w:val="single" w:sz="4" w:space="0" w:color="auto"/>
              <w:left w:val="single" w:sz="4" w:space="0" w:color="auto"/>
              <w:bottom w:val="single" w:sz="4" w:space="0" w:color="auto"/>
              <w:right w:val="single" w:sz="4" w:space="0" w:color="auto"/>
            </w:tcBorders>
          </w:tcPr>
          <w:p w14:paraId="49623637" w14:textId="1E91AA54"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按鈕</w:t>
            </w:r>
          </w:p>
        </w:tc>
        <w:tc>
          <w:tcPr>
            <w:tcW w:w="2104" w:type="dxa"/>
            <w:tcBorders>
              <w:top w:val="single" w:sz="4" w:space="0" w:color="auto"/>
              <w:left w:val="single" w:sz="4" w:space="0" w:color="auto"/>
              <w:bottom w:val="single" w:sz="4" w:space="0" w:color="auto"/>
              <w:right w:val="single" w:sz="4" w:space="0" w:color="auto"/>
            </w:tcBorders>
          </w:tcPr>
          <w:p w14:paraId="57C6BA64" w14:textId="5F97F6E1"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複製</w:t>
            </w:r>
          </w:p>
        </w:tc>
        <w:tc>
          <w:tcPr>
            <w:tcW w:w="2496" w:type="dxa"/>
            <w:tcBorders>
              <w:top w:val="single" w:sz="4" w:space="0" w:color="auto"/>
              <w:left w:val="single" w:sz="4" w:space="0" w:color="auto"/>
              <w:bottom w:val="single" w:sz="4" w:space="0" w:color="auto"/>
              <w:right w:val="single" w:sz="4" w:space="0" w:color="auto"/>
            </w:tcBorders>
          </w:tcPr>
          <w:p w14:paraId="7DE96312" w14:textId="77777777" w:rsidR="00230871" w:rsidRDefault="00230871"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tcPr>
          <w:p w14:paraId="7D8A9415" w14:textId="10013638" w:rsidR="00230871" w:rsidRDefault="00230871"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w:t>
            </w:r>
            <w:r>
              <w:rPr>
                <w:rFonts w:ascii="標楷體" w:eastAsia="標楷體" w:hAnsi="標楷體" w:hint="eastAsia"/>
              </w:rPr>
              <w:t>複製</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1B324806"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生效日期</w:t>
            </w:r>
            <w:proofErr w:type="spellEnd"/>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5EBD1325"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類別</w:t>
            </w:r>
            <w:proofErr w:type="spellEnd"/>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41852D37" w14:textId="4865DFB7" w:rsidR="004710AD" w:rsidRPr="00270F9F" w:rsidRDefault="004710AD" w:rsidP="004710AD">
            <w:pPr>
              <w:rPr>
                <w:rFonts w:ascii="標楷體" w:eastAsia="標楷體" w:hAnsi="標楷體"/>
                <w:color w:val="FF0000"/>
                <w:highlight w:val="lightGray"/>
              </w:rPr>
            </w:pPr>
            <w:r w:rsidRPr="00270F9F">
              <w:rPr>
                <w:rFonts w:ascii="標楷體" w:eastAsia="標楷體" w:hAnsi="標楷體" w:hint="eastAsia"/>
                <w:color w:val="FF0000"/>
                <w:highlight w:val="lightGray"/>
              </w:rPr>
              <w:t>依據</w:t>
            </w:r>
            <w:proofErr w:type="spellStart"/>
            <w:r w:rsidRPr="00270F9F">
              <w:rPr>
                <w:rFonts w:ascii="標楷體" w:eastAsia="標楷體" w:hAnsi="標楷體" w:hint="eastAsia"/>
                <w:color w:val="FF0000"/>
                <w:highlight w:val="lightGray"/>
              </w:rPr>
              <w:t>CdCode</w:t>
            </w:r>
            <w:proofErr w:type="spellEnd"/>
            <w:r w:rsidRPr="00270F9F">
              <w:rPr>
                <w:rFonts w:ascii="標楷體" w:eastAsia="標楷體" w:hAnsi="標楷體" w:hint="eastAsia"/>
                <w:color w:val="FF0000"/>
                <w:highlight w:val="lightGray"/>
              </w:rPr>
              <w:t>的</w:t>
            </w:r>
            <w:proofErr w:type="spellStart"/>
            <w:r w:rsidRPr="00270F9F">
              <w:rPr>
                <w:rFonts w:ascii="標楷體" w:eastAsia="標楷體" w:hAnsi="標楷體" w:hint="eastAsia"/>
                <w:color w:val="FF0000"/>
                <w:highlight w:val="lightGray"/>
              </w:rPr>
              <w:t>DefCode</w:t>
            </w:r>
            <w:proofErr w:type="spellEnd"/>
            <w:r w:rsidRPr="00270F9F">
              <w:rPr>
                <w:rFonts w:ascii="標楷體" w:eastAsia="標楷體" w:hAnsi="標楷體" w:hint="eastAsia"/>
                <w:color w:val="FF0000"/>
                <w:highlight w:val="lightGray"/>
              </w:rPr>
              <w:t>=</w:t>
            </w:r>
            <w:r w:rsidRPr="00270F9F">
              <w:rPr>
                <w:color w:val="FF0000"/>
                <w:highlight w:val="lightGray"/>
              </w:rPr>
              <w:t xml:space="preserve"> </w:t>
            </w:r>
            <w:r w:rsidRPr="00270F9F">
              <w:rPr>
                <w:rFonts w:ascii="標楷體" w:eastAsia="標楷體" w:hAnsi="標楷體"/>
                <w:color w:val="FF0000"/>
                <w:highlight w:val="lightGray"/>
              </w:rPr>
              <w:t>Ias39LGDType</w:t>
            </w:r>
          </w:p>
          <w:p w14:paraId="7A7D71DD"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3986154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67EC526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0236B40"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19D66AEA"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51D065CE"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1EBDF74" w14:textId="42DE5EA9" w:rsidR="00B62664" w:rsidRPr="00FA5AA9" w:rsidRDefault="004710AD" w:rsidP="004710AD">
            <w:pPr>
              <w:ind w:left="265" w:hangingChars="98" w:hanging="265"/>
              <w:rPr>
                <w:rFonts w:ascii="標楷體" w:eastAsia="標楷體" w:hAnsi="標楷體"/>
                <w:highlight w:val="darkGray"/>
              </w:rPr>
            </w:pPr>
            <w:r w:rsidRPr="00270F9F">
              <w:rPr>
                <w:rFonts w:ascii="標楷體" w:eastAsia="標楷體" w:hAnsi="標楷體" w:cs="細明體" w:hint="eastAsia"/>
                <w:color w:val="FF0000"/>
                <w:spacing w:val="15"/>
                <w:highlight w:val="lightGray"/>
              </w:rPr>
              <w:t>08:其他</w:t>
            </w: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2B8A5720"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76F3DA13" w:rsidR="00B62664" w:rsidRPr="00B62664" w:rsidRDefault="00B62664" w:rsidP="0078740E">
      <w:pPr>
        <w:pStyle w:val="3"/>
        <w:numPr>
          <w:ilvl w:val="2"/>
          <w:numId w:val="7"/>
        </w:numPr>
        <w:spacing w:before="0"/>
        <w:rPr>
          <w:rFonts w:ascii="標楷體" w:hAnsi="標楷體"/>
          <w:b/>
          <w:szCs w:val="32"/>
        </w:rPr>
      </w:pPr>
      <w:bookmarkStart w:id="115" w:name="_Toc131080914"/>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0554FD4E" w14:textId="77777777" w:rsidR="00B62664"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59264E8E" w14:textId="0E0C015B" w:rsidR="00FA5AA9" w:rsidRPr="0058227F" w:rsidRDefault="00FA5AA9" w:rsidP="00F009C9">
            <w:pPr>
              <w:ind w:leftChars="100" w:left="240"/>
              <w:rPr>
                <w:rFonts w:ascii="標楷體" w:eastAsia="標楷體" w:hAnsi="標楷體"/>
              </w:rPr>
            </w:pPr>
            <w:r w:rsidRPr="00270F9F">
              <w:rPr>
                <w:rFonts w:ascii="標楷體" w:eastAsia="標楷體" w:hAnsi="標楷體" w:hint="eastAsia"/>
                <w:color w:val="FF0000"/>
                <w:highlight w:val="lightGray"/>
              </w:rPr>
              <w:t>(3).複製</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複製指定</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違約損失率</w:t>
            </w:r>
            <w:r w:rsidRPr="00270F9F">
              <w:rPr>
                <w:rFonts w:ascii="標楷體" w:eastAsia="標楷體" w:hAnsi="標楷體" w:hint="eastAsia"/>
                <w:color w:val="FF0000"/>
                <w:highlight w:val="lightGray"/>
                <w:lang w:eastAsia="zh-HK"/>
              </w:rPr>
              <w:t>檔</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lang w:val="x-none" w:eastAsia="x-none"/>
              </w:rPr>
              <w:t>Ias39LGD</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w:t>
            </w:r>
            <w:r w:rsidRPr="00270F9F">
              <w:rPr>
                <w:rFonts w:ascii="標楷體" w:eastAsia="標楷體" w:hAnsi="標楷體" w:hint="eastAsia"/>
                <w:color w:val="FF0000"/>
                <w:highlight w:val="lightGray"/>
                <w:lang w:eastAsia="zh-HK"/>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sidRPr="00270F9F">
        <w:rPr>
          <w:rFonts w:hint="eastAsia"/>
          <w:color w:val="FF0000"/>
          <w:highlight w:val="lightGray"/>
        </w:rPr>
        <w:t>新增</w:t>
      </w:r>
    </w:p>
    <w:p w14:paraId="311C69C4" w14:textId="07F374D1" w:rsidR="00B62664" w:rsidRDefault="00FA5AA9" w:rsidP="00B62664">
      <w:pPr>
        <w:rPr>
          <w:noProof/>
        </w:rPr>
      </w:pPr>
      <w:r w:rsidRPr="00FA5AA9">
        <w:rPr>
          <w:noProof/>
        </w:rPr>
        <w:drawing>
          <wp:inline distT="0" distB="0" distL="0" distR="0" wp14:anchorId="14A05FA8" wp14:editId="67826827">
            <wp:extent cx="6087325" cy="2505425"/>
            <wp:effectExtent l="0" t="0" r="889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2505425"/>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lastRenderedPageBreak/>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69FF5D81" w14:textId="0AF4BCB0"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依據</w:t>
            </w:r>
            <w:proofErr w:type="spellStart"/>
            <w:r w:rsidRPr="00270F9F">
              <w:rPr>
                <w:rFonts w:ascii="標楷體" w:eastAsia="標楷體" w:hAnsi="標楷體" w:hint="eastAsia"/>
                <w:color w:val="FF0000"/>
                <w:highlight w:val="lightGray"/>
              </w:rPr>
              <w:t>CdCode</w:t>
            </w:r>
            <w:proofErr w:type="spellEnd"/>
            <w:r w:rsidRPr="00270F9F">
              <w:rPr>
                <w:rFonts w:ascii="標楷體" w:eastAsia="標楷體" w:hAnsi="標楷體" w:hint="eastAsia"/>
                <w:color w:val="FF0000"/>
                <w:highlight w:val="lightGray"/>
              </w:rPr>
              <w:t>的</w:t>
            </w:r>
            <w:proofErr w:type="spellStart"/>
            <w:r w:rsidRPr="00270F9F">
              <w:rPr>
                <w:rFonts w:ascii="標楷體" w:eastAsia="標楷體" w:hAnsi="標楷體" w:hint="eastAsia"/>
                <w:color w:val="FF0000"/>
                <w:highlight w:val="lightGray"/>
              </w:rPr>
              <w:t>DefCode</w:t>
            </w:r>
            <w:proofErr w:type="spellEnd"/>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 xml:space="preserve"> Ias39LGDType</w:t>
            </w:r>
          </w:p>
          <w:p w14:paraId="498602C8" w14:textId="71D7EA1E"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限[啟用記號(Enable)]=[Y.啟用]</w:t>
            </w:r>
          </w:p>
          <w:p w14:paraId="35258694"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7BA8A00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0F0FF23B"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1CC723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4B4664F9"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669C78E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62769FC" w14:textId="1BD70498" w:rsidR="00B62664" w:rsidRPr="00456B60" w:rsidRDefault="00270F9F" w:rsidP="00270F9F">
            <w:pPr>
              <w:rPr>
                <w:rFonts w:ascii="標楷體" w:eastAsia="標楷體" w:hAnsi="標楷體"/>
              </w:rPr>
            </w:pPr>
            <w:r w:rsidRPr="00270F9F">
              <w:rPr>
                <w:rFonts w:ascii="標楷體" w:eastAsia="標楷體" w:hAnsi="標楷體" w:cs="細明體" w:hint="eastAsia"/>
                <w:color w:val="FF0000"/>
                <w:spacing w:val="15"/>
                <w:highlight w:val="lightGray"/>
              </w:rPr>
              <w:t>08:其他</w:t>
            </w: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5C03ACCE" w:rsidR="00B62664" w:rsidRPr="007B7D37" w:rsidRDefault="00B62664" w:rsidP="00270F9F">
            <w:pPr>
              <w:rPr>
                <w:rFonts w:ascii="標楷體" w:eastAsia="標楷體" w:hAnsi="標楷體"/>
              </w:rPr>
            </w:pPr>
            <w:r w:rsidRPr="007B7D37">
              <w:rPr>
                <w:rFonts w:ascii="標楷體" w:eastAsia="標楷體" w:hAnsi="標楷體" w:hint="eastAsia"/>
              </w:rPr>
              <w:t>1.</w:t>
            </w:r>
            <w:r w:rsidR="00270F9F" w:rsidRPr="00270F9F">
              <w:rPr>
                <w:rFonts w:ascii="標楷體" w:eastAsia="標楷體" w:hAnsi="標楷體" w:hint="eastAsia"/>
                <w:color w:val="FF0000"/>
                <w:highlight w:val="lightGray"/>
              </w:rPr>
              <w:t>限輸入代碼,檢核條件：</w:t>
            </w:r>
            <w:r w:rsidR="00270F9F" w:rsidRPr="00270F9F">
              <w:rPr>
                <w:rFonts w:ascii="標楷體" w:eastAsia="標楷體" w:hAnsi="標楷體"/>
                <w:color w:val="FF0000"/>
                <w:highlight w:val="lightGray"/>
              </w:rPr>
              <w:br/>
            </w:r>
            <w:r w:rsidR="00270F9F" w:rsidRPr="00270F9F">
              <w:rPr>
                <w:rFonts w:ascii="標楷體" w:eastAsia="標楷體" w:hAnsi="標楷體" w:hint="eastAsia"/>
                <w:color w:val="FF0000"/>
                <w:highlight w:val="lightGray"/>
              </w:rPr>
              <w:t xml:space="preserve">  </w:t>
            </w:r>
            <w:r w:rsidR="00270F9F" w:rsidRPr="00270F9F">
              <w:rPr>
                <w:rFonts w:ascii="標楷體" w:eastAsia="標楷體" w:hAnsi="標楷體" w:hint="eastAsia"/>
                <w:color w:val="FF0000"/>
                <w:highlight w:val="lightGray"/>
                <w:lang w:eastAsia="zh-HK"/>
              </w:rPr>
              <w:t>依選單</w:t>
            </w:r>
            <w:r w:rsidR="00270F9F" w:rsidRPr="00270F9F">
              <w:rPr>
                <w:rFonts w:ascii="標楷體" w:eastAsia="標楷體" w:hAnsi="標楷體" w:hint="eastAsia"/>
                <w:color w:val="FF0000"/>
                <w:highlight w:val="lightGray"/>
              </w:rPr>
              <w:t>/V(H)</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10021E08" w14:textId="77777777" w:rsidTr="00F009C9">
        <w:trPr>
          <w:trHeight w:val="244"/>
          <w:jc w:val="center"/>
        </w:trPr>
        <w:tc>
          <w:tcPr>
            <w:tcW w:w="530" w:type="dxa"/>
          </w:tcPr>
          <w:p w14:paraId="2E31F89C" w14:textId="5232DCE2" w:rsidR="00B62664" w:rsidRPr="00456B60" w:rsidRDefault="00270F9F" w:rsidP="00F009C9">
            <w:pPr>
              <w:rPr>
                <w:rFonts w:ascii="標楷體" w:eastAsia="標楷體" w:hAnsi="標楷體"/>
              </w:rPr>
            </w:pPr>
            <w:r>
              <w:rPr>
                <w:rFonts w:ascii="標楷體" w:eastAsia="標楷體" w:hAnsi="標楷體" w:hint="eastAsia"/>
              </w:rPr>
              <w:t>4</w:t>
            </w:r>
          </w:p>
        </w:tc>
        <w:tc>
          <w:tcPr>
            <w:tcW w:w="1308" w:type="dxa"/>
          </w:tcPr>
          <w:p w14:paraId="4E1B54D6" w14:textId="77777777" w:rsidR="00B62664" w:rsidRPr="00456B60" w:rsidRDefault="00B62664" w:rsidP="00F009C9">
            <w:pPr>
              <w:rPr>
                <w:rFonts w:ascii="標楷體" w:eastAsia="標楷體" w:hAnsi="標楷體"/>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rsidRPr="00270F9F">
        <w:rPr>
          <w:color w:val="FF0000"/>
          <w:highlight w:val="lightGray"/>
        </w:rPr>
        <w:lastRenderedPageBreak/>
        <w:t>UI</w:t>
      </w:r>
      <w:r w:rsidRPr="00270F9F">
        <w:rPr>
          <w:color w:val="FF0000"/>
          <w:highlight w:val="lightGray"/>
        </w:rPr>
        <w:t>畫面</w:t>
      </w:r>
      <w:r w:rsidRPr="00270F9F">
        <w:rPr>
          <w:color w:val="FF0000"/>
          <w:highlight w:val="lightGray"/>
        </w:rPr>
        <w:t>-</w:t>
      </w:r>
      <w:r w:rsidRPr="00270F9F">
        <w:rPr>
          <w:rFonts w:hint="eastAsia"/>
          <w:color w:val="FF0000"/>
          <w:highlight w:val="lightGray"/>
        </w:rPr>
        <w:t>修改</w:t>
      </w:r>
    </w:p>
    <w:p w14:paraId="167C3BD2" w14:textId="74C487CF" w:rsidR="00B62664" w:rsidRDefault="00270F9F" w:rsidP="00B62664">
      <w:pPr>
        <w:rPr>
          <w:noProof/>
        </w:rPr>
      </w:pPr>
      <w:r w:rsidRPr="00270F9F">
        <w:rPr>
          <w:noProof/>
        </w:rPr>
        <w:drawing>
          <wp:inline distT="0" distB="0" distL="0" distR="0" wp14:anchorId="788B3EE8" wp14:editId="10F9392E">
            <wp:extent cx="6020640" cy="2257740"/>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0640" cy="225774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42619FA2" w:rsidR="00B62664" w:rsidRPr="00456B60" w:rsidRDefault="00B62664" w:rsidP="00F009C9">
            <w:pPr>
              <w:rPr>
                <w:rFonts w:ascii="標楷體" w:eastAsia="標楷體" w:hAnsi="標楷體"/>
                <w:color w:val="000000"/>
              </w:rPr>
            </w:pP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FD5FBDD" w:rsidR="00B62664" w:rsidRPr="00456B60" w:rsidRDefault="00B62664" w:rsidP="00F009C9">
            <w:pPr>
              <w:rPr>
                <w:rFonts w:ascii="標楷體" w:eastAsia="標楷體" w:hAnsi="標楷體"/>
              </w:rPr>
            </w:pP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41FEBECF" w:rsidR="00B62664" w:rsidRPr="00456B60" w:rsidRDefault="00B62664" w:rsidP="00F009C9">
            <w:pPr>
              <w:rPr>
                <w:rFonts w:ascii="標楷體" w:eastAsia="標楷體" w:hAnsi="標楷體"/>
                <w:color w:val="000000"/>
              </w:rPr>
            </w:pPr>
          </w:p>
        </w:tc>
        <w:tc>
          <w:tcPr>
            <w:tcW w:w="664" w:type="dxa"/>
          </w:tcPr>
          <w:p w14:paraId="59EB8F8A" w14:textId="08467345" w:rsidR="00B62664" w:rsidRPr="00456B60" w:rsidRDefault="000B1CD5"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090DB256" w14:textId="751883FE" w:rsidR="000B1CD5" w:rsidRPr="00270F9F" w:rsidRDefault="000B1CD5" w:rsidP="000B1CD5">
            <w:pPr>
              <w:rPr>
                <w:rFonts w:ascii="標楷體" w:eastAsia="標楷體" w:hAnsi="標楷體"/>
                <w:color w:val="FF0000"/>
                <w:highlight w:val="lightGray"/>
              </w:rPr>
            </w:pPr>
            <w:r w:rsidRPr="00270F9F">
              <w:rPr>
                <w:rFonts w:ascii="標楷體" w:eastAsia="標楷體" w:hAnsi="標楷體" w:hint="eastAsia"/>
                <w:color w:val="FF0000"/>
                <w:highlight w:val="lightGray"/>
              </w:rPr>
              <w:t>依據</w:t>
            </w:r>
            <w:proofErr w:type="spellStart"/>
            <w:r w:rsidRPr="00270F9F">
              <w:rPr>
                <w:rFonts w:ascii="標楷體" w:eastAsia="標楷體" w:hAnsi="標楷體" w:hint="eastAsia"/>
                <w:color w:val="FF0000"/>
                <w:highlight w:val="lightGray"/>
              </w:rPr>
              <w:t>CdCode</w:t>
            </w:r>
            <w:proofErr w:type="spellEnd"/>
            <w:r w:rsidRPr="00270F9F">
              <w:rPr>
                <w:rFonts w:ascii="標楷體" w:eastAsia="標楷體" w:hAnsi="標楷體" w:hint="eastAsia"/>
                <w:color w:val="FF0000"/>
                <w:highlight w:val="lightGray"/>
              </w:rPr>
              <w:t>的</w:t>
            </w:r>
            <w:proofErr w:type="spellStart"/>
            <w:r w:rsidRPr="00270F9F">
              <w:rPr>
                <w:rFonts w:ascii="標楷體" w:eastAsia="標楷體" w:hAnsi="標楷體" w:hint="eastAsia"/>
                <w:color w:val="FF0000"/>
                <w:highlight w:val="lightGray"/>
              </w:rPr>
              <w:t>DefCode</w:t>
            </w:r>
            <w:proofErr w:type="spellEnd"/>
            <w:r w:rsidRPr="00270F9F">
              <w:rPr>
                <w:rFonts w:ascii="標楷體" w:eastAsia="標楷體" w:hAnsi="標楷體" w:hint="eastAsia"/>
                <w:color w:val="FF0000"/>
                <w:highlight w:val="lightGray"/>
              </w:rPr>
              <w:t>=</w:t>
            </w:r>
            <w:r w:rsidRPr="00270F9F">
              <w:rPr>
                <w:color w:val="FF0000"/>
                <w:highlight w:val="lightGray"/>
              </w:rPr>
              <w:t xml:space="preserve"> </w:t>
            </w:r>
            <w:r w:rsidRPr="00270F9F">
              <w:rPr>
                <w:rFonts w:ascii="標楷體" w:eastAsia="標楷體" w:hAnsi="標楷體"/>
                <w:color w:val="FF0000"/>
                <w:highlight w:val="lightGray"/>
              </w:rPr>
              <w:t>Ias39LGDType</w:t>
            </w:r>
          </w:p>
          <w:p w14:paraId="6D7F3AB9"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44FCAED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2CCD1E3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540DEEB7"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358BB32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4B65B73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5BFD6086" w14:textId="18337C99" w:rsidR="00B62664" w:rsidRPr="00456B60" w:rsidRDefault="000B1CD5" w:rsidP="000B1CD5">
            <w:pPr>
              <w:snapToGrid w:val="0"/>
              <w:ind w:left="267" w:hangingChars="99" w:hanging="267"/>
              <w:rPr>
                <w:rFonts w:ascii="標楷體" w:eastAsia="標楷體" w:hAnsi="標楷體"/>
                <w:color w:val="000000"/>
              </w:rPr>
            </w:pPr>
            <w:r w:rsidRPr="00270F9F">
              <w:rPr>
                <w:rFonts w:ascii="標楷體" w:eastAsia="標楷體" w:hAnsi="標楷體" w:cs="細明體" w:hint="eastAsia"/>
                <w:color w:val="FF0000"/>
                <w:spacing w:val="15"/>
                <w:highlight w:val="lightGray"/>
              </w:rPr>
              <w:t>08:其他</w:t>
            </w:r>
          </w:p>
        </w:tc>
      </w:tr>
      <w:tr w:rsidR="00B62664" w:rsidRPr="00456B60" w14:paraId="0BA82198" w14:textId="77777777" w:rsidTr="00F009C9">
        <w:trPr>
          <w:trHeight w:val="244"/>
          <w:jc w:val="center"/>
        </w:trPr>
        <w:tc>
          <w:tcPr>
            <w:tcW w:w="530" w:type="dxa"/>
          </w:tcPr>
          <w:p w14:paraId="45DF1799" w14:textId="74E86EF0" w:rsidR="00B62664" w:rsidRPr="00456B60" w:rsidRDefault="000B1CD5" w:rsidP="00F009C9">
            <w:pPr>
              <w:rPr>
                <w:rFonts w:ascii="標楷體" w:eastAsia="標楷體" w:hAnsi="標楷體"/>
              </w:rPr>
            </w:pPr>
            <w:r>
              <w:rPr>
                <w:rFonts w:ascii="標楷體" w:eastAsia="標楷體" w:hAnsi="標楷體" w:hint="eastAsia"/>
              </w:rPr>
              <w:lastRenderedPageBreak/>
              <w:t>4</w:t>
            </w:r>
          </w:p>
        </w:tc>
        <w:tc>
          <w:tcPr>
            <w:tcW w:w="1308" w:type="dxa"/>
          </w:tcPr>
          <w:p w14:paraId="1A99189C" w14:textId="77777777" w:rsidR="00B62664" w:rsidRPr="00456B60" w:rsidRDefault="00B62664" w:rsidP="00F009C9">
            <w:pPr>
              <w:rPr>
                <w:rFonts w:ascii="標楷體" w:eastAsia="標楷體" w:hAnsi="標楷體"/>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FC91B" w:rsidR="00B62664" w:rsidRDefault="00B62664" w:rsidP="00B62664">
      <w:pPr>
        <w:widowControl/>
        <w:rPr>
          <w:rFonts w:ascii="標楷體" w:eastAsia="標楷體" w:hAnsi="標楷體"/>
        </w:rPr>
      </w:pPr>
    </w:p>
    <w:p w14:paraId="64DC8D6B" w14:textId="13E50DF1" w:rsidR="000B1CD5" w:rsidRPr="0081699E" w:rsidRDefault="000B1CD5" w:rsidP="000B1CD5">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Pr>
          <w:rFonts w:hint="eastAsia"/>
          <w:color w:val="FF0000"/>
          <w:highlight w:val="lightGray"/>
        </w:rPr>
        <w:t>複製</w:t>
      </w:r>
    </w:p>
    <w:p w14:paraId="7C2A30B0" w14:textId="6200C978" w:rsidR="000B1CD5" w:rsidRDefault="008974FF" w:rsidP="000B1CD5">
      <w:pPr>
        <w:rPr>
          <w:noProof/>
        </w:rPr>
      </w:pPr>
      <w:r w:rsidRPr="008974FF">
        <w:rPr>
          <w:noProof/>
        </w:rPr>
        <w:drawing>
          <wp:inline distT="0" distB="0" distL="0" distR="0" wp14:anchorId="678E4054" wp14:editId="5746CBC7">
            <wp:extent cx="6154009" cy="228631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009" cy="2286319"/>
                    </a:xfrm>
                    <a:prstGeom prst="rect">
                      <a:avLst/>
                    </a:prstGeom>
                  </pic:spPr>
                </pic:pic>
              </a:graphicData>
            </a:graphic>
          </wp:inline>
        </w:drawing>
      </w:r>
    </w:p>
    <w:p w14:paraId="799AC293" w14:textId="77777777" w:rsidR="000B1CD5" w:rsidRDefault="000B1CD5" w:rsidP="000B1CD5">
      <w:pPr>
        <w:ind w:left="1440"/>
      </w:pPr>
    </w:p>
    <w:p w14:paraId="41277E4F" w14:textId="7EBF009C" w:rsidR="000B1CD5" w:rsidRDefault="000B1CD5" w:rsidP="000B1CD5">
      <w:pPr>
        <w:pStyle w:val="a"/>
        <w:spacing w:before="0"/>
      </w:pPr>
      <w:r w:rsidRPr="008974FF">
        <w:rPr>
          <w:color w:val="FF0000"/>
          <w:highlight w:val="lightGray"/>
        </w:rPr>
        <w:t>輸入畫面</w:t>
      </w:r>
      <w:r w:rsidRPr="008974FF">
        <w:rPr>
          <w:rFonts w:hint="eastAsia"/>
          <w:color w:val="FF0000"/>
          <w:highlight w:val="lightGray"/>
        </w:rPr>
        <w:t>按鈕</w:t>
      </w:r>
      <w:r w:rsidRPr="008974FF">
        <w:rPr>
          <w:color w:val="FF0000"/>
          <w:highlight w:val="lightGray"/>
        </w:rPr>
        <w:t>說明</w:t>
      </w:r>
      <w:r w:rsidRPr="008974FF">
        <w:rPr>
          <w:rFonts w:hint="eastAsia"/>
          <w:color w:val="FF0000"/>
          <w:highlight w:val="lightGray"/>
        </w:rPr>
        <w:t>-</w:t>
      </w:r>
      <w:r w:rsidR="008974FF" w:rsidRPr="008974FF">
        <w:rPr>
          <w:rFonts w:hint="eastAsia"/>
          <w:color w:val="FF0000"/>
          <w:highlight w:val="lightGray"/>
        </w:rPr>
        <w:t>複製</w:t>
      </w:r>
    </w:p>
    <w:tbl>
      <w:tblPr>
        <w:tblStyle w:val="ac"/>
        <w:tblW w:w="10206" w:type="dxa"/>
        <w:tblInd w:w="-5" w:type="dxa"/>
        <w:tblLook w:val="04A0" w:firstRow="1" w:lastRow="0" w:firstColumn="1" w:lastColumn="0" w:noHBand="0" w:noVBand="1"/>
      </w:tblPr>
      <w:tblGrid>
        <w:gridCol w:w="848"/>
        <w:gridCol w:w="2129"/>
        <w:gridCol w:w="7229"/>
      </w:tblGrid>
      <w:tr w:rsidR="000B1CD5" w:rsidRPr="00F5236F" w14:paraId="1F41C749" w14:textId="77777777" w:rsidTr="00C646B4">
        <w:tc>
          <w:tcPr>
            <w:tcW w:w="848" w:type="dxa"/>
            <w:shd w:val="clear" w:color="auto" w:fill="D9D9D9" w:themeFill="background1" w:themeFillShade="D9"/>
          </w:tcPr>
          <w:p w14:paraId="23256EBF" w14:textId="77777777" w:rsidR="000B1CD5" w:rsidRPr="00F5236F" w:rsidRDefault="000B1CD5" w:rsidP="00C646B4">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E166B41"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D1D7C98"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功能說明</w:t>
            </w:r>
          </w:p>
        </w:tc>
      </w:tr>
      <w:tr w:rsidR="000B1CD5" w:rsidRPr="00F5236F" w14:paraId="15A61D06" w14:textId="77777777" w:rsidTr="00C646B4">
        <w:tc>
          <w:tcPr>
            <w:tcW w:w="848" w:type="dxa"/>
          </w:tcPr>
          <w:p w14:paraId="3986FCEF" w14:textId="77777777" w:rsidR="000B1CD5" w:rsidRPr="00F5236F" w:rsidRDefault="000B1CD5" w:rsidP="00C646B4">
            <w:pPr>
              <w:jc w:val="center"/>
              <w:rPr>
                <w:rFonts w:ascii="標楷體" w:eastAsia="標楷體" w:hAnsi="標楷體"/>
                <w:lang w:eastAsia="zh-HK"/>
              </w:rPr>
            </w:pPr>
            <w:r>
              <w:rPr>
                <w:rFonts w:ascii="標楷體" w:eastAsia="標楷體" w:hAnsi="標楷體" w:hint="eastAsia"/>
              </w:rPr>
              <w:t>1</w:t>
            </w:r>
          </w:p>
        </w:tc>
        <w:tc>
          <w:tcPr>
            <w:tcW w:w="2129" w:type="dxa"/>
          </w:tcPr>
          <w:p w14:paraId="0AA22642"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09A265C1" w14:textId="333D285E" w:rsidR="000B1CD5" w:rsidRPr="00D67AF4" w:rsidRDefault="000B1CD5" w:rsidP="00C646B4">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008974FF">
              <w:rPr>
                <w:rFonts w:ascii="標楷體" w:eastAsia="標楷體" w:hAnsi="標楷體" w:hint="eastAsia"/>
                <w:lang w:eastAsia="zh-HK"/>
              </w:rPr>
              <w:t>複製</w:t>
            </w:r>
            <w:r w:rsidRPr="00D67AF4">
              <w:rPr>
                <w:rFonts w:ascii="標楷體" w:eastAsia="標楷體" w:hAnsi="標楷體" w:hint="eastAsia"/>
                <w:lang w:eastAsia="zh-HK"/>
              </w:rPr>
              <w:t>」</w:t>
            </w:r>
            <w:r w:rsidRPr="00D67AF4">
              <w:rPr>
                <w:rFonts w:ascii="標楷體" w:eastAsia="標楷體" w:hAnsi="標楷體"/>
                <w:lang w:eastAsia="zh-HK"/>
              </w:rPr>
              <w:t>時顯示</w:t>
            </w:r>
          </w:p>
          <w:p w14:paraId="3626644C" w14:textId="77777777" w:rsidR="000B1CD5" w:rsidRPr="00651325"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E28083" w14:textId="77777777" w:rsidR="000B1CD5" w:rsidRPr="00293C02" w:rsidRDefault="000B1CD5" w:rsidP="00C646B4">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016917AE" w14:textId="77777777" w:rsidR="000B1CD5" w:rsidRPr="00293C02"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7BE2BE1" w14:textId="77777777" w:rsidR="000B1CD5" w:rsidRDefault="000B1CD5" w:rsidP="00C646B4">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0B1CD5" w:rsidRPr="00F5236F" w14:paraId="1DADDF3E" w14:textId="77777777" w:rsidTr="00C646B4">
        <w:tc>
          <w:tcPr>
            <w:tcW w:w="848" w:type="dxa"/>
          </w:tcPr>
          <w:p w14:paraId="20B43CA8" w14:textId="77777777" w:rsidR="000B1CD5" w:rsidRDefault="000B1CD5" w:rsidP="00C646B4">
            <w:pPr>
              <w:jc w:val="center"/>
              <w:rPr>
                <w:rFonts w:ascii="標楷體" w:eastAsia="標楷體" w:hAnsi="標楷體"/>
              </w:rPr>
            </w:pPr>
            <w:r>
              <w:rPr>
                <w:rFonts w:ascii="標楷體" w:eastAsia="標楷體" w:hAnsi="標楷體" w:hint="eastAsia"/>
              </w:rPr>
              <w:t>2</w:t>
            </w:r>
          </w:p>
        </w:tc>
        <w:tc>
          <w:tcPr>
            <w:tcW w:w="2129" w:type="dxa"/>
          </w:tcPr>
          <w:p w14:paraId="3D87CBD4"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DA352D8"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66E5CC00" w14:textId="77777777" w:rsidR="000B1CD5" w:rsidRDefault="000B1CD5" w:rsidP="000B1CD5">
      <w:pPr>
        <w:ind w:left="1440"/>
      </w:pPr>
    </w:p>
    <w:p w14:paraId="18D0098C" w14:textId="60EE4F9D" w:rsidR="000B1CD5" w:rsidRDefault="000B1CD5" w:rsidP="000B1CD5">
      <w:pPr>
        <w:pStyle w:val="a"/>
        <w:spacing w:before="0"/>
      </w:pPr>
      <w:r w:rsidRPr="008974FF">
        <w:rPr>
          <w:color w:val="FF0000"/>
          <w:highlight w:val="lightGray"/>
        </w:rPr>
        <w:t>輸入畫面資料說明</w:t>
      </w:r>
      <w:r w:rsidRPr="008974FF">
        <w:rPr>
          <w:rFonts w:hint="eastAsia"/>
          <w:color w:val="FF0000"/>
          <w:highlight w:val="lightGray"/>
        </w:rPr>
        <w:t>-</w:t>
      </w:r>
      <w:r w:rsidR="008974FF" w:rsidRPr="008974FF">
        <w:rPr>
          <w:rFonts w:ascii="標楷體" w:hAnsi="標楷體" w:hint="eastAsia"/>
          <w:color w:val="FF0000"/>
          <w:highlight w:val="lightGray"/>
          <w:lang w:eastAsia="zh-HK"/>
        </w:rPr>
        <w:t>複製</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0B1CD5" w:rsidRPr="00456B60" w14:paraId="20A855E8" w14:textId="77777777" w:rsidTr="00C646B4">
        <w:trPr>
          <w:trHeight w:val="388"/>
          <w:tblHeader/>
          <w:jc w:val="center"/>
        </w:trPr>
        <w:tc>
          <w:tcPr>
            <w:tcW w:w="530" w:type="dxa"/>
            <w:vMerge w:val="restart"/>
            <w:shd w:val="clear" w:color="auto" w:fill="D9D9D9"/>
          </w:tcPr>
          <w:p w14:paraId="000B08C5" w14:textId="77777777" w:rsidR="000B1CD5" w:rsidRPr="00456B60" w:rsidRDefault="000B1CD5" w:rsidP="00C646B4">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25C16ED" w14:textId="77777777" w:rsidR="000B1CD5" w:rsidRPr="00456B60" w:rsidRDefault="000B1CD5" w:rsidP="00C646B4">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61E86620" w14:textId="77777777" w:rsidR="000B1CD5" w:rsidRPr="00456B60" w:rsidRDefault="000B1CD5" w:rsidP="00C646B4">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BA2D3E9" w14:textId="77777777" w:rsidR="000B1CD5" w:rsidRPr="00456B60" w:rsidRDefault="000B1CD5" w:rsidP="00C646B4">
            <w:pPr>
              <w:rPr>
                <w:rFonts w:ascii="標楷體" w:eastAsia="標楷體" w:hAnsi="標楷體"/>
              </w:rPr>
            </w:pPr>
            <w:r w:rsidRPr="00456B60">
              <w:rPr>
                <w:rFonts w:ascii="標楷體" w:eastAsia="標楷體" w:hAnsi="標楷體"/>
              </w:rPr>
              <w:t>處理邏輯及注意事項</w:t>
            </w:r>
          </w:p>
        </w:tc>
      </w:tr>
      <w:tr w:rsidR="000B1CD5" w:rsidRPr="00456B60" w14:paraId="1B4F2776" w14:textId="77777777" w:rsidTr="00C646B4">
        <w:trPr>
          <w:trHeight w:val="244"/>
          <w:tblHeader/>
          <w:jc w:val="center"/>
        </w:trPr>
        <w:tc>
          <w:tcPr>
            <w:tcW w:w="530" w:type="dxa"/>
            <w:vMerge/>
            <w:shd w:val="clear" w:color="auto" w:fill="D9D9D9"/>
          </w:tcPr>
          <w:p w14:paraId="74F46AF6" w14:textId="77777777" w:rsidR="000B1CD5" w:rsidRPr="00456B60" w:rsidRDefault="000B1CD5" w:rsidP="00C646B4">
            <w:pPr>
              <w:rPr>
                <w:rFonts w:ascii="標楷體" w:eastAsia="標楷體" w:hAnsi="標楷體"/>
              </w:rPr>
            </w:pPr>
          </w:p>
        </w:tc>
        <w:tc>
          <w:tcPr>
            <w:tcW w:w="1308" w:type="dxa"/>
            <w:vMerge/>
            <w:shd w:val="clear" w:color="auto" w:fill="D9D9D9"/>
          </w:tcPr>
          <w:p w14:paraId="5FB85CB8" w14:textId="77777777" w:rsidR="000B1CD5" w:rsidRPr="00456B60" w:rsidRDefault="000B1CD5" w:rsidP="00C646B4">
            <w:pPr>
              <w:rPr>
                <w:rFonts w:ascii="標楷體" w:eastAsia="標楷體" w:hAnsi="標楷體"/>
              </w:rPr>
            </w:pPr>
          </w:p>
        </w:tc>
        <w:tc>
          <w:tcPr>
            <w:tcW w:w="783" w:type="dxa"/>
            <w:shd w:val="clear" w:color="auto" w:fill="D9D9D9"/>
          </w:tcPr>
          <w:p w14:paraId="3EC9FAB3" w14:textId="77777777" w:rsidR="000B1CD5" w:rsidRPr="00456B60" w:rsidRDefault="000B1CD5" w:rsidP="00C646B4">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65A38888" w14:textId="77777777" w:rsidR="000B1CD5" w:rsidRPr="00456B60" w:rsidRDefault="000B1CD5" w:rsidP="00C646B4">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4DB9ABA3" w14:textId="77777777" w:rsidR="000B1CD5" w:rsidRPr="00456B60" w:rsidRDefault="000B1CD5" w:rsidP="00C646B4">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6FA6B12" w14:textId="77777777" w:rsidR="000B1CD5" w:rsidRPr="00456B60" w:rsidRDefault="000B1CD5" w:rsidP="00C646B4">
            <w:pPr>
              <w:rPr>
                <w:rFonts w:ascii="標楷體" w:eastAsia="標楷體" w:hAnsi="標楷體"/>
              </w:rPr>
            </w:pPr>
            <w:r w:rsidRPr="00456B60">
              <w:rPr>
                <w:rFonts w:ascii="標楷體" w:eastAsia="標楷體" w:hAnsi="標楷體"/>
              </w:rPr>
              <w:t>必填</w:t>
            </w:r>
          </w:p>
        </w:tc>
        <w:tc>
          <w:tcPr>
            <w:tcW w:w="664" w:type="dxa"/>
            <w:shd w:val="clear" w:color="auto" w:fill="D9D9D9"/>
          </w:tcPr>
          <w:p w14:paraId="2FEA9018" w14:textId="77777777" w:rsidR="000B1CD5" w:rsidRPr="00456B60" w:rsidRDefault="000B1CD5" w:rsidP="00C646B4">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4A6BA8A" w14:textId="77777777" w:rsidR="000B1CD5" w:rsidRPr="00456B60" w:rsidRDefault="000B1CD5" w:rsidP="00C646B4">
            <w:pPr>
              <w:rPr>
                <w:rFonts w:ascii="標楷體" w:eastAsia="標楷體" w:hAnsi="標楷體"/>
              </w:rPr>
            </w:pPr>
          </w:p>
        </w:tc>
      </w:tr>
      <w:tr w:rsidR="000B1CD5" w:rsidRPr="00456B60" w14:paraId="41C1413D" w14:textId="77777777" w:rsidTr="00C646B4">
        <w:trPr>
          <w:trHeight w:val="244"/>
          <w:jc w:val="center"/>
        </w:trPr>
        <w:tc>
          <w:tcPr>
            <w:tcW w:w="530" w:type="dxa"/>
          </w:tcPr>
          <w:p w14:paraId="46A99FDA" w14:textId="77777777" w:rsidR="000B1CD5" w:rsidRPr="001343EE" w:rsidRDefault="000B1CD5" w:rsidP="00C646B4">
            <w:pPr>
              <w:rPr>
                <w:rFonts w:ascii="標楷體" w:eastAsia="標楷體" w:hAnsi="標楷體"/>
              </w:rPr>
            </w:pPr>
            <w:r w:rsidRPr="001343EE">
              <w:rPr>
                <w:rFonts w:ascii="標楷體" w:eastAsia="標楷體" w:hAnsi="標楷體" w:hint="eastAsia"/>
              </w:rPr>
              <w:t>1</w:t>
            </w:r>
          </w:p>
        </w:tc>
        <w:tc>
          <w:tcPr>
            <w:tcW w:w="1308" w:type="dxa"/>
          </w:tcPr>
          <w:p w14:paraId="74663AB2" w14:textId="77777777" w:rsidR="000B1CD5" w:rsidRPr="001343EE" w:rsidRDefault="000B1CD5" w:rsidP="00C646B4">
            <w:pPr>
              <w:rPr>
                <w:rFonts w:ascii="標楷體" w:eastAsia="標楷體" w:hAnsi="標楷體"/>
                <w:lang w:eastAsia="zh-HK"/>
              </w:rPr>
            </w:pPr>
            <w:r w:rsidRPr="00A6272B">
              <w:rPr>
                <w:rFonts w:ascii="標楷體" w:eastAsia="標楷體" w:hAnsi="標楷體" w:hint="eastAsia"/>
              </w:rPr>
              <w:t>功能</w:t>
            </w:r>
          </w:p>
        </w:tc>
        <w:tc>
          <w:tcPr>
            <w:tcW w:w="783" w:type="dxa"/>
          </w:tcPr>
          <w:p w14:paraId="10E6A9F7" w14:textId="77777777" w:rsidR="000B1CD5" w:rsidRPr="00456B60" w:rsidRDefault="000B1CD5" w:rsidP="00C646B4">
            <w:pPr>
              <w:rPr>
                <w:rFonts w:ascii="標楷體" w:eastAsia="標楷體" w:hAnsi="標楷體"/>
              </w:rPr>
            </w:pPr>
          </w:p>
        </w:tc>
        <w:tc>
          <w:tcPr>
            <w:tcW w:w="904" w:type="dxa"/>
          </w:tcPr>
          <w:p w14:paraId="7C132066" w14:textId="77777777" w:rsidR="000B1CD5" w:rsidRPr="00456B60" w:rsidRDefault="000B1CD5" w:rsidP="00C646B4">
            <w:pPr>
              <w:rPr>
                <w:rFonts w:ascii="標楷體" w:eastAsia="標楷體" w:hAnsi="標楷體"/>
              </w:rPr>
            </w:pPr>
            <w:r w:rsidRPr="00456B60">
              <w:rPr>
                <w:rFonts w:ascii="標楷體" w:eastAsia="標楷體" w:hAnsi="標楷體" w:hint="eastAsia"/>
                <w:lang w:eastAsia="zh-HK"/>
              </w:rPr>
              <w:t>新增</w:t>
            </w:r>
          </w:p>
        </w:tc>
        <w:tc>
          <w:tcPr>
            <w:tcW w:w="1896" w:type="dxa"/>
          </w:tcPr>
          <w:p w14:paraId="04CEE7B0" w14:textId="77777777" w:rsidR="000B1CD5" w:rsidRPr="00456B60" w:rsidRDefault="000B1CD5" w:rsidP="00C646B4">
            <w:pPr>
              <w:rPr>
                <w:rFonts w:ascii="標楷體" w:eastAsia="標楷體" w:hAnsi="標楷體"/>
              </w:rPr>
            </w:pPr>
          </w:p>
        </w:tc>
        <w:tc>
          <w:tcPr>
            <w:tcW w:w="811" w:type="dxa"/>
          </w:tcPr>
          <w:p w14:paraId="109AFD84" w14:textId="77777777" w:rsidR="000B1CD5" w:rsidRPr="00456B60" w:rsidRDefault="000B1CD5" w:rsidP="00C646B4">
            <w:pPr>
              <w:rPr>
                <w:rFonts w:ascii="標楷體" w:eastAsia="標楷體" w:hAnsi="標楷體"/>
              </w:rPr>
            </w:pPr>
          </w:p>
        </w:tc>
        <w:tc>
          <w:tcPr>
            <w:tcW w:w="664" w:type="dxa"/>
          </w:tcPr>
          <w:p w14:paraId="24FC7BBC" w14:textId="77777777" w:rsidR="000B1CD5" w:rsidRPr="00456B60" w:rsidRDefault="000B1CD5" w:rsidP="00C646B4">
            <w:pPr>
              <w:jc w:val="center"/>
              <w:rPr>
                <w:rFonts w:ascii="標楷體" w:eastAsia="標楷體" w:hAnsi="標楷體"/>
              </w:rPr>
            </w:pPr>
            <w:r>
              <w:rPr>
                <w:rFonts w:ascii="標楷體" w:eastAsia="標楷體" w:hAnsi="標楷體" w:hint="eastAsia"/>
              </w:rPr>
              <w:t>R</w:t>
            </w:r>
          </w:p>
        </w:tc>
        <w:tc>
          <w:tcPr>
            <w:tcW w:w="3426" w:type="dxa"/>
          </w:tcPr>
          <w:p w14:paraId="0523996B" w14:textId="77777777" w:rsidR="000B1CD5" w:rsidRPr="00456B60" w:rsidRDefault="000B1CD5" w:rsidP="00C646B4">
            <w:pPr>
              <w:rPr>
                <w:rFonts w:ascii="標楷體" w:eastAsia="標楷體" w:hAnsi="標楷體"/>
              </w:rPr>
            </w:pPr>
            <w:r w:rsidRPr="00456B60">
              <w:rPr>
                <w:rFonts w:ascii="標楷體" w:eastAsia="標楷體" w:hAnsi="標楷體" w:hint="eastAsia"/>
              </w:rPr>
              <w:t>自動顯示</w:t>
            </w:r>
          </w:p>
        </w:tc>
      </w:tr>
      <w:tr w:rsidR="000B1CD5" w:rsidRPr="00456B60" w14:paraId="6B6E8558" w14:textId="77777777" w:rsidTr="00C646B4">
        <w:trPr>
          <w:trHeight w:val="244"/>
          <w:jc w:val="center"/>
        </w:trPr>
        <w:tc>
          <w:tcPr>
            <w:tcW w:w="530" w:type="dxa"/>
          </w:tcPr>
          <w:p w14:paraId="2DF090CF"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1308" w:type="dxa"/>
          </w:tcPr>
          <w:p w14:paraId="00F03244" w14:textId="77777777" w:rsidR="000B1CD5" w:rsidRPr="00456B60" w:rsidRDefault="000B1CD5" w:rsidP="00C646B4">
            <w:r>
              <w:rPr>
                <w:rFonts w:ascii="標楷體" w:eastAsia="標楷體" w:hAnsi="標楷體" w:hint="eastAsia"/>
              </w:rPr>
              <w:t>生效日期</w:t>
            </w:r>
          </w:p>
        </w:tc>
        <w:tc>
          <w:tcPr>
            <w:tcW w:w="783" w:type="dxa"/>
          </w:tcPr>
          <w:p w14:paraId="19C4FEBF" w14:textId="77777777" w:rsidR="000B1CD5" w:rsidRPr="00456B60" w:rsidRDefault="000B1CD5" w:rsidP="00C646B4">
            <w:pPr>
              <w:rPr>
                <w:rFonts w:ascii="標楷體" w:eastAsia="標楷體" w:hAnsi="標楷體"/>
              </w:rPr>
            </w:pPr>
            <w:r w:rsidRPr="00456B60">
              <w:rPr>
                <w:rFonts w:ascii="標楷體" w:eastAsia="標楷體" w:hAnsi="標楷體" w:hint="eastAsia"/>
              </w:rPr>
              <w:t>7</w:t>
            </w:r>
          </w:p>
        </w:tc>
        <w:tc>
          <w:tcPr>
            <w:tcW w:w="904" w:type="dxa"/>
          </w:tcPr>
          <w:p w14:paraId="356DA707" w14:textId="77777777" w:rsidR="000B1CD5" w:rsidRPr="00456B60" w:rsidRDefault="000B1CD5" w:rsidP="00C646B4">
            <w:pPr>
              <w:rPr>
                <w:rFonts w:ascii="標楷體" w:eastAsia="標楷體" w:hAnsi="標楷體"/>
              </w:rPr>
            </w:pPr>
          </w:p>
        </w:tc>
        <w:tc>
          <w:tcPr>
            <w:tcW w:w="1896" w:type="dxa"/>
          </w:tcPr>
          <w:p w14:paraId="4AAD7B04" w14:textId="77777777" w:rsidR="000B1CD5" w:rsidRPr="00456B60" w:rsidRDefault="000B1CD5" w:rsidP="00C646B4">
            <w:pPr>
              <w:rPr>
                <w:rFonts w:ascii="標楷體" w:eastAsia="標楷體" w:hAnsi="標楷體"/>
              </w:rPr>
            </w:pPr>
            <w:r w:rsidRPr="00EF791A">
              <w:rPr>
                <w:rFonts w:ascii="標楷體" w:eastAsia="標楷體" w:hAnsi="標楷體" w:hint="eastAsia"/>
                <w:lang w:eastAsia="zh-HK"/>
              </w:rPr>
              <w:t>日期選單</w:t>
            </w:r>
          </w:p>
        </w:tc>
        <w:tc>
          <w:tcPr>
            <w:tcW w:w="811" w:type="dxa"/>
          </w:tcPr>
          <w:p w14:paraId="7C5524E9"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69760464"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6F935302" w14:textId="64455792" w:rsidR="000B1CD5" w:rsidRDefault="000B1CD5" w:rsidP="00C646B4">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01E45609"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FC556BC"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409D3E5E" w14:textId="77777777" w:rsidR="000B1CD5" w:rsidRPr="00A60BC3" w:rsidRDefault="000B1CD5" w:rsidP="00C646B4">
            <w:pPr>
              <w:snapToGrid w:val="0"/>
              <w:ind w:left="238" w:hangingChars="99" w:hanging="238"/>
              <w:rPr>
                <w:rFonts w:ascii="標楷體" w:eastAsia="標楷體" w:hAnsi="標楷體"/>
                <w:color w:val="000000"/>
              </w:rPr>
            </w:pPr>
            <w:r w:rsidRPr="005757AF">
              <w:rPr>
                <w:rFonts w:ascii="標楷體" w:eastAsia="標楷體" w:hAnsi="標楷體"/>
                <w:color w:val="000000"/>
              </w:rPr>
              <w:lastRenderedPageBreak/>
              <w:t>2.Ias39LGD.Date</w:t>
            </w:r>
          </w:p>
        </w:tc>
      </w:tr>
      <w:tr w:rsidR="000B1CD5" w:rsidRPr="00456B60" w14:paraId="1480AF33" w14:textId="77777777" w:rsidTr="00C646B4">
        <w:trPr>
          <w:trHeight w:val="244"/>
          <w:jc w:val="center"/>
        </w:trPr>
        <w:tc>
          <w:tcPr>
            <w:tcW w:w="530" w:type="dxa"/>
          </w:tcPr>
          <w:p w14:paraId="09FE8213" w14:textId="77777777" w:rsidR="000B1CD5" w:rsidRPr="00456B60" w:rsidRDefault="000B1CD5" w:rsidP="00C646B4">
            <w:pPr>
              <w:rPr>
                <w:rFonts w:ascii="標楷體" w:eastAsia="標楷體" w:hAnsi="標楷體"/>
              </w:rPr>
            </w:pPr>
            <w:r>
              <w:rPr>
                <w:rFonts w:ascii="標楷體" w:eastAsia="標楷體" w:hAnsi="標楷體" w:hint="eastAsia"/>
              </w:rPr>
              <w:lastRenderedPageBreak/>
              <w:t>3</w:t>
            </w:r>
          </w:p>
        </w:tc>
        <w:tc>
          <w:tcPr>
            <w:tcW w:w="1308" w:type="dxa"/>
          </w:tcPr>
          <w:p w14:paraId="03D0C52F" w14:textId="77777777" w:rsidR="000B1CD5" w:rsidRPr="00456B60" w:rsidRDefault="000B1CD5" w:rsidP="00C646B4">
            <w:r>
              <w:rPr>
                <w:rFonts w:ascii="標楷體" w:eastAsia="標楷體" w:hAnsi="標楷體" w:hint="eastAsia"/>
              </w:rPr>
              <w:t>類別</w:t>
            </w:r>
          </w:p>
        </w:tc>
        <w:tc>
          <w:tcPr>
            <w:tcW w:w="783" w:type="dxa"/>
          </w:tcPr>
          <w:p w14:paraId="7B294AFA"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904" w:type="dxa"/>
          </w:tcPr>
          <w:p w14:paraId="7A2E4DC8" w14:textId="77777777" w:rsidR="000B1CD5" w:rsidRPr="00456B60" w:rsidRDefault="000B1CD5" w:rsidP="00C646B4">
            <w:pPr>
              <w:rPr>
                <w:rFonts w:ascii="標楷體" w:eastAsia="標楷體" w:hAnsi="標楷體"/>
              </w:rPr>
            </w:pPr>
          </w:p>
        </w:tc>
        <w:tc>
          <w:tcPr>
            <w:tcW w:w="1896" w:type="dxa"/>
          </w:tcPr>
          <w:p w14:paraId="5D6AE053" w14:textId="77777777" w:rsidR="000B1CD5" w:rsidRPr="008974FF" w:rsidRDefault="000B1CD5" w:rsidP="00C646B4">
            <w:pPr>
              <w:rPr>
                <w:rFonts w:ascii="標楷體" w:eastAsia="標楷體" w:hAnsi="標楷體"/>
              </w:rPr>
            </w:pPr>
            <w:r w:rsidRPr="008974FF">
              <w:rPr>
                <w:rFonts w:ascii="標楷體" w:eastAsia="標楷體" w:hAnsi="標楷體" w:hint="eastAsia"/>
              </w:rPr>
              <w:t>依據</w:t>
            </w:r>
            <w:proofErr w:type="spellStart"/>
            <w:r w:rsidRPr="008974FF">
              <w:rPr>
                <w:rFonts w:ascii="標楷體" w:eastAsia="標楷體" w:hAnsi="標楷體" w:hint="eastAsia"/>
              </w:rPr>
              <w:t>CdCode</w:t>
            </w:r>
            <w:proofErr w:type="spellEnd"/>
            <w:r w:rsidRPr="008974FF">
              <w:rPr>
                <w:rFonts w:ascii="標楷體" w:eastAsia="標楷體" w:hAnsi="標楷體" w:hint="eastAsia"/>
              </w:rPr>
              <w:t>的</w:t>
            </w:r>
            <w:proofErr w:type="spellStart"/>
            <w:r w:rsidRPr="008974FF">
              <w:rPr>
                <w:rFonts w:ascii="標楷體" w:eastAsia="標楷體" w:hAnsi="標楷體" w:hint="eastAsia"/>
              </w:rPr>
              <w:t>DefCode</w:t>
            </w:r>
            <w:proofErr w:type="spellEnd"/>
            <w:r w:rsidRPr="008974FF">
              <w:rPr>
                <w:rFonts w:ascii="標楷體" w:eastAsia="標楷體" w:hAnsi="標楷體" w:hint="eastAsia"/>
              </w:rPr>
              <w:t>=</w:t>
            </w:r>
            <w:r w:rsidRPr="008974FF">
              <w:rPr>
                <w:rFonts w:ascii="標楷體" w:eastAsia="標楷體" w:hAnsi="標楷體"/>
              </w:rPr>
              <w:t xml:space="preserve"> Ias39LGDType</w:t>
            </w:r>
          </w:p>
          <w:p w14:paraId="682CB4EE" w14:textId="77777777" w:rsidR="000B1CD5" w:rsidRPr="008974FF" w:rsidRDefault="000B1CD5" w:rsidP="00C646B4">
            <w:pPr>
              <w:rPr>
                <w:rFonts w:ascii="標楷體" w:eastAsia="標楷體" w:hAnsi="標楷體"/>
              </w:rPr>
            </w:pPr>
            <w:r w:rsidRPr="008974FF">
              <w:rPr>
                <w:rFonts w:ascii="標楷體" w:eastAsia="標楷體" w:hAnsi="標楷體" w:hint="eastAsia"/>
              </w:rPr>
              <w:t>限[啟用記號(Enable)]=[Y.啟用]</w:t>
            </w:r>
          </w:p>
          <w:p w14:paraId="1625F411"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02:台北市</w:t>
            </w:r>
          </w:p>
          <w:p w14:paraId="4910EF57"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03:新北市</w:t>
            </w:r>
          </w:p>
          <w:p w14:paraId="29BABB2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04:桃園市</w:t>
            </w:r>
          </w:p>
          <w:p w14:paraId="7BAB1CEF"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05:台中市</w:t>
            </w:r>
          </w:p>
          <w:p w14:paraId="6E82057E"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06:台南市</w:t>
            </w:r>
          </w:p>
          <w:p w14:paraId="0D19989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07:高雄市</w:t>
            </w:r>
          </w:p>
          <w:p w14:paraId="2A002017" w14:textId="77777777" w:rsidR="000B1CD5" w:rsidRPr="008974FF" w:rsidRDefault="000B1CD5" w:rsidP="00C646B4">
            <w:pPr>
              <w:rPr>
                <w:rFonts w:ascii="標楷體" w:eastAsia="標楷體" w:hAnsi="標楷體"/>
              </w:rPr>
            </w:pPr>
            <w:r w:rsidRPr="008974FF">
              <w:rPr>
                <w:rFonts w:ascii="標楷體" w:eastAsia="標楷體" w:hAnsi="標楷體" w:cs="細明體" w:hint="eastAsia"/>
                <w:spacing w:val="15"/>
              </w:rPr>
              <w:t>08:其他</w:t>
            </w:r>
          </w:p>
        </w:tc>
        <w:tc>
          <w:tcPr>
            <w:tcW w:w="811" w:type="dxa"/>
          </w:tcPr>
          <w:p w14:paraId="61DBEB85"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4CE72D00"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BB6311D" w14:textId="435C365B" w:rsidR="000B1CD5" w:rsidRPr="007B7D37" w:rsidRDefault="000B1CD5" w:rsidP="008974FF">
            <w:pPr>
              <w:ind w:left="240" w:hangingChars="100" w:hanging="240"/>
              <w:rPr>
                <w:rFonts w:ascii="標楷體" w:eastAsia="標楷體" w:hAnsi="標楷體"/>
              </w:rPr>
            </w:pPr>
            <w:r w:rsidRPr="007B7D37">
              <w:rPr>
                <w:rFonts w:ascii="標楷體" w:eastAsia="標楷體" w:hAnsi="標楷體" w:hint="eastAsia"/>
              </w:rPr>
              <w:t>1.</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974FF">
              <w:rPr>
                <w:rFonts w:ascii="標楷體" w:eastAsia="標楷體" w:hAnsi="標楷體" w:hint="eastAsia"/>
              </w:rPr>
              <w:t>限輸</w:t>
            </w:r>
            <w:r w:rsidR="008974FF">
              <w:rPr>
                <w:rFonts w:ascii="標楷體" w:eastAsia="標楷體" w:hAnsi="標楷體"/>
              </w:rPr>
              <w:br/>
            </w:r>
            <w:r w:rsidRPr="008974FF">
              <w:rPr>
                <w:rFonts w:ascii="標楷體" w:eastAsia="標楷體" w:hAnsi="標楷體" w:hint="eastAsia"/>
              </w:rPr>
              <w:t>入代碼,檢核條件：</w:t>
            </w:r>
            <w:r w:rsidRPr="008974FF">
              <w:rPr>
                <w:rFonts w:ascii="標楷體" w:eastAsia="標楷體" w:hAnsi="標楷體"/>
              </w:rPr>
              <w:br/>
            </w:r>
            <w:r w:rsidRPr="008974FF">
              <w:rPr>
                <w:rFonts w:ascii="標楷體" w:eastAsia="標楷體" w:hAnsi="標楷體" w:hint="eastAsia"/>
                <w:lang w:eastAsia="zh-HK"/>
              </w:rPr>
              <w:t>依選單</w:t>
            </w:r>
            <w:r w:rsidRPr="008974FF">
              <w:rPr>
                <w:rFonts w:ascii="標楷體" w:eastAsia="標楷體" w:hAnsi="標楷體" w:hint="eastAsia"/>
              </w:rPr>
              <w:t>/V(H)</w:t>
            </w:r>
          </w:p>
          <w:p w14:paraId="778716C0" w14:textId="77777777" w:rsidR="000B1CD5" w:rsidRPr="007B7D37" w:rsidRDefault="000B1CD5" w:rsidP="00C646B4">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0B1CD5" w:rsidRPr="00456B60" w14:paraId="0FC2FA0F" w14:textId="77777777" w:rsidTr="00C646B4">
        <w:trPr>
          <w:trHeight w:val="244"/>
          <w:jc w:val="center"/>
        </w:trPr>
        <w:tc>
          <w:tcPr>
            <w:tcW w:w="530" w:type="dxa"/>
          </w:tcPr>
          <w:p w14:paraId="27CDFD4A" w14:textId="77777777" w:rsidR="000B1CD5" w:rsidRPr="00456B60" w:rsidRDefault="000B1CD5" w:rsidP="00C646B4">
            <w:pPr>
              <w:rPr>
                <w:rFonts w:ascii="標楷體" w:eastAsia="標楷體" w:hAnsi="標楷體"/>
              </w:rPr>
            </w:pPr>
            <w:r>
              <w:rPr>
                <w:rFonts w:ascii="標楷體" w:eastAsia="標楷體" w:hAnsi="標楷體" w:hint="eastAsia"/>
              </w:rPr>
              <w:t>4</w:t>
            </w:r>
          </w:p>
        </w:tc>
        <w:tc>
          <w:tcPr>
            <w:tcW w:w="1308" w:type="dxa"/>
          </w:tcPr>
          <w:p w14:paraId="247AB77B" w14:textId="77777777" w:rsidR="000B1CD5" w:rsidRPr="00456B60" w:rsidRDefault="000B1CD5" w:rsidP="00C646B4">
            <w:pPr>
              <w:rPr>
                <w:rFonts w:ascii="標楷體" w:eastAsia="標楷體" w:hAnsi="標楷體"/>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783" w:type="dxa"/>
          </w:tcPr>
          <w:p w14:paraId="12DDBAFC" w14:textId="77777777" w:rsidR="000B1CD5" w:rsidRPr="00456B60" w:rsidRDefault="000B1CD5" w:rsidP="00C646B4">
            <w:pPr>
              <w:rPr>
                <w:rFonts w:ascii="標楷體" w:eastAsia="標楷體" w:hAnsi="標楷體"/>
              </w:rPr>
            </w:pPr>
            <w:r>
              <w:rPr>
                <w:rFonts w:ascii="標楷體" w:eastAsia="標楷體" w:hAnsi="標楷體" w:hint="eastAsia"/>
              </w:rPr>
              <w:t>2.5</w:t>
            </w:r>
          </w:p>
        </w:tc>
        <w:tc>
          <w:tcPr>
            <w:tcW w:w="904" w:type="dxa"/>
          </w:tcPr>
          <w:p w14:paraId="5F5B0C18" w14:textId="77777777" w:rsidR="000B1CD5" w:rsidRPr="00456B60" w:rsidRDefault="000B1CD5" w:rsidP="00C646B4">
            <w:pPr>
              <w:rPr>
                <w:rFonts w:ascii="標楷體" w:eastAsia="標楷體" w:hAnsi="標楷體"/>
              </w:rPr>
            </w:pPr>
          </w:p>
        </w:tc>
        <w:tc>
          <w:tcPr>
            <w:tcW w:w="1896" w:type="dxa"/>
          </w:tcPr>
          <w:p w14:paraId="42EBD78D" w14:textId="77777777" w:rsidR="000B1CD5" w:rsidRPr="00456B60" w:rsidRDefault="000B1CD5" w:rsidP="00C646B4">
            <w:pPr>
              <w:rPr>
                <w:rFonts w:ascii="標楷體" w:eastAsia="標楷體" w:hAnsi="標楷體"/>
              </w:rPr>
            </w:pPr>
          </w:p>
        </w:tc>
        <w:tc>
          <w:tcPr>
            <w:tcW w:w="811" w:type="dxa"/>
          </w:tcPr>
          <w:p w14:paraId="6CB90619" w14:textId="77777777" w:rsidR="000B1CD5" w:rsidRPr="00456B60" w:rsidRDefault="000B1CD5" w:rsidP="00C646B4">
            <w:pPr>
              <w:rPr>
                <w:rFonts w:ascii="標楷體" w:eastAsia="標楷體" w:hAnsi="標楷體"/>
              </w:rPr>
            </w:pPr>
            <w:r w:rsidRPr="00456B60">
              <w:rPr>
                <w:rFonts w:ascii="標楷體" w:eastAsia="標楷體" w:hAnsi="標楷體" w:hint="eastAsia"/>
              </w:rPr>
              <w:t>V</w:t>
            </w:r>
          </w:p>
        </w:tc>
        <w:tc>
          <w:tcPr>
            <w:tcW w:w="664" w:type="dxa"/>
          </w:tcPr>
          <w:p w14:paraId="112BF109"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rPr>
              <w:t>W</w:t>
            </w:r>
          </w:p>
        </w:tc>
        <w:tc>
          <w:tcPr>
            <w:tcW w:w="3426" w:type="dxa"/>
          </w:tcPr>
          <w:p w14:paraId="5DCA94CC" w14:textId="2EE0902D" w:rsidR="000B1CD5" w:rsidRPr="001B4EDF" w:rsidRDefault="000B1CD5" w:rsidP="00C646B4">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3FBB4E98" w14:textId="77777777" w:rsidR="000B1CD5" w:rsidRPr="001B4EDF" w:rsidRDefault="000B1CD5" w:rsidP="00C646B4">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45FFC6F3" w14:textId="77777777" w:rsidR="000B1CD5" w:rsidRDefault="000B1CD5" w:rsidP="000B1CD5">
      <w:pPr>
        <w:widowControl/>
        <w:rPr>
          <w:rFonts w:ascii="標楷體" w:eastAsia="標楷體" w:hAnsi="標楷體"/>
        </w:rPr>
      </w:pPr>
    </w:p>
    <w:p w14:paraId="7C53047F" w14:textId="77777777" w:rsidR="000B1CD5" w:rsidRDefault="000B1CD5"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2747E90D" w:rsidR="00B62664" w:rsidRPr="00B62664" w:rsidRDefault="00B62664" w:rsidP="0078740E">
      <w:pPr>
        <w:pStyle w:val="3"/>
        <w:numPr>
          <w:ilvl w:val="2"/>
          <w:numId w:val="7"/>
        </w:numPr>
        <w:spacing w:before="0"/>
        <w:rPr>
          <w:rFonts w:ascii="標楷體" w:hAnsi="標楷體"/>
          <w:b/>
          <w:szCs w:val="32"/>
        </w:rPr>
      </w:pPr>
      <w:bookmarkStart w:id="116" w:name="_Toc131080915"/>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proofErr w:type="spellStart"/>
            <w:r w:rsidRPr="00857A54">
              <w:rPr>
                <w:rFonts w:ascii="標楷體" w:eastAsia="標楷體" w:hAnsi="標楷體"/>
              </w:rPr>
              <w:t>FacProd</w:t>
            </w:r>
            <w:proofErr w:type="spellEnd"/>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proofErr w:type="spellStart"/>
            <w:r w:rsidRPr="00FC60AC">
              <w:rPr>
                <w:rFonts w:ascii="標楷體" w:eastAsia="標楷體" w:hAnsi="標楷體"/>
                <w:color w:val="000000"/>
                <w:lang w:val="x-none" w:eastAsia="x-none"/>
              </w:rPr>
              <w:t>EndDate</w:t>
            </w:r>
            <w:proofErr w:type="spellEnd"/>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proofErr w:type="spellStart"/>
            <w:r w:rsidRPr="00BF6397">
              <w:rPr>
                <w:rFonts w:ascii="標楷體" w:eastAsia="標楷體" w:hAnsi="標楷體"/>
              </w:rPr>
              <w:t>FacProd</w:t>
            </w:r>
            <w:proofErr w:type="spellEnd"/>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proofErr w:type="spellStart"/>
            <w:r w:rsidRPr="00F00880">
              <w:rPr>
                <w:rFonts w:ascii="標楷體" w:eastAsia="標楷體" w:hAnsi="標楷體"/>
              </w:rPr>
              <w:t>CdCode</w:t>
            </w:r>
            <w:proofErr w:type="spellEnd"/>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458FFE71"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proofErr w:type="spellStart"/>
            <w:r w:rsidRPr="00857A54">
              <w:rPr>
                <w:rFonts w:ascii="標楷體" w:eastAsia="標楷體" w:hAnsi="標楷體"/>
              </w:rPr>
              <w:t>FacProd</w:t>
            </w:r>
            <w:proofErr w:type="spellEnd"/>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proofErr w:type="spellStart"/>
            <w:r w:rsidRPr="00D3280E">
              <w:rPr>
                <w:rFonts w:ascii="標楷體" w:eastAsia="標楷體" w:hAnsi="標楷體"/>
                <w:color w:val="000000"/>
              </w:rPr>
              <w:t>ProdNo</w:t>
            </w:r>
            <w:proofErr w:type="spellEnd"/>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bookmarkStart w:id="117" w:name="_Hlk126591940"/>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w:t>
            </w:r>
            <w:proofErr w:type="spellStart"/>
            <w:r w:rsidRPr="00C537F3">
              <w:rPr>
                <w:rFonts w:ascii="標楷體" w:eastAsia="標楷體" w:hAnsi="標楷體" w:hint="eastAsia"/>
              </w:rPr>
              <w:t>FacProd</w:t>
            </w:r>
            <w:proofErr w:type="spellEnd"/>
            <w:r w:rsidRPr="00C537F3">
              <w:rPr>
                <w:rFonts w:ascii="標楷體" w:eastAsia="標楷體" w:hAnsi="標楷體" w:hint="eastAsia"/>
              </w:rPr>
              <w:t>)]</w:t>
            </w:r>
            <w:r w:rsidRPr="009305B9">
              <w:rPr>
                <w:rFonts w:ascii="標楷體" w:eastAsia="標楷體" w:hAnsi="標楷體" w:hint="eastAsia"/>
              </w:rPr>
              <w:t>全部</w:t>
            </w:r>
            <w:r>
              <w:rPr>
                <w:rFonts w:ascii="標楷體" w:eastAsia="標楷體" w:hAnsi="標楷體" w:hint="eastAsia"/>
              </w:rPr>
              <w:t>商品相關資料</w:t>
            </w:r>
          </w:p>
        </w:tc>
      </w:tr>
      <w:bookmarkEnd w:id="117"/>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24A313C0"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lastRenderedPageBreak/>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FacProd.ProdNo</w:t>
            </w:r>
            <w:proofErr w:type="spellEnd"/>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商品名稱</w:t>
            </w:r>
            <w:proofErr w:type="spellEnd"/>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FacProd.ProdName</w:t>
            </w:r>
            <w:proofErr w:type="spellEnd"/>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商品生效日期</w:t>
            </w:r>
            <w:proofErr w:type="spellEnd"/>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FacProd.StartDate</w:t>
            </w:r>
            <w:proofErr w:type="spellEnd"/>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商品截止日期</w:t>
            </w:r>
            <w:proofErr w:type="spellEnd"/>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FacProd.EndDate</w:t>
            </w:r>
            <w:proofErr w:type="spellEnd"/>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roofErr w:type="spellEnd"/>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roofErr w:type="spellEnd"/>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3DF8AE30"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8" w:name="_Toc131080916"/>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8"/>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proofErr w:type="spellStart"/>
            <w:r w:rsidRPr="00E823A5">
              <w:rPr>
                <w:rFonts w:ascii="標楷體" w:eastAsia="標楷體" w:hAnsi="標楷體"/>
                <w:color w:val="000000"/>
                <w:lang w:val="x-none" w:eastAsia="x-none"/>
              </w:rPr>
              <w:t>FacProd</w:t>
            </w:r>
            <w:proofErr w:type="spellEnd"/>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proofErr w:type="spellStart"/>
            <w:r w:rsidRPr="00BF6397">
              <w:rPr>
                <w:rFonts w:ascii="標楷體" w:eastAsia="標楷體" w:hAnsi="標楷體"/>
              </w:rPr>
              <w:t>FacProd</w:t>
            </w:r>
            <w:proofErr w:type="spellEnd"/>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proofErr w:type="spellStart"/>
            <w:r w:rsidRPr="00F00880">
              <w:rPr>
                <w:rFonts w:ascii="標楷體" w:eastAsia="標楷體" w:hAnsi="標楷體"/>
              </w:rPr>
              <w:t>CdCode</w:t>
            </w:r>
            <w:proofErr w:type="spellEnd"/>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47196DED"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w:t>
            </w:r>
            <w:proofErr w:type="spellStart"/>
            <w:r w:rsidRPr="00AC5D1E">
              <w:rPr>
                <w:rFonts w:ascii="標楷體" w:eastAsia="標楷體" w:hAnsi="標楷體" w:hint="eastAsia"/>
                <w:color w:val="000000"/>
              </w:rPr>
              <w:t>FacProd</w:t>
            </w:r>
            <w:proofErr w:type="spellEnd"/>
            <w:r w:rsidRPr="00AC5D1E">
              <w:rPr>
                <w:rFonts w:ascii="標楷體" w:eastAsia="標楷體" w:hAnsi="標楷體" w:hint="eastAsia"/>
                <w:color w:val="000000"/>
              </w:rPr>
              <w:t>)]</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w:t>
            </w:r>
            <w:proofErr w:type="spellStart"/>
            <w:r w:rsidRPr="00766CC9">
              <w:rPr>
                <w:rFonts w:ascii="標楷體" w:eastAsia="標楷體" w:hAnsi="標楷體" w:hint="eastAsia"/>
                <w:color w:val="000000"/>
              </w:rPr>
              <w:t>ProdNo</w:t>
            </w:r>
            <w:proofErr w:type="spellEnd"/>
            <w:r w:rsidRPr="00766CC9">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proofErr w:type="spellStart"/>
            <w:r w:rsidRPr="007E58CC">
              <w:rPr>
                <w:rFonts w:ascii="標楷體" w:eastAsia="標楷體" w:hAnsi="標楷體"/>
                <w:color w:val="000000"/>
              </w:rPr>
              <w:t>StatusCode</w:t>
            </w:r>
            <w:proofErr w:type="spellEnd"/>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w:t>
            </w:r>
            <w:proofErr w:type="spellStart"/>
            <w:r w:rsidRPr="00AC5D1E">
              <w:rPr>
                <w:rFonts w:ascii="標楷體" w:eastAsia="標楷體" w:hAnsi="標楷體" w:hint="eastAsia"/>
                <w:lang w:eastAsia="zh-HK"/>
              </w:rPr>
              <w:t>FacProd</w:t>
            </w:r>
            <w:proofErr w:type="spellEnd"/>
            <w:r w:rsidRPr="00AC5D1E">
              <w:rPr>
                <w:rFonts w:ascii="標楷體" w:eastAsia="標楷體" w:hAnsi="標楷體" w:hint="eastAsia"/>
                <w:lang w:eastAsia="zh-HK"/>
              </w:rPr>
              <w:t>)]</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FacProd.ProdNo</w:t>
            </w:r>
            <w:proofErr w:type="spellEnd"/>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FacProd.ProdName</w:t>
            </w:r>
            <w:proofErr w:type="spellEnd"/>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proofErr w:type="spellStart"/>
            <w:r w:rsidRPr="00FC60AC">
              <w:rPr>
                <w:rFonts w:ascii="標楷體" w:eastAsia="標楷體" w:hAnsi="標楷體"/>
                <w:color w:val="000000"/>
                <w:lang w:val="x-none" w:eastAsia="x-none"/>
              </w:rPr>
              <w:t>FacProd.StartDate</w:t>
            </w:r>
            <w:proofErr w:type="spellEnd"/>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FacProd.EndDate</w:t>
            </w:r>
            <w:proofErr w:type="spellEnd"/>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proofErr w:type="spellStart"/>
            <w:r w:rsidRPr="00A23C2A">
              <w:rPr>
                <w:rFonts w:ascii="標楷體" w:eastAsia="標楷體" w:hAnsi="標楷體" w:hint="eastAsia"/>
                <w:color w:val="000000"/>
                <w:lang w:val="x-none" w:eastAsia="x-none"/>
              </w:rPr>
              <w:t>IFRS階梯商品別</w:t>
            </w:r>
            <w:proofErr w:type="spellEnd"/>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proofErr w:type="spellStart"/>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roofErr w:type="spellEnd"/>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A23C2A">
              <w:rPr>
                <w:rFonts w:ascii="標楷體" w:eastAsia="標楷體" w:hAnsi="標楷體" w:hint="eastAsia"/>
                <w:color w:val="000000"/>
                <w:lang w:val="x-none" w:eastAsia="x-none"/>
              </w:rPr>
              <w:t>IFRS階梯商品別</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proofErr w:type="spellStart"/>
            <w:r w:rsidRPr="00A23C2A">
              <w:rPr>
                <w:rFonts w:ascii="標楷體" w:eastAsia="標楷體" w:hAnsi="標楷體" w:hint="eastAsia"/>
                <w:color w:val="000000"/>
                <w:lang w:val="x-none" w:eastAsia="x-none"/>
              </w:rPr>
              <w:t>IFRS產品別</w:t>
            </w:r>
            <w:proofErr w:type="spellEnd"/>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r w:rsidRPr="00A232EE">
              <w:rPr>
                <w:rFonts w:ascii="標楷體" w:eastAsia="標楷體" w:hAnsi="標楷體"/>
              </w:rPr>
              <w:lastRenderedPageBreak/>
              <w:t>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proofErr w:type="spellStart"/>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roofErr w:type="spellEnd"/>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A23C2A">
              <w:rPr>
                <w:rFonts w:ascii="標楷體" w:eastAsia="標楷體" w:hAnsi="標楷體" w:hint="eastAsia"/>
                <w:color w:val="000000"/>
                <w:lang w:val="x-none" w:eastAsia="x-none"/>
              </w:rPr>
              <w:t>IFRS產品別</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3D1C3148"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6D61E8D8" w:rsidR="00142A50" w:rsidRPr="00142A50" w:rsidRDefault="00B62664" w:rsidP="0078740E">
      <w:pPr>
        <w:pStyle w:val="3"/>
        <w:numPr>
          <w:ilvl w:val="2"/>
          <w:numId w:val="7"/>
        </w:numPr>
        <w:spacing w:before="0"/>
        <w:rPr>
          <w:rFonts w:ascii="標楷體" w:hAnsi="標楷體"/>
          <w:b/>
          <w:szCs w:val="32"/>
        </w:rPr>
      </w:pPr>
      <w:bookmarkStart w:id="119" w:name="_Toc131080917"/>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9"/>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proofErr w:type="spellStart"/>
            <w:r w:rsidRPr="00006BB2">
              <w:rPr>
                <w:rFonts w:ascii="標楷體" w:eastAsia="標楷體" w:hAnsi="標楷體" w:hint="eastAsia"/>
                <w:color w:val="000000"/>
              </w:rPr>
              <w:t>額度編號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proofErr w:type="spellStart"/>
            <w:r>
              <w:rPr>
                <w:rFonts w:eastAsia="標楷體" w:hint="eastAsia"/>
                <w:color w:val="000000"/>
                <w:szCs w:val="20"/>
                <w:lang w:val="x-none"/>
              </w:rPr>
              <w:t>額度</w:t>
            </w:r>
            <w:proofErr w:type="spellEnd"/>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proofErr w:type="spellStart"/>
            <w:r w:rsidRPr="00006BB2">
              <w:rPr>
                <w:rFonts w:ascii="標楷體" w:eastAsia="標楷體" w:hAnsi="標楷體" w:hint="eastAsia"/>
                <w:color w:val="000000"/>
              </w:rPr>
              <w:t>額度編號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proofErr w:type="spellStart"/>
            <w:r w:rsidRPr="00B734AB">
              <w:rPr>
                <w:rFonts w:ascii="標楷體" w:eastAsia="標楷體" w:hAnsi="標楷體"/>
                <w:color w:val="000000"/>
              </w:rPr>
              <w:t>MarkDate</w:t>
            </w:r>
            <w:proofErr w:type="spellEnd"/>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proofErr w:type="spellStart"/>
            <w:r w:rsidRPr="00FB46EE">
              <w:rPr>
                <w:rFonts w:ascii="標楷體" w:eastAsia="標楷體" w:hAnsi="標楷體"/>
              </w:rPr>
              <w:t>CustMain</w:t>
            </w:r>
            <w:proofErr w:type="spellEnd"/>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4EB9F02E"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w:t>
            </w:r>
            <w:proofErr w:type="spellStart"/>
            <w:r w:rsidRPr="00006BB2">
              <w:rPr>
                <w:rFonts w:ascii="標楷體" w:eastAsia="標楷體" w:hAnsi="標楷體" w:hint="eastAsia"/>
                <w:color w:val="000000"/>
              </w:rPr>
              <w:t>CustNo</w:t>
            </w:r>
            <w:proofErr w:type="spellEnd"/>
            <w:r w:rsidRPr="00006BB2">
              <w:rPr>
                <w:rFonts w:ascii="標楷體" w:eastAsia="標楷體" w:hAnsi="標楷體" w:hint="eastAsia"/>
                <w:color w:val="000000"/>
              </w:rPr>
              <w:t>)]</w:t>
            </w:r>
            <w:r>
              <w:rPr>
                <w:rFonts w:ascii="標楷體" w:eastAsia="標楷體" w:hAnsi="標楷體" w:hint="eastAsia"/>
                <w:color w:val="000000"/>
              </w:rPr>
              <w:t>、</w:t>
            </w:r>
            <w:r w:rsidRPr="00006BB2">
              <w:rPr>
                <w:rFonts w:ascii="標楷體" w:eastAsia="標楷體" w:hAnsi="標楷體" w:hint="eastAsia"/>
                <w:color w:val="000000"/>
              </w:rPr>
              <w:t>[額度編號(</w:t>
            </w:r>
            <w:proofErr w:type="spellStart"/>
            <w:r w:rsidRPr="00006BB2">
              <w:rPr>
                <w:rFonts w:ascii="標楷體" w:eastAsia="標楷體" w:hAnsi="標楷體" w:hint="eastAsia"/>
                <w:color w:val="000000"/>
              </w:rPr>
              <w:t>FacmNo</w:t>
            </w:r>
            <w:proofErr w:type="spellEnd"/>
            <w:r w:rsidRPr="00006BB2">
              <w:rPr>
                <w:rFonts w:ascii="標楷體" w:eastAsia="標楷體" w:hAnsi="標楷體" w:hint="eastAsia"/>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proofErr w:type="spellStart"/>
            <w:r w:rsidRPr="00181DFC">
              <w:rPr>
                <w:rFonts w:ascii="標楷體" w:eastAsia="標楷體" w:hAnsi="標楷體" w:hint="eastAsia"/>
              </w:rPr>
              <w:t>戶號</w:t>
            </w:r>
            <w:proofErr w:type="spellEnd"/>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lastRenderedPageBreak/>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4936DF1"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修改</w:t>
            </w:r>
            <w:proofErr w:type="spellEnd"/>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proofErr w:type="spellStart"/>
            <w:r w:rsidRPr="008035FE">
              <w:rPr>
                <w:rFonts w:ascii="標楷體" w:eastAsia="標楷體" w:hAnsi="標楷體"/>
                <w:color w:val="000000"/>
                <w:lang w:val="x-none" w:eastAsia="x-none"/>
              </w:rPr>
              <w:t>CustMain.CustName</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proofErr w:type="spellStart"/>
            <w:r w:rsidRPr="008035FE">
              <w:rPr>
                <w:rFonts w:ascii="標楷體" w:eastAsia="標楷體" w:hAnsi="標楷體"/>
                <w:color w:val="000000"/>
                <w:lang w:val="x-none" w:eastAsia="x-none"/>
              </w:rPr>
              <w:t>CustNo</w:t>
            </w:r>
            <w:proofErr w:type="spellEnd"/>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w:t>
            </w:r>
            <w:proofErr w:type="spellStart"/>
            <w:r w:rsidRPr="004037BD">
              <w:rPr>
                <w:rFonts w:ascii="標楷體" w:eastAsia="標楷體" w:hAnsi="標楷體" w:hint="eastAsia"/>
              </w:rPr>
              <w:t>C</w:t>
            </w:r>
            <w:r w:rsidRPr="004037BD">
              <w:rPr>
                <w:rFonts w:ascii="標楷體" w:eastAsia="標楷體" w:hAnsi="標楷體"/>
              </w:rPr>
              <w:t>ustMain</w:t>
            </w:r>
            <w:proofErr w:type="spellEnd"/>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w:t>
            </w:r>
            <w:proofErr w:type="spellStart"/>
            <w:r w:rsidRPr="007F68C0">
              <w:rPr>
                <w:rFonts w:ascii="標楷體" w:eastAsia="標楷體" w:hAnsi="標楷體" w:hint="eastAsia"/>
                <w:color w:val="000000"/>
                <w:lang w:val="x-none"/>
              </w:rPr>
              <w:t>公司名稱</w:t>
            </w:r>
            <w:proofErr w:type="spellEnd"/>
            <w:r w:rsidRPr="004037BD">
              <w:rPr>
                <w:rFonts w:ascii="標楷體" w:eastAsia="標楷體" w:hAnsi="標楷體" w:hint="eastAsia"/>
              </w:rPr>
              <w:t>(</w:t>
            </w:r>
            <w:proofErr w:type="spellStart"/>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proofErr w:type="spellEnd"/>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發生日期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roofErr w:type="spellEnd"/>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8035FE">
              <w:rPr>
                <w:rFonts w:ascii="標楷體" w:eastAsia="標楷體" w:hAnsi="標楷體"/>
                <w:color w:val="000000"/>
                <w:lang w:val="x-none" w:eastAsia="x-none"/>
              </w:rPr>
              <w:t>MarkCode</w:t>
            </w:r>
            <w:proofErr w:type="spellEnd"/>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1360F37E"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611B5BA5" w:rsidR="00142A50" w:rsidRPr="00142A50" w:rsidRDefault="00B62664" w:rsidP="0078740E">
      <w:pPr>
        <w:pStyle w:val="3"/>
        <w:numPr>
          <w:ilvl w:val="2"/>
          <w:numId w:val="7"/>
        </w:numPr>
        <w:spacing w:before="0"/>
        <w:rPr>
          <w:rFonts w:ascii="標楷體" w:hAnsi="標楷體"/>
          <w:bCs/>
          <w:szCs w:val="32"/>
        </w:rPr>
      </w:pPr>
      <w:bookmarkStart w:id="120" w:name="_Toc131080918"/>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20"/>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proofErr w:type="spellStart"/>
            <w:r w:rsidRPr="00FB46EE">
              <w:rPr>
                <w:rFonts w:ascii="標楷體" w:eastAsia="標楷體" w:hAnsi="標楷體"/>
              </w:rPr>
              <w:t>CustMain</w:t>
            </w:r>
            <w:proofErr w:type="spellEnd"/>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proofErr w:type="spellStart"/>
            <w:r w:rsidRPr="00FF380A">
              <w:rPr>
                <w:rFonts w:ascii="標楷體" w:eastAsia="標楷體" w:hAnsi="標楷體"/>
              </w:rPr>
              <w:t>FacMain</w:t>
            </w:r>
            <w:proofErr w:type="spellEnd"/>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DA2F94">
        <w:rPr>
          <w:color w:val="FF0000"/>
          <w:highlight w:val="lightGray"/>
        </w:rPr>
        <w:t>UI</w:t>
      </w:r>
      <w:r w:rsidRPr="00DA2F94">
        <w:rPr>
          <w:color w:val="FF0000"/>
          <w:highlight w:val="lightGray"/>
        </w:rPr>
        <w:t>畫面</w:t>
      </w:r>
      <w:r w:rsidRPr="00DA2F94">
        <w:rPr>
          <w:color w:val="FF0000"/>
          <w:highlight w:val="lightGray"/>
        </w:rPr>
        <w:t>-</w:t>
      </w:r>
      <w:r w:rsidRPr="00DA2F94">
        <w:rPr>
          <w:rFonts w:hint="eastAsia"/>
          <w:color w:val="FF0000"/>
          <w:highlight w:val="lightGray"/>
        </w:rPr>
        <w:t>新增</w:t>
      </w:r>
    </w:p>
    <w:p w14:paraId="398318CB" w14:textId="1D4ABBE5" w:rsidR="00142A50" w:rsidRDefault="00DA2F94" w:rsidP="00142A50">
      <w:r w:rsidRPr="00DA2F94">
        <w:rPr>
          <w:noProof/>
        </w:rPr>
        <w:lastRenderedPageBreak/>
        <w:drawing>
          <wp:inline distT="0" distB="0" distL="0" distR="0" wp14:anchorId="510A4571" wp14:editId="64C40DB2">
            <wp:extent cx="6479540" cy="3938905"/>
            <wp:effectExtent l="0" t="0" r="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93890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[發生日期(</w:t>
            </w:r>
            <w:proofErr w:type="spellStart"/>
            <w:r w:rsidRPr="004E3D96">
              <w:rPr>
                <w:rFonts w:ascii="標楷體" w:eastAsia="標楷體" w:hAnsi="標楷體" w:hint="eastAsia"/>
                <w:color w:val="000000"/>
              </w:rPr>
              <w:t>MarkDate</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w:t>
            </w:r>
            <w:proofErr w:type="spellStart"/>
            <w:r w:rsidRPr="00173F3D">
              <w:rPr>
                <w:rFonts w:ascii="標楷體" w:eastAsia="標楷體" w:hAnsi="標楷體" w:hint="eastAsia"/>
                <w:color w:val="000000"/>
              </w:rPr>
              <w:t>CustMain</w:t>
            </w:r>
            <w:proofErr w:type="spellEnd"/>
            <w:r w:rsidRPr="00173F3D">
              <w:rPr>
                <w:rFonts w:ascii="標楷體" w:eastAsia="標楷體" w:hAnsi="標楷體" w:hint="eastAsia"/>
                <w:color w:val="000000"/>
              </w:rPr>
              <w:t>)]</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w:t>
            </w:r>
            <w:proofErr w:type="spellStart"/>
            <w:r w:rsidRPr="00173F3D">
              <w:rPr>
                <w:rFonts w:ascii="標楷體" w:eastAsia="標楷體" w:hAnsi="標楷體" w:hint="eastAsia"/>
                <w:color w:val="000000"/>
              </w:rPr>
              <w:t>CustMain</w:t>
            </w:r>
            <w:r>
              <w:rPr>
                <w:rFonts w:ascii="標楷體" w:eastAsia="標楷體" w:hAnsi="標楷體"/>
                <w:color w:val="000000"/>
              </w:rPr>
              <w:t>.</w:t>
            </w:r>
            <w:r w:rsidRPr="00173F3D">
              <w:rPr>
                <w:rFonts w:ascii="標楷體" w:eastAsia="標楷體" w:hAnsi="標楷體" w:hint="eastAsia"/>
                <w:color w:val="000000"/>
              </w:rPr>
              <w:t>CustName</w:t>
            </w:r>
            <w:proofErr w:type="spellEnd"/>
            <w:r w:rsidRPr="00173F3D">
              <w:rPr>
                <w:rFonts w:ascii="標楷體" w:eastAsia="標楷體" w:hAnsi="標楷體" w:hint="eastAsia"/>
                <w:color w:val="000000"/>
              </w:rPr>
              <w:t>)]</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發生日期</w:t>
            </w:r>
            <w:proofErr w:type="spellEnd"/>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w:t>
            </w:r>
            <w:proofErr w:type="spellStart"/>
            <w:r w:rsidRPr="00083017">
              <w:rPr>
                <w:rFonts w:ascii="標楷體" w:eastAsia="標楷體" w:hAnsi="標楷體" w:hint="eastAsia"/>
              </w:rPr>
              <w:t>CustNo</w:t>
            </w:r>
            <w:proofErr w:type="spellEnd"/>
            <w:r w:rsidRPr="00083017">
              <w:rPr>
                <w:rFonts w:ascii="標楷體" w:eastAsia="標楷體" w:hAnsi="標楷體" w:hint="eastAsia"/>
              </w:rPr>
              <w:t>)]</w:t>
            </w:r>
            <w:r>
              <w:rPr>
                <w:rFonts w:ascii="標楷體" w:eastAsia="標楷體" w:hAnsi="標楷體" w:hint="eastAsia"/>
              </w:rPr>
              <w:t>、</w:t>
            </w:r>
            <w:r w:rsidRPr="00083017">
              <w:rPr>
                <w:rFonts w:ascii="標楷體" w:eastAsia="標楷體" w:hAnsi="標楷體" w:hint="eastAsia"/>
                <w:color w:val="000000"/>
                <w:szCs w:val="20"/>
                <w:lang w:val="x-none"/>
              </w:rPr>
              <w:t>[</w:t>
            </w:r>
            <w:proofErr w:type="spellStart"/>
            <w:r w:rsidRPr="00083017">
              <w:rPr>
                <w:rFonts w:ascii="標楷體" w:eastAsia="標楷體" w:hAnsi="標楷體" w:hint="eastAsia"/>
                <w:color w:val="000000"/>
                <w:szCs w:val="20"/>
                <w:lang w:val="x-none"/>
              </w:rPr>
              <w:t>額度編號</w:t>
            </w:r>
            <w:proofErr w:type="spellEnd"/>
            <w:r w:rsidRPr="00083017">
              <w:rPr>
                <w:rFonts w:ascii="標楷體" w:eastAsia="標楷體" w:hAnsi="標楷體" w:hint="eastAsia"/>
                <w:color w:val="000000"/>
                <w:szCs w:val="20"/>
                <w:lang w:val="x-none"/>
              </w:rPr>
              <w:t>(</w:t>
            </w:r>
            <w:proofErr w:type="spellStart"/>
            <w:r w:rsidRPr="00083017">
              <w:rPr>
                <w:rFonts w:ascii="標楷體" w:eastAsia="標楷體" w:hAnsi="標楷體" w:hint="eastAsia"/>
                <w:color w:val="000000"/>
                <w:szCs w:val="20"/>
                <w:lang w:val="x-none"/>
              </w:rPr>
              <w:t>FacmNo</w:t>
            </w:r>
            <w:proofErr w:type="spellEnd"/>
            <w:r w:rsidRPr="00083017">
              <w:rPr>
                <w:rFonts w:ascii="標楷體" w:eastAsia="標楷體" w:hAnsi="標楷體" w:hint="eastAsia"/>
                <w:color w:val="000000"/>
                <w:szCs w:val="20"/>
                <w:lang w:val="x-none"/>
              </w:rPr>
              <w:t>)]</w:t>
            </w:r>
            <w:proofErr w:type="spellStart"/>
            <w:r>
              <w:rPr>
                <w:rFonts w:ascii="標楷體" w:eastAsia="標楷體" w:hAnsi="標楷體" w:hint="eastAsia"/>
              </w:rPr>
              <w:t>檢核</w:t>
            </w:r>
            <w:r w:rsidRPr="00DF5CD8">
              <w:rPr>
                <w:rFonts w:ascii="標楷體" w:eastAsia="標楷體" w:hAnsi="標楷體" w:hint="eastAsia"/>
                <w:color w:val="000000"/>
              </w:rPr>
              <w:t>是否存在於</w:t>
            </w:r>
            <w:proofErr w:type="spellEnd"/>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w:t>
            </w:r>
            <w:proofErr w:type="spellStart"/>
            <w:r w:rsidRPr="00083017">
              <w:rPr>
                <w:rFonts w:ascii="標楷體" w:eastAsia="標楷體" w:hAnsi="標楷體" w:hint="eastAsia"/>
              </w:rPr>
              <w:t>CustNo</w:t>
            </w:r>
            <w:proofErr w:type="spellEnd"/>
            <w:r w:rsidRPr="00083017">
              <w:rPr>
                <w:rFonts w:ascii="標楷體" w:eastAsia="標楷體" w:hAnsi="標楷體" w:hint="eastAsia"/>
              </w:rPr>
              <w:t>)]</w:t>
            </w:r>
            <w:r>
              <w:rPr>
                <w:rFonts w:ascii="標楷體" w:eastAsia="標楷體" w:hAnsi="標楷體" w:hint="eastAsia"/>
              </w:rPr>
              <w:t>、</w:t>
            </w:r>
            <w:r w:rsidRPr="0031616F">
              <w:rPr>
                <w:rFonts w:ascii="標楷體" w:eastAsia="標楷體" w:hAnsi="標楷體" w:hint="eastAsia"/>
              </w:rPr>
              <w:t>[額度編號(</w:t>
            </w:r>
            <w:proofErr w:type="spellStart"/>
            <w:r w:rsidRPr="0031616F">
              <w:rPr>
                <w:rFonts w:ascii="標楷體" w:eastAsia="標楷體" w:hAnsi="標楷體" w:hint="eastAsia"/>
              </w:rPr>
              <w:t>FacmNo</w:t>
            </w:r>
            <w:proofErr w:type="spellEnd"/>
            <w:r w:rsidRPr="0031616F">
              <w:rPr>
                <w:rFonts w:ascii="標楷體" w:eastAsia="標楷體" w:hAnsi="標楷體" w:hint="eastAsia"/>
              </w:rPr>
              <w:t>)]</w:t>
            </w:r>
            <w:r>
              <w:rPr>
                <w:rFonts w:ascii="標楷體" w:eastAsia="標楷體" w:hAnsi="標楷體" w:hint="eastAsia"/>
              </w:rPr>
              <w:t>、</w:t>
            </w:r>
            <w:r w:rsidRPr="0031616F">
              <w:rPr>
                <w:rFonts w:ascii="標楷體" w:eastAsia="標楷體" w:hAnsi="標楷體" w:hint="eastAsia"/>
              </w:rPr>
              <w:t>[發生日期(</w:t>
            </w:r>
            <w:proofErr w:type="spellStart"/>
            <w:r w:rsidRPr="0031616F">
              <w:rPr>
                <w:rFonts w:ascii="標楷體" w:eastAsia="標楷體" w:hAnsi="標楷體" w:hint="eastAsia"/>
              </w:rPr>
              <w:t>MarkDate</w:t>
            </w:r>
            <w:proofErr w:type="spellEnd"/>
            <w:r w:rsidRPr="0031616F">
              <w:rPr>
                <w:rFonts w:ascii="標楷體" w:eastAsia="標楷體" w:hAnsi="標楷體" w:hint="eastAsia"/>
              </w:rPr>
              <w:t>)]</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註記碼</w:t>
            </w:r>
            <w:proofErr w:type="spellEnd"/>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64350B">
              <w:rPr>
                <w:rFonts w:ascii="標楷體" w:eastAsia="標楷體" w:hAnsi="標楷體"/>
              </w:rPr>
              <w:t>MarkCode</w:t>
            </w:r>
            <w:proofErr w:type="spellEnd"/>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E86426">
              <w:rPr>
                <w:rFonts w:ascii="標楷體" w:eastAsia="標楷體" w:hAnsi="標楷體" w:hint="eastAsia"/>
                <w:color w:val="000000"/>
                <w:lang w:val="x-none" w:eastAsia="x-none"/>
              </w:rPr>
              <w:t>註記碼</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2A780B">
              <w:rPr>
                <w:rFonts w:ascii="標楷體" w:eastAsia="標楷體" w:hAnsi="標楷體"/>
              </w:rPr>
              <w:t>MarkRsn</w:t>
            </w:r>
            <w:proofErr w:type="spellEnd"/>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611AA132" w14:textId="77777777" w:rsidR="00DA2F94" w:rsidRPr="00DA2F94" w:rsidRDefault="00DA2F94" w:rsidP="00DA2F94">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55A6EEDA" w14:textId="29807FE6" w:rsidR="00DA2F94" w:rsidRPr="00DA2F94" w:rsidRDefault="00DA2F94" w:rsidP="00DA2F94">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w:t>
            </w:r>
            <w:proofErr w:type="spellStart"/>
            <w:r w:rsidRPr="00DA2F94">
              <w:rPr>
                <w:rFonts w:ascii="標楷體" w:eastAsia="標楷體" w:hAnsi="標楷體" w:hint="eastAsia"/>
                <w:color w:val="FF0000"/>
                <w:highlight w:val="lightGray"/>
              </w:rPr>
              <w:t>Cd</w:t>
            </w:r>
            <w:r w:rsidRPr="00DA2F94">
              <w:rPr>
                <w:rFonts w:ascii="標楷體" w:eastAsia="標楷體" w:hAnsi="標楷體"/>
                <w:color w:val="FF0000"/>
                <w:highlight w:val="lightGray"/>
              </w:rPr>
              <w:t>Code</w:t>
            </w:r>
            <w:proofErr w:type="spellEnd"/>
            <w:r w:rsidRPr="00DA2F94">
              <w:rPr>
                <w:rFonts w:ascii="標楷體" w:eastAsia="標楷體" w:hAnsi="標楷體" w:hint="eastAsia"/>
                <w:color w:val="FF0000"/>
                <w:highlight w:val="lightGray"/>
              </w:rPr>
              <w:t>的</w:t>
            </w:r>
            <w:proofErr w:type="spellStart"/>
            <w:r w:rsidRPr="00DA2F94">
              <w:rPr>
                <w:rFonts w:ascii="標楷體" w:eastAsia="標楷體" w:hAnsi="標楷體"/>
                <w:color w:val="FF0000"/>
                <w:highlight w:val="lightGray"/>
              </w:rPr>
              <w:t>DefCode</w:t>
            </w:r>
            <w:proofErr w:type="spellEnd"/>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w:t>
            </w:r>
            <w:proofErr w:type="spellStart"/>
            <w:r w:rsidRPr="00DA2F94">
              <w:rPr>
                <w:rFonts w:ascii="標楷體" w:eastAsia="標楷體" w:hAnsi="標楷體"/>
                <w:color w:val="FF0000"/>
                <w:highlight w:val="lightGray"/>
              </w:rPr>
              <w:t>LosCod</w:t>
            </w:r>
            <w:proofErr w:type="spellEnd"/>
          </w:p>
          <w:p w14:paraId="07CF1CF3" w14:textId="6E4EFE86" w:rsidR="00142A50" w:rsidRPr="00DA2F94" w:rsidRDefault="00DA2F94" w:rsidP="00DA2F94">
            <w:pPr>
              <w:rPr>
                <w:rFonts w:ascii="標楷體" w:eastAsia="標楷體" w:hAnsi="標楷體"/>
                <w:color w:val="FF0000"/>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Pr="00DA2F94">
              <w:rPr>
                <w:rFonts w:ascii="標楷體" w:eastAsia="標楷體" w:hAnsi="標楷體" w:cs="細明體" w:hint="eastAsia"/>
                <w:color w:val="FF0000"/>
                <w:spacing w:val="15"/>
                <w:kern w:val="0"/>
                <w:highlight w:val="lightGray"/>
              </w:rPr>
              <w:t>2/L60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5E75F52" w14:textId="4A23A0E7" w:rsidR="00142A50" w:rsidRDefault="00142A50" w:rsidP="00DA2F94">
            <w:pPr>
              <w:snapToGrid w:val="0"/>
              <w:ind w:left="240"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DA2F94" w:rsidRPr="00DA2F94">
              <w:rPr>
                <w:rFonts w:ascii="標楷體" w:eastAsia="標楷體" w:hAnsi="標楷體" w:hint="eastAsia"/>
                <w:color w:val="FF0000"/>
                <w:highlight w:val="lightGray"/>
              </w:rPr>
              <w:t>限輸入代碼，檢核條件：依</w:t>
            </w:r>
            <w:r w:rsidR="00DA2F94" w:rsidRPr="00DA2F94">
              <w:rPr>
                <w:rFonts w:ascii="標楷體" w:eastAsia="標楷體" w:hAnsi="標楷體"/>
                <w:color w:val="FF0000"/>
                <w:highlight w:val="lightGray"/>
              </w:rPr>
              <w:br/>
            </w:r>
            <w:r w:rsidR="00DA2F94" w:rsidRPr="00DA2F94">
              <w:rPr>
                <w:rFonts w:ascii="標楷體" w:eastAsia="標楷體" w:hAnsi="標楷體" w:hint="eastAsia"/>
                <w:color w:val="FF0000"/>
                <w:highlight w:val="lightGray"/>
              </w:rPr>
              <w:t>選單/</w:t>
            </w:r>
            <w:r w:rsidR="00DA2F94" w:rsidRPr="00DA2F94">
              <w:rPr>
                <w:rFonts w:ascii="標楷體" w:eastAsia="標楷體" w:hAnsi="標楷體"/>
                <w:color w:val="FF0000"/>
                <w:highlight w:val="lightGray"/>
              </w:rPr>
              <w:t>V(H)</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5B7C70">
        <w:rPr>
          <w:color w:val="FF0000"/>
          <w:highlight w:val="lightGray"/>
        </w:rPr>
        <w:t>UI</w:t>
      </w:r>
      <w:r w:rsidRPr="005B7C70">
        <w:rPr>
          <w:color w:val="FF0000"/>
          <w:highlight w:val="lightGray"/>
        </w:rPr>
        <w:t>畫面</w:t>
      </w:r>
      <w:r w:rsidRPr="005B7C70">
        <w:rPr>
          <w:color w:val="FF0000"/>
          <w:highlight w:val="lightGray"/>
        </w:rPr>
        <w:t>-</w:t>
      </w:r>
      <w:r w:rsidRPr="005B7C70">
        <w:rPr>
          <w:rFonts w:hint="eastAsia"/>
          <w:color w:val="FF0000"/>
          <w:highlight w:val="lightGray"/>
        </w:rPr>
        <w:t>修改</w:t>
      </w:r>
    </w:p>
    <w:p w14:paraId="507B77E3" w14:textId="665ACBC4" w:rsidR="00142A50" w:rsidRDefault="005B7C70" w:rsidP="00142A50">
      <w:r w:rsidRPr="005B7C70">
        <w:rPr>
          <w:noProof/>
        </w:rPr>
        <w:lastRenderedPageBreak/>
        <w:drawing>
          <wp:inline distT="0" distB="0" distL="0" distR="0" wp14:anchorId="5603BEFA" wp14:editId="50C3004B">
            <wp:extent cx="6479540" cy="3935095"/>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93509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[發生日期(</w:t>
            </w:r>
            <w:proofErr w:type="spellStart"/>
            <w:r w:rsidRPr="004E3D96">
              <w:rPr>
                <w:rFonts w:ascii="標楷體" w:eastAsia="標楷體" w:hAnsi="標楷體" w:hint="eastAsia"/>
                <w:color w:val="000000"/>
              </w:rPr>
              <w:t>MarkDate</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lastRenderedPageBreak/>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proofErr w:type="spellStart"/>
            <w:r>
              <w:rPr>
                <w:rFonts w:ascii="標楷體" w:eastAsia="標楷體" w:hAnsi="標楷體" w:hint="eastAsia"/>
              </w:rPr>
              <w:t>CustMain.CustName</w:t>
            </w:r>
            <w:proofErr w:type="spellEnd"/>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發生日期</w:t>
            </w:r>
            <w:proofErr w:type="spellEnd"/>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註記碼</w:t>
            </w:r>
            <w:proofErr w:type="spellEnd"/>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64350B">
              <w:rPr>
                <w:rFonts w:ascii="標楷體" w:eastAsia="標楷體" w:hAnsi="標楷體"/>
              </w:rPr>
              <w:t>MarkCode</w:t>
            </w:r>
            <w:proofErr w:type="spellEnd"/>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E86426">
              <w:rPr>
                <w:rFonts w:ascii="標楷體" w:eastAsia="標楷體" w:hAnsi="標楷體" w:hint="eastAsia"/>
                <w:color w:val="000000"/>
                <w:lang w:val="x-none" w:eastAsia="x-none"/>
              </w:rPr>
              <w:t>註記碼</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2A780B">
              <w:rPr>
                <w:rFonts w:ascii="標楷體" w:eastAsia="標楷體" w:hAnsi="標楷體"/>
              </w:rPr>
              <w:t>MarkRsn</w:t>
            </w:r>
            <w:proofErr w:type="spellEnd"/>
          </w:p>
          <w:p w14:paraId="625E1B3C" w14:textId="1E343B35"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sidR="00D26BB2" w:rsidRPr="00D26BB2">
              <w:rPr>
                <w:rFonts w:ascii="標楷體" w:eastAsia="標楷體" w:hAnsi="標楷體" w:cs="細明體" w:hint="eastAsia"/>
                <w:color w:val="FF0000"/>
                <w:spacing w:val="15"/>
                <w:kern w:val="0"/>
                <w:highlight w:val="lightGray"/>
              </w:rPr>
              <w:t>2</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lastRenderedPageBreak/>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668CC835" w14:textId="77777777" w:rsidR="005B7C70" w:rsidRPr="00DA2F94" w:rsidRDefault="005B7C70" w:rsidP="005B7C70">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41E9891F" w14:textId="77777777" w:rsidR="005B7C70" w:rsidRPr="00DA2F94" w:rsidRDefault="005B7C70" w:rsidP="005B7C70">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w:t>
            </w:r>
            <w:proofErr w:type="spellStart"/>
            <w:r w:rsidRPr="00DA2F94">
              <w:rPr>
                <w:rFonts w:ascii="標楷體" w:eastAsia="標楷體" w:hAnsi="標楷體" w:hint="eastAsia"/>
                <w:color w:val="FF0000"/>
                <w:highlight w:val="lightGray"/>
              </w:rPr>
              <w:t>Cd</w:t>
            </w:r>
            <w:r w:rsidRPr="00DA2F94">
              <w:rPr>
                <w:rFonts w:ascii="標楷體" w:eastAsia="標楷體" w:hAnsi="標楷體"/>
                <w:color w:val="FF0000"/>
                <w:highlight w:val="lightGray"/>
              </w:rPr>
              <w:t>Code</w:t>
            </w:r>
            <w:proofErr w:type="spellEnd"/>
            <w:r w:rsidRPr="00DA2F94">
              <w:rPr>
                <w:rFonts w:ascii="標楷體" w:eastAsia="標楷體" w:hAnsi="標楷體" w:hint="eastAsia"/>
                <w:color w:val="FF0000"/>
                <w:highlight w:val="lightGray"/>
              </w:rPr>
              <w:t>的</w:t>
            </w:r>
            <w:proofErr w:type="spellStart"/>
            <w:r w:rsidRPr="00DA2F94">
              <w:rPr>
                <w:rFonts w:ascii="標楷體" w:eastAsia="標楷體" w:hAnsi="標楷體"/>
                <w:color w:val="FF0000"/>
                <w:highlight w:val="lightGray"/>
              </w:rPr>
              <w:t>DefCode</w:t>
            </w:r>
            <w:proofErr w:type="spellEnd"/>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w:t>
            </w:r>
            <w:proofErr w:type="spellStart"/>
            <w:r w:rsidRPr="00DA2F94">
              <w:rPr>
                <w:rFonts w:ascii="標楷體" w:eastAsia="標楷體" w:hAnsi="標楷體"/>
                <w:color w:val="FF0000"/>
                <w:highlight w:val="lightGray"/>
              </w:rPr>
              <w:t>LosCod</w:t>
            </w:r>
            <w:proofErr w:type="spellEnd"/>
          </w:p>
          <w:p w14:paraId="0FCFAF71" w14:textId="74068AFA" w:rsidR="00142A50" w:rsidRPr="00EF791A" w:rsidRDefault="005B7C70" w:rsidP="005B7C70">
            <w:pPr>
              <w:rPr>
                <w:rFonts w:ascii="標楷體" w:eastAsia="標楷體" w:hAnsi="標楷體"/>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00D26BB2">
              <w:rPr>
                <w:rFonts w:ascii="標楷體" w:eastAsia="標楷體" w:hAnsi="標楷體" w:cs="細明體" w:hint="eastAsia"/>
                <w:color w:val="FF0000"/>
                <w:spacing w:val="15"/>
                <w:kern w:val="0"/>
                <w:highlight w:val="lightGray"/>
              </w:rPr>
              <w:t>3</w:t>
            </w:r>
            <w:r w:rsidRPr="00DA2F94">
              <w:rPr>
                <w:rFonts w:ascii="標楷體" w:eastAsia="標楷體" w:hAnsi="標楷體" w:cs="細明體" w:hint="eastAsia"/>
                <w:color w:val="FF0000"/>
                <w:spacing w:val="15"/>
                <w:kern w:val="0"/>
                <w:highlight w:val="lightGray"/>
              </w:rPr>
              <w:t>/L60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328000D" w14:textId="6AB2FF4D" w:rsidR="00142A50" w:rsidRDefault="00142A50" w:rsidP="005B7C70">
            <w:pPr>
              <w:snapToGrid w:val="0"/>
              <w:ind w:leftChars="35" w:left="324"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w:t>
            </w:r>
            <w:r w:rsidR="005B7C70" w:rsidRPr="00DA2F94">
              <w:rPr>
                <w:rFonts w:ascii="標楷體" w:eastAsia="標楷體" w:hAnsi="標楷體" w:hint="eastAsia"/>
                <w:color w:val="FF0000"/>
                <w:highlight w:val="lightGray"/>
              </w:rPr>
              <w:t>限輸入代</w:t>
            </w:r>
            <w:r w:rsidR="005B7C70">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碼，檢核條件：依</w:t>
            </w:r>
            <w:r w:rsidR="005B7C70" w:rsidRPr="00DA2F94">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選單/</w:t>
            </w:r>
            <w:r w:rsidR="005B7C70" w:rsidRPr="00DA2F94">
              <w:rPr>
                <w:rFonts w:ascii="標楷體" w:eastAsia="標楷體" w:hAnsi="標楷體"/>
                <w:color w:val="FF0000"/>
                <w:highlight w:val="lightGray"/>
              </w:rPr>
              <w:t>V(H)</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5B7C70">
        <w:rPr>
          <w:rFonts w:hint="eastAsia"/>
          <w:color w:val="FF0000"/>
          <w:highlight w:val="lightGray"/>
          <w:lang w:val="x-none" w:eastAsia="x-none"/>
        </w:rPr>
        <w:t>查詢</w:t>
      </w:r>
      <w:r w:rsidRPr="005B7C70">
        <w:rPr>
          <w:rFonts w:hint="eastAsia"/>
          <w:color w:val="FF0000"/>
          <w:highlight w:val="lightGray"/>
        </w:rPr>
        <w:t>1/L6064</w:t>
      </w:r>
    </w:p>
    <w:p w14:paraId="0582ED86" w14:textId="6EEF7097" w:rsidR="00142A50" w:rsidRDefault="005B7C70" w:rsidP="00142A50">
      <w:r w:rsidRPr="005B7C70">
        <w:rPr>
          <w:noProof/>
        </w:rPr>
        <w:lastRenderedPageBreak/>
        <w:drawing>
          <wp:inline distT="0" distB="0" distL="0" distR="0" wp14:anchorId="3C1BBBBA" wp14:editId="666EA449">
            <wp:extent cx="6479540" cy="400367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003675"/>
                    </a:xfrm>
                    <a:prstGeom prst="rect">
                      <a:avLst/>
                    </a:prstGeom>
                  </pic:spPr>
                </pic:pic>
              </a:graphicData>
            </a:graphic>
          </wp:inline>
        </w:drawing>
      </w:r>
    </w:p>
    <w:p w14:paraId="5AB8972A" w14:textId="737FBE6A" w:rsidR="00D26BB2" w:rsidRPr="00D33E89" w:rsidRDefault="00D26BB2" w:rsidP="00D26BB2">
      <w:pPr>
        <w:pStyle w:val="a"/>
        <w:spacing w:before="0"/>
      </w:pPr>
      <w:r w:rsidRPr="005B7C70">
        <w:rPr>
          <w:rFonts w:hint="eastAsia"/>
          <w:color w:val="FF0000"/>
          <w:highlight w:val="lightGray"/>
          <w:lang w:val="x-none" w:eastAsia="x-none"/>
        </w:rPr>
        <w:t>查詢</w:t>
      </w:r>
      <w:r>
        <w:rPr>
          <w:rFonts w:hint="eastAsia"/>
          <w:color w:val="FF0000"/>
          <w:highlight w:val="lightGray"/>
        </w:rPr>
        <w:t>2</w:t>
      </w:r>
      <w:r w:rsidRPr="005B7C70">
        <w:rPr>
          <w:rFonts w:hint="eastAsia"/>
          <w:color w:val="FF0000"/>
          <w:highlight w:val="lightGray"/>
        </w:rPr>
        <w:t>/L6064</w:t>
      </w:r>
    </w:p>
    <w:p w14:paraId="0ADED180" w14:textId="77777777" w:rsidR="00142A50" w:rsidRDefault="00142A50" w:rsidP="00142A50"/>
    <w:p w14:paraId="2117C83C" w14:textId="412E08D2" w:rsidR="00142A50" w:rsidRDefault="0090453B" w:rsidP="00142A50">
      <w:r w:rsidRPr="0090453B">
        <w:rPr>
          <w:noProof/>
        </w:rPr>
        <w:drawing>
          <wp:inline distT="0" distB="0" distL="0" distR="0" wp14:anchorId="5E141C12" wp14:editId="1219AC91">
            <wp:extent cx="6479540" cy="38608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860800"/>
                    </a:xfrm>
                    <a:prstGeom prst="rect">
                      <a:avLst/>
                    </a:prstGeom>
                  </pic:spPr>
                </pic:pic>
              </a:graphicData>
            </a:graphic>
          </wp:inline>
        </w:drawing>
      </w:r>
    </w:p>
    <w:p w14:paraId="5A9DACD1" w14:textId="59C342D1" w:rsidR="00D26BB2" w:rsidRDefault="00D26BB2" w:rsidP="00142A50">
      <w:pPr>
        <w:pStyle w:val="a"/>
        <w:spacing w:before="0"/>
      </w:pPr>
      <w:r w:rsidRPr="005B7C70">
        <w:rPr>
          <w:rFonts w:hint="eastAsia"/>
          <w:color w:val="FF0000"/>
          <w:highlight w:val="lightGray"/>
          <w:lang w:val="x-none" w:eastAsia="x-none"/>
        </w:rPr>
        <w:t>查詢</w:t>
      </w:r>
      <w:r>
        <w:rPr>
          <w:rFonts w:hint="eastAsia"/>
          <w:color w:val="FF0000"/>
          <w:highlight w:val="lightGray"/>
          <w:lang w:val="x-none"/>
        </w:rPr>
        <w:t>3</w:t>
      </w:r>
      <w:r w:rsidRPr="005B7C70">
        <w:rPr>
          <w:rFonts w:hint="eastAsia"/>
          <w:color w:val="FF0000"/>
          <w:highlight w:val="lightGray"/>
        </w:rPr>
        <w:t>/L6064</w:t>
      </w:r>
    </w:p>
    <w:p w14:paraId="7110949F" w14:textId="2E051946" w:rsidR="005B7C70" w:rsidRDefault="005B7C70" w:rsidP="00142A50">
      <w:r w:rsidRPr="005B7C70">
        <w:rPr>
          <w:noProof/>
        </w:rPr>
        <w:lastRenderedPageBreak/>
        <w:drawing>
          <wp:inline distT="0" distB="0" distL="0" distR="0" wp14:anchorId="309D79A0" wp14:editId="1BF4E1F5">
            <wp:extent cx="6479540" cy="4382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4382770"/>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260E8995" w:rsidR="0076579F" w:rsidRPr="00142A50" w:rsidRDefault="0076579F" w:rsidP="0076579F">
      <w:pPr>
        <w:pStyle w:val="3"/>
        <w:numPr>
          <w:ilvl w:val="2"/>
          <w:numId w:val="7"/>
        </w:numPr>
        <w:spacing w:before="0"/>
        <w:rPr>
          <w:rFonts w:ascii="標楷體" w:hAnsi="標楷體"/>
          <w:bCs/>
          <w:szCs w:val="32"/>
        </w:rPr>
      </w:pPr>
      <w:bookmarkStart w:id="121" w:name="_Toc131080919"/>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1"/>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7C6A6A0E"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76579F" w:rsidRPr="004D7BEB">
              <w:rPr>
                <w:rFonts w:ascii="標楷體" w:eastAsia="標楷體" w:hAnsi="標楷體" w:hint="eastAsia"/>
              </w:rPr>
              <w:lastRenderedPageBreak/>
              <w:t>(</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A268D1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5FD9D341" w:rsidR="00142A50" w:rsidRPr="00142A50" w:rsidRDefault="00B62664" w:rsidP="0078740E">
      <w:pPr>
        <w:pStyle w:val="3"/>
        <w:numPr>
          <w:ilvl w:val="2"/>
          <w:numId w:val="7"/>
        </w:numPr>
        <w:spacing w:before="0"/>
        <w:rPr>
          <w:rFonts w:ascii="標楷體" w:hAnsi="標楷體"/>
          <w:bCs/>
          <w:szCs w:val="32"/>
        </w:rPr>
      </w:pPr>
      <w:bookmarkStart w:id="122" w:name="_Toc131080920"/>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2"/>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A0E67CE"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w:t>
            </w:r>
            <w:r w:rsidR="00D26BB2" w:rsidRPr="00D26BB2">
              <w:rPr>
                <w:rFonts w:ascii="標楷體" w:eastAsia="標楷體" w:hAnsi="標楷體"/>
                <w:color w:val="FF0000"/>
                <w:highlight w:val="lightGray"/>
              </w:rPr>
              <w:t>溢</w:t>
            </w:r>
            <w:r w:rsidRPr="00F73ED8">
              <w:rPr>
                <w:rFonts w:ascii="標楷體" w:eastAsia="標楷體" w:hAnsi="標楷體" w:hint="eastAsia"/>
                <w:highlight w:val="cyan"/>
              </w:rPr>
              <w:t>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proofErr w:type="spellStart"/>
            <w:r w:rsidRPr="006F0A8F">
              <w:rPr>
                <w:rFonts w:ascii="標楷體" w:eastAsia="標楷體" w:hAnsi="標楷體"/>
              </w:rPr>
              <w:t>FileCom</w:t>
            </w:r>
            <w:proofErr w:type="spellEnd"/>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8DDA503"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79358843"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w:t>
            </w:r>
            <w:r w:rsidR="00D26BB2" w:rsidRPr="00D26BB2">
              <w:rPr>
                <w:rFonts w:ascii="標楷體" w:eastAsia="標楷體" w:hAnsi="標楷體"/>
                <w:color w:val="FF0000"/>
                <w:highlight w:val="lightGray"/>
              </w:rPr>
              <w:t>溢</w:t>
            </w:r>
            <w:r w:rsidR="00556962" w:rsidRPr="00556962">
              <w:rPr>
                <w:rFonts w:ascii="標楷體" w:eastAsia="標楷體" w:hAnsi="標楷體" w:hint="eastAsia"/>
                <w:highlight w:val="cyan"/>
              </w:rPr>
              <w:t>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lastRenderedPageBreak/>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3F3E289A"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proofErr w:type="spellStart"/>
            <w:r w:rsidRPr="00E16CBE">
              <w:rPr>
                <w:rFonts w:ascii="標楷體" w:eastAsia="標楷體" w:hAnsi="標楷體" w:hint="eastAsia"/>
                <w:color w:val="000000"/>
                <w:lang w:val="x-none" w:eastAsia="x-none"/>
              </w:rPr>
              <w:t>本期累計應攤銷折溢價</w:t>
            </w:r>
            <w:proofErr w:type="spellEnd"/>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2CDB9A06" w14:textId="22D69EE3" w:rsidR="00096391" w:rsidRDefault="00096391" w:rsidP="00142A50">
      <w:pPr>
        <w:ind w:left="1440"/>
      </w:pPr>
    </w:p>
    <w:p w14:paraId="1E9A3CD0" w14:textId="029824BE" w:rsidR="00096391" w:rsidRDefault="00096391" w:rsidP="00142A50">
      <w:pPr>
        <w:ind w:left="1440"/>
      </w:pPr>
    </w:p>
    <w:p w14:paraId="21C63C01" w14:textId="19CB786F" w:rsidR="00096391" w:rsidRDefault="00096391">
      <w:pPr>
        <w:widowControl/>
      </w:pPr>
      <w:r>
        <w:br w:type="page"/>
      </w:r>
    </w:p>
    <w:p w14:paraId="2DD7F2AC" w14:textId="77777777" w:rsidR="00096391" w:rsidRDefault="00096391" w:rsidP="00142A50">
      <w:pPr>
        <w:ind w:left="1440"/>
      </w:pPr>
    </w:p>
    <w:p w14:paraId="66871D34" w14:textId="31043060" w:rsidR="00AF1161" w:rsidRPr="00142A50" w:rsidRDefault="00AF1161" w:rsidP="00AF1161">
      <w:pPr>
        <w:pStyle w:val="3"/>
        <w:numPr>
          <w:ilvl w:val="2"/>
          <w:numId w:val="7"/>
        </w:numPr>
        <w:spacing w:before="0"/>
        <w:rPr>
          <w:rFonts w:ascii="標楷體" w:hAnsi="標楷體"/>
          <w:bCs/>
          <w:szCs w:val="32"/>
        </w:rPr>
      </w:pPr>
      <w:bookmarkStart w:id="123" w:name="_Toc131080921"/>
      <w:r w:rsidRPr="00202E1C">
        <w:rPr>
          <w:rFonts w:ascii="標楷體" w:hAnsi="標楷體"/>
          <w:bCs/>
          <w:szCs w:val="32"/>
          <w:highlight w:val="darkYellow"/>
        </w:rPr>
        <w:t>L</w:t>
      </w:r>
      <w:r w:rsidRPr="00202E1C">
        <w:rPr>
          <w:rFonts w:ascii="標楷體" w:hAnsi="標楷體"/>
          <w:b/>
          <w:szCs w:val="32"/>
          <w:highlight w:val="darkYellow"/>
        </w:rPr>
        <w:t>7205</w:t>
      </w:r>
      <w:r w:rsidRPr="00202E1C">
        <w:rPr>
          <w:rFonts w:ascii="標楷體" w:hAnsi="標楷體" w:hint="eastAsia"/>
          <w:b/>
          <w:szCs w:val="32"/>
          <w:highlight w:val="darkYellow"/>
        </w:rPr>
        <w:t>五類資產分類上傳轉檔作業</w:t>
      </w:r>
      <w:bookmarkEnd w:id="123"/>
    </w:p>
    <w:p w14:paraId="68784BD9" w14:textId="77777777" w:rsidR="00AF1161" w:rsidRPr="00561F94" w:rsidRDefault="00AF1161" w:rsidP="00AF1161">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AF1161" w:rsidRPr="008F20B5" w14:paraId="673729C3"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6A02BC9D" w14:textId="77777777" w:rsidR="00AF1161" w:rsidRPr="004A1C2C" w:rsidRDefault="00AF1161" w:rsidP="00C646B4">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60ACBC0" w14:textId="6A3A5113" w:rsidR="00AF1161" w:rsidRPr="008F20B5" w:rsidRDefault="00AF1161" w:rsidP="00C646B4">
            <w:pPr>
              <w:rPr>
                <w:rFonts w:ascii="標楷體" w:eastAsia="標楷體" w:hAnsi="標楷體"/>
              </w:rPr>
            </w:pPr>
            <w:r>
              <w:rPr>
                <w:rFonts w:ascii="標楷體" w:eastAsia="標楷體" w:hAnsi="標楷體" w:hint="eastAsia"/>
              </w:rPr>
              <w:t>五類資產分類</w:t>
            </w:r>
            <w:r w:rsidRPr="0063185C">
              <w:rPr>
                <w:rFonts w:ascii="標楷體" w:eastAsia="標楷體" w:hAnsi="標楷體" w:hint="eastAsia"/>
              </w:rPr>
              <w:t>上傳</w:t>
            </w:r>
            <w:r>
              <w:rPr>
                <w:rFonts w:ascii="標楷體" w:eastAsia="標楷體" w:hAnsi="標楷體" w:hint="eastAsia"/>
              </w:rPr>
              <w:t>轉檔</w:t>
            </w:r>
            <w:r w:rsidRPr="0063185C">
              <w:rPr>
                <w:rFonts w:ascii="標楷體" w:eastAsia="標楷體" w:hAnsi="標楷體" w:hint="eastAsia"/>
              </w:rPr>
              <w:t>作業</w:t>
            </w:r>
          </w:p>
        </w:tc>
      </w:tr>
      <w:tr w:rsidR="00AF1161" w:rsidRPr="008F20B5" w14:paraId="11742D9A"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4A4A13B4" w14:textId="77777777" w:rsidR="00AF1161" w:rsidRPr="004A1C2C" w:rsidRDefault="00AF1161" w:rsidP="00C646B4">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E2AF85" w14:textId="663ADF81" w:rsidR="00AF1161" w:rsidRPr="004A1C2C" w:rsidRDefault="00AF1161" w:rsidP="00C646B4">
            <w:pPr>
              <w:autoSpaceDE w:val="0"/>
              <w:autoSpaceDN w:val="0"/>
              <w:adjustRightInd w:val="0"/>
              <w:spacing w:line="0" w:lineRule="atLeast"/>
              <w:rPr>
                <w:rFonts w:ascii="標楷體" w:eastAsia="標楷體" w:hAnsi="標楷體"/>
              </w:rPr>
            </w:pPr>
            <w:r>
              <w:rPr>
                <w:rFonts w:ascii="標楷體" w:eastAsia="標楷體" w:hAnsi="標楷體" w:hint="eastAsia"/>
              </w:rPr>
              <w:t>維護五類資產分類時</w:t>
            </w:r>
          </w:p>
        </w:tc>
      </w:tr>
      <w:tr w:rsidR="00AF1161" w:rsidRPr="008F20B5" w14:paraId="2356D1EC" w14:textId="77777777" w:rsidTr="00C646B4">
        <w:trPr>
          <w:trHeight w:val="773"/>
        </w:trPr>
        <w:tc>
          <w:tcPr>
            <w:tcW w:w="1548" w:type="dxa"/>
            <w:tcBorders>
              <w:top w:val="single" w:sz="8" w:space="0" w:color="000000"/>
              <w:bottom w:val="single" w:sz="8" w:space="0" w:color="000000"/>
              <w:right w:val="single" w:sz="8" w:space="0" w:color="000000"/>
            </w:tcBorders>
            <w:shd w:val="clear" w:color="auto" w:fill="F3F3F3"/>
          </w:tcPr>
          <w:p w14:paraId="31062DD6" w14:textId="77777777" w:rsidR="00AF1161" w:rsidRPr="004A1C2C" w:rsidRDefault="00AF1161" w:rsidP="00C646B4">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51929C2" w14:textId="2D445B66" w:rsidR="00AF1161" w:rsidRPr="004037BD" w:rsidRDefault="00AF1161" w:rsidP="00C646B4">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w:t>
            </w:r>
            <w:r w:rsidRPr="00BC48BD">
              <w:rPr>
                <w:rFonts w:ascii="標楷體" w:eastAsia="標楷體" w:hAnsi="標楷體" w:hint="eastAsia"/>
                <w:lang w:eastAsia="zh-HK"/>
              </w:rPr>
              <w:t>作業流程. 34號公報/IFRS9</w:t>
            </w:r>
            <w:r w:rsidRPr="00BC48BD">
              <w:rPr>
                <w:rFonts w:ascii="標楷體" w:eastAsia="標楷體" w:hAnsi="標楷體" w:hint="eastAsia"/>
              </w:rPr>
              <w:t>」</w:t>
            </w:r>
            <w:r w:rsidRPr="004037BD">
              <w:rPr>
                <w:rFonts w:ascii="標楷體" w:eastAsia="標楷體" w:hAnsi="標楷體" w:hint="eastAsia"/>
              </w:rPr>
              <w:t>流程</w:t>
            </w:r>
          </w:p>
          <w:p w14:paraId="2C005202" w14:textId="17463390" w:rsidR="00AF1161" w:rsidRPr="00A313C0" w:rsidRDefault="00AF1161" w:rsidP="00314846">
            <w:pPr>
              <w:ind w:left="269" w:hangingChars="112" w:hanging="269"/>
              <w:rPr>
                <w:rFonts w:ascii="標楷體" w:eastAsia="標楷體" w:hAnsi="標楷體"/>
              </w:rPr>
            </w:pPr>
            <w:r w:rsidRPr="00AF1161">
              <w:rPr>
                <w:rFonts w:ascii="標楷體" w:eastAsia="標楷體" w:hAnsi="標楷體" w:hint="eastAsia"/>
              </w:rPr>
              <w:t>2.</w:t>
            </w:r>
            <w:r>
              <w:rPr>
                <w:rFonts w:ascii="標楷體" w:eastAsia="標楷體" w:hAnsi="標楷體" w:hint="eastAsia"/>
              </w:rPr>
              <w:t>月報批次跑完後</w:t>
            </w:r>
            <w:r w:rsidR="00DE50EA">
              <w:rPr>
                <w:rFonts w:ascii="標楷體" w:eastAsia="標楷體" w:hAnsi="標楷體" w:hint="eastAsia"/>
              </w:rPr>
              <w:t>下載</w:t>
            </w:r>
            <w:r>
              <w:rPr>
                <w:rFonts w:ascii="標楷體" w:eastAsia="標楷體" w:hAnsi="標楷體" w:hint="eastAsia"/>
              </w:rPr>
              <w:t>L</w:t>
            </w:r>
            <w:r>
              <w:rPr>
                <w:rFonts w:ascii="標楷體" w:eastAsia="標楷體" w:hAnsi="標楷體"/>
              </w:rPr>
              <w:t>M051</w:t>
            </w:r>
            <w:r>
              <w:rPr>
                <w:rFonts w:ascii="標楷體" w:eastAsia="標楷體" w:hAnsi="標楷體" w:hint="eastAsia"/>
              </w:rPr>
              <w:t>報表</w:t>
            </w:r>
            <w:r w:rsidR="00DE50EA">
              <w:rPr>
                <w:rFonts w:ascii="標楷體" w:eastAsia="標楷體" w:hAnsi="標楷體" w:hint="eastAsia"/>
              </w:rPr>
              <w:t>核對</w:t>
            </w:r>
            <w:r w:rsidR="00314846">
              <w:rPr>
                <w:rFonts w:ascii="標楷體" w:eastAsia="標楷體" w:hAnsi="標楷體" w:hint="eastAsia"/>
              </w:rPr>
              <w:t>，若須調整</w:t>
            </w:r>
            <w:r>
              <w:rPr>
                <w:rFonts w:ascii="標楷體" w:eastAsia="標楷體" w:hAnsi="標楷體" w:hint="eastAsia"/>
              </w:rPr>
              <w:t>五類資產分類</w:t>
            </w:r>
            <w:r w:rsidR="00314846">
              <w:rPr>
                <w:rFonts w:ascii="標楷體" w:eastAsia="標楷體" w:hAnsi="標楷體" w:hint="eastAsia"/>
              </w:rPr>
              <w:t>資料，</w:t>
            </w:r>
            <w:r w:rsidR="009519DB">
              <w:rPr>
                <w:rFonts w:ascii="標楷體" w:eastAsia="標楷體" w:hAnsi="標楷體" w:hint="eastAsia"/>
              </w:rPr>
              <w:t>在連線環境</w:t>
            </w:r>
            <w:r>
              <w:rPr>
                <w:rFonts w:ascii="標楷體" w:eastAsia="標楷體" w:hAnsi="標楷體" w:hint="eastAsia"/>
              </w:rPr>
              <w:t>上傳檔案</w:t>
            </w:r>
            <w:r w:rsidRPr="00AF1161">
              <w:rPr>
                <w:rFonts w:ascii="標楷體" w:eastAsia="標楷體" w:hAnsi="標楷體" w:hint="eastAsia"/>
              </w:rPr>
              <w:t>維護</w:t>
            </w:r>
            <w:r w:rsidR="0034394D" w:rsidRPr="0034394D">
              <w:rPr>
                <w:rFonts w:ascii="標楷體" w:eastAsia="標楷體" w:hAnsi="標楷體" w:hint="eastAsia"/>
                <w:highlight w:val="yellow"/>
              </w:rPr>
              <w:t>月報環境</w:t>
            </w:r>
            <w:r w:rsidRPr="00AF1161">
              <w:rPr>
                <w:rFonts w:ascii="標楷體" w:eastAsia="標楷體" w:hAnsi="標楷體" w:hint="eastAsia"/>
              </w:rPr>
              <w:t>[資產五分類代號(</w:t>
            </w:r>
            <w:proofErr w:type="spellStart"/>
            <w:r w:rsidRPr="00AF1161">
              <w:rPr>
                <w:rFonts w:ascii="標楷體" w:eastAsia="標楷體" w:hAnsi="標楷體"/>
              </w:rPr>
              <w:t>MonthlyFacBal</w:t>
            </w:r>
            <w:r>
              <w:rPr>
                <w:rFonts w:ascii="標楷體" w:eastAsia="標楷體" w:hAnsi="標楷體" w:hint="eastAsia"/>
              </w:rPr>
              <w:t>.</w:t>
            </w:r>
            <w:r w:rsidRPr="00AF1161">
              <w:rPr>
                <w:rFonts w:ascii="標楷體" w:eastAsia="標楷體" w:hAnsi="標楷體"/>
              </w:rPr>
              <w:t>AssetClass</w:t>
            </w:r>
            <w:proofErr w:type="spellEnd"/>
            <w:r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Ifrs9FacData</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Ias34Ap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LoanIfrs9Ap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，並重新產製L</w:t>
            </w:r>
            <w:r w:rsidR="00314846">
              <w:rPr>
                <w:rFonts w:ascii="標楷體" w:eastAsia="標楷體" w:hAnsi="標楷體"/>
              </w:rPr>
              <w:t>M051</w:t>
            </w:r>
            <w:r w:rsidR="00314846">
              <w:rPr>
                <w:rFonts w:ascii="標楷體" w:eastAsia="標楷體" w:hAnsi="標楷體" w:hint="eastAsia"/>
              </w:rPr>
              <w:t>報表</w:t>
            </w:r>
            <w:r w:rsidR="009519DB">
              <w:rPr>
                <w:rFonts w:ascii="標楷體" w:eastAsia="標楷體" w:hAnsi="標楷體" w:hint="eastAsia"/>
              </w:rPr>
              <w:t>供下載</w:t>
            </w:r>
            <w:r w:rsidR="00BF652F">
              <w:rPr>
                <w:rFonts w:ascii="標楷體" w:eastAsia="標楷體" w:hAnsi="標楷體" w:hint="eastAsia"/>
              </w:rPr>
              <w:t>，切換到月報環境</w:t>
            </w:r>
            <w:r w:rsidR="009519DB">
              <w:rPr>
                <w:rFonts w:ascii="標楷體" w:eastAsia="標楷體" w:hAnsi="標楷體" w:hint="eastAsia"/>
              </w:rPr>
              <w:t>產製3</w:t>
            </w:r>
            <w:r w:rsidR="009519DB">
              <w:rPr>
                <w:rFonts w:ascii="標楷體" w:eastAsia="標楷體" w:hAnsi="標楷體"/>
              </w:rPr>
              <w:t>4</w:t>
            </w:r>
            <w:r w:rsidR="009519DB">
              <w:rPr>
                <w:rFonts w:ascii="標楷體" w:eastAsia="標楷體" w:hAnsi="標楷體" w:hint="eastAsia"/>
              </w:rPr>
              <w:t>號公報與I</w:t>
            </w:r>
            <w:r w:rsidR="009519DB">
              <w:rPr>
                <w:rFonts w:ascii="標楷體" w:eastAsia="標楷體" w:hAnsi="標楷體"/>
              </w:rPr>
              <w:t>FRS9</w:t>
            </w:r>
            <w:r w:rsidR="00BF652F">
              <w:rPr>
                <w:rFonts w:ascii="標楷體" w:eastAsia="標楷體" w:hAnsi="標楷體" w:hint="eastAsia"/>
              </w:rPr>
              <w:t>媒體檔</w:t>
            </w:r>
          </w:p>
        </w:tc>
      </w:tr>
      <w:tr w:rsidR="00AF1161" w:rsidRPr="008F20B5" w14:paraId="41681380" w14:textId="77777777" w:rsidTr="00C646B4">
        <w:trPr>
          <w:trHeight w:val="321"/>
        </w:trPr>
        <w:tc>
          <w:tcPr>
            <w:tcW w:w="1548" w:type="dxa"/>
            <w:tcBorders>
              <w:top w:val="single" w:sz="8" w:space="0" w:color="000000"/>
              <w:bottom w:val="single" w:sz="8" w:space="0" w:color="000000"/>
              <w:right w:val="single" w:sz="8" w:space="0" w:color="000000"/>
            </w:tcBorders>
            <w:shd w:val="clear" w:color="auto" w:fill="F3F3F3"/>
          </w:tcPr>
          <w:p w14:paraId="54C0113E" w14:textId="77777777" w:rsidR="00AF1161" w:rsidRPr="004A1C2C" w:rsidRDefault="00AF1161" w:rsidP="00C646B4">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7624E70" w14:textId="77777777" w:rsidR="00AF1161" w:rsidRPr="004A1C2C" w:rsidRDefault="00AF1161" w:rsidP="00C646B4">
            <w:pPr>
              <w:rPr>
                <w:rFonts w:ascii="標楷體" w:eastAsia="標楷體" w:hAnsi="標楷體"/>
              </w:rPr>
            </w:pPr>
          </w:p>
        </w:tc>
      </w:tr>
      <w:tr w:rsidR="00AF1161" w:rsidRPr="008F20B5" w14:paraId="25F4573C" w14:textId="77777777" w:rsidTr="00C646B4">
        <w:trPr>
          <w:trHeight w:val="1311"/>
        </w:trPr>
        <w:tc>
          <w:tcPr>
            <w:tcW w:w="1548" w:type="dxa"/>
            <w:tcBorders>
              <w:top w:val="single" w:sz="8" w:space="0" w:color="000000"/>
              <w:bottom w:val="single" w:sz="8" w:space="0" w:color="000000"/>
              <w:right w:val="single" w:sz="8" w:space="0" w:color="000000"/>
            </w:tcBorders>
            <w:shd w:val="clear" w:color="auto" w:fill="F3F3F3"/>
          </w:tcPr>
          <w:p w14:paraId="50C0F628" w14:textId="77777777" w:rsidR="00AF1161" w:rsidRPr="004A1C2C" w:rsidRDefault="00AF1161" w:rsidP="00C646B4">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15B04283" w14:textId="77777777" w:rsidR="00AF1161" w:rsidRPr="004A1C2C" w:rsidRDefault="00AF1161" w:rsidP="00C646B4">
            <w:pPr>
              <w:rPr>
                <w:rFonts w:ascii="標楷體" w:eastAsia="標楷體" w:hAnsi="標楷體"/>
              </w:rPr>
            </w:pPr>
          </w:p>
        </w:tc>
      </w:tr>
      <w:tr w:rsidR="00AF1161" w:rsidRPr="008F20B5" w14:paraId="50393508"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29C362C1" w14:textId="77777777" w:rsidR="00AF1161" w:rsidRPr="004A1C2C" w:rsidRDefault="00AF1161" w:rsidP="00C646B4">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7B0444E" w14:textId="77777777" w:rsidR="00AF1161" w:rsidRPr="004A1C2C" w:rsidRDefault="00AF1161" w:rsidP="00C646B4">
            <w:pPr>
              <w:rPr>
                <w:rFonts w:ascii="標楷體" w:eastAsia="標楷體" w:hAnsi="標楷體"/>
              </w:rPr>
            </w:pPr>
          </w:p>
        </w:tc>
      </w:tr>
      <w:tr w:rsidR="00AF1161" w:rsidRPr="008F20B5" w14:paraId="128D896C" w14:textId="77777777" w:rsidTr="00C646B4">
        <w:trPr>
          <w:trHeight w:val="358"/>
        </w:trPr>
        <w:tc>
          <w:tcPr>
            <w:tcW w:w="1548" w:type="dxa"/>
            <w:tcBorders>
              <w:top w:val="single" w:sz="8" w:space="0" w:color="000000"/>
              <w:bottom w:val="single" w:sz="8" w:space="0" w:color="000000"/>
              <w:right w:val="single" w:sz="8" w:space="0" w:color="000000"/>
            </w:tcBorders>
            <w:shd w:val="clear" w:color="auto" w:fill="F3F3F3"/>
          </w:tcPr>
          <w:p w14:paraId="3DB465CC" w14:textId="77777777" w:rsidR="00AF1161" w:rsidRPr="004A1C2C" w:rsidRDefault="00AF1161" w:rsidP="00C646B4">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89761BD" w14:textId="77777777" w:rsidR="00AF1161" w:rsidRPr="001D3B0E" w:rsidRDefault="00AF1161" w:rsidP="00314846">
            <w:pPr>
              <w:ind w:left="269" w:hangingChars="112" w:hanging="269"/>
              <w:rPr>
                <w:rFonts w:ascii="標楷體" w:eastAsia="標楷體" w:hAnsi="標楷體"/>
              </w:rPr>
            </w:pPr>
          </w:p>
        </w:tc>
      </w:tr>
      <w:tr w:rsidR="00AF1161" w:rsidRPr="008F20B5" w14:paraId="1ED9C17B"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5ADDAE14" w14:textId="77777777" w:rsidR="00AF1161" w:rsidRPr="004A1C2C" w:rsidRDefault="00AF1161" w:rsidP="00C646B4">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056C17CD" w14:textId="77777777" w:rsidR="00AF1161" w:rsidRPr="004A1C2C" w:rsidRDefault="00AF1161" w:rsidP="00C646B4">
            <w:pPr>
              <w:rPr>
                <w:rFonts w:ascii="標楷體" w:eastAsia="標楷體" w:hAnsi="標楷體"/>
              </w:rPr>
            </w:pPr>
          </w:p>
        </w:tc>
      </w:tr>
    </w:tbl>
    <w:p w14:paraId="22E05364" w14:textId="77777777" w:rsidR="00AF1161" w:rsidRPr="0068704E" w:rsidRDefault="00AF1161" w:rsidP="00AF1161">
      <w:pPr>
        <w:ind w:left="1440"/>
      </w:pPr>
    </w:p>
    <w:p w14:paraId="12EBF6A7" w14:textId="77777777" w:rsidR="00AF1161" w:rsidRPr="00AB764C" w:rsidRDefault="00AF1161" w:rsidP="00AF1161">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AF1161" w:rsidRPr="0022279A" w14:paraId="08112635" w14:textId="77777777" w:rsidTr="00C646B4">
        <w:tc>
          <w:tcPr>
            <w:tcW w:w="851" w:type="dxa"/>
            <w:shd w:val="clear" w:color="auto" w:fill="D9D9D9" w:themeFill="background1" w:themeFillShade="D9"/>
          </w:tcPr>
          <w:p w14:paraId="0162178C"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B2E1626"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1483CD"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說明</w:t>
            </w:r>
          </w:p>
        </w:tc>
      </w:tr>
      <w:tr w:rsidR="00AF1161" w:rsidRPr="0022279A" w14:paraId="5CE34F3C" w14:textId="77777777" w:rsidTr="00C646B4">
        <w:tc>
          <w:tcPr>
            <w:tcW w:w="851" w:type="dxa"/>
          </w:tcPr>
          <w:p w14:paraId="14F3691B"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rPr>
              <w:t>1</w:t>
            </w:r>
          </w:p>
        </w:tc>
        <w:tc>
          <w:tcPr>
            <w:tcW w:w="3118" w:type="dxa"/>
          </w:tcPr>
          <w:p w14:paraId="5913E239" w14:textId="66EE7812" w:rsidR="00AF1161" w:rsidRPr="0022279A" w:rsidRDefault="00AF1161" w:rsidP="00C646B4">
            <w:pPr>
              <w:rPr>
                <w:rFonts w:ascii="標楷體" w:eastAsia="標楷體" w:hAnsi="標楷體"/>
              </w:rPr>
            </w:pPr>
            <w:proofErr w:type="spellStart"/>
            <w:r w:rsidRPr="00AF1161">
              <w:rPr>
                <w:rFonts w:ascii="標楷體" w:eastAsia="標楷體" w:hAnsi="標楷體"/>
              </w:rPr>
              <w:t>MonthlyFacBal</w:t>
            </w:r>
            <w:proofErr w:type="spellEnd"/>
          </w:p>
        </w:tc>
        <w:tc>
          <w:tcPr>
            <w:tcW w:w="4110" w:type="dxa"/>
          </w:tcPr>
          <w:p w14:paraId="6ADA89BF" w14:textId="4314B0FB" w:rsidR="00AF1161" w:rsidRPr="0022279A" w:rsidRDefault="005D421A" w:rsidP="00C646B4">
            <w:pPr>
              <w:rPr>
                <w:rFonts w:ascii="標楷體" w:eastAsia="標楷體" w:hAnsi="標楷體"/>
              </w:rPr>
            </w:pPr>
            <w:r w:rsidRPr="005D421A">
              <w:rPr>
                <w:rFonts w:ascii="標楷體" w:eastAsia="標楷體" w:hAnsi="標楷體" w:hint="eastAsia"/>
              </w:rPr>
              <w:t>額度月報工作檔</w:t>
            </w:r>
          </w:p>
        </w:tc>
      </w:tr>
      <w:tr w:rsidR="00314846" w:rsidRPr="0022279A" w14:paraId="158EA7AD" w14:textId="77777777" w:rsidTr="00C646B4">
        <w:tc>
          <w:tcPr>
            <w:tcW w:w="851" w:type="dxa"/>
          </w:tcPr>
          <w:p w14:paraId="08C4D377" w14:textId="289504CF" w:rsidR="00314846" w:rsidRPr="0022279A" w:rsidRDefault="00314846" w:rsidP="00C646B4">
            <w:pPr>
              <w:jc w:val="center"/>
              <w:rPr>
                <w:rFonts w:ascii="標楷體" w:eastAsia="標楷體" w:hAnsi="標楷體"/>
              </w:rPr>
            </w:pPr>
            <w:r>
              <w:rPr>
                <w:rFonts w:ascii="標楷體" w:eastAsia="標楷體" w:hAnsi="標楷體" w:hint="eastAsia"/>
              </w:rPr>
              <w:t>2</w:t>
            </w:r>
          </w:p>
        </w:tc>
        <w:tc>
          <w:tcPr>
            <w:tcW w:w="3118" w:type="dxa"/>
          </w:tcPr>
          <w:p w14:paraId="01F12705" w14:textId="0CE1E542" w:rsidR="00314846" w:rsidRPr="00AF1161" w:rsidRDefault="00314846" w:rsidP="00C646B4">
            <w:pPr>
              <w:rPr>
                <w:rFonts w:ascii="標楷體" w:eastAsia="標楷體" w:hAnsi="標楷體"/>
              </w:rPr>
            </w:pPr>
            <w:r w:rsidRPr="00314846">
              <w:rPr>
                <w:rFonts w:ascii="標楷體" w:eastAsia="標楷體" w:hAnsi="標楷體"/>
              </w:rPr>
              <w:t>Ifrs9FacData</w:t>
            </w:r>
          </w:p>
        </w:tc>
        <w:tc>
          <w:tcPr>
            <w:tcW w:w="4110" w:type="dxa"/>
          </w:tcPr>
          <w:p w14:paraId="1B72936E" w14:textId="2A6E4CEF" w:rsidR="00314846" w:rsidRPr="005D421A" w:rsidRDefault="00DE50EA" w:rsidP="00C646B4">
            <w:pPr>
              <w:rPr>
                <w:rFonts w:ascii="標楷體" w:eastAsia="標楷體" w:hAnsi="標楷體"/>
              </w:rPr>
            </w:pPr>
            <w:r w:rsidRPr="00DE50EA">
              <w:rPr>
                <w:rFonts w:ascii="標楷體" w:eastAsia="標楷體" w:hAnsi="標楷體" w:hint="eastAsia"/>
              </w:rPr>
              <w:t>IFRS9額度資料檔</w:t>
            </w:r>
          </w:p>
        </w:tc>
      </w:tr>
      <w:tr w:rsidR="00314846" w:rsidRPr="0022279A" w14:paraId="0054512B" w14:textId="77777777" w:rsidTr="00C646B4">
        <w:tc>
          <w:tcPr>
            <w:tcW w:w="851" w:type="dxa"/>
          </w:tcPr>
          <w:p w14:paraId="1DF0E7C3" w14:textId="7953277D" w:rsidR="00314846" w:rsidRPr="0022279A" w:rsidRDefault="00314846" w:rsidP="00C646B4">
            <w:pPr>
              <w:jc w:val="center"/>
              <w:rPr>
                <w:rFonts w:ascii="標楷體" w:eastAsia="標楷體" w:hAnsi="標楷體"/>
              </w:rPr>
            </w:pPr>
            <w:r>
              <w:rPr>
                <w:rFonts w:ascii="標楷體" w:eastAsia="標楷體" w:hAnsi="標楷體" w:hint="eastAsia"/>
              </w:rPr>
              <w:t>3</w:t>
            </w:r>
          </w:p>
        </w:tc>
        <w:tc>
          <w:tcPr>
            <w:tcW w:w="3118" w:type="dxa"/>
          </w:tcPr>
          <w:p w14:paraId="3DF7E1CE" w14:textId="37E9FE80" w:rsidR="00314846" w:rsidRPr="00AF1161" w:rsidRDefault="00314846" w:rsidP="00C646B4">
            <w:pPr>
              <w:rPr>
                <w:rFonts w:ascii="標楷體" w:eastAsia="標楷體" w:hAnsi="標楷體"/>
              </w:rPr>
            </w:pPr>
            <w:r w:rsidRPr="00314846">
              <w:rPr>
                <w:rFonts w:ascii="標楷體" w:eastAsia="標楷體" w:hAnsi="標楷體"/>
              </w:rPr>
              <w:t>as34Ap</w:t>
            </w:r>
          </w:p>
        </w:tc>
        <w:tc>
          <w:tcPr>
            <w:tcW w:w="4110" w:type="dxa"/>
          </w:tcPr>
          <w:p w14:paraId="699E7DFD" w14:textId="5458141A" w:rsidR="00314846" w:rsidRPr="005D421A" w:rsidRDefault="00DE50EA" w:rsidP="00C646B4">
            <w:pPr>
              <w:rPr>
                <w:rFonts w:ascii="標楷體" w:eastAsia="標楷體" w:hAnsi="標楷體"/>
              </w:rPr>
            </w:pPr>
            <w:r w:rsidRPr="00DE50EA">
              <w:rPr>
                <w:rFonts w:ascii="標楷體" w:eastAsia="標楷體" w:hAnsi="標楷體" w:hint="eastAsia"/>
              </w:rPr>
              <w:t>IAS34欄位清單A檔</w:t>
            </w:r>
          </w:p>
        </w:tc>
      </w:tr>
      <w:tr w:rsidR="00314846" w:rsidRPr="0022279A" w14:paraId="1A272F77" w14:textId="77777777" w:rsidTr="00C646B4">
        <w:tc>
          <w:tcPr>
            <w:tcW w:w="851" w:type="dxa"/>
          </w:tcPr>
          <w:p w14:paraId="7DACCCCE" w14:textId="0AB607C6" w:rsidR="00314846" w:rsidRPr="0022279A" w:rsidRDefault="00314846" w:rsidP="00C646B4">
            <w:pPr>
              <w:jc w:val="center"/>
              <w:rPr>
                <w:rFonts w:ascii="標楷體" w:eastAsia="標楷體" w:hAnsi="標楷體"/>
              </w:rPr>
            </w:pPr>
            <w:r>
              <w:rPr>
                <w:rFonts w:ascii="標楷體" w:eastAsia="標楷體" w:hAnsi="標楷體" w:hint="eastAsia"/>
              </w:rPr>
              <w:t>4</w:t>
            </w:r>
          </w:p>
        </w:tc>
        <w:tc>
          <w:tcPr>
            <w:tcW w:w="3118" w:type="dxa"/>
          </w:tcPr>
          <w:p w14:paraId="6939EC0D" w14:textId="72DE3C0F" w:rsidR="00314846" w:rsidRPr="00AF1161" w:rsidRDefault="00314846" w:rsidP="00C646B4">
            <w:pPr>
              <w:rPr>
                <w:rFonts w:ascii="標楷體" w:eastAsia="標楷體" w:hAnsi="標楷體"/>
              </w:rPr>
            </w:pPr>
            <w:r w:rsidRPr="00314846">
              <w:rPr>
                <w:rFonts w:ascii="標楷體" w:eastAsia="標楷體" w:hAnsi="標楷體"/>
              </w:rPr>
              <w:t>LoanIfrs9Ap</w:t>
            </w:r>
          </w:p>
        </w:tc>
        <w:tc>
          <w:tcPr>
            <w:tcW w:w="4110" w:type="dxa"/>
          </w:tcPr>
          <w:p w14:paraId="6E219A3E" w14:textId="6B3E078B" w:rsidR="00314846" w:rsidRPr="005D421A" w:rsidRDefault="00DE50EA" w:rsidP="00C646B4">
            <w:pPr>
              <w:rPr>
                <w:rFonts w:ascii="標楷體" w:eastAsia="標楷體" w:hAnsi="標楷體"/>
              </w:rPr>
            </w:pPr>
            <w:r w:rsidRPr="00DE50EA">
              <w:rPr>
                <w:rFonts w:ascii="標楷體" w:eastAsia="標楷體" w:hAnsi="標楷體" w:hint="eastAsia"/>
              </w:rPr>
              <w:t>IFRS9欄位清單1</w:t>
            </w:r>
          </w:p>
        </w:tc>
      </w:tr>
    </w:tbl>
    <w:p w14:paraId="17638B8A" w14:textId="77777777" w:rsidR="00AF1161" w:rsidRDefault="00AF1161" w:rsidP="00AF1161">
      <w:pPr>
        <w:ind w:left="1440"/>
      </w:pPr>
    </w:p>
    <w:p w14:paraId="60ECDF55" w14:textId="77777777" w:rsidR="00AF1161" w:rsidRPr="00723606" w:rsidRDefault="00AF1161" w:rsidP="00AF1161">
      <w:pPr>
        <w:pStyle w:val="a"/>
        <w:tabs>
          <w:tab w:val="clear" w:pos="1559"/>
        </w:tabs>
        <w:spacing w:before="0"/>
        <w:ind w:left="1614" w:hanging="480"/>
      </w:pPr>
      <w:r w:rsidRPr="00723606">
        <w:t>UI</w:t>
      </w:r>
      <w:r w:rsidRPr="00723606">
        <w:rPr>
          <w:rFonts w:hint="eastAsia"/>
        </w:rPr>
        <w:t>畫面</w:t>
      </w:r>
    </w:p>
    <w:p w14:paraId="7A40B48A" w14:textId="5810AA9A" w:rsidR="00AF1161" w:rsidRDefault="005D421A" w:rsidP="00AF1161">
      <w:r w:rsidRPr="005D421A">
        <w:rPr>
          <w:noProof/>
        </w:rPr>
        <w:drawing>
          <wp:inline distT="0" distB="0" distL="0" distR="0" wp14:anchorId="1D131ED2" wp14:editId="6EC3C99F">
            <wp:extent cx="6479540" cy="19240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924050"/>
                    </a:xfrm>
                    <a:prstGeom prst="rect">
                      <a:avLst/>
                    </a:prstGeom>
                  </pic:spPr>
                </pic:pic>
              </a:graphicData>
            </a:graphic>
          </wp:inline>
        </w:drawing>
      </w:r>
    </w:p>
    <w:p w14:paraId="1F5B0B38" w14:textId="77777777" w:rsidR="00AF1161" w:rsidRDefault="00AF1161" w:rsidP="00AF1161">
      <w:pPr>
        <w:ind w:left="1440"/>
      </w:pPr>
    </w:p>
    <w:p w14:paraId="02CA2B34" w14:textId="77777777" w:rsidR="00AF1161" w:rsidRDefault="00AF1161" w:rsidP="00AF1161">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AF1161" w:rsidRPr="00F5236F" w14:paraId="3816BACF" w14:textId="77777777" w:rsidTr="00C646B4">
        <w:tc>
          <w:tcPr>
            <w:tcW w:w="848" w:type="dxa"/>
            <w:shd w:val="clear" w:color="auto" w:fill="D9D9D9" w:themeFill="background1" w:themeFillShade="D9"/>
          </w:tcPr>
          <w:p w14:paraId="20E824C9" w14:textId="77777777" w:rsidR="00AF1161" w:rsidRPr="00F5236F" w:rsidRDefault="00AF1161" w:rsidP="00C646B4">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4D80406"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E1F0BDB"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功能說明</w:t>
            </w:r>
          </w:p>
        </w:tc>
      </w:tr>
      <w:tr w:rsidR="00AF1161" w:rsidRPr="00F5236F" w14:paraId="0AB66600" w14:textId="77777777" w:rsidTr="00C646B4">
        <w:tc>
          <w:tcPr>
            <w:tcW w:w="848" w:type="dxa"/>
          </w:tcPr>
          <w:p w14:paraId="5B09608D" w14:textId="77777777" w:rsidR="00AF1161" w:rsidRPr="00744DD4" w:rsidRDefault="00AF1161" w:rsidP="00C646B4">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1C9FAC2" w14:textId="77777777" w:rsidR="00AF1161" w:rsidRPr="00744DD4" w:rsidRDefault="00AF1161" w:rsidP="00C646B4">
            <w:pPr>
              <w:rPr>
                <w:rFonts w:ascii="標楷體" w:eastAsia="標楷體" w:hAnsi="標楷體"/>
                <w:lang w:eastAsia="zh-HK"/>
              </w:rPr>
            </w:pPr>
            <w:r>
              <w:rPr>
                <w:rFonts w:ascii="標楷體" w:eastAsia="標楷體" w:hAnsi="標楷體" w:hint="eastAsia"/>
                <w:lang w:eastAsia="zh-HK"/>
              </w:rPr>
              <w:t>執行</w:t>
            </w:r>
          </w:p>
        </w:tc>
        <w:tc>
          <w:tcPr>
            <w:tcW w:w="7246" w:type="dxa"/>
          </w:tcPr>
          <w:p w14:paraId="0CA5AFC8" w14:textId="77777777" w:rsidR="00AF1161" w:rsidRDefault="00AF1161" w:rsidP="00C646B4">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4B555430" w14:textId="77777777" w:rsidR="00AF1161"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38B88AF" w14:textId="36C1AFF7" w:rsidR="00AF1161" w:rsidRDefault="00AF1161" w:rsidP="00C646B4">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w:t>
            </w:r>
            <w:r w:rsidR="005D421A">
              <w:rPr>
                <w:rFonts w:ascii="標楷體" w:eastAsia="標楷體" w:hAnsi="標楷體"/>
              </w:rPr>
              <w:t>5</w:t>
            </w:r>
            <w:r>
              <w:rPr>
                <w:rFonts w:ascii="標楷體" w:eastAsia="標楷體" w:hAnsi="標楷體" w:hint="eastAsia"/>
              </w:rPr>
              <w:t>(檔名))</w:t>
            </w:r>
            <w:r w:rsidRPr="00F07699">
              <w:rPr>
                <w:rFonts w:ascii="標楷體" w:eastAsia="標楷體" w:hAnsi="標楷體" w:hint="eastAsia"/>
              </w:rPr>
              <w:t>"</w:t>
            </w:r>
          </w:p>
          <w:p w14:paraId="3B0773D9" w14:textId="77777777" w:rsidR="00AF1161" w:rsidRPr="00161815" w:rsidRDefault="00AF1161" w:rsidP="00C646B4">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6BA3EB6F" w14:textId="34C33164" w:rsidR="00C646B4"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F4AA245" w14:textId="0C175E66" w:rsidR="00C646B4" w:rsidRDefault="00C646B4" w:rsidP="00C646B4">
            <w:pPr>
              <w:snapToGrid w:val="0"/>
              <w:ind w:left="238" w:hangingChars="99" w:hanging="238"/>
              <w:rPr>
                <w:rFonts w:ascii="標楷體" w:eastAsia="標楷體" w:hAnsi="標楷體"/>
                <w:shd w:val="pct15" w:color="auto" w:fill="FFFFFF"/>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區分出各欄位，維護[資產五分類代號(</w:t>
            </w:r>
            <w:proofErr w:type="spellStart"/>
            <w:r w:rsidRPr="00C646B4">
              <w:rPr>
                <w:rFonts w:ascii="標楷體" w:eastAsia="標楷體" w:hAnsi="標楷體"/>
              </w:rPr>
              <w:t>MonthlyFacBal</w:t>
            </w:r>
            <w:r w:rsidRPr="00C646B4">
              <w:rPr>
                <w:rFonts w:ascii="標楷體" w:eastAsia="標楷體" w:hAnsi="標楷體" w:hint="eastAsia"/>
              </w:rPr>
              <w:t>.</w:t>
            </w:r>
            <w:r w:rsidRPr="00C646B4">
              <w:rPr>
                <w:rFonts w:ascii="標楷體" w:eastAsia="標楷體" w:hAnsi="標楷體"/>
              </w:rPr>
              <w:t>AssetClass</w:t>
            </w:r>
            <w:proofErr w:type="spellEnd"/>
            <w:r w:rsidRPr="00C646B4">
              <w:rPr>
                <w:rFonts w:ascii="標楷體" w:eastAsia="標楷體" w:hAnsi="標楷體" w:hint="eastAsia"/>
              </w:rPr>
              <w:t>)]、[資產五分類代號(</w:t>
            </w:r>
            <w:r w:rsidRPr="00C646B4">
              <w:rPr>
                <w:rFonts w:ascii="標楷體" w:eastAsia="標楷體" w:hAnsi="標楷體"/>
              </w:rPr>
              <w:t>Ifrs9FacData</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Ias34Ap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LoanIfrs9Ap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)]，記錄成功失敗筆數並重新產製L</w:t>
            </w:r>
            <w:r w:rsidRPr="00C646B4">
              <w:rPr>
                <w:rFonts w:ascii="標楷體" w:eastAsia="標楷體" w:hAnsi="標楷體"/>
              </w:rPr>
              <w:t>M051</w:t>
            </w:r>
            <w:r w:rsidRPr="00C646B4">
              <w:rPr>
                <w:rFonts w:ascii="標楷體" w:eastAsia="標楷體" w:hAnsi="標楷體" w:hint="eastAsia"/>
              </w:rPr>
              <w:t>報表</w:t>
            </w:r>
          </w:p>
          <w:p w14:paraId="3D9EA896" w14:textId="1D893F3E" w:rsidR="00AF1161" w:rsidRPr="00C646B4" w:rsidRDefault="00C646B4" w:rsidP="00C646B4">
            <w:pPr>
              <w:snapToGrid w:val="0"/>
              <w:ind w:left="238" w:hangingChars="99" w:hanging="238"/>
              <w:rPr>
                <w:rFonts w:ascii="標楷體" w:eastAsia="標楷體" w:hAnsi="標楷體"/>
                <w:lang w:eastAsia="zh-HK"/>
              </w:rPr>
            </w:pPr>
            <w:r>
              <w:rPr>
                <w:rFonts w:ascii="標楷體" w:eastAsia="標楷體" w:hAnsi="標楷體" w:hint="eastAsia"/>
              </w:rPr>
              <w:t>5</w:t>
            </w:r>
            <w:r>
              <w:rPr>
                <w:rFonts w:ascii="標楷體" w:eastAsia="標楷體" w:hAnsi="標楷體"/>
                <w:lang w:eastAsia="zh-HK"/>
              </w:rPr>
              <w:t>.</w:t>
            </w:r>
            <w:r w:rsidRPr="00C646B4">
              <w:rPr>
                <w:rFonts w:ascii="標楷體" w:eastAsia="標楷體" w:hAnsi="標楷體" w:hint="eastAsia"/>
              </w:rPr>
              <w:t>交易完成後切換到月報環境，執行L</w:t>
            </w:r>
            <w:r w:rsidRPr="00C646B4">
              <w:rPr>
                <w:rFonts w:ascii="標楷體" w:eastAsia="標楷體" w:hAnsi="標楷體"/>
              </w:rPr>
              <w:t>7901</w:t>
            </w:r>
            <w:r w:rsidRPr="00C646B4">
              <w:rPr>
                <w:rFonts w:ascii="標楷體" w:eastAsia="標楷體" w:hAnsi="標楷體" w:hint="eastAsia"/>
              </w:rPr>
              <w:t>與L7902產製媒體檔</w:t>
            </w:r>
            <w:r>
              <w:rPr>
                <w:rFonts w:ascii="標楷體" w:eastAsia="標楷體" w:hAnsi="標楷體" w:hint="eastAsia"/>
              </w:rPr>
              <w:t xml:space="preserve"> </w:t>
            </w:r>
          </w:p>
        </w:tc>
      </w:tr>
      <w:tr w:rsidR="00AF1161" w:rsidRPr="00F5236F" w14:paraId="428869C5" w14:textId="77777777" w:rsidTr="00C646B4">
        <w:tc>
          <w:tcPr>
            <w:tcW w:w="848" w:type="dxa"/>
          </w:tcPr>
          <w:p w14:paraId="1273C9DF"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2</w:t>
            </w:r>
          </w:p>
        </w:tc>
        <w:tc>
          <w:tcPr>
            <w:tcW w:w="2112" w:type="dxa"/>
          </w:tcPr>
          <w:p w14:paraId="7F142881"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362DB6B"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AF1161" w:rsidRPr="00F5236F" w14:paraId="3AA0312C" w14:textId="77777777" w:rsidTr="00C646B4">
        <w:tc>
          <w:tcPr>
            <w:tcW w:w="848" w:type="dxa"/>
          </w:tcPr>
          <w:p w14:paraId="064E7280"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3</w:t>
            </w:r>
          </w:p>
        </w:tc>
        <w:tc>
          <w:tcPr>
            <w:tcW w:w="2112" w:type="dxa"/>
          </w:tcPr>
          <w:p w14:paraId="0A8B5A5E"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F166EAA"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E8B2E6A" w14:textId="77777777" w:rsidR="00AF1161" w:rsidRDefault="00AF1161" w:rsidP="00AF1161">
      <w:pPr>
        <w:ind w:left="1440"/>
      </w:pPr>
    </w:p>
    <w:p w14:paraId="2C8072A6" w14:textId="77777777" w:rsidR="00AF1161" w:rsidRPr="00583AF3" w:rsidRDefault="00AF1161" w:rsidP="00AF1161">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AF1161" w:rsidRPr="00362205" w14:paraId="57563906" w14:textId="77777777" w:rsidTr="00C646B4">
        <w:trPr>
          <w:trHeight w:val="388"/>
          <w:jc w:val="center"/>
        </w:trPr>
        <w:tc>
          <w:tcPr>
            <w:tcW w:w="554" w:type="dxa"/>
            <w:vMerge w:val="restart"/>
            <w:shd w:val="clear" w:color="auto" w:fill="D9D9D9" w:themeFill="background1" w:themeFillShade="D9"/>
          </w:tcPr>
          <w:p w14:paraId="56BB117C"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619AB150" w14:textId="77777777" w:rsidR="00AF1161" w:rsidRPr="00362205" w:rsidRDefault="00AF1161" w:rsidP="00C646B4">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06914027" w14:textId="77777777" w:rsidR="00AF1161" w:rsidRPr="00362205" w:rsidRDefault="00AF1161" w:rsidP="00C646B4">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0D56D5D6"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68C9B958" w14:textId="77777777" w:rsidTr="00C646B4">
        <w:trPr>
          <w:trHeight w:val="244"/>
          <w:jc w:val="center"/>
        </w:trPr>
        <w:tc>
          <w:tcPr>
            <w:tcW w:w="554" w:type="dxa"/>
            <w:vMerge/>
            <w:shd w:val="clear" w:color="auto" w:fill="D9D9D9" w:themeFill="background1" w:themeFillShade="D9"/>
          </w:tcPr>
          <w:p w14:paraId="21D6838F" w14:textId="77777777" w:rsidR="00AF1161" w:rsidRPr="00362205" w:rsidRDefault="00AF1161" w:rsidP="00C646B4">
            <w:pPr>
              <w:rPr>
                <w:rFonts w:ascii="標楷體" w:eastAsia="標楷體" w:hAnsi="標楷體"/>
              </w:rPr>
            </w:pPr>
          </w:p>
        </w:tc>
        <w:tc>
          <w:tcPr>
            <w:tcW w:w="1428" w:type="dxa"/>
            <w:vMerge/>
            <w:shd w:val="clear" w:color="auto" w:fill="D9D9D9" w:themeFill="background1" w:themeFillShade="D9"/>
          </w:tcPr>
          <w:p w14:paraId="3D81B966" w14:textId="77777777" w:rsidR="00AF1161" w:rsidRPr="00362205" w:rsidRDefault="00AF1161" w:rsidP="00C646B4">
            <w:pPr>
              <w:rPr>
                <w:rFonts w:ascii="標楷體" w:eastAsia="標楷體" w:hAnsi="標楷體"/>
              </w:rPr>
            </w:pPr>
          </w:p>
        </w:tc>
        <w:tc>
          <w:tcPr>
            <w:tcW w:w="1296" w:type="dxa"/>
            <w:shd w:val="clear" w:color="auto" w:fill="D9D9D9" w:themeFill="background1" w:themeFillShade="D9"/>
          </w:tcPr>
          <w:p w14:paraId="34B25D97" w14:textId="77777777" w:rsidR="00AF1161" w:rsidRPr="00362205" w:rsidRDefault="00AF1161" w:rsidP="00C646B4">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9BD3409" w14:textId="77777777" w:rsidR="00AF1161" w:rsidRPr="00362205" w:rsidRDefault="00AF1161" w:rsidP="00C646B4">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A82105E" w14:textId="77777777" w:rsidR="00AF1161" w:rsidRPr="00362205" w:rsidRDefault="00AF1161" w:rsidP="00C646B4">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5ABAAA7B" w14:textId="77777777" w:rsidR="00AF1161" w:rsidRPr="00362205" w:rsidRDefault="00AF1161" w:rsidP="00C646B4">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462B23B3" w14:textId="77777777" w:rsidR="00AF1161" w:rsidRPr="00362205" w:rsidRDefault="00AF1161" w:rsidP="00C646B4">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00055CE7" w14:textId="77777777" w:rsidR="00AF1161" w:rsidRPr="00362205" w:rsidRDefault="00AF1161" w:rsidP="00C646B4">
            <w:pPr>
              <w:rPr>
                <w:rFonts w:ascii="標楷體" w:eastAsia="標楷體" w:hAnsi="標楷體"/>
              </w:rPr>
            </w:pPr>
          </w:p>
        </w:tc>
      </w:tr>
      <w:tr w:rsidR="005D421A" w:rsidRPr="00362205" w14:paraId="7E6DEC4B" w14:textId="77777777" w:rsidTr="00C646B4">
        <w:trPr>
          <w:trHeight w:val="244"/>
          <w:jc w:val="center"/>
        </w:trPr>
        <w:tc>
          <w:tcPr>
            <w:tcW w:w="554" w:type="dxa"/>
          </w:tcPr>
          <w:p w14:paraId="1DD8645A" w14:textId="77777777" w:rsidR="005D421A" w:rsidRPr="00362205" w:rsidRDefault="005D421A" w:rsidP="005D421A">
            <w:pPr>
              <w:rPr>
                <w:rFonts w:ascii="標楷體" w:eastAsia="標楷體" w:hAnsi="標楷體"/>
              </w:rPr>
            </w:pPr>
            <w:r w:rsidRPr="00362205">
              <w:rPr>
                <w:rFonts w:ascii="標楷體" w:eastAsia="標楷體" w:hAnsi="標楷體" w:hint="eastAsia"/>
              </w:rPr>
              <w:t>1.</w:t>
            </w:r>
          </w:p>
        </w:tc>
        <w:tc>
          <w:tcPr>
            <w:tcW w:w="1428" w:type="dxa"/>
          </w:tcPr>
          <w:p w14:paraId="118E89F2" w14:textId="77777777" w:rsidR="005D421A" w:rsidRPr="00362205" w:rsidRDefault="005D421A" w:rsidP="005D421A">
            <w:pPr>
              <w:rPr>
                <w:rFonts w:ascii="標楷體" w:eastAsia="標楷體" w:hAnsi="標楷體"/>
              </w:rPr>
            </w:pPr>
            <w:r w:rsidRPr="00E66926">
              <w:rPr>
                <w:rFonts w:ascii="標楷體" w:eastAsia="標楷體" w:hAnsi="標楷體" w:hint="eastAsia"/>
              </w:rPr>
              <w:t>年</w:t>
            </w:r>
          </w:p>
        </w:tc>
        <w:tc>
          <w:tcPr>
            <w:tcW w:w="1296" w:type="dxa"/>
          </w:tcPr>
          <w:p w14:paraId="244EB3B3" w14:textId="77777777" w:rsidR="005D421A" w:rsidRPr="00362205" w:rsidRDefault="005D421A" w:rsidP="005D421A">
            <w:pPr>
              <w:rPr>
                <w:rFonts w:ascii="標楷體" w:eastAsia="標楷體" w:hAnsi="標楷體"/>
              </w:rPr>
            </w:pPr>
            <w:r>
              <w:rPr>
                <w:rFonts w:ascii="標楷體" w:eastAsia="標楷體" w:hAnsi="標楷體" w:hint="eastAsia"/>
              </w:rPr>
              <w:t>3</w:t>
            </w:r>
          </w:p>
        </w:tc>
        <w:tc>
          <w:tcPr>
            <w:tcW w:w="1233" w:type="dxa"/>
          </w:tcPr>
          <w:p w14:paraId="7A50A900" w14:textId="73175267" w:rsidR="005D421A" w:rsidRPr="00362205" w:rsidRDefault="005D421A" w:rsidP="005D421A">
            <w:pPr>
              <w:rPr>
                <w:rFonts w:ascii="標楷體" w:eastAsia="標楷體" w:hAnsi="標楷體"/>
              </w:rPr>
            </w:pPr>
            <w:r>
              <w:rPr>
                <w:rFonts w:ascii="標楷體" w:eastAsia="標楷體" w:hAnsi="標楷體" w:hint="eastAsia"/>
              </w:rPr>
              <w:t>會計日年</w:t>
            </w:r>
          </w:p>
        </w:tc>
        <w:tc>
          <w:tcPr>
            <w:tcW w:w="1154" w:type="dxa"/>
          </w:tcPr>
          <w:p w14:paraId="03705014" w14:textId="77777777" w:rsidR="005D421A" w:rsidRPr="00362205" w:rsidRDefault="005D421A" w:rsidP="005D421A">
            <w:pPr>
              <w:rPr>
                <w:rFonts w:ascii="標楷體" w:eastAsia="標楷體" w:hAnsi="標楷體"/>
              </w:rPr>
            </w:pPr>
          </w:p>
        </w:tc>
        <w:tc>
          <w:tcPr>
            <w:tcW w:w="537" w:type="dxa"/>
          </w:tcPr>
          <w:p w14:paraId="06BCB21C" w14:textId="6C684190" w:rsidR="005D421A" w:rsidRPr="00362205" w:rsidRDefault="005D421A" w:rsidP="005D421A">
            <w:pPr>
              <w:rPr>
                <w:rFonts w:ascii="標楷體" w:eastAsia="標楷體" w:hAnsi="標楷體"/>
              </w:rPr>
            </w:pPr>
            <w:r>
              <w:rPr>
                <w:rFonts w:ascii="標楷體" w:eastAsia="標楷體" w:hAnsi="標楷體" w:hint="eastAsia"/>
              </w:rPr>
              <w:t>V</w:t>
            </w:r>
          </w:p>
        </w:tc>
        <w:tc>
          <w:tcPr>
            <w:tcW w:w="576" w:type="dxa"/>
          </w:tcPr>
          <w:p w14:paraId="1009A169" w14:textId="2B44605D" w:rsidR="005D421A" w:rsidRPr="00362205"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5C81E653" w14:textId="7DA1DAB2" w:rsidR="005D421A" w:rsidRPr="00AC51F6" w:rsidRDefault="005D421A" w:rsidP="005D421A">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5D421A" w:rsidRPr="00362205" w14:paraId="3726BD76" w14:textId="77777777" w:rsidTr="00C646B4">
        <w:trPr>
          <w:trHeight w:val="244"/>
          <w:jc w:val="center"/>
        </w:trPr>
        <w:tc>
          <w:tcPr>
            <w:tcW w:w="554" w:type="dxa"/>
          </w:tcPr>
          <w:p w14:paraId="5A0EF9E6" w14:textId="77777777" w:rsidR="005D421A" w:rsidRPr="00362205" w:rsidRDefault="005D421A" w:rsidP="005D421A">
            <w:pPr>
              <w:rPr>
                <w:rFonts w:ascii="標楷體" w:eastAsia="標楷體" w:hAnsi="標楷體"/>
              </w:rPr>
            </w:pPr>
          </w:p>
        </w:tc>
        <w:tc>
          <w:tcPr>
            <w:tcW w:w="1428" w:type="dxa"/>
          </w:tcPr>
          <w:p w14:paraId="0B95C1C0" w14:textId="77777777" w:rsidR="005D421A" w:rsidRPr="00E66926" w:rsidRDefault="005D421A" w:rsidP="005D421A">
            <w:pPr>
              <w:rPr>
                <w:rFonts w:ascii="標楷體" w:eastAsia="標楷體" w:hAnsi="標楷體"/>
              </w:rPr>
            </w:pPr>
            <w:r w:rsidRPr="00E66926">
              <w:rPr>
                <w:rFonts w:ascii="標楷體" w:eastAsia="標楷體" w:hAnsi="標楷體" w:hint="eastAsia"/>
              </w:rPr>
              <w:t>月份</w:t>
            </w:r>
          </w:p>
        </w:tc>
        <w:tc>
          <w:tcPr>
            <w:tcW w:w="1296" w:type="dxa"/>
          </w:tcPr>
          <w:p w14:paraId="0B36AA63" w14:textId="77777777" w:rsidR="005D421A" w:rsidRDefault="005D421A" w:rsidP="005D421A">
            <w:pPr>
              <w:rPr>
                <w:rFonts w:ascii="標楷體" w:eastAsia="標楷體" w:hAnsi="標楷體"/>
              </w:rPr>
            </w:pPr>
            <w:r>
              <w:rPr>
                <w:rFonts w:ascii="標楷體" w:eastAsia="標楷體" w:hAnsi="標楷體" w:hint="eastAsia"/>
              </w:rPr>
              <w:t>2</w:t>
            </w:r>
          </w:p>
        </w:tc>
        <w:tc>
          <w:tcPr>
            <w:tcW w:w="1233" w:type="dxa"/>
          </w:tcPr>
          <w:p w14:paraId="4B333DF4" w14:textId="22FAC9D9" w:rsidR="005D421A" w:rsidRDefault="005D421A" w:rsidP="005D421A">
            <w:pPr>
              <w:rPr>
                <w:rFonts w:ascii="標楷體" w:eastAsia="標楷體" w:hAnsi="標楷體"/>
              </w:rPr>
            </w:pPr>
            <w:r>
              <w:rPr>
                <w:rFonts w:ascii="標楷體" w:eastAsia="標楷體" w:hAnsi="標楷體" w:hint="eastAsia"/>
              </w:rPr>
              <w:t>會計日</w:t>
            </w:r>
            <w:r w:rsidRPr="00FA41CC">
              <w:rPr>
                <w:rFonts w:ascii="標楷體" w:eastAsia="標楷體" w:hAnsi="標楷體" w:hint="eastAsia"/>
              </w:rPr>
              <w:t>上</w:t>
            </w:r>
            <w:r>
              <w:rPr>
                <w:rFonts w:ascii="標楷體" w:eastAsia="標楷體" w:hAnsi="標楷體" w:hint="eastAsia"/>
              </w:rPr>
              <w:t>月/本月</w:t>
            </w:r>
          </w:p>
        </w:tc>
        <w:tc>
          <w:tcPr>
            <w:tcW w:w="1154" w:type="dxa"/>
          </w:tcPr>
          <w:p w14:paraId="07DC9701" w14:textId="77777777" w:rsidR="005D421A" w:rsidRPr="00362205" w:rsidRDefault="005D421A" w:rsidP="005D421A">
            <w:pPr>
              <w:rPr>
                <w:rFonts w:ascii="標楷體" w:eastAsia="標楷體" w:hAnsi="標楷體"/>
              </w:rPr>
            </w:pPr>
          </w:p>
        </w:tc>
        <w:tc>
          <w:tcPr>
            <w:tcW w:w="537" w:type="dxa"/>
          </w:tcPr>
          <w:p w14:paraId="3499C147" w14:textId="4719DABD" w:rsidR="005D421A" w:rsidRDefault="005D421A" w:rsidP="005D421A">
            <w:pPr>
              <w:rPr>
                <w:rFonts w:ascii="標楷體" w:eastAsia="標楷體" w:hAnsi="標楷體"/>
              </w:rPr>
            </w:pPr>
            <w:r>
              <w:rPr>
                <w:rFonts w:ascii="標楷體" w:eastAsia="標楷體" w:hAnsi="標楷體" w:hint="eastAsia"/>
              </w:rPr>
              <w:t>V</w:t>
            </w:r>
          </w:p>
        </w:tc>
        <w:tc>
          <w:tcPr>
            <w:tcW w:w="576" w:type="dxa"/>
          </w:tcPr>
          <w:p w14:paraId="09989850" w14:textId="25F1F9A1" w:rsidR="005D421A"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28FA77C5" w14:textId="77777777" w:rsidR="005D421A" w:rsidRDefault="005D421A" w:rsidP="005D421A">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3E17EE88" w14:textId="2BD18FFE" w:rsidR="005D421A" w:rsidRPr="0064350B" w:rsidRDefault="005D421A" w:rsidP="005D421A">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AF1161" w:rsidRPr="00362205" w14:paraId="7E2879ED" w14:textId="77777777" w:rsidTr="00C646B4">
        <w:trPr>
          <w:trHeight w:val="244"/>
          <w:jc w:val="center"/>
        </w:trPr>
        <w:tc>
          <w:tcPr>
            <w:tcW w:w="554" w:type="dxa"/>
          </w:tcPr>
          <w:p w14:paraId="643F1A7A" w14:textId="77777777" w:rsidR="00AF1161" w:rsidRPr="00362205" w:rsidRDefault="00AF1161" w:rsidP="00C646B4">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63E7A684" w14:textId="77777777" w:rsidR="00AF1161" w:rsidRPr="00362205" w:rsidRDefault="00AF1161" w:rsidP="00C646B4">
            <w:pPr>
              <w:rPr>
                <w:rFonts w:ascii="標楷體" w:eastAsia="標楷體" w:hAnsi="標楷體"/>
              </w:rPr>
            </w:pPr>
            <w:r w:rsidRPr="005E7DC3">
              <w:rPr>
                <w:rFonts w:ascii="標楷體" w:eastAsia="標楷體" w:hAnsi="標楷體" w:hint="eastAsia"/>
              </w:rPr>
              <w:t>選擇檔案</w:t>
            </w:r>
          </w:p>
        </w:tc>
        <w:tc>
          <w:tcPr>
            <w:tcW w:w="1296" w:type="dxa"/>
          </w:tcPr>
          <w:p w14:paraId="48EBFAE2" w14:textId="77777777" w:rsidR="00AF1161" w:rsidRPr="00362205" w:rsidRDefault="00AF1161" w:rsidP="00C646B4">
            <w:pPr>
              <w:rPr>
                <w:rFonts w:ascii="標楷體" w:eastAsia="標楷體" w:hAnsi="標楷體"/>
              </w:rPr>
            </w:pPr>
            <w:r>
              <w:rPr>
                <w:rFonts w:ascii="標楷體" w:eastAsia="標楷體" w:hAnsi="標楷體" w:hint="eastAsia"/>
              </w:rPr>
              <w:t>按鈕</w:t>
            </w:r>
          </w:p>
        </w:tc>
        <w:tc>
          <w:tcPr>
            <w:tcW w:w="1233" w:type="dxa"/>
          </w:tcPr>
          <w:p w14:paraId="20047D48" w14:textId="77777777" w:rsidR="00AF1161" w:rsidRPr="00362205" w:rsidRDefault="00AF1161" w:rsidP="00C646B4">
            <w:pPr>
              <w:rPr>
                <w:rFonts w:ascii="標楷體" w:eastAsia="標楷體" w:hAnsi="標楷體"/>
              </w:rPr>
            </w:pPr>
          </w:p>
        </w:tc>
        <w:tc>
          <w:tcPr>
            <w:tcW w:w="1154" w:type="dxa"/>
          </w:tcPr>
          <w:p w14:paraId="6746EA14" w14:textId="77777777" w:rsidR="00AF1161" w:rsidRPr="00362205" w:rsidRDefault="00AF1161" w:rsidP="00C646B4">
            <w:pPr>
              <w:rPr>
                <w:rFonts w:ascii="標楷體" w:eastAsia="標楷體" w:hAnsi="標楷體"/>
              </w:rPr>
            </w:pPr>
          </w:p>
        </w:tc>
        <w:tc>
          <w:tcPr>
            <w:tcW w:w="537" w:type="dxa"/>
          </w:tcPr>
          <w:p w14:paraId="268EE094" w14:textId="77777777" w:rsidR="00AF1161" w:rsidRPr="00362205" w:rsidRDefault="00AF1161" w:rsidP="00C646B4">
            <w:pPr>
              <w:rPr>
                <w:rFonts w:ascii="標楷體" w:eastAsia="標楷體" w:hAnsi="標楷體"/>
              </w:rPr>
            </w:pPr>
            <w:r>
              <w:rPr>
                <w:rFonts w:ascii="標楷體" w:eastAsia="標楷體" w:hAnsi="標楷體" w:hint="eastAsia"/>
              </w:rPr>
              <w:t>V</w:t>
            </w:r>
          </w:p>
        </w:tc>
        <w:tc>
          <w:tcPr>
            <w:tcW w:w="576" w:type="dxa"/>
          </w:tcPr>
          <w:p w14:paraId="524A430A" w14:textId="77777777" w:rsidR="00AF1161" w:rsidRPr="00362205" w:rsidRDefault="00AF1161" w:rsidP="00C646B4">
            <w:pPr>
              <w:jc w:val="center"/>
              <w:rPr>
                <w:rFonts w:ascii="標楷體" w:eastAsia="標楷體" w:hAnsi="標楷體"/>
              </w:rPr>
            </w:pPr>
            <w:r>
              <w:rPr>
                <w:rFonts w:ascii="標楷體" w:eastAsia="標楷體" w:hAnsi="標楷體" w:hint="eastAsia"/>
              </w:rPr>
              <w:t>W</w:t>
            </w:r>
          </w:p>
        </w:tc>
        <w:tc>
          <w:tcPr>
            <w:tcW w:w="3423" w:type="dxa"/>
          </w:tcPr>
          <w:p w14:paraId="05FAB618" w14:textId="77777777" w:rsidR="00AF1161" w:rsidRPr="00C00D65" w:rsidRDefault="00AF1161" w:rsidP="00C646B4">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71DA76AD" w14:textId="77777777" w:rsidR="00AF1161" w:rsidRDefault="00AF1161" w:rsidP="00AF1161">
      <w:pPr>
        <w:ind w:left="1440"/>
      </w:pPr>
    </w:p>
    <w:p w14:paraId="6507B52B" w14:textId="3D6E3A8D" w:rsidR="00AF1161" w:rsidRPr="00583AF3" w:rsidRDefault="00AF1161" w:rsidP="00AF1161">
      <w:pPr>
        <w:pStyle w:val="a"/>
        <w:spacing w:before="0"/>
      </w:pPr>
      <w:r>
        <w:rPr>
          <w:rFonts w:hint="eastAsia"/>
        </w:rPr>
        <w:t>上傳檔案資料欄位</w:t>
      </w:r>
      <w:r w:rsidRPr="009258FB">
        <w:t>說明</w:t>
      </w:r>
      <w:r w:rsidR="00C646B4">
        <w:rPr>
          <w:rFonts w:hint="eastAsia"/>
        </w:rPr>
        <w:t>(CSV</w:t>
      </w:r>
      <w:r w:rsidR="000D3A4A">
        <w:rPr>
          <w:rFonts w:hint="eastAsia"/>
        </w:rPr>
        <w:t>格式</w:t>
      </w:r>
      <w:r w:rsidR="00C646B4">
        <w:rPr>
          <w:rFonts w:hint="eastAsia"/>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AF1161" w:rsidRPr="00362205" w14:paraId="3D0FD683" w14:textId="77777777" w:rsidTr="00C646B4">
        <w:trPr>
          <w:trHeight w:val="758"/>
          <w:jc w:val="center"/>
        </w:trPr>
        <w:tc>
          <w:tcPr>
            <w:tcW w:w="554" w:type="dxa"/>
            <w:shd w:val="clear" w:color="auto" w:fill="D9D9D9" w:themeFill="background1" w:themeFillShade="D9"/>
          </w:tcPr>
          <w:p w14:paraId="73BE293B"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140AAE0" w14:textId="77777777" w:rsidR="00AF1161" w:rsidRPr="00362205" w:rsidRDefault="00AF1161" w:rsidP="00C646B4">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08E849B1" w14:textId="77777777" w:rsidR="00AF1161" w:rsidRPr="00362205" w:rsidRDefault="00AF1161" w:rsidP="00C646B4">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525FB782"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10B48AB3" w14:textId="77777777" w:rsidTr="00C646B4">
        <w:trPr>
          <w:trHeight w:val="244"/>
          <w:jc w:val="center"/>
        </w:trPr>
        <w:tc>
          <w:tcPr>
            <w:tcW w:w="554" w:type="dxa"/>
          </w:tcPr>
          <w:p w14:paraId="23A522BA" w14:textId="77777777" w:rsidR="00AF1161" w:rsidRPr="00362205" w:rsidRDefault="00AF1161" w:rsidP="00C646B4">
            <w:pPr>
              <w:rPr>
                <w:rFonts w:ascii="標楷體" w:eastAsia="標楷體" w:hAnsi="標楷體"/>
              </w:rPr>
            </w:pPr>
            <w:r>
              <w:rPr>
                <w:rFonts w:ascii="標楷體" w:eastAsia="標楷體" w:hAnsi="標楷體" w:hint="eastAsia"/>
              </w:rPr>
              <w:t>1</w:t>
            </w:r>
          </w:p>
        </w:tc>
        <w:tc>
          <w:tcPr>
            <w:tcW w:w="3410" w:type="dxa"/>
          </w:tcPr>
          <w:p w14:paraId="113209D2" w14:textId="77777777" w:rsidR="00AF1161" w:rsidRPr="00E66926" w:rsidRDefault="00AF1161" w:rsidP="00C646B4">
            <w:pPr>
              <w:rPr>
                <w:rFonts w:ascii="標楷體" w:eastAsia="標楷體" w:hAnsi="標楷體"/>
              </w:rPr>
            </w:pPr>
            <w:r w:rsidRPr="00DA56CD">
              <w:rPr>
                <w:rFonts w:ascii="標楷體" w:eastAsia="標楷體" w:hAnsi="標楷體" w:hint="eastAsia"/>
              </w:rPr>
              <w:t>年月份</w:t>
            </w:r>
          </w:p>
        </w:tc>
        <w:tc>
          <w:tcPr>
            <w:tcW w:w="1560" w:type="dxa"/>
          </w:tcPr>
          <w:p w14:paraId="47AF855F" w14:textId="77777777" w:rsidR="00AF1161" w:rsidRDefault="00AF1161" w:rsidP="00C646B4">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339C5D50" w14:textId="3871363E" w:rsidR="00AF1161" w:rsidRPr="00AC51F6" w:rsidRDefault="00202E1C" w:rsidP="00C646B4">
            <w:pPr>
              <w:ind w:left="235" w:hangingChars="98" w:hanging="235"/>
              <w:rPr>
                <w:rFonts w:ascii="標楷體" w:eastAsia="標楷體" w:hAnsi="標楷體"/>
              </w:rPr>
            </w:pPr>
            <w:proofErr w:type="spellStart"/>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YearMonth</w:t>
            </w:r>
            <w:proofErr w:type="spellEnd"/>
            <w:r w:rsidR="00096391">
              <w:rPr>
                <w:rFonts w:ascii="標楷體" w:eastAsia="標楷體" w:hAnsi="標楷體" w:hint="eastAsia"/>
              </w:rPr>
              <w:t>(西元年月)</w:t>
            </w:r>
          </w:p>
        </w:tc>
      </w:tr>
      <w:tr w:rsidR="00AF1161" w:rsidRPr="00362205" w14:paraId="23847F1F"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939B730" w14:textId="77777777" w:rsidR="00AF1161" w:rsidRPr="00362205" w:rsidRDefault="00AF1161" w:rsidP="00C646B4">
            <w:pPr>
              <w:rPr>
                <w:rFonts w:ascii="標楷體" w:eastAsia="標楷體" w:hAnsi="標楷體"/>
              </w:rPr>
            </w:pPr>
            <w:r>
              <w:rPr>
                <w:rFonts w:ascii="標楷體" w:eastAsia="標楷體" w:hAnsi="標楷體"/>
              </w:rPr>
              <w:lastRenderedPageBreak/>
              <w:t>2</w:t>
            </w:r>
          </w:p>
        </w:tc>
        <w:tc>
          <w:tcPr>
            <w:tcW w:w="3410" w:type="dxa"/>
            <w:tcBorders>
              <w:top w:val="single" w:sz="4" w:space="0" w:color="auto"/>
              <w:left w:val="single" w:sz="4" w:space="0" w:color="auto"/>
              <w:bottom w:val="single" w:sz="4" w:space="0" w:color="auto"/>
              <w:right w:val="single" w:sz="4" w:space="0" w:color="auto"/>
            </w:tcBorders>
          </w:tcPr>
          <w:p w14:paraId="36359530" w14:textId="77777777" w:rsidR="00AF1161" w:rsidRPr="00362205" w:rsidRDefault="00AF1161" w:rsidP="00C646B4">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40A929E1" w14:textId="29696DBF" w:rsidR="00AF1161" w:rsidRPr="00362205" w:rsidRDefault="00AF1161" w:rsidP="00C646B4">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(7)</w:t>
            </w:r>
          </w:p>
        </w:tc>
        <w:tc>
          <w:tcPr>
            <w:tcW w:w="4677" w:type="dxa"/>
            <w:tcBorders>
              <w:top w:val="single" w:sz="4" w:space="0" w:color="auto"/>
              <w:left w:val="single" w:sz="4" w:space="0" w:color="auto"/>
              <w:bottom w:val="single" w:sz="4" w:space="0" w:color="auto"/>
              <w:right w:val="single" w:sz="4" w:space="0" w:color="auto"/>
            </w:tcBorders>
          </w:tcPr>
          <w:p w14:paraId="34B8759B" w14:textId="036F3A46" w:rsidR="00AF1161" w:rsidRPr="00AC51F6" w:rsidRDefault="00202E1C" w:rsidP="00C646B4">
            <w:pPr>
              <w:ind w:left="235" w:hangingChars="98" w:hanging="235"/>
              <w:rPr>
                <w:rFonts w:ascii="標楷體" w:eastAsia="標楷體" w:hAnsi="標楷體"/>
              </w:rPr>
            </w:pPr>
            <w:proofErr w:type="spellStart"/>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CustNo</w:t>
            </w:r>
            <w:proofErr w:type="spellEnd"/>
          </w:p>
        </w:tc>
      </w:tr>
      <w:tr w:rsidR="005D421A" w:rsidRPr="00362205" w14:paraId="7D0ADA6E"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D0D8A80" w14:textId="77777777" w:rsidR="005D421A" w:rsidRDefault="005D421A" w:rsidP="005D421A">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B8719DA" w14:textId="68CB2FD9" w:rsidR="005D421A" w:rsidRPr="00DA56CD" w:rsidRDefault="005D421A" w:rsidP="005D421A">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8F7B9BC" w14:textId="045D13DB"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(3)</w:t>
            </w:r>
          </w:p>
        </w:tc>
        <w:tc>
          <w:tcPr>
            <w:tcW w:w="4677" w:type="dxa"/>
            <w:tcBorders>
              <w:top w:val="single" w:sz="4" w:space="0" w:color="auto"/>
              <w:left w:val="single" w:sz="4" w:space="0" w:color="auto"/>
              <w:bottom w:val="single" w:sz="4" w:space="0" w:color="auto"/>
              <w:right w:val="single" w:sz="4" w:space="0" w:color="auto"/>
            </w:tcBorders>
          </w:tcPr>
          <w:p w14:paraId="229D0663" w14:textId="14DAD306" w:rsidR="005D421A" w:rsidRPr="00055F7D" w:rsidRDefault="00202E1C" w:rsidP="005D421A">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roofErr w:type="spellEnd"/>
          </w:p>
        </w:tc>
      </w:tr>
      <w:tr w:rsidR="005D421A" w:rsidRPr="00362205" w14:paraId="74A52220"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6A9F54" w14:textId="77777777" w:rsidR="005D421A" w:rsidRPr="00362205" w:rsidRDefault="005D421A" w:rsidP="005D421A">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296F2C9D" w14:textId="458FE34A" w:rsidR="005D421A" w:rsidRPr="00E66926" w:rsidRDefault="005D421A" w:rsidP="005D421A">
            <w:pPr>
              <w:rPr>
                <w:rFonts w:ascii="標楷體" w:eastAsia="標楷體" w:hAnsi="標楷體"/>
              </w:rPr>
            </w:pPr>
            <w:r>
              <w:rPr>
                <w:rFonts w:ascii="標楷體" w:eastAsia="標楷體" w:hAnsi="標楷體" w:hint="eastAsia"/>
              </w:rPr>
              <w:t>五類資產分類</w:t>
            </w:r>
          </w:p>
        </w:tc>
        <w:tc>
          <w:tcPr>
            <w:tcW w:w="1560" w:type="dxa"/>
            <w:tcBorders>
              <w:top w:val="single" w:sz="4" w:space="0" w:color="auto"/>
              <w:left w:val="single" w:sz="4" w:space="0" w:color="auto"/>
              <w:bottom w:val="single" w:sz="4" w:space="0" w:color="auto"/>
              <w:right w:val="single" w:sz="4" w:space="0" w:color="auto"/>
            </w:tcBorders>
          </w:tcPr>
          <w:p w14:paraId="290F475F" w14:textId="27E63916"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(1)</w:t>
            </w:r>
          </w:p>
        </w:tc>
        <w:tc>
          <w:tcPr>
            <w:tcW w:w="4677" w:type="dxa"/>
            <w:tcBorders>
              <w:top w:val="single" w:sz="4" w:space="0" w:color="auto"/>
              <w:left w:val="single" w:sz="4" w:space="0" w:color="auto"/>
              <w:bottom w:val="single" w:sz="4" w:space="0" w:color="auto"/>
              <w:right w:val="single" w:sz="4" w:space="0" w:color="auto"/>
            </w:tcBorders>
          </w:tcPr>
          <w:p w14:paraId="4A31D42A" w14:textId="56ABFE70" w:rsidR="005D421A" w:rsidRPr="00AC51F6" w:rsidRDefault="00202E1C" w:rsidP="005D421A">
            <w:pPr>
              <w:ind w:left="235" w:hangingChars="98" w:hanging="235"/>
              <w:rPr>
                <w:rFonts w:ascii="標楷體" w:eastAsia="標楷體" w:hAnsi="標楷體"/>
              </w:rPr>
            </w:pPr>
            <w:proofErr w:type="spellStart"/>
            <w:r w:rsidRPr="00AF1161">
              <w:rPr>
                <w:rFonts w:ascii="標楷體" w:eastAsia="標楷體" w:hAnsi="標楷體"/>
              </w:rPr>
              <w:t>MonthlyFacBal</w:t>
            </w:r>
            <w:r w:rsidR="005D421A">
              <w:rPr>
                <w:rFonts w:ascii="標楷體" w:eastAsia="標楷體" w:hAnsi="標楷體" w:hint="eastAsia"/>
              </w:rPr>
              <w:t>.</w:t>
            </w:r>
            <w:r w:rsidRPr="00202E1C">
              <w:rPr>
                <w:rFonts w:ascii="標楷體" w:eastAsia="標楷體" w:hAnsi="標楷體"/>
              </w:rPr>
              <w:t>AssetClass</w:t>
            </w:r>
            <w:proofErr w:type="spellEnd"/>
          </w:p>
        </w:tc>
      </w:tr>
    </w:tbl>
    <w:p w14:paraId="1D77F7C6" w14:textId="24DD00EE" w:rsidR="00AF1161" w:rsidRPr="0081487B" w:rsidRDefault="00AF1161" w:rsidP="00AF1161">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r w:rsidR="004A637F">
        <w:rPr>
          <w:rFonts w:ascii="標楷體" w:eastAsia="標楷體" w:hAnsi="標楷體" w:hint="eastAsia"/>
        </w:rPr>
        <w:t>,可只上傳需修改之戶號資料</w:t>
      </w:r>
    </w:p>
    <w:p w14:paraId="7EDC2670" w14:textId="55E4702D" w:rsidR="00C646B4" w:rsidRPr="00D61303" w:rsidRDefault="00C646B4" w:rsidP="00C646B4">
      <w:pPr>
        <w:pStyle w:val="a"/>
        <w:spacing w:before="0"/>
        <w:rPr>
          <w:highlight w:val="darkCyan"/>
        </w:rPr>
      </w:pPr>
      <w:r w:rsidRPr="00D61303">
        <w:rPr>
          <w:rFonts w:hint="eastAsia"/>
          <w:highlight w:val="darkCyan"/>
        </w:rPr>
        <w:t>上傳檔案資料欄位</w:t>
      </w:r>
      <w:r w:rsidRPr="00D61303">
        <w:rPr>
          <w:highlight w:val="darkCyan"/>
        </w:rPr>
        <w:t>說明</w:t>
      </w:r>
      <w:r w:rsidRPr="00D61303">
        <w:rPr>
          <w:rFonts w:hint="eastAsia"/>
          <w:highlight w:val="darkCyan"/>
        </w:rPr>
        <w:t>(XLSX</w:t>
      </w:r>
      <w:r w:rsidRPr="00D61303">
        <w:rPr>
          <w:rFonts w:hint="eastAsia"/>
          <w:highlight w:val="darkCyan"/>
        </w:rPr>
        <w:t>、</w:t>
      </w:r>
      <w:r w:rsidRPr="00D61303">
        <w:rPr>
          <w:rFonts w:hint="eastAsia"/>
          <w:highlight w:val="darkCyan"/>
        </w:rPr>
        <w:t>XLS</w:t>
      </w:r>
      <w:r w:rsidRPr="00D61303">
        <w:rPr>
          <w:rFonts w:hint="eastAsia"/>
          <w:highlight w:val="darkCyan"/>
        </w:rPr>
        <w:t>格式</w:t>
      </w:r>
      <w:r w:rsidRPr="00D61303">
        <w:rPr>
          <w:rFonts w:hint="eastAsia"/>
          <w:highlight w:val="darkCyan"/>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646B4" w:rsidRPr="00362205" w14:paraId="68DE1B64" w14:textId="77777777" w:rsidTr="00C91BBB">
        <w:trPr>
          <w:trHeight w:val="758"/>
          <w:jc w:val="center"/>
        </w:trPr>
        <w:tc>
          <w:tcPr>
            <w:tcW w:w="554" w:type="dxa"/>
            <w:shd w:val="clear" w:color="auto" w:fill="D9D9D9" w:themeFill="background1" w:themeFillShade="D9"/>
          </w:tcPr>
          <w:p w14:paraId="6196F499" w14:textId="77777777" w:rsidR="00C646B4" w:rsidRDefault="00C646B4" w:rsidP="00C646B4">
            <w:pPr>
              <w:rPr>
                <w:rFonts w:ascii="標楷體" w:eastAsia="標楷體" w:hAnsi="標楷體"/>
              </w:rPr>
            </w:pPr>
          </w:p>
          <w:p w14:paraId="5EBB84D5" w14:textId="12F87B18" w:rsidR="00832101" w:rsidRPr="00362205" w:rsidRDefault="00832101" w:rsidP="00C646B4">
            <w:pPr>
              <w:rPr>
                <w:rFonts w:ascii="標楷體" w:eastAsia="標楷體" w:hAnsi="標楷體"/>
              </w:rPr>
            </w:pPr>
          </w:p>
        </w:tc>
        <w:tc>
          <w:tcPr>
            <w:tcW w:w="3410" w:type="dxa"/>
            <w:shd w:val="clear" w:color="auto" w:fill="D9D9D9" w:themeFill="background1" w:themeFillShade="D9"/>
          </w:tcPr>
          <w:p w14:paraId="5AE3B9D1" w14:textId="77777777" w:rsidR="00C646B4" w:rsidRPr="00362205" w:rsidRDefault="00C646B4" w:rsidP="00C646B4">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6D5C69FB" w14:textId="77777777" w:rsidR="00C646B4" w:rsidRPr="00362205" w:rsidRDefault="00C646B4" w:rsidP="00C646B4">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D5AA0F9" w14:textId="77777777" w:rsidR="00C646B4" w:rsidRPr="00362205" w:rsidRDefault="00C646B4" w:rsidP="00C646B4">
            <w:pPr>
              <w:rPr>
                <w:rFonts w:ascii="標楷體" w:eastAsia="標楷體" w:hAnsi="標楷體"/>
              </w:rPr>
            </w:pPr>
            <w:r w:rsidRPr="00362205">
              <w:rPr>
                <w:rFonts w:ascii="標楷體" w:eastAsia="標楷體" w:hAnsi="標楷體"/>
              </w:rPr>
              <w:t>處理邏輯及注意事項</w:t>
            </w:r>
          </w:p>
        </w:tc>
      </w:tr>
      <w:tr w:rsidR="00C646B4" w:rsidRPr="00362205" w14:paraId="734EF1EE" w14:textId="77777777" w:rsidTr="00C91BBB">
        <w:trPr>
          <w:trHeight w:val="244"/>
          <w:jc w:val="center"/>
        </w:trPr>
        <w:tc>
          <w:tcPr>
            <w:tcW w:w="554" w:type="dxa"/>
          </w:tcPr>
          <w:p w14:paraId="2BCDA83E" w14:textId="77777777" w:rsidR="00C646B4" w:rsidRPr="00362205" w:rsidRDefault="00C646B4" w:rsidP="00C646B4">
            <w:pPr>
              <w:rPr>
                <w:rFonts w:ascii="標楷體" w:eastAsia="標楷體" w:hAnsi="標楷體"/>
              </w:rPr>
            </w:pPr>
            <w:r>
              <w:rPr>
                <w:rFonts w:ascii="標楷體" w:eastAsia="標楷體" w:hAnsi="標楷體" w:hint="eastAsia"/>
              </w:rPr>
              <w:t>1</w:t>
            </w:r>
          </w:p>
        </w:tc>
        <w:tc>
          <w:tcPr>
            <w:tcW w:w="3410" w:type="dxa"/>
          </w:tcPr>
          <w:p w14:paraId="0BBC0EFE" w14:textId="0A96D403" w:rsidR="00C646B4" w:rsidRPr="00E66926" w:rsidRDefault="00832101" w:rsidP="00C646B4">
            <w:pPr>
              <w:rPr>
                <w:rFonts w:ascii="標楷體" w:eastAsia="標楷體" w:hAnsi="標楷體"/>
              </w:rPr>
            </w:pPr>
            <w:r>
              <w:rPr>
                <w:rFonts w:ascii="標楷體" w:eastAsia="標楷體" w:hAnsi="標楷體" w:hint="eastAsia"/>
              </w:rPr>
              <w:t>戶號額度</w:t>
            </w:r>
          </w:p>
        </w:tc>
        <w:tc>
          <w:tcPr>
            <w:tcW w:w="1843" w:type="dxa"/>
          </w:tcPr>
          <w:p w14:paraId="4897F027" w14:textId="3FEC78AB" w:rsidR="00C646B4" w:rsidRDefault="00C646B4" w:rsidP="00975A7F">
            <w:pPr>
              <w:rPr>
                <w:rFonts w:ascii="標楷體" w:eastAsia="標楷體" w:hAnsi="標楷體"/>
              </w:rPr>
            </w:pPr>
            <w:r>
              <w:rPr>
                <w:rFonts w:ascii="標楷體" w:eastAsia="標楷體" w:hAnsi="標楷體" w:hint="eastAsia"/>
              </w:rPr>
              <w:t>數字</w:t>
            </w:r>
            <w:r w:rsidR="00832101">
              <w:rPr>
                <w:rFonts w:ascii="標楷體" w:eastAsia="標楷體" w:hAnsi="標楷體" w:hint="eastAsia"/>
              </w:rPr>
              <w:t>(</w:t>
            </w:r>
            <w:r w:rsidR="00975A7F">
              <w:rPr>
                <w:rFonts w:ascii="標楷體" w:eastAsia="標楷體" w:hAnsi="標楷體" w:hint="eastAsia"/>
              </w:rPr>
              <w:t>10</w:t>
            </w:r>
            <w:r w:rsidR="00832101">
              <w:rPr>
                <w:rFonts w:ascii="標楷體" w:eastAsia="標楷體" w:hAnsi="標楷體" w:hint="eastAsia"/>
              </w:rPr>
              <w:t>)</w:t>
            </w:r>
          </w:p>
        </w:tc>
        <w:tc>
          <w:tcPr>
            <w:tcW w:w="4394" w:type="dxa"/>
          </w:tcPr>
          <w:p w14:paraId="07E4E5C2" w14:textId="55A3BF33" w:rsidR="00C646B4" w:rsidRPr="00AC51F6" w:rsidRDefault="00C646B4" w:rsidP="00832101">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00832101">
              <w:rPr>
                <w:rFonts w:ascii="標楷體" w:eastAsia="標楷體" w:hAnsi="標楷體" w:hint="eastAsia"/>
              </w:rPr>
              <w:t>Cu</w:t>
            </w:r>
            <w:r w:rsidR="00832101">
              <w:rPr>
                <w:rFonts w:ascii="標楷體" w:eastAsia="標楷體" w:hAnsi="標楷體"/>
              </w:rPr>
              <w:t>stNo</w:t>
            </w:r>
            <w:proofErr w:type="spellEnd"/>
            <w:r w:rsidR="00832101">
              <w:rPr>
                <w:rFonts w:ascii="標楷體" w:eastAsia="標楷體" w:hAnsi="標楷體" w:hint="eastAsia"/>
              </w:rPr>
              <w:t xml:space="preserve"> + </w:t>
            </w:r>
            <w:proofErr w:type="spellStart"/>
            <w:r w:rsidR="00832101" w:rsidRPr="00AF1161">
              <w:rPr>
                <w:rFonts w:ascii="標楷體" w:eastAsia="標楷體" w:hAnsi="標楷體"/>
              </w:rPr>
              <w:t>MonthlyFacBal</w:t>
            </w:r>
            <w:r w:rsidR="00832101">
              <w:rPr>
                <w:rFonts w:ascii="標楷體" w:eastAsia="標楷體" w:hAnsi="標楷體" w:hint="eastAsia"/>
              </w:rPr>
              <w:t>.Fa</w:t>
            </w:r>
            <w:r w:rsidR="00832101">
              <w:rPr>
                <w:rFonts w:ascii="標楷體" w:eastAsia="標楷體" w:hAnsi="標楷體"/>
              </w:rPr>
              <w:t>cmNo</w:t>
            </w:r>
            <w:proofErr w:type="spellEnd"/>
          </w:p>
        </w:tc>
      </w:tr>
      <w:tr w:rsidR="00C646B4" w:rsidRPr="00362205" w14:paraId="7932925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A428FA" w14:textId="77777777" w:rsidR="00C646B4" w:rsidRPr="00362205" w:rsidRDefault="00C646B4" w:rsidP="00C646B4">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52C4DFDA" w14:textId="26E87DB7" w:rsidR="00C646B4" w:rsidRPr="00362205" w:rsidRDefault="00832101" w:rsidP="00C646B4">
            <w:pPr>
              <w:rPr>
                <w:rFonts w:ascii="標楷體" w:eastAsia="標楷體" w:hAnsi="標楷體"/>
              </w:rPr>
            </w:pPr>
            <w:r>
              <w:rPr>
                <w:rFonts w:ascii="標楷體" w:eastAsia="標楷體" w:hAnsi="標楷體" w:hint="eastAsia"/>
              </w:rPr>
              <w:t>戶號</w:t>
            </w:r>
            <w:r w:rsidR="00C646B4">
              <w:rPr>
                <w:rFonts w:ascii="標楷體" w:eastAsia="標楷體" w:hAnsi="標楷體" w:hint="eastAsia"/>
              </w:rPr>
              <w:t xml:space="preserve"> </w:t>
            </w:r>
          </w:p>
        </w:tc>
        <w:tc>
          <w:tcPr>
            <w:tcW w:w="1843" w:type="dxa"/>
            <w:tcBorders>
              <w:top w:val="single" w:sz="4" w:space="0" w:color="auto"/>
              <w:left w:val="single" w:sz="4" w:space="0" w:color="auto"/>
              <w:bottom w:val="single" w:sz="4" w:space="0" w:color="auto"/>
              <w:right w:val="single" w:sz="4" w:space="0" w:color="auto"/>
            </w:tcBorders>
          </w:tcPr>
          <w:p w14:paraId="65CC90A6" w14:textId="77777777" w:rsidR="00C646B4" w:rsidRPr="00362205" w:rsidRDefault="00C646B4" w:rsidP="00C646B4">
            <w:pPr>
              <w:rPr>
                <w:rFonts w:ascii="標楷體" w:eastAsia="標楷體" w:hAnsi="標楷體"/>
              </w:rPr>
            </w:pPr>
            <w:r>
              <w:rPr>
                <w:rFonts w:ascii="標楷體" w:eastAsia="標楷體" w:hAnsi="標楷體" w:hint="eastAsia"/>
              </w:rPr>
              <w:t>數字(7)</w:t>
            </w:r>
          </w:p>
        </w:tc>
        <w:tc>
          <w:tcPr>
            <w:tcW w:w="4394" w:type="dxa"/>
            <w:tcBorders>
              <w:top w:val="single" w:sz="4" w:space="0" w:color="auto"/>
              <w:left w:val="single" w:sz="4" w:space="0" w:color="auto"/>
              <w:bottom w:val="single" w:sz="4" w:space="0" w:color="auto"/>
              <w:right w:val="single" w:sz="4" w:space="0" w:color="auto"/>
            </w:tcBorders>
          </w:tcPr>
          <w:p w14:paraId="73D62411" w14:textId="77777777" w:rsidR="00C646B4" w:rsidRPr="00AC51F6" w:rsidRDefault="00C646B4" w:rsidP="00C646B4">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roofErr w:type="spellEnd"/>
          </w:p>
        </w:tc>
      </w:tr>
      <w:tr w:rsidR="00C646B4" w:rsidRPr="00362205" w14:paraId="02891B82"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25F319" w14:textId="77777777" w:rsidR="00C646B4" w:rsidRDefault="00C646B4" w:rsidP="00C646B4">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EEBBC8E" w14:textId="1F664F12" w:rsidR="00C646B4" w:rsidRPr="00DA56CD" w:rsidRDefault="00C646B4" w:rsidP="00832101">
            <w:pPr>
              <w:rPr>
                <w:rFonts w:ascii="標楷體" w:eastAsia="標楷體" w:hAnsi="標楷體"/>
              </w:rPr>
            </w:pPr>
            <w:r w:rsidRPr="00DA56CD">
              <w:rPr>
                <w:rFonts w:ascii="標楷體" w:eastAsia="標楷體" w:hAnsi="標楷體" w:hint="eastAsia"/>
              </w:rPr>
              <w:t>額度</w:t>
            </w:r>
            <w:r w:rsidR="00975A7F" w:rsidRPr="00DA56CD">
              <w:rPr>
                <w:rFonts w:ascii="標楷體" w:eastAsia="標楷體" w:hAnsi="標楷體" w:hint="eastAsia"/>
              </w:rPr>
              <w:t>編號</w:t>
            </w:r>
          </w:p>
        </w:tc>
        <w:tc>
          <w:tcPr>
            <w:tcW w:w="1843" w:type="dxa"/>
            <w:tcBorders>
              <w:top w:val="single" w:sz="4" w:space="0" w:color="auto"/>
              <w:left w:val="single" w:sz="4" w:space="0" w:color="auto"/>
              <w:bottom w:val="single" w:sz="4" w:space="0" w:color="auto"/>
              <w:right w:val="single" w:sz="4" w:space="0" w:color="auto"/>
            </w:tcBorders>
          </w:tcPr>
          <w:p w14:paraId="14AD6F73" w14:textId="77777777" w:rsidR="00C646B4" w:rsidRDefault="00C646B4" w:rsidP="00C646B4">
            <w:pPr>
              <w:rPr>
                <w:rFonts w:ascii="標楷體" w:eastAsia="標楷體" w:hAnsi="標楷體"/>
              </w:rPr>
            </w:pPr>
            <w:r>
              <w:rPr>
                <w:rFonts w:ascii="標楷體" w:eastAsia="標楷體" w:hAnsi="標楷體" w:hint="eastAsia"/>
              </w:rPr>
              <w:t>數字(3)</w:t>
            </w:r>
          </w:p>
        </w:tc>
        <w:tc>
          <w:tcPr>
            <w:tcW w:w="4394" w:type="dxa"/>
            <w:tcBorders>
              <w:top w:val="single" w:sz="4" w:space="0" w:color="auto"/>
              <w:left w:val="single" w:sz="4" w:space="0" w:color="auto"/>
              <w:bottom w:val="single" w:sz="4" w:space="0" w:color="auto"/>
              <w:right w:val="single" w:sz="4" w:space="0" w:color="auto"/>
            </w:tcBorders>
          </w:tcPr>
          <w:p w14:paraId="5C995CC7" w14:textId="77777777" w:rsidR="00C646B4" w:rsidRPr="00055F7D" w:rsidRDefault="00C646B4" w:rsidP="00C646B4">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roofErr w:type="spellEnd"/>
          </w:p>
        </w:tc>
      </w:tr>
      <w:tr w:rsidR="0024502E" w:rsidRPr="00362205" w14:paraId="2AAE5EC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BAEA34" w14:textId="43657A0B" w:rsidR="0024502E" w:rsidRDefault="0024502E" w:rsidP="0024502E">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7EB7C200" w14:textId="4105D523" w:rsidR="0024502E" w:rsidRDefault="0024502E" w:rsidP="0024502E">
            <w:pPr>
              <w:rPr>
                <w:rFonts w:ascii="標楷體" w:eastAsia="標楷體" w:hAnsi="標楷體"/>
              </w:rPr>
            </w:pPr>
            <w:r>
              <w:rPr>
                <w:rFonts w:ascii="標楷體" w:eastAsia="標楷體" w:hAnsi="標楷體" w:hint="eastAsia"/>
              </w:rPr>
              <w:t>最小值-繳息迄日</w:t>
            </w:r>
          </w:p>
        </w:tc>
        <w:tc>
          <w:tcPr>
            <w:tcW w:w="1843" w:type="dxa"/>
            <w:tcBorders>
              <w:top w:val="single" w:sz="4" w:space="0" w:color="auto"/>
              <w:left w:val="single" w:sz="4" w:space="0" w:color="auto"/>
              <w:bottom w:val="single" w:sz="4" w:space="0" w:color="auto"/>
              <w:right w:val="single" w:sz="4" w:space="0" w:color="auto"/>
            </w:tcBorders>
          </w:tcPr>
          <w:p w14:paraId="6A9A7687" w14:textId="55B35196"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42C2150D" w14:textId="721CAF47" w:rsidR="0024502E" w:rsidRPr="00AF1161" w:rsidRDefault="0024502E" w:rsidP="0024502E">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Pr>
                <w:rFonts w:ascii="標楷體" w:eastAsia="標楷體" w:hAnsi="標楷體"/>
              </w:rPr>
              <w:t>PrevIntDate</w:t>
            </w:r>
            <w:proofErr w:type="spellEnd"/>
            <w:r>
              <w:rPr>
                <w:rFonts w:ascii="標楷體" w:eastAsia="標楷體" w:hAnsi="標楷體"/>
              </w:rPr>
              <w:t>.</w:t>
            </w:r>
          </w:p>
        </w:tc>
      </w:tr>
      <w:tr w:rsidR="0024502E" w:rsidRPr="00362205" w14:paraId="7D9B58AF"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A84DB4E" w14:textId="2707DA28" w:rsidR="0024502E" w:rsidRDefault="0024502E" w:rsidP="0024502E">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45DE0FF5" w14:textId="1635DB17" w:rsidR="0024502E" w:rsidRDefault="0024502E" w:rsidP="0024502E">
            <w:pPr>
              <w:rPr>
                <w:rFonts w:ascii="標楷體" w:eastAsia="標楷體" w:hAnsi="標楷體"/>
              </w:rPr>
            </w:pPr>
            <w:r>
              <w:rPr>
                <w:rFonts w:ascii="標楷體" w:eastAsia="標楷體" w:hAnsi="標楷體" w:hint="eastAsia"/>
              </w:rPr>
              <w:t>最大值-到期日</w:t>
            </w:r>
          </w:p>
        </w:tc>
        <w:tc>
          <w:tcPr>
            <w:tcW w:w="1843" w:type="dxa"/>
            <w:tcBorders>
              <w:top w:val="single" w:sz="4" w:space="0" w:color="auto"/>
              <w:left w:val="single" w:sz="4" w:space="0" w:color="auto"/>
              <w:bottom w:val="single" w:sz="4" w:space="0" w:color="auto"/>
              <w:right w:val="single" w:sz="4" w:space="0" w:color="auto"/>
            </w:tcBorders>
          </w:tcPr>
          <w:p w14:paraId="731714EC" w14:textId="566A4EB5"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578AA9A7" w14:textId="333E656D" w:rsidR="0024502E" w:rsidRPr="00AF1161" w:rsidRDefault="0024502E" w:rsidP="0024502E">
            <w:pPr>
              <w:ind w:left="235" w:hangingChars="98" w:hanging="235"/>
              <w:rPr>
                <w:rFonts w:ascii="標楷體" w:eastAsia="標楷體" w:hAnsi="標楷體"/>
              </w:rPr>
            </w:pPr>
            <w:proofErr w:type="spellStart"/>
            <w:r>
              <w:rPr>
                <w:rFonts w:ascii="標楷體" w:eastAsia="標楷體" w:hAnsi="標楷體" w:hint="eastAsia"/>
              </w:rPr>
              <w:t>Fa</w:t>
            </w:r>
            <w:r>
              <w:rPr>
                <w:rFonts w:ascii="標楷體" w:eastAsia="標楷體" w:hAnsi="標楷體"/>
              </w:rPr>
              <w:t>cMain.MaturityDate</w:t>
            </w:r>
            <w:proofErr w:type="spellEnd"/>
          </w:p>
        </w:tc>
      </w:tr>
      <w:tr w:rsidR="0024502E" w:rsidRPr="00362205" w14:paraId="3374C857"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3FD2C4B" w14:textId="7348ED85" w:rsidR="0024502E" w:rsidRDefault="0024502E" w:rsidP="0024502E">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7298FA82" w14:textId="76981E80" w:rsidR="0024502E" w:rsidRDefault="0024502E" w:rsidP="0024502E">
            <w:pPr>
              <w:rPr>
                <w:rFonts w:ascii="標楷體" w:eastAsia="標楷體" w:hAnsi="標楷體"/>
              </w:rPr>
            </w:pPr>
            <w:r>
              <w:rPr>
                <w:rFonts w:ascii="標楷體" w:eastAsia="標楷體" w:hAnsi="標楷體" w:hint="eastAsia"/>
              </w:rPr>
              <w:t>本金餘額</w:t>
            </w:r>
          </w:p>
        </w:tc>
        <w:tc>
          <w:tcPr>
            <w:tcW w:w="1843" w:type="dxa"/>
            <w:tcBorders>
              <w:top w:val="single" w:sz="4" w:space="0" w:color="auto"/>
              <w:left w:val="single" w:sz="4" w:space="0" w:color="auto"/>
              <w:bottom w:val="single" w:sz="4" w:space="0" w:color="auto"/>
              <w:right w:val="single" w:sz="4" w:space="0" w:color="auto"/>
            </w:tcBorders>
          </w:tcPr>
          <w:p w14:paraId="71CF2F15" w14:textId="44D714C7"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344E1B29" w14:textId="0A44EEF0" w:rsidR="0024502E" w:rsidRDefault="0024502E" w:rsidP="0024502E">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.Pr</w:t>
            </w:r>
            <w:r>
              <w:rPr>
                <w:rFonts w:ascii="標楷體" w:eastAsia="標楷體" w:hAnsi="標楷體"/>
              </w:rPr>
              <w:t>inBalance</w:t>
            </w:r>
            <w:proofErr w:type="spellEnd"/>
          </w:p>
        </w:tc>
      </w:tr>
      <w:tr w:rsidR="0024502E" w:rsidRPr="00362205" w14:paraId="6AD11FC5"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E9E069" w14:textId="7BEB2039" w:rsidR="0024502E" w:rsidRDefault="0024502E" w:rsidP="0024502E">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2B52EC78" w14:textId="07C1D2E0" w:rsidR="0024502E" w:rsidRDefault="0024502E" w:rsidP="0024502E">
            <w:pPr>
              <w:rPr>
                <w:rFonts w:ascii="標楷體" w:eastAsia="標楷體" w:hAnsi="標楷體"/>
              </w:rPr>
            </w:pPr>
            <w:r>
              <w:rPr>
                <w:rFonts w:ascii="標楷體" w:eastAsia="標楷體" w:hAnsi="標楷體" w:hint="eastAsia"/>
              </w:rPr>
              <w:t>逾期數</w:t>
            </w:r>
          </w:p>
        </w:tc>
        <w:tc>
          <w:tcPr>
            <w:tcW w:w="1843" w:type="dxa"/>
            <w:tcBorders>
              <w:top w:val="single" w:sz="4" w:space="0" w:color="auto"/>
              <w:left w:val="single" w:sz="4" w:space="0" w:color="auto"/>
              <w:bottom w:val="single" w:sz="4" w:space="0" w:color="auto"/>
              <w:right w:val="single" w:sz="4" w:space="0" w:color="auto"/>
            </w:tcBorders>
          </w:tcPr>
          <w:p w14:paraId="274686A5" w14:textId="5847C18F"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57A8339E" w14:textId="545A1C29" w:rsidR="0024502E" w:rsidRPr="00AF1161" w:rsidRDefault="0024502E" w:rsidP="0024502E">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.Ov</w:t>
            </w:r>
            <w:r>
              <w:rPr>
                <w:rFonts w:ascii="標楷體" w:eastAsia="標楷體" w:hAnsi="標楷體"/>
              </w:rPr>
              <w:t>duTerm</w:t>
            </w:r>
            <w:proofErr w:type="spellEnd"/>
          </w:p>
        </w:tc>
      </w:tr>
      <w:tr w:rsidR="0024502E" w:rsidRPr="00362205" w14:paraId="27AE603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977DB3" w14:textId="5E22A4E2" w:rsidR="0024502E" w:rsidRDefault="0024502E" w:rsidP="0024502E">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48BE1890" w14:textId="7AEBE28D" w:rsidR="0024502E" w:rsidRDefault="0024502E" w:rsidP="0024502E">
            <w:pPr>
              <w:rPr>
                <w:rFonts w:ascii="標楷體" w:eastAsia="標楷體" w:hAnsi="標楷體"/>
              </w:rPr>
            </w:pPr>
            <w:r>
              <w:rPr>
                <w:rFonts w:ascii="標楷體" w:eastAsia="標楷體" w:hAnsi="標楷體" w:hint="eastAsia"/>
              </w:rPr>
              <w:t>五類資產分類</w:t>
            </w:r>
          </w:p>
        </w:tc>
        <w:tc>
          <w:tcPr>
            <w:tcW w:w="1843" w:type="dxa"/>
            <w:tcBorders>
              <w:top w:val="single" w:sz="4" w:space="0" w:color="auto"/>
              <w:left w:val="single" w:sz="4" w:space="0" w:color="auto"/>
              <w:bottom w:val="single" w:sz="4" w:space="0" w:color="auto"/>
              <w:right w:val="single" w:sz="4" w:space="0" w:color="auto"/>
            </w:tcBorders>
          </w:tcPr>
          <w:p w14:paraId="3FC132AA" w14:textId="1FBD506A"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71C1823D" w14:textId="2D65159E" w:rsidR="0024502E" w:rsidRPr="00AF1161" w:rsidRDefault="0024502E" w:rsidP="0024502E">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Pr="00202E1C">
              <w:rPr>
                <w:rFonts w:ascii="標楷體" w:eastAsia="標楷體" w:hAnsi="標楷體"/>
              </w:rPr>
              <w:t>AssetClass</w:t>
            </w:r>
            <w:proofErr w:type="spellEnd"/>
          </w:p>
        </w:tc>
      </w:tr>
      <w:tr w:rsidR="0024502E" w:rsidRPr="00362205" w14:paraId="48675E4A"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F907607" w14:textId="32284C9D" w:rsidR="0024502E" w:rsidRDefault="0024502E" w:rsidP="0024502E">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240CC91B" w14:textId="5C9E3004" w:rsidR="0024502E" w:rsidRDefault="0024502E" w:rsidP="0024502E">
            <w:pPr>
              <w:rPr>
                <w:rFonts w:ascii="標楷體" w:eastAsia="標楷體" w:hAnsi="標楷體"/>
              </w:rPr>
            </w:pPr>
            <w:r>
              <w:rPr>
                <w:rFonts w:ascii="標楷體" w:eastAsia="標楷體" w:hAnsi="標楷體" w:hint="eastAsia"/>
              </w:rPr>
              <w:t>不足額金額</w:t>
            </w:r>
          </w:p>
        </w:tc>
        <w:tc>
          <w:tcPr>
            <w:tcW w:w="1843" w:type="dxa"/>
            <w:tcBorders>
              <w:top w:val="single" w:sz="4" w:space="0" w:color="auto"/>
              <w:left w:val="single" w:sz="4" w:space="0" w:color="auto"/>
              <w:bottom w:val="single" w:sz="4" w:space="0" w:color="auto"/>
              <w:right w:val="single" w:sz="4" w:space="0" w:color="auto"/>
            </w:tcBorders>
          </w:tcPr>
          <w:p w14:paraId="198BCD21" w14:textId="59966543"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234926EF" w14:textId="03CCCBC8" w:rsidR="0024502E" w:rsidRPr="00AF1161" w:rsidRDefault="0024502E" w:rsidP="0024502E">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.La</w:t>
            </w:r>
            <w:r>
              <w:rPr>
                <w:rFonts w:ascii="標楷體" w:eastAsia="標楷體" w:hAnsi="標楷體"/>
              </w:rPr>
              <w:t>wAmount</w:t>
            </w:r>
            <w:proofErr w:type="spellEnd"/>
          </w:p>
        </w:tc>
      </w:tr>
    </w:tbl>
    <w:p w14:paraId="07A5F8C5" w14:textId="4FD25E88" w:rsidR="00C646B4" w:rsidRPr="0081487B" w:rsidRDefault="00C646B4" w:rsidP="00C646B4">
      <w:pPr>
        <w:ind w:left="1440"/>
        <w:rPr>
          <w:rFonts w:ascii="標楷體" w:eastAsia="標楷體" w:hAnsi="標楷體"/>
        </w:rPr>
      </w:pPr>
      <w:r w:rsidRPr="0081487B">
        <w:rPr>
          <w:rFonts w:ascii="標楷體" w:eastAsia="標楷體" w:hAnsi="標楷體" w:hint="eastAsia"/>
        </w:rPr>
        <w:t>註：</w:t>
      </w:r>
      <w:r w:rsidR="00AF7AF6">
        <w:rPr>
          <w:rFonts w:ascii="標楷體" w:eastAsia="標楷體" w:hAnsi="標楷體" w:hint="eastAsia"/>
        </w:rPr>
        <w:t>維護之欄位為[</w:t>
      </w:r>
      <w:r w:rsidR="0024502E" w:rsidRPr="0024502E">
        <w:rPr>
          <w:rFonts w:ascii="標楷體" w:eastAsia="標楷體" w:hAnsi="標楷體" w:hint="eastAsia"/>
          <w:highlight w:val="yellow"/>
        </w:rPr>
        <w:t>五類資產分類</w:t>
      </w:r>
      <w:r w:rsidR="00AF7AF6">
        <w:rPr>
          <w:rFonts w:ascii="標楷體" w:eastAsia="標楷體" w:hAnsi="標楷體" w:hint="eastAsia"/>
        </w:rPr>
        <w:t>]，其餘欄位不維護。</w:t>
      </w:r>
    </w:p>
    <w:p w14:paraId="421B2E76" w14:textId="77777777" w:rsidR="00AF1161" w:rsidRPr="00E50626" w:rsidRDefault="00AF1161" w:rsidP="00AF1161">
      <w:pPr>
        <w:pStyle w:val="a"/>
        <w:spacing w:before="0"/>
      </w:pPr>
      <w:r w:rsidRPr="00E50626">
        <w:rPr>
          <w:rFonts w:hint="eastAsia"/>
        </w:rPr>
        <w:t>輸出畫面</w:t>
      </w:r>
    </w:p>
    <w:p w14:paraId="27D2393D" w14:textId="4D66C63F" w:rsidR="00AF1161" w:rsidRPr="007C1268" w:rsidRDefault="00FA462C" w:rsidP="00AF1161">
      <w:r w:rsidRPr="00FA462C">
        <w:rPr>
          <w:noProof/>
        </w:rPr>
        <w:drawing>
          <wp:inline distT="0" distB="0" distL="0" distR="0" wp14:anchorId="7AD02D8F" wp14:editId="220E8476">
            <wp:extent cx="6479540" cy="37788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778885"/>
                    </a:xfrm>
                    <a:prstGeom prst="rect">
                      <a:avLst/>
                    </a:prstGeom>
                  </pic:spPr>
                </pic:pic>
              </a:graphicData>
            </a:graphic>
          </wp:inline>
        </w:drawing>
      </w:r>
    </w:p>
    <w:p w14:paraId="46EAA0DE" w14:textId="374A5CB6" w:rsidR="00AF1161" w:rsidRPr="00E32DB1" w:rsidRDefault="00E32DB1" w:rsidP="00E32DB1">
      <w:pPr>
        <w:rPr>
          <w:rFonts w:ascii="標楷體" w:eastAsia="標楷體" w:hAnsi="標楷體"/>
        </w:rPr>
      </w:pPr>
      <w:r w:rsidRPr="00E32DB1">
        <w:rPr>
          <w:rFonts w:ascii="標楷體" w:eastAsia="標楷體" w:hAnsi="標楷體" w:hint="eastAsia"/>
          <w:highlight w:val="cyan"/>
        </w:rPr>
        <w:t>維護完成後</w:t>
      </w:r>
      <w:r>
        <w:rPr>
          <w:rFonts w:ascii="標楷體" w:eastAsia="標楷體" w:hAnsi="標楷體" w:hint="eastAsia"/>
          <w:highlight w:val="cyan"/>
        </w:rPr>
        <w:t>於通知訊息</w:t>
      </w:r>
      <w:r w:rsidRPr="00E32DB1">
        <w:rPr>
          <w:rFonts w:ascii="標楷體" w:eastAsia="標楷體" w:hAnsi="標楷體" w:hint="eastAsia"/>
          <w:highlight w:val="cyan"/>
        </w:rPr>
        <w:t>顯示</w:t>
      </w:r>
      <w:r>
        <w:rPr>
          <w:rFonts w:ascii="標楷體" w:eastAsia="標楷體" w:hAnsi="標楷體" w:hint="eastAsia"/>
          <w:highlight w:val="cyan"/>
        </w:rPr>
        <w:t>上傳筆數之</w:t>
      </w:r>
      <w:r w:rsidRPr="00E32DB1">
        <w:rPr>
          <w:rFonts w:ascii="標楷體" w:eastAsia="標楷體" w:hAnsi="標楷體" w:hint="eastAsia"/>
          <w:highlight w:val="cyan"/>
        </w:rPr>
        <w:t>成功失敗筆數</w:t>
      </w:r>
      <w:r>
        <w:rPr>
          <w:rFonts w:ascii="標楷體" w:eastAsia="標楷體" w:hAnsi="標楷體" w:hint="eastAsia"/>
          <w:highlight w:val="cyan"/>
        </w:rPr>
        <w:t>統計</w:t>
      </w:r>
    </w:p>
    <w:p w14:paraId="511EDD65" w14:textId="77777777" w:rsidR="00AF1161" w:rsidRDefault="00AF1161" w:rsidP="00AF1161">
      <w:pPr>
        <w:ind w:left="1440"/>
      </w:pPr>
    </w:p>
    <w:p w14:paraId="7A96FEA9" w14:textId="624C9275" w:rsidR="00142A50" w:rsidRDefault="00142A50">
      <w:pPr>
        <w:widowControl/>
      </w:pPr>
      <w:r>
        <w:lastRenderedPageBreak/>
        <w:br w:type="page"/>
      </w:r>
    </w:p>
    <w:p w14:paraId="0E071E3A" w14:textId="77777777" w:rsidR="00142A50" w:rsidRPr="00142A50" w:rsidRDefault="00142A50" w:rsidP="00142A50"/>
    <w:p w14:paraId="34BABE5F" w14:textId="0B30FB96" w:rsidR="00142A50" w:rsidRPr="00142A50" w:rsidRDefault="00B62664" w:rsidP="0078740E">
      <w:pPr>
        <w:pStyle w:val="3"/>
        <w:numPr>
          <w:ilvl w:val="2"/>
          <w:numId w:val="7"/>
        </w:numPr>
        <w:spacing w:before="0"/>
        <w:rPr>
          <w:rFonts w:ascii="標楷體" w:hAnsi="標楷體"/>
          <w:bCs/>
          <w:szCs w:val="32"/>
        </w:rPr>
      </w:pPr>
      <w:bookmarkStart w:id="124" w:name="_Toc131080922"/>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4"/>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53881051"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w:t>
            </w:r>
            <w:r w:rsidRPr="005866FE">
              <w:rPr>
                <w:rFonts w:ascii="標楷體" w:eastAsia="標楷體" w:hAnsi="標楷體"/>
              </w:rPr>
              <w:lastRenderedPageBreak/>
              <w:t>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1218724F"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2A6662A2" w:rsidR="00142A50" w:rsidRPr="00C447CC" w:rsidRDefault="00142A50" w:rsidP="00F009C9">
            <w:pPr>
              <w:rPr>
                <w:rFonts w:ascii="標楷體" w:eastAsia="標楷體" w:hAnsi="標楷體"/>
              </w:rPr>
            </w:pP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5956A126" w14:textId="1BEFC6E8"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2E3F77E4"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w:t>
            </w:r>
            <w:proofErr w:type="spellStart"/>
            <w:r w:rsidRPr="00C447CC">
              <w:rPr>
                <w:rFonts w:ascii="標楷體" w:eastAsia="標楷體" w:hAnsi="標楷體" w:hint="eastAsia"/>
              </w:rPr>
              <w:t>etc</w:t>
            </w:r>
            <w:proofErr w:type="spellEnd"/>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proofErr w:type="spellStart"/>
      <w:r w:rsidRPr="00C447CC">
        <w:rPr>
          <w:rFonts w:ascii="標楷體" w:eastAsia="標楷體" w:hAnsi="標楷體"/>
        </w:rPr>
        <w:t>EffectDate</w:t>
      </w:r>
      <w:proofErr w:type="spellEnd"/>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1BE1F671" w:rsidR="00142A50" w:rsidRPr="00C447CC" w:rsidRDefault="00142A50" w:rsidP="00F009C9">
            <w:pPr>
              <w:rPr>
                <w:rFonts w:ascii="標楷體" w:eastAsia="標楷體" w:hAnsi="標楷體"/>
              </w:rPr>
            </w:pP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416105A6" w14:textId="43E2521F"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25C688C8"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629B7F8C"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5A8C2F4A" w14:textId="3910B01A"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proofErr w:type="spellStart"/>
      <w:r w:rsidRPr="00C447CC">
        <w:rPr>
          <w:rFonts w:ascii="標楷體" w:eastAsia="標楷體" w:hAnsi="標楷體"/>
        </w:rPr>
        <w:t>AgreeNo</w:t>
      </w:r>
      <w:proofErr w:type="spellEnd"/>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proofErr w:type="spellStart"/>
      <w:r w:rsidRPr="00C447CC">
        <w:rPr>
          <w:rFonts w:ascii="標楷體" w:eastAsia="標楷體" w:hAnsi="標楷體"/>
        </w:rPr>
        <w:t>AgreeFg</w:t>
      </w:r>
      <w:proofErr w:type="spellEnd"/>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119554A8" w:rsidR="00B62664" w:rsidRDefault="00B62664" w:rsidP="0078740E">
      <w:pPr>
        <w:pStyle w:val="3"/>
        <w:numPr>
          <w:ilvl w:val="2"/>
          <w:numId w:val="7"/>
        </w:numPr>
        <w:spacing w:before="0"/>
        <w:rPr>
          <w:rFonts w:ascii="標楷體" w:hAnsi="標楷體"/>
          <w:bCs/>
          <w:szCs w:val="32"/>
        </w:rPr>
      </w:pPr>
      <w:bookmarkStart w:id="125" w:name="_Toc131080923"/>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5"/>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167950A1"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0B1A87C3"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proofErr w:type="spellStart"/>
      <w:r w:rsidRPr="00BE0008">
        <w:rPr>
          <w:rFonts w:ascii="標楷體" w:eastAsia="標楷體" w:hAnsi="標楷體"/>
        </w:rPr>
        <w:t>DataYM</w:t>
      </w:r>
      <w:proofErr w:type="spellEnd"/>
      <w:r w:rsidRPr="00BE0008">
        <w:rPr>
          <w:rFonts w:ascii="標楷體" w:eastAsia="標楷體" w:hAnsi="標楷體"/>
        </w:rPr>
        <w:t xml:space="preserve">)]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proofErr w:type="spellStart"/>
      <w:r w:rsidRPr="00BE0008">
        <w:rPr>
          <w:rFonts w:ascii="標楷體" w:eastAsia="標楷體" w:hAnsi="標楷體"/>
        </w:rPr>
        <w:t>CustNo</w:t>
      </w:r>
      <w:proofErr w:type="spellEnd"/>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proofErr w:type="spellStart"/>
      <w:r w:rsidRPr="00BE0008">
        <w:rPr>
          <w:rFonts w:ascii="標楷體" w:eastAsia="標楷體" w:hAnsi="標楷體"/>
        </w:rPr>
        <w:t>FacmNo</w:t>
      </w:r>
      <w:proofErr w:type="spellEnd"/>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proofErr w:type="spellStart"/>
      <w:r w:rsidRPr="00BE0008">
        <w:rPr>
          <w:rFonts w:ascii="標楷體" w:eastAsia="標楷體" w:hAnsi="標楷體"/>
        </w:rPr>
        <w:t>BormNo</w:t>
      </w:r>
      <w:proofErr w:type="spellEnd"/>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1C18ABE8" w:rsidR="00C72DFC" w:rsidRPr="00BE0008" w:rsidRDefault="00C72DFC" w:rsidP="00F009C9">
            <w:pPr>
              <w:rPr>
                <w:rFonts w:ascii="標楷體" w:eastAsia="標楷體" w:hAnsi="標楷體"/>
              </w:rPr>
            </w:pP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5DC6DEA8" w14:textId="67C5ACD0" w:rsidR="00C72DFC" w:rsidRPr="00BE0008" w:rsidRDefault="00C72DFC" w:rsidP="00F009C9">
            <w:pPr>
              <w:rPr>
                <w:rFonts w:ascii="標楷體" w:eastAsia="標楷體" w:hAnsi="標楷體"/>
              </w:rPr>
            </w:pPr>
            <w:r w:rsidRPr="00BE0008">
              <w:rPr>
                <w:rFonts w:ascii="標楷體" w:eastAsia="標楷體" w:hAnsi="標楷體" w:hint="eastAsia"/>
              </w:rPr>
              <w:t>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0CCC673" w:rsidR="00C72DFC" w:rsidRPr="00BE0008"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proofErr w:type="spellStart"/>
      <w:r w:rsidRPr="00AE2335">
        <w:rPr>
          <w:rFonts w:ascii="標楷體" w:eastAsia="標楷體" w:hAnsi="標楷體"/>
        </w:rPr>
        <w:t>EffectDate</w:t>
      </w:r>
      <w:proofErr w:type="spellEnd"/>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lastRenderedPageBreak/>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proofErr w:type="spellStart"/>
      <w:r w:rsidRPr="00AE2335">
        <w:rPr>
          <w:rFonts w:ascii="標楷體" w:eastAsia="標楷體" w:hAnsi="標楷體"/>
        </w:rPr>
        <w:t>EffectDate</w:t>
      </w:r>
      <w:proofErr w:type="spellEnd"/>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proofErr w:type="spellStart"/>
      <w:r w:rsidRPr="00AE2335">
        <w:rPr>
          <w:rFonts w:ascii="標楷體" w:eastAsia="標楷體" w:hAnsi="標楷體"/>
        </w:rPr>
        <w:t>DataFg</w:t>
      </w:r>
      <w:proofErr w:type="spellEnd"/>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0D61A5D0" w:rsidR="00C72DFC" w:rsidRPr="00AE2335" w:rsidRDefault="00C72DFC" w:rsidP="00F009C9">
            <w:pPr>
              <w:rPr>
                <w:rFonts w:ascii="標楷體" w:eastAsia="標楷體" w:hAnsi="標楷體"/>
              </w:rPr>
            </w:pP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30B3A6B" w14:textId="4B7B25E6" w:rsidR="00C72DFC" w:rsidRPr="00AE2335" w:rsidRDefault="00C72DFC" w:rsidP="00F009C9">
            <w:pPr>
              <w:rPr>
                <w:rFonts w:ascii="標楷體" w:eastAsia="標楷體" w:hAnsi="標楷體"/>
              </w:rPr>
            </w:pPr>
            <w:r w:rsidRPr="00AE2335">
              <w:rPr>
                <w:rFonts w:ascii="標楷體" w:eastAsia="標楷體" w:hAnsi="標楷體" w:hint="eastAsia"/>
              </w:rPr>
              <w:t>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lastRenderedPageBreak/>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w:t>
            </w:r>
            <w:r w:rsidRPr="00AE2335">
              <w:rPr>
                <w:rFonts w:ascii="標楷體" w:eastAsia="標楷體" w:hAnsi="標楷體" w:cs="Arial" w:hint="eastAsia"/>
              </w:rPr>
              <w:lastRenderedPageBreak/>
              <w:t>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w:t>
            </w:r>
            <w:r w:rsidRPr="00AE2335">
              <w:rPr>
                <w:rFonts w:ascii="標楷體" w:eastAsia="標楷體" w:hAnsi="標楷體" w:hint="eastAsia"/>
              </w:rPr>
              <w:lastRenderedPageBreak/>
              <w:t>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以月底資料判斷，假設發生之日期為2005.11.30，則第三年本金回收金額為 (2007.11.30本金總餘額 - 2008.11.30本金總餘額)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2A347429" w:rsidR="00C72DFC" w:rsidRPr="00AE2335" w:rsidRDefault="00B6201A" w:rsidP="00F009C9">
            <w:pPr>
              <w:rPr>
                <w:rFonts w:ascii="標楷體" w:eastAsia="標楷體" w:hAnsi="標楷體"/>
              </w:rPr>
            </w:pPr>
            <w:r>
              <w:rPr>
                <w:rFonts w:ascii="標楷體" w:eastAsia="標楷體" w:hAnsi="標楷體"/>
                <w:highlight w:val="cyan"/>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proofErr w:type="spellStart"/>
      <w:r w:rsidRPr="00AE2335">
        <w:rPr>
          <w:rFonts w:ascii="標楷體" w:eastAsia="標楷體" w:hAnsi="標楷體"/>
        </w:rPr>
        <w:t>AgreeNo</w:t>
      </w:r>
      <w:proofErr w:type="spellEnd"/>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proofErr w:type="spellStart"/>
      <w:r w:rsidRPr="00AE2335">
        <w:rPr>
          <w:rFonts w:ascii="標楷體" w:eastAsia="標楷體" w:hAnsi="標楷體"/>
        </w:rPr>
        <w:t>AgreeFg</w:t>
      </w:r>
      <w:proofErr w:type="spellEnd"/>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lastRenderedPageBreak/>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lastRenderedPageBreak/>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w:t>
            </w:r>
            <w:r w:rsidRPr="00AE2335">
              <w:rPr>
                <w:rFonts w:ascii="標楷體" w:eastAsia="標楷體" w:hAnsi="標楷體" w:hint="eastAsia"/>
              </w:rPr>
              <w:lastRenderedPageBreak/>
              <w:t>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w:t>
            </w:r>
            <w:proofErr w:type="spellStart"/>
            <w:r w:rsidRPr="00AE2335">
              <w:rPr>
                <w:rFonts w:ascii="標楷體" w:eastAsia="標楷體" w:hAnsi="標楷體" w:hint="eastAsia"/>
              </w:rPr>
              <w:t>etc</w:t>
            </w:r>
            <w:proofErr w:type="spellEnd"/>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xml:space="preserve">. </w:t>
            </w:r>
            <w:proofErr w:type="spellStart"/>
            <w:r w:rsidRPr="00AE2335">
              <w:rPr>
                <w:rFonts w:ascii="標楷體" w:eastAsia="標楷體" w:hAnsi="標楷體"/>
              </w:rPr>
              <w:t>RecycleCode</w:t>
            </w:r>
            <w:proofErr w:type="spellEnd"/>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proofErr w:type="spellStart"/>
      <w:r w:rsidRPr="00AE2335">
        <w:rPr>
          <w:rFonts w:ascii="標楷體" w:eastAsia="標楷體" w:hAnsi="標楷體"/>
        </w:rPr>
        <w:t>DrawdownFg</w:t>
      </w:r>
      <w:proofErr w:type="spellEnd"/>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w:t>
            </w:r>
            <w:proofErr w:type="spellStart"/>
            <w:r w:rsidRPr="00AE2335">
              <w:rPr>
                <w:rFonts w:ascii="標楷體" w:eastAsia="標楷體" w:hAnsi="標楷體" w:hint="eastAsia"/>
              </w:rPr>
              <w:t>etc</w:t>
            </w:r>
            <w:proofErr w:type="spellEnd"/>
            <w:r w:rsidRPr="00AE2335">
              <w:rPr>
                <w:rFonts w:ascii="標楷體" w:eastAsia="標楷體" w:hAnsi="標楷體" w:hint="eastAsia"/>
              </w:rPr>
              <w:t>,抓取第一年的合約利率(不管加碼利率)(ex:第一年1.4%，第二年1.5%，則本欄位填入1.4%)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1E8C4640" w:rsidR="00C72DFC" w:rsidRPr="00AE2335" w:rsidRDefault="00B6201A" w:rsidP="00F009C9">
            <w:pPr>
              <w:rPr>
                <w:rFonts w:ascii="標楷體" w:eastAsia="標楷體" w:hAnsi="標楷體"/>
              </w:rPr>
            </w:pPr>
            <w:r>
              <w:rPr>
                <w:rFonts w:ascii="標楷體" w:eastAsia="標楷體" w:hAnsi="標楷體"/>
                <w:highlight w:val="cyan"/>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w:t>
            </w:r>
            <w:proofErr w:type="spellStart"/>
            <w:r w:rsidRPr="00AE2335">
              <w:rPr>
                <w:rFonts w:ascii="標楷體" w:eastAsia="標楷體" w:hAnsi="標楷體" w:hint="eastAsia"/>
              </w:rPr>
              <w:t>etc</w:t>
            </w:r>
            <w:proofErr w:type="spellEnd"/>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3FD9D45" w14:textId="77777777" w:rsidR="00C72DFC"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009378F7" w:rsidRPr="009378F7">
              <w:rPr>
                <w:rFonts w:ascii="標楷體" w:eastAsia="標楷體" w:hAnsi="標楷體"/>
                <w:highlight w:val="yellow"/>
              </w:rPr>
              <w:t>90800000000</w:t>
            </w:r>
            <w:r>
              <w:rPr>
                <w:rFonts w:ascii="標楷體" w:eastAsia="標楷體" w:hAnsi="標楷體"/>
              </w:rPr>
              <w:t>;</w:t>
            </w:r>
            <w:r>
              <w:rPr>
                <w:rFonts w:ascii="標楷體" w:eastAsia="標楷體" w:hAnsi="標楷體" w:hint="eastAsia"/>
              </w:rPr>
              <w:t>其他則為</w:t>
            </w:r>
            <w:r w:rsidR="009378F7" w:rsidRPr="009378F7">
              <w:rPr>
                <w:rFonts w:ascii="標楷體" w:eastAsia="標楷體" w:hAnsi="標楷體"/>
                <w:highlight w:val="yellow"/>
              </w:rPr>
              <w:t>90900000000</w:t>
            </w:r>
          </w:p>
          <w:p w14:paraId="40FA975D" w14:textId="0ABBEDA9" w:rsidR="009378F7" w:rsidRPr="00AE2335" w:rsidRDefault="009378F7" w:rsidP="00F009C9">
            <w:pPr>
              <w:rPr>
                <w:rFonts w:ascii="標楷體" w:eastAsia="標楷體" w:hAnsi="標楷體"/>
              </w:rPr>
            </w:pPr>
            <w:r w:rsidRPr="009378F7">
              <w:rPr>
                <w:rFonts w:ascii="標楷體" w:eastAsia="標楷體" w:hAnsi="標楷體"/>
                <w:highlight w:val="yellow"/>
              </w:rPr>
              <w:t>LoanIfrs9Ip.AcCode</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lastRenderedPageBreak/>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proofErr w:type="spellStart"/>
      <w:r w:rsidRPr="00AE2335">
        <w:rPr>
          <w:rFonts w:ascii="標楷體" w:eastAsia="標楷體" w:hAnsi="標楷體"/>
        </w:rPr>
        <w:t>AcDateYM</w:t>
      </w:r>
      <w:proofErr w:type="spellEnd"/>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NewFacmNo</w:t>
      </w:r>
      <w:proofErr w:type="spellEnd"/>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NewBormNo</w:t>
      </w:r>
      <w:proofErr w:type="spellEnd"/>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OldFacmNo</w:t>
      </w:r>
      <w:proofErr w:type="spellEnd"/>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OldBormNo</w:t>
      </w:r>
      <w:proofErr w:type="spellEnd"/>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lastRenderedPageBreak/>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77777777" w:rsidR="004739DE" w:rsidRPr="004A1C2C" w:rsidRDefault="004739DE" w:rsidP="00945D52">
      <w:pPr>
        <w:pStyle w:val="42"/>
        <w:spacing w:after="72"/>
        <w:ind w:leftChars="0" w:left="0"/>
        <w:rPr>
          <w:rFonts w:ascii="標楷體" w:hAnsi="標楷體"/>
        </w:rPr>
      </w:pPr>
    </w:p>
    <w:p w14:paraId="6D38C6C5" w14:textId="2D0BB587" w:rsidR="00945D52" w:rsidRPr="004A1C2C" w:rsidRDefault="00945D52" w:rsidP="00945D52">
      <w:pPr>
        <w:pStyle w:val="3"/>
        <w:spacing w:after="240"/>
        <w:ind w:leftChars="100" w:left="240"/>
        <w:rPr>
          <w:rFonts w:ascii="標楷體" w:hAnsi="標楷體"/>
        </w:rPr>
      </w:pPr>
      <w:bookmarkStart w:id="126" w:name="_Toc90483145"/>
      <w:bookmarkStart w:id="127" w:name="_Toc90483400"/>
      <w:bookmarkStart w:id="128" w:name="_Toc90483516"/>
      <w:bookmarkStart w:id="129" w:name="_Toc90483742"/>
      <w:bookmarkStart w:id="130" w:name="_Toc90490014"/>
      <w:bookmarkStart w:id="131" w:name="_Toc131080924"/>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6"/>
      <w:bookmarkEnd w:id="127"/>
      <w:bookmarkEnd w:id="128"/>
      <w:bookmarkEnd w:id="129"/>
      <w:bookmarkEnd w:id="130"/>
      <w:bookmarkEnd w:id="131"/>
    </w:p>
    <w:p w14:paraId="362E598B" w14:textId="6F185BA4" w:rsidR="00756408" w:rsidRPr="008F20B5" w:rsidRDefault="00361479" w:rsidP="0078740E">
      <w:pPr>
        <w:pStyle w:val="3"/>
        <w:numPr>
          <w:ilvl w:val="2"/>
          <w:numId w:val="7"/>
        </w:numPr>
        <w:rPr>
          <w:rFonts w:ascii="標楷體" w:hAnsi="標楷體"/>
          <w:b/>
          <w:szCs w:val="32"/>
        </w:rPr>
      </w:pPr>
      <w:bookmarkStart w:id="132" w:name="_E-LOAN上行共用區域TITA-Header欄位"/>
      <w:bookmarkStart w:id="133" w:name="_Toc22036600"/>
      <w:bookmarkStart w:id="134" w:name="_Toc90483146"/>
      <w:bookmarkStart w:id="135" w:name="_Toc90483401"/>
      <w:bookmarkStart w:id="136" w:name="_Toc90483517"/>
      <w:bookmarkStart w:id="137" w:name="_Toc90483743"/>
      <w:bookmarkStart w:id="138" w:name="_Toc90490015"/>
      <w:bookmarkStart w:id="139" w:name="_Toc131080925"/>
      <w:bookmarkEnd w:id="132"/>
      <w:r w:rsidRPr="008F20B5">
        <w:rPr>
          <w:rFonts w:ascii="標楷體" w:hAnsi="標楷體"/>
          <w:b/>
          <w:szCs w:val="32"/>
        </w:rPr>
        <w:t>E-LOAN</w:t>
      </w:r>
      <w:bookmarkStart w:id="140" w:name="_Toc22036601"/>
      <w:r w:rsidRPr="008F20B5">
        <w:rPr>
          <w:rFonts w:ascii="標楷體" w:hAnsi="標楷體" w:hint="eastAsia"/>
          <w:b/>
          <w:szCs w:val="32"/>
        </w:rPr>
        <w:t>上行</w:t>
      </w:r>
      <w:bookmarkEnd w:id="140"/>
      <w:r w:rsidRPr="008F20B5">
        <w:rPr>
          <w:rFonts w:ascii="標楷體" w:hAnsi="標楷體" w:hint="eastAsia"/>
          <w:b/>
          <w:szCs w:val="32"/>
        </w:rPr>
        <w:t>共用區域</w:t>
      </w:r>
      <w:r w:rsidRPr="008F20B5">
        <w:rPr>
          <w:rFonts w:ascii="標楷體" w:hAnsi="標楷體"/>
          <w:b/>
          <w:szCs w:val="32"/>
        </w:rPr>
        <w:t>TITA-Header欄位</w:t>
      </w:r>
      <w:bookmarkEnd w:id="133"/>
      <w:bookmarkEnd w:id="134"/>
      <w:bookmarkEnd w:id="135"/>
      <w:bookmarkEnd w:id="136"/>
      <w:bookmarkEnd w:id="137"/>
      <w:bookmarkEnd w:id="138"/>
      <w:bookmarkEnd w:id="139"/>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proofErr w:type="spellStart"/>
      <w:r w:rsidRPr="004A1C2C">
        <w:rPr>
          <w:rFonts w:ascii="標楷體" w:eastAsia="標楷體" w:hAnsi="標楷體"/>
          <w:color w:val="000000" w:themeColor="text1"/>
        </w:rPr>
        <w:t>Yyyymmdd</w:t>
      </w:r>
      <w:proofErr w:type="spellEnd"/>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lastRenderedPageBreak/>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proofErr w:type="spellStart"/>
            <w:r w:rsidRPr="004A1C2C">
              <w:rPr>
                <w:rFonts w:ascii="標楷體" w:eastAsia="標楷體" w:hAnsi="標楷體"/>
                <w:color w:val="000000" w:themeColor="text1"/>
              </w:rPr>
              <w:t>Yyyymmdd</w:t>
            </w:r>
            <w:proofErr w:type="spellEnd"/>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proofErr w:type="spellStart"/>
            <w:r w:rsidRPr="004A1C2C">
              <w:rPr>
                <w:rFonts w:ascii="標楷體" w:eastAsia="標楷體" w:hAnsi="標楷體"/>
                <w:color w:val="000000" w:themeColor="text1"/>
              </w:rPr>
              <w:t>hhmmssss</w:t>
            </w:r>
            <w:proofErr w:type="spellEnd"/>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lastRenderedPageBreak/>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proofErr w:type="spellStart"/>
            <w:r w:rsidRPr="008F20B5">
              <w:rPr>
                <w:rFonts w:ascii="標楷體" w:eastAsia="標楷體" w:hAnsi="標楷體"/>
                <w:color w:val="000000" w:themeColor="text1"/>
              </w:rPr>
              <w:t>LockNo</w:t>
            </w:r>
            <w:proofErr w:type="spellEnd"/>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proofErr w:type="spellStart"/>
            <w:r w:rsidRPr="008F20B5">
              <w:rPr>
                <w:rFonts w:ascii="標楷體" w:eastAsia="標楷體" w:hAnsi="標楷體"/>
                <w:color w:val="000000" w:themeColor="text1"/>
              </w:rPr>
              <w:t>LockCustNo</w:t>
            </w:r>
            <w:proofErr w:type="spellEnd"/>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41"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2"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3" w:name="_Toc90483147"/>
      <w:bookmarkStart w:id="144" w:name="_Toc90483402"/>
      <w:bookmarkStart w:id="145" w:name="_Toc90483518"/>
      <w:bookmarkStart w:id="146" w:name="_Toc90483744"/>
      <w:bookmarkStart w:id="147" w:name="_Toc90490016"/>
      <w:bookmarkStart w:id="148" w:name="_Toc131080926"/>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3"/>
      <w:bookmarkEnd w:id="144"/>
      <w:bookmarkEnd w:id="145"/>
      <w:bookmarkEnd w:id="146"/>
      <w:bookmarkEnd w:id="147"/>
      <w:bookmarkEnd w:id="148"/>
    </w:p>
    <w:bookmarkEnd w:id="141"/>
    <w:bookmarkEnd w:id="142"/>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proofErr w:type="spellStart"/>
            <w:r w:rsidRPr="008F20B5">
              <w:rPr>
                <w:rFonts w:ascii="標楷體" w:eastAsia="標楷體" w:hAnsi="標楷體"/>
              </w:rPr>
              <w:t>Y</w:t>
            </w:r>
            <w:r w:rsidR="009C3DAA" w:rsidRPr="008F20B5">
              <w:rPr>
                <w:rFonts w:ascii="標楷體" w:eastAsia="標楷體" w:hAnsi="標楷體"/>
              </w:rPr>
              <w:t>yyymmdd</w:t>
            </w:r>
            <w:proofErr w:type="spellEnd"/>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proofErr w:type="spellStart"/>
            <w:r w:rsidRPr="008F20B5">
              <w:rPr>
                <w:rFonts w:ascii="標楷體" w:eastAsia="標楷體" w:hAnsi="標楷體"/>
              </w:rPr>
              <w:t>hhmmssss</w:t>
            </w:r>
            <w:proofErr w:type="spellEnd"/>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proofErr w:type="spellStart"/>
            <w:r w:rsidRPr="00614F5B">
              <w:rPr>
                <w:rFonts w:ascii="標楷體" w:eastAsia="標楷體" w:hAnsi="標楷體"/>
                <w:color w:val="0070C0"/>
              </w:rPr>
              <w:t>ErrMsg</w:t>
            </w:r>
            <w:proofErr w:type="spellEnd"/>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5E618E95" w:rsidR="00B26C57" w:rsidRPr="008F20B5" w:rsidRDefault="00B26C57" w:rsidP="0078740E">
      <w:pPr>
        <w:pStyle w:val="3"/>
        <w:numPr>
          <w:ilvl w:val="2"/>
          <w:numId w:val="7"/>
        </w:numPr>
        <w:spacing w:before="0"/>
        <w:rPr>
          <w:rFonts w:ascii="標楷體" w:hAnsi="標楷體"/>
          <w:b/>
          <w:szCs w:val="32"/>
        </w:rPr>
      </w:pPr>
      <w:bookmarkStart w:id="149" w:name="_JSON_傳輸格式"/>
      <w:bookmarkStart w:id="150" w:name="_Toc90483148"/>
      <w:bookmarkStart w:id="151" w:name="_Toc90483403"/>
      <w:bookmarkStart w:id="152" w:name="_Toc90483519"/>
      <w:bookmarkStart w:id="153" w:name="_Toc90483745"/>
      <w:bookmarkStart w:id="154" w:name="_Toc90490017"/>
      <w:bookmarkStart w:id="155" w:name="_Toc131080927"/>
      <w:bookmarkEnd w:id="149"/>
      <w:r w:rsidRPr="008F20B5">
        <w:rPr>
          <w:rFonts w:ascii="標楷體" w:hAnsi="標楷體"/>
          <w:b/>
          <w:szCs w:val="32"/>
        </w:rPr>
        <w:lastRenderedPageBreak/>
        <w:t xml:space="preserve">JSON </w:t>
      </w:r>
      <w:r w:rsidRPr="008F20B5">
        <w:rPr>
          <w:rFonts w:ascii="標楷體" w:hAnsi="標楷體" w:hint="eastAsia"/>
          <w:b/>
        </w:rPr>
        <w:t>傳輸格式</w:t>
      </w:r>
      <w:bookmarkEnd w:id="150"/>
      <w:bookmarkEnd w:id="151"/>
      <w:bookmarkEnd w:id="152"/>
      <w:bookmarkEnd w:id="153"/>
      <w:bookmarkEnd w:id="154"/>
      <w:bookmarkEnd w:id="155"/>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6" w:name="_Toc22036603"/>
      <w:r w:rsidRPr="008F20B5">
        <w:rPr>
          <w:rFonts w:ascii="標楷體" w:eastAsia="標楷體" w:hAnsi="標楷體"/>
        </w:rPr>
        <w:t xml:space="preserve">1. </w:t>
      </w:r>
      <w:proofErr w:type="spellStart"/>
      <w:r w:rsidRPr="008F20B5">
        <w:rPr>
          <w:rFonts w:ascii="標楷體" w:eastAsia="標楷體" w:hAnsi="標楷體"/>
        </w:rPr>
        <w:t>Json</w:t>
      </w:r>
      <w:proofErr w:type="spellEnd"/>
      <w:r w:rsidRPr="008F20B5">
        <w:rPr>
          <w:rFonts w:ascii="標楷體" w:eastAsia="標楷體" w:hAnsi="標楷體"/>
        </w:rPr>
        <w:t>格式，全為字串</w:t>
      </w:r>
    </w:p>
    <w:bookmarkEnd w:id="156"/>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w:t>
      </w:r>
      <w:proofErr w:type="spellStart"/>
      <w:r w:rsidRPr="008F20B5">
        <w:rPr>
          <w:rFonts w:ascii="標楷體" w:eastAsia="標楷體" w:hAnsi="標楷體"/>
        </w:rPr>
        <w:t>LockCustNo</w:t>
      </w:r>
      <w:proofErr w:type="spellEnd"/>
      <w:r w:rsidRPr="008F20B5">
        <w:rPr>
          <w:rFonts w:ascii="標楷體" w:eastAsia="標楷體" w:hAnsi="標楷體"/>
        </w:rPr>
        <w:t>\": \"0000000\",\"AUTHNO\": \"      \",\"AGENT\": \"      \",\"BODY\":[{\"TranCode\":\"L1105\",\"FunCd\":\"1\",\"CustId\":\"F222222222\",\"CustTelSeq\":\"1\",\"TelTypeCode\":\"01\",\"TelArea\":\"02   \",\"</w:t>
      </w:r>
      <w:proofErr w:type="spellStart"/>
      <w:r w:rsidRPr="008F20B5">
        <w:rPr>
          <w:rFonts w:ascii="標楷體" w:eastAsia="標楷體" w:hAnsi="標楷體"/>
        </w:rPr>
        <w:t>TelNo</w:t>
      </w:r>
      <w:proofErr w:type="spellEnd"/>
      <w:r w:rsidRPr="008F20B5">
        <w:rPr>
          <w:rFonts w:ascii="標楷體" w:eastAsia="標楷體" w:hAnsi="標楷體"/>
        </w:rPr>
        <w:t>\":\"23895858  \",\"</w:t>
      </w:r>
      <w:proofErr w:type="spellStart"/>
      <w:r w:rsidRPr="008F20B5">
        <w:rPr>
          <w:rFonts w:ascii="標楷體" w:eastAsia="標楷體" w:hAnsi="標楷體"/>
        </w:rPr>
        <w:t>TelExt</w:t>
      </w:r>
      <w:proofErr w:type="spellEnd"/>
      <w:r w:rsidRPr="008F20B5">
        <w:rPr>
          <w:rFonts w:ascii="標楷體" w:eastAsia="標楷體" w:hAnsi="標楷體"/>
        </w:rPr>
        <w: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w:t>
      </w:r>
      <w:proofErr w:type="spellStart"/>
      <w:r w:rsidRPr="001D64B6">
        <w:rPr>
          <w:rFonts w:ascii="標楷體" w:eastAsia="標楷體" w:hAnsi="標楷體"/>
          <w:color w:val="FF0000"/>
        </w:rPr>
        <w:t>Status":"E</w:t>
      </w:r>
      <w:proofErr w:type="spellEnd"/>
      <w:r w:rsidRPr="001D64B6">
        <w:rPr>
          <w:rFonts w:ascii="標楷體" w:eastAsia="標楷體" w:hAnsi="標楷體"/>
          <w:color w:val="FF0000"/>
        </w:rPr>
        <w:t>", "</w:t>
      </w:r>
      <w:proofErr w:type="spellStart"/>
      <w:r w:rsidRPr="001D64B6">
        <w:rPr>
          <w:rFonts w:ascii="標楷體" w:eastAsia="標楷體" w:hAnsi="標楷體"/>
          <w:color w:val="FF0000"/>
        </w:rPr>
        <w:t>ErrMeg</w:t>
      </w:r>
      <w:proofErr w:type="spellEnd"/>
      <w:r w:rsidRPr="001D64B6">
        <w:rPr>
          <w:rFonts w:ascii="標楷體" w:eastAsia="標楷體" w:hAnsi="標楷體"/>
          <w:color w:val="FF0000"/>
        </w:rPr>
        <w:t>":"商品代碼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w:t>
      </w:r>
      <w:proofErr w:type="spellStart"/>
      <w:r w:rsidRPr="00614F5B">
        <w:rPr>
          <w:rFonts w:ascii="標楷體" w:eastAsia="標楷體" w:hAnsi="標楷體"/>
          <w:color w:val="FF0000"/>
        </w:rPr>
        <w:t>sendTo</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iFX</w:t>
      </w:r>
      <w:proofErr w:type="spellEnd"/>
      <w:r w:rsidRPr="00614F5B">
        <w:rPr>
          <w:rFonts w:ascii="標楷體" w:eastAsia="標楷體" w:hAnsi="標楷體"/>
          <w:color w:val="FF0000"/>
        </w:rPr>
        <w:t>","MSGLEN": "","TXRSEQ": "0000E-LOAN00095611","BRNO": "0000","TLRNO": "E-LOAN","TXTNO": "00095611","CALDY": "20201203","CALTM": "20133591","MSGEND": "1","TXRSUT": "S","TXCD": "L7100","MSGID": "L7100","MLDRY": "","MRKEY": "","FILLER": "","</w:t>
      </w:r>
      <w:proofErr w:type="spellStart"/>
      <w:r w:rsidRPr="00614F5B">
        <w:rPr>
          <w:rFonts w:ascii="標楷體" w:eastAsia="標楷體" w:hAnsi="標楷體"/>
          <w:color w:val="FF0000"/>
        </w:rPr>
        <w:t>occursList</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OApplNo</w:t>
      </w:r>
      <w:proofErr w:type="spellEnd"/>
      <w:r w:rsidRPr="00614F5B">
        <w:rPr>
          <w:rFonts w:ascii="標楷體" w:eastAsia="標楷體" w:hAnsi="標楷體"/>
          <w:color w:val="FF0000"/>
        </w:rPr>
        <w:t>": "900099","statuts": "S","</w:t>
      </w:r>
      <w:proofErr w:type="spellStart"/>
      <w:r w:rsidRPr="00614F5B">
        <w:rPr>
          <w:rFonts w:ascii="標楷體" w:eastAsia="標楷體" w:hAnsi="標楷體"/>
          <w:color w:val="FF0000"/>
        </w:rPr>
        <w:t>ErrMsg</w:t>
      </w:r>
      <w:proofErr w:type="spellEnd"/>
      <w:r w:rsidRPr="00614F5B">
        <w:rPr>
          <w:rFonts w:ascii="標楷體" w:eastAsia="標楷體" w:hAnsi="標楷體"/>
          <w:color w:val="FF0000"/>
        </w:rPr>
        <w:t>":""}</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w:t>
      </w:r>
      <w:proofErr w:type="spellStart"/>
      <w:r w:rsidRPr="00614F5B">
        <w:rPr>
          <w:rFonts w:ascii="標楷體" w:eastAsia="標楷體" w:hAnsi="標楷體"/>
          <w:color w:val="FF0000"/>
        </w:rPr>
        <w:t>sendTo</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iFX</w:t>
      </w:r>
      <w:proofErr w:type="spellEnd"/>
      <w:r w:rsidRPr="00614F5B">
        <w:rPr>
          <w:rFonts w:ascii="標楷體" w:eastAsia="標楷體" w:hAnsi="標楷體"/>
          <w:color w:val="FF0000"/>
        </w:rPr>
        <w:t>","MSGLEN": "","TXRSEQ": "0000E-LOAN00095612","BRNO": "0000","TLRNO": "E-LOAN","TXTNO": "00095612","CALDY": "20201203","CALTM": "20155225","MSGEND": "1","TXRSUT": "S","TXCD": "L7100","MSGID": "L7100","MLDRY": "","MRKEY": "","FILLER": "","</w:t>
      </w:r>
      <w:proofErr w:type="spellStart"/>
      <w:r w:rsidRPr="00614F5B">
        <w:rPr>
          <w:rFonts w:ascii="標楷體" w:eastAsia="標楷體" w:hAnsi="標楷體"/>
          <w:color w:val="FF0000"/>
        </w:rPr>
        <w:t>occursList</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OCustNo</w:t>
      </w:r>
      <w:proofErr w:type="spellEnd"/>
      <w:r w:rsidRPr="00614F5B">
        <w:rPr>
          <w:rFonts w:ascii="標楷體" w:eastAsia="標楷體" w:hAnsi="標楷體"/>
          <w:color w:val="FF0000"/>
        </w:rPr>
        <w:t>": "24","OFacmNo": "3""statuts": "S","</w:t>
      </w:r>
      <w:proofErr w:type="spellStart"/>
      <w:r w:rsidRPr="00614F5B">
        <w:rPr>
          <w:rFonts w:ascii="標楷體" w:eastAsia="標楷體" w:hAnsi="標楷體"/>
          <w:color w:val="FF0000"/>
        </w:rPr>
        <w:t>ErrMsg</w:t>
      </w:r>
      <w:proofErr w:type="spellEnd"/>
      <w:r w:rsidRPr="00614F5B">
        <w:rPr>
          <w:rFonts w:ascii="標楷體" w:eastAsia="標楷體" w:hAnsi="標楷體"/>
          <w:color w:val="FF0000"/>
        </w:rPr>
        <w:t>":""}</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BreachaYyA</w:t>
      </w:r>
      <w:proofErr w:type="spellEnd"/>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BreachaYyB</w:t>
      </w:r>
      <w:proofErr w:type="spellEnd"/>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BreachaPercent</w:t>
      </w:r>
      <w:proofErr w:type="spellEnd"/>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BreachaYyA</w:t>
      </w:r>
      <w:proofErr w:type="spellEnd"/>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BreachaYyB</w:t>
      </w:r>
      <w:proofErr w:type="spellEnd"/>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BreachaPercent</w:t>
      </w:r>
      <w:proofErr w:type="spellEnd"/>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0022CFA" w:rsidR="009B7240" w:rsidRPr="008F20B5" w:rsidRDefault="009B7240" w:rsidP="0078740E">
      <w:pPr>
        <w:pStyle w:val="3"/>
        <w:numPr>
          <w:ilvl w:val="2"/>
          <w:numId w:val="7"/>
        </w:numPr>
        <w:spacing w:before="0"/>
        <w:rPr>
          <w:rFonts w:ascii="標楷體" w:hAnsi="標楷體"/>
          <w:b/>
          <w:szCs w:val="32"/>
        </w:rPr>
      </w:pPr>
      <w:bookmarkStart w:id="157" w:name="_Toc90483149"/>
      <w:bookmarkStart w:id="158" w:name="_Toc90483404"/>
      <w:bookmarkStart w:id="159" w:name="_Toc90483520"/>
      <w:bookmarkStart w:id="160" w:name="_Toc90483746"/>
      <w:bookmarkStart w:id="161" w:name="_Toc90490018"/>
      <w:bookmarkStart w:id="162" w:name="_Toc131080928"/>
      <w:r w:rsidRPr="008F20B5">
        <w:rPr>
          <w:rFonts w:ascii="標楷體" w:hAnsi="標楷體"/>
          <w:b/>
          <w:szCs w:val="32"/>
        </w:rPr>
        <w:t xml:space="preserve">L7100 </w:t>
      </w:r>
      <w:r w:rsidRPr="008F20B5">
        <w:rPr>
          <w:rFonts w:ascii="標楷體" w:hAnsi="標楷體"/>
          <w:b/>
        </w:rPr>
        <w:t>E-LOAN案件資料上送</w:t>
      </w:r>
      <w:bookmarkEnd w:id="157"/>
      <w:bookmarkEnd w:id="158"/>
      <w:bookmarkEnd w:id="159"/>
      <w:bookmarkEnd w:id="160"/>
      <w:bookmarkEnd w:id="161"/>
      <w:bookmarkEnd w:id="162"/>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r w:rsidR="009338CC">
        <w:fldChar w:fldCharType="begin"/>
      </w:r>
      <w:r w:rsidR="009338CC">
        <w:instrText>HYPERLINK \l "_JSON_</w:instrText>
      </w:r>
      <w:r w:rsidR="009338CC">
        <w:instrText>傳輸格式</w:instrText>
      </w:r>
      <w:r w:rsidR="009338CC">
        <w:instrText>"</w:instrText>
      </w:r>
      <w:r w:rsidR="009338CC">
        <w:fldChar w:fldCharType="separate"/>
      </w:r>
      <w:r w:rsidRPr="008F20B5">
        <w:rPr>
          <w:rStyle w:val="a7"/>
          <w:rFonts w:ascii="標楷體" w:eastAsia="標楷體" w:hAnsi="標楷體"/>
        </w:rPr>
        <w:t xml:space="preserve">JSON </w:t>
      </w:r>
      <w:r w:rsidRPr="008F20B5">
        <w:rPr>
          <w:rStyle w:val="a7"/>
          <w:rFonts w:ascii="標楷體" w:eastAsia="標楷體" w:hAnsi="標楷體" w:hint="eastAsia"/>
        </w:rPr>
        <w:t>傳輸格式</w:t>
      </w:r>
      <w:r w:rsidR="009338CC">
        <w:rPr>
          <w:rStyle w:val="a7"/>
          <w:rFonts w:ascii="標楷體" w:eastAsia="標楷體" w:hAnsi="標楷體"/>
        </w:rPr>
        <w:fldChar w:fldCharType="end"/>
      </w:r>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36E4C8E1" w:rsidR="0095355E" w:rsidRPr="00943455" w:rsidRDefault="0095355E" w:rsidP="009B7240">
            <w:pPr>
              <w:widowControl/>
              <w:jc w:val="center"/>
              <w:rPr>
                <w:rFonts w:ascii="標楷體" w:eastAsia="標楷體" w:hAnsi="標楷體" w:cs="新細明體"/>
                <w:color w:val="000000"/>
                <w:kern w:val="0"/>
              </w:rPr>
            </w:pPr>
            <w:bookmarkStart w:id="163" w:name="RANGE!A3"/>
            <w:r w:rsidRPr="00943455">
              <w:rPr>
                <w:rFonts w:ascii="標楷體" w:eastAsia="標楷體" w:hAnsi="標楷體" w:cs="新細明體" w:hint="eastAsia"/>
                <w:color w:val="000000"/>
                <w:kern w:val="0"/>
              </w:rPr>
              <w:t>序號</w:t>
            </w:r>
            <w:bookmarkEnd w:id="163"/>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9338CC"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9338CC"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9338CC"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9338CC"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9338CC"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9338CC">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9338CC">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9338CC"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9338CC"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9338CC"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9338CC"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proofErr w:type="spellStart"/>
            <w:r w:rsidRPr="00943455">
              <w:rPr>
                <w:rFonts w:ascii="標楷體" w:eastAsia="標楷體" w:hAnsi="標楷體"/>
                <w:highlight w:val="magenta"/>
              </w:rPr>
              <w:t>E</w:t>
            </w:r>
            <w:r w:rsidRPr="00943455">
              <w:rPr>
                <w:rFonts w:ascii="標楷體" w:eastAsia="標楷體" w:hAnsi="標楷體" w:hint="eastAsia"/>
                <w:highlight w:val="magenta"/>
              </w:rPr>
              <w:t>loan</w:t>
            </w:r>
            <w:proofErr w:type="spellEnd"/>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5C378970" w:rsidR="001F27A4" w:rsidRPr="006B5312" w:rsidRDefault="001F27A4" w:rsidP="0078740E">
      <w:pPr>
        <w:pStyle w:val="3"/>
        <w:numPr>
          <w:ilvl w:val="2"/>
          <w:numId w:val="7"/>
        </w:numPr>
        <w:spacing w:before="0"/>
        <w:rPr>
          <w:rFonts w:ascii="標楷體" w:hAnsi="標楷體"/>
          <w:b/>
          <w:szCs w:val="32"/>
        </w:rPr>
      </w:pPr>
      <w:bookmarkStart w:id="164" w:name="_L1101顧客基本資料維護"/>
      <w:bookmarkStart w:id="165" w:name="_Toc90483150"/>
      <w:bookmarkStart w:id="166" w:name="_Toc90483405"/>
      <w:bookmarkStart w:id="167" w:name="_Toc90483521"/>
      <w:bookmarkStart w:id="168" w:name="_Toc90483747"/>
      <w:bookmarkStart w:id="169" w:name="_Toc90490019"/>
      <w:bookmarkStart w:id="170" w:name="_Toc131080929"/>
      <w:bookmarkEnd w:id="164"/>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5"/>
      <w:bookmarkEnd w:id="166"/>
      <w:bookmarkEnd w:id="167"/>
      <w:bookmarkEnd w:id="168"/>
      <w:bookmarkEnd w:id="169"/>
      <w:bookmarkEnd w:id="170"/>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71" w:name="_L2111案件申請登錄"/>
      <w:bookmarkEnd w:id="171"/>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proofErr w:type="spellStart"/>
            <w:r>
              <w:rPr>
                <w:rFonts w:ascii="標楷體" w:eastAsia="標楷體" w:hAnsi="標楷體" w:cs="新細明體" w:hint="eastAsia"/>
                <w:color w:val="000000"/>
                <w:kern w:val="0"/>
              </w:rPr>
              <w:t>C</w:t>
            </w:r>
            <w:r>
              <w:rPr>
                <w:rFonts w:ascii="標楷體" w:eastAsia="標楷體" w:hAnsi="標楷體" w:cs="新細明體"/>
                <w:color w:val="000000"/>
                <w:kern w:val="0"/>
              </w:rPr>
              <w:t>ustNo</w:t>
            </w:r>
            <w:proofErr w:type="spellEnd"/>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proofErr w:type="spellStart"/>
            <w:r w:rsidRPr="00F86A88">
              <w:rPr>
                <w:rFonts w:ascii="標楷體" w:eastAsia="標楷體" w:hAnsi="標楷體" w:cs="新細明體"/>
                <w:color w:val="000000"/>
                <w:kern w:val="0"/>
                <w:highlight w:val="green"/>
              </w:rPr>
              <w:t>SubCompanyFg</w:t>
            </w:r>
            <w:proofErr w:type="spellEnd"/>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proofErr w:type="spellStart"/>
            <w:r w:rsidRPr="00B262C9">
              <w:rPr>
                <w:rFonts w:ascii="標楷體" w:eastAsia="標楷體" w:hAnsi="標楷體" w:cs="新細明體"/>
                <w:strike/>
                <w:color w:val="FF0000"/>
                <w:kern w:val="0"/>
                <w:highlight w:val="yellow"/>
              </w:rPr>
              <w:t>BranchNo</w:t>
            </w:r>
            <w:proofErr w:type="spellEnd"/>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proofErr w:type="spellStart"/>
            <w:r w:rsidRPr="00B262C9">
              <w:rPr>
                <w:rFonts w:ascii="標楷體" w:eastAsia="標楷體" w:hAnsi="標楷體" w:cs="新細明體"/>
                <w:color w:val="FF0000"/>
                <w:kern w:val="0"/>
                <w:highlight w:val="yellow"/>
              </w:rPr>
              <w:t>SubCompanyCode</w:t>
            </w:r>
            <w:proofErr w:type="spellEnd"/>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proofErr w:type="spellStart"/>
            <w:r w:rsidRPr="00B262C9">
              <w:rPr>
                <w:rFonts w:ascii="標楷體" w:eastAsia="標楷體" w:hAnsi="標楷體" w:cs="新細明體"/>
                <w:color w:val="FF0000"/>
                <w:kern w:val="0"/>
                <w:highlight w:val="yellow"/>
              </w:rPr>
              <w:t>CrossUse</w:t>
            </w:r>
            <w:proofErr w:type="spellEnd"/>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0297FC30" w:rsidR="006B5312" w:rsidRDefault="006B5312" w:rsidP="0078740E">
      <w:pPr>
        <w:pStyle w:val="3"/>
        <w:numPr>
          <w:ilvl w:val="2"/>
          <w:numId w:val="7"/>
        </w:numPr>
        <w:spacing w:before="0"/>
        <w:rPr>
          <w:rFonts w:ascii="標楷體" w:hAnsi="標楷體"/>
          <w:b/>
          <w:szCs w:val="32"/>
        </w:rPr>
      </w:pPr>
      <w:bookmarkStart w:id="172" w:name="_Toc90483151"/>
      <w:bookmarkStart w:id="173" w:name="_Toc90483406"/>
      <w:bookmarkStart w:id="174" w:name="_Toc90483522"/>
      <w:bookmarkStart w:id="175" w:name="_Toc90483748"/>
      <w:bookmarkStart w:id="176" w:name="_Toc90490020"/>
      <w:bookmarkStart w:id="177" w:name="_Toc131080930"/>
      <w:r w:rsidRPr="006B5312">
        <w:rPr>
          <w:rFonts w:ascii="標楷體" w:hAnsi="標楷體" w:hint="eastAsia"/>
          <w:b/>
          <w:szCs w:val="32"/>
        </w:rPr>
        <w:lastRenderedPageBreak/>
        <w:t>L2111案件申請登錄</w:t>
      </w:r>
      <w:bookmarkEnd w:id="172"/>
      <w:bookmarkEnd w:id="173"/>
      <w:bookmarkEnd w:id="174"/>
      <w:bookmarkEnd w:id="175"/>
      <w:bookmarkEnd w:id="176"/>
      <w:r w:rsidR="00A24A00">
        <w:rPr>
          <w:rFonts w:ascii="標楷體" w:hAnsi="標楷體" w:hint="eastAsia"/>
          <w:b/>
          <w:szCs w:val="32"/>
        </w:rPr>
        <w:t xml:space="preserve"> </w:t>
      </w:r>
      <w:r w:rsidR="00A24A00">
        <w:rPr>
          <w:rFonts w:ascii="標楷體" w:hAnsi="標楷體"/>
          <w:b/>
          <w:szCs w:val="32"/>
        </w:rPr>
        <w:t>*</w:t>
      </w:r>
      <w:bookmarkEnd w:id="177"/>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4"/>
        <w:gridCol w:w="2457"/>
        <w:gridCol w:w="4136"/>
        <w:gridCol w:w="355"/>
        <w:gridCol w:w="536"/>
        <w:gridCol w:w="296"/>
        <w:gridCol w:w="2180"/>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FuncCode</w:t>
            </w:r>
            <w:proofErr w:type="spellEnd"/>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proofErr w:type="spellStart"/>
            <w:r w:rsidRPr="001F62CA">
              <w:rPr>
                <w:rFonts w:ascii="標楷體" w:eastAsia="標楷體" w:hAnsi="標楷體" w:cs="新細明體"/>
                <w:color w:val="000000"/>
                <w:kern w:val="0"/>
                <w:highlight w:val="yellow"/>
              </w:rPr>
              <w:t>DepartmentCode</w:t>
            </w:r>
            <w:proofErr w:type="spellEnd"/>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ApplNo</w:t>
            </w:r>
            <w:proofErr w:type="spellEnd"/>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ApplDate</w:t>
            </w:r>
            <w:proofErr w:type="spellEnd"/>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ProdNo</w:t>
            </w:r>
            <w:proofErr w:type="spellEnd"/>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CurrencyCode</w:t>
            </w:r>
            <w:proofErr w:type="spellEnd"/>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TimApplAmt</w:t>
            </w:r>
            <w:proofErr w:type="spellEnd"/>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IsLimit</w:t>
            </w:r>
            <w:proofErr w:type="spellEnd"/>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IsRelated</w:t>
            </w:r>
            <w:proofErr w:type="spellEnd"/>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IsLnrelNear</w:t>
            </w:r>
            <w:proofErr w:type="spellEnd"/>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PieceCode</w:t>
            </w:r>
            <w:proofErr w:type="spellEnd"/>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CreditOfficer</w:t>
            </w:r>
            <w:proofErr w:type="spellEnd"/>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LoanOfficer</w:t>
            </w:r>
            <w:proofErr w:type="spellEnd"/>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936430" w:rsidRPr="008F20B5" w14:paraId="27C2DA8C" w14:textId="77777777" w:rsidTr="000B3118">
        <w:trPr>
          <w:trHeight w:val="20"/>
          <w:tblHeader/>
        </w:trPr>
        <w:tc>
          <w:tcPr>
            <w:tcW w:w="172" w:type="pct"/>
            <w:shd w:val="clear" w:color="auto" w:fill="auto"/>
          </w:tcPr>
          <w:p w14:paraId="6D9ABB72" w14:textId="30BCB6C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64160118" w14:textId="52BD87B3"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936430" w:rsidRPr="008F20B5" w:rsidRDefault="00936430" w:rsidP="00936430">
            <w:pPr>
              <w:widowControl/>
              <w:rPr>
                <w:rFonts w:ascii="標楷體" w:eastAsia="標楷體" w:hAnsi="標楷體" w:cs="新細明體"/>
                <w:color w:val="000000"/>
                <w:kern w:val="0"/>
              </w:rPr>
            </w:pPr>
          </w:p>
        </w:tc>
      </w:tr>
      <w:tr w:rsidR="00936430" w:rsidRPr="008F20B5" w14:paraId="64F9113D" w14:textId="77777777" w:rsidTr="000B3118">
        <w:trPr>
          <w:trHeight w:val="20"/>
          <w:tblHeader/>
        </w:trPr>
        <w:tc>
          <w:tcPr>
            <w:tcW w:w="172" w:type="pct"/>
            <w:shd w:val="clear" w:color="auto" w:fill="auto"/>
          </w:tcPr>
          <w:p w14:paraId="7FF2E7DA" w14:textId="77777777" w:rsidR="00936430" w:rsidRPr="008F20B5" w:rsidDel="00B24897"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tcPr>
          <w:p w14:paraId="24B58CBC" w14:textId="00A2E3A0" w:rsidR="00936430" w:rsidRPr="008F20B5" w:rsidRDefault="00936430" w:rsidP="00936430">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Coorgnizer</w:t>
            </w:r>
            <w:proofErr w:type="spellEnd"/>
          </w:p>
        </w:tc>
        <w:tc>
          <w:tcPr>
            <w:tcW w:w="2005" w:type="pct"/>
            <w:shd w:val="clear" w:color="auto" w:fill="auto"/>
            <w:noWrap/>
          </w:tcPr>
          <w:p w14:paraId="63E4C98F" w14:textId="04033098"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936430" w:rsidRPr="008F20B5" w:rsidDel="004C742C"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936430" w:rsidRPr="008F20B5" w:rsidDel="004C742C" w:rsidRDefault="00936430" w:rsidP="00936430">
            <w:pPr>
              <w:widowControl/>
              <w:rPr>
                <w:rFonts w:ascii="標楷體" w:eastAsia="標楷體" w:hAnsi="標楷體" w:cs="新細明體"/>
                <w:color w:val="000000"/>
                <w:kern w:val="0"/>
              </w:rPr>
            </w:pPr>
          </w:p>
        </w:tc>
      </w:tr>
      <w:tr w:rsidR="00936430" w:rsidRPr="008F20B5" w14:paraId="68F323E4" w14:textId="77777777" w:rsidTr="000B3118">
        <w:trPr>
          <w:trHeight w:val="20"/>
          <w:tblHeader/>
        </w:trPr>
        <w:tc>
          <w:tcPr>
            <w:tcW w:w="172" w:type="pct"/>
            <w:shd w:val="clear" w:color="auto" w:fill="auto"/>
          </w:tcPr>
          <w:p w14:paraId="39806861" w14:textId="5AB6DCE0"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noWrap/>
            <w:vAlign w:val="center"/>
            <w:hideMark/>
          </w:tcPr>
          <w:p w14:paraId="0E31253C"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ProcessCode</w:t>
            </w:r>
            <w:proofErr w:type="spellEnd"/>
          </w:p>
        </w:tc>
        <w:tc>
          <w:tcPr>
            <w:tcW w:w="2005" w:type="pct"/>
            <w:shd w:val="clear" w:color="auto" w:fill="auto"/>
            <w:noWrap/>
            <w:vAlign w:val="center"/>
            <w:hideMark/>
          </w:tcPr>
          <w:p w14:paraId="0E6E3A0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936430" w:rsidRPr="000C62BF"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936430" w:rsidRPr="008F20B5" w:rsidRDefault="00936430" w:rsidP="00936430">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936430" w:rsidRPr="008F20B5" w14:paraId="324E4121" w14:textId="77777777" w:rsidTr="000B3118">
        <w:trPr>
          <w:trHeight w:val="20"/>
          <w:tblHeader/>
        </w:trPr>
        <w:tc>
          <w:tcPr>
            <w:tcW w:w="172" w:type="pct"/>
            <w:shd w:val="clear" w:color="auto" w:fill="auto"/>
          </w:tcPr>
          <w:p w14:paraId="018D5E32" w14:textId="1A0FB39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7636700"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GroupId</w:t>
            </w:r>
            <w:proofErr w:type="spellEnd"/>
          </w:p>
        </w:tc>
        <w:tc>
          <w:tcPr>
            <w:tcW w:w="2005" w:type="pct"/>
            <w:shd w:val="clear" w:color="auto" w:fill="auto"/>
            <w:noWrap/>
            <w:vAlign w:val="center"/>
            <w:hideMark/>
          </w:tcPr>
          <w:p w14:paraId="2B7345B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936430" w:rsidRPr="008F20B5" w:rsidRDefault="00936430" w:rsidP="00936430">
            <w:pPr>
              <w:widowControl/>
              <w:rPr>
                <w:rFonts w:ascii="標楷體" w:eastAsia="標楷體" w:hAnsi="標楷體" w:cs="新細明體"/>
                <w:color w:val="000000"/>
                <w:kern w:val="0"/>
              </w:rPr>
            </w:pPr>
          </w:p>
        </w:tc>
      </w:tr>
      <w:tr w:rsidR="003C4ED9" w:rsidRPr="003C4ED9" w14:paraId="44C59B5F" w14:textId="77777777" w:rsidTr="000B3118">
        <w:trPr>
          <w:trHeight w:val="20"/>
          <w:tblHeader/>
        </w:trPr>
        <w:tc>
          <w:tcPr>
            <w:tcW w:w="172" w:type="pct"/>
            <w:shd w:val="clear" w:color="auto" w:fill="auto"/>
          </w:tcPr>
          <w:p w14:paraId="13EF3708"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B1ED9E3" w14:textId="0262B2A3" w:rsidR="003C4ED9" w:rsidRPr="00F35DF8" w:rsidRDefault="003C4ED9" w:rsidP="00936430">
            <w:pPr>
              <w:widowControl/>
              <w:rPr>
                <w:rFonts w:ascii="標楷體" w:eastAsia="標楷體" w:hAnsi="標楷體" w:cs="新細明體"/>
                <w:kern w:val="0"/>
              </w:rPr>
            </w:pPr>
            <w:proofErr w:type="spellStart"/>
            <w:r w:rsidRPr="00F35DF8">
              <w:rPr>
                <w:rFonts w:ascii="標楷體" w:eastAsia="標楷體" w:hAnsi="標楷體" w:cs="新細明體"/>
                <w:kern w:val="0"/>
              </w:rPr>
              <w:t>FacShareApplNo</w:t>
            </w:r>
            <w:proofErr w:type="spellEnd"/>
          </w:p>
        </w:tc>
        <w:tc>
          <w:tcPr>
            <w:tcW w:w="2005" w:type="pct"/>
            <w:shd w:val="clear" w:color="auto" w:fill="auto"/>
            <w:noWrap/>
            <w:vAlign w:val="center"/>
          </w:tcPr>
          <w:p w14:paraId="4999CB35" w14:textId="38380E9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核准號碼</w:t>
            </w:r>
          </w:p>
        </w:tc>
        <w:tc>
          <w:tcPr>
            <w:tcW w:w="172" w:type="pct"/>
            <w:shd w:val="clear" w:color="auto" w:fill="auto"/>
            <w:noWrap/>
            <w:vAlign w:val="center"/>
          </w:tcPr>
          <w:p w14:paraId="2C157FC1" w14:textId="24ED219B"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A</w:t>
            </w:r>
          </w:p>
        </w:tc>
        <w:tc>
          <w:tcPr>
            <w:tcW w:w="260" w:type="pct"/>
            <w:shd w:val="clear" w:color="auto" w:fill="auto"/>
            <w:noWrap/>
            <w:vAlign w:val="center"/>
          </w:tcPr>
          <w:p w14:paraId="4FD2DE3D" w14:textId="3F3F236A"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67A49CCE" w14:textId="2B7E32F0"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31207217" w14:textId="109FE33E" w:rsidR="003C4ED9" w:rsidRPr="00F35DF8" w:rsidRDefault="003C4ED9" w:rsidP="00936430">
            <w:pPr>
              <w:widowControl/>
              <w:rPr>
                <w:rFonts w:ascii="標楷體" w:eastAsia="標楷體" w:hAnsi="標楷體" w:cs="新細明體"/>
                <w:kern w:val="0"/>
              </w:rPr>
            </w:pPr>
            <w:r w:rsidRPr="00F35DF8">
              <w:rPr>
                <w:rFonts w:ascii="標楷體" w:eastAsia="標楷體" w:hAnsi="標楷體" w:cs="Arial"/>
                <w:shd w:val="clear" w:color="auto" w:fill="FFFFFF"/>
              </w:rPr>
              <w:t>申報戶的核准號碼</w:t>
            </w:r>
          </w:p>
        </w:tc>
      </w:tr>
      <w:tr w:rsidR="003C4ED9" w:rsidRPr="003C4ED9" w14:paraId="15F95BDF" w14:textId="77777777" w:rsidTr="000B3118">
        <w:trPr>
          <w:trHeight w:val="20"/>
          <w:tblHeader/>
        </w:trPr>
        <w:tc>
          <w:tcPr>
            <w:tcW w:w="172" w:type="pct"/>
            <w:shd w:val="clear" w:color="auto" w:fill="auto"/>
          </w:tcPr>
          <w:p w14:paraId="7D3413B6"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1E52F1E" w14:textId="663BB676" w:rsidR="003C4ED9" w:rsidRPr="00F35DF8" w:rsidRDefault="003C4ED9" w:rsidP="00936430">
            <w:pPr>
              <w:widowControl/>
              <w:rPr>
                <w:rFonts w:ascii="標楷體" w:eastAsia="標楷體" w:hAnsi="標楷體" w:cs="新細明體"/>
                <w:kern w:val="0"/>
              </w:rPr>
            </w:pPr>
            <w:proofErr w:type="spellStart"/>
            <w:r w:rsidRPr="00F35DF8">
              <w:rPr>
                <w:rFonts w:ascii="標楷體" w:eastAsia="標楷體" w:hAnsi="標楷體" w:cs="新細明體"/>
                <w:kern w:val="0"/>
              </w:rPr>
              <w:t>JcicMergeFlag</w:t>
            </w:r>
            <w:proofErr w:type="spellEnd"/>
          </w:p>
        </w:tc>
        <w:tc>
          <w:tcPr>
            <w:tcW w:w="2005" w:type="pct"/>
            <w:shd w:val="clear" w:color="auto" w:fill="auto"/>
            <w:noWrap/>
            <w:vAlign w:val="center"/>
          </w:tcPr>
          <w:p w14:paraId="604D716E" w14:textId="2CC3265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是否合併申報</w:t>
            </w:r>
          </w:p>
        </w:tc>
        <w:tc>
          <w:tcPr>
            <w:tcW w:w="172" w:type="pct"/>
            <w:shd w:val="clear" w:color="auto" w:fill="auto"/>
            <w:noWrap/>
            <w:vAlign w:val="center"/>
          </w:tcPr>
          <w:p w14:paraId="16057982" w14:textId="7DE344E7"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kern w:val="0"/>
              </w:rPr>
              <w:t>X</w:t>
            </w:r>
          </w:p>
        </w:tc>
        <w:tc>
          <w:tcPr>
            <w:tcW w:w="260" w:type="pct"/>
            <w:shd w:val="clear" w:color="auto" w:fill="auto"/>
            <w:noWrap/>
            <w:vAlign w:val="center"/>
          </w:tcPr>
          <w:p w14:paraId="6B131CF5" w14:textId="416CB8E1"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74ACDB3" w14:textId="77777777"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1897F7EB" w14:textId="77777777"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BC23F0A" w14:textId="17701822"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56944487" w14:textId="77777777" w:rsidTr="000B3118">
        <w:trPr>
          <w:trHeight w:val="20"/>
          <w:tblHeader/>
        </w:trPr>
        <w:tc>
          <w:tcPr>
            <w:tcW w:w="172" w:type="pct"/>
            <w:shd w:val="clear" w:color="auto" w:fill="auto"/>
          </w:tcPr>
          <w:p w14:paraId="1C8EF08F"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2AF6821" w14:textId="15C05F48" w:rsidR="000B3118" w:rsidRPr="00F35DF8" w:rsidRDefault="000B3118" w:rsidP="00936430">
            <w:pPr>
              <w:widowControl/>
              <w:rPr>
                <w:rFonts w:ascii="標楷體" w:eastAsia="標楷體" w:hAnsi="標楷體" w:cs="新細明體"/>
                <w:kern w:val="0"/>
              </w:rPr>
            </w:pPr>
            <w:proofErr w:type="spellStart"/>
            <w:r w:rsidRPr="00F35DF8">
              <w:rPr>
                <w:rFonts w:ascii="標楷體" w:eastAsia="標楷體" w:hAnsi="標楷體" w:cs="新細明體"/>
                <w:kern w:val="0"/>
              </w:rPr>
              <w:t>CreditSysNo</w:t>
            </w:r>
            <w:proofErr w:type="spellEnd"/>
          </w:p>
        </w:tc>
        <w:tc>
          <w:tcPr>
            <w:tcW w:w="2005" w:type="pct"/>
            <w:shd w:val="clear" w:color="auto" w:fill="auto"/>
            <w:noWrap/>
            <w:vAlign w:val="center"/>
          </w:tcPr>
          <w:p w14:paraId="0E3A8D16" w14:textId="0ACBA4D9"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案件編號</w:t>
            </w:r>
          </w:p>
        </w:tc>
        <w:tc>
          <w:tcPr>
            <w:tcW w:w="172" w:type="pct"/>
            <w:shd w:val="clear" w:color="auto" w:fill="auto"/>
            <w:noWrap/>
            <w:vAlign w:val="center"/>
          </w:tcPr>
          <w:p w14:paraId="77434953" w14:textId="22A323AC"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B60E82A" w14:textId="04E7BBDA"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7FB78C90" w14:textId="77777777" w:rsidR="000B3118" w:rsidRPr="00F35DF8" w:rsidRDefault="000B3118" w:rsidP="00936430">
            <w:pPr>
              <w:widowControl/>
              <w:jc w:val="center"/>
              <w:rPr>
                <w:rFonts w:ascii="標楷體" w:eastAsia="標楷體" w:hAnsi="標楷體" w:cs="新細明體"/>
                <w:kern w:val="0"/>
              </w:rPr>
            </w:pPr>
          </w:p>
        </w:tc>
        <w:tc>
          <w:tcPr>
            <w:tcW w:w="1057" w:type="pct"/>
            <w:shd w:val="clear" w:color="auto" w:fill="auto"/>
            <w:noWrap/>
            <w:vAlign w:val="center"/>
          </w:tcPr>
          <w:p w14:paraId="3F987383" w14:textId="77777777" w:rsidR="000B3118" w:rsidRPr="00F35DF8" w:rsidRDefault="000B3118" w:rsidP="00936430">
            <w:pPr>
              <w:widowControl/>
              <w:rPr>
                <w:rFonts w:ascii="標楷體" w:eastAsia="標楷體" w:hAnsi="標楷體" w:cs="Arial"/>
                <w:shd w:val="clear" w:color="auto" w:fill="FFFFFF"/>
              </w:rPr>
            </w:pPr>
          </w:p>
        </w:tc>
      </w:tr>
      <w:tr w:rsidR="000B3118" w:rsidRPr="000B3118" w14:paraId="741E5B76" w14:textId="77777777" w:rsidTr="000B3118">
        <w:trPr>
          <w:trHeight w:val="20"/>
          <w:tblHeader/>
        </w:trPr>
        <w:tc>
          <w:tcPr>
            <w:tcW w:w="172" w:type="pct"/>
            <w:shd w:val="clear" w:color="auto" w:fill="auto"/>
          </w:tcPr>
          <w:p w14:paraId="03312F32"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10EC4145" w14:textId="1E99665E" w:rsidR="000B3118" w:rsidRPr="00F35DF8" w:rsidRDefault="000B3118" w:rsidP="00936430">
            <w:pPr>
              <w:widowControl/>
              <w:rPr>
                <w:rFonts w:ascii="標楷體" w:eastAsia="標楷體" w:hAnsi="標楷體" w:cs="新細明體"/>
                <w:kern w:val="0"/>
              </w:rPr>
            </w:pPr>
            <w:proofErr w:type="spellStart"/>
            <w:r w:rsidRPr="00F35DF8">
              <w:rPr>
                <w:rFonts w:ascii="標楷體" w:eastAsia="標楷體" w:hAnsi="標楷體" w:cs="新細明體"/>
                <w:kern w:val="0"/>
              </w:rPr>
              <w:t>IsSuspected</w:t>
            </w:r>
            <w:proofErr w:type="spellEnd"/>
          </w:p>
        </w:tc>
        <w:tc>
          <w:tcPr>
            <w:tcW w:w="2005" w:type="pct"/>
            <w:shd w:val="clear" w:color="auto" w:fill="auto"/>
            <w:noWrap/>
            <w:vAlign w:val="center"/>
          </w:tcPr>
          <w:p w14:paraId="5290BF12" w14:textId="5F8ACD43"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是否為金控「疑似準利害關係人」名單</w:t>
            </w:r>
          </w:p>
        </w:tc>
        <w:tc>
          <w:tcPr>
            <w:tcW w:w="172" w:type="pct"/>
            <w:shd w:val="clear" w:color="auto" w:fill="auto"/>
            <w:noWrap/>
            <w:vAlign w:val="center"/>
          </w:tcPr>
          <w:p w14:paraId="15FEFF91" w14:textId="72B1914B"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729F11F9" w14:textId="0FF02A20"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B81756A" w14:textId="4B2C06AE"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4EA4E25F"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10825C5F" w14:textId="268D296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1D737321" w14:textId="77777777" w:rsidTr="000B3118">
        <w:trPr>
          <w:trHeight w:val="20"/>
          <w:tblHeader/>
        </w:trPr>
        <w:tc>
          <w:tcPr>
            <w:tcW w:w="172" w:type="pct"/>
            <w:shd w:val="clear" w:color="auto" w:fill="auto"/>
          </w:tcPr>
          <w:p w14:paraId="28BF4994"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4D766D6F" w14:textId="26E6D05B" w:rsidR="000B3118" w:rsidRPr="00F35DF8" w:rsidRDefault="000B3118" w:rsidP="000B3118">
            <w:pPr>
              <w:widowControl/>
              <w:rPr>
                <w:rFonts w:ascii="標楷體" w:eastAsia="標楷體" w:hAnsi="標楷體" w:cs="新細明體"/>
                <w:kern w:val="0"/>
              </w:rPr>
            </w:pPr>
            <w:proofErr w:type="spellStart"/>
            <w:r w:rsidRPr="00F35DF8">
              <w:rPr>
                <w:rFonts w:ascii="標楷體" w:eastAsia="標楷體" w:hAnsi="標楷體" w:cs="新細明體"/>
                <w:kern w:val="0"/>
              </w:rPr>
              <w:t>IsSuspectedCheck</w:t>
            </w:r>
            <w:proofErr w:type="spellEnd"/>
          </w:p>
        </w:tc>
        <w:tc>
          <w:tcPr>
            <w:tcW w:w="2005" w:type="pct"/>
            <w:shd w:val="clear" w:color="auto" w:fill="auto"/>
            <w:noWrap/>
            <w:vAlign w:val="center"/>
          </w:tcPr>
          <w:p w14:paraId="53511DC7" w14:textId="33437EE1"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p>
        </w:tc>
        <w:tc>
          <w:tcPr>
            <w:tcW w:w="172" w:type="pct"/>
            <w:shd w:val="clear" w:color="auto" w:fill="auto"/>
            <w:noWrap/>
            <w:vAlign w:val="center"/>
          </w:tcPr>
          <w:p w14:paraId="69F04F0E" w14:textId="7B731B1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315BE47" w14:textId="09E43740"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4317CBD" w14:textId="1267AA7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132854B7"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98B3B6B" w14:textId="0D46A861"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7517E483" w14:textId="77777777" w:rsidTr="000B3118">
        <w:trPr>
          <w:trHeight w:val="20"/>
          <w:tblHeader/>
        </w:trPr>
        <w:tc>
          <w:tcPr>
            <w:tcW w:w="172" w:type="pct"/>
            <w:shd w:val="clear" w:color="auto" w:fill="auto"/>
          </w:tcPr>
          <w:p w14:paraId="59ED0C0A"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75F3D29E" w14:textId="2490B524" w:rsidR="000B3118" w:rsidRPr="00F35DF8" w:rsidRDefault="000B3118" w:rsidP="000B3118">
            <w:pPr>
              <w:widowControl/>
              <w:rPr>
                <w:rFonts w:ascii="標楷體" w:eastAsia="標楷體" w:hAnsi="標楷體" w:cs="新細明體"/>
                <w:kern w:val="0"/>
              </w:rPr>
            </w:pPr>
            <w:proofErr w:type="spellStart"/>
            <w:r w:rsidRPr="00F35DF8">
              <w:rPr>
                <w:rFonts w:ascii="標楷體" w:eastAsia="標楷體" w:hAnsi="標楷體" w:cs="新細明體"/>
                <w:kern w:val="0"/>
              </w:rPr>
              <w:t>IsSuspectedCheckType</w:t>
            </w:r>
            <w:proofErr w:type="spellEnd"/>
          </w:p>
        </w:tc>
        <w:tc>
          <w:tcPr>
            <w:tcW w:w="2005" w:type="pct"/>
            <w:shd w:val="clear" w:color="auto" w:fill="auto"/>
            <w:noWrap/>
            <w:vAlign w:val="center"/>
          </w:tcPr>
          <w:p w14:paraId="25E3E253" w14:textId="20F276DE"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r w:rsidRPr="00F35DF8">
              <w:rPr>
                <w:rFonts w:ascii="標楷體" w:eastAsia="標楷體" w:hAnsi="標楷體" w:cs="新細明體" w:hint="eastAsia"/>
                <w:kern w:val="0"/>
                <w:lang w:eastAsia="zh-HK"/>
              </w:rPr>
              <w:t>確認</w:t>
            </w:r>
          </w:p>
        </w:tc>
        <w:tc>
          <w:tcPr>
            <w:tcW w:w="172" w:type="pct"/>
            <w:shd w:val="clear" w:color="auto" w:fill="auto"/>
            <w:noWrap/>
            <w:vAlign w:val="center"/>
          </w:tcPr>
          <w:p w14:paraId="326E456C" w14:textId="663579E9"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B6A0DB6" w14:textId="16C0790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E9CD1EA" w14:textId="1BA430C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212DCCD6" w14:textId="0D086DA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Y:確認核對無誤</w:t>
            </w:r>
          </w:p>
        </w:tc>
      </w:tr>
      <w:tr w:rsidR="000B3118" w:rsidRPr="000B3118" w14:paraId="302A62F7" w14:textId="77777777" w:rsidTr="000B3118">
        <w:trPr>
          <w:trHeight w:val="20"/>
          <w:tblHeader/>
        </w:trPr>
        <w:tc>
          <w:tcPr>
            <w:tcW w:w="172" w:type="pct"/>
            <w:shd w:val="clear" w:color="auto" w:fill="auto"/>
          </w:tcPr>
          <w:p w14:paraId="7932EE48"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1EC478E" w14:textId="70E7DC29" w:rsidR="000B3118" w:rsidRPr="00F35DF8" w:rsidRDefault="000B3118" w:rsidP="000B3118">
            <w:pPr>
              <w:widowControl/>
              <w:rPr>
                <w:rFonts w:ascii="標楷體" w:eastAsia="標楷體" w:hAnsi="標楷體" w:cs="新細明體"/>
                <w:kern w:val="0"/>
              </w:rPr>
            </w:pPr>
            <w:proofErr w:type="spellStart"/>
            <w:r w:rsidRPr="00F35DF8">
              <w:rPr>
                <w:rFonts w:ascii="標楷體" w:eastAsia="標楷體" w:hAnsi="標楷體" w:cs="新細明體"/>
                <w:kern w:val="0"/>
              </w:rPr>
              <w:t>SyndNo</w:t>
            </w:r>
            <w:proofErr w:type="spellEnd"/>
          </w:p>
        </w:tc>
        <w:tc>
          <w:tcPr>
            <w:tcW w:w="2005" w:type="pct"/>
            <w:shd w:val="clear" w:color="auto" w:fill="auto"/>
            <w:noWrap/>
            <w:vAlign w:val="center"/>
          </w:tcPr>
          <w:p w14:paraId="5081CEC1" w14:textId="7D746043"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聯貸案編號</w:t>
            </w:r>
          </w:p>
        </w:tc>
        <w:tc>
          <w:tcPr>
            <w:tcW w:w="172" w:type="pct"/>
            <w:shd w:val="clear" w:color="auto" w:fill="auto"/>
            <w:noWrap/>
            <w:vAlign w:val="center"/>
          </w:tcPr>
          <w:p w14:paraId="1EE5967C" w14:textId="6E0E6FC8"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8CADAC0" w14:textId="0A3A80D1"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6</w:t>
            </w:r>
          </w:p>
        </w:tc>
        <w:tc>
          <w:tcPr>
            <w:tcW w:w="143" w:type="pct"/>
          </w:tcPr>
          <w:p w14:paraId="4936F16F" w14:textId="77777777" w:rsidR="000B3118" w:rsidRPr="00F35DF8" w:rsidRDefault="000B3118" w:rsidP="000B3118">
            <w:pPr>
              <w:widowControl/>
              <w:jc w:val="center"/>
              <w:rPr>
                <w:rFonts w:ascii="標楷體" w:eastAsia="標楷體" w:hAnsi="標楷體" w:cs="新細明體"/>
                <w:kern w:val="0"/>
              </w:rPr>
            </w:pPr>
          </w:p>
        </w:tc>
        <w:tc>
          <w:tcPr>
            <w:tcW w:w="1057" w:type="pct"/>
            <w:shd w:val="clear" w:color="auto" w:fill="auto"/>
            <w:noWrap/>
            <w:vAlign w:val="center"/>
          </w:tcPr>
          <w:p w14:paraId="5BD90890" w14:textId="165AF8D3"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0</w:t>
            </w:r>
          </w:p>
        </w:tc>
      </w:tr>
      <w:tr w:rsidR="00F35DF8" w:rsidRPr="000B3118" w14:paraId="3325514C" w14:textId="77777777" w:rsidTr="000B3118">
        <w:trPr>
          <w:trHeight w:val="20"/>
          <w:tblHeader/>
        </w:trPr>
        <w:tc>
          <w:tcPr>
            <w:tcW w:w="172" w:type="pct"/>
            <w:shd w:val="clear" w:color="auto" w:fill="auto"/>
          </w:tcPr>
          <w:p w14:paraId="3A4A96D8" w14:textId="77777777" w:rsidR="00F35DF8" w:rsidRPr="00F35DF8" w:rsidRDefault="00F35DF8" w:rsidP="00F35DF8">
            <w:pPr>
              <w:pStyle w:val="af9"/>
              <w:widowControl/>
              <w:numPr>
                <w:ilvl w:val="0"/>
                <w:numId w:val="15"/>
              </w:numPr>
              <w:ind w:leftChars="0"/>
              <w:jc w:val="center"/>
              <w:rPr>
                <w:rFonts w:ascii="標楷體" w:eastAsia="標楷體" w:hAnsi="標楷體" w:cs="新細明體"/>
                <w:kern w:val="0"/>
                <w:highlight w:val="lightGray"/>
              </w:rPr>
            </w:pPr>
          </w:p>
        </w:tc>
        <w:tc>
          <w:tcPr>
            <w:tcW w:w="1191" w:type="pct"/>
            <w:shd w:val="clear" w:color="auto" w:fill="auto"/>
            <w:noWrap/>
            <w:vAlign w:val="center"/>
          </w:tcPr>
          <w:p w14:paraId="5A89B3E9" w14:textId="46C1CD96" w:rsidR="00F35DF8" w:rsidRPr="00F35DF8" w:rsidRDefault="00F35DF8" w:rsidP="00F35DF8">
            <w:pPr>
              <w:widowControl/>
              <w:rPr>
                <w:rFonts w:ascii="標楷體" w:eastAsia="標楷體" w:hAnsi="標楷體" w:cs="新細明體"/>
                <w:kern w:val="0"/>
                <w:highlight w:val="lightGray"/>
              </w:rPr>
            </w:pPr>
            <w:proofErr w:type="spellStart"/>
            <w:r w:rsidRPr="00F35DF8">
              <w:rPr>
                <w:rFonts w:ascii="標楷體" w:eastAsia="標楷體" w:hAnsi="標楷體" w:cs="新細明體" w:hint="eastAsia"/>
                <w:kern w:val="0"/>
                <w:highlight w:val="lightGray"/>
              </w:rPr>
              <w:t>I</w:t>
            </w:r>
            <w:r w:rsidRPr="00F35DF8">
              <w:rPr>
                <w:rFonts w:ascii="標楷體" w:eastAsia="標楷體" w:hAnsi="標楷體" w:cs="新細明體"/>
                <w:kern w:val="0"/>
                <w:highlight w:val="lightGray"/>
              </w:rPr>
              <w:t>sDate</w:t>
            </w:r>
            <w:proofErr w:type="spellEnd"/>
          </w:p>
        </w:tc>
        <w:tc>
          <w:tcPr>
            <w:tcW w:w="2005" w:type="pct"/>
            <w:shd w:val="clear" w:color="auto" w:fill="auto"/>
            <w:noWrap/>
            <w:vAlign w:val="center"/>
          </w:tcPr>
          <w:p w14:paraId="6FC7CA82" w14:textId="27E11F54"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是否資訊日期</w:t>
            </w:r>
          </w:p>
        </w:tc>
        <w:tc>
          <w:tcPr>
            <w:tcW w:w="172" w:type="pct"/>
            <w:shd w:val="clear" w:color="auto" w:fill="auto"/>
            <w:noWrap/>
            <w:vAlign w:val="center"/>
          </w:tcPr>
          <w:p w14:paraId="5EB0C766" w14:textId="6EF68E27"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9</w:t>
            </w:r>
          </w:p>
        </w:tc>
        <w:tc>
          <w:tcPr>
            <w:tcW w:w="260" w:type="pct"/>
            <w:shd w:val="clear" w:color="auto" w:fill="auto"/>
            <w:noWrap/>
            <w:vAlign w:val="center"/>
          </w:tcPr>
          <w:p w14:paraId="3EDE7CBB" w14:textId="03B84EE8"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7</w:t>
            </w:r>
          </w:p>
        </w:tc>
        <w:tc>
          <w:tcPr>
            <w:tcW w:w="143" w:type="pct"/>
          </w:tcPr>
          <w:p w14:paraId="7863E241" w14:textId="50B7BA93"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hint="eastAsia"/>
                <w:color w:val="000000"/>
                <w:kern w:val="0"/>
                <w:highlight w:val="lightGray"/>
              </w:rPr>
              <w:t>V</w:t>
            </w:r>
          </w:p>
        </w:tc>
        <w:tc>
          <w:tcPr>
            <w:tcW w:w="1057" w:type="pct"/>
            <w:shd w:val="clear" w:color="auto" w:fill="auto"/>
            <w:noWrap/>
            <w:vAlign w:val="center"/>
          </w:tcPr>
          <w:p w14:paraId="2AEBCD07" w14:textId="337D7E42" w:rsidR="00F35DF8" w:rsidRPr="00F35DF8" w:rsidRDefault="00F35DF8" w:rsidP="00F35DF8">
            <w:pPr>
              <w:widowControl/>
              <w:rPr>
                <w:rFonts w:ascii="標楷體" w:eastAsia="標楷體" w:hAnsi="標楷體" w:cs="Arial"/>
                <w:highlight w:val="lightGray"/>
                <w:shd w:val="clear" w:color="auto" w:fill="FFFFFF"/>
              </w:rPr>
            </w:pPr>
            <w:proofErr w:type="spellStart"/>
            <w:r w:rsidRPr="00F35DF8">
              <w:rPr>
                <w:rFonts w:ascii="標楷體" w:eastAsia="標楷體" w:hAnsi="標楷體" w:cs="新細明體"/>
                <w:color w:val="000000"/>
                <w:kern w:val="0"/>
                <w:highlight w:val="lightGray"/>
              </w:rPr>
              <w:t>yyymmdd</w:t>
            </w:r>
            <w:proofErr w:type="spellEnd"/>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proofErr w:type="spellStart"/>
            <w:r w:rsidRPr="00167D24">
              <w:rPr>
                <w:rFonts w:ascii="標楷體" w:eastAsia="標楷體" w:hAnsi="標楷體"/>
                <w:color w:val="0070C0"/>
              </w:rPr>
              <w:t>OApplNo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24D6584F" w:rsidR="00A92C7B" w:rsidRPr="006B5312" w:rsidRDefault="00A92C7B" w:rsidP="0078740E">
      <w:pPr>
        <w:pStyle w:val="3"/>
        <w:numPr>
          <w:ilvl w:val="2"/>
          <w:numId w:val="7"/>
        </w:numPr>
        <w:spacing w:before="0"/>
        <w:rPr>
          <w:rFonts w:ascii="標楷體" w:hAnsi="標楷體"/>
          <w:b/>
          <w:szCs w:val="32"/>
        </w:rPr>
      </w:pPr>
      <w:bookmarkStart w:id="178" w:name="_L2153核准額度登錄"/>
      <w:bookmarkStart w:id="179" w:name="_Toc90483152"/>
      <w:bookmarkStart w:id="180" w:name="_Toc90483407"/>
      <w:bookmarkStart w:id="181" w:name="_Toc90483523"/>
      <w:bookmarkStart w:id="182" w:name="_Toc90483749"/>
      <w:bookmarkStart w:id="183" w:name="_Toc90490021"/>
      <w:bookmarkStart w:id="184" w:name="_Toc131080931"/>
      <w:bookmarkEnd w:id="178"/>
      <w:r w:rsidRPr="008F20B5">
        <w:rPr>
          <w:rFonts w:ascii="標楷體" w:hAnsi="標楷體"/>
          <w:b/>
          <w:szCs w:val="32"/>
        </w:rPr>
        <w:t>L1101</w:t>
      </w:r>
      <w:r w:rsidRPr="006B5312">
        <w:rPr>
          <w:rFonts w:ascii="標楷體" w:hAnsi="標楷體" w:hint="eastAsia"/>
          <w:b/>
          <w:szCs w:val="32"/>
        </w:rPr>
        <w:t>顧客基本資料維護</w:t>
      </w:r>
      <w:bookmarkEnd w:id="179"/>
      <w:bookmarkEnd w:id="180"/>
      <w:bookmarkEnd w:id="181"/>
      <w:bookmarkEnd w:id="182"/>
      <w:bookmarkEnd w:id="183"/>
      <w:r w:rsidR="005E544B">
        <w:rPr>
          <w:rFonts w:ascii="標楷體" w:hAnsi="標楷體" w:hint="eastAsia"/>
          <w:b/>
          <w:szCs w:val="32"/>
        </w:rPr>
        <w:t xml:space="preserve"> *</w:t>
      </w:r>
      <w:bookmarkEnd w:id="184"/>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proofErr w:type="spellStart"/>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roofErr w:type="spellEnd"/>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proofErr w:type="spellStart"/>
            <w:r w:rsidRPr="007C31B7">
              <w:rPr>
                <w:rFonts w:ascii="標楷體" w:eastAsia="標楷體" w:hAnsi="標楷體" w:cs="新細明體"/>
                <w:kern w:val="0"/>
              </w:rPr>
              <w:t>BranchNo</w:t>
            </w:r>
            <w:proofErr w:type="spellEnd"/>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CustName</w:t>
            </w:r>
            <w:proofErr w:type="spellEnd"/>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CustTypeCode</w:t>
            </w:r>
            <w:proofErr w:type="spellEnd"/>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IndustryCode</w:t>
            </w:r>
            <w:proofErr w:type="spellEnd"/>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NationalityCode</w:t>
            </w:r>
            <w:proofErr w:type="spellEnd"/>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proofErr w:type="spellStart"/>
            <w:r w:rsidRPr="001B485E">
              <w:rPr>
                <w:rFonts w:ascii="標楷體" w:eastAsia="標楷體" w:hAnsi="標楷體" w:cs="新細明體"/>
                <w:color w:val="000000"/>
                <w:kern w:val="0"/>
                <w:highlight w:val="magenta"/>
              </w:rPr>
              <w:t>BussNationalityCode</w:t>
            </w:r>
            <w:proofErr w:type="spellEnd"/>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SpouseId</w:t>
            </w:r>
            <w:proofErr w:type="spellEnd"/>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SpouseName</w:t>
            </w:r>
            <w:proofErr w:type="spellEnd"/>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RegCityCode</w:t>
            </w:r>
            <w:proofErr w:type="spellEnd"/>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lastRenderedPageBreak/>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RegAreaCode</w:t>
            </w:r>
            <w:proofErr w:type="spellEnd"/>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RegRoad</w:t>
            </w:r>
            <w:proofErr w:type="spellEnd"/>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RegSection</w:t>
            </w:r>
            <w:proofErr w:type="spellEnd"/>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RegAlley</w:t>
            </w:r>
            <w:proofErr w:type="spellEnd"/>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RegLane</w:t>
            </w:r>
            <w:proofErr w:type="spellEnd"/>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RegNum</w:t>
            </w:r>
            <w:proofErr w:type="spellEnd"/>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RegNumDash</w:t>
            </w:r>
            <w:proofErr w:type="spellEnd"/>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RegFloor</w:t>
            </w:r>
            <w:proofErr w:type="spellEnd"/>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RegFloorDash</w:t>
            </w:r>
            <w:proofErr w:type="spellEnd"/>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CurrCityCode</w:t>
            </w:r>
            <w:proofErr w:type="spellEnd"/>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CurrAreaCode</w:t>
            </w:r>
            <w:proofErr w:type="spellEnd"/>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CurrRoad</w:t>
            </w:r>
            <w:proofErr w:type="spellEnd"/>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CurrSection</w:t>
            </w:r>
            <w:proofErr w:type="spellEnd"/>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CurrAlley</w:t>
            </w:r>
            <w:proofErr w:type="spellEnd"/>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CurrLane</w:t>
            </w:r>
            <w:proofErr w:type="spellEnd"/>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CurrNum</w:t>
            </w:r>
            <w:proofErr w:type="spellEnd"/>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CurrNumDash</w:t>
            </w:r>
            <w:proofErr w:type="spellEnd"/>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CurrFloor</w:t>
            </w:r>
            <w:proofErr w:type="spellEnd"/>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CurrFloorDash</w:t>
            </w:r>
            <w:proofErr w:type="spellEnd"/>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EntCode</w:t>
            </w:r>
            <w:proofErr w:type="spellEnd"/>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EmpNo</w:t>
            </w:r>
            <w:proofErr w:type="spellEnd"/>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EName</w:t>
            </w:r>
            <w:proofErr w:type="spellEnd"/>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EduCode</w:t>
            </w:r>
            <w:proofErr w:type="spellEnd"/>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OwnedHome</w:t>
            </w:r>
            <w:proofErr w:type="spellEnd"/>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CurrCompName</w:t>
            </w:r>
            <w:proofErr w:type="spellEnd"/>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CurrCompId</w:t>
            </w:r>
            <w:proofErr w:type="spellEnd"/>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CurrCompTel</w:t>
            </w:r>
            <w:proofErr w:type="spellEnd"/>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JobTitle</w:t>
            </w:r>
            <w:proofErr w:type="spellEnd"/>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JobTenure</w:t>
            </w:r>
            <w:proofErr w:type="spellEnd"/>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IncomeOfYearly</w:t>
            </w:r>
            <w:proofErr w:type="spellEnd"/>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5C6BAEDC" w:rsidR="00A92C7B" w:rsidRPr="001E338F" w:rsidRDefault="001E338F" w:rsidP="0031331B">
            <w:pPr>
              <w:widowControl/>
              <w:rPr>
                <w:rFonts w:ascii="標楷體" w:eastAsia="標楷體" w:hAnsi="標楷體"/>
                <w:kern w:val="0"/>
                <w:highlight w:val="darkYellow"/>
              </w:rPr>
            </w:pPr>
            <w:r w:rsidRPr="001E338F">
              <w:rPr>
                <w:rFonts w:ascii="標楷體" w:eastAsia="標楷體" w:hAnsi="標楷體" w:hint="eastAsia"/>
                <w:kern w:val="0"/>
                <w:highlight w:val="darkYellow"/>
              </w:rPr>
              <w:t>單位:仟元</w:t>
            </w: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proofErr w:type="spellStart"/>
            <w:r w:rsidRPr="007C31B7">
              <w:rPr>
                <w:rFonts w:ascii="標楷體" w:eastAsia="標楷體" w:hAnsi="標楷體" w:cs="新細明體"/>
                <w:kern w:val="0"/>
              </w:rPr>
              <w:t>IncomeDataDate</w:t>
            </w:r>
            <w:proofErr w:type="spellEnd"/>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PassportNo</w:t>
            </w:r>
            <w:proofErr w:type="spellEnd"/>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AMLJobCode</w:t>
            </w:r>
            <w:proofErr w:type="spellEnd"/>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lastRenderedPageBreak/>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AMLGroup</w:t>
            </w:r>
            <w:proofErr w:type="spellEnd"/>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IndigenousName</w:t>
            </w:r>
            <w:proofErr w:type="spellEnd"/>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w:t>
            </w:r>
            <w:proofErr w:type="spellEnd"/>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IsSuspectedCheck</w:t>
            </w:r>
            <w:proofErr w:type="spellEnd"/>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lastRenderedPageBreak/>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IsSuspectedCheckType</w:t>
            </w:r>
            <w:proofErr w:type="spellEnd"/>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12B27F4C" w:rsidR="009C1DD1" w:rsidRPr="008F20B5" w:rsidRDefault="009C1DD1" w:rsidP="0078740E">
      <w:pPr>
        <w:pStyle w:val="3"/>
        <w:numPr>
          <w:ilvl w:val="2"/>
          <w:numId w:val="7"/>
        </w:numPr>
        <w:spacing w:before="0"/>
        <w:rPr>
          <w:rFonts w:ascii="標楷體" w:hAnsi="標楷體"/>
          <w:b/>
          <w:szCs w:val="32"/>
        </w:rPr>
      </w:pPr>
      <w:bookmarkStart w:id="185" w:name="_Toc90483153"/>
      <w:bookmarkStart w:id="186" w:name="_Toc90483408"/>
      <w:bookmarkStart w:id="187" w:name="_Toc90483524"/>
      <w:bookmarkStart w:id="188" w:name="_Toc90483750"/>
      <w:bookmarkStart w:id="189" w:name="_Toc90490022"/>
      <w:bookmarkStart w:id="190" w:name="_Toc131080932"/>
      <w:r w:rsidRPr="008F20B5">
        <w:rPr>
          <w:rFonts w:ascii="標楷體" w:hAnsi="標楷體"/>
          <w:b/>
          <w:szCs w:val="32"/>
        </w:rPr>
        <w:t>L2153</w:t>
      </w:r>
      <w:r w:rsidRPr="006B5312">
        <w:rPr>
          <w:rFonts w:ascii="標楷體" w:hAnsi="標楷體" w:hint="eastAsia"/>
          <w:b/>
          <w:szCs w:val="32"/>
        </w:rPr>
        <w:t>核准額度登錄</w:t>
      </w:r>
      <w:bookmarkEnd w:id="185"/>
      <w:bookmarkEnd w:id="186"/>
      <w:bookmarkEnd w:id="187"/>
      <w:bookmarkEnd w:id="188"/>
      <w:bookmarkEnd w:id="189"/>
      <w:r w:rsidR="005E544B">
        <w:rPr>
          <w:rFonts w:ascii="標楷體" w:hAnsi="標楷體" w:hint="eastAsia"/>
          <w:b/>
          <w:szCs w:val="32"/>
        </w:rPr>
        <w:t xml:space="preserve"> *</w:t>
      </w:r>
      <w:bookmarkEnd w:id="190"/>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DD6B5A" w:rsidRPr="00DD6B5A" w14:paraId="7B6FD2EA" w14:textId="77777777" w:rsidTr="00614F5B">
        <w:trPr>
          <w:trHeight w:val="350"/>
          <w:tblHeader/>
        </w:trPr>
        <w:tc>
          <w:tcPr>
            <w:tcW w:w="274" w:type="pct"/>
            <w:shd w:val="clear" w:color="auto" w:fill="auto"/>
            <w:hideMark/>
          </w:tcPr>
          <w:p w14:paraId="74401E7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序號</w:t>
            </w:r>
          </w:p>
          <w:p w14:paraId="5EEADBED" w14:textId="0301B9C3" w:rsidR="008464F4" w:rsidRPr="00DD6B5A" w:rsidRDefault="008464F4" w:rsidP="009C1DD1">
            <w:pPr>
              <w:widowControl/>
              <w:jc w:val="center"/>
              <w:rPr>
                <w:rFonts w:ascii="標楷體" w:eastAsia="標楷體" w:hAnsi="標楷體" w:cs="新細明體"/>
                <w:color w:val="000000" w:themeColor="text1"/>
                <w:kern w:val="0"/>
              </w:rPr>
            </w:pPr>
          </w:p>
        </w:tc>
        <w:tc>
          <w:tcPr>
            <w:tcW w:w="714" w:type="pct"/>
            <w:shd w:val="clear" w:color="auto" w:fill="auto"/>
            <w:hideMark/>
          </w:tcPr>
          <w:p w14:paraId="7304023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英文名稱</w:t>
            </w:r>
          </w:p>
        </w:tc>
        <w:tc>
          <w:tcPr>
            <w:tcW w:w="1923" w:type="pct"/>
            <w:shd w:val="clear" w:color="auto" w:fill="auto"/>
            <w:hideMark/>
          </w:tcPr>
          <w:p w14:paraId="7BD5E02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中文名稱</w:t>
            </w:r>
          </w:p>
        </w:tc>
        <w:tc>
          <w:tcPr>
            <w:tcW w:w="275" w:type="pct"/>
            <w:shd w:val="clear" w:color="auto" w:fill="auto"/>
            <w:hideMark/>
          </w:tcPr>
          <w:p w14:paraId="57043E6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型態</w:t>
            </w:r>
          </w:p>
        </w:tc>
        <w:tc>
          <w:tcPr>
            <w:tcW w:w="275" w:type="pct"/>
            <w:shd w:val="clear" w:color="auto" w:fill="auto"/>
            <w:hideMark/>
          </w:tcPr>
          <w:p w14:paraId="58DB15B0"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長度</w:t>
            </w:r>
          </w:p>
        </w:tc>
        <w:tc>
          <w:tcPr>
            <w:tcW w:w="275" w:type="pct"/>
          </w:tcPr>
          <w:p w14:paraId="42B2F9C5" w14:textId="1AD96D07"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必填</w:t>
            </w:r>
          </w:p>
        </w:tc>
        <w:tc>
          <w:tcPr>
            <w:tcW w:w="1264" w:type="pct"/>
            <w:shd w:val="clear" w:color="auto" w:fill="auto"/>
            <w:hideMark/>
          </w:tcPr>
          <w:p w14:paraId="67DBEF14" w14:textId="43D44DA1"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欄位說明</w:t>
            </w:r>
          </w:p>
        </w:tc>
      </w:tr>
      <w:tr w:rsidR="00DD6B5A" w:rsidRPr="00DD6B5A" w14:paraId="326D86DD" w14:textId="77777777" w:rsidTr="00614F5B">
        <w:trPr>
          <w:trHeight w:val="340"/>
        </w:trPr>
        <w:tc>
          <w:tcPr>
            <w:tcW w:w="274" w:type="pct"/>
            <w:shd w:val="clear" w:color="auto" w:fill="auto"/>
          </w:tcPr>
          <w:p w14:paraId="0BFB567E" w14:textId="676A2B1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hideMark/>
          </w:tcPr>
          <w:p w14:paraId="4431E070" w14:textId="6F0496ED" w:rsidR="008464F4" w:rsidRPr="00DD6B5A" w:rsidRDefault="008464F4" w:rsidP="009C1DD1">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TranCode</w:t>
            </w:r>
            <w:proofErr w:type="spellEnd"/>
          </w:p>
        </w:tc>
        <w:tc>
          <w:tcPr>
            <w:tcW w:w="1923" w:type="pct"/>
            <w:shd w:val="clear" w:color="auto" w:fill="auto"/>
            <w:hideMark/>
          </w:tcPr>
          <w:p w14:paraId="487BF929"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交易代號</w:t>
            </w:r>
          </w:p>
        </w:tc>
        <w:tc>
          <w:tcPr>
            <w:tcW w:w="275" w:type="pct"/>
            <w:shd w:val="clear" w:color="auto" w:fill="auto"/>
            <w:hideMark/>
          </w:tcPr>
          <w:p w14:paraId="571276E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hideMark/>
          </w:tcPr>
          <w:p w14:paraId="7A677F8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0D4E306D" w14:textId="2999C190"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F9496E3" w14:textId="6724E4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L2153</w:t>
            </w:r>
          </w:p>
        </w:tc>
      </w:tr>
      <w:tr w:rsidR="00DD6B5A" w:rsidRPr="00DD6B5A" w14:paraId="0BADDC7F" w14:textId="77777777" w:rsidTr="00614F5B">
        <w:trPr>
          <w:trHeight w:val="340"/>
        </w:trPr>
        <w:tc>
          <w:tcPr>
            <w:tcW w:w="274" w:type="pct"/>
            <w:shd w:val="clear" w:color="auto" w:fill="auto"/>
            <w:vAlign w:val="center"/>
          </w:tcPr>
          <w:p w14:paraId="5D04202C" w14:textId="27462EA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025323BC" w14:textId="4A79B40F"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CustId</w:t>
            </w:r>
            <w:proofErr w:type="spellEnd"/>
          </w:p>
        </w:tc>
        <w:tc>
          <w:tcPr>
            <w:tcW w:w="1923" w:type="pct"/>
            <w:shd w:val="clear" w:color="auto" w:fill="auto"/>
            <w:vAlign w:val="center"/>
            <w:hideMark/>
          </w:tcPr>
          <w:p w14:paraId="4A8E9E6A"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借款人統一編號</w:t>
            </w:r>
          </w:p>
        </w:tc>
        <w:tc>
          <w:tcPr>
            <w:tcW w:w="275" w:type="pct"/>
            <w:shd w:val="clear" w:color="auto" w:fill="auto"/>
            <w:vAlign w:val="center"/>
            <w:hideMark/>
          </w:tcPr>
          <w:p w14:paraId="5C602E69"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70E1642F"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42DC1C02" w14:textId="74588654"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11CD4A73" w14:textId="0BA48DAF"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0DB5C316" w14:textId="77777777" w:rsidTr="00614F5B">
        <w:trPr>
          <w:trHeight w:val="340"/>
        </w:trPr>
        <w:tc>
          <w:tcPr>
            <w:tcW w:w="274" w:type="pct"/>
            <w:shd w:val="clear" w:color="auto" w:fill="auto"/>
            <w:vAlign w:val="center"/>
          </w:tcPr>
          <w:p w14:paraId="04DAA8D6" w14:textId="4CD9104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38BD370" w14:textId="3E51B0E2"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ApplNo</w:t>
            </w:r>
            <w:proofErr w:type="spellEnd"/>
          </w:p>
        </w:tc>
        <w:tc>
          <w:tcPr>
            <w:tcW w:w="1923" w:type="pct"/>
            <w:shd w:val="clear" w:color="auto" w:fill="auto"/>
            <w:vAlign w:val="center"/>
            <w:hideMark/>
          </w:tcPr>
          <w:p w14:paraId="363B4448"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申請號碼</w:t>
            </w:r>
          </w:p>
        </w:tc>
        <w:tc>
          <w:tcPr>
            <w:tcW w:w="275" w:type="pct"/>
            <w:shd w:val="clear" w:color="auto" w:fill="auto"/>
            <w:vAlign w:val="center"/>
            <w:hideMark/>
          </w:tcPr>
          <w:p w14:paraId="1AB75AC5" w14:textId="47EB99D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0721FE87"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489D98BB" w14:textId="57333CBD"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E2E350B" w14:textId="3479A0A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67413E48" w14:textId="77777777" w:rsidTr="00614F5B">
        <w:trPr>
          <w:trHeight w:val="340"/>
        </w:trPr>
        <w:tc>
          <w:tcPr>
            <w:tcW w:w="274" w:type="pct"/>
            <w:shd w:val="clear" w:color="auto" w:fill="auto"/>
            <w:vAlign w:val="center"/>
          </w:tcPr>
          <w:p w14:paraId="2EDBA4A1" w14:textId="7B55E79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3B476DE2" w14:textId="29A1E605" w:rsidR="008464F4" w:rsidRPr="00DD6B5A" w:rsidRDefault="008464F4" w:rsidP="009C1DD1">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CustNo</w:t>
            </w:r>
            <w:proofErr w:type="spellEnd"/>
          </w:p>
        </w:tc>
        <w:tc>
          <w:tcPr>
            <w:tcW w:w="1923" w:type="pct"/>
            <w:shd w:val="clear" w:color="auto" w:fill="auto"/>
            <w:vAlign w:val="center"/>
            <w:hideMark/>
          </w:tcPr>
          <w:p w14:paraId="3E4F5630"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借款人戶號</w:t>
            </w:r>
          </w:p>
        </w:tc>
        <w:tc>
          <w:tcPr>
            <w:tcW w:w="275" w:type="pct"/>
            <w:shd w:val="clear" w:color="auto" w:fill="auto"/>
            <w:vAlign w:val="center"/>
            <w:hideMark/>
          </w:tcPr>
          <w:p w14:paraId="04AA362C" w14:textId="3914EE73"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10ECFB72"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14DDEDD" w14:textId="342FE787"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E770680" w14:textId="730C8C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0DB38FA5" w14:textId="77777777" w:rsidTr="00614F5B">
        <w:trPr>
          <w:trHeight w:val="340"/>
        </w:trPr>
        <w:tc>
          <w:tcPr>
            <w:tcW w:w="274" w:type="pct"/>
            <w:shd w:val="clear" w:color="auto" w:fill="auto"/>
            <w:vAlign w:val="center"/>
          </w:tcPr>
          <w:p w14:paraId="4CFF2BA5" w14:textId="18C6B67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743A2A76" w14:textId="1A525197" w:rsidR="008464F4" w:rsidRPr="00DD6B5A" w:rsidRDefault="008464F4" w:rsidP="009C1DD1">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FacmNo</w:t>
            </w:r>
            <w:proofErr w:type="spellEnd"/>
          </w:p>
        </w:tc>
        <w:tc>
          <w:tcPr>
            <w:tcW w:w="1923" w:type="pct"/>
            <w:shd w:val="clear" w:color="auto" w:fill="auto"/>
            <w:vAlign w:val="center"/>
            <w:hideMark/>
          </w:tcPr>
          <w:p w14:paraId="767BE2AE"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額度編號</w:t>
            </w:r>
          </w:p>
        </w:tc>
        <w:tc>
          <w:tcPr>
            <w:tcW w:w="275" w:type="pct"/>
            <w:shd w:val="clear" w:color="auto" w:fill="auto"/>
            <w:vAlign w:val="center"/>
            <w:hideMark/>
          </w:tcPr>
          <w:p w14:paraId="09B42A1F" w14:textId="43663D4B"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5FC092F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21BAD1" w14:textId="77777777" w:rsidR="008464F4" w:rsidRPr="00DD6B5A" w:rsidDel="004444BD"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hideMark/>
          </w:tcPr>
          <w:p w14:paraId="79D223C7" w14:textId="444A4D46"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206B85E8" w14:textId="77777777" w:rsidTr="00614F5B">
        <w:trPr>
          <w:trHeight w:val="340"/>
        </w:trPr>
        <w:tc>
          <w:tcPr>
            <w:tcW w:w="274" w:type="pct"/>
            <w:shd w:val="clear" w:color="auto" w:fill="auto"/>
            <w:vAlign w:val="center"/>
          </w:tcPr>
          <w:p w14:paraId="35643D65" w14:textId="7777777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tcPr>
          <w:p w14:paraId="61941651" w14:textId="49F0197A"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CreditSysNo</w:t>
            </w:r>
            <w:proofErr w:type="spellEnd"/>
          </w:p>
        </w:tc>
        <w:tc>
          <w:tcPr>
            <w:tcW w:w="1923" w:type="pct"/>
            <w:shd w:val="clear" w:color="auto" w:fill="auto"/>
            <w:vAlign w:val="center"/>
          </w:tcPr>
          <w:p w14:paraId="09291E56" w14:textId="3C4A878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徵審系統案號</w:t>
            </w:r>
          </w:p>
        </w:tc>
        <w:tc>
          <w:tcPr>
            <w:tcW w:w="275" w:type="pct"/>
            <w:shd w:val="clear" w:color="auto" w:fill="auto"/>
            <w:vAlign w:val="center"/>
          </w:tcPr>
          <w:p w14:paraId="097D74DB" w14:textId="43AF3C9A"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vAlign w:val="center"/>
          </w:tcPr>
          <w:p w14:paraId="2CF89E19" w14:textId="41FDB3CB"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p>
        </w:tc>
        <w:tc>
          <w:tcPr>
            <w:tcW w:w="275" w:type="pct"/>
          </w:tcPr>
          <w:p w14:paraId="477E61B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tcPr>
          <w:p w14:paraId="58D5E2D2" w14:textId="1708CBC7"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931B28C" w14:textId="77777777" w:rsidTr="00614F5B">
        <w:trPr>
          <w:trHeight w:val="340"/>
        </w:trPr>
        <w:tc>
          <w:tcPr>
            <w:tcW w:w="274" w:type="pct"/>
            <w:shd w:val="clear" w:color="auto" w:fill="auto"/>
            <w:vAlign w:val="center"/>
          </w:tcPr>
          <w:p w14:paraId="4C364AC7" w14:textId="1E45884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9DF7F25" w14:textId="6C8A50DA"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ProdNo</w:t>
            </w:r>
            <w:proofErr w:type="spellEnd"/>
          </w:p>
        </w:tc>
        <w:tc>
          <w:tcPr>
            <w:tcW w:w="1923" w:type="pct"/>
            <w:shd w:val="clear" w:color="auto" w:fill="auto"/>
            <w:vAlign w:val="center"/>
            <w:hideMark/>
          </w:tcPr>
          <w:p w14:paraId="6E1D99E3"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商品代碼</w:t>
            </w:r>
          </w:p>
        </w:tc>
        <w:tc>
          <w:tcPr>
            <w:tcW w:w="275" w:type="pct"/>
            <w:shd w:val="clear" w:color="auto" w:fill="auto"/>
            <w:vAlign w:val="center"/>
            <w:hideMark/>
          </w:tcPr>
          <w:p w14:paraId="00A5857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68FCE9C9" w14:textId="114CB07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1EE4A659" w14:textId="54F42A98"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49A1A487" w14:textId="56769951"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67B05A3" w14:textId="77777777" w:rsidTr="00614F5B">
        <w:trPr>
          <w:trHeight w:val="340"/>
        </w:trPr>
        <w:tc>
          <w:tcPr>
            <w:tcW w:w="274" w:type="pct"/>
            <w:shd w:val="clear" w:color="auto" w:fill="auto"/>
            <w:vAlign w:val="center"/>
          </w:tcPr>
          <w:p w14:paraId="11FB7F75" w14:textId="7C6279C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8556472" w14:textId="68E740E0"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BaseRateCode</w:t>
            </w:r>
            <w:proofErr w:type="spellEnd"/>
          </w:p>
        </w:tc>
        <w:tc>
          <w:tcPr>
            <w:tcW w:w="1923" w:type="pct"/>
            <w:shd w:val="clear" w:color="auto" w:fill="auto"/>
            <w:noWrap/>
            <w:vAlign w:val="center"/>
            <w:hideMark/>
          </w:tcPr>
          <w:p w14:paraId="7EFB6B69" w14:textId="0AB0D36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指標利率代碼</w:t>
            </w:r>
          </w:p>
        </w:tc>
        <w:tc>
          <w:tcPr>
            <w:tcW w:w="275" w:type="pct"/>
            <w:shd w:val="clear" w:color="auto" w:fill="auto"/>
            <w:noWrap/>
            <w:vAlign w:val="center"/>
            <w:hideMark/>
          </w:tcPr>
          <w:p w14:paraId="0E54A10B" w14:textId="3CA9E95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FB2ED4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DBA72F6" w14:textId="0E405E1C"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448A50" w14:textId="44CE69B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084DD1F6" w14:textId="77777777" w:rsidTr="00614F5B">
        <w:trPr>
          <w:trHeight w:val="340"/>
        </w:trPr>
        <w:tc>
          <w:tcPr>
            <w:tcW w:w="274" w:type="pct"/>
            <w:shd w:val="clear" w:color="auto" w:fill="auto"/>
            <w:vAlign w:val="center"/>
          </w:tcPr>
          <w:p w14:paraId="6A0CFA86" w14:textId="7A96256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RateIncr</w:t>
            </w:r>
            <w:proofErr w:type="spellEnd"/>
          </w:p>
        </w:tc>
        <w:tc>
          <w:tcPr>
            <w:tcW w:w="1923" w:type="pct"/>
            <w:shd w:val="clear" w:color="auto" w:fill="auto"/>
            <w:noWrap/>
            <w:vAlign w:val="center"/>
            <w:hideMark/>
          </w:tcPr>
          <w:p w14:paraId="3E51D93F" w14:textId="3D35C38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0AAA8B1C" w14:textId="313038D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r w:rsidR="00DD6B5A" w:rsidRPr="00DD6B5A" w14:paraId="39FD89D9" w14:textId="77777777" w:rsidTr="00614F5B">
        <w:trPr>
          <w:trHeight w:val="340"/>
        </w:trPr>
        <w:tc>
          <w:tcPr>
            <w:tcW w:w="274" w:type="pct"/>
            <w:shd w:val="clear" w:color="auto" w:fill="auto"/>
            <w:vAlign w:val="center"/>
          </w:tcPr>
          <w:p w14:paraId="2C7C79B9" w14:textId="45CCB14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568041" w14:textId="58BABFA5"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ApproveRate</w:t>
            </w:r>
            <w:proofErr w:type="spellEnd"/>
          </w:p>
        </w:tc>
        <w:tc>
          <w:tcPr>
            <w:tcW w:w="1923" w:type="pct"/>
            <w:shd w:val="clear" w:color="auto" w:fill="auto"/>
            <w:noWrap/>
            <w:vAlign w:val="center"/>
            <w:hideMark/>
          </w:tcPr>
          <w:p w14:paraId="1783137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核准利率</w:t>
            </w:r>
          </w:p>
        </w:tc>
        <w:tc>
          <w:tcPr>
            <w:tcW w:w="275" w:type="pct"/>
            <w:shd w:val="clear" w:color="auto" w:fill="auto"/>
            <w:noWrap/>
            <w:vAlign w:val="center"/>
            <w:hideMark/>
          </w:tcPr>
          <w:p w14:paraId="1A8F35AB"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0AAEC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6E09BA47" w14:textId="400A2512"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4BDEB61E" w14:textId="4BA758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w:t>
            </w:r>
          </w:p>
        </w:tc>
      </w:tr>
      <w:tr w:rsidR="00DD6B5A" w:rsidRPr="00DD6B5A" w14:paraId="0B829F56" w14:textId="77777777" w:rsidTr="00614F5B">
        <w:trPr>
          <w:trHeight w:val="340"/>
        </w:trPr>
        <w:tc>
          <w:tcPr>
            <w:tcW w:w="274" w:type="pct"/>
            <w:shd w:val="clear" w:color="auto" w:fill="auto"/>
            <w:vAlign w:val="center"/>
          </w:tcPr>
          <w:p w14:paraId="569C3C23" w14:textId="1A98D6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BBFA49" w14:textId="746B37CF"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RateCode</w:t>
            </w:r>
            <w:proofErr w:type="spellEnd"/>
          </w:p>
        </w:tc>
        <w:tc>
          <w:tcPr>
            <w:tcW w:w="1923" w:type="pct"/>
            <w:shd w:val="clear" w:color="auto" w:fill="auto"/>
            <w:noWrap/>
            <w:vAlign w:val="center"/>
            <w:hideMark/>
          </w:tcPr>
          <w:p w14:paraId="407D87C1"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利率區分</w:t>
            </w:r>
          </w:p>
        </w:tc>
        <w:tc>
          <w:tcPr>
            <w:tcW w:w="275" w:type="pct"/>
            <w:shd w:val="clear" w:color="auto" w:fill="auto"/>
            <w:noWrap/>
            <w:vAlign w:val="center"/>
            <w:hideMark/>
          </w:tcPr>
          <w:p w14:paraId="2ACDCAA9" w14:textId="7AFC5E55"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3E47D2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E18B302" w14:textId="10032919"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8B80467" w14:textId="063C306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機動</w:t>
            </w:r>
          </w:p>
          <w:p w14:paraId="268DC31A"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固動</w:t>
            </w:r>
          </w:p>
          <w:p w14:paraId="5FA301A2" w14:textId="27829490"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定期機動</w:t>
            </w:r>
          </w:p>
        </w:tc>
      </w:tr>
      <w:tr w:rsidR="00DD6B5A" w:rsidRPr="00DD6B5A" w14:paraId="376CC225" w14:textId="77777777" w:rsidTr="00614F5B">
        <w:trPr>
          <w:trHeight w:val="340"/>
        </w:trPr>
        <w:tc>
          <w:tcPr>
            <w:tcW w:w="274" w:type="pct"/>
            <w:shd w:val="clear" w:color="auto" w:fill="auto"/>
            <w:vAlign w:val="center"/>
          </w:tcPr>
          <w:p w14:paraId="7BCE68DB" w14:textId="53D6CB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89999B0" w14:textId="72370721"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FirstRateAdjFreq</w:t>
            </w:r>
            <w:proofErr w:type="spellEnd"/>
          </w:p>
        </w:tc>
        <w:tc>
          <w:tcPr>
            <w:tcW w:w="1923" w:type="pct"/>
            <w:shd w:val="clear" w:color="auto" w:fill="auto"/>
            <w:noWrap/>
            <w:vAlign w:val="center"/>
            <w:hideMark/>
          </w:tcPr>
          <w:p w14:paraId="77A9BFCA" w14:textId="44198369"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首次利率調整週期</w:t>
            </w:r>
          </w:p>
        </w:tc>
        <w:tc>
          <w:tcPr>
            <w:tcW w:w="275" w:type="pct"/>
            <w:shd w:val="clear" w:color="auto" w:fill="auto"/>
            <w:noWrap/>
            <w:vAlign w:val="center"/>
            <w:hideMark/>
          </w:tcPr>
          <w:p w14:paraId="462F93D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2A47182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5B025F" w14:textId="2233AF9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0475D4AE" w14:textId="24982F4A"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136E1C9D" w14:textId="77777777" w:rsidTr="00614F5B">
        <w:trPr>
          <w:trHeight w:val="340"/>
        </w:trPr>
        <w:tc>
          <w:tcPr>
            <w:tcW w:w="274" w:type="pct"/>
            <w:shd w:val="clear" w:color="auto" w:fill="auto"/>
            <w:vAlign w:val="center"/>
          </w:tcPr>
          <w:p w14:paraId="6260E25A" w14:textId="3CAE1A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D87987" w14:textId="7E28CA2A"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RateAdjFreq</w:t>
            </w:r>
            <w:proofErr w:type="spellEnd"/>
          </w:p>
        </w:tc>
        <w:tc>
          <w:tcPr>
            <w:tcW w:w="1923" w:type="pct"/>
            <w:shd w:val="clear" w:color="auto" w:fill="auto"/>
            <w:noWrap/>
            <w:vAlign w:val="center"/>
            <w:hideMark/>
          </w:tcPr>
          <w:p w14:paraId="40BAF9E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利率調整週期</w:t>
            </w:r>
          </w:p>
        </w:tc>
        <w:tc>
          <w:tcPr>
            <w:tcW w:w="275" w:type="pct"/>
            <w:shd w:val="clear" w:color="auto" w:fill="auto"/>
            <w:noWrap/>
            <w:vAlign w:val="center"/>
            <w:hideMark/>
          </w:tcPr>
          <w:p w14:paraId="6012B05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48030E9C"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71D9C19" w14:textId="7792B2BD"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441D3" w14:textId="2776E435"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713DCF5E" w14:textId="77777777" w:rsidTr="00614F5B">
        <w:trPr>
          <w:trHeight w:val="340"/>
        </w:trPr>
        <w:tc>
          <w:tcPr>
            <w:tcW w:w="274" w:type="pct"/>
            <w:shd w:val="clear" w:color="auto" w:fill="auto"/>
            <w:vAlign w:val="center"/>
          </w:tcPr>
          <w:p w14:paraId="65377FEE" w14:textId="2F9C375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D33A9ED" w14:textId="1703E4BE"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CurrencyCode</w:t>
            </w:r>
            <w:proofErr w:type="spellEnd"/>
          </w:p>
        </w:tc>
        <w:tc>
          <w:tcPr>
            <w:tcW w:w="1923" w:type="pct"/>
            <w:shd w:val="clear" w:color="auto" w:fill="auto"/>
            <w:noWrap/>
            <w:vAlign w:val="center"/>
            <w:hideMark/>
          </w:tcPr>
          <w:p w14:paraId="620AB91F"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核准幣別</w:t>
            </w:r>
          </w:p>
        </w:tc>
        <w:tc>
          <w:tcPr>
            <w:tcW w:w="275" w:type="pct"/>
            <w:shd w:val="clear" w:color="auto" w:fill="auto"/>
            <w:noWrap/>
            <w:vAlign w:val="center"/>
            <w:hideMark/>
          </w:tcPr>
          <w:p w14:paraId="506CB3C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753A9BA2"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A72A317" w14:textId="53FDEF5F"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4717FB9" w14:textId="65FA3290"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43B14B40" w14:textId="77777777" w:rsidTr="00614F5B">
        <w:trPr>
          <w:trHeight w:val="340"/>
        </w:trPr>
        <w:tc>
          <w:tcPr>
            <w:tcW w:w="274" w:type="pct"/>
            <w:shd w:val="clear" w:color="auto" w:fill="auto"/>
            <w:vAlign w:val="center"/>
          </w:tcPr>
          <w:p w14:paraId="04A341B6" w14:textId="0B6B023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TimApplAmt</w:t>
            </w:r>
            <w:proofErr w:type="spellEnd"/>
          </w:p>
        </w:tc>
        <w:tc>
          <w:tcPr>
            <w:tcW w:w="1923" w:type="pct"/>
            <w:shd w:val="clear" w:color="auto" w:fill="auto"/>
            <w:noWrap/>
            <w:vAlign w:val="center"/>
          </w:tcPr>
          <w:p w14:paraId="12934DD7" w14:textId="279DB10D"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10643289" w14:textId="53B95E76"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1053C8" w14:textId="77777777" w:rsidTr="00614F5B">
        <w:trPr>
          <w:trHeight w:val="340"/>
        </w:trPr>
        <w:tc>
          <w:tcPr>
            <w:tcW w:w="274" w:type="pct"/>
            <w:shd w:val="clear" w:color="auto" w:fill="auto"/>
            <w:vAlign w:val="center"/>
          </w:tcPr>
          <w:p w14:paraId="3663DEF2" w14:textId="1409F4DD" w:rsidR="008464F4" w:rsidRPr="00DD6B5A" w:rsidRDefault="008464F4" w:rsidP="0078740E">
            <w:pPr>
              <w:pStyle w:val="af9"/>
              <w:widowControl/>
              <w:numPr>
                <w:ilvl w:val="0"/>
                <w:numId w:val="9"/>
              </w:numPr>
              <w:ind w:leftChars="0"/>
              <w:jc w:val="center"/>
              <w:rPr>
                <w:rFonts w:ascii="標楷體" w:eastAsia="標楷體" w:hAnsi="標楷體"/>
                <w:color w:val="000000" w:themeColor="text1"/>
              </w:rPr>
            </w:pPr>
          </w:p>
        </w:tc>
        <w:tc>
          <w:tcPr>
            <w:tcW w:w="714" w:type="pct"/>
            <w:shd w:val="clear" w:color="auto" w:fill="auto"/>
            <w:vAlign w:val="center"/>
            <w:hideMark/>
          </w:tcPr>
          <w:p w14:paraId="306CB944" w14:textId="5D0372C3"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AcctCode</w:t>
            </w:r>
            <w:proofErr w:type="spellEnd"/>
          </w:p>
        </w:tc>
        <w:tc>
          <w:tcPr>
            <w:tcW w:w="1923" w:type="pct"/>
            <w:shd w:val="clear" w:color="auto" w:fill="auto"/>
            <w:vAlign w:val="center"/>
            <w:hideMark/>
          </w:tcPr>
          <w:p w14:paraId="560C26E4"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核准科目</w:t>
            </w:r>
          </w:p>
        </w:tc>
        <w:tc>
          <w:tcPr>
            <w:tcW w:w="275" w:type="pct"/>
            <w:shd w:val="clear" w:color="auto" w:fill="auto"/>
            <w:vAlign w:val="center"/>
            <w:hideMark/>
          </w:tcPr>
          <w:p w14:paraId="2B3CD3B8" w14:textId="685690AF"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5792F9FB"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350B6A" w14:textId="24F6DF2D"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C8CFE9B" w14:textId="6EF369F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4E68B85" w14:textId="77777777" w:rsidTr="00614F5B">
        <w:trPr>
          <w:trHeight w:val="340"/>
        </w:trPr>
        <w:tc>
          <w:tcPr>
            <w:tcW w:w="274" w:type="pct"/>
            <w:shd w:val="clear" w:color="auto" w:fill="auto"/>
            <w:vAlign w:val="center"/>
          </w:tcPr>
          <w:p w14:paraId="13E7CE46" w14:textId="4D47412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E0FF1D" w14:textId="419ABA46"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ApproveDate</w:t>
            </w:r>
            <w:proofErr w:type="spellEnd"/>
          </w:p>
        </w:tc>
        <w:tc>
          <w:tcPr>
            <w:tcW w:w="1923" w:type="pct"/>
            <w:shd w:val="clear" w:color="auto" w:fill="auto"/>
            <w:noWrap/>
            <w:vAlign w:val="center"/>
            <w:hideMark/>
          </w:tcPr>
          <w:p w14:paraId="58A7D167"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准駁日期</w:t>
            </w:r>
          </w:p>
        </w:tc>
        <w:tc>
          <w:tcPr>
            <w:tcW w:w="275" w:type="pct"/>
            <w:shd w:val="clear" w:color="auto" w:fill="auto"/>
            <w:noWrap/>
            <w:vAlign w:val="center"/>
            <w:hideMark/>
          </w:tcPr>
          <w:p w14:paraId="39193C6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182F090C" w14:textId="67E8F21C"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EBF0A79" w14:textId="315B43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BE99E4F" w14:textId="749DE69C" w:rsidR="008464F4" w:rsidRPr="00DD6B5A" w:rsidRDefault="005451EB"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roofErr w:type="spellEnd"/>
          </w:p>
          <w:p w14:paraId="5F7ACBBA" w14:textId="1597B12E"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自動顯示系統日</w:t>
            </w:r>
          </w:p>
        </w:tc>
      </w:tr>
      <w:tr w:rsidR="00DD6B5A" w:rsidRPr="00DD6B5A" w14:paraId="548EA411" w14:textId="77777777" w:rsidTr="00614F5B">
        <w:trPr>
          <w:trHeight w:val="340"/>
        </w:trPr>
        <w:tc>
          <w:tcPr>
            <w:tcW w:w="274" w:type="pct"/>
            <w:shd w:val="clear" w:color="auto" w:fill="auto"/>
            <w:vAlign w:val="center"/>
          </w:tcPr>
          <w:p w14:paraId="5B0F1B11" w14:textId="17DB742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D8E35B0" w14:textId="49EEDA46"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LoanTermYy</w:t>
            </w:r>
            <w:proofErr w:type="spellEnd"/>
          </w:p>
        </w:tc>
        <w:tc>
          <w:tcPr>
            <w:tcW w:w="1923" w:type="pct"/>
            <w:shd w:val="clear" w:color="auto" w:fill="auto"/>
            <w:noWrap/>
            <w:vAlign w:val="center"/>
          </w:tcPr>
          <w:p w14:paraId="03AE8AF7" w14:textId="27DAE23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-年</w:t>
            </w:r>
          </w:p>
        </w:tc>
        <w:tc>
          <w:tcPr>
            <w:tcW w:w="275" w:type="pct"/>
            <w:shd w:val="clear" w:color="auto" w:fill="auto"/>
            <w:noWrap/>
            <w:vAlign w:val="center"/>
          </w:tcPr>
          <w:p w14:paraId="5A15DA1B" w14:textId="20A4BA7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35D1660" w14:textId="259B6A1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753BBA2" w14:textId="1C46EAD2"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5302F2C" w14:textId="6201BA4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6ADB579B" w14:textId="77777777" w:rsidTr="00614F5B">
        <w:trPr>
          <w:trHeight w:val="340"/>
        </w:trPr>
        <w:tc>
          <w:tcPr>
            <w:tcW w:w="274" w:type="pct"/>
            <w:shd w:val="clear" w:color="auto" w:fill="auto"/>
            <w:vAlign w:val="center"/>
          </w:tcPr>
          <w:p w14:paraId="5DAF256C" w14:textId="5903A9F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33B8BAF" w14:textId="7BB221C6"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LoanTermMm</w:t>
            </w:r>
            <w:proofErr w:type="spellEnd"/>
          </w:p>
        </w:tc>
        <w:tc>
          <w:tcPr>
            <w:tcW w:w="1923" w:type="pct"/>
            <w:shd w:val="clear" w:color="auto" w:fill="auto"/>
            <w:noWrap/>
            <w:vAlign w:val="center"/>
          </w:tcPr>
          <w:p w14:paraId="3E6A7E2F" w14:textId="31F4FA2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-月</w:t>
            </w:r>
          </w:p>
        </w:tc>
        <w:tc>
          <w:tcPr>
            <w:tcW w:w="275" w:type="pct"/>
            <w:shd w:val="clear" w:color="auto" w:fill="auto"/>
            <w:noWrap/>
            <w:vAlign w:val="center"/>
          </w:tcPr>
          <w:p w14:paraId="1677A11A" w14:textId="657244BA"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066C15A0" w14:textId="2A3B3D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07E7BDB7" w14:textId="07F2C9A7"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B8650EC" w14:textId="62523C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7A793C56" w14:textId="77777777" w:rsidTr="00614F5B">
        <w:trPr>
          <w:trHeight w:val="340"/>
        </w:trPr>
        <w:tc>
          <w:tcPr>
            <w:tcW w:w="274" w:type="pct"/>
            <w:shd w:val="clear" w:color="auto" w:fill="auto"/>
            <w:vAlign w:val="center"/>
          </w:tcPr>
          <w:p w14:paraId="727CB4D8" w14:textId="7C9BA87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532A526" w14:textId="1FFD0996"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LoanTermDd</w:t>
            </w:r>
            <w:proofErr w:type="spellEnd"/>
          </w:p>
        </w:tc>
        <w:tc>
          <w:tcPr>
            <w:tcW w:w="1923" w:type="pct"/>
            <w:shd w:val="clear" w:color="auto" w:fill="auto"/>
            <w:noWrap/>
            <w:vAlign w:val="center"/>
          </w:tcPr>
          <w:p w14:paraId="72F6852F" w14:textId="3044128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-日</w:t>
            </w:r>
          </w:p>
        </w:tc>
        <w:tc>
          <w:tcPr>
            <w:tcW w:w="275" w:type="pct"/>
            <w:shd w:val="clear" w:color="auto" w:fill="auto"/>
            <w:noWrap/>
            <w:vAlign w:val="center"/>
          </w:tcPr>
          <w:p w14:paraId="766048DE" w14:textId="5210734D"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6D862F5" w14:textId="078086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3B769534" w14:textId="4FFCB99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6594A04" w14:textId="6065C655"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4AD9B2E9" w14:textId="77777777" w:rsidTr="00614F5B">
        <w:trPr>
          <w:trHeight w:val="340"/>
        </w:trPr>
        <w:tc>
          <w:tcPr>
            <w:tcW w:w="274" w:type="pct"/>
            <w:shd w:val="clear" w:color="auto" w:fill="auto"/>
            <w:vAlign w:val="center"/>
          </w:tcPr>
          <w:p w14:paraId="1E366118" w14:textId="7ACFC2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7379183" w14:textId="0F65074F"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AmortizedCode</w:t>
            </w:r>
            <w:proofErr w:type="spellEnd"/>
          </w:p>
        </w:tc>
        <w:tc>
          <w:tcPr>
            <w:tcW w:w="1923" w:type="pct"/>
            <w:shd w:val="clear" w:color="auto" w:fill="auto"/>
            <w:noWrap/>
            <w:vAlign w:val="center"/>
            <w:hideMark/>
          </w:tcPr>
          <w:p w14:paraId="19D6267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攤還方式</w:t>
            </w:r>
          </w:p>
        </w:tc>
        <w:tc>
          <w:tcPr>
            <w:tcW w:w="275" w:type="pct"/>
            <w:shd w:val="clear" w:color="auto" w:fill="auto"/>
            <w:noWrap/>
            <w:vAlign w:val="center"/>
            <w:hideMark/>
          </w:tcPr>
          <w:p w14:paraId="478F18FF" w14:textId="31D629B5"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7BEC01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67A99949" w14:textId="1E8516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8D33177" w14:textId="4F46BC10"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按月繳息</w:t>
            </w:r>
          </w:p>
          <w:p w14:paraId="491D7699"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到期取息</w:t>
            </w:r>
          </w:p>
          <w:p w14:paraId="0A5BB9A8"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本息平均法</w:t>
            </w:r>
          </w:p>
          <w:p w14:paraId="4BDBD07A" w14:textId="000ACD97"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本金平均法</w:t>
            </w:r>
          </w:p>
        </w:tc>
      </w:tr>
      <w:tr w:rsidR="00DD6B5A" w:rsidRPr="00DD6B5A" w14:paraId="13019768" w14:textId="77777777" w:rsidTr="00614F5B">
        <w:trPr>
          <w:trHeight w:val="340"/>
        </w:trPr>
        <w:tc>
          <w:tcPr>
            <w:tcW w:w="274" w:type="pct"/>
            <w:shd w:val="clear" w:color="auto" w:fill="auto"/>
            <w:vAlign w:val="center"/>
          </w:tcPr>
          <w:p w14:paraId="30116877" w14:textId="397DBC4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E171AD" w14:textId="186F0508"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FreqBase</w:t>
            </w:r>
            <w:proofErr w:type="spellEnd"/>
          </w:p>
        </w:tc>
        <w:tc>
          <w:tcPr>
            <w:tcW w:w="1923" w:type="pct"/>
            <w:shd w:val="clear" w:color="auto" w:fill="auto"/>
            <w:noWrap/>
            <w:vAlign w:val="center"/>
          </w:tcPr>
          <w:p w14:paraId="31D2C886" w14:textId="1B33291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週期基準</w:t>
            </w:r>
          </w:p>
        </w:tc>
        <w:tc>
          <w:tcPr>
            <w:tcW w:w="275" w:type="pct"/>
            <w:shd w:val="clear" w:color="auto" w:fill="auto"/>
            <w:noWrap/>
            <w:vAlign w:val="center"/>
          </w:tcPr>
          <w:p w14:paraId="7E638BE0" w14:textId="3E8C9F61"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4BFA105A" w14:textId="0A10316B"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0B5C619" w14:textId="6C83EA7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3522FD3" w14:textId="706A7FCD"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1:日 2:月 3:週</w:t>
            </w:r>
          </w:p>
        </w:tc>
      </w:tr>
      <w:tr w:rsidR="00DD6B5A" w:rsidRPr="00DD6B5A" w14:paraId="4703BBEB" w14:textId="77777777" w:rsidTr="00614F5B">
        <w:trPr>
          <w:trHeight w:val="340"/>
        </w:trPr>
        <w:tc>
          <w:tcPr>
            <w:tcW w:w="274" w:type="pct"/>
            <w:shd w:val="clear" w:color="auto" w:fill="auto"/>
            <w:vAlign w:val="center"/>
          </w:tcPr>
          <w:p w14:paraId="31FA7EE3" w14:textId="7EE7442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E2AA25" w14:textId="092F607F"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PayIntFreq</w:t>
            </w:r>
            <w:proofErr w:type="spellEnd"/>
          </w:p>
        </w:tc>
        <w:tc>
          <w:tcPr>
            <w:tcW w:w="1923" w:type="pct"/>
            <w:shd w:val="clear" w:color="auto" w:fill="auto"/>
            <w:noWrap/>
            <w:vAlign w:val="center"/>
            <w:hideMark/>
          </w:tcPr>
          <w:p w14:paraId="1FA64BE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繳息週期</w:t>
            </w:r>
          </w:p>
        </w:tc>
        <w:tc>
          <w:tcPr>
            <w:tcW w:w="275" w:type="pct"/>
            <w:shd w:val="clear" w:color="auto" w:fill="auto"/>
            <w:noWrap/>
            <w:vAlign w:val="center"/>
            <w:hideMark/>
          </w:tcPr>
          <w:p w14:paraId="49BB6796"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3581D0F1"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FAB8011" w14:textId="161E11F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0397329" w14:textId="187D72D8"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75837B82" w14:textId="77777777" w:rsidTr="00614F5B">
        <w:trPr>
          <w:trHeight w:val="340"/>
        </w:trPr>
        <w:tc>
          <w:tcPr>
            <w:tcW w:w="274" w:type="pct"/>
            <w:shd w:val="clear" w:color="auto" w:fill="auto"/>
            <w:vAlign w:val="center"/>
          </w:tcPr>
          <w:p w14:paraId="754CFFE8" w14:textId="7B96A6A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60269CF" w14:textId="5D84F36B"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RepayFreq</w:t>
            </w:r>
            <w:proofErr w:type="spellEnd"/>
          </w:p>
        </w:tc>
        <w:tc>
          <w:tcPr>
            <w:tcW w:w="1923" w:type="pct"/>
            <w:shd w:val="clear" w:color="auto" w:fill="auto"/>
            <w:noWrap/>
            <w:vAlign w:val="center"/>
            <w:hideMark/>
          </w:tcPr>
          <w:p w14:paraId="45A1EDD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還本週期</w:t>
            </w:r>
          </w:p>
        </w:tc>
        <w:tc>
          <w:tcPr>
            <w:tcW w:w="275" w:type="pct"/>
            <w:shd w:val="clear" w:color="auto" w:fill="auto"/>
            <w:noWrap/>
            <w:vAlign w:val="center"/>
            <w:hideMark/>
          </w:tcPr>
          <w:p w14:paraId="702EEB9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310AB1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2A947DF" w14:textId="73BB952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18063DA" w14:textId="115CDD7A"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0C2DA282" w14:textId="77777777" w:rsidTr="00614F5B">
        <w:trPr>
          <w:trHeight w:val="340"/>
        </w:trPr>
        <w:tc>
          <w:tcPr>
            <w:tcW w:w="274" w:type="pct"/>
            <w:shd w:val="clear" w:color="auto" w:fill="auto"/>
            <w:vAlign w:val="center"/>
          </w:tcPr>
          <w:p w14:paraId="48F4C363" w14:textId="20CAF37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0F88321" w14:textId="24EB72E7"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UtilDeadline</w:t>
            </w:r>
            <w:proofErr w:type="spellEnd"/>
          </w:p>
        </w:tc>
        <w:tc>
          <w:tcPr>
            <w:tcW w:w="1923" w:type="pct"/>
            <w:shd w:val="clear" w:color="auto" w:fill="auto"/>
            <w:noWrap/>
            <w:vAlign w:val="center"/>
            <w:hideMark/>
          </w:tcPr>
          <w:p w14:paraId="08CB84D9"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動支期限</w:t>
            </w:r>
          </w:p>
        </w:tc>
        <w:tc>
          <w:tcPr>
            <w:tcW w:w="275" w:type="pct"/>
            <w:shd w:val="clear" w:color="auto" w:fill="auto"/>
            <w:noWrap/>
            <w:vAlign w:val="center"/>
            <w:hideMark/>
          </w:tcPr>
          <w:p w14:paraId="02B4360D"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68A538F" w14:textId="77A3CAC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E012291" w14:textId="0FB0E90A"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0750AB89" w14:textId="3C4C7A40" w:rsidR="008464F4" w:rsidRPr="00DD6B5A" w:rsidRDefault="005451EB"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roofErr w:type="spellEnd"/>
          </w:p>
          <w:p w14:paraId="13B46FB1" w14:textId="3DEB8237"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需大於准駁日期</w:t>
            </w:r>
          </w:p>
        </w:tc>
      </w:tr>
      <w:tr w:rsidR="00DD6B5A" w:rsidRPr="00DD6B5A" w14:paraId="5FD41F26" w14:textId="77777777" w:rsidTr="00614F5B">
        <w:trPr>
          <w:trHeight w:val="340"/>
        </w:trPr>
        <w:tc>
          <w:tcPr>
            <w:tcW w:w="274" w:type="pct"/>
            <w:shd w:val="clear" w:color="auto" w:fill="auto"/>
            <w:vAlign w:val="center"/>
          </w:tcPr>
          <w:p w14:paraId="5113B9E6"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CCF93A7" w14:textId="41D6A5E3" w:rsidR="008464F4" w:rsidRPr="00DD6B5A" w:rsidRDefault="008464F4" w:rsidP="000141AD">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GracePeriod</w:t>
            </w:r>
            <w:proofErr w:type="spellEnd"/>
          </w:p>
        </w:tc>
        <w:tc>
          <w:tcPr>
            <w:tcW w:w="1923" w:type="pct"/>
            <w:shd w:val="clear" w:color="auto" w:fill="auto"/>
            <w:noWrap/>
            <w:vAlign w:val="center"/>
          </w:tcPr>
          <w:p w14:paraId="42606B79" w14:textId="62A6C124"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寬限總月數</w:t>
            </w:r>
          </w:p>
        </w:tc>
        <w:tc>
          <w:tcPr>
            <w:tcW w:w="275" w:type="pct"/>
            <w:shd w:val="clear" w:color="auto" w:fill="auto"/>
            <w:noWrap/>
            <w:vAlign w:val="center"/>
          </w:tcPr>
          <w:p w14:paraId="0807D9E7" w14:textId="324C6D74"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303F1756" w14:textId="390FB9C8"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760B60" w14:textId="5D617360" w:rsidR="008464F4" w:rsidRPr="00DD6B5A" w:rsidDel="00061FD0"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F6EFC5B" w14:textId="5C97CBE6" w:rsidR="008464F4" w:rsidRPr="00DD6B5A" w:rsidDel="00061FD0" w:rsidRDefault="008464F4" w:rsidP="000141AD">
            <w:pPr>
              <w:widowControl/>
              <w:rPr>
                <w:rFonts w:ascii="標楷體" w:eastAsia="標楷體" w:hAnsi="標楷體" w:cs="新細明體"/>
                <w:color w:val="000000" w:themeColor="text1"/>
                <w:kern w:val="0"/>
              </w:rPr>
            </w:pPr>
          </w:p>
        </w:tc>
      </w:tr>
      <w:tr w:rsidR="00DD6B5A" w:rsidRPr="00DD6B5A" w14:paraId="6845C1C3" w14:textId="77777777" w:rsidTr="00614F5B">
        <w:trPr>
          <w:trHeight w:val="340"/>
        </w:trPr>
        <w:tc>
          <w:tcPr>
            <w:tcW w:w="274" w:type="pct"/>
            <w:shd w:val="clear" w:color="auto" w:fill="auto"/>
            <w:vAlign w:val="center"/>
          </w:tcPr>
          <w:p w14:paraId="52591DFE"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FE068C6" w14:textId="759A6CEF"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TimAcctFee</w:t>
            </w:r>
            <w:proofErr w:type="spellEnd"/>
          </w:p>
        </w:tc>
        <w:tc>
          <w:tcPr>
            <w:tcW w:w="1923" w:type="pct"/>
            <w:shd w:val="clear" w:color="auto" w:fill="auto"/>
            <w:noWrap/>
            <w:vAlign w:val="center"/>
          </w:tcPr>
          <w:p w14:paraId="1F20430E" w14:textId="4052159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2A8F4680" w14:textId="352755B0"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DD6B5A" w:rsidDel="00061FD0"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DB8526" w14:textId="77777777" w:rsidTr="00614F5B">
        <w:trPr>
          <w:trHeight w:val="340"/>
        </w:trPr>
        <w:tc>
          <w:tcPr>
            <w:tcW w:w="274" w:type="pct"/>
            <w:shd w:val="clear" w:color="auto" w:fill="auto"/>
            <w:vAlign w:val="center"/>
          </w:tcPr>
          <w:p w14:paraId="2EA1B258" w14:textId="77777777" w:rsidR="00FE66BE" w:rsidRPr="00DD6B5A" w:rsidDel="00453EB9" w:rsidRDefault="00FE66B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C43B2B0" w14:textId="761B8F18" w:rsidR="00FE66BE" w:rsidRPr="00DD6B5A" w:rsidRDefault="00FE66BE"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TimHandlingFee</w:t>
            </w:r>
            <w:proofErr w:type="spellEnd"/>
          </w:p>
        </w:tc>
        <w:tc>
          <w:tcPr>
            <w:tcW w:w="1923" w:type="pct"/>
            <w:shd w:val="clear" w:color="auto" w:fill="auto"/>
            <w:noWrap/>
            <w:vAlign w:val="center"/>
          </w:tcPr>
          <w:p w14:paraId="1C2ABFD0" w14:textId="14CC3C70"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手續費</w:t>
            </w:r>
          </w:p>
        </w:tc>
        <w:tc>
          <w:tcPr>
            <w:tcW w:w="275" w:type="pct"/>
            <w:shd w:val="clear" w:color="auto" w:fill="auto"/>
            <w:noWrap/>
            <w:vAlign w:val="center"/>
          </w:tcPr>
          <w:p w14:paraId="2F0D590B" w14:textId="525CE909"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2E1DC39A" w14:textId="1F71F6AE"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Pr>
          <w:p w14:paraId="46E5C529" w14:textId="01558076" w:rsidR="00FE66BE" w:rsidRPr="00DD6B5A" w:rsidRDefault="00FE66BE"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7C9840B" w14:textId="195FDC43"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0ABD8E" w14:textId="77777777" w:rsidTr="00614F5B">
        <w:trPr>
          <w:trHeight w:val="340"/>
        </w:trPr>
        <w:tc>
          <w:tcPr>
            <w:tcW w:w="274" w:type="pct"/>
            <w:shd w:val="clear" w:color="auto" w:fill="auto"/>
            <w:vAlign w:val="center"/>
          </w:tcPr>
          <w:p w14:paraId="3ACD3DAC" w14:textId="77777777" w:rsidR="00867B63" w:rsidRPr="00DD6B5A" w:rsidDel="00453EB9" w:rsidRDefault="00867B63"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EC3CFEA" w14:textId="77777777" w:rsidR="00867B63" w:rsidRPr="00DD6B5A" w:rsidRDefault="00867B63" w:rsidP="0062353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ExtraRepayCode</w:t>
            </w:r>
            <w:proofErr w:type="spellEnd"/>
          </w:p>
        </w:tc>
        <w:tc>
          <w:tcPr>
            <w:tcW w:w="1923" w:type="pct"/>
            <w:shd w:val="clear" w:color="auto" w:fill="auto"/>
            <w:noWrap/>
            <w:vAlign w:val="center"/>
          </w:tcPr>
          <w:p w14:paraId="690C3B71"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攤還額異動碼</w:t>
            </w:r>
          </w:p>
        </w:tc>
        <w:tc>
          <w:tcPr>
            <w:tcW w:w="275" w:type="pct"/>
            <w:shd w:val="clear" w:color="auto" w:fill="auto"/>
            <w:noWrap/>
            <w:vAlign w:val="center"/>
          </w:tcPr>
          <w:p w14:paraId="15514C93"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AF353CE"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3E2ECB7" w14:textId="0370BAAE"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CBE7A5"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 :不變</w:t>
            </w:r>
          </w:p>
          <w:p w14:paraId="039FEB19" w14:textId="5E5EC24E"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 :變</w:t>
            </w:r>
          </w:p>
        </w:tc>
      </w:tr>
      <w:tr w:rsidR="00DD6B5A" w:rsidRPr="00DD6B5A" w14:paraId="33004CC0" w14:textId="77777777" w:rsidTr="00614F5B">
        <w:trPr>
          <w:trHeight w:val="340"/>
        </w:trPr>
        <w:tc>
          <w:tcPr>
            <w:tcW w:w="274" w:type="pct"/>
            <w:shd w:val="clear" w:color="auto" w:fill="auto"/>
            <w:vAlign w:val="center"/>
          </w:tcPr>
          <w:p w14:paraId="48029AEC"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FE3E1B" w14:textId="186FF635"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IntCalcCode</w:t>
            </w:r>
            <w:proofErr w:type="spellEnd"/>
          </w:p>
        </w:tc>
        <w:tc>
          <w:tcPr>
            <w:tcW w:w="1923" w:type="pct"/>
            <w:shd w:val="clear" w:color="auto" w:fill="auto"/>
            <w:noWrap/>
            <w:vAlign w:val="center"/>
          </w:tcPr>
          <w:p w14:paraId="02A15AA5" w14:textId="729B788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257F66F" w14:textId="606D9DD3"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hint="eastAsia"/>
                <w:color w:val="000000" w:themeColor="text1"/>
                <w:kern w:val="0"/>
              </w:rPr>
              <w:t>按日計息</w:t>
            </w:r>
            <w:r w:rsidRPr="00DD6B5A">
              <w:rPr>
                <w:rFonts w:ascii="標楷體" w:eastAsia="標楷體" w:hAnsi="標楷體" w:cs="新細明體"/>
                <w:color w:val="000000" w:themeColor="text1"/>
                <w:kern w:val="0"/>
              </w:rPr>
              <w:t>; 2:</w:t>
            </w:r>
            <w:r w:rsidRPr="00DD6B5A">
              <w:rPr>
                <w:rFonts w:ascii="標楷體" w:eastAsia="標楷體" w:hAnsi="標楷體" w:cs="新細明體" w:hint="eastAsia"/>
                <w:color w:val="000000" w:themeColor="text1"/>
                <w:kern w:val="0"/>
              </w:rPr>
              <w:t>按月計息</w:t>
            </w:r>
          </w:p>
        </w:tc>
      </w:tr>
      <w:tr w:rsidR="00DD6B5A" w:rsidRPr="00DD6B5A" w14:paraId="78722128" w14:textId="77777777" w:rsidTr="00614F5B">
        <w:trPr>
          <w:trHeight w:val="340"/>
        </w:trPr>
        <w:tc>
          <w:tcPr>
            <w:tcW w:w="274" w:type="pct"/>
            <w:shd w:val="clear" w:color="auto" w:fill="auto"/>
            <w:vAlign w:val="center"/>
          </w:tcPr>
          <w:p w14:paraId="031D84EA" w14:textId="6B24E602"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E80B2CB" w14:textId="5E64819B"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CustTypeCode</w:t>
            </w:r>
            <w:proofErr w:type="spellEnd"/>
          </w:p>
        </w:tc>
        <w:tc>
          <w:tcPr>
            <w:tcW w:w="1923" w:type="pct"/>
            <w:shd w:val="clear" w:color="auto" w:fill="auto"/>
            <w:noWrap/>
            <w:vAlign w:val="center"/>
            <w:hideMark/>
          </w:tcPr>
          <w:p w14:paraId="4A57C88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客戶別</w:t>
            </w:r>
          </w:p>
        </w:tc>
        <w:tc>
          <w:tcPr>
            <w:tcW w:w="275" w:type="pct"/>
            <w:shd w:val="clear" w:color="auto" w:fill="auto"/>
            <w:noWrap/>
            <w:vAlign w:val="center"/>
            <w:hideMark/>
          </w:tcPr>
          <w:p w14:paraId="24B5998C" w14:textId="50CCFC03"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olor w:val="000000" w:themeColor="text1"/>
              </w:rPr>
              <w:t>X</w:t>
            </w:r>
          </w:p>
        </w:tc>
        <w:tc>
          <w:tcPr>
            <w:tcW w:w="275" w:type="pct"/>
            <w:shd w:val="clear" w:color="auto" w:fill="auto"/>
            <w:noWrap/>
            <w:vAlign w:val="center"/>
            <w:hideMark/>
          </w:tcPr>
          <w:p w14:paraId="65D05EE8" w14:textId="62ECE930"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4B767C3" w14:textId="2FAD88ED"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hideMark/>
          </w:tcPr>
          <w:p w14:paraId="0AC583D9" w14:textId="2395CBC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00: </w:t>
            </w:r>
            <w:r w:rsidRPr="00DD6B5A">
              <w:rPr>
                <w:rFonts w:ascii="標楷體" w:eastAsia="標楷體" w:hAnsi="標楷體" w:hint="eastAsia"/>
                <w:color w:val="000000" w:themeColor="text1"/>
              </w:rPr>
              <w:t>一般</w:t>
            </w:r>
          </w:p>
          <w:p w14:paraId="565FCDA9"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01: </w:t>
            </w:r>
            <w:r w:rsidRPr="00DD6B5A">
              <w:rPr>
                <w:rFonts w:ascii="標楷體" w:eastAsia="標楷體" w:hAnsi="標楷體" w:hint="eastAsia"/>
                <w:color w:val="000000" w:themeColor="text1"/>
              </w:rPr>
              <w:t>員工</w:t>
            </w:r>
          </w:p>
          <w:p w14:paraId="34619E38"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02: </w:t>
            </w:r>
            <w:r w:rsidRPr="00DD6B5A">
              <w:rPr>
                <w:rFonts w:ascii="標楷體" w:eastAsia="標楷體" w:hAnsi="標楷體" w:hint="eastAsia"/>
                <w:color w:val="000000" w:themeColor="text1"/>
              </w:rPr>
              <w:t>首購</w:t>
            </w:r>
          </w:p>
          <w:p w14:paraId="1FFF8B4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03: </w:t>
            </w:r>
            <w:r w:rsidRPr="00DD6B5A">
              <w:rPr>
                <w:rFonts w:ascii="標楷體" w:eastAsia="標楷體" w:hAnsi="標楷體" w:hint="eastAsia"/>
                <w:color w:val="000000" w:themeColor="text1"/>
              </w:rPr>
              <w:t>關企公司</w:t>
            </w:r>
          </w:p>
          <w:p w14:paraId="29901BA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04: </w:t>
            </w:r>
            <w:r w:rsidRPr="00DD6B5A">
              <w:rPr>
                <w:rFonts w:ascii="標楷體" w:eastAsia="標楷體" w:hAnsi="標楷體" w:hint="eastAsia"/>
                <w:color w:val="000000" w:themeColor="text1"/>
              </w:rPr>
              <w:t>關企員工</w:t>
            </w:r>
          </w:p>
          <w:p w14:paraId="1882D514"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05: </w:t>
            </w:r>
            <w:r w:rsidRPr="00DD6B5A">
              <w:rPr>
                <w:rFonts w:ascii="標楷體" w:eastAsia="標楷體" w:hAnsi="標楷體" w:hint="eastAsia"/>
                <w:color w:val="000000" w:themeColor="text1"/>
              </w:rPr>
              <w:t>保戶</w:t>
            </w:r>
          </w:p>
          <w:p w14:paraId="6E352532"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06: </w:t>
            </w:r>
            <w:r w:rsidRPr="00DD6B5A">
              <w:rPr>
                <w:rFonts w:ascii="標楷體" w:eastAsia="標楷體" w:hAnsi="標楷體" w:hint="eastAsia"/>
                <w:color w:val="000000" w:themeColor="text1"/>
              </w:rPr>
              <w:t>團體戶</w:t>
            </w:r>
          </w:p>
          <w:p w14:paraId="07E0F391"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07: </w:t>
            </w:r>
            <w:r w:rsidRPr="00DD6B5A">
              <w:rPr>
                <w:rFonts w:ascii="標楷體" w:eastAsia="標楷體" w:hAnsi="標楷體" w:hint="eastAsia"/>
                <w:color w:val="000000" w:themeColor="text1"/>
              </w:rPr>
              <w:t>員工二親等</w:t>
            </w:r>
          </w:p>
          <w:p w14:paraId="05D5DC53" w14:textId="6C0A4E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 xml:space="preserve">09: </w:t>
            </w:r>
            <w:r w:rsidRPr="00DD6B5A">
              <w:rPr>
                <w:rFonts w:ascii="標楷體" w:eastAsia="標楷體" w:hAnsi="標楷體" w:hint="eastAsia"/>
                <w:color w:val="000000" w:themeColor="text1"/>
              </w:rPr>
              <w:t>新二階員工</w:t>
            </w:r>
          </w:p>
        </w:tc>
      </w:tr>
      <w:tr w:rsidR="00DD6B5A" w:rsidRPr="00DD6B5A" w14:paraId="4115DAE7" w14:textId="77777777" w:rsidTr="00614F5B">
        <w:trPr>
          <w:trHeight w:val="340"/>
        </w:trPr>
        <w:tc>
          <w:tcPr>
            <w:tcW w:w="274" w:type="pct"/>
            <w:shd w:val="clear" w:color="auto" w:fill="auto"/>
            <w:vAlign w:val="center"/>
          </w:tcPr>
          <w:p w14:paraId="4CC928CA" w14:textId="495DC6B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C2EA8B8" w14:textId="62723D25"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RuleCode</w:t>
            </w:r>
            <w:proofErr w:type="spellEnd"/>
          </w:p>
        </w:tc>
        <w:tc>
          <w:tcPr>
            <w:tcW w:w="1923" w:type="pct"/>
            <w:shd w:val="clear" w:color="auto" w:fill="auto"/>
            <w:noWrap/>
            <w:vAlign w:val="center"/>
          </w:tcPr>
          <w:p w14:paraId="050B84CC" w14:textId="7EDE23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規定管制代碼</w:t>
            </w:r>
          </w:p>
        </w:tc>
        <w:tc>
          <w:tcPr>
            <w:tcW w:w="275" w:type="pct"/>
            <w:shd w:val="clear" w:color="auto" w:fill="auto"/>
            <w:noWrap/>
            <w:vAlign w:val="center"/>
          </w:tcPr>
          <w:p w14:paraId="25F23371" w14:textId="48F5B4CC" w:rsidR="008464F4" w:rsidRPr="00DD6B5A" w:rsidDel="003021E4"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57AC4BC5" w14:textId="2EE2F444"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69ED277D" w14:textId="7D9A9FC1"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tcPr>
          <w:p w14:paraId="57E161ED"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01:自然人第三戶(央行管制)</w:t>
            </w:r>
          </w:p>
          <w:p w14:paraId="7C76B78E"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02:自然人第三戶且為高價住宅(央行管制)</w:t>
            </w:r>
          </w:p>
          <w:p w14:paraId="716CC974"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03:自然人第四戶以上(央行管制)</w:t>
            </w:r>
          </w:p>
          <w:p w14:paraId="7579658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04:自然人第四戶以上且為高價住宅(央行管制)</w:t>
            </w:r>
          </w:p>
          <w:p w14:paraId="4D396FD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05:自然人購置高價住宅(央行管制)</w:t>
            </w:r>
          </w:p>
          <w:p w14:paraId="2F839B8A"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06:法人購置住宅第一戶(央行管制)</w:t>
            </w:r>
          </w:p>
          <w:p w14:paraId="66F2C536"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07:法人購置住宅第二戶以上(央行管制)</w:t>
            </w:r>
          </w:p>
          <w:p w14:paraId="0A849EC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08:購地貸款(央行管制)</w:t>
            </w:r>
          </w:p>
          <w:p w14:paraId="1CCC234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09:餘屋貸款(央行管制)</w:t>
            </w:r>
          </w:p>
          <w:p w14:paraId="5E72B66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10:工業區閒置土地抵押</w:t>
            </w:r>
            <w:r w:rsidRPr="00DD6B5A">
              <w:rPr>
                <w:rFonts w:ascii="標楷體" w:eastAsia="標楷體" w:hAnsi="標楷體" w:hint="eastAsia"/>
                <w:color w:val="000000" w:themeColor="text1"/>
              </w:rPr>
              <w:lastRenderedPageBreak/>
              <w:t>貸款(央行管制)</w:t>
            </w:r>
          </w:p>
          <w:p w14:paraId="71CC9C87"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11:增貸管制戶(舊央行管制)</w:t>
            </w:r>
          </w:p>
          <w:p w14:paraId="519DE4B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12:自然人特定地區第2戶購屋貸款(舊央行管制)</w:t>
            </w:r>
          </w:p>
          <w:p w14:paraId="315B720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13:投資戶(內部規範)</w:t>
            </w:r>
          </w:p>
          <w:p w14:paraId="07E3969E" w14:textId="1C326FEE" w:rsidR="008464F4" w:rsidRPr="00DD6B5A" w:rsidRDefault="000E1D67" w:rsidP="000E1D67">
            <w:pPr>
              <w:widowControl/>
              <w:rPr>
                <w:rFonts w:ascii="標楷體" w:eastAsia="標楷體" w:hAnsi="標楷體" w:cs="新細明體"/>
                <w:color w:val="000000" w:themeColor="text1"/>
                <w:kern w:val="0"/>
              </w:rPr>
            </w:pPr>
            <w:r w:rsidRPr="00DD6B5A">
              <w:rPr>
                <w:rFonts w:ascii="標楷體" w:eastAsia="標楷體" w:hAnsi="標楷體" w:hint="eastAsia"/>
                <w:color w:val="000000" w:themeColor="text1"/>
              </w:rPr>
              <w:t>00:一般</w:t>
            </w:r>
          </w:p>
        </w:tc>
      </w:tr>
      <w:tr w:rsidR="00DD6B5A" w:rsidRPr="00DD6B5A" w14:paraId="399D964B" w14:textId="77777777" w:rsidTr="00614F5B">
        <w:trPr>
          <w:trHeight w:val="340"/>
        </w:trPr>
        <w:tc>
          <w:tcPr>
            <w:tcW w:w="274" w:type="pct"/>
            <w:shd w:val="clear" w:color="auto" w:fill="auto"/>
            <w:vAlign w:val="center"/>
          </w:tcPr>
          <w:p w14:paraId="7561BE10" w14:textId="3CC34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1C56DBD" w14:textId="29B3A443"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RecycleCode</w:t>
            </w:r>
            <w:proofErr w:type="spellEnd"/>
          </w:p>
        </w:tc>
        <w:tc>
          <w:tcPr>
            <w:tcW w:w="1923" w:type="pct"/>
            <w:shd w:val="clear" w:color="auto" w:fill="auto"/>
            <w:noWrap/>
            <w:vAlign w:val="center"/>
            <w:hideMark/>
          </w:tcPr>
          <w:p w14:paraId="4E0FC44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w:t>
            </w:r>
          </w:p>
        </w:tc>
        <w:tc>
          <w:tcPr>
            <w:tcW w:w="275" w:type="pct"/>
            <w:shd w:val="clear" w:color="auto" w:fill="auto"/>
            <w:noWrap/>
            <w:vAlign w:val="center"/>
            <w:hideMark/>
          </w:tcPr>
          <w:p w14:paraId="4DEA933E" w14:textId="6BB167F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1F802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2797DB" w14:textId="05ADFCA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778128C" w14:textId="4A10CA2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非循環動用</w:t>
            </w:r>
          </w:p>
          <w:p w14:paraId="428313DB" w14:textId="0FEF6A5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循環動用</w:t>
            </w:r>
          </w:p>
        </w:tc>
      </w:tr>
      <w:tr w:rsidR="00DD6B5A" w:rsidRPr="00DD6B5A" w14:paraId="02DD8118" w14:textId="77777777" w:rsidTr="00614F5B">
        <w:trPr>
          <w:trHeight w:val="340"/>
        </w:trPr>
        <w:tc>
          <w:tcPr>
            <w:tcW w:w="274" w:type="pct"/>
            <w:shd w:val="clear" w:color="auto" w:fill="auto"/>
            <w:vAlign w:val="center"/>
          </w:tcPr>
          <w:p w14:paraId="6D9B9E00" w14:textId="25290A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6094F47" w14:textId="3283EBF3"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RecycleDeadline</w:t>
            </w:r>
            <w:proofErr w:type="spellEnd"/>
          </w:p>
        </w:tc>
        <w:tc>
          <w:tcPr>
            <w:tcW w:w="1923" w:type="pct"/>
            <w:shd w:val="clear" w:color="auto" w:fill="auto"/>
            <w:noWrap/>
            <w:vAlign w:val="center"/>
            <w:hideMark/>
          </w:tcPr>
          <w:p w14:paraId="2E33123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循環動用期限</w:t>
            </w:r>
          </w:p>
        </w:tc>
        <w:tc>
          <w:tcPr>
            <w:tcW w:w="275" w:type="pct"/>
            <w:shd w:val="clear" w:color="auto" w:fill="auto"/>
            <w:noWrap/>
            <w:vAlign w:val="center"/>
            <w:hideMark/>
          </w:tcPr>
          <w:p w14:paraId="784E7D07"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61F6675" w14:textId="09FF85E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6CC579F" w14:textId="26C0F77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5218012C" w14:textId="77777777" w:rsidR="00867B63" w:rsidRPr="00DD6B5A" w:rsidRDefault="00867B63"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循環動用時必填</w:t>
            </w:r>
          </w:p>
          <w:p w14:paraId="2DAA8C84" w14:textId="2F9A6B6D"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yyymmdd</w:t>
            </w:r>
            <w:proofErr w:type="spellEnd"/>
          </w:p>
        </w:tc>
      </w:tr>
      <w:tr w:rsidR="00DD6B5A" w:rsidRPr="00DD6B5A" w14:paraId="3350ED95" w14:textId="77777777" w:rsidTr="00614F5B">
        <w:trPr>
          <w:trHeight w:val="340"/>
        </w:trPr>
        <w:tc>
          <w:tcPr>
            <w:tcW w:w="274" w:type="pct"/>
            <w:shd w:val="clear" w:color="auto" w:fill="auto"/>
            <w:vAlign w:val="center"/>
          </w:tcPr>
          <w:p w14:paraId="0736AB4D" w14:textId="1312AC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566510" w14:textId="26070DC2"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UsageCode</w:t>
            </w:r>
            <w:proofErr w:type="spellEnd"/>
          </w:p>
        </w:tc>
        <w:tc>
          <w:tcPr>
            <w:tcW w:w="1923" w:type="pct"/>
            <w:shd w:val="clear" w:color="auto" w:fill="auto"/>
            <w:noWrap/>
            <w:vAlign w:val="center"/>
          </w:tcPr>
          <w:p w14:paraId="28700A94" w14:textId="59BCD4A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資金用途別</w:t>
            </w:r>
          </w:p>
        </w:tc>
        <w:tc>
          <w:tcPr>
            <w:tcW w:w="275" w:type="pct"/>
            <w:shd w:val="clear" w:color="auto" w:fill="auto"/>
            <w:noWrap/>
            <w:vAlign w:val="center"/>
          </w:tcPr>
          <w:p w14:paraId="6D529B97" w14:textId="72C959E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527E92B" w14:textId="3D63A1B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FF3C1D" w14:textId="6002037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FD8F6BB" w14:textId="684A1B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週轉金</w:t>
            </w:r>
          </w:p>
          <w:p w14:paraId="717E606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購置不動產</w:t>
            </w:r>
          </w:p>
          <w:p w14:paraId="1844AAEE"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營業用資產</w:t>
            </w:r>
          </w:p>
          <w:p w14:paraId="1D5E34C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固定資產</w:t>
            </w:r>
          </w:p>
          <w:p w14:paraId="421B27E8"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企業投資</w:t>
            </w:r>
          </w:p>
          <w:p w14:paraId="26D6CDEB" w14:textId="751B08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購置動產</w:t>
            </w:r>
          </w:p>
          <w:p w14:paraId="3728CD18" w14:textId="19A673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03FC3697" w14:textId="77777777" w:rsidTr="00614F5B">
        <w:trPr>
          <w:trHeight w:val="340"/>
        </w:trPr>
        <w:tc>
          <w:tcPr>
            <w:tcW w:w="274" w:type="pct"/>
            <w:shd w:val="clear" w:color="auto" w:fill="auto"/>
            <w:vAlign w:val="center"/>
          </w:tcPr>
          <w:p w14:paraId="0FE3AE95" w14:textId="7F4B99E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CAD525C" w14:textId="125D60DC"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DepartmentCode</w:t>
            </w:r>
            <w:proofErr w:type="spellEnd"/>
          </w:p>
        </w:tc>
        <w:tc>
          <w:tcPr>
            <w:tcW w:w="1923" w:type="pct"/>
            <w:shd w:val="clear" w:color="auto" w:fill="auto"/>
            <w:noWrap/>
            <w:vAlign w:val="center"/>
            <w:hideMark/>
          </w:tcPr>
          <w:p w14:paraId="103D712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案件隸屬單位</w:t>
            </w:r>
          </w:p>
        </w:tc>
        <w:tc>
          <w:tcPr>
            <w:tcW w:w="275" w:type="pct"/>
            <w:shd w:val="clear" w:color="auto" w:fill="auto"/>
            <w:noWrap/>
            <w:vAlign w:val="center"/>
            <w:hideMark/>
          </w:tcPr>
          <w:p w14:paraId="202AEE4A"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044FCC" w14:textId="23599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554CBAE" w14:textId="3C6455A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30EDB8D" w14:textId="43B22C2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非企金單位</w:t>
            </w:r>
          </w:p>
          <w:p w14:paraId="02760075" w14:textId="3EC108A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企金推展課</w:t>
            </w:r>
          </w:p>
        </w:tc>
      </w:tr>
      <w:tr w:rsidR="00DD6B5A" w:rsidRPr="00DD6B5A" w14:paraId="41BA5E3D" w14:textId="77777777" w:rsidTr="00614F5B">
        <w:trPr>
          <w:trHeight w:val="340"/>
        </w:trPr>
        <w:tc>
          <w:tcPr>
            <w:tcW w:w="274" w:type="pct"/>
            <w:shd w:val="clear" w:color="auto" w:fill="auto"/>
            <w:vAlign w:val="center"/>
          </w:tcPr>
          <w:p w14:paraId="1B5F4D72" w14:textId="1E3433A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22ADB4B" w14:textId="53AF6A15"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IncomeTaxFlag</w:t>
            </w:r>
            <w:proofErr w:type="spellEnd"/>
          </w:p>
        </w:tc>
        <w:tc>
          <w:tcPr>
            <w:tcW w:w="1923" w:type="pct"/>
            <w:shd w:val="clear" w:color="auto" w:fill="auto"/>
            <w:noWrap/>
            <w:vAlign w:val="center"/>
            <w:hideMark/>
          </w:tcPr>
          <w:p w14:paraId="312B8DA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代繳所得稅</w:t>
            </w:r>
          </w:p>
        </w:tc>
        <w:tc>
          <w:tcPr>
            <w:tcW w:w="275" w:type="pct"/>
            <w:shd w:val="clear" w:color="auto" w:fill="auto"/>
            <w:noWrap/>
            <w:vAlign w:val="center"/>
            <w:hideMark/>
          </w:tcPr>
          <w:p w14:paraId="6EE655D2" w14:textId="0B85999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57759C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C327326" w14:textId="1887DFC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EBC8801" w14:textId="1F6240A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3DEEE6" w14:textId="77777777" w:rsidTr="00614F5B">
        <w:trPr>
          <w:trHeight w:val="340"/>
        </w:trPr>
        <w:tc>
          <w:tcPr>
            <w:tcW w:w="274" w:type="pct"/>
            <w:shd w:val="clear" w:color="auto" w:fill="auto"/>
            <w:vAlign w:val="center"/>
          </w:tcPr>
          <w:p w14:paraId="25BE15C4" w14:textId="40B92E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55BE3F" w14:textId="1B3918FA"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CompensateFlag</w:t>
            </w:r>
            <w:proofErr w:type="spellEnd"/>
          </w:p>
        </w:tc>
        <w:tc>
          <w:tcPr>
            <w:tcW w:w="1923" w:type="pct"/>
            <w:shd w:val="clear" w:color="auto" w:fill="auto"/>
            <w:noWrap/>
            <w:vAlign w:val="center"/>
            <w:hideMark/>
          </w:tcPr>
          <w:p w14:paraId="5C7039A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代償碼</w:t>
            </w:r>
          </w:p>
        </w:tc>
        <w:tc>
          <w:tcPr>
            <w:tcW w:w="275" w:type="pct"/>
            <w:shd w:val="clear" w:color="auto" w:fill="auto"/>
            <w:noWrap/>
            <w:vAlign w:val="center"/>
            <w:hideMark/>
          </w:tcPr>
          <w:p w14:paraId="58606913" w14:textId="35C480D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ABDA98" w14:textId="023919E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E865274" w14:textId="746DC3F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991ABDB" w14:textId="567841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2CEDA0C8" w14:textId="547ABD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9A0EB8" w14:textId="77777777" w:rsidTr="00614F5B">
        <w:trPr>
          <w:trHeight w:val="340"/>
        </w:trPr>
        <w:tc>
          <w:tcPr>
            <w:tcW w:w="274" w:type="pct"/>
            <w:shd w:val="clear" w:color="auto" w:fill="auto"/>
            <w:vAlign w:val="center"/>
          </w:tcPr>
          <w:p w14:paraId="2065BE08" w14:textId="3444684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A37FED0" w14:textId="3F620D2B"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IrrevocableFlag</w:t>
            </w:r>
            <w:proofErr w:type="spellEnd"/>
          </w:p>
        </w:tc>
        <w:tc>
          <w:tcPr>
            <w:tcW w:w="1923" w:type="pct"/>
            <w:shd w:val="clear" w:color="auto" w:fill="auto"/>
            <w:noWrap/>
            <w:vAlign w:val="center"/>
            <w:hideMark/>
          </w:tcPr>
          <w:p w14:paraId="51375D7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不可撤銷</w:t>
            </w:r>
          </w:p>
        </w:tc>
        <w:tc>
          <w:tcPr>
            <w:tcW w:w="275" w:type="pct"/>
            <w:shd w:val="clear" w:color="auto" w:fill="auto"/>
            <w:noWrap/>
            <w:vAlign w:val="center"/>
            <w:hideMark/>
          </w:tcPr>
          <w:p w14:paraId="540940EC" w14:textId="2F9FF121"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20C7B6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9CE39C" w14:textId="2EBCD2E9"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037F98" w14:textId="621603C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33E6AD7B" w14:textId="1742D65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55BA67CF" w14:textId="77777777" w:rsidTr="00614F5B">
        <w:trPr>
          <w:trHeight w:val="340"/>
        </w:trPr>
        <w:tc>
          <w:tcPr>
            <w:tcW w:w="274" w:type="pct"/>
            <w:shd w:val="clear" w:color="auto" w:fill="auto"/>
            <w:vAlign w:val="center"/>
          </w:tcPr>
          <w:p w14:paraId="4158D278" w14:textId="4190479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78F0C2E" w14:textId="6DE7DAE1"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RateAdjNoticeCode</w:t>
            </w:r>
            <w:proofErr w:type="spellEnd"/>
          </w:p>
        </w:tc>
        <w:tc>
          <w:tcPr>
            <w:tcW w:w="1923" w:type="pct"/>
            <w:shd w:val="clear" w:color="auto" w:fill="auto"/>
            <w:noWrap/>
            <w:vAlign w:val="center"/>
          </w:tcPr>
          <w:p w14:paraId="15D2F83C" w14:textId="79830A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利率調整通知</w:t>
            </w:r>
          </w:p>
        </w:tc>
        <w:tc>
          <w:tcPr>
            <w:tcW w:w="275" w:type="pct"/>
            <w:shd w:val="clear" w:color="auto" w:fill="auto"/>
            <w:noWrap/>
            <w:vAlign w:val="center"/>
          </w:tcPr>
          <w:p w14:paraId="5989E020" w14:textId="4726A5A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9680CA9" w14:textId="515EFA7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7835BA0" w14:textId="711CA3F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403AD36" w14:textId="7AD48F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電子郵件</w:t>
            </w:r>
          </w:p>
          <w:p w14:paraId="5C18B6F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書面通知</w:t>
            </w:r>
          </w:p>
          <w:p w14:paraId="47BA6B7D" w14:textId="3B305DC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簡訊通知</w:t>
            </w:r>
          </w:p>
        </w:tc>
      </w:tr>
      <w:tr w:rsidR="00DD6B5A" w:rsidRPr="00DD6B5A" w14:paraId="48F27598" w14:textId="77777777" w:rsidTr="00614F5B">
        <w:trPr>
          <w:trHeight w:val="340"/>
        </w:trPr>
        <w:tc>
          <w:tcPr>
            <w:tcW w:w="274" w:type="pct"/>
            <w:shd w:val="clear" w:color="auto" w:fill="auto"/>
            <w:vAlign w:val="center"/>
          </w:tcPr>
          <w:p w14:paraId="062C6B09" w14:textId="76070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12F269" w14:textId="05D085AF"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RepayCode</w:t>
            </w:r>
            <w:proofErr w:type="spellEnd"/>
          </w:p>
        </w:tc>
        <w:tc>
          <w:tcPr>
            <w:tcW w:w="1923" w:type="pct"/>
            <w:shd w:val="clear" w:color="auto" w:fill="auto"/>
            <w:noWrap/>
            <w:vAlign w:val="center"/>
            <w:hideMark/>
          </w:tcPr>
          <w:p w14:paraId="7EEAA48C"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w:t>
            </w:r>
          </w:p>
        </w:tc>
        <w:tc>
          <w:tcPr>
            <w:tcW w:w="275" w:type="pct"/>
            <w:shd w:val="clear" w:color="auto" w:fill="auto"/>
            <w:noWrap/>
            <w:vAlign w:val="center"/>
            <w:hideMark/>
          </w:tcPr>
          <w:p w14:paraId="0AB77930" w14:textId="2BA52E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B0D053" w14:textId="7AF46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1E5CA0A" w14:textId="4FF9001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0EA0A92" w14:textId="155ED38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匯款轉帳</w:t>
            </w:r>
          </w:p>
          <w:p w14:paraId="0DA47F6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銀行扣款</w:t>
            </w:r>
          </w:p>
          <w:p w14:paraId="7AB919CA"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員工扣薪</w:t>
            </w:r>
          </w:p>
          <w:p w14:paraId="2A1F4622"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支票</w:t>
            </w:r>
          </w:p>
          <w:p w14:paraId="0CD241A0"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特約金</w:t>
            </w:r>
          </w:p>
          <w:p w14:paraId="792C3E3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人事特約金</w:t>
            </w:r>
          </w:p>
          <w:p w14:paraId="315C7CF5"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定存特約</w:t>
            </w:r>
          </w:p>
          <w:p w14:paraId="443291E7"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lastRenderedPageBreak/>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劃撥存款</w:t>
            </w:r>
          </w:p>
          <w:p w14:paraId="0934C83D" w14:textId="0CDED4D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4D836F15" w14:textId="77777777" w:rsidTr="00614F5B">
        <w:trPr>
          <w:trHeight w:val="340"/>
        </w:trPr>
        <w:tc>
          <w:tcPr>
            <w:tcW w:w="274" w:type="pct"/>
            <w:shd w:val="clear" w:color="auto" w:fill="auto"/>
            <w:vAlign w:val="center"/>
          </w:tcPr>
          <w:p w14:paraId="18963338" w14:textId="33EE006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537AD81" w14:textId="4C91D797"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RepayBank</w:t>
            </w:r>
            <w:proofErr w:type="spellEnd"/>
          </w:p>
        </w:tc>
        <w:tc>
          <w:tcPr>
            <w:tcW w:w="1923" w:type="pct"/>
            <w:shd w:val="clear" w:color="auto" w:fill="auto"/>
            <w:noWrap/>
            <w:vAlign w:val="center"/>
            <w:hideMark/>
          </w:tcPr>
          <w:p w14:paraId="5408169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扣款銀行</w:t>
            </w:r>
          </w:p>
        </w:tc>
        <w:tc>
          <w:tcPr>
            <w:tcW w:w="275" w:type="pct"/>
            <w:shd w:val="clear" w:color="auto" w:fill="auto"/>
            <w:noWrap/>
            <w:vAlign w:val="center"/>
            <w:hideMark/>
          </w:tcPr>
          <w:p w14:paraId="55585C53" w14:textId="12089ED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DACD72" w14:textId="6FC24F8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608518BA" w14:textId="7AC26FAD"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1A085A78" w14:textId="08B0D17A" w:rsidR="008464F4" w:rsidRPr="00DD6B5A" w:rsidRDefault="00FD0FD5"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w:t>
            </w:r>
            <w:r w:rsidR="00617100" w:rsidRPr="00DD6B5A">
              <w:rPr>
                <w:rFonts w:ascii="標楷體" w:eastAsia="標楷體" w:hAnsi="標楷體" w:cs="新細明體" w:hint="eastAsia"/>
                <w:color w:val="000000" w:themeColor="text1"/>
                <w:kern w:val="0"/>
              </w:rPr>
              <w:t>[</w:t>
            </w:r>
            <w:r w:rsidRPr="00DD6B5A">
              <w:rPr>
                <w:rFonts w:ascii="標楷體" w:eastAsia="標楷體" w:hAnsi="標楷體" w:cs="新細明體" w:hint="eastAsia"/>
                <w:color w:val="000000" w:themeColor="text1"/>
                <w:kern w:val="0"/>
              </w:rPr>
              <w:t>02</w:t>
            </w:r>
            <w:r w:rsidR="00617100"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時必填</w:t>
            </w:r>
          </w:p>
        </w:tc>
      </w:tr>
      <w:tr w:rsidR="00DD6B5A" w:rsidRPr="00DD6B5A" w14:paraId="0021E261" w14:textId="77777777" w:rsidTr="00614F5B">
        <w:trPr>
          <w:trHeight w:val="340"/>
        </w:trPr>
        <w:tc>
          <w:tcPr>
            <w:tcW w:w="274" w:type="pct"/>
            <w:shd w:val="clear" w:color="auto" w:fill="auto"/>
            <w:vAlign w:val="center"/>
          </w:tcPr>
          <w:p w14:paraId="46494907" w14:textId="357AA5E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36791" w14:textId="3D3B8F45"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RepayAcctNo</w:t>
            </w:r>
            <w:proofErr w:type="spellEnd"/>
          </w:p>
        </w:tc>
        <w:tc>
          <w:tcPr>
            <w:tcW w:w="1923" w:type="pct"/>
            <w:shd w:val="clear" w:color="auto" w:fill="auto"/>
            <w:noWrap/>
            <w:vAlign w:val="center"/>
            <w:hideMark/>
          </w:tcPr>
          <w:p w14:paraId="4028C6DF"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扣款帳號</w:t>
            </w:r>
          </w:p>
        </w:tc>
        <w:tc>
          <w:tcPr>
            <w:tcW w:w="275" w:type="pct"/>
            <w:shd w:val="clear" w:color="auto" w:fill="auto"/>
            <w:noWrap/>
            <w:vAlign w:val="center"/>
            <w:hideMark/>
          </w:tcPr>
          <w:p w14:paraId="77621E64" w14:textId="30F429A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A34EA2D"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w:t>
            </w:r>
          </w:p>
        </w:tc>
        <w:tc>
          <w:tcPr>
            <w:tcW w:w="275" w:type="pct"/>
          </w:tcPr>
          <w:p w14:paraId="7BC00AD5" w14:textId="63A6A4D4"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1E9E7E01" w14:textId="2DC276F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00000000000000</w:t>
            </w:r>
          </w:p>
          <w:p w14:paraId="2B087FF7" w14:textId="64595243" w:rsidR="008464F4" w:rsidRPr="00DD6B5A" w:rsidRDefault="00617100"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繳款方式為[02.銀行扣款]時</w:t>
            </w:r>
            <w:r w:rsidR="008464F4" w:rsidRPr="00DD6B5A">
              <w:rPr>
                <w:rFonts w:ascii="標楷體" w:eastAsia="標楷體" w:hAnsi="標楷體" w:cs="新細明體" w:hint="eastAsia"/>
                <w:color w:val="000000" w:themeColor="text1"/>
                <w:kern w:val="0"/>
              </w:rPr>
              <w:t>，須輸入扣款帳號</w:t>
            </w:r>
            <w:r w:rsidR="008464F4" w:rsidRPr="00DD6B5A">
              <w:rPr>
                <w:rFonts w:ascii="標楷體" w:eastAsia="標楷體" w:hAnsi="標楷體" w:cs="新細明體"/>
                <w:color w:val="000000" w:themeColor="text1"/>
                <w:kern w:val="0"/>
              </w:rPr>
              <w:t>,其他則不必輸入</w:t>
            </w:r>
          </w:p>
        </w:tc>
      </w:tr>
      <w:tr w:rsidR="00DD6B5A" w:rsidRPr="00DD6B5A" w14:paraId="54DB9638" w14:textId="77777777" w:rsidTr="00614F5B">
        <w:trPr>
          <w:trHeight w:val="340"/>
        </w:trPr>
        <w:tc>
          <w:tcPr>
            <w:tcW w:w="274" w:type="pct"/>
            <w:shd w:val="clear" w:color="auto" w:fill="auto"/>
            <w:vAlign w:val="center"/>
          </w:tcPr>
          <w:p w14:paraId="2EF646D5" w14:textId="0178B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081792" w14:textId="1031BE20"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PostCode</w:t>
            </w:r>
            <w:proofErr w:type="spellEnd"/>
          </w:p>
        </w:tc>
        <w:tc>
          <w:tcPr>
            <w:tcW w:w="1923" w:type="pct"/>
            <w:shd w:val="clear" w:color="auto" w:fill="auto"/>
            <w:noWrap/>
            <w:vAlign w:val="center"/>
            <w:hideMark/>
          </w:tcPr>
          <w:p w14:paraId="067D1B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郵局存款別</w:t>
            </w:r>
          </w:p>
        </w:tc>
        <w:tc>
          <w:tcPr>
            <w:tcW w:w="275" w:type="pct"/>
            <w:shd w:val="clear" w:color="auto" w:fill="auto"/>
            <w:noWrap/>
            <w:vAlign w:val="center"/>
            <w:hideMark/>
          </w:tcPr>
          <w:p w14:paraId="0886615C"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651CBE2"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D4995D4" w14:textId="4F8F9108"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00E675B0" w14:textId="4514949F" w:rsidR="00FD0FD5" w:rsidRPr="00DD6B5A" w:rsidRDefault="00617100" w:rsidP="004A1C2C">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扣款銀行</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代號為700時必填</w:t>
            </w:r>
          </w:p>
          <w:p w14:paraId="63749645" w14:textId="653016C5"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w:t>
            </w:r>
          </w:p>
          <w:p w14:paraId="2B075F31" w14:textId="5F5781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存簿</w:t>
            </w:r>
          </w:p>
        </w:tc>
      </w:tr>
      <w:tr w:rsidR="00DD6B5A" w:rsidRPr="00DD6B5A" w14:paraId="3388464D" w14:textId="77777777" w:rsidTr="00614F5B">
        <w:trPr>
          <w:trHeight w:val="340"/>
        </w:trPr>
        <w:tc>
          <w:tcPr>
            <w:tcW w:w="274" w:type="pct"/>
            <w:shd w:val="clear" w:color="auto" w:fill="auto"/>
            <w:vAlign w:val="center"/>
          </w:tcPr>
          <w:p w14:paraId="3E047488" w14:textId="1B1BB32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BF76012" w14:textId="67385C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Introducer</w:t>
            </w:r>
          </w:p>
        </w:tc>
        <w:tc>
          <w:tcPr>
            <w:tcW w:w="1923" w:type="pct"/>
            <w:shd w:val="clear" w:color="auto" w:fill="auto"/>
            <w:noWrap/>
            <w:vAlign w:val="center"/>
            <w:hideMark/>
          </w:tcPr>
          <w:p w14:paraId="6C2D6422"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介紹人</w:t>
            </w:r>
          </w:p>
        </w:tc>
        <w:tc>
          <w:tcPr>
            <w:tcW w:w="275" w:type="pct"/>
            <w:shd w:val="clear" w:color="auto" w:fill="auto"/>
            <w:noWrap/>
            <w:vAlign w:val="center"/>
            <w:hideMark/>
          </w:tcPr>
          <w:p w14:paraId="24676523"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D9FC21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7EDBBF97"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64E4AB30" w14:textId="5B058C14"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48E2F79" w14:textId="77777777" w:rsidTr="00614F5B">
        <w:trPr>
          <w:trHeight w:val="340"/>
        </w:trPr>
        <w:tc>
          <w:tcPr>
            <w:tcW w:w="274" w:type="pct"/>
            <w:shd w:val="clear" w:color="auto" w:fill="auto"/>
            <w:vAlign w:val="center"/>
          </w:tcPr>
          <w:p w14:paraId="0DFDC71A" w14:textId="21F68E2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BCBDCBA" w14:textId="47E6DC8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District</w:t>
            </w:r>
          </w:p>
        </w:tc>
        <w:tc>
          <w:tcPr>
            <w:tcW w:w="1923" w:type="pct"/>
            <w:shd w:val="clear" w:color="auto" w:fill="auto"/>
            <w:noWrap/>
            <w:vAlign w:val="center"/>
            <w:hideMark/>
          </w:tcPr>
          <w:p w14:paraId="36DFB2D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區部</w:t>
            </w:r>
          </w:p>
        </w:tc>
        <w:tc>
          <w:tcPr>
            <w:tcW w:w="275" w:type="pct"/>
            <w:shd w:val="clear" w:color="auto" w:fill="auto"/>
            <w:noWrap/>
            <w:vAlign w:val="center"/>
            <w:hideMark/>
          </w:tcPr>
          <w:p w14:paraId="3EDC07A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A1EFBBF"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9B196EB"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1AC92F3" w14:textId="4F520C6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54AC9251" w14:textId="77777777" w:rsidTr="00614F5B">
        <w:trPr>
          <w:trHeight w:val="340"/>
        </w:trPr>
        <w:tc>
          <w:tcPr>
            <w:tcW w:w="274" w:type="pct"/>
            <w:shd w:val="clear" w:color="auto" w:fill="auto"/>
            <w:vAlign w:val="center"/>
          </w:tcPr>
          <w:p w14:paraId="1DBFFB78" w14:textId="362B6AF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691EDB25" w14:textId="62A2108C"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FireOfficer</w:t>
            </w:r>
            <w:proofErr w:type="spellEnd"/>
          </w:p>
        </w:tc>
        <w:tc>
          <w:tcPr>
            <w:tcW w:w="1923" w:type="pct"/>
            <w:shd w:val="clear" w:color="auto" w:fill="auto"/>
            <w:noWrap/>
            <w:vAlign w:val="center"/>
            <w:hideMark/>
          </w:tcPr>
          <w:p w14:paraId="5FCA0F41"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火險服務</w:t>
            </w:r>
          </w:p>
        </w:tc>
        <w:tc>
          <w:tcPr>
            <w:tcW w:w="275" w:type="pct"/>
            <w:shd w:val="clear" w:color="auto" w:fill="auto"/>
            <w:noWrap/>
            <w:vAlign w:val="center"/>
            <w:hideMark/>
          </w:tcPr>
          <w:p w14:paraId="65B81145"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17B6A0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CF3A22E"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6A00A00" w14:textId="4CF77941"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3A77372" w14:textId="77777777" w:rsidTr="00614F5B">
        <w:trPr>
          <w:trHeight w:val="340"/>
        </w:trPr>
        <w:tc>
          <w:tcPr>
            <w:tcW w:w="274" w:type="pct"/>
            <w:shd w:val="clear" w:color="auto" w:fill="auto"/>
            <w:vAlign w:val="center"/>
          </w:tcPr>
          <w:p w14:paraId="2F324B98" w14:textId="1043603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78AC5FC" w14:textId="29A1634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w:t>
            </w:r>
          </w:p>
        </w:tc>
        <w:tc>
          <w:tcPr>
            <w:tcW w:w="1923" w:type="pct"/>
            <w:shd w:val="clear" w:color="auto" w:fill="auto"/>
            <w:noWrap/>
            <w:vAlign w:val="center"/>
            <w:hideMark/>
          </w:tcPr>
          <w:p w14:paraId="61DA1E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w:t>
            </w:r>
          </w:p>
        </w:tc>
        <w:tc>
          <w:tcPr>
            <w:tcW w:w="275" w:type="pct"/>
            <w:shd w:val="clear" w:color="auto" w:fill="auto"/>
            <w:noWrap/>
            <w:vAlign w:val="center"/>
            <w:hideMark/>
          </w:tcPr>
          <w:p w14:paraId="07C299B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4F8F4D5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0A0F6C3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47967F89" w14:textId="39A1AA4F"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C9E7CF4" w14:textId="77777777" w:rsidTr="00614F5B">
        <w:trPr>
          <w:trHeight w:val="340"/>
        </w:trPr>
        <w:tc>
          <w:tcPr>
            <w:tcW w:w="274" w:type="pct"/>
            <w:shd w:val="clear" w:color="auto" w:fill="auto"/>
            <w:vAlign w:val="center"/>
          </w:tcPr>
          <w:p w14:paraId="7A04E3F5" w14:textId="5F2A2B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8AA1E79" w14:textId="74D0A73A"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CreditOfficer</w:t>
            </w:r>
            <w:proofErr w:type="spellEnd"/>
          </w:p>
        </w:tc>
        <w:tc>
          <w:tcPr>
            <w:tcW w:w="1923" w:type="pct"/>
            <w:shd w:val="clear" w:color="auto" w:fill="auto"/>
            <w:noWrap/>
            <w:vAlign w:val="center"/>
            <w:hideMark/>
          </w:tcPr>
          <w:p w14:paraId="215FD429" w14:textId="44B24FC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授信人</w:t>
            </w:r>
          </w:p>
        </w:tc>
        <w:tc>
          <w:tcPr>
            <w:tcW w:w="275" w:type="pct"/>
            <w:shd w:val="clear" w:color="auto" w:fill="auto"/>
            <w:noWrap/>
            <w:vAlign w:val="center"/>
            <w:hideMark/>
          </w:tcPr>
          <w:p w14:paraId="745AF85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0F529F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B609E6A" w14:textId="7482CEB7"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6FFC2" w14:textId="0CB874AC"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EE10DF3" w14:textId="77777777" w:rsidTr="00614F5B">
        <w:trPr>
          <w:trHeight w:val="340"/>
        </w:trPr>
        <w:tc>
          <w:tcPr>
            <w:tcW w:w="274" w:type="pct"/>
            <w:shd w:val="clear" w:color="auto" w:fill="auto"/>
            <w:vAlign w:val="center"/>
          </w:tcPr>
          <w:p w14:paraId="551EFDAA" w14:textId="734C972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0F6339C" w14:textId="5C4F339E"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BusinessOfficer</w:t>
            </w:r>
            <w:proofErr w:type="spellEnd"/>
          </w:p>
        </w:tc>
        <w:tc>
          <w:tcPr>
            <w:tcW w:w="1923" w:type="pct"/>
            <w:shd w:val="clear" w:color="auto" w:fill="auto"/>
            <w:noWrap/>
            <w:vAlign w:val="center"/>
            <w:hideMark/>
          </w:tcPr>
          <w:p w14:paraId="20269AC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放款業務專員</w:t>
            </w:r>
          </w:p>
        </w:tc>
        <w:tc>
          <w:tcPr>
            <w:tcW w:w="275" w:type="pct"/>
            <w:shd w:val="clear" w:color="auto" w:fill="auto"/>
            <w:noWrap/>
            <w:vAlign w:val="center"/>
            <w:hideMark/>
          </w:tcPr>
          <w:p w14:paraId="040C732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CA95A4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677FAC5D"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F86254" w14:textId="64A9F743"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3B8332C6" w14:textId="77777777" w:rsidTr="00614F5B">
        <w:trPr>
          <w:trHeight w:val="340"/>
        </w:trPr>
        <w:tc>
          <w:tcPr>
            <w:tcW w:w="274" w:type="pct"/>
            <w:shd w:val="clear" w:color="auto" w:fill="auto"/>
            <w:vAlign w:val="center"/>
          </w:tcPr>
          <w:p w14:paraId="1D90CCD2" w14:textId="77777777" w:rsidR="00DD3E29" w:rsidRPr="00DD6B5A" w:rsidRDefault="00DD3E29"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0E5B52" w14:textId="5FA36A7F" w:rsidR="00DD3E29" w:rsidRPr="00DD6B5A" w:rsidRDefault="00DD3E29"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ApprovedLevel</w:t>
            </w:r>
            <w:proofErr w:type="spellEnd"/>
          </w:p>
        </w:tc>
        <w:tc>
          <w:tcPr>
            <w:tcW w:w="1923" w:type="pct"/>
            <w:shd w:val="clear" w:color="auto" w:fill="auto"/>
            <w:noWrap/>
            <w:vAlign w:val="center"/>
          </w:tcPr>
          <w:p w14:paraId="5CD23A1F" w14:textId="736DB2D2"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核准層級</w:t>
            </w:r>
          </w:p>
        </w:tc>
        <w:tc>
          <w:tcPr>
            <w:tcW w:w="275" w:type="pct"/>
            <w:shd w:val="clear" w:color="auto" w:fill="auto"/>
            <w:noWrap/>
            <w:vAlign w:val="center"/>
          </w:tcPr>
          <w:p w14:paraId="080C8F3B" w14:textId="56F07455"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4DF8759" w14:textId="2BBB21E2"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E585505" w14:textId="06783E42" w:rsidR="00DD3E29" w:rsidRPr="00DD6B5A" w:rsidRDefault="00DD3E29"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AA057F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r w:rsidRPr="00DD6B5A">
              <w:rPr>
                <w:rFonts w:ascii="標楷體" w:eastAsia="標楷體" w:hAnsi="標楷體" w:cs="新細明體" w:hint="eastAsia"/>
                <w:color w:val="000000" w:themeColor="text1"/>
                <w:kern w:val="0"/>
              </w:rPr>
              <w:tab/>
              <w:t>審查課專案經理</w:t>
            </w:r>
          </w:p>
          <w:p w14:paraId="345C4E9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w:t>
            </w:r>
            <w:r w:rsidRPr="00DD6B5A">
              <w:rPr>
                <w:rFonts w:ascii="標楷體" w:eastAsia="標楷體" w:hAnsi="標楷體" w:cs="新細明體" w:hint="eastAsia"/>
                <w:color w:val="000000" w:themeColor="text1"/>
                <w:kern w:val="0"/>
              </w:rPr>
              <w:tab/>
              <w:t>審查課主管</w:t>
            </w:r>
          </w:p>
          <w:p w14:paraId="543ED95B"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3</w:t>
            </w:r>
            <w:r w:rsidRPr="00DD6B5A">
              <w:rPr>
                <w:rFonts w:ascii="標楷體" w:eastAsia="標楷體" w:hAnsi="標楷體" w:cs="新細明體" w:hint="eastAsia"/>
                <w:color w:val="000000" w:themeColor="text1"/>
                <w:kern w:val="0"/>
              </w:rPr>
              <w:tab/>
              <w:t>部主管</w:t>
            </w:r>
          </w:p>
          <w:p w14:paraId="0A25593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4</w:t>
            </w:r>
            <w:r w:rsidRPr="00DD6B5A">
              <w:rPr>
                <w:rFonts w:ascii="標楷體" w:eastAsia="標楷體" w:hAnsi="標楷體" w:cs="新細明體" w:hint="eastAsia"/>
                <w:color w:val="000000" w:themeColor="text1"/>
                <w:kern w:val="0"/>
              </w:rPr>
              <w:tab/>
              <w:t>轄放款部資深協理</w:t>
            </w:r>
          </w:p>
          <w:p w14:paraId="55DD698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5</w:t>
            </w:r>
            <w:r w:rsidRPr="00DD6B5A">
              <w:rPr>
                <w:rFonts w:ascii="標楷體" w:eastAsia="標楷體" w:hAnsi="標楷體" w:cs="新細明體" w:hint="eastAsia"/>
                <w:color w:val="000000" w:themeColor="text1"/>
                <w:kern w:val="0"/>
              </w:rPr>
              <w:tab/>
              <w:t>轄放款部最高主管</w:t>
            </w:r>
          </w:p>
          <w:p w14:paraId="2A2731B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r w:rsidRPr="00DD6B5A">
              <w:rPr>
                <w:rFonts w:ascii="標楷體" w:eastAsia="標楷體" w:hAnsi="標楷體" w:cs="新細明體" w:hint="eastAsia"/>
                <w:color w:val="000000" w:themeColor="text1"/>
                <w:kern w:val="0"/>
              </w:rPr>
              <w:tab/>
              <w:t>總經理</w:t>
            </w:r>
          </w:p>
          <w:p w14:paraId="3CAC38F7"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r w:rsidRPr="00DD6B5A">
              <w:rPr>
                <w:rFonts w:ascii="標楷體" w:eastAsia="標楷體" w:hAnsi="標楷體" w:cs="新細明體" w:hint="eastAsia"/>
                <w:color w:val="000000" w:themeColor="text1"/>
                <w:kern w:val="0"/>
              </w:rPr>
              <w:tab/>
              <w:t>副董事長</w:t>
            </w:r>
          </w:p>
          <w:p w14:paraId="361227A2"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8</w:t>
            </w:r>
            <w:r w:rsidRPr="00DD6B5A">
              <w:rPr>
                <w:rFonts w:ascii="標楷體" w:eastAsia="標楷體" w:hAnsi="標楷體" w:cs="新細明體" w:hint="eastAsia"/>
                <w:color w:val="000000" w:themeColor="text1"/>
                <w:kern w:val="0"/>
              </w:rPr>
              <w:tab/>
              <w:t>董事長</w:t>
            </w:r>
          </w:p>
          <w:p w14:paraId="4DC28C0A" w14:textId="71874BC3" w:rsidR="00DD3E29"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r w:rsidRPr="00DD6B5A">
              <w:rPr>
                <w:rFonts w:ascii="標楷體" w:eastAsia="標楷體" w:hAnsi="標楷體" w:cs="新細明體" w:hint="eastAsia"/>
                <w:color w:val="000000" w:themeColor="text1"/>
                <w:kern w:val="0"/>
              </w:rPr>
              <w:tab/>
              <w:t>董事會</w:t>
            </w:r>
          </w:p>
        </w:tc>
      </w:tr>
      <w:tr w:rsidR="00DD6B5A" w:rsidRPr="00DD6B5A" w14:paraId="042F94F3" w14:textId="77777777" w:rsidTr="00614F5B">
        <w:trPr>
          <w:trHeight w:val="340"/>
        </w:trPr>
        <w:tc>
          <w:tcPr>
            <w:tcW w:w="274" w:type="pct"/>
            <w:shd w:val="clear" w:color="auto" w:fill="auto"/>
            <w:vAlign w:val="center"/>
          </w:tcPr>
          <w:p w14:paraId="6305120D" w14:textId="18759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49263AC" w14:textId="00DFEB9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Supervisor</w:t>
            </w:r>
          </w:p>
        </w:tc>
        <w:tc>
          <w:tcPr>
            <w:tcW w:w="1923" w:type="pct"/>
            <w:shd w:val="clear" w:color="auto" w:fill="auto"/>
            <w:noWrap/>
            <w:vAlign w:val="center"/>
            <w:hideMark/>
          </w:tcPr>
          <w:p w14:paraId="0F06AD5B" w14:textId="703731E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核決主管</w:t>
            </w:r>
          </w:p>
        </w:tc>
        <w:tc>
          <w:tcPr>
            <w:tcW w:w="275" w:type="pct"/>
            <w:shd w:val="clear" w:color="auto" w:fill="auto"/>
            <w:noWrap/>
            <w:vAlign w:val="center"/>
            <w:hideMark/>
          </w:tcPr>
          <w:p w14:paraId="0E3536CE"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843FE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B484AB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E9423D6" w14:textId="280462A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AAA303" w14:textId="77777777" w:rsidTr="00614F5B">
        <w:trPr>
          <w:trHeight w:val="340"/>
        </w:trPr>
        <w:tc>
          <w:tcPr>
            <w:tcW w:w="274" w:type="pct"/>
            <w:shd w:val="clear" w:color="auto" w:fill="auto"/>
            <w:vAlign w:val="center"/>
          </w:tcPr>
          <w:p w14:paraId="7FE573F3"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09E3AA0" w14:textId="13B15AFD" w:rsidR="00FB490E" w:rsidRPr="00DD6B5A" w:rsidRDefault="00FB490E"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InvestigateOfficer</w:t>
            </w:r>
            <w:proofErr w:type="spellEnd"/>
          </w:p>
        </w:tc>
        <w:tc>
          <w:tcPr>
            <w:tcW w:w="1923" w:type="pct"/>
            <w:shd w:val="clear" w:color="auto" w:fill="auto"/>
            <w:noWrap/>
            <w:vAlign w:val="center"/>
          </w:tcPr>
          <w:p w14:paraId="713BBDA6" w14:textId="1507831A"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徵信人員</w:t>
            </w:r>
          </w:p>
        </w:tc>
        <w:tc>
          <w:tcPr>
            <w:tcW w:w="275" w:type="pct"/>
            <w:shd w:val="clear" w:color="auto" w:fill="auto"/>
            <w:noWrap/>
            <w:vAlign w:val="center"/>
          </w:tcPr>
          <w:p w14:paraId="1BE78BFB" w14:textId="4F3356A0"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1CF1EDA2" w14:textId="1A86ED4D"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08362457"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01CD1D5"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36F3EABA" w14:textId="77777777" w:rsidTr="00614F5B">
        <w:trPr>
          <w:trHeight w:val="340"/>
        </w:trPr>
        <w:tc>
          <w:tcPr>
            <w:tcW w:w="274" w:type="pct"/>
            <w:shd w:val="clear" w:color="auto" w:fill="auto"/>
            <w:vAlign w:val="center"/>
          </w:tcPr>
          <w:p w14:paraId="59F3D5D9"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A5FC4EA" w14:textId="0D9B9DA7" w:rsidR="00FB490E" w:rsidRPr="00DD6B5A" w:rsidRDefault="00FB490E"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EstimateReview</w:t>
            </w:r>
            <w:proofErr w:type="spellEnd"/>
          </w:p>
        </w:tc>
        <w:tc>
          <w:tcPr>
            <w:tcW w:w="1923" w:type="pct"/>
            <w:shd w:val="clear" w:color="auto" w:fill="auto"/>
            <w:noWrap/>
            <w:vAlign w:val="center"/>
          </w:tcPr>
          <w:p w14:paraId="4712321A" w14:textId="0EA46CA1"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估價覆核人員</w:t>
            </w:r>
          </w:p>
        </w:tc>
        <w:tc>
          <w:tcPr>
            <w:tcW w:w="275" w:type="pct"/>
            <w:shd w:val="clear" w:color="auto" w:fill="auto"/>
            <w:noWrap/>
            <w:vAlign w:val="center"/>
          </w:tcPr>
          <w:p w14:paraId="2018FB45" w14:textId="66BB37D1"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96C4826" w14:textId="777C2435"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4A18E1F3"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A102C4"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6DA49EEF" w14:textId="77777777" w:rsidTr="00614F5B">
        <w:trPr>
          <w:trHeight w:val="340"/>
        </w:trPr>
        <w:tc>
          <w:tcPr>
            <w:tcW w:w="274" w:type="pct"/>
            <w:shd w:val="clear" w:color="auto" w:fill="auto"/>
            <w:vAlign w:val="center"/>
          </w:tcPr>
          <w:p w14:paraId="67A96970"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93ED862" w14:textId="6B940280"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Coorgnizer</w:t>
            </w:r>
            <w:proofErr w:type="spellEnd"/>
          </w:p>
        </w:tc>
        <w:tc>
          <w:tcPr>
            <w:tcW w:w="1923" w:type="pct"/>
            <w:shd w:val="clear" w:color="auto" w:fill="auto"/>
            <w:noWrap/>
            <w:vAlign w:val="center"/>
          </w:tcPr>
          <w:p w14:paraId="2B001A9E" w14:textId="2179F0A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協辦人</w:t>
            </w:r>
          </w:p>
        </w:tc>
        <w:tc>
          <w:tcPr>
            <w:tcW w:w="275" w:type="pct"/>
            <w:shd w:val="clear" w:color="auto" w:fill="auto"/>
            <w:noWrap/>
            <w:vAlign w:val="center"/>
          </w:tcPr>
          <w:p w14:paraId="3E09F245" w14:textId="61CA43B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EA016DD" w14:textId="04BAF8D2"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53E4D632"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E99CEEF" w14:textId="2F686B3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20EBAE" w14:textId="77777777" w:rsidTr="00614F5B">
        <w:trPr>
          <w:trHeight w:val="340"/>
        </w:trPr>
        <w:tc>
          <w:tcPr>
            <w:tcW w:w="274" w:type="pct"/>
            <w:shd w:val="clear" w:color="auto" w:fill="auto"/>
            <w:vAlign w:val="center"/>
          </w:tcPr>
          <w:p w14:paraId="78C89623" w14:textId="4670CA3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34AE88" w14:textId="77777777"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GroupId</w:t>
            </w:r>
            <w:proofErr w:type="spellEnd"/>
          </w:p>
        </w:tc>
        <w:tc>
          <w:tcPr>
            <w:tcW w:w="1923" w:type="pct"/>
            <w:shd w:val="clear" w:color="auto" w:fill="auto"/>
            <w:noWrap/>
            <w:vAlign w:val="center"/>
            <w:hideMark/>
          </w:tcPr>
          <w:p w14:paraId="7A186DF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團體戶統編</w:t>
            </w:r>
          </w:p>
        </w:tc>
        <w:tc>
          <w:tcPr>
            <w:tcW w:w="275" w:type="pct"/>
            <w:shd w:val="clear" w:color="auto" w:fill="auto"/>
            <w:noWrap/>
            <w:vAlign w:val="center"/>
            <w:hideMark/>
          </w:tcPr>
          <w:p w14:paraId="163ED54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87C74E"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742E3CF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AF5A0A7" w14:textId="45B96396" w:rsidR="008464F4" w:rsidRPr="00DD6B5A" w:rsidRDefault="008464F4" w:rsidP="007D08C0">
            <w:pPr>
              <w:widowControl/>
              <w:rPr>
                <w:rFonts w:ascii="標楷體" w:eastAsia="標楷體" w:hAnsi="標楷體" w:cs="新細明體"/>
                <w:color w:val="000000" w:themeColor="text1"/>
                <w:kern w:val="0"/>
              </w:rPr>
            </w:pPr>
          </w:p>
        </w:tc>
      </w:tr>
      <w:tr w:rsidR="00DD6B5A" w:rsidRPr="00DD6B5A" w14:paraId="570BA198" w14:textId="77777777" w:rsidTr="00614F5B">
        <w:trPr>
          <w:trHeight w:val="340"/>
        </w:trPr>
        <w:tc>
          <w:tcPr>
            <w:tcW w:w="274" w:type="pct"/>
            <w:shd w:val="clear" w:color="auto" w:fill="auto"/>
            <w:vAlign w:val="center"/>
          </w:tcPr>
          <w:p w14:paraId="6E352963" w14:textId="4C06E9C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81A5AB" w14:textId="504972F0"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CreditScore</w:t>
            </w:r>
            <w:proofErr w:type="spellEnd"/>
          </w:p>
        </w:tc>
        <w:tc>
          <w:tcPr>
            <w:tcW w:w="1923" w:type="pct"/>
            <w:shd w:val="clear" w:color="auto" w:fill="auto"/>
            <w:noWrap/>
            <w:vAlign w:val="center"/>
            <w:hideMark/>
          </w:tcPr>
          <w:p w14:paraId="70BD376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信用評分</w:t>
            </w:r>
          </w:p>
        </w:tc>
        <w:tc>
          <w:tcPr>
            <w:tcW w:w="275" w:type="pct"/>
            <w:shd w:val="clear" w:color="auto" w:fill="auto"/>
            <w:noWrap/>
            <w:vAlign w:val="center"/>
            <w:hideMark/>
          </w:tcPr>
          <w:p w14:paraId="26038A04" w14:textId="4FFD2050"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0D29165"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7A4F08"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920B6A4" w14:textId="5FC7B512"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37296AF1" w14:textId="77777777" w:rsidTr="00614F5B">
        <w:trPr>
          <w:trHeight w:val="340"/>
        </w:trPr>
        <w:tc>
          <w:tcPr>
            <w:tcW w:w="274" w:type="pct"/>
            <w:shd w:val="clear" w:color="auto" w:fill="auto"/>
            <w:vAlign w:val="center"/>
          </w:tcPr>
          <w:p w14:paraId="74433342" w14:textId="4C8441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1127285" w14:textId="0C151D3E"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GuaranteeDate</w:t>
            </w:r>
            <w:proofErr w:type="spellEnd"/>
          </w:p>
        </w:tc>
        <w:tc>
          <w:tcPr>
            <w:tcW w:w="1923" w:type="pct"/>
            <w:shd w:val="clear" w:color="auto" w:fill="auto"/>
            <w:noWrap/>
            <w:vAlign w:val="center"/>
            <w:hideMark/>
          </w:tcPr>
          <w:p w14:paraId="4BC048C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對保日期</w:t>
            </w:r>
          </w:p>
        </w:tc>
        <w:tc>
          <w:tcPr>
            <w:tcW w:w="275" w:type="pct"/>
            <w:shd w:val="clear" w:color="auto" w:fill="auto"/>
            <w:noWrap/>
            <w:vAlign w:val="center"/>
            <w:hideMark/>
          </w:tcPr>
          <w:p w14:paraId="2AB51326"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FAC6142" w14:textId="0AA64A92"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3E6804A1" w14:textId="60136393"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31C139F" w14:textId="6E369110"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yyymmdd</w:t>
            </w:r>
            <w:proofErr w:type="spellEnd"/>
          </w:p>
        </w:tc>
      </w:tr>
      <w:tr w:rsidR="00DD6B5A" w:rsidRPr="00DD6B5A" w14:paraId="397D7C21" w14:textId="77777777" w:rsidTr="00614F5B">
        <w:trPr>
          <w:trHeight w:val="340"/>
        </w:trPr>
        <w:tc>
          <w:tcPr>
            <w:tcW w:w="274" w:type="pct"/>
            <w:shd w:val="clear" w:color="auto" w:fill="auto"/>
            <w:vAlign w:val="center"/>
          </w:tcPr>
          <w:p w14:paraId="4867EAB3"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5A3AF17" w14:textId="58ADEF41" w:rsidR="004A7CFC" w:rsidRPr="00DD6B5A" w:rsidRDefault="004A7CFC"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Grcd</w:t>
            </w:r>
            <w:proofErr w:type="spellEnd"/>
          </w:p>
        </w:tc>
        <w:tc>
          <w:tcPr>
            <w:tcW w:w="1923" w:type="pct"/>
            <w:shd w:val="clear" w:color="auto" w:fill="auto"/>
            <w:noWrap/>
            <w:vAlign w:val="center"/>
          </w:tcPr>
          <w:p w14:paraId="0380EBF0" w14:textId="1A723FC4"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綠色授信註記</w:t>
            </w:r>
          </w:p>
        </w:tc>
        <w:tc>
          <w:tcPr>
            <w:tcW w:w="275" w:type="pct"/>
            <w:shd w:val="clear" w:color="auto" w:fill="auto"/>
            <w:noWrap/>
            <w:vAlign w:val="center"/>
          </w:tcPr>
          <w:p w14:paraId="03E7FCDB" w14:textId="6DCBFCDF"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5DC068B" w14:textId="32FE87B0"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14F3EA0D"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F3B070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C66A965" w14:textId="768A6499"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18CC93F3" w14:textId="77777777" w:rsidTr="00614F5B">
        <w:trPr>
          <w:trHeight w:val="340"/>
        </w:trPr>
        <w:tc>
          <w:tcPr>
            <w:tcW w:w="274" w:type="pct"/>
            <w:shd w:val="clear" w:color="auto" w:fill="auto"/>
            <w:vAlign w:val="center"/>
          </w:tcPr>
          <w:p w14:paraId="06C3674D"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115E980B" w14:textId="28EC922D" w:rsidR="004A7CFC" w:rsidRPr="00DD6B5A" w:rsidRDefault="004A7CFC"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GrKind</w:t>
            </w:r>
            <w:proofErr w:type="spellEnd"/>
          </w:p>
        </w:tc>
        <w:tc>
          <w:tcPr>
            <w:tcW w:w="1923" w:type="pct"/>
            <w:shd w:val="clear" w:color="auto" w:fill="auto"/>
            <w:noWrap/>
            <w:vAlign w:val="center"/>
          </w:tcPr>
          <w:p w14:paraId="74FB91C5" w14:textId="3407ED22"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綠色支出類別</w:t>
            </w:r>
          </w:p>
        </w:tc>
        <w:tc>
          <w:tcPr>
            <w:tcW w:w="275" w:type="pct"/>
            <w:shd w:val="clear" w:color="auto" w:fill="auto"/>
            <w:noWrap/>
            <w:vAlign w:val="center"/>
          </w:tcPr>
          <w:p w14:paraId="7214201C" w14:textId="1DF285C1"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920C198" w14:textId="0188772C"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8AF9B97"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108A28C8"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A:再生能源</w:t>
            </w:r>
          </w:p>
          <w:p w14:paraId="1F4B39D4"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B:節能</w:t>
            </w:r>
          </w:p>
          <w:p w14:paraId="23F6443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C:污染防制</w:t>
            </w:r>
          </w:p>
          <w:p w14:paraId="39A30543"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D:生命自然資源環境永續管理及土地利用環境永續管理</w:t>
            </w:r>
          </w:p>
          <w:p w14:paraId="3E0D9FA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E:地域與水域生物多樣性保護</w:t>
            </w:r>
          </w:p>
          <w:p w14:paraId="2BB37C80"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F:潔淨交通運輸</w:t>
            </w:r>
          </w:p>
          <w:p w14:paraId="1FBC0D5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G:永續水源及廢水處理</w:t>
            </w:r>
          </w:p>
          <w:p w14:paraId="0C59CB4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H:氣候變遷調適</w:t>
            </w:r>
          </w:p>
          <w:p w14:paraId="6BD9485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I:具生態效率與環境經濟調適之產品</w:t>
            </w:r>
          </w:p>
          <w:p w14:paraId="09B9767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J:綠能建築</w:t>
            </w:r>
          </w:p>
          <w:p w14:paraId="13F0D29D" w14:textId="2B01AD7C"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Z:其他</w:t>
            </w:r>
          </w:p>
        </w:tc>
      </w:tr>
      <w:tr w:rsidR="00DD6B5A" w:rsidRPr="00DD6B5A" w14:paraId="09E668C3" w14:textId="77777777" w:rsidTr="00614F5B">
        <w:trPr>
          <w:trHeight w:val="340"/>
        </w:trPr>
        <w:tc>
          <w:tcPr>
            <w:tcW w:w="274" w:type="pct"/>
            <w:shd w:val="clear" w:color="auto" w:fill="auto"/>
            <w:vAlign w:val="center"/>
          </w:tcPr>
          <w:p w14:paraId="7552658F"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50F24B1" w14:textId="2AB923E2" w:rsidR="004A7CFC" w:rsidRPr="00DD6B5A" w:rsidRDefault="002E2222"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EsGcd</w:t>
            </w:r>
            <w:proofErr w:type="spellEnd"/>
          </w:p>
        </w:tc>
        <w:tc>
          <w:tcPr>
            <w:tcW w:w="1923" w:type="pct"/>
            <w:shd w:val="clear" w:color="auto" w:fill="auto"/>
            <w:noWrap/>
            <w:vAlign w:val="center"/>
          </w:tcPr>
          <w:p w14:paraId="60FFA358" w14:textId="3106AB8E"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永續績效連結授信註記</w:t>
            </w:r>
          </w:p>
        </w:tc>
        <w:tc>
          <w:tcPr>
            <w:tcW w:w="275" w:type="pct"/>
            <w:shd w:val="clear" w:color="auto" w:fill="auto"/>
            <w:noWrap/>
            <w:vAlign w:val="center"/>
          </w:tcPr>
          <w:p w14:paraId="4A2A4959" w14:textId="0FA8EEB2"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534CC821" w14:textId="2551132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3A669F0"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3F55A9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23AEEC2" w14:textId="76A14C76"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09609F78" w14:textId="77777777" w:rsidTr="00614F5B">
        <w:trPr>
          <w:trHeight w:val="340"/>
        </w:trPr>
        <w:tc>
          <w:tcPr>
            <w:tcW w:w="274" w:type="pct"/>
            <w:shd w:val="clear" w:color="auto" w:fill="auto"/>
            <w:vAlign w:val="center"/>
          </w:tcPr>
          <w:p w14:paraId="5411C7A2"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49246D1D" w14:textId="2BAF69CA" w:rsidR="004A7CFC" w:rsidRPr="00DD6B5A" w:rsidRDefault="002E2222"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EsGKind</w:t>
            </w:r>
            <w:proofErr w:type="spellEnd"/>
          </w:p>
        </w:tc>
        <w:tc>
          <w:tcPr>
            <w:tcW w:w="1923" w:type="pct"/>
            <w:shd w:val="clear" w:color="auto" w:fill="auto"/>
            <w:noWrap/>
            <w:vAlign w:val="center"/>
          </w:tcPr>
          <w:p w14:paraId="157AD485" w14:textId="576E09A0"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永續績效連結授信類別</w:t>
            </w:r>
          </w:p>
        </w:tc>
        <w:tc>
          <w:tcPr>
            <w:tcW w:w="275" w:type="pct"/>
            <w:shd w:val="clear" w:color="auto" w:fill="auto"/>
            <w:noWrap/>
            <w:vAlign w:val="center"/>
          </w:tcPr>
          <w:p w14:paraId="2437A3C5" w14:textId="4C038417"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59291EA" w14:textId="25E0F2C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2F46D36"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060094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1:E環境</w:t>
            </w:r>
          </w:p>
          <w:p w14:paraId="7F518511"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2:S社會責任</w:t>
            </w:r>
          </w:p>
          <w:p w14:paraId="756AE2EC"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3:G公司治理 </w:t>
            </w:r>
          </w:p>
          <w:p w14:paraId="209068C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4:ES環境及社會責任 </w:t>
            </w:r>
          </w:p>
          <w:p w14:paraId="5F115E0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5:EG環境及公司治理 </w:t>
            </w:r>
          </w:p>
          <w:p w14:paraId="38523A45"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6:SG社會責任及公司治理 </w:t>
            </w:r>
          </w:p>
          <w:p w14:paraId="560E9B17" w14:textId="45923438"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7:ESG環境、社會責任及公司治理</w:t>
            </w:r>
          </w:p>
        </w:tc>
      </w:tr>
      <w:tr w:rsidR="00DD6B5A" w:rsidRPr="00DD6B5A" w14:paraId="033393AB" w14:textId="77777777" w:rsidTr="00614F5B">
        <w:trPr>
          <w:trHeight w:val="340"/>
        </w:trPr>
        <w:tc>
          <w:tcPr>
            <w:tcW w:w="274" w:type="pct"/>
            <w:shd w:val="clear" w:color="auto" w:fill="auto"/>
            <w:vAlign w:val="center"/>
          </w:tcPr>
          <w:p w14:paraId="409B8C84"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A6A8896" w14:textId="0A8B55AF" w:rsidR="004A7CFC" w:rsidRPr="00DD6B5A" w:rsidRDefault="002E2222"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EsGcnl</w:t>
            </w:r>
            <w:proofErr w:type="spellEnd"/>
          </w:p>
        </w:tc>
        <w:tc>
          <w:tcPr>
            <w:tcW w:w="1923" w:type="pct"/>
            <w:shd w:val="clear" w:color="auto" w:fill="auto"/>
            <w:noWrap/>
            <w:vAlign w:val="center"/>
          </w:tcPr>
          <w:p w14:paraId="5406AACC" w14:textId="23D00FE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永續績效連結授信約定條件全部未達成通報</w:t>
            </w:r>
          </w:p>
        </w:tc>
        <w:tc>
          <w:tcPr>
            <w:tcW w:w="275" w:type="pct"/>
            <w:shd w:val="clear" w:color="auto" w:fill="auto"/>
            <w:noWrap/>
            <w:vAlign w:val="center"/>
          </w:tcPr>
          <w:p w14:paraId="1ED338D1" w14:textId="7B22F86D"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28376233" w14:textId="39AB66F6"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FBF01CF"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7002796"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0DB566C0" w14:textId="5BFBA997"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5E3CCBDE" w14:textId="77777777" w:rsidTr="00614F5B">
        <w:trPr>
          <w:trHeight w:val="340"/>
        </w:trPr>
        <w:tc>
          <w:tcPr>
            <w:tcW w:w="274" w:type="pct"/>
            <w:shd w:val="clear" w:color="auto" w:fill="auto"/>
            <w:vAlign w:val="center"/>
          </w:tcPr>
          <w:p w14:paraId="5D23DD29"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43E867E1" w14:textId="0ED9505B" w:rsidR="00C7359E" w:rsidRPr="000272FB" w:rsidRDefault="00C7359E" w:rsidP="007D08C0">
            <w:pPr>
              <w:widowControl/>
              <w:rPr>
                <w:rFonts w:ascii="標楷體" w:eastAsia="標楷體" w:hAnsi="標楷體" w:cs="新細明體"/>
                <w:color w:val="000000" w:themeColor="text1"/>
                <w:kern w:val="0"/>
                <w:highlight w:val="cyan"/>
              </w:rPr>
            </w:pPr>
            <w:proofErr w:type="spellStart"/>
            <w:r w:rsidRPr="000272FB">
              <w:rPr>
                <w:rFonts w:ascii="標楷體" w:eastAsia="標楷體" w:hAnsi="標楷體" w:cs="新細明體"/>
                <w:color w:val="000000" w:themeColor="text1"/>
                <w:kern w:val="0"/>
                <w:highlight w:val="cyan"/>
              </w:rPr>
              <w:t>PreStarBuildingYM</w:t>
            </w:r>
            <w:proofErr w:type="spellEnd"/>
          </w:p>
        </w:tc>
        <w:tc>
          <w:tcPr>
            <w:tcW w:w="1923" w:type="pct"/>
            <w:shd w:val="clear" w:color="auto" w:fill="auto"/>
            <w:noWrap/>
            <w:vAlign w:val="center"/>
          </w:tcPr>
          <w:p w14:paraId="45E5F17D" w14:textId="5317656D"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約定動工年月</w:t>
            </w:r>
          </w:p>
        </w:tc>
        <w:tc>
          <w:tcPr>
            <w:tcW w:w="275" w:type="pct"/>
            <w:shd w:val="clear" w:color="auto" w:fill="auto"/>
            <w:noWrap/>
            <w:vAlign w:val="center"/>
          </w:tcPr>
          <w:p w14:paraId="216E1E94" w14:textId="6F7C6A60"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1897E943" w14:textId="7A8160FF"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16DC6C7C"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213A8CEB" w14:textId="4411D126" w:rsidR="00C7359E" w:rsidRPr="000272FB" w:rsidRDefault="00C7359E" w:rsidP="00C7359E">
            <w:pP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5B48613B" w14:textId="77777777" w:rsidTr="00614F5B">
        <w:trPr>
          <w:trHeight w:val="340"/>
        </w:trPr>
        <w:tc>
          <w:tcPr>
            <w:tcW w:w="274" w:type="pct"/>
            <w:shd w:val="clear" w:color="auto" w:fill="auto"/>
            <w:vAlign w:val="center"/>
          </w:tcPr>
          <w:p w14:paraId="0A8E360A"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0CBBE6FE" w14:textId="2694F267" w:rsidR="00C7359E" w:rsidRPr="000272FB" w:rsidRDefault="00C7359E" w:rsidP="007D08C0">
            <w:pPr>
              <w:widowControl/>
              <w:rPr>
                <w:rFonts w:ascii="標楷體" w:eastAsia="標楷體" w:hAnsi="標楷體" w:cs="新細明體"/>
                <w:color w:val="000000" w:themeColor="text1"/>
                <w:kern w:val="0"/>
                <w:highlight w:val="cyan"/>
              </w:rPr>
            </w:pPr>
            <w:proofErr w:type="spellStart"/>
            <w:r w:rsidRPr="000272FB">
              <w:rPr>
                <w:rFonts w:ascii="標楷體" w:eastAsia="標楷體" w:hAnsi="標楷體" w:cs="新細明體"/>
                <w:color w:val="000000" w:themeColor="text1"/>
                <w:kern w:val="0"/>
                <w:highlight w:val="cyan"/>
              </w:rPr>
              <w:t>StarBuildingYM</w:t>
            </w:r>
            <w:proofErr w:type="spellEnd"/>
          </w:p>
        </w:tc>
        <w:tc>
          <w:tcPr>
            <w:tcW w:w="1923" w:type="pct"/>
            <w:shd w:val="clear" w:color="auto" w:fill="auto"/>
            <w:noWrap/>
            <w:vAlign w:val="center"/>
          </w:tcPr>
          <w:p w14:paraId="1F994B15" w14:textId="0DF8ABC0"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實際興建年月</w:t>
            </w:r>
          </w:p>
        </w:tc>
        <w:tc>
          <w:tcPr>
            <w:tcW w:w="275" w:type="pct"/>
            <w:shd w:val="clear" w:color="auto" w:fill="auto"/>
            <w:noWrap/>
            <w:vAlign w:val="center"/>
          </w:tcPr>
          <w:p w14:paraId="56E22FEE" w14:textId="407BF033"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3E55AC5B" w14:textId="189E3DCE"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77C1F24D"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66796C9B" w14:textId="64D2A88D" w:rsidR="00C7359E" w:rsidRPr="000272FB" w:rsidRDefault="00C7359E" w:rsidP="002E2222">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216EDEB9" w14:textId="77777777" w:rsidTr="00614F5B">
        <w:trPr>
          <w:trHeight w:val="340"/>
        </w:trPr>
        <w:tc>
          <w:tcPr>
            <w:tcW w:w="274" w:type="pct"/>
            <w:shd w:val="clear" w:color="auto" w:fill="auto"/>
            <w:vAlign w:val="center"/>
          </w:tcPr>
          <w:p w14:paraId="1DA661F7" w14:textId="5CF5180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308F2C9" w14:textId="1BB9F2BA"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RelationCode</w:t>
            </w:r>
            <w:proofErr w:type="spellEnd"/>
          </w:p>
        </w:tc>
        <w:tc>
          <w:tcPr>
            <w:tcW w:w="1923" w:type="pct"/>
            <w:shd w:val="clear" w:color="auto" w:fill="auto"/>
            <w:noWrap/>
            <w:vAlign w:val="center"/>
            <w:hideMark/>
          </w:tcPr>
          <w:p w14:paraId="5956C96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與借款人關係</w:t>
            </w:r>
          </w:p>
        </w:tc>
        <w:tc>
          <w:tcPr>
            <w:tcW w:w="275" w:type="pct"/>
            <w:shd w:val="clear" w:color="auto" w:fill="auto"/>
            <w:noWrap/>
            <w:vAlign w:val="center"/>
            <w:hideMark/>
          </w:tcPr>
          <w:p w14:paraId="71788F9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2874C9"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01D3A52" w14:textId="6FCB0C6F"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614B3693" w14:textId="2C6D7638" w:rsidR="00FD0FD5"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繳款方式</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[02.</w:t>
            </w:r>
            <w:r w:rsidR="00FD0FD5"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時必填</w:t>
            </w:r>
          </w:p>
          <w:p w14:paraId="3A68F331" w14:textId="0340A01D"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本人</w:t>
            </w:r>
          </w:p>
          <w:p w14:paraId="67467651"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夫</w:t>
            </w:r>
          </w:p>
          <w:p w14:paraId="1535E14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妻</w:t>
            </w:r>
          </w:p>
          <w:p w14:paraId="4F0F870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父</w:t>
            </w:r>
          </w:p>
          <w:p w14:paraId="21BC0085"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母</w:t>
            </w:r>
          </w:p>
          <w:p w14:paraId="446CB426"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子</w:t>
            </w:r>
          </w:p>
          <w:p w14:paraId="1947FABC"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女</w:t>
            </w:r>
          </w:p>
          <w:p w14:paraId="796ACB7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兄</w:t>
            </w:r>
          </w:p>
          <w:p w14:paraId="110CBE3F"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弟</w:t>
            </w:r>
          </w:p>
          <w:p w14:paraId="30EB2FE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姊</w:t>
            </w:r>
          </w:p>
          <w:p w14:paraId="4999B9E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妹</w:t>
            </w:r>
          </w:p>
          <w:p w14:paraId="297D14CE"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姪子</w:t>
            </w:r>
          </w:p>
          <w:p w14:paraId="60150508" w14:textId="3E93E66C"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14C21714" w14:textId="77777777" w:rsidTr="00614F5B">
        <w:trPr>
          <w:trHeight w:val="340"/>
        </w:trPr>
        <w:tc>
          <w:tcPr>
            <w:tcW w:w="274" w:type="pct"/>
            <w:shd w:val="clear" w:color="auto" w:fill="auto"/>
            <w:vAlign w:val="center"/>
          </w:tcPr>
          <w:p w14:paraId="35631861" w14:textId="41A8172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5AB0B6B" w14:textId="1B4DA580"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RelationName</w:t>
            </w:r>
            <w:proofErr w:type="spellEnd"/>
          </w:p>
        </w:tc>
        <w:tc>
          <w:tcPr>
            <w:tcW w:w="1923" w:type="pct"/>
            <w:shd w:val="clear" w:color="auto" w:fill="auto"/>
            <w:noWrap/>
            <w:vAlign w:val="center"/>
            <w:hideMark/>
          </w:tcPr>
          <w:p w14:paraId="7DE1DAF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帳戶戶名</w:t>
            </w:r>
          </w:p>
        </w:tc>
        <w:tc>
          <w:tcPr>
            <w:tcW w:w="275" w:type="pct"/>
            <w:shd w:val="clear" w:color="auto" w:fill="auto"/>
            <w:noWrap/>
            <w:vAlign w:val="center"/>
            <w:hideMark/>
          </w:tcPr>
          <w:p w14:paraId="5C9A206D"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FDAE89D" w14:textId="4250EF1A"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100</w:t>
            </w:r>
          </w:p>
        </w:tc>
        <w:tc>
          <w:tcPr>
            <w:tcW w:w="275" w:type="pct"/>
          </w:tcPr>
          <w:p w14:paraId="5D5A48E3" w14:textId="34EE0DAC"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2C1AA1E8" w14:textId="6F2C7583" w:rsidR="008464F4"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借款人關係</w:t>
            </w:r>
            <w:r w:rsidRPr="00DD6B5A">
              <w:rPr>
                <w:rFonts w:ascii="標楷體" w:eastAsia="標楷體" w:hAnsi="標楷體" w:cs="新細明體" w:hint="eastAsia"/>
                <w:color w:val="000000" w:themeColor="text1"/>
                <w:kern w:val="0"/>
              </w:rPr>
              <w:t>]不</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00</w:t>
            </w:r>
            <w:r w:rsidR="00FD0FD5" w:rsidRPr="00DD6B5A">
              <w:rPr>
                <w:rFonts w:ascii="標楷體" w:eastAsia="標楷體" w:hAnsi="標楷體" w:cs="新細明體" w:hint="eastAsia"/>
                <w:color w:val="000000" w:themeColor="text1"/>
                <w:kern w:val="0"/>
              </w:rPr>
              <w:t>時必填</w:t>
            </w:r>
          </w:p>
        </w:tc>
      </w:tr>
      <w:tr w:rsidR="00DD6B5A" w:rsidRPr="00DD6B5A" w14:paraId="089A2941" w14:textId="77777777" w:rsidTr="00614F5B">
        <w:trPr>
          <w:trHeight w:val="340"/>
        </w:trPr>
        <w:tc>
          <w:tcPr>
            <w:tcW w:w="274" w:type="pct"/>
            <w:shd w:val="clear" w:color="auto" w:fill="auto"/>
            <w:vAlign w:val="center"/>
          </w:tcPr>
          <w:p w14:paraId="74FC0CEA" w14:textId="688D96CC"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8651F" w14:textId="7EB3E073" w:rsidR="008D5E40" w:rsidRPr="00DD6B5A" w:rsidRDefault="008D5E40" w:rsidP="008D5E4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RelationId</w:t>
            </w:r>
            <w:proofErr w:type="spellEnd"/>
          </w:p>
        </w:tc>
        <w:tc>
          <w:tcPr>
            <w:tcW w:w="1923" w:type="pct"/>
            <w:shd w:val="clear" w:color="auto" w:fill="auto"/>
            <w:noWrap/>
            <w:vAlign w:val="center"/>
            <w:hideMark/>
          </w:tcPr>
          <w:p w14:paraId="7F9C1054" w14:textId="77777777"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身分證字號</w:t>
            </w:r>
          </w:p>
        </w:tc>
        <w:tc>
          <w:tcPr>
            <w:tcW w:w="275" w:type="pct"/>
            <w:shd w:val="clear" w:color="auto" w:fill="auto"/>
            <w:noWrap/>
            <w:vAlign w:val="center"/>
            <w:hideMark/>
          </w:tcPr>
          <w:p w14:paraId="212B5DF4"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7C021CD"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1B516DAF" w14:textId="665F5F22"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40DD65E0" w14:textId="24AF25C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bottom w:val="single" w:sz="4" w:space="0" w:color="auto"/>
            </w:tcBorders>
            <w:shd w:val="clear" w:color="auto" w:fill="auto"/>
            <w:noWrap/>
            <w:vAlign w:val="center"/>
          </w:tcPr>
          <w:p w14:paraId="66CE7B30" w14:textId="5BDE646C" w:rsidR="008D5E40" w:rsidRPr="00DD6B5A" w:rsidRDefault="008D5E40" w:rsidP="008D5E4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RelationBirthday</w:t>
            </w:r>
            <w:proofErr w:type="spellEnd"/>
          </w:p>
        </w:tc>
        <w:tc>
          <w:tcPr>
            <w:tcW w:w="1923" w:type="pct"/>
            <w:tcBorders>
              <w:bottom w:val="single" w:sz="4" w:space="0" w:color="auto"/>
            </w:tcBorders>
            <w:shd w:val="clear" w:color="auto" w:fill="auto"/>
            <w:noWrap/>
            <w:vAlign w:val="center"/>
          </w:tcPr>
          <w:p w14:paraId="1A58CDE9" w14:textId="6EF56D96"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出生日期</w:t>
            </w:r>
          </w:p>
        </w:tc>
        <w:tc>
          <w:tcPr>
            <w:tcW w:w="275" w:type="pct"/>
            <w:tcBorders>
              <w:bottom w:val="single" w:sz="4" w:space="0" w:color="auto"/>
            </w:tcBorders>
            <w:shd w:val="clear" w:color="auto" w:fill="auto"/>
            <w:noWrap/>
            <w:vAlign w:val="center"/>
          </w:tcPr>
          <w:p w14:paraId="5BE02594" w14:textId="1AC6468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tcBorders>
              <w:bottom w:val="single" w:sz="4" w:space="0" w:color="auto"/>
            </w:tcBorders>
            <w:shd w:val="clear" w:color="auto" w:fill="auto"/>
            <w:noWrap/>
            <w:vAlign w:val="center"/>
          </w:tcPr>
          <w:p w14:paraId="410E98F9" w14:textId="00C88BC1"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Borders>
              <w:bottom w:val="single" w:sz="4" w:space="0" w:color="auto"/>
            </w:tcBorders>
          </w:tcPr>
          <w:p w14:paraId="2318EEC7" w14:textId="4B60BC63"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bottom w:val="single" w:sz="4" w:space="0" w:color="auto"/>
            </w:tcBorders>
            <w:shd w:val="clear" w:color="auto" w:fill="auto"/>
            <w:noWrap/>
            <w:vAlign w:val="center"/>
          </w:tcPr>
          <w:p w14:paraId="680F6C1C" w14:textId="1A64C76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2CD36001" w14:textId="77777777" w:rsidTr="00614F5B">
        <w:trPr>
          <w:trHeight w:val="340"/>
        </w:trPr>
        <w:tc>
          <w:tcPr>
            <w:tcW w:w="274" w:type="pct"/>
            <w:shd w:val="clear" w:color="auto" w:fill="auto"/>
            <w:vAlign w:val="center"/>
          </w:tcPr>
          <w:p w14:paraId="45B9A22C" w14:textId="2A62DAFD"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D8F46BA" w14:textId="00FF066B" w:rsidR="008D5E40" w:rsidRPr="00DD6B5A" w:rsidRDefault="008D5E40" w:rsidP="008D5E4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RelationGender</w:t>
            </w:r>
            <w:proofErr w:type="spellEnd"/>
          </w:p>
        </w:tc>
        <w:tc>
          <w:tcPr>
            <w:tcW w:w="1923" w:type="pct"/>
            <w:shd w:val="clear" w:color="auto" w:fill="auto"/>
            <w:noWrap/>
            <w:vAlign w:val="center"/>
          </w:tcPr>
          <w:p w14:paraId="7C99381D" w14:textId="2A16784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性別</w:t>
            </w:r>
          </w:p>
        </w:tc>
        <w:tc>
          <w:tcPr>
            <w:tcW w:w="275" w:type="pct"/>
            <w:shd w:val="clear" w:color="auto" w:fill="auto"/>
            <w:noWrap/>
            <w:vAlign w:val="center"/>
          </w:tcPr>
          <w:p w14:paraId="1D0ABC21" w14:textId="7CF8BB4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3FE000C0" w14:textId="678A979C"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186C788" w14:textId="4B787A6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0F899986" w14:textId="30862EB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DD6B5A" w:rsidRDefault="00924745" w:rsidP="009247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ProdBreachFlag</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3183720B" w14:textId="6A9E3C9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713C5ED3" w14:textId="77777777" w:rsidTr="00315BB0">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F74" w14:textId="77777777" w:rsidR="00DD6B5A" w:rsidRPr="00DD6B5A" w:rsidRDefault="00DD6B5A" w:rsidP="00315BB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23E5732" w14:textId="77777777" w:rsidR="00DD6B5A" w:rsidRPr="00DD6B5A" w:rsidRDefault="00DD6B5A" w:rsidP="00315BB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BreachFlag</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CA3D987"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DCEB02"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A3072D5"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FB23DAD"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53F5100E"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7B75CCBD"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44846ECE"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A30BEE9"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18BF8B" w14:textId="3E5A7AC0" w:rsidR="00DD6B5A" w:rsidRPr="00EC370B" w:rsidRDefault="00DD6B5A" w:rsidP="00DD6B5A">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BreachCode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791B99" w14:textId="0506FCCC"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違約適用方式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24B032"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88526B" w14:textId="3FDC82A2"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ECEAE0F" w14:textId="38A8BFFE"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0659F7CF" w14:textId="2B726E71"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001:綁約[按年分段]</w:t>
            </w:r>
            <w:r w:rsidRPr="00EC370B">
              <w:rPr>
                <w:rFonts w:ascii="標楷體" w:eastAsia="標楷體" w:hAnsi="標楷體" w:hint="eastAsia"/>
                <w:color w:val="000000" w:themeColor="text1"/>
                <w:highlight w:val="cyan"/>
              </w:rPr>
              <w:br/>
              <w:t>002:綁約[按月分段]</w:t>
            </w:r>
            <w:r w:rsidRPr="00EC370B">
              <w:rPr>
                <w:rFonts w:ascii="標楷體" w:eastAsia="標楷體" w:hAnsi="標楷體" w:hint="eastAsia"/>
                <w:color w:val="000000" w:themeColor="text1"/>
                <w:highlight w:val="cyan"/>
              </w:rPr>
              <w:br/>
              <w:t>003:依核准額度</w:t>
            </w:r>
            <w:r w:rsidRPr="00EC370B">
              <w:rPr>
                <w:rFonts w:ascii="標楷體" w:eastAsia="標楷體" w:hAnsi="標楷體" w:hint="eastAsia"/>
                <w:color w:val="000000" w:themeColor="text1"/>
                <w:highlight w:val="cyan"/>
              </w:rPr>
              <w:br/>
            </w:r>
            <w:r w:rsidRPr="00EC370B">
              <w:rPr>
                <w:rFonts w:ascii="標楷體" w:eastAsia="標楷體" w:hAnsi="標楷體" w:hint="eastAsia"/>
                <w:color w:val="000000" w:themeColor="text1"/>
                <w:highlight w:val="cyan"/>
              </w:rPr>
              <w:lastRenderedPageBreak/>
              <w:t>004:依撥款金額</w:t>
            </w:r>
            <w:r w:rsidRPr="00EC370B">
              <w:rPr>
                <w:rFonts w:ascii="標楷體" w:eastAsia="標楷體" w:hAnsi="標楷體" w:hint="eastAsia"/>
                <w:color w:val="000000" w:themeColor="text1"/>
                <w:highlight w:val="cyan"/>
              </w:rPr>
              <w:br/>
              <w:t>005:依提前償還金額</w:t>
            </w:r>
          </w:p>
        </w:tc>
      </w:tr>
      <w:tr w:rsidR="00DD6B5A" w:rsidRPr="00DD6B5A" w14:paraId="5FCA1A52"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F8DF49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ECDB1D" w14:textId="6E93388B" w:rsidR="00DD6B5A" w:rsidRPr="00EC370B" w:rsidRDefault="00DD6B5A" w:rsidP="00DD6B5A">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BreachGetCode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9E98FE" w14:textId="037366B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違約金收取方式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F5FF740"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9D4E2E" w14:textId="7221C746"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0CD30A6" w14:textId="18DEA6A5"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E63A552" w14:textId="6CA7A4B7"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1:即時收取</w:t>
            </w:r>
            <w:r w:rsidRPr="00EC370B">
              <w:rPr>
                <w:rFonts w:ascii="標楷體" w:eastAsia="標楷體" w:hAnsi="標楷體" w:hint="eastAsia"/>
                <w:color w:val="000000" w:themeColor="text1"/>
                <w:highlight w:val="cyan"/>
              </w:rPr>
              <w:br/>
              <w:t>2:領清償證明時收取</w:t>
            </w:r>
          </w:p>
        </w:tc>
      </w:tr>
      <w:tr w:rsidR="00DD6B5A" w:rsidRPr="00DD6B5A" w14:paraId="33AE1D93"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883"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341802" w14:textId="412CD693" w:rsidR="00DD6B5A" w:rsidRPr="00EC370B" w:rsidRDefault="00DD6B5A" w:rsidP="00DD6B5A">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ProhibitMonth</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89C3F7" w14:textId="04261D94"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限制清償期限</w:t>
            </w:r>
            <w:r w:rsidR="007422A2">
              <w:rPr>
                <w:rFonts w:ascii="標楷體" w:eastAsia="標楷體" w:hAnsi="標楷體" w:hint="eastAsia"/>
                <w:color w:val="000000" w:themeColor="text1"/>
                <w:highlight w:val="cyan"/>
              </w:rPr>
              <w:t>(月)</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2FC042" w14:textId="750EDA0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EF828A" w14:textId="647F313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76FA473" w14:textId="06FA1FC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C30B575" w14:textId="5E228719" w:rsidR="00DD6B5A" w:rsidRPr="00EC370B"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p>
        </w:tc>
      </w:tr>
      <w:tr w:rsidR="000475B6" w:rsidRPr="00DD6B5A" w14:paraId="22E204D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A44C5A4"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5EE758" w14:textId="138808A4" w:rsidR="000475B6" w:rsidRPr="00EC370B" w:rsidRDefault="000475B6" w:rsidP="000475B6">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BreachPercent</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DDC860" w14:textId="154303E7"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15CE790" w14:textId="4514BE94"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42C4D3E" w14:textId="1862E23D"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r w:rsidRPr="00EC370B">
              <w:rPr>
                <w:rFonts w:ascii="標楷體" w:eastAsia="標楷體" w:hAnsi="標楷體" w:cs="新細明體"/>
                <w:color w:val="000000" w:themeColor="text1"/>
                <w:kern w:val="0"/>
                <w:highlight w:val="cyan"/>
              </w:rPr>
              <w:t>.2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29BF367" w14:textId="15F6405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5370A11F" w14:textId="0EB307AF"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r w:rsidRPr="00EC370B">
              <w:rPr>
                <w:rFonts w:ascii="標楷體" w:eastAsia="標楷體" w:hAnsi="標楷體" w:cs="新細明體"/>
                <w:color w:val="000000" w:themeColor="text1"/>
                <w:kern w:val="0"/>
                <w:highlight w:val="cyan"/>
              </w:rPr>
              <w:t>.00</w:t>
            </w:r>
          </w:p>
        </w:tc>
      </w:tr>
      <w:tr w:rsidR="000475B6" w:rsidRPr="00DD6B5A" w14:paraId="0FA9B787"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3CBA0879"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E3D9AE" w14:textId="3AE2C8E1" w:rsidR="000475B6" w:rsidRPr="00EC370B" w:rsidRDefault="000475B6" w:rsidP="000475B6">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BreachDecreaseMonth</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2CC3E" w14:textId="68F2FEB0"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違約金分段月數</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1022CCE" w14:textId="52F0860F"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B7DC336" w14:textId="5A5702A9"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2B6C96F" w14:textId="5866EC2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68984B0A" w14:textId="77777777" w:rsidR="007422A2"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w:t>
            </w:r>
          </w:p>
          <w:p w14:paraId="5B34B251" w14:textId="311E46AA" w:rsidR="007422A2" w:rsidRPr="00EC370B"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每6個月或12個月分段</w:t>
            </w:r>
            <w:r>
              <w:rPr>
                <w:rFonts w:ascii="標楷體" w:eastAsia="標楷體" w:hAnsi="標楷體" w:cs="新細明體"/>
                <w:color w:val="000000" w:themeColor="text1"/>
                <w:kern w:val="0"/>
                <w:highlight w:val="cyan"/>
              </w:rPr>
              <w:t>…</w:t>
            </w:r>
          </w:p>
        </w:tc>
      </w:tr>
      <w:tr w:rsidR="00DD6B5A" w:rsidRPr="00DD6B5A" w14:paraId="15B28706"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A95616"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58457D" w14:textId="4798256F" w:rsidR="00DD6B5A" w:rsidRPr="00EC370B" w:rsidRDefault="00DD6B5A" w:rsidP="00DD6B5A">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BreachDecrease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6E886D" w14:textId="1E7C89ED"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分段遞減百分比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A74AA66" w14:textId="5A6D03E8"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8B9B4A4" w14:textId="3331BD1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753CA26" w14:textId="4EE594E8"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566D97E" w14:textId="2C67491D"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0.00</w:t>
            </w:r>
          </w:p>
        </w:tc>
      </w:tr>
      <w:tr w:rsidR="00DD6B5A" w:rsidRPr="00DD6B5A" w14:paraId="7AACB66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4B5901" w14:textId="7CFF5302" w:rsidR="00DD6B5A" w:rsidRPr="00EC370B" w:rsidRDefault="00DD6B5A" w:rsidP="00DD6B5A">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BreachStartPercent</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A252BA" w14:textId="3D611231"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還款起算比例%</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4494B873"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7140638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69262E3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D57A3AC" w14:textId="77777777" w:rsidR="00DD6B5A"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0</w:t>
            </w:r>
          </w:p>
          <w:p w14:paraId="722E70DD" w14:textId="7A35A553"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還款超過多少比例會計算違約金,若無則擺0</w:t>
            </w:r>
          </w:p>
        </w:tc>
      </w:tr>
      <w:tr w:rsidR="00DD6B5A" w:rsidRPr="00DD6B5A"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DD6B5A" w:rsidRDefault="00924745" w:rsidP="009247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TwApplAmt</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DD6B5A" w:rsidRDefault="009247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DD6B5A" w:rsidRDefault="00924745" w:rsidP="009247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UsApplAmt</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DD6B5A" w:rsidRDefault="00924745" w:rsidP="001D39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DD6B5A" w:rsidRDefault="00924745" w:rsidP="009247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TwAcctFee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DD6B5A" w:rsidRDefault="00924745" w:rsidP="009247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UsAcctFee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DD6B5A" w:rsidRDefault="001D3945" w:rsidP="001D39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TwHandlingFee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DD6B5A" w:rsidRDefault="001D3945" w:rsidP="001D39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UsHandlingFee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L2153</w:t>
            </w:r>
            <w:r w:rsidRPr="00DD6B5A">
              <w:rPr>
                <w:rFonts w:ascii="標楷體" w:eastAsia="標楷體" w:hAnsi="標楷體" w:cs="新細明體"/>
                <w:color w:val="000000" w:themeColor="text1"/>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DD6B5A" w:rsidRDefault="00924745" w:rsidP="00924745">
            <w:pPr>
              <w:widowControl/>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可輸入多</w:t>
            </w:r>
            <w:r w:rsidRPr="00DD6B5A">
              <w:rPr>
                <w:rFonts w:ascii="標楷體" w:eastAsia="標楷體" w:hAnsi="標楷體" w:hint="eastAsia"/>
                <w:color w:val="000000" w:themeColor="text1"/>
              </w:rPr>
              <w:t>組</w:t>
            </w:r>
          </w:p>
        </w:tc>
      </w:tr>
      <w:tr w:rsidR="00DD6B5A" w:rsidRPr="00DD6B5A" w14:paraId="36DDE2ED" w14:textId="77777777" w:rsidTr="00614F5B">
        <w:trPr>
          <w:trHeight w:val="340"/>
        </w:trPr>
        <w:tc>
          <w:tcPr>
            <w:tcW w:w="274" w:type="pct"/>
            <w:shd w:val="clear" w:color="auto" w:fill="auto"/>
            <w:vAlign w:val="center"/>
          </w:tcPr>
          <w:p w14:paraId="1599AB39"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DD6B5A" w:rsidRDefault="00924745" w:rsidP="00924745">
            <w:pPr>
              <w:widowControl/>
              <w:ind w:leftChars="91" w:left="218" w:firstLine="2"/>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StepMonthS</w:t>
            </w:r>
            <w:proofErr w:type="spellEnd"/>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1A133F1E"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779CDEE" w14:textId="77FF5956"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6211C320" w14:textId="77777777" w:rsidTr="00614F5B">
        <w:trPr>
          <w:trHeight w:val="340"/>
        </w:trPr>
        <w:tc>
          <w:tcPr>
            <w:tcW w:w="274" w:type="pct"/>
            <w:shd w:val="clear" w:color="auto" w:fill="auto"/>
            <w:vAlign w:val="center"/>
          </w:tcPr>
          <w:p w14:paraId="75CCEEC2"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DD6B5A" w:rsidRDefault="00924745" w:rsidP="00924745">
            <w:pPr>
              <w:widowControl/>
              <w:ind w:leftChars="91" w:left="218" w:firstLine="2"/>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StepMonthE</w:t>
            </w:r>
            <w:proofErr w:type="spellEnd"/>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2D20D8A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4A39181" w14:textId="6F691393"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DD6B5A" w:rsidRDefault="00924745" w:rsidP="00924745">
            <w:pPr>
              <w:widowControl/>
              <w:ind w:leftChars="91" w:left="218" w:firstLine="2"/>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StepRateType</w:t>
            </w:r>
            <w:proofErr w:type="spellEnd"/>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Borders>
              <w:top w:val="nil"/>
              <w:left w:val="nil"/>
              <w:bottom w:val="single" w:sz="4" w:space="0" w:color="auto"/>
              <w:right w:val="nil"/>
            </w:tcBorders>
            <w:shd w:val="clear" w:color="auto" w:fill="auto"/>
          </w:tcPr>
          <w:p w14:paraId="6AEBE159"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6FB8AB31" w14:textId="2004A1B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固定利率</w:t>
            </w:r>
          </w:p>
          <w:p w14:paraId="255E4A15" w14:textId="1155D4B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加碼利率</w:t>
            </w:r>
          </w:p>
        </w:tc>
      </w:tr>
      <w:tr w:rsidR="00DD6B5A" w:rsidRPr="00DD6B5A"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DD6B5A" w:rsidRDefault="00924745" w:rsidP="00924745">
            <w:pPr>
              <w:widowControl/>
              <w:ind w:leftChars="91" w:left="218" w:firstLine="2"/>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StepRateIncr</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lastRenderedPageBreak/>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proofErr w:type="spellStart"/>
            <w:r w:rsidRPr="00614F5B">
              <w:rPr>
                <w:rFonts w:ascii="標楷體" w:eastAsia="標楷體" w:hAnsi="標楷體" w:cs="新細明體"/>
                <w:color w:val="0070C0"/>
                <w:kern w:val="0"/>
              </w:rPr>
              <w:t>OCustNo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proofErr w:type="spellStart"/>
            <w:r w:rsidRPr="00614F5B">
              <w:rPr>
                <w:rFonts w:ascii="標楷體" w:eastAsia="標楷體" w:hAnsi="標楷體" w:cs="新細明體"/>
                <w:color w:val="0070C0"/>
                <w:kern w:val="0"/>
              </w:rPr>
              <w:t>OFacmNo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5386F8D1" w14:textId="77777777" w:rsidR="009C1DD1" w:rsidRPr="004A1C2C" w:rsidRDefault="009C1DD1" w:rsidP="009C1DD1">
      <w:pPr>
        <w:rPr>
          <w:rFonts w:ascii="標楷體" w:eastAsia="標楷體" w:hAnsi="標楷體"/>
        </w:rPr>
      </w:pPr>
    </w:p>
    <w:p w14:paraId="7C0451D9" w14:textId="55485450" w:rsidR="009C1DD1" w:rsidRPr="008F20B5" w:rsidRDefault="009C1DD1" w:rsidP="0078740E">
      <w:pPr>
        <w:pStyle w:val="3"/>
        <w:numPr>
          <w:ilvl w:val="2"/>
          <w:numId w:val="7"/>
        </w:numPr>
        <w:spacing w:before="0"/>
        <w:rPr>
          <w:rFonts w:ascii="標楷體" w:hAnsi="標楷體"/>
          <w:b/>
          <w:szCs w:val="32"/>
        </w:rPr>
      </w:pPr>
      <w:bookmarkStart w:id="191" w:name="_L2410不動產擔保品資料登錄"/>
      <w:bookmarkStart w:id="192" w:name="_L2411不動產擔保品資料登錄"/>
      <w:bookmarkStart w:id="193" w:name="_Toc90483154"/>
      <w:bookmarkStart w:id="194" w:name="_Toc90483409"/>
      <w:bookmarkStart w:id="195" w:name="_Toc90483525"/>
      <w:bookmarkStart w:id="196" w:name="_Toc90483751"/>
      <w:bookmarkStart w:id="197" w:name="_Toc90490023"/>
      <w:bookmarkStart w:id="198" w:name="_Toc131080933"/>
      <w:bookmarkEnd w:id="191"/>
      <w:bookmarkEnd w:id="192"/>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3"/>
      <w:bookmarkEnd w:id="194"/>
      <w:bookmarkEnd w:id="195"/>
      <w:bookmarkEnd w:id="196"/>
      <w:bookmarkEnd w:id="197"/>
      <w:r w:rsidR="00E1324F">
        <w:rPr>
          <w:rFonts w:ascii="標楷體" w:hAnsi="標楷體" w:hint="eastAsia"/>
          <w:b/>
          <w:szCs w:val="32"/>
        </w:rPr>
        <w:t xml:space="preserve"> *</w:t>
      </w:r>
      <w:bookmarkEnd w:id="198"/>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614F5B">
        <w:trPr>
          <w:trHeight w:val="340"/>
        </w:trPr>
        <w:tc>
          <w:tcPr>
            <w:tcW w:w="250"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614F5B">
        <w:trPr>
          <w:trHeight w:val="340"/>
        </w:trPr>
        <w:tc>
          <w:tcPr>
            <w:tcW w:w="250"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750"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614F5B">
        <w:trPr>
          <w:trHeight w:val="340"/>
        </w:trPr>
        <w:tc>
          <w:tcPr>
            <w:tcW w:w="250"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proofErr w:type="spellStart"/>
            <w:r w:rsidRPr="004A1C2C">
              <w:rPr>
                <w:rFonts w:ascii="標楷體" w:eastAsia="標楷體" w:hAnsi="標楷體"/>
              </w:rPr>
              <w:t>CustId</w:t>
            </w:r>
            <w:proofErr w:type="spellEnd"/>
          </w:p>
        </w:tc>
        <w:tc>
          <w:tcPr>
            <w:tcW w:w="1750"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614F5B">
        <w:trPr>
          <w:trHeight w:val="340"/>
        </w:trPr>
        <w:tc>
          <w:tcPr>
            <w:tcW w:w="250"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proofErr w:type="spellStart"/>
            <w:r w:rsidRPr="004A1C2C">
              <w:rPr>
                <w:rFonts w:ascii="標楷體" w:eastAsia="標楷體" w:hAnsi="標楷體"/>
              </w:rPr>
              <w:t>CustNo</w:t>
            </w:r>
            <w:proofErr w:type="spellEnd"/>
          </w:p>
        </w:tc>
        <w:tc>
          <w:tcPr>
            <w:tcW w:w="1750"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614F5B">
        <w:trPr>
          <w:trHeight w:val="340"/>
        </w:trPr>
        <w:tc>
          <w:tcPr>
            <w:tcW w:w="250"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650"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proofErr w:type="spellStart"/>
            <w:r w:rsidRPr="0006488C">
              <w:rPr>
                <w:rFonts w:ascii="標楷體" w:eastAsia="標楷體" w:hAnsi="標楷體" w:hint="eastAsia"/>
                <w:color w:val="C00000"/>
                <w:highlight w:val="yellow"/>
              </w:rPr>
              <w:t>ApplNo</w:t>
            </w:r>
            <w:proofErr w:type="spellEnd"/>
          </w:p>
        </w:tc>
        <w:tc>
          <w:tcPr>
            <w:tcW w:w="1750"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50"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50"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50"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150"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614F5B">
        <w:trPr>
          <w:trHeight w:val="340"/>
        </w:trPr>
        <w:tc>
          <w:tcPr>
            <w:tcW w:w="250"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750"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614F5B">
        <w:trPr>
          <w:trHeight w:val="340"/>
        </w:trPr>
        <w:tc>
          <w:tcPr>
            <w:tcW w:w="250"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750"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50"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614F5B">
        <w:trPr>
          <w:trHeight w:val="340"/>
        </w:trPr>
        <w:tc>
          <w:tcPr>
            <w:tcW w:w="250"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ClNo</w:t>
            </w:r>
            <w:proofErr w:type="spellEnd"/>
          </w:p>
        </w:tc>
        <w:tc>
          <w:tcPr>
            <w:tcW w:w="1750"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614F5B">
        <w:trPr>
          <w:trHeight w:val="325"/>
        </w:trPr>
        <w:tc>
          <w:tcPr>
            <w:tcW w:w="250"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ClTypeCode</w:t>
            </w:r>
            <w:proofErr w:type="spellEnd"/>
          </w:p>
        </w:tc>
        <w:tc>
          <w:tcPr>
            <w:tcW w:w="1750"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614F5B">
        <w:trPr>
          <w:trHeight w:val="340"/>
        </w:trPr>
        <w:tc>
          <w:tcPr>
            <w:tcW w:w="250"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CityCode</w:t>
            </w:r>
            <w:proofErr w:type="spellEnd"/>
          </w:p>
        </w:tc>
        <w:tc>
          <w:tcPr>
            <w:tcW w:w="1750"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50"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614F5B">
        <w:trPr>
          <w:trHeight w:val="340"/>
        </w:trPr>
        <w:tc>
          <w:tcPr>
            <w:tcW w:w="250"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AreaCode</w:t>
            </w:r>
            <w:proofErr w:type="spellEnd"/>
          </w:p>
        </w:tc>
        <w:tc>
          <w:tcPr>
            <w:tcW w:w="1750"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50"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614F5B">
        <w:trPr>
          <w:trHeight w:val="340"/>
        </w:trPr>
        <w:tc>
          <w:tcPr>
            <w:tcW w:w="250"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IrCode</w:t>
            </w:r>
            <w:proofErr w:type="spellEnd"/>
          </w:p>
        </w:tc>
        <w:tc>
          <w:tcPr>
            <w:tcW w:w="1750"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50"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614F5B">
        <w:trPr>
          <w:trHeight w:val="340"/>
        </w:trPr>
        <w:tc>
          <w:tcPr>
            <w:tcW w:w="250"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750"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50"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50"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614F5B">
        <w:trPr>
          <w:trHeight w:val="340"/>
        </w:trPr>
        <w:tc>
          <w:tcPr>
            <w:tcW w:w="250"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750"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50"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614F5B">
        <w:trPr>
          <w:trHeight w:val="340"/>
        </w:trPr>
        <w:tc>
          <w:tcPr>
            <w:tcW w:w="250"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750"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50"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614F5B">
        <w:trPr>
          <w:trHeight w:val="340"/>
        </w:trPr>
        <w:tc>
          <w:tcPr>
            <w:tcW w:w="250"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750"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50"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614F5B">
        <w:trPr>
          <w:trHeight w:val="340"/>
        </w:trPr>
        <w:tc>
          <w:tcPr>
            <w:tcW w:w="250"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750"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50"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614F5B">
        <w:trPr>
          <w:trHeight w:val="340"/>
        </w:trPr>
        <w:tc>
          <w:tcPr>
            <w:tcW w:w="250"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NumDash</w:t>
            </w:r>
            <w:proofErr w:type="spellEnd"/>
          </w:p>
        </w:tc>
        <w:tc>
          <w:tcPr>
            <w:tcW w:w="1750"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50"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614F5B">
        <w:trPr>
          <w:trHeight w:val="340"/>
        </w:trPr>
        <w:tc>
          <w:tcPr>
            <w:tcW w:w="250"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750"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50"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614F5B">
        <w:trPr>
          <w:trHeight w:val="340"/>
        </w:trPr>
        <w:tc>
          <w:tcPr>
            <w:tcW w:w="250"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FloorDash</w:t>
            </w:r>
            <w:proofErr w:type="spellEnd"/>
          </w:p>
        </w:tc>
        <w:tc>
          <w:tcPr>
            <w:tcW w:w="1750"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50"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614F5B">
        <w:trPr>
          <w:trHeight w:val="340"/>
        </w:trPr>
        <w:tc>
          <w:tcPr>
            <w:tcW w:w="250"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750"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50"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614F5B">
        <w:trPr>
          <w:trHeight w:val="340"/>
        </w:trPr>
        <w:tc>
          <w:tcPr>
            <w:tcW w:w="250"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750"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50"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614F5B">
        <w:trPr>
          <w:trHeight w:val="340"/>
        </w:trPr>
        <w:tc>
          <w:tcPr>
            <w:tcW w:w="250"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2484CD4" w14:textId="47BE5A69"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CityCodeB</w:t>
            </w:r>
            <w:proofErr w:type="spellEnd"/>
          </w:p>
        </w:tc>
        <w:tc>
          <w:tcPr>
            <w:tcW w:w="1750"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50"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614F5B">
        <w:trPr>
          <w:trHeight w:val="340"/>
        </w:trPr>
        <w:tc>
          <w:tcPr>
            <w:tcW w:w="250"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939D8A0" w14:textId="6C9F41D6"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AreaCodeB</w:t>
            </w:r>
            <w:proofErr w:type="spellEnd"/>
          </w:p>
        </w:tc>
        <w:tc>
          <w:tcPr>
            <w:tcW w:w="1750"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50"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614F5B">
        <w:trPr>
          <w:trHeight w:val="340"/>
        </w:trPr>
        <w:tc>
          <w:tcPr>
            <w:tcW w:w="250"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B160B59" w14:textId="6F37BBE7"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IrCodeB</w:t>
            </w:r>
            <w:proofErr w:type="spellEnd"/>
          </w:p>
        </w:tc>
        <w:tc>
          <w:tcPr>
            <w:tcW w:w="1750"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50"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614F5B">
        <w:trPr>
          <w:trHeight w:val="340"/>
        </w:trPr>
        <w:tc>
          <w:tcPr>
            <w:tcW w:w="250"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750"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50"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614F5B">
        <w:trPr>
          <w:trHeight w:val="340"/>
        </w:trPr>
        <w:tc>
          <w:tcPr>
            <w:tcW w:w="250"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750"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50"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614F5B">
        <w:trPr>
          <w:trHeight w:val="340"/>
        </w:trPr>
        <w:tc>
          <w:tcPr>
            <w:tcW w:w="250"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2A2948C" w14:textId="56BF80B9"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LandLocation</w:t>
            </w:r>
            <w:proofErr w:type="spellEnd"/>
          </w:p>
        </w:tc>
        <w:tc>
          <w:tcPr>
            <w:tcW w:w="1750"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50"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50"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614F5B">
        <w:trPr>
          <w:trHeight w:val="340"/>
        </w:trPr>
        <w:tc>
          <w:tcPr>
            <w:tcW w:w="250"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EvaDate</w:t>
            </w:r>
            <w:proofErr w:type="spellEnd"/>
          </w:p>
        </w:tc>
        <w:tc>
          <w:tcPr>
            <w:tcW w:w="1750"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50"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7D3DB53A" w14:textId="77777777" w:rsidTr="00614F5B">
        <w:trPr>
          <w:trHeight w:val="340"/>
        </w:trPr>
        <w:tc>
          <w:tcPr>
            <w:tcW w:w="250"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EvaAmt</w:t>
            </w:r>
            <w:proofErr w:type="spellEnd"/>
          </w:p>
        </w:tc>
        <w:tc>
          <w:tcPr>
            <w:tcW w:w="1750"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50"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614F5B">
        <w:trPr>
          <w:trHeight w:val="340"/>
        </w:trPr>
        <w:tc>
          <w:tcPr>
            <w:tcW w:w="250"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EvaNetWorth</w:t>
            </w:r>
            <w:proofErr w:type="spellEnd"/>
          </w:p>
        </w:tc>
        <w:tc>
          <w:tcPr>
            <w:tcW w:w="1750"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50"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614F5B">
        <w:trPr>
          <w:trHeight w:val="340"/>
        </w:trPr>
        <w:tc>
          <w:tcPr>
            <w:tcW w:w="250"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LVITax</w:t>
            </w:r>
            <w:proofErr w:type="spellEnd"/>
          </w:p>
        </w:tc>
        <w:tc>
          <w:tcPr>
            <w:tcW w:w="1750"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50"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614F5B">
        <w:trPr>
          <w:trHeight w:val="340"/>
        </w:trPr>
        <w:tc>
          <w:tcPr>
            <w:tcW w:w="250"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RentEvaValue</w:t>
            </w:r>
            <w:proofErr w:type="spellEnd"/>
          </w:p>
        </w:tc>
        <w:tc>
          <w:tcPr>
            <w:tcW w:w="1750"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50"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614F5B">
        <w:trPr>
          <w:trHeight w:val="340"/>
        </w:trPr>
        <w:tc>
          <w:tcPr>
            <w:tcW w:w="250"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RentPrice</w:t>
            </w:r>
            <w:proofErr w:type="spellEnd"/>
          </w:p>
        </w:tc>
        <w:tc>
          <w:tcPr>
            <w:tcW w:w="1750"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50"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614F5B">
        <w:trPr>
          <w:trHeight w:val="340"/>
        </w:trPr>
        <w:tc>
          <w:tcPr>
            <w:tcW w:w="250"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EvaCompany</w:t>
            </w:r>
            <w:proofErr w:type="spellEnd"/>
          </w:p>
        </w:tc>
        <w:tc>
          <w:tcPr>
            <w:tcW w:w="1750"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50"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614F5B">
        <w:trPr>
          <w:trHeight w:val="340"/>
        </w:trPr>
        <w:tc>
          <w:tcPr>
            <w:tcW w:w="250"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OwnershipCode</w:t>
            </w:r>
            <w:proofErr w:type="spellEnd"/>
          </w:p>
        </w:tc>
        <w:tc>
          <w:tcPr>
            <w:tcW w:w="1750"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50"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614F5B">
        <w:trPr>
          <w:trHeight w:val="340"/>
        </w:trPr>
        <w:tc>
          <w:tcPr>
            <w:tcW w:w="250"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MtgCode</w:t>
            </w:r>
            <w:proofErr w:type="spellEnd"/>
          </w:p>
        </w:tc>
        <w:tc>
          <w:tcPr>
            <w:tcW w:w="1750"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FD0FD5" w:rsidRPr="008F20B5" w14:paraId="118849D7" w14:textId="77777777" w:rsidTr="00614F5B">
        <w:trPr>
          <w:trHeight w:val="340"/>
        </w:trPr>
        <w:tc>
          <w:tcPr>
            <w:tcW w:w="250"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MtgCheck</w:t>
            </w:r>
            <w:proofErr w:type="spellEnd"/>
          </w:p>
        </w:tc>
        <w:tc>
          <w:tcPr>
            <w:tcW w:w="1750"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50"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614F5B">
        <w:trPr>
          <w:trHeight w:val="340"/>
        </w:trPr>
        <w:tc>
          <w:tcPr>
            <w:tcW w:w="250"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MtgLoan</w:t>
            </w:r>
            <w:proofErr w:type="spellEnd"/>
          </w:p>
        </w:tc>
        <w:tc>
          <w:tcPr>
            <w:tcW w:w="1750"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50"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614F5B">
        <w:trPr>
          <w:trHeight w:val="340"/>
        </w:trPr>
        <w:tc>
          <w:tcPr>
            <w:tcW w:w="250"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MtgPledge</w:t>
            </w:r>
            <w:proofErr w:type="spellEnd"/>
          </w:p>
        </w:tc>
        <w:tc>
          <w:tcPr>
            <w:tcW w:w="1750"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50"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614F5B">
        <w:trPr>
          <w:trHeight w:val="340"/>
        </w:trPr>
        <w:tc>
          <w:tcPr>
            <w:tcW w:w="250"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ClStatus</w:t>
            </w:r>
            <w:proofErr w:type="spellEnd"/>
          </w:p>
        </w:tc>
        <w:tc>
          <w:tcPr>
            <w:tcW w:w="1750"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614F5B">
        <w:trPr>
          <w:trHeight w:val="340"/>
        </w:trPr>
        <w:tc>
          <w:tcPr>
            <w:tcW w:w="250"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ClStat</w:t>
            </w:r>
            <w:proofErr w:type="spellEnd"/>
          </w:p>
        </w:tc>
        <w:tc>
          <w:tcPr>
            <w:tcW w:w="1750"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614F5B">
        <w:trPr>
          <w:trHeight w:val="340"/>
        </w:trPr>
        <w:tc>
          <w:tcPr>
            <w:tcW w:w="250"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750"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50"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614F5B">
        <w:trPr>
          <w:trHeight w:val="340"/>
        </w:trPr>
        <w:tc>
          <w:tcPr>
            <w:tcW w:w="250"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LimitCancelDate</w:t>
            </w:r>
            <w:proofErr w:type="spellEnd"/>
          </w:p>
        </w:tc>
        <w:tc>
          <w:tcPr>
            <w:tcW w:w="1750"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50"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5C2C1AE8" w14:textId="77777777" w:rsidTr="00614F5B">
        <w:trPr>
          <w:trHeight w:val="340"/>
        </w:trPr>
        <w:tc>
          <w:tcPr>
            <w:tcW w:w="250"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ClCode</w:t>
            </w:r>
            <w:proofErr w:type="spellEnd"/>
          </w:p>
        </w:tc>
        <w:tc>
          <w:tcPr>
            <w:tcW w:w="1750"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50"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614F5B">
        <w:trPr>
          <w:trHeight w:val="340"/>
        </w:trPr>
        <w:tc>
          <w:tcPr>
            <w:tcW w:w="250"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LoanToValue</w:t>
            </w:r>
            <w:proofErr w:type="spellEnd"/>
          </w:p>
        </w:tc>
        <w:tc>
          <w:tcPr>
            <w:tcW w:w="1750"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614F5B">
        <w:trPr>
          <w:trHeight w:val="340"/>
        </w:trPr>
        <w:tc>
          <w:tcPr>
            <w:tcW w:w="250"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OtherOwnerTotal</w:t>
            </w:r>
            <w:proofErr w:type="spellEnd"/>
          </w:p>
        </w:tc>
        <w:tc>
          <w:tcPr>
            <w:tcW w:w="1750"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50"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614F5B">
        <w:trPr>
          <w:trHeight w:val="340"/>
        </w:trPr>
        <w:tc>
          <w:tcPr>
            <w:tcW w:w="250"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CompensationCopy</w:t>
            </w:r>
            <w:proofErr w:type="spellEnd"/>
          </w:p>
        </w:tc>
        <w:tc>
          <w:tcPr>
            <w:tcW w:w="1750"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50"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614F5B">
        <w:trPr>
          <w:trHeight w:val="340"/>
        </w:trPr>
        <w:tc>
          <w:tcPr>
            <w:tcW w:w="250"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BdRmk</w:t>
            </w:r>
            <w:proofErr w:type="spellEnd"/>
          </w:p>
        </w:tc>
        <w:tc>
          <w:tcPr>
            <w:tcW w:w="1750"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50"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614F5B">
        <w:trPr>
          <w:trHeight w:val="340"/>
        </w:trPr>
        <w:tc>
          <w:tcPr>
            <w:tcW w:w="250"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Synd</w:t>
            </w:r>
            <w:proofErr w:type="spellEnd"/>
          </w:p>
        </w:tc>
        <w:tc>
          <w:tcPr>
            <w:tcW w:w="1750"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614F5B">
        <w:trPr>
          <w:trHeight w:val="340"/>
        </w:trPr>
        <w:tc>
          <w:tcPr>
            <w:tcW w:w="250"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SyndCode</w:t>
            </w:r>
            <w:proofErr w:type="spellEnd"/>
          </w:p>
        </w:tc>
        <w:tc>
          <w:tcPr>
            <w:tcW w:w="1750"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614F5B">
        <w:trPr>
          <w:trHeight w:val="340"/>
        </w:trPr>
        <w:tc>
          <w:tcPr>
            <w:tcW w:w="250"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DispPrice</w:t>
            </w:r>
            <w:proofErr w:type="spellEnd"/>
          </w:p>
        </w:tc>
        <w:tc>
          <w:tcPr>
            <w:tcW w:w="1750"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614F5B">
        <w:trPr>
          <w:trHeight w:val="340"/>
        </w:trPr>
        <w:tc>
          <w:tcPr>
            <w:tcW w:w="250"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DispDate</w:t>
            </w:r>
            <w:proofErr w:type="spellEnd"/>
          </w:p>
        </w:tc>
        <w:tc>
          <w:tcPr>
            <w:tcW w:w="1750"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0E57B4D1" w14:textId="77777777" w:rsidTr="00614F5B">
        <w:trPr>
          <w:trHeight w:val="340"/>
        </w:trPr>
        <w:tc>
          <w:tcPr>
            <w:tcW w:w="250"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MtgReasonCode</w:t>
            </w:r>
            <w:proofErr w:type="spellEnd"/>
          </w:p>
        </w:tc>
        <w:tc>
          <w:tcPr>
            <w:tcW w:w="1750"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50"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150"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614F5B">
        <w:trPr>
          <w:trHeight w:val="340"/>
        </w:trPr>
        <w:tc>
          <w:tcPr>
            <w:tcW w:w="250"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ReceivedDate</w:t>
            </w:r>
            <w:proofErr w:type="spellEnd"/>
          </w:p>
        </w:tc>
        <w:tc>
          <w:tcPr>
            <w:tcW w:w="1750"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50"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69968AC3" w14:textId="77777777" w:rsidTr="00614F5B">
        <w:trPr>
          <w:trHeight w:val="340"/>
        </w:trPr>
        <w:tc>
          <w:tcPr>
            <w:tcW w:w="250"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ReceivedNo</w:t>
            </w:r>
            <w:proofErr w:type="spellEnd"/>
            <w:r w:rsidRPr="004A1C2C">
              <w:rPr>
                <w:rFonts w:ascii="標楷體" w:eastAsia="標楷體" w:hAnsi="標楷體"/>
              </w:rPr>
              <w:t xml:space="preserve">  </w:t>
            </w:r>
          </w:p>
        </w:tc>
        <w:tc>
          <w:tcPr>
            <w:tcW w:w="1750"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50"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614F5B">
        <w:trPr>
          <w:trHeight w:val="340"/>
        </w:trPr>
        <w:tc>
          <w:tcPr>
            <w:tcW w:w="250"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CancelDate</w:t>
            </w:r>
            <w:proofErr w:type="spellEnd"/>
            <w:r w:rsidRPr="004A1C2C">
              <w:rPr>
                <w:rFonts w:ascii="標楷體" w:eastAsia="標楷體" w:hAnsi="標楷體"/>
              </w:rPr>
              <w:t xml:space="preserve">  </w:t>
            </w:r>
          </w:p>
        </w:tc>
        <w:tc>
          <w:tcPr>
            <w:tcW w:w="1750"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50"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7D4A6A5C" w14:textId="77777777" w:rsidTr="00614F5B">
        <w:trPr>
          <w:trHeight w:val="340"/>
        </w:trPr>
        <w:tc>
          <w:tcPr>
            <w:tcW w:w="250"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CancelNo</w:t>
            </w:r>
            <w:proofErr w:type="spellEnd"/>
            <w:r w:rsidRPr="004A1C2C">
              <w:rPr>
                <w:rFonts w:ascii="標楷體" w:eastAsia="標楷體" w:hAnsi="標楷體"/>
              </w:rPr>
              <w:t xml:space="preserve">    </w:t>
            </w:r>
          </w:p>
        </w:tc>
        <w:tc>
          <w:tcPr>
            <w:tcW w:w="1750"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50"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614F5B">
        <w:trPr>
          <w:trHeight w:val="340"/>
        </w:trPr>
        <w:tc>
          <w:tcPr>
            <w:tcW w:w="250"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SettingDate</w:t>
            </w:r>
            <w:proofErr w:type="spellEnd"/>
            <w:r w:rsidRPr="004A1C2C">
              <w:rPr>
                <w:rFonts w:ascii="標楷體" w:eastAsia="標楷體" w:hAnsi="標楷體"/>
              </w:rPr>
              <w:t xml:space="preserve"> </w:t>
            </w:r>
          </w:p>
        </w:tc>
        <w:tc>
          <w:tcPr>
            <w:tcW w:w="1750"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50"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5FD2A4FE" w14:textId="77777777" w:rsidTr="00614F5B">
        <w:trPr>
          <w:trHeight w:val="340"/>
        </w:trPr>
        <w:tc>
          <w:tcPr>
            <w:tcW w:w="250"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58AE1CD0" w14:textId="11CC2116" w:rsidR="00FD0FD5" w:rsidRPr="008F20B5" w:rsidRDefault="00FD0FD5" w:rsidP="00424BE2">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614F5B">
        <w:trPr>
          <w:trHeight w:val="340"/>
        </w:trPr>
        <w:tc>
          <w:tcPr>
            <w:tcW w:w="250"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SettingAmt</w:t>
            </w:r>
            <w:proofErr w:type="spellEnd"/>
          </w:p>
        </w:tc>
        <w:tc>
          <w:tcPr>
            <w:tcW w:w="1750"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50"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614F5B">
        <w:trPr>
          <w:trHeight w:val="340"/>
        </w:trPr>
        <w:tc>
          <w:tcPr>
            <w:tcW w:w="250"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ClaimDate</w:t>
            </w:r>
            <w:proofErr w:type="spellEnd"/>
          </w:p>
        </w:tc>
        <w:tc>
          <w:tcPr>
            <w:tcW w:w="1750"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50"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444245" w14:paraId="70BA8890" w14:textId="77777777" w:rsidTr="00614F5B">
        <w:trPr>
          <w:trHeight w:val="340"/>
        </w:trPr>
        <w:tc>
          <w:tcPr>
            <w:tcW w:w="250"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vAlign w:val="center"/>
            <w:hideMark/>
          </w:tcPr>
          <w:p w14:paraId="353A6B9F" w14:textId="622E5E7D" w:rsidR="00FD0FD5" w:rsidRPr="00444245" w:rsidRDefault="00FD0FD5" w:rsidP="00424BE2">
            <w:pPr>
              <w:widowControl/>
              <w:rPr>
                <w:rFonts w:ascii="標楷體" w:eastAsia="標楷體" w:hAnsi="標楷體" w:cs="新細明體"/>
                <w:kern w:val="0"/>
              </w:rPr>
            </w:pPr>
            <w:proofErr w:type="spellStart"/>
            <w:r w:rsidRPr="00444245">
              <w:rPr>
                <w:rFonts w:ascii="標楷體" w:eastAsia="標楷體" w:hAnsi="標楷體" w:cs="新細明體"/>
                <w:kern w:val="0"/>
              </w:rPr>
              <w:t>SettingSeq</w:t>
            </w:r>
            <w:proofErr w:type="spellEnd"/>
          </w:p>
        </w:tc>
        <w:tc>
          <w:tcPr>
            <w:tcW w:w="1750" w:type="pct"/>
            <w:shd w:val="clear" w:color="auto" w:fill="auto"/>
            <w:noWrap/>
            <w:vAlign w:val="center"/>
            <w:hideMark/>
          </w:tcPr>
          <w:p w14:paraId="1D3F9119" w14:textId="2CE55C15"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00444245"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50" w:type="pct"/>
            <w:shd w:val="clear" w:color="auto" w:fill="auto"/>
            <w:noWrap/>
            <w:vAlign w:val="center"/>
            <w:hideMark/>
          </w:tcPr>
          <w:p w14:paraId="2AAE39DC" w14:textId="1EE4D99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50" w:type="pct"/>
            <w:shd w:val="clear" w:color="auto" w:fill="auto"/>
            <w:noWrap/>
            <w:vAlign w:val="center"/>
            <w:hideMark/>
          </w:tcPr>
          <w:p w14:paraId="78EE7539" w14:textId="7777777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50" w:type="pct"/>
          </w:tcPr>
          <w:p w14:paraId="05381EEE" w14:textId="71E41D7D" w:rsidR="00FD0FD5" w:rsidRPr="00444245" w:rsidRDefault="00623535" w:rsidP="00614F5B">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150" w:type="pct"/>
            <w:shd w:val="clear" w:color="auto" w:fill="auto"/>
            <w:noWrap/>
            <w:vAlign w:val="center"/>
            <w:hideMark/>
          </w:tcPr>
          <w:p w14:paraId="6F1416C5" w14:textId="71161DC2" w:rsidR="00FD0FD5" w:rsidRPr="00444245" w:rsidRDefault="00444245" w:rsidP="00424BE2">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667A5A" w:rsidRPr="00667A5A" w14:paraId="0195D2DD" w14:textId="77777777" w:rsidTr="006F51C1">
        <w:trPr>
          <w:trHeight w:val="340"/>
        </w:trPr>
        <w:tc>
          <w:tcPr>
            <w:tcW w:w="250"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1"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proofErr w:type="spellStart"/>
            <w:r w:rsidRPr="00BB4BE0">
              <w:rPr>
                <w:rFonts w:ascii="標楷體" w:eastAsia="標楷體" w:hAnsi="標楷體"/>
                <w:color w:val="C00000"/>
                <w:highlight w:val="yellow"/>
              </w:rPr>
              <w:t>FirstCreditor</w:t>
            </w:r>
            <w:proofErr w:type="spellEnd"/>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proofErr w:type="spellStart"/>
            <w:r w:rsidRPr="00667A5A">
              <w:rPr>
                <w:rFonts w:ascii="標楷體" w:eastAsia="標楷體" w:hAnsi="標楷體"/>
                <w:color w:val="C00000"/>
                <w:highlight w:val="yellow"/>
              </w:rPr>
              <w:t>FirstAmt</w:t>
            </w:r>
            <w:proofErr w:type="spellEnd"/>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OwnerId</w:t>
            </w:r>
            <w:proofErr w:type="spellEnd"/>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OwnerName</w:t>
            </w:r>
            <w:proofErr w:type="spellEnd"/>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OwnerRelCode</w:t>
            </w:r>
            <w:proofErr w:type="spellEnd"/>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OwnerPart</w:t>
            </w:r>
            <w:proofErr w:type="spellEnd"/>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OwnerTotal</w:t>
            </w:r>
            <w:proofErr w:type="spellEnd"/>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proofErr w:type="spellStart"/>
            <w:r w:rsidRPr="00614F5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19BA08EA" w:rsidR="009C1DD1" w:rsidRPr="008F20B5" w:rsidRDefault="00573DD7" w:rsidP="0078740E">
      <w:pPr>
        <w:pStyle w:val="3"/>
        <w:numPr>
          <w:ilvl w:val="2"/>
          <w:numId w:val="7"/>
        </w:numPr>
        <w:spacing w:before="0"/>
        <w:rPr>
          <w:rFonts w:ascii="標楷體" w:hAnsi="標楷體"/>
          <w:b/>
          <w:szCs w:val="32"/>
        </w:rPr>
      </w:pPr>
      <w:bookmarkStart w:id="199" w:name="_L2411不動產土地擔保品資料登錄"/>
      <w:bookmarkStart w:id="200" w:name="_L2416不動產土地擔保品資料登錄"/>
      <w:bookmarkStart w:id="201" w:name="_Toc90483155"/>
      <w:bookmarkStart w:id="202" w:name="_Toc90483410"/>
      <w:bookmarkStart w:id="203" w:name="_Toc90483526"/>
      <w:bookmarkStart w:id="204" w:name="_Toc90483752"/>
      <w:bookmarkStart w:id="205" w:name="_Toc90490024"/>
      <w:bookmarkStart w:id="206" w:name="_Toc131080934"/>
      <w:bookmarkEnd w:id="199"/>
      <w:bookmarkEnd w:id="200"/>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201"/>
      <w:bookmarkEnd w:id="202"/>
      <w:bookmarkEnd w:id="203"/>
      <w:bookmarkEnd w:id="204"/>
      <w:bookmarkEnd w:id="205"/>
      <w:r w:rsidR="00C60E8B">
        <w:rPr>
          <w:rFonts w:ascii="標楷體" w:hAnsi="標楷體" w:hint="eastAsia"/>
          <w:b/>
          <w:szCs w:val="32"/>
        </w:rPr>
        <w:t xml:space="preserve"> *</w:t>
      </w:r>
      <w:bookmarkEnd w:id="206"/>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r w:rsidRPr="004A1C2C">
              <w:rPr>
                <w:rFonts w:ascii="標楷體" w:eastAsia="標楷體" w:hAnsi="標楷體"/>
              </w:rPr>
              <w:t xml:space="preserve">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proofErr w:type="spellStart"/>
            <w:r w:rsidRPr="00CE70C0">
              <w:rPr>
                <w:rFonts w:ascii="標楷體" w:eastAsia="標楷體" w:hAnsi="標楷體"/>
              </w:rPr>
              <w:t>LandSeq</w:t>
            </w:r>
            <w:proofErr w:type="spellEnd"/>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proofErr w:type="spellStart"/>
            <w:r w:rsidRPr="004A1C2C">
              <w:rPr>
                <w:rFonts w:ascii="標楷體" w:eastAsia="標楷體" w:hAnsi="標楷體"/>
              </w:rPr>
              <w:t>ClTypeCode</w:t>
            </w:r>
            <w:proofErr w:type="spellEnd"/>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AreaCode</w:t>
            </w:r>
            <w:proofErr w:type="spellEnd"/>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IrCode</w:t>
            </w:r>
            <w:proofErr w:type="spellEnd"/>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LandLocation</w:t>
            </w:r>
            <w:proofErr w:type="spellEnd"/>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LandCode</w:t>
            </w:r>
            <w:proofErr w:type="spellEnd"/>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LandZoningCode</w:t>
            </w:r>
            <w:proofErr w:type="spellEnd"/>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LandUsageType</w:t>
            </w:r>
            <w:proofErr w:type="spellEnd"/>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w:t>
            </w:r>
            <w:proofErr w:type="spellEnd"/>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PostedLandValueYear</w:t>
            </w:r>
            <w:proofErr w:type="spellEnd"/>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PostedLandValueMonth</w:t>
            </w:r>
            <w:proofErr w:type="spellEnd"/>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TransferedYear</w:t>
            </w:r>
            <w:proofErr w:type="spellEnd"/>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LastTransferedAmt</w:t>
            </w:r>
            <w:proofErr w:type="spellEnd"/>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EvaUnitPrice</w:t>
            </w:r>
            <w:proofErr w:type="spellEnd"/>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LandUsageCode</w:t>
            </w:r>
            <w:proofErr w:type="spellEnd"/>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LandRentStartDate</w:t>
            </w:r>
            <w:proofErr w:type="spellEnd"/>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LandRentEndDate</w:t>
            </w:r>
            <w:proofErr w:type="spellEnd"/>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OwnerId</w:t>
            </w:r>
            <w:proofErr w:type="spellEnd"/>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OwnerName</w:t>
            </w:r>
            <w:proofErr w:type="spellEnd"/>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OwnerRelCode</w:t>
            </w:r>
            <w:proofErr w:type="spellEnd"/>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OwnerPart</w:t>
            </w:r>
            <w:proofErr w:type="spellEnd"/>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OwnerTotal</w:t>
            </w:r>
            <w:proofErr w:type="spellEnd"/>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802471">
        <w:trPr>
          <w:trHeight w:val="340"/>
        </w:trPr>
        <w:tc>
          <w:tcPr>
            <w:tcW w:w="274" w:type="pct"/>
            <w:shd w:val="clear" w:color="auto" w:fill="auto"/>
          </w:tcPr>
          <w:p w14:paraId="40757FDB" w14:textId="4F676D0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76B6BAC3" w14:textId="3EF1835B" w:rsidR="00330AAC" w:rsidRPr="00802471" w:rsidRDefault="00330AAC" w:rsidP="004A1C2C">
            <w:pPr>
              <w:widowControl/>
              <w:rPr>
                <w:rFonts w:ascii="標楷體" w:eastAsia="標楷體" w:hAnsi="標楷體"/>
                <w:strike/>
                <w:color w:val="000000" w:themeColor="text1"/>
                <w:highlight w:val="red"/>
              </w:rPr>
            </w:pPr>
            <w:r w:rsidRPr="00802471">
              <w:rPr>
                <w:rFonts w:ascii="標楷體" w:eastAsia="標楷體" w:hAnsi="標楷體" w:cs="新細明體"/>
                <w:strike/>
                <w:color w:val="000000" w:themeColor="text1"/>
                <w:kern w:val="0"/>
                <w:highlight w:val="red"/>
              </w:rPr>
              <w:t>L2416</w:t>
            </w:r>
            <w:r w:rsidRPr="00802471">
              <w:rPr>
                <w:rFonts w:ascii="標楷體" w:eastAsia="標楷體" w:hAnsi="標楷體"/>
                <w:strike/>
                <w:color w:val="000000" w:themeColor="text1"/>
                <w:highlight w:val="red"/>
              </w:rPr>
              <w:t>ReasonOccurs</w:t>
            </w:r>
          </w:p>
        </w:tc>
        <w:tc>
          <w:tcPr>
            <w:tcW w:w="1923" w:type="pct"/>
            <w:shd w:val="clear" w:color="auto" w:fill="auto"/>
            <w:noWrap/>
          </w:tcPr>
          <w:p w14:paraId="5B27D29C" w14:textId="77777777" w:rsidR="00330AAC" w:rsidRPr="00802471" w:rsidRDefault="00330AAC" w:rsidP="00DC4BAC">
            <w:pPr>
              <w:widowControl/>
              <w:rPr>
                <w:rFonts w:ascii="標楷體" w:eastAsia="標楷體" w:hAnsi="標楷體"/>
                <w:strike/>
                <w:color w:val="000000" w:themeColor="text1"/>
                <w:highlight w:val="red"/>
              </w:rPr>
            </w:pPr>
          </w:p>
        </w:tc>
        <w:tc>
          <w:tcPr>
            <w:tcW w:w="275" w:type="pct"/>
            <w:shd w:val="clear" w:color="auto" w:fill="auto"/>
            <w:noWrap/>
            <w:vAlign w:val="center"/>
          </w:tcPr>
          <w:p w14:paraId="21C7899C"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shd w:val="clear" w:color="auto" w:fill="auto"/>
            <w:noWrap/>
            <w:vAlign w:val="center"/>
          </w:tcPr>
          <w:p w14:paraId="7EF6DE77"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tcPr>
          <w:p w14:paraId="56231DD3"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FC16F4B" w14:textId="44B1053F"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hint="eastAsia"/>
                <w:strike/>
                <w:color w:val="000000"/>
                <w:kern w:val="0"/>
                <w:highlight w:val="red"/>
              </w:rPr>
              <w:t>可輸入多</w:t>
            </w:r>
            <w:r w:rsidRPr="00802471">
              <w:rPr>
                <w:rFonts w:ascii="標楷體" w:eastAsia="標楷體" w:hAnsi="標楷體" w:hint="eastAsia"/>
                <w:strike/>
                <w:highlight w:val="red"/>
              </w:rPr>
              <w:t>組</w:t>
            </w:r>
          </w:p>
        </w:tc>
      </w:tr>
      <w:tr w:rsidR="00330AAC" w:rsidRPr="008F20B5" w14:paraId="1D644BED" w14:textId="77777777" w:rsidTr="00802471">
        <w:trPr>
          <w:trHeight w:val="340"/>
        </w:trPr>
        <w:tc>
          <w:tcPr>
            <w:tcW w:w="274" w:type="pct"/>
            <w:shd w:val="clear" w:color="auto" w:fill="auto"/>
          </w:tcPr>
          <w:p w14:paraId="569BA0A0" w14:textId="4DCF1623"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2B6DF491" w14:textId="01802096"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Reason</w:t>
            </w:r>
          </w:p>
        </w:tc>
        <w:tc>
          <w:tcPr>
            <w:tcW w:w="1923" w:type="pct"/>
            <w:shd w:val="clear" w:color="auto" w:fill="auto"/>
            <w:noWrap/>
          </w:tcPr>
          <w:p w14:paraId="344C1B5E" w14:textId="2917E1C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代碼</w:t>
            </w:r>
          </w:p>
        </w:tc>
        <w:tc>
          <w:tcPr>
            <w:tcW w:w="275" w:type="pct"/>
            <w:shd w:val="clear" w:color="auto" w:fill="auto"/>
            <w:noWrap/>
            <w:vAlign w:val="center"/>
          </w:tcPr>
          <w:p w14:paraId="66C2C3EE" w14:textId="69D4CBC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58E3790C" w14:textId="57641E64"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p>
        </w:tc>
        <w:tc>
          <w:tcPr>
            <w:tcW w:w="275" w:type="pct"/>
          </w:tcPr>
          <w:p w14:paraId="445738DA"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F5AD5DF" w14:textId="1C3BFCA0"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170FBE39"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3ACCC362"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E88F4EF"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7A9BBB5"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29A7974E" w14:textId="0C33D0F5"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lastRenderedPageBreak/>
              <w:t>6:其他</w:t>
            </w:r>
            <w:r w:rsidRPr="00802471">
              <w:rPr>
                <w:rFonts w:ascii="標楷體" w:eastAsia="標楷體" w:hAnsi="標楷體" w:cs="新細明體" w:hint="eastAsia"/>
                <w:strike/>
                <w:color w:val="000000"/>
                <w:kern w:val="0"/>
                <w:highlight w:val="red"/>
              </w:rPr>
              <w:t>：</w:t>
            </w:r>
          </w:p>
        </w:tc>
      </w:tr>
      <w:tr w:rsidR="00330AAC" w:rsidRPr="008F20B5" w14:paraId="11181F86" w14:textId="77777777" w:rsidTr="00802471">
        <w:trPr>
          <w:trHeight w:val="340"/>
        </w:trPr>
        <w:tc>
          <w:tcPr>
            <w:tcW w:w="274" w:type="pct"/>
            <w:shd w:val="clear" w:color="auto" w:fill="auto"/>
          </w:tcPr>
          <w:p w14:paraId="2EAC0682" w14:textId="1C912012"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88274D5" w14:textId="2B6EBE16" w:rsidR="00330AAC" w:rsidRPr="00802471" w:rsidRDefault="00330AAC" w:rsidP="004A1C2C">
            <w:pPr>
              <w:widowControl/>
              <w:ind w:leftChars="100" w:left="240"/>
              <w:rPr>
                <w:rFonts w:ascii="標楷體" w:eastAsia="標楷體" w:hAnsi="標楷體" w:cs="新細明體"/>
                <w:strike/>
                <w:color w:val="000000" w:themeColor="text1"/>
                <w:kern w:val="0"/>
                <w:highlight w:val="red"/>
              </w:rPr>
            </w:pPr>
            <w:proofErr w:type="spellStart"/>
            <w:r w:rsidRPr="00802471">
              <w:rPr>
                <w:rFonts w:ascii="標楷體" w:eastAsia="標楷體" w:hAnsi="標楷體" w:cs="新細明體"/>
                <w:strike/>
                <w:color w:val="000000" w:themeColor="text1"/>
                <w:kern w:val="0"/>
                <w:highlight w:val="red"/>
              </w:rPr>
              <w:t>OtherReason</w:t>
            </w:r>
            <w:proofErr w:type="spellEnd"/>
          </w:p>
        </w:tc>
        <w:tc>
          <w:tcPr>
            <w:tcW w:w="1923" w:type="pct"/>
            <w:shd w:val="clear" w:color="auto" w:fill="auto"/>
            <w:noWrap/>
          </w:tcPr>
          <w:p w14:paraId="5FC8CD6B" w14:textId="407E3FB0" w:rsidR="00330AAC" w:rsidRPr="00802471" w:rsidRDefault="00330AAC" w:rsidP="00DC4BAC">
            <w:pPr>
              <w:widowControl/>
              <w:rPr>
                <w:rFonts w:ascii="標楷體" w:eastAsia="標楷體" w:hAnsi="標楷體" w:cs="新細明體"/>
                <w:strike/>
                <w:color w:val="000000" w:themeColor="text1"/>
                <w:kern w:val="0"/>
                <w:highlight w:val="red"/>
              </w:rPr>
            </w:pPr>
            <w:r w:rsidRPr="00802471">
              <w:rPr>
                <w:rFonts w:ascii="標楷體" w:eastAsia="標楷體" w:hAnsi="標楷體" w:cs="新細明體" w:hint="eastAsia"/>
                <w:strike/>
                <w:color w:val="000000" w:themeColor="text1"/>
                <w:kern w:val="0"/>
                <w:highlight w:val="red"/>
              </w:rPr>
              <w:t>土地修改原因－原因</w:t>
            </w:r>
          </w:p>
        </w:tc>
        <w:tc>
          <w:tcPr>
            <w:tcW w:w="275" w:type="pct"/>
            <w:shd w:val="clear" w:color="auto" w:fill="auto"/>
            <w:noWrap/>
            <w:vAlign w:val="center"/>
          </w:tcPr>
          <w:p w14:paraId="357D6AFF" w14:textId="388D19BF"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277E8C69" w14:textId="17D61DF9"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75" w:type="pct"/>
          </w:tcPr>
          <w:p w14:paraId="10FD55E2" w14:textId="77777777" w:rsidR="00330AAC" w:rsidRPr="00802471" w:rsidRDefault="00330AAC">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CDD4E78" w14:textId="612CDBE9" w:rsidR="00330AAC" w:rsidRPr="00802471" w:rsidRDefault="00330AAC" w:rsidP="004A1C2C">
            <w:pPr>
              <w:widowControl/>
              <w:jc w:val="center"/>
              <w:rPr>
                <w:rFonts w:ascii="標楷體" w:eastAsia="標楷體" w:hAnsi="標楷體" w:cs="新細明體"/>
                <w:strike/>
                <w:color w:val="000000"/>
                <w:kern w:val="0"/>
                <w:highlight w:val="red"/>
              </w:rPr>
            </w:pPr>
          </w:p>
        </w:tc>
      </w:tr>
      <w:tr w:rsidR="00330AAC" w:rsidRPr="008F20B5" w14:paraId="5B540D27" w14:textId="77777777" w:rsidTr="00802471">
        <w:trPr>
          <w:trHeight w:val="340"/>
        </w:trPr>
        <w:tc>
          <w:tcPr>
            <w:tcW w:w="274" w:type="pct"/>
            <w:shd w:val="clear" w:color="auto" w:fill="auto"/>
          </w:tcPr>
          <w:p w14:paraId="52D63F21" w14:textId="068826D6"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0040AFBB" w14:textId="527F102F" w:rsidR="00330AAC" w:rsidRPr="00802471" w:rsidRDefault="00330AAC" w:rsidP="004A1C2C">
            <w:pPr>
              <w:widowControl/>
              <w:ind w:leftChars="100" w:left="240"/>
              <w:rPr>
                <w:rFonts w:ascii="標楷體" w:eastAsia="標楷體" w:hAnsi="標楷體"/>
                <w:strike/>
                <w:color w:val="000000" w:themeColor="text1"/>
                <w:highlight w:val="red"/>
              </w:rPr>
            </w:pPr>
            <w:proofErr w:type="spellStart"/>
            <w:r w:rsidRPr="00802471">
              <w:rPr>
                <w:rFonts w:ascii="標楷體" w:eastAsia="標楷體" w:hAnsi="標楷體"/>
                <w:strike/>
                <w:color w:val="000000" w:themeColor="text1"/>
                <w:highlight w:val="red"/>
              </w:rPr>
              <w:t>CreateEmpNo</w:t>
            </w:r>
            <w:proofErr w:type="spellEnd"/>
          </w:p>
        </w:tc>
        <w:tc>
          <w:tcPr>
            <w:tcW w:w="1923" w:type="pct"/>
            <w:shd w:val="clear" w:color="auto" w:fill="auto"/>
            <w:noWrap/>
          </w:tcPr>
          <w:p w14:paraId="4CA24B23" w14:textId="3D6C0A3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建立者</w:t>
            </w:r>
          </w:p>
        </w:tc>
        <w:tc>
          <w:tcPr>
            <w:tcW w:w="275" w:type="pct"/>
            <w:shd w:val="clear" w:color="auto" w:fill="auto"/>
            <w:noWrap/>
            <w:vAlign w:val="center"/>
          </w:tcPr>
          <w:p w14:paraId="09294C05" w14:textId="07E54808"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10561690" w14:textId="7DC57D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75" w:type="pct"/>
          </w:tcPr>
          <w:p w14:paraId="31AEE1BC"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1AC555F" w14:textId="61D48994" w:rsidR="00330AAC" w:rsidRPr="00802471" w:rsidRDefault="00330AAC" w:rsidP="00DC4BAC">
            <w:pPr>
              <w:widowControl/>
              <w:rPr>
                <w:rFonts w:ascii="標楷體" w:eastAsia="標楷體" w:hAnsi="標楷體" w:cs="新細明體"/>
                <w:strike/>
                <w:color w:val="000000"/>
                <w:kern w:val="0"/>
                <w:highlight w:val="red"/>
              </w:rPr>
            </w:pPr>
          </w:p>
        </w:tc>
      </w:tr>
      <w:tr w:rsidR="00330AAC" w:rsidRPr="008F20B5" w14:paraId="783A30A2" w14:textId="77777777" w:rsidTr="00802471">
        <w:trPr>
          <w:trHeight w:val="340"/>
        </w:trPr>
        <w:tc>
          <w:tcPr>
            <w:tcW w:w="274" w:type="pct"/>
            <w:shd w:val="clear" w:color="auto" w:fill="auto"/>
          </w:tcPr>
          <w:p w14:paraId="656CD77A" w14:textId="3046A07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B934AF3" w14:textId="6F9CB745" w:rsidR="00330AAC" w:rsidRPr="00802471" w:rsidRDefault="00330AAC" w:rsidP="004A1C2C">
            <w:pPr>
              <w:widowControl/>
              <w:ind w:leftChars="100" w:left="240"/>
              <w:rPr>
                <w:rFonts w:ascii="標楷體" w:eastAsia="標楷體" w:hAnsi="標楷體"/>
                <w:strike/>
                <w:color w:val="000000" w:themeColor="text1"/>
                <w:highlight w:val="red"/>
              </w:rPr>
            </w:pPr>
            <w:proofErr w:type="spellStart"/>
            <w:r w:rsidRPr="00802471">
              <w:rPr>
                <w:rFonts w:ascii="標楷體" w:eastAsia="標楷體" w:hAnsi="標楷體"/>
                <w:strike/>
                <w:color w:val="000000" w:themeColor="text1"/>
                <w:highlight w:val="red"/>
              </w:rPr>
              <w:t>CreateDate</w:t>
            </w:r>
            <w:proofErr w:type="spellEnd"/>
          </w:p>
        </w:tc>
        <w:tc>
          <w:tcPr>
            <w:tcW w:w="1923" w:type="pct"/>
            <w:shd w:val="clear" w:color="auto" w:fill="auto"/>
            <w:noWrap/>
          </w:tcPr>
          <w:p w14:paraId="7CAF07C4" w14:textId="4B3A55BB"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建立日期</w:t>
            </w:r>
          </w:p>
        </w:tc>
        <w:tc>
          <w:tcPr>
            <w:tcW w:w="275" w:type="pct"/>
            <w:shd w:val="clear" w:color="auto" w:fill="auto"/>
            <w:noWrap/>
            <w:vAlign w:val="center"/>
          </w:tcPr>
          <w:p w14:paraId="61C9F2F2" w14:textId="73CC36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75" w:type="pct"/>
            <w:shd w:val="clear" w:color="auto" w:fill="auto"/>
            <w:noWrap/>
            <w:vAlign w:val="center"/>
          </w:tcPr>
          <w:p w14:paraId="1B7A1ACA" w14:textId="31333047"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75" w:type="pct"/>
          </w:tcPr>
          <w:p w14:paraId="0D5746BE"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66267F0" w14:textId="1D16C383" w:rsidR="00330AAC" w:rsidRPr="00802471" w:rsidRDefault="00330AAC" w:rsidP="00DC4BAC">
            <w:pPr>
              <w:widowControl/>
              <w:rPr>
                <w:rFonts w:ascii="標楷體" w:eastAsia="標楷體" w:hAnsi="標楷體" w:cs="新細明體"/>
                <w:strike/>
                <w:color w:val="000000"/>
                <w:kern w:val="0"/>
                <w:highlight w:val="red"/>
              </w:rPr>
            </w:pPr>
            <w:proofErr w:type="spellStart"/>
            <w:r w:rsidRPr="00802471">
              <w:rPr>
                <w:rFonts w:ascii="標楷體" w:eastAsia="標楷體" w:hAnsi="標楷體" w:cs="新細明體"/>
                <w:strike/>
                <w:color w:val="000000"/>
                <w:kern w:val="0"/>
                <w:highlight w:val="red"/>
              </w:rPr>
              <w:t>yyymmdd</w:t>
            </w:r>
            <w:proofErr w:type="spellEnd"/>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4D04F89F" w:rsidR="009C1DD1" w:rsidRPr="008F20B5" w:rsidRDefault="00573DD7" w:rsidP="0078740E">
      <w:pPr>
        <w:pStyle w:val="3"/>
        <w:numPr>
          <w:ilvl w:val="2"/>
          <w:numId w:val="7"/>
        </w:numPr>
        <w:spacing w:before="0"/>
        <w:rPr>
          <w:rFonts w:ascii="標楷體" w:hAnsi="標楷體"/>
          <w:b/>
          <w:szCs w:val="32"/>
        </w:rPr>
      </w:pPr>
      <w:bookmarkStart w:id="207" w:name="_L2412不動產建物擔保品資料登錄"/>
      <w:bookmarkStart w:id="208" w:name="_L2415不動產建物擔保品資料登錄"/>
      <w:bookmarkStart w:id="209" w:name="_Toc90483156"/>
      <w:bookmarkStart w:id="210" w:name="_Toc90483411"/>
      <w:bookmarkStart w:id="211" w:name="_Toc90483527"/>
      <w:bookmarkStart w:id="212" w:name="_Toc90483753"/>
      <w:bookmarkStart w:id="213" w:name="_Toc90490025"/>
      <w:bookmarkStart w:id="214" w:name="_Toc131080935"/>
      <w:bookmarkEnd w:id="207"/>
      <w:bookmarkEnd w:id="208"/>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09"/>
      <w:bookmarkEnd w:id="210"/>
      <w:bookmarkEnd w:id="211"/>
      <w:bookmarkEnd w:id="212"/>
      <w:bookmarkEnd w:id="213"/>
      <w:r w:rsidR="00BB231F">
        <w:rPr>
          <w:rFonts w:ascii="標楷體" w:hAnsi="標楷體" w:hint="eastAsia"/>
          <w:b/>
          <w:szCs w:val="32"/>
        </w:rPr>
        <w:t xml:space="preserve"> *</w:t>
      </w:r>
      <w:bookmarkEnd w:id="214"/>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BdLocation</w:t>
            </w:r>
            <w:proofErr w:type="spellEnd"/>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BdMainUseCode</w:t>
            </w:r>
            <w:proofErr w:type="spellEnd"/>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BdMtrlCode</w:t>
            </w:r>
            <w:proofErr w:type="spellEnd"/>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0C545CD"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01:磚水泥</w:t>
            </w:r>
          </w:p>
          <w:p w14:paraId="0B13AA9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02:鋼筋水泥</w:t>
            </w:r>
          </w:p>
          <w:p w14:paraId="0C83D931"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03:鋼骨水泥</w:t>
            </w:r>
          </w:p>
          <w:p w14:paraId="392FF6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04:磚造</w:t>
            </w:r>
          </w:p>
          <w:p w14:paraId="00004FD6"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05:鋼骨鋼筋混凝土造</w:t>
            </w:r>
          </w:p>
          <w:p w14:paraId="27036DC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06:鋼筋混凝土加強磚造</w:t>
            </w:r>
          </w:p>
          <w:p w14:paraId="49983FF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07:鋼造</w:t>
            </w:r>
          </w:p>
          <w:p w14:paraId="70DBD7D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08:混凝土造</w:t>
            </w:r>
          </w:p>
          <w:p w14:paraId="3CF3B0B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09:磚鐵皮</w:t>
            </w:r>
          </w:p>
          <w:p w14:paraId="6BCF28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10:石造</w:t>
            </w:r>
          </w:p>
          <w:p w14:paraId="0541920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11:木造</w:t>
            </w:r>
          </w:p>
          <w:p w14:paraId="3F8C2608"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12:鐵皮造</w:t>
            </w:r>
          </w:p>
          <w:p w14:paraId="7E9BD4A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13:壁式預鑄鋼筋混凝土造</w:t>
            </w:r>
          </w:p>
          <w:p w14:paraId="3B3ACD8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14:預力混凝土造</w:t>
            </w:r>
          </w:p>
          <w:p w14:paraId="59EBCEC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15:土造</w:t>
            </w:r>
          </w:p>
          <w:p w14:paraId="466838C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16:土石造</w:t>
            </w:r>
          </w:p>
          <w:p w14:paraId="275702A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17:土磚石混合造</w:t>
            </w:r>
          </w:p>
          <w:p w14:paraId="500CE09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18:加強磚</w:t>
            </w:r>
          </w:p>
          <w:p w14:paraId="19119FC2"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19:竹造</w:t>
            </w:r>
          </w:p>
          <w:p w14:paraId="542A9C3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20:鋼筋混凝土加強空心磚造</w:t>
            </w:r>
          </w:p>
          <w:p w14:paraId="01B78914"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21:土木造</w:t>
            </w:r>
          </w:p>
          <w:p w14:paraId="7912865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22:鋁架造</w:t>
            </w:r>
          </w:p>
          <w:p w14:paraId="56B90C7A"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30:見使用執照</w:t>
            </w:r>
          </w:p>
          <w:p w14:paraId="18DB0C31" w14:textId="142096BD" w:rsidR="008A7303" w:rsidRPr="008F20B5" w:rsidRDefault="0080675B" w:rsidP="0080675B">
            <w:pPr>
              <w:widowControl/>
              <w:rPr>
                <w:rFonts w:ascii="標楷體" w:eastAsia="標楷體" w:hAnsi="標楷體" w:cs="新細明體"/>
                <w:color w:val="000000"/>
                <w:kern w:val="0"/>
              </w:rPr>
            </w:pPr>
            <w:r w:rsidRPr="0080675B">
              <w:rPr>
                <w:rFonts w:ascii="標楷體" w:eastAsia="標楷體" w:hAnsi="標楷體" w:cs="新細明體" w:hint="eastAsia"/>
                <w:color w:val="000000"/>
                <w:kern w:val="0"/>
                <w:highlight w:val="yellow"/>
              </w:rPr>
              <w:t>31:見其它登記事項</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BdTypeCode</w:t>
            </w:r>
            <w:proofErr w:type="spellEnd"/>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TotalFloor</w:t>
            </w:r>
            <w:proofErr w:type="spellEnd"/>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FloorNo</w:t>
            </w:r>
            <w:proofErr w:type="spellEnd"/>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FloorArea</w:t>
            </w:r>
            <w:proofErr w:type="spellEnd"/>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proofErr w:type="spellStart"/>
            <w:r w:rsidRPr="004A1C2C">
              <w:rPr>
                <w:rFonts w:ascii="標楷體" w:eastAsia="標楷體" w:hAnsi="標楷體"/>
              </w:rPr>
              <w:t>EvaUnitPrice</w:t>
            </w:r>
            <w:proofErr w:type="spellEnd"/>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RoofStructureCode</w:t>
            </w:r>
            <w:proofErr w:type="spellEnd"/>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BdDate</w:t>
            </w:r>
            <w:proofErr w:type="spellEnd"/>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BdSubUsageCode</w:t>
            </w:r>
            <w:proofErr w:type="spellEnd"/>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BdSubArea</w:t>
            </w:r>
            <w:proofErr w:type="spellEnd"/>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SellerId</w:t>
            </w:r>
            <w:proofErr w:type="spellEnd"/>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SellerName</w:t>
            </w:r>
            <w:proofErr w:type="spellEnd"/>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proofErr w:type="spellStart"/>
            <w:r w:rsidRPr="004A1C2C">
              <w:rPr>
                <w:rFonts w:ascii="標楷體" w:eastAsia="標楷體" w:hAnsi="標楷體"/>
              </w:rPr>
              <w:t>ContractPrice</w:t>
            </w:r>
            <w:proofErr w:type="spellEnd"/>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ContractDate</w:t>
            </w:r>
            <w:proofErr w:type="spellEnd"/>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BdUsageCode</w:t>
            </w:r>
            <w:proofErr w:type="spellEnd"/>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ParkingTypeCode</w:t>
            </w:r>
            <w:proofErr w:type="spellEnd"/>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proofErr w:type="spellStart"/>
            <w:r w:rsidRPr="00806806">
              <w:rPr>
                <w:rFonts w:ascii="標楷體" w:eastAsia="標楷體" w:hAnsi="標楷體"/>
              </w:rPr>
              <w:t>ParkingProperty</w:t>
            </w:r>
            <w:proofErr w:type="spellEnd"/>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HouseTaxNo</w:t>
            </w:r>
            <w:proofErr w:type="spellEnd"/>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HouseBuyDate</w:t>
            </w:r>
            <w:proofErr w:type="spellEnd"/>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PublicBdNoA</w:t>
            </w:r>
            <w:proofErr w:type="spellEnd"/>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PublicBdNoB</w:t>
            </w:r>
            <w:proofErr w:type="spellEnd"/>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PublicBdOwnerId</w:t>
            </w:r>
            <w:proofErr w:type="spellEnd"/>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PublicBdOwnerName</w:t>
            </w:r>
            <w:proofErr w:type="spellEnd"/>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ParkingBdNoA</w:t>
            </w:r>
            <w:proofErr w:type="spellEnd"/>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ParkingBdNoB</w:t>
            </w:r>
            <w:proofErr w:type="spellEnd"/>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ParkingArea</w:t>
            </w:r>
            <w:proofErr w:type="spellEnd"/>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ParkingAmt</w:t>
            </w:r>
            <w:proofErr w:type="spellEnd"/>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2A4485">
        <w:trPr>
          <w:trHeight w:val="340"/>
        </w:trPr>
        <w:tc>
          <w:tcPr>
            <w:tcW w:w="267" w:type="pct"/>
            <w:shd w:val="clear" w:color="auto" w:fill="auto"/>
          </w:tcPr>
          <w:p w14:paraId="2B8922E3" w14:textId="77777777" w:rsidR="008A7303" w:rsidRPr="00D15A7B" w:rsidRDefault="008A7303" w:rsidP="000927FC">
            <w:pPr>
              <w:pStyle w:val="af9"/>
              <w:widowControl/>
              <w:numPr>
                <w:ilvl w:val="0"/>
                <w:numId w:val="33"/>
              </w:numPr>
              <w:ind w:leftChars="0"/>
              <w:jc w:val="center"/>
              <w:rPr>
                <w:rFonts w:ascii="標楷體" w:eastAsia="標楷體" w:hAnsi="標楷體" w:cs="新細明體"/>
                <w:strike/>
                <w:kern w:val="0"/>
                <w:highlight w:val="red"/>
              </w:rPr>
            </w:pPr>
          </w:p>
          <w:p w14:paraId="77877D83" w14:textId="4BF25A90" w:rsidR="002A4485" w:rsidRPr="00D15A7B" w:rsidRDefault="002A4485" w:rsidP="002A4485">
            <w:pPr>
              <w:rPr>
                <w:strike/>
                <w:highlight w:val="red"/>
              </w:rPr>
            </w:pPr>
          </w:p>
        </w:tc>
        <w:tc>
          <w:tcPr>
            <w:tcW w:w="696" w:type="pct"/>
            <w:noWrap/>
          </w:tcPr>
          <w:p w14:paraId="23E70A45" w14:textId="72777938" w:rsidR="008A7303" w:rsidRPr="00D15A7B" w:rsidRDefault="008A7303" w:rsidP="00614F5B">
            <w:pPr>
              <w:widowControl/>
              <w:rPr>
                <w:rFonts w:ascii="標楷體" w:eastAsia="標楷體" w:hAnsi="標楷體"/>
                <w:strike/>
              </w:rPr>
            </w:pPr>
            <w:r w:rsidRPr="00D15A7B">
              <w:rPr>
                <w:rFonts w:ascii="標楷體" w:eastAsia="標楷體" w:hAnsi="標楷體"/>
                <w:strike/>
                <w:highlight w:val="red"/>
              </w:rPr>
              <w:t>L2415ReasonOccurs</w:t>
            </w:r>
          </w:p>
        </w:tc>
        <w:tc>
          <w:tcPr>
            <w:tcW w:w="1870" w:type="pct"/>
            <w:noWrap/>
          </w:tcPr>
          <w:p w14:paraId="7181C052" w14:textId="77777777" w:rsidR="008A7303" w:rsidRPr="002A4485" w:rsidRDefault="008A7303" w:rsidP="009B76AC">
            <w:pPr>
              <w:widowControl/>
              <w:rPr>
                <w:rFonts w:ascii="標楷體" w:eastAsia="標楷體" w:hAnsi="標楷體"/>
                <w:strike/>
              </w:rPr>
            </w:pPr>
          </w:p>
        </w:tc>
        <w:tc>
          <w:tcPr>
            <w:tcW w:w="268" w:type="pct"/>
            <w:noWrap/>
          </w:tcPr>
          <w:p w14:paraId="19BC0007" w14:textId="77777777" w:rsidR="008A7303" w:rsidRPr="002A4485"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2A4485"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2A4485"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2A4485"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2A4485" w:rsidRDefault="008A7303" w:rsidP="004A1C2C">
            <w:pPr>
              <w:widowControl/>
              <w:ind w:leftChars="100" w:left="240"/>
              <w:rPr>
                <w:rFonts w:ascii="標楷體" w:eastAsia="標楷體" w:hAnsi="標楷體"/>
                <w:strike/>
                <w:color w:val="000000" w:themeColor="text1"/>
              </w:rPr>
            </w:pPr>
            <w:r w:rsidRPr="002A4485">
              <w:rPr>
                <w:rFonts w:ascii="標楷體" w:eastAsia="標楷體" w:hAnsi="標楷體"/>
                <w:strike/>
                <w:color w:val="000000" w:themeColor="text1"/>
                <w:highlight w:val="red"/>
              </w:rPr>
              <w:t>Reason</w:t>
            </w:r>
          </w:p>
        </w:tc>
        <w:tc>
          <w:tcPr>
            <w:tcW w:w="1870" w:type="pct"/>
            <w:noWrap/>
          </w:tcPr>
          <w:p w14:paraId="6024584E" w14:textId="424C7AF5" w:rsidR="008A7303" w:rsidRPr="002A4485" w:rsidRDefault="008A7303" w:rsidP="009B76AC">
            <w:pPr>
              <w:widowControl/>
              <w:rPr>
                <w:rFonts w:ascii="標楷體" w:eastAsia="標楷體" w:hAnsi="標楷體" w:cs="新細明體"/>
                <w:strike/>
                <w:color w:val="000000" w:themeColor="text1"/>
                <w:kern w:val="0"/>
              </w:rPr>
            </w:pPr>
            <w:r w:rsidRPr="00802471">
              <w:rPr>
                <w:rFonts w:ascii="標楷體" w:eastAsia="標楷體" w:hAnsi="標楷體" w:hint="eastAsia"/>
                <w:strike/>
                <w:color w:val="000000" w:themeColor="text1"/>
                <w:highlight w:val="red"/>
              </w:rPr>
              <w:t>建物修改原因－原因代碼</w:t>
            </w:r>
          </w:p>
        </w:tc>
        <w:tc>
          <w:tcPr>
            <w:tcW w:w="268" w:type="pct"/>
            <w:noWrap/>
          </w:tcPr>
          <w:p w14:paraId="6D5CA337" w14:textId="6B47E6CD"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X</w:t>
            </w:r>
          </w:p>
        </w:tc>
        <w:tc>
          <w:tcPr>
            <w:tcW w:w="268" w:type="pct"/>
            <w:noWrap/>
          </w:tcPr>
          <w:p w14:paraId="15EE70FD" w14:textId="18D14807"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1</w:t>
            </w:r>
          </w:p>
        </w:tc>
        <w:tc>
          <w:tcPr>
            <w:tcW w:w="291" w:type="pct"/>
          </w:tcPr>
          <w:p w14:paraId="368DD913" w14:textId="77777777" w:rsidR="008A7303" w:rsidRPr="002A4485" w:rsidRDefault="008A7303" w:rsidP="00614F5B">
            <w:pPr>
              <w:widowControl/>
              <w:jc w:val="center"/>
              <w:rPr>
                <w:rFonts w:ascii="標楷體" w:eastAsia="標楷體" w:hAnsi="標楷體" w:cs="新細明體"/>
                <w:strike/>
                <w:color w:val="000000"/>
                <w:kern w:val="0"/>
              </w:rPr>
            </w:pPr>
          </w:p>
        </w:tc>
        <w:tc>
          <w:tcPr>
            <w:tcW w:w="1340" w:type="pct"/>
            <w:noWrap/>
          </w:tcPr>
          <w:p w14:paraId="1238BF32" w14:textId="645BF333"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7034E26B"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288DFACC"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C43D2EA"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00AA437"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7771650F" w14:textId="509DEB6C" w:rsidR="008A7303" w:rsidRPr="002A4485" w:rsidRDefault="008A7303" w:rsidP="009B76AC">
            <w:pPr>
              <w:widowControl/>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802471" w:rsidRDefault="008A7303" w:rsidP="004A1C2C">
            <w:pPr>
              <w:widowControl/>
              <w:ind w:leftChars="100" w:left="240"/>
              <w:rPr>
                <w:rFonts w:ascii="標楷體" w:eastAsia="標楷體" w:hAnsi="標楷體"/>
                <w:strike/>
                <w:color w:val="000000" w:themeColor="text1"/>
                <w:highlight w:val="red"/>
              </w:rPr>
            </w:pPr>
            <w:proofErr w:type="spellStart"/>
            <w:r w:rsidRPr="00802471">
              <w:rPr>
                <w:rFonts w:ascii="標楷體" w:eastAsia="標楷體" w:hAnsi="標楷體"/>
                <w:strike/>
                <w:color w:val="000000" w:themeColor="text1"/>
                <w:highlight w:val="red"/>
              </w:rPr>
              <w:t>OtherReason</w:t>
            </w:r>
            <w:proofErr w:type="spellEnd"/>
          </w:p>
        </w:tc>
        <w:tc>
          <w:tcPr>
            <w:tcW w:w="1870" w:type="pct"/>
            <w:noWrap/>
          </w:tcPr>
          <w:p w14:paraId="74A11CAA" w14:textId="0B15DF8D"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建物修改原因－原因</w:t>
            </w:r>
          </w:p>
        </w:tc>
        <w:tc>
          <w:tcPr>
            <w:tcW w:w="268" w:type="pct"/>
            <w:noWrap/>
          </w:tcPr>
          <w:p w14:paraId="63D5AF06" w14:textId="5973D57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17A87065" w14:textId="60871CC3"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91" w:type="pct"/>
          </w:tcPr>
          <w:p w14:paraId="3753B2EC"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3EC85CB" w14:textId="7ACD76CE"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802471" w:rsidRDefault="008A7303" w:rsidP="004A1C2C">
            <w:pPr>
              <w:widowControl/>
              <w:ind w:leftChars="100" w:left="240"/>
              <w:rPr>
                <w:rFonts w:ascii="標楷體" w:eastAsia="標楷體" w:hAnsi="標楷體"/>
                <w:strike/>
                <w:color w:val="000000" w:themeColor="text1"/>
                <w:highlight w:val="red"/>
              </w:rPr>
            </w:pPr>
            <w:proofErr w:type="spellStart"/>
            <w:r w:rsidRPr="00802471">
              <w:rPr>
                <w:rFonts w:ascii="標楷體" w:eastAsia="標楷體" w:hAnsi="標楷體"/>
                <w:strike/>
                <w:color w:val="000000" w:themeColor="text1"/>
                <w:highlight w:val="red"/>
              </w:rPr>
              <w:t>CreateEmpNo</w:t>
            </w:r>
            <w:proofErr w:type="spellEnd"/>
          </w:p>
        </w:tc>
        <w:tc>
          <w:tcPr>
            <w:tcW w:w="1870" w:type="pct"/>
            <w:noWrap/>
          </w:tcPr>
          <w:p w14:paraId="687D2385" w14:textId="612DCFD4"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建物修改原因－建立者</w:t>
            </w:r>
          </w:p>
        </w:tc>
        <w:tc>
          <w:tcPr>
            <w:tcW w:w="268" w:type="pct"/>
            <w:noWrap/>
          </w:tcPr>
          <w:p w14:paraId="23C8835A" w14:textId="1E857517"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5E63EBF6" w14:textId="102B96C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91" w:type="pct"/>
          </w:tcPr>
          <w:p w14:paraId="2E78847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A601528" w14:textId="2103EBC4"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802471" w:rsidRDefault="008A7303" w:rsidP="004A1C2C">
            <w:pPr>
              <w:widowControl/>
              <w:ind w:leftChars="100" w:left="240"/>
              <w:rPr>
                <w:rFonts w:ascii="標楷體" w:eastAsia="標楷體" w:hAnsi="標楷體"/>
                <w:strike/>
                <w:color w:val="000000" w:themeColor="text1"/>
                <w:highlight w:val="red"/>
              </w:rPr>
            </w:pPr>
            <w:proofErr w:type="spellStart"/>
            <w:r w:rsidRPr="00802471">
              <w:rPr>
                <w:rFonts w:ascii="標楷體" w:eastAsia="標楷體" w:hAnsi="標楷體"/>
                <w:strike/>
                <w:color w:val="000000" w:themeColor="text1"/>
                <w:highlight w:val="red"/>
              </w:rPr>
              <w:t>CreateDate</w:t>
            </w:r>
            <w:proofErr w:type="spellEnd"/>
          </w:p>
        </w:tc>
        <w:tc>
          <w:tcPr>
            <w:tcW w:w="1870" w:type="pct"/>
            <w:noWrap/>
          </w:tcPr>
          <w:p w14:paraId="5C0BD7BC" w14:textId="358AED48"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建物修改原因－建立日期</w:t>
            </w:r>
          </w:p>
        </w:tc>
        <w:tc>
          <w:tcPr>
            <w:tcW w:w="268" w:type="pct"/>
            <w:noWrap/>
          </w:tcPr>
          <w:p w14:paraId="4D603F68" w14:textId="1111756A"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68" w:type="pct"/>
            <w:noWrap/>
          </w:tcPr>
          <w:p w14:paraId="006D5925" w14:textId="0FE4A210"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91" w:type="pct"/>
          </w:tcPr>
          <w:p w14:paraId="142F170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7E01842E" w14:textId="607F716C" w:rsidR="008A7303" w:rsidRPr="00802471" w:rsidRDefault="008A7303" w:rsidP="009B76AC">
            <w:pPr>
              <w:widowControl/>
              <w:rPr>
                <w:rFonts w:ascii="標楷體" w:eastAsia="標楷體" w:hAnsi="標楷體" w:cs="新細明體"/>
                <w:strike/>
                <w:color w:val="000000"/>
                <w:kern w:val="0"/>
                <w:highlight w:val="red"/>
              </w:rPr>
            </w:pPr>
            <w:proofErr w:type="spellStart"/>
            <w:r w:rsidRPr="00802471">
              <w:rPr>
                <w:rFonts w:ascii="標楷體" w:eastAsia="標楷體" w:hAnsi="標楷體" w:cs="新細明體"/>
                <w:strike/>
                <w:color w:val="000000"/>
                <w:kern w:val="0"/>
                <w:highlight w:val="red"/>
              </w:rPr>
              <w:t>yyymmdd</w:t>
            </w:r>
            <w:proofErr w:type="spellEnd"/>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ParkingTypeCodeA</w:t>
            </w:r>
            <w:proofErr w:type="spellEnd"/>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ParkingQtyA</w:t>
            </w:r>
            <w:proofErr w:type="spellEnd"/>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ParkingAreaA</w:t>
            </w:r>
            <w:proofErr w:type="spellEnd"/>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ParkingNo</w:t>
            </w:r>
            <w:proofErr w:type="spellEnd"/>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ParkingQty</w:t>
            </w:r>
            <w:proofErr w:type="spellEnd"/>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ParkingTypeCode</w:t>
            </w:r>
            <w:proofErr w:type="spellEnd"/>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ParkingOwnerPart</w:t>
            </w:r>
            <w:proofErr w:type="spellEnd"/>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ParkingOwnerTotal</w:t>
            </w:r>
            <w:proofErr w:type="spellEnd"/>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ParkingArea</w:t>
            </w:r>
            <w:proofErr w:type="spellEnd"/>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ParkingBdNoA</w:t>
            </w:r>
            <w:proofErr w:type="spellEnd"/>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ParkingBdNoB</w:t>
            </w:r>
            <w:proofErr w:type="spellEnd"/>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ParkingLandNoA</w:t>
            </w:r>
            <w:proofErr w:type="spellEnd"/>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ParkingLandNoB</w:t>
            </w:r>
            <w:proofErr w:type="spellEnd"/>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ParkingAmount</w:t>
            </w:r>
            <w:proofErr w:type="spellEnd"/>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C82A492" w:rsidR="009C1DD1" w:rsidRPr="008F20B5" w:rsidRDefault="00573DD7" w:rsidP="0078740E">
      <w:pPr>
        <w:pStyle w:val="3"/>
        <w:numPr>
          <w:ilvl w:val="2"/>
          <w:numId w:val="7"/>
        </w:numPr>
        <w:spacing w:before="0"/>
        <w:rPr>
          <w:rFonts w:ascii="標楷體" w:hAnsi="標楷體"/>
          <w:b/>
          <w:szCs w:val="32"/>
        </w:rPr>
      </w:pPr>
      <w:bookmarkStart w:id="215" w:name="_L2440動產擔保品資料登錄"/>
      <w:bookmarkStart w:id="216" w:name="_L2412動產擔保品資料登錄"/>
      <w:bookmarkStart w:id="217" w:name="_Toc90483157"/>
      <w:bookmarkStart w:id="218" w:name="_Toc90483412"/>
      <w:bookmarkStart w:id="219" w:name="_Toc90483528"/>
      <w:bookmarkStart w:id="220" w:name="_Toc90483754"/>
      <w:bookmarkStart w:id="221" w:name="_Toc90490026"/>
      <w:bookmarkStart w:id="222" w:name="_Toc131080936"/>
      <w:bookmarkEnd w:id="215"/>
      <w:bookmarkEnd w:id="216"/>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7"/>
      <w:bookmarkEnd w:id="218"/>
      <w:bookmarkEnd w:id="219"/>
      <w:bookmarkEnd w:id="220"/>
      <w:bookmarkEnd w:id="221"/>
      <w:r w:rsidR="00BD6152">
        <w:rPr>
          <w:rFonts w:ascii="標楷體" w:hAnsi="標楷體" w:hint="eastAsia"/>
          <w:b/>
          <w:szCs w:val="32"/>
        </w:rPr>
        <w:t xml:space="preserve"> *</w:t>
      </w:r>
      <w:bookmarkEnd w:id="222"/>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proofErr w:type="spellStart"/>
            <w:r w:rsidRPr="004A1C2C">
              <w:rPr>
                <w:rFonts w:ascii="標楷體" w:eastAsia="標楷體" w:hAnsi="標楷體"/>
              </w:rPr>
              <w:t>CustId</w:t>
            </w:r>
            <w:proofErr w:type="spellEnd"/>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proofErr w:type="spellStart"/>
            <w:r w:rsidRPr="004A1C2C">
              <w:rPr>
                <w:rFonts w:ascii="標楷體" w:eastAsia="標楷體" w:hAnsi="標楷體"/>
              </w:rPr>
              <w:t>CustNo</w:t>
            </w:r>
            <w:proofErr w:type="spellEnd"/>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proofErr w:type="spellStart"/>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roofErr w:type="spellEnd"/>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OwnerId</w:t>
            </w:r>
            <w:proofErr w:type="spellEnd"/>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OwnerName</w:t>
            </w:r>
            <w:proofErr w:type="spellEnd"/>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proofErr w:type="spellStart"/>
            <w:r w:rsidRPr="006200C7">
              <w:rPr>
                <w:rFonts w:ascii="標楷體" w:eastAsia="標楷體" w:hAnsi="標楷體"/>
                <w:color w:val="C00000"/>
                <w:highlight w:val="yellow"/>
              </w:rPr>
              <w:t>OwnerRelCode</w:t>
            </w:r>
            <w:proofErr w:type="spellEnd"/>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EvaDate</w:t>
            </w:r>
            <w:proofErr w:type="spellEnd"/>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EvaAmt</w:t>
            </w:r>
            <w:proofErr w:type="spellEnd"/>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ServiceLife</w:t>
            </w:r>
            <w:proofErr w:type="spellEnd"/>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proofErr w:type="spellStart"/>
            <w:r w:rsidRPr="008F20B5">
              <w:rPr>
                <w:rFonts w:ascii="標楷體" w:eastAsia="標楷體" w:hAnsi="標楷體" w:cs="新細明體"/>
                <w:color w:val="000000"/>
                <w:kern w:val="0"/>
              </w:rPr>
              <w:t>ProductSpec</w:t>
            </w:r>
            <w:proofErr w:type="spellEnd"/>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ProductType</w:t>
            </w:r>
            <w:proofErr w:type="spellEnd"/>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ProductBrand</w:t>
            </w:r>
            <w:proofErr w:type="spellEnd"/>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ProductCC</w:t>
            </w:r>
            <w:proofErr w:type="spellEnd"/>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ProductColor</w:t>
            </w:r>
            <w:proofErr w:type="spellEnd"/>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EngineSN</w:t>
            </w:r>
            <w:proofErr w:type="spellEnd"/>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LicenseNo</w:t>
            </w:r>
            <w:proofErr w:type="spellEnd"/>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LicenseTypeCode</w:t>
            </w:r>
            <w:proofErr w:type="spellEnd"/>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LicenseUsageCode</w:t>
            </w:r>
            <w:proofErr w:type="spellEnd"/>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LiceneIssueDate</w:t>
            </w:r>
            <w:proofErr w:type="spellEnd"/>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MfgYearMonth</w:t>
            </w:r>
            <w:proofErr w:type="spellEnd"/>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w:t>
            </w:r>
            <w:proofErr w:type="spellEnd"/>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VehicleTypeCode</w:t>
            </w:r>
            <w:proofErr w:type="spellEnd"/>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VehicleStyleCode</w:t>
            </w:r>
            <w:proofErr w:type="spellEnd"/>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VehicleOfficeCode</w:t>
            </w:r>
            <w:proofErr w:type="spellEnd"/>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ExchangeRate</w:t>
            </w:r>
            <w:proofErr w:type="spellEnd"/>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LoanToValue</w:t>
            </w:r>
            <w:proofErr w:type="spellEnd"/>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proofErr w:type="spellStart"/>
            <w:r w:rsidRPr="008F20B5">
              <w:rPr>
                <w:rFonts w:ascii="標楷體" w:eastAsia="標楷體" w:hAnsi="標楷體"/>
              </w:rPr>
              <w:t>ScrapValue</w:t>
            </w:r>
            <w:proofErr w:type="spellEnd"/>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MtgCode</w:t>
            </w:r>
            <w:proofErr w:type="spellEnd"/>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MtgCheck</w:t>
            </w:r>
            <w:proofErr w:type="spellEnd"/>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MtgLoan</w:t>
            </w:r>
            <w:proofErr w:type="spellEnd"/>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MtgPledge</w:t>
            </w:r>
            <w:proofErr w:type="spellEnd"/>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proofErr w:type="spellStart"/>
            <w:r w:rsidRPr="008F20B5">
              <w:rPr>
                <w:rFonts w:ascii="標楷體" w:eastAsia="標楷體" w:hAnsi="標楷體"/>
              </w:rPr>
              <w:t>ClStat</w:t>
            </w:r>
            <w:proofErr w:type="spellEnd"/>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SettingAmt</w:t>
            </w:r>
            <w:proofErr w:type="spellEnd"/>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ReceiptNo</w:t>
            </w:r>
            <w:proofErr w:type="spellEnd"/>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MtgNo</w:t>
            </w:r>
            <w:proofErr w:type="spellEnd"/>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ReceivedDate</w:t>
            </w:r>
            <w:proofErr w:type="spellEnd"/>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MortgageIssueStartDate</w:t>
            </w:r>
            <w:proofErr w:type="spellEnd"/>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MortgageIssueEndDate</w:t>
            </w:r>
            <w:proofErr w:type="spellEnd"/>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57A1FECF" w:rsidR="009C1DD1" w:rsidRPr="008F20B5" w:rsidRDefault="00573DD7" w:rsidP="0078740E">
      <w:pPr>
        <w:pStyle w:val="3"/>
        <w:numPr>
          <w:ilvl w:val="2"/>
          <w:numId w:val="7"/>
        </w:numPr>
        <w:spacing w:before="0"/>
        <w:rPr>
          <w:rFonts w:ascii="標楷體" w:hAnsi="標楷體"/>
          <w:b/>
          <w:szCs w:val="32"/>
        </w:rPr>
      </w:pPr>
      <w:bookmarkStart w:id="223" w:name="_L2430股票擔保品資料登錄"/>
      <w:bookmarkStart w:id="224" w:name="_L2413股票擔保品資料登錄"/>
      <w:bookmarkStart w:id="225" w:name="_Toc90483158"/>
      <w:bookmarkStart w:id="226" w:name="_Toc90483413"/>
      <w:bookmarkStart w:id="227" w:name="_Toc90483529"/>
      <w:bookmarkStart w:id="228" w:name="_Toc90483755"/>
      <w:bookmarkStart w:id="229" w:name="_Toc90490027"/>
      <w:bookmarkStart w:id="230" w:name="_Toc131080937"/>
      <w:bookmarkEnd w:id="223"/>
      <w:bookmarkEnd w:id="224"/>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5"/>
      <w:bookmarkEnd w:id="226"/>
      <w:bookmarkEnd w:id="227"/>
      <w:bookmarkEnd w:id="228"/>
      <w:bookmarkEnd w:id="229"/>
      <w:r w:rsidR="005B4AC1">
        <w:rPr>
          <w:rFonts w:ascii="標楷體" w:hAnsi="標楷體" w:hint="eastAsia"/>
          <w:b/>
          <w:szCs w:val="32"/>
        </w:rPr>
        <w:t xml:space="preserve"> *</w:t>
      </w:r>
      <w:bookmarkEnd w:id="230"/>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proofErr w:type="spellStart"/>
            <w:r w:rsidRPr="004A1C2C">
              <w:rPr>
                <w:rFonts w:ascii="標楷體" w:eastAsia="標楷體" w:hAnsi="標楷體"/>
              </w:rPr>
              <w:t>CustId</w:t>
            </w:r>
            <w:proofErr w:type="spellEnd"/>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proofErr w:type="spellStart"/>
            <w:r w:rsidRPr="004A1C2C">
              <w:rPr>
                <w:rFonts w:ascii="標楷體" w:eastAsia="標楷體" w:hAnsi="標楷體"/>
              </w:rPr>
              <w:t>CustNo</w:t>
            </w:r>
            <w:proofErr w:type="spellEnd"/>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proofErr w:type="spellStart"/>
            <w:r>
              <w:rPr>
                <w:rFonts w:ascii="標楷體" w:eastAsia="標楷體" w:hAnsi="標楷體" w:hint="eastAsia"/>
              </w:rPr>
              <w:t>ApplNo</w:t>
            </w:r>
            <w:proofErr w:type="spellEnd"/>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StockCode</w:t>
            </w:r>
            <w:proofErr w:type="spellEnd"/>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ListingType</w:t>
            </w:r>
            <w:proofErr w:type="spellEnd"/>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StockType</w:t>
            </w:r>
            <w:proofErr w:type="spellEnd"/>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CompanyId</w:t>
            </w:r>
            <w:proofErr w:type="spellEnd"/>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DataYear</w:t>
            </w:r>
            <w:proofErr w:type="spellEnd"/>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IssuedShares</w:t>
            </w:r>
            <w:proofErr w:type="spellEnd"/>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NetWorth</w:t>
            </w:r>
            <w:proofErr w:type="spellEnd"/>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EvaStandard</w:t>
            </w:r>
            <w:proofErr w:type="spellEnd"/>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ParValue</w:t>
            </w:r>
            <w:proofErr w:type="spellEnd"/>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MonthlyAvg</w:t>
            </w:r>
            <w:proofErr w:type="spellEnd"/>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YdClosingPrice</w:t>
            </w:r>
            <w:proofErr w:type="spellEnd"/>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ThreeMonthAvg</w:t>
            </w:r>
            <w:proofErr w:type="spellEnd"/>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EvaUnitPrice</w:t>
            </w:r>
            <w:proofErr w:type="spellEnd"/>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OwnerId</w:t>
            </w:r>
            <w:proofErr w:type="spellEnd"/>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OwnerName</w:t>
            </w:r>
            <w:proofErr w:type="spellEnd"/>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proofErr w:type="spellStart"/>
            <w:r w:rsidRPr="003E74D2">
              <w:rPr>
                <w:rFonts w:ascii="標楷體" w:eastAsia="標楷體" w:hAnsi="標楷體"/>
                <w:color w:val="C00000"/>
                <w:highlight w:val="yellow"/>
              </w:rPr>
              <w:t>OwnerRelCode</w:t>
            </w:r>
            <w:proofErr w:type="spellEnd"/>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InsiderJobTitle</w:t>
            </w:r>
            <w:proofErr w:type="spellEnd"/>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InsiderPosition</w:t>
            </w:r>
            <w:proofErr w:type="spellEnd"/>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LegalPersonId</w:t>
            </w:r>
            <w:proofErr w:type="spellEnd"/>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LoanToValue</w:t>
            </w:r>
            <w:proofErr w:type="spellEnd"/>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ClMtr</w:t>
            </w:r>
            <w:proofErr w:type="spellEnd"/>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NoticeMtr</w:t>
            </w:r>
            <w:proofErr w:type="spellEnd"/>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ImplementMtr</w:t>
            </w:r>
            <w:proofErr w:type="spellEnd"/>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PledgeNo</w:t>
            </w:r>
            <w:proofErr w:type="spellEnd"/>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ComputeMTR</w:t>
            </w:r>
            <w:proofErr w:type="spellEnd"/>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proofErr w:type="spellStart"/>
            <w:r w:rsidRPr="008F20B5">
              <w:rPr>
                <w:rFonts w:ascii="標楷體" w:eastAsia="標楷體" w:hAnsi="標楷體"/>
              </w:rPr>
              <w:t>ClStat</w:t>
            </w:r>
            <w:proofErr w:type="spellEnd"/>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SettingDate</w:t>
            </w:r>
            <w:proofErr w:type="spellEnd"/>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SettingBalance</w:t>
            </w:r>
            <w:proofErr w:type="spellEnd"/>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EvaDate</w:t>
            </w:r>
            <w:proofErr w:type="spellEnd"/>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proofErr w:type="spellStart"/>
            <w:r w:rsidRPr="004A1C2C">
              <w:rPr>
                <w:rFonts w:ascii="標楷體" w:eastAsia="標楷體" w:hAnsi="標楷體"/>
              </w:rPr>
              <w:t>EvaAmt</w:t>
            </w:r>
            <w:proofErr w:type="spellEnd"/>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MtgDate</w:t>
            </w:r>
            <w:proofErr w:type="spellEnd"/>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CustodyNo</w:t>
            </w:r>
            <w:proofErr w:type="spellEnd"/>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2D1FD717" w:rsidR="009C1DD1" w:rsidRPr="008F20B5" w:rsidRDefault="0013799E" w:rsidP="0078740E">
      <w:pPr>
        <w:pStyle w:val="3"/>
        <w:numPr>
          <w:ilvl w:val="2"/>
          <w:numId w:val="7"/>
        </w:numPr>
        <w:spacing w:before="0"/>
        <w:rPr>
          <w:rFonts w:ascii="標楷體" w:hAnsi="標楷體"/>
          <w:b/>
          <w:szCs w:val="32"/>
        </w:rPr>
      </w:pPr>
      <w:bookmarkStart w:id="231" w:name="_L2420其他擔保品資料登錄"/>
      <w:bookmarkStart w:id="232" w:name="_L2414其他擔保品資料登錄"/>
      <w:bookmarkStart w:id="233" w:name="_Toc90483159"/>
      <w:bookmarkStart w:id="234" w:name="_Toc90483414"/>
      <w:bookmarkStart w:id="235" w:name="_Toc90483530"/>
      <w:bookmarkStart w:id="236" w:name="_Toc90483756"/>
      <w:bookmarkStart w:id="237" w:name="_Toc90490028"/>
      <w:bookmarkStart w:id="238" w:name="_Toc131080938"/>
      <w:bookmarkEnd w:id="231"/>
      <w:bookmarkEnd w:id="232"/>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3"/>
      <w:bookmarkEnd w:id="234"/>
      <w:bookmarkEnd w:id="235"/>
      <w:bookmarkEnd w:id="236"/>
      <w:bookmarkEnd w:id="237"/>
      <w:r w:rsidR="00120AFD">
        <w:rPr>
          <w:rFonts w:ascii="標楷體" w:hAnsi="標楷體" w:hint="eastAsia"/>
          <w:b/>
          <w:szCs w:val="32"/>
        </w:rPr>
        <w:t xml:space="preserve"> *</w:t>
      </w:r>
      <w:bookmarkEnd w:id="238"/>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CustId</w:t>
            </w:r>
            <w:proofErr w:type="spellEnd"/>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CustNo</w:t>
            </w:r>
            <w:proofErr w:type="spellEnd"/>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proofErr w:type="spellStart"/>
            <w:r w:rsidRPr="0075033A">
              <w:rPr>
                <w:rFonts w:ascii="標楷體" w:eastAsia="標楷體" w:hAnsi="標楷體" w:hint="eastAsia"/>
                <w:color w:val="C00000"/>
                <w:highlight w:val="yellow"/>
              </w:rPr>
              <w:t>ApplNo</w:t>
            </w:r>
            <w:proofErr w:type="spellEnd"/>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ClNo</w:t>
            </w:r>
            <w:proofErr w:type="spellEnd"/>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CityCode</w:t>
            </w:r>
            <w:proofErr w:type="spellEnd"/>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ClTypeCode</w:t>
            </w:r>
            <w:proofErr w:type="spellEnd"/>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EvaDate</w:t>
            </w:r>
            <w:proofErr w:type="spellEnd"/>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EvaAmt</w:t>
            </w:r>
            <w:proofErr w:type="spellEnd"/>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PledgeAmt</w:t>
            </w:r>
            <w:proofErr w:type="spellEnd"/>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PledgeStartDate</w:t>
            </w:r>
            <w:proofErr w:type="spellEnd"/>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PledgeEndDate</w:t>
            </w:r>
            <w:proofErr w:type="spellEnd"/>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PledgeBankCode</w:t>
            </w:r>
            <w:proofErr w:type="spellEnd"/>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PledgeNO</w:t>
            </w:r>
            <w:proofErr w:type="spellEnd"/>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OwnerId</w:t>
            </w:r>
            <w:proofErr w:type="spellEnd"/>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OwnerName</w:t>
            </w:r>
            <w:proofErr w:type="spellEnd"/>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proofErr w:type="spellStart"/>
            <w:r w:rsidRPr="006200C7">
              <w:rPr>
                <w:rFonts w:ascii="標楷體" w:eastAsia="標楷體" w:hAnsi="標楷體"/>
                <w:color w:val="C00000"/>
                <w:highlight w:val="yellow"/>
              </w:rPr>
              <w:t>OwnerRelCode</w:t>
            </w:r>
            <w:proofErr w:type="spellEnd"/>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IssuingId</w:t>
            </w:r>
            <w:proofErr w:type="spellEnd"/>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IssuingCounty</w:t>
            </w:r>
            <w:proofErr w:type="spellEnd"/>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DocNo</w:t>
            </w:r>
            <w:proofErr w:type="spellEnd"/>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LoanToValue</w:t>
            </w:r>
            <w:proofErr w:type="spellEnd"/>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SecuritiesType</w:t>
            </w:r>
            <w:proofErr w:type="spellEnd"/>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lastRenderedPageBreak/>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OfferingDate</w:t>
            </w:r>
            <w:proofErr w:type="spellEnd"/>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ExpirationDate</w:t>
            </w:r>
            <w:proofErr w:type="spellEnd"/>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TargetIssuer</w:t>
            </w:r>
            <w:proofErr w:type="spellEnd"/>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SubTargetIssuer</w:t>
            </w:r>
            <w:proofErr w:type="spellEnd"/>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CreditDate</w:t>
            </w:r>
            <w:proofErr w:type="spellEnd"/>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lastRenderedPageBreak/>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ExternalCredit</w:t>
            </w:r>
            <w:proofErr w:type="spellEnd"/>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proofErr w:type="spellStart"/>
            <w:r w:rsidRPr="00C85F7F">
              <w:rPr>
                <w:rFonts w:ascii="標楷體" w:eastAsia="標楷體" w:hAnsi="標楷體"/>
              </w:rPr>
              <w:t>TradingMethod</w:t>
            </w:r>
            <w:proofErr w:type="spellEnd"/>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proofErr w:type="spellStart"/>
            <w:r w:rsidRPr="00C85F7F">
              <w:rPr>
                <w:rFonts w:ascii="標楷體" w:eastAsia="標楷體" w:hAnsi="標楷體"/>
              </w:rPr>
              <w:t>PublicValue</w:t>
            </w:r>
            <w:proofErr w:type="spellEnd"/>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SettingStat</w:t>
            </w:r>
            <w:proofErr w:type="spellEnd"/>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ClStat</w:t>
            </w:r>
            <w:proofErr w:type="spellEnd"/>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SettingDate</w:t>
            </w:r>
            <w:proofErr w:type="spellEnd"/>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SettingBal</w:t>
            </w:r>
            <w:proofErr w:type="spellEnd"/>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5FBFC2BC" w:rsidR="009C1DD1" w:rsidRPr="008F20B5" w:rsidRDefault="00260F95" w:rsidP="0078740E">
      <w:pPr>
        <w:pStyle w:val="3"/>
        <w:numPr>
          <w:ilvl w:val="2"/>
          <w:numId w:val="7"/>
        </w:numPr>
        <w:spacing w:before="0"/>
        <w:rPr>
          <w:rFonts w:ascii="標楷體" w:hAnsi="標楷體"/>
          <w:b/>
          <w:szCs w:val="32"/>
        </w:rPr>
      </w:pPr>
      <w:bookmarkStart w:id="239" w:name="_L2470火險保費資料查詢修改-依戶號"/>
      <w:bookmarkStart w:id="240" w:name="_L4611續約保單資料維護"/>
      <w:bookmarkStart w:id="241" w:name="_Toc90483160"/>
      <w:bookmarkStart w:id="242" w:name="_Toc90483415"/>
      <w:bookmarkStart w:id="243" w:name="_Toc90483531"/>
      <w:bookmarkStart w:id="244" w:name="_Toc90483757"/>
      <w:bookmarkStart w:id="245" w:name="_Toc90490029"/>
      <w:bookmarkStart w:id="246" w:name="_Toc131080939"/>
      <w:bookmarkEnd w:id="239"/>
      <w:bookmarkEnd w:id="240"/>
      <w:r w:rsidRPr="008F20B5">
        <w:rPr>
          <w:rFonts w:ascii="標楷體" w:hAnsi="標楷體"/>
          <w:b/>
          <w:szCs w:val="32"/>
        </w:rPr>
        <w:t>L4610</w:t>
      </w:r>
      <w:r w:rsidRPr="008F20B5">
        <w:rPr>
          <w:rFonts w:ascii="標楷體" w:hAnsi="標楷體" w:hint="eastAsia"/>
          <w:b/>
          <w:szCs w:val="32"/>
        </w:rPr>
        <w:t>保險單明細資料登錄</w:t>
      </w:r>
      <w:bookmarkEnd w:id="241"/>
      <w:bookmarkEnd w:id="242"/>
      <w:bookmarkEnd w:id="243"/>
      <w:bookmarkEnd w:id="244"/>
      <w:bookmarkEnd w:id="245"/>
      <w:r w:rsidR="005B4AC1">
        <w:rPr>
          <w:rFonts w:ascii="標楷體" w:hAnsi="標楷體" w:hint="eastAsia"/>
          <w:b/>
          <w:szCs w:val="32"/>
        </w:rPr>
        <w:t xml:space="preserve"> *</w:t>
      </w:r>
      <w:bookmarkEnd w:id="246"/>
    </w:p>
    <w:tbl>
      <w:tblPr>
        <w:tblStyle w:val="ac"/>
        <w:tblW w:w="5143" w:type="pct"/>
        <w:tblLayout w:type="fixed"/>
        <w:tblLook w:val="04A0" w:firstRow="1" w:lastRow="0" w:firstColumn="1" w:lastColumn="0" w:noHBand="0" w:noVBand="1"/>
      </w:tblPr>
      <w:tblGrid>
        <w:gridCol w:w="565"/>
        <w:gridCol w:w="1470"/>
        <w:gridCol w:w="3962"/>
        <w:gridCol w:w="566"/>
        <w:gridCol w:w="566"/>
        <w:gridCol w:w="566"/>
        <w:gridCol w:w="2791"/>
      </w:tblGrid>
      <w:tr w:rsidR="004A2350" w:rsidRPr="008F20B5" w14:paraId="783A4AAD" w14:textId="77777777" w:rsidTr="007F7C77">
        <w:trPr>
          <w:trHeight w:val="340"/>
        </w:trPr>
        <w:tc>
          <w:tcPr>
            <w:tcW w:w="269"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01"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888"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0"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0"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0"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330"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7F7C77">
        <w:trPr>
          <w:trHeight w:val="340"/>
        </w:trPr>
        <w:tc>
          <w:tcPr>
            <w:tcW w:w="269"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3EF35A8" w14:textId="2D1B95E0" w:rsidR="003719AD" w:rsidRPr="004A1C2C" w:rsidRDefault="003719AD" w:rsidP="0013799E">
            <w:pPr>
              <w:widowControl/>
              <w:rPr>
                <w:rFonts w:ascii="標楷體" w:eastAsia="標楷體" w:hAnsi="標楷體" w:cs="新細明體"/>
                <w:kern w:val="0"/>
              </w:rPr>
            </w:pPr>
            <w:proofErr w:type="spellStart"/>
            <w:r w:rsidRPr="004A1C2C">
              <w:rPr>
                <w:rFonts w:ascii="標楷體" w:eastAsia="標楷體" w:hAnsi="標楷體" w:cs="新細明體"/>
                <w:kern w:val="0"/>
              </w:rPr>
              <w:t>TranCode</w:t>
            </w:r>
            <w:proofErr w:type="spellEnd"/>
          </w:p>
        </w:tc>
        <w:tc>
          <w:tcPr>
            <w:tcW w:w="1888"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0"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0"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0"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7F7C77">
        <w:trPr>
          <w:trHeight w:val="340"/>
        </w:trPr>
        <w:tc>
          <w:tcPr>
            <w:tcW w:w="269"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2F8705B0" w14:textId="16D7A783"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FunctionCode</w:t>
            </w:r>
            <w:proofErr w:type="spellEnd"/>
          </w:p>
        </w:tc>
        <w:tc>
          <w:tcPr>
            <w:tcW w:w="1888"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0"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7F7C77">
        <w:trPr>
          <w:trHeight w:val="340"/>
        </w:trPr>
        <w:tc>
          <w:tcPr>
            <w:tcW w:w="269"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FACF1D8" w14:textId="5648C55D"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InsuFlag</w:t>
            </w:r>
            <w:proofErr w:type="spellEnd"/>
          </w:p>
        </w:tc>
        <w:tc>
          <w:tcPr>
            <w:tcW w:w="1888"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0"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330"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7F7C77">
        <w:trPr>
          <w:trHeight w:val="340"/>
        </w:trPr>
        <w:tc>
          <w:tcPr>
            <w:tcW w:w="269"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888"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0"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7F7C77">
        <w:trPr>
          <w:trHeight w:val="340"/>
        </w:trPr>
        <w:tc>
          <w:tcPr>
            <w:tcW w:w="269"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888"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0"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7F7C77">
        <w:trPr>
          <w:trHeight w:val="340"/>
        </w:trPr>
        <w:tc>
          <w:tcPr>
            <w:tcW w:w="269"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D754932" w14:textId="7664B81E"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ClNo</w:t>
            </w:r>
            <w:proofErr w:type="spellEnd"/>
          </w:p>
        </w:tc>
        <w:tc>
          <w:tcPr>
            <w:tcW w:w="1888"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0"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0"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7F7C77">
        <w:trPr>
          <w:trHeight w:val="340"/>
        </w:trPr>
        <w:tc>
          <w:tcPr>
            <w:tcW w:w="269"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01" w:type="pct"/>
            <w:noWrap/>
          </w:tcPr>
          <w:p w14:paraId="50B3DC0B" w14:textId="40F8BA82"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cs="新細明體"/>
                <w:kern w:val="0"/>
              </w:rPr>
              <w:t>PrevInsuNo</w:t>
            </w:r>
            <w:proofErr w:type="spellEnd"/>
          </w:p>
        </w:tc>
        <w:tc>
          <w:tcPr>
            <w:tcW w:w="1888"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0"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330"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7F7C77">
        <w:trPr>
          <w:trHeight w:val="340"/>
        </w:trPr>
        <w:tc>
          <w:tcPr>
            <w:tcW w:w="269"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01" w:type="pct"/>
            <w:noWrap/>
          </w:tcPr>
          <w:p w14:paraId="6F0B36D9" w14:textId="586EC851"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cs="新細明體"/>
                <w:kern w:val="0"/>
              </w:rPr>
              <w:t>EndoInsuNo</w:t>
            </w:r>
            <w:proofErr w:type="spellEnd"/>
          </w:p>
        </w:tc>
        <w:tc>
          <w:tcPr>
            <w:tcW w:w="1888"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0"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330"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7F7C77">
        <w:trPr>
          <w:trHeight w:val="340"/>
        </w:trPr>
        <w:tc>
          <w:tcPr>
            <w:tcW w:w="269"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AE413C3" w14:textId="133BCEE0"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cs="新細明體"/>
                <w:kern w:val="0"/>
              </w:rPr>
              <w:t>NowInsuNo</w:t>
            </w:r>
            <w:proofErr w:type="spellEnd"/>
          </w:p>
        </w:tc>
        <w:tc>
          <w:tcPr>
            <w:tcW w:w="1888"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0"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330"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7F7C77">
        <w:trPr>
          <w:trHeight w:val="340"/>
        </w:trPr>
        <w:tc>
          <w:tcPr>
            <w:tcW w:w="269"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ED3CCEF" w14:textId="6333776C"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rPr>
              <w:t>InsuCompany</w:t>
            </w:r>
            <w:proofErr w:type="spellEnd"/>
          </w:p>
        </w:tc>
        <w:tc>
          <w:tcPr>
            <w:tcW w:w="1888"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0"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7F7C77">
        <w:trPr>
          <w:trHeight w:val="340"/>
        </w:trPr>
        <w:tc>
          <w:tcPr>
            <w:tcW w:w="269"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D2E7E3C" w14:textId="710CC95D"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rPr>
              <w:t>InsuTypeCode</w:t>
            </w:r>
            <w:proofErr w:type="spellEnd"/>
          </w:p>
        </w:tc>
        <w:tc>
          <w:tcPr>
            <w:tcW w:w="1888"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0"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0"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0"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tcPr>
          <w:p w14:paraId="1DA2A064"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01:住宅火險地震險</w:t>
            </w:r>
          </w:p>
          <w:p w14:paraId="02EFD068" w14:textId="74F98EE4"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02:</w:t>
            </w:r>
            <w:r w:rsidR="00A9067E">
              <w:rPr>
                <w:rFonts w:ascii="標楷體" w:eastAsia="標楷體" w:hAnsi="標楷體" w:cs="新細明體" w:hint="eastAsia"/>
                <w:kern w:val="0"/>
                <w:highlight w:val="yellow"/>
              </w:rPr>
              <w:t>住宅</w:t>
            </w:r>
            <w:r w:rsidRPr="00A00F7D">
              <w:rPr>
                <w:rFonts w:ascii="標楷體" w:eastAsia="標楷體" w:hAnsi="標楷體" w:cs="新細明體" w:hint="eastAsia"/>
                <w:kern w:val="0"/>
                <w:highlight w:val="yellow"/>
              </w:rPr>
              <w:t>火險</w:t>
            </w:r>
            <w:r w:rsidR="00A9067E">
              <w:rPr>
                <w:rFonts w:ascii="標楷體" w:eastAsia="標楷體" w:hAnsi="標楷體" w:cs="新細明體" w:hint="eastAsia"/>
                <w:kern w:val="0"/>
                <w:highlight w:val="yellow"/>
              </w:rPr>
              <w:t>(長單)</w:t>
            </w:r>
          </w:p>
          <w:p w14:paraId="451AE279"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03:地震險</w:t>
            </w:r>
          </w:p>
          <w:p w14:paraId="336F1ABF" w14:textId="4CA74626"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04:汽車全險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4861D340" w14:textId="39EEE5C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05:綜合營造險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6BF20B20"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06:動產火險</w:t>
            </w:r>
          </w:p>
          <w:p w14:paraId="3FA1B267"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07:其他</w:t>
            </w:r>
          </w:p>
          <w:p w14:paraId="159C435D" w14:textId="3945E2EC" w:rsidR="00ED7C56" w:rsidRPr="004A1C2C" w:rsidDel="00492ECF" w:rsidRDefault="00A00F7D" w:rsidP="00A00F7D">
            <w:pPr>
              <w:widowControl/>
              <w:rPr>
                <w:rFonts w:ascii="標楷體" w:eastAsia="標楷體" w:hAnsi="標楷體" w:cs="新細明體"/>
                <w:kern w:val="0"/>
              </w:rPr>
            </w:pPr>
            <w:r w:rsidRPr="00A00F7D">
              <w:rPr>
                <w:rFonts w:ascii="標楷體" w:eastAsia="標楷體" w:hAnsi="標楷體" w:cs="新細明體" w:hint="eastAsia"/>
                <w:kern w:val="0"/>
                <w:highlight w:val="yellow"/>
              </w:rPr>
              <w:t>08:商業火災保險</w:t>
            </w:r>
          </w:p>
        </w:tc>
      </w:tr>
      <w:tr w:rsidR="00ED7C56" w:rsidRPr="008F20B5" w14:paraId="1BDC8B1F" w14:textId="77777777" w:rsidTr="007F7C77">
        <w:trPr>
          <w:trHeight w:val="340"/>
        </w:trPr>
        <w:tc>
          <w:tcPr>
            <w:tcW w:w="269"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76422E6F" w14:textId="4FF44F17"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FireInsuCovrg</w:t>
            </w:r>
            <w:proofErr w:type="spellEnd"/>
          </w:p>
        </w:tc>
        <w:tc>
          <w:tcPr>
            <w:tcW w:w="1888"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0"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7F7C77">
        <w:trPr>
          <w:trHeight w:val="340"/>
        </w:trPr>
        <w:tc>
          <w:tcPr>
            <w:tcW w:w="269"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37A9B331" w14:textId="7A88C22B"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EthqInsuCovrg</w:t>
            </w:r>
            <w:proofErr w:type="spellEnd"/>
          </w:p>
        </w:tc>
        <w:tc>
          <w:tcPr>
            <w:tcW w:w="1888"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0"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7F7C77">
        <w:trPr>
          <w:trHeight w:val="340"/>
        </w:trPr>
        <w:tc>
          <w:tcPr>
            <w:tcW w:w="269"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01" w:type="pct"/>
            <w:noWrap/>
          </w:tcPr>
          <w:p w14:paraId="3A523BD2" w14:textId="3D02C181" w:rsidR="00ED7C56" w:rsidRPr="004A1C2C" w:rsidDel="00260F95"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FireInsuPrem</w:t>
            </w:r>
            <w:proofErr w:type="spellEnd"/>
          </w:p>
        </w:tc>
        <w:tc>
          <w:tcPr>
            <w:tcW w:w="1888"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0"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7F7C77">
        <w:trPr>
          <w:trHeight w:val="340"/>
        </w:trPr>
        <w:tc>
          <w:tcPr>
            <w:tcW w:w="269"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0B43E1B6" w14:textId="1809971E"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EthqInsuPrem</w:t>
            </w:r>
            <w:proofErr w:type="spellEnd"/>
          </w:p>
        </w:tc>
        <w:tc>
          <w:tcPr>
            <w:tcW w:w="1888"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0"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7F7C77">
        <w:trPr>
          <w:trHeight w:val="340"/>
        </w:trPr>
        <w:tc>
          <w:tcPr>
            <w:tcW w:w="269"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4A03DABF" w14:textId="082FB901"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InsuStartDate</w:t>
            </w:r>
            <w:proofErr w:type="spellEnd"/>
          </w:p>
        </w:tc>
        <w:tc>
          <w:tcPr>
            <w:tcW w:w="1888"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0"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6A1500DB" w14:textId="7050F9E1"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yyymmdd</w:t>
            </w:r>
            <w:proofErr w:type="spellEnd"/>
          </w:p>
        </w:tc>
      </w:tr>
      <w:tr w:rsidR="00ED7C56" w:rsidRPr="008F20B5" w14:paraId="75B6D164" w14:textId="77777777" w:rsidTr="007F7C77">
        <w:trPr>
          <w:trHeight w:val="340"/>
        </w:trPr>
        <w:tc>
          <w:tcPr>
            <w:tcW w:w="269"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tcPr>
          <w:p w14:paraId="4750C752" w14:textId="44C1163C"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InsuEndDate</w:t>
            </w:r>
            <w:proofErr w:type="spellEnd"/>
          </w:p>
        </w:tc>
        <w:tc>
          <w:tcPr>
            <w:tcW w:w="1888"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0"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162071B4" w14:textId="24216053"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yyymmdd</w:t>
            </w:r>
            <w:proofErr w:type="spellEnd"/>
          </w:p>
        </w:tc>
      </w:tr>
      <w:tr w:rsidR="001E1E52" w:rsidRPr="00954476" w14:paraId="1BFBC467" w14:textId="77777777" w:rsidTr="007F7C77">
        <w:trPr>
          <w:trHeight w:val="340"/>
        </w:trPr>
        <w:tc>
          <w:tcPr>
            <w:tcW w:w="269"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01" w:type="pct"/>
            <w:noWrap/>
          </w:tcPr>
          <w:p w14:paraId="59F7C07D" w14:textId="7795AB27" w:rsidR="001E1E52" w:rsidRPr="00954476" w:rsidRDefault="001E1E52" w:rsidP="00ED7C56">
            <w:pPr>
              <w:widowControl/>
              <w:rPr>
                <w:rFonts w:ascii="標楷體" w:eastAsia="標楷體" w:hAnsi="標楷體" w:cs="新細明體"/>
                <w:kern w:val="0"/>
                <w:highlight w:val="magenta"/>
              </w:rPr>
            </w:pPr>
            <w:proofErr w:type="spellStart"/>
            <w:r w:rsidRPr="00954476">
              <w:rPr>
                <w:rFonts w:ascii="標楷體" w:eastAsia="標楷體" w:hAnsi="標楷體" w:cs="新細明體"/>
                <w:kern w:val="0"/>
                <w:highlight w:val="magenta"/>
              </w:rPr>
              <w:t>CommericalFlag</w:t>
            </w:r>
            <w:proofErr w:type="spellEnd"/>
          </w:p>
        </w:tc>
        <w:tc>
          <w:tcPr>
            <w:tcW w:w="1888"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0"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0"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330"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7F7C77">
        <w:trPr>
          <w:trHeight w:val="340"/>
        </w:trPr>
        <w:tc>
          <w:tcPr>
            <w:tcW w:w="269"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01"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888"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0"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0" w:type="pct"/>
          </w:tcPr>
          <w:p w14:paraId="0347169A" w14:textId="77777777" w:rsidR="00954476" w:rsidRDefault="00954476" w:rsidP="00614F5B">
            <w:pPr>
              <w:widowControl/>
              <w:jc w:val="center"/>
              <w:rPr>
                <w:rFonts w:ascii="標楷體" w:eastAsia="標楷體" w:hAnsi="標楷體" w:cs="新細明體"/>
                <w:kern w:val="0"/>
              </w:rPr>
            </w:pPr>
          </w:p>
        </w:tc>
        <w:tc>
          <w:tcPr>
            <w:tcW w:w="1330"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7" w:name="_L2101商品參數維護"/>
      <w:bookmarkEnd w:id="247"/>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4B600969" w:rsidR="006873F2" w:rsidRPr="008F20B5" w:rsidRDefault="001B053C" w:rsidP="0078740E">
      <w:pPr>
        <w:pStyle w:val="3"/>
        <w:numPr>
          <w:ilvl w:val="2"/>
          <w:numId w:val="7"/>
        </w:numPr>
        <w:spacing w:before="0"/>
        <w:rPr>
          <w:rFonts w:ascii="標楷體" w:hAnsi="標楷體"/>
          <w:b/>
          <w:szCs w:val="32"/>
        </w:rPr>
      </w:pPr>
      <w:bookmarkStart w:id="248" w:name="_L1105顧客聯絡電話維護"/>
      <w:bookmarkStart w:id="249" w:name="_Toc90483161"/>
      <w:bookmarkStart w:id="250" w:name="_Toc90483416"/>
      <w:bookmarkStart w:id="251" w:name="_Toc90483532"/>
      <w:bookmarkStart w:id="252" w:name="_Toc90483758"/>
      <w:bookmarkStart w:id="253" w:name="_Toc90490030"/>
      <w:bookmarkStart w:id="254" w:name="_Toc131080940"/>
      <w:bookmarkEnd w:id="248"/>
      <w:r w:rsidRPr="006B5312">
        <w:rPr>
          <w:rFonts w:ascii="標楷體" w:hAnsi="標楷體"/>
          <w:b/>
          <w:szCs w:val="32"/>
        </w:rPr>
        <w:t>L1105</w:t>
      </w:r>
      <w:r w:rsidRPr="006B5312">
        <w:rPr>
          <w:rFonts w:ascii="標楷體" w:hAnsi="標楷體" w:hint="eastAsia"/>
          <w:b/>
          <w:szCs w:val="32"/>
        </w:rPr>
        <w:t>顧客聯絡電話維護</w:t>
      </w:r>
      <w:bookmarkEnd w:id="249"/>
      <w:bookmarkEnd w:id="250"/>
      <w:bookmarkEnd w:id="251"/>
      <w:bookmarkEnd w:id="252"/>
      <w:bookmarkEnd w:id="253"/>
      <w:r w:rsidR="009476BA">
        <w:rPr>
          <w:rFonts w:ascii="標楷體" w:hAnsi="標楷體" w:hint="eastAsia"/>
          <w:b/>
          <w:szCs w:val="32"/>
        </w:rPr>
        <w:t xml:space="preserve"> *</w:t>
      </w:r>
      <w:bookmarkEnd w:id="254"/>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proofErr w:type="spellStart"/>
            <w:r>
              <w:rPr>
                <w:rFonts w:ascii="標楷體" w:eastAsia="標楷體" w:hAnsi="標楷體" w:cs="新細明體" w:hint="eastAsia"/>
                <w:color w:val="000000"/>
                <w:kern w:val="0"/>
              </w:rPr>
              <w:t>C</w:t>
            </w:r>
            <w:r>
              <w:rPr>
                <w:rFonts w:ascii="標楷體" w:eastAsia="標楷體" w:hAnsi="標楷體" w:cs="新細明體"/>
                <w:color w:val="000000"/>
                <w:kern w:val="0"/>
              </w:rPr>
              <w:t>ustNo</w:t>
            </w:r>
            <w:proofErr w:type="spellEnd"/>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proofErr w:type="spellStart"/>
            <w:r w:rsidRPr="004A1C2C">
              <w:rPr>
                <w:rFonts w:ascii="標楷體" w:eastAsia="標楷體" w:hAnsi="標楷體"/>
                <w:color w:val="000000"/>
                <w:kern w:val="0"/>
              </w:rPr>
              <w:t>CustId</w:t>
            </w:r>
            <w:proofErr w:type="spellEnd"/>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TelTypeCode</w:t>
            </w:r>
            <w:proofErr w:type="spellEnd"/>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TelArea</w:t>
            </w:r>
            <w:proofErr w:type="spellEnd"/>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TelNo</w:t>
            </w:r>
            <w:proofErr w:type="spellEnd"/>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TelExt</w:t>
            </w:r>
            <w:proofErr w:type="spellEnd"/>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proofErr w:type="spellStart"/>
            <w:r w:rsidRPr="00B97D35">
              <w:rPr>
                <w:rFonts w:ascii="標楷體" w:eastAsia="標楷體" w:hAnsi="標楷體" w:cs="新細明體"/>
                <w:color w:val="000000"/>
                <w:kern w:val="0"/>
                <w:highlight w:val="magenta"/>
              </w:rPr>
              <w:t>TelOther</w:t>
            </w:r>
            <w:proofErr w:type="spellEnd"/>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TelChgRsnCode</w:t>
            </w:r>
            <w:proofErr w:type="spellEnd"/>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RelationCode</w:t>
            </w:r>
            <w:proofErr w:type="spellEnd"/>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w:t>
            </w:r>
            <w:proofErr w:type="spellStart"/>
            <w:r w:rsidRPr="002641C1">
              <w:rPr>
                <w:rFonts w:ascii="標楷體" w:eastAsia="標楷體" w:hAnsi="標楷體" w:hint="eastAsia"/>
                <w:highlight w:val="cyan"/>
              </w:rPr>
              <w:t>Cd</w:t>
            </w:r>
            <w:r w:rsidRPr="002641C1">
              <w:rPr>
                <w:rFonts w:ascii="標楷體" w:eastAsia="標楷體" w:hAnsi="標楷體"/>
                <w:highlight w:val="cyan"/>
              </w:rPr>
              <w:t>Code</w:t>
            </w:r>
            <w:proofErr w:type="spellEnd"/>
            <w:r w:rsidRPr="002641C1">
              <w:rPr>
                <w:rFonts w:ascii="標楷體" w:eastAsia="標楷體" w:hAnsi="標楷體" w:hint="eastAsia"/>
                <w:highlight w:val="cyan"/>
              </w:rPr>
              <w:t>的</w:t>
            </w:r>
            <w:proofErr w:type="spellStart"/>
            <w:r w:rsidRPr="002641C1">
              <w:rPr>
                <w:rFonts w:ascii="標楷體" w:eastAsia="標楷體" w:hAnsi="標楷體" w:hint="eastAsia"/>
                <w:highlight w:val="cyan"/>
              </w:rPr>
              <w:t>DefCode</w:t>
            </w:r>
            <w:proofErr w:type="spellEnd"/>
            <w:r w:rsidRPr="002641C1">
              <w:rPr>
                <w:rFonts w:ascii="標楷體" w:eastAsia="標楷體" w:hAnsi="標楷體" w:hint="eastAsia"/>
                <w:highlight w:val="cyan"/>
              </w:rPr>
              <w:t>=</w:t>
            </w:r>
            <w:proofErr w:type="spellStart"/>
            <w:r w:rsidRPr="002641C1">
              <w:rPr>
                <w:rFonts w:ascii="標楷體" w:eastAsia="標楷體" w:hAnsi="標楷體"/>
                <w:highlight w:val="cyan"/>
              </w:rPr>
              <w:t>RelationCode</w:t>
            </w:r>
            <w:proofErr w:type="spellEnd"/>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lastRenderedPageBreak/>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lastRenderedPageBreak/>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LiaisonName</w:t>
            </w:r>
            <w:proofErr w:type="spellEnd"/>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Rmk</w:t>
            </w:r>
            <w:proofErr w:type="spellEnd"/>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StopReason</w:t>
            </w:r>
            <w:proofErr w:type="spellEnd"/>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proofErr w:type="spellStart"/>
            <w:r w:rsidRPr="000A506E">
              <w:rPr>
                <w:rFonts w:ascii="標楷體" w:eastAsia="標楷體" w:hAnsi="標楷體" w:cs="新細明體"/>
                <w:color w:val="000000"/>
                <w:kern w:val="0"/>
              </w:rPr>
              <w:t>TelNoUKey</w:t>
            </w:r>
            <w:proofErr w:type="spellEnd"/>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1F664380" w:rsidR="00626E43" w:rsidRPr="006B5312" w:rsidRDefault="00626E43" w:rsidP="0078740E">
      <w:pPr>
        <w:pStyle w:val="3"/>
        <w:numPr>
          <w:ilvl w:val="2"/>
          <w:numId w:val="7"/>
        </w:numPr>
        <w:spacing w:before="0"/>
        <w:rPr>
          <w:rFonts w:ascii="標楷體" w:hAnsi="標楷體"/>
          <w:b/>
          <w:szCs w:val="32"/>
        </w:rPr>
      </w:pPr>
      <w:bookmarkStart w:id="255" w:name="_L2250保證人資料登錄"/>
      <w:bookmarkStart w:id="256" w:name="_Toc90483162"/>
      <w:bookmarkStart w:id="257" w:name="_Toc90483417"/>
      <w:bookmarkStart w:id="258" w:name="_Toc90483533"/>
      <w:bookmarkStart w:id="259" w:name="_Toc90483759"/>
      <w:bookmarkStart w:id="260" w:name="_Toc90490031"/>
      <w:bookmarkStart w:id="261" w:name="_Toc131080941"/>
      <w:bookmarkEnd w:id="255"/>
      <w:r w:rsidRPr="008F20B5">
        <w:rPr>
          <w:rFonts w:ascii="標楷體" w:hAnsi="標楷體"/>
          <w:b/>
          <w:szCs w:val="32"/>
        </w:rPr>
        <w:t>L2250</w:t>
      </w:r>
      <w:r w:rsidRPr="006B5312">
        <w:rPr>
          <w:rFonts w:ascii="標楷體" w:hAnsi="標楷體" w:hint="eastAsia"/>
          <w:b/>
          <w:szCs w:val="32"/>
        </w:rPr>
        <w:t>保證人資料登錄</w:t>
      </w:r>
      <w:bookmarkEnd w:id="256"/>
      <w:bookmarkEnd w:id="257"/>
      <w:bookmarkEnd w:id="258"/>
      <w:bookmarkEnd w:id="259"/>
      <w:bookmarkEnd w:id="260"/>
      <w:r w:rsidR="008026B6">
        <w:rPr>
          <w:rFonts w:ascii="標楷體" w:hAnsi="標楷體" w:hint="eastAsia"/>
          <w:b/>
          <w:szCs w:val="32"/>
        </w:rPr>
        <w:t xml:space="preserve"> *</w:t>
      </w:r>
      <w:bookmarkEnd w:id="261"/>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ApplNo</w:t>
            </w:r>
            <w:proofErr w:type="spellEnd"/>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CustNo</w:t>
            </w:r>
            <w:proofErr w:type="spellEnd"/>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rPr>
              <w:t>i</w:t>
            </w:r>
            <w:proofErr w:type="spellEnd"/>
            <w:r w:rsidRPr="008F20B5">
              <w:rPr>
                <w:rFonts w:ascii="標楷體" w:eastAsia="標楷體" w:hAnsi="標楷體"/>
              </w:rPr>
              <w:t>.自動顯示不必輸入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FacmNo</w:t>
            </w:r>
            <w:proofErr w:type="spellEnd"/>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rPr>
              <w:t>i</w:t>
            </w:r>
            <w:proofErr w:type="spellEnd"/>
            <w:r w:rsidRPr="008F20B5">
              <w:rPr>
                <w:rFonts w:ascii="標楷體" w:eastAsia="標楷體" w:hAnsi="標楷體"/>
              </w:rPr>
              <w:t>.自動顯示不必輸入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GuaId</w:t>
            </w:r>
            <w:proofErr w:type="spellEnd"/>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RelInd</w:t>
            </w:r>
            <w:proofErr w:type="spellEnd"/>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GuaAmt</w:t>
            </w:r>
            <w:proofErr w:type="spellEnd"/>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GuaType</w:t>
            </w:r>
            <w:proofErr w:type="spellEnd"/>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GuaDt</w:t>
            </w:r>
            <w:proofErr w:type="spellEnd"/>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p w14:paraId="013B5D43" w14:textId="097797AD"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StatCd</w:t>
            </w:r>
            <w:proofErr w:type="spellEnd"/>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proofErr w:type="spellStart"/>
            <w:r w:rsidRPr="008F20B5">
              <w:rPr>
                <w:rFonts w:ascii="標楷體" w:eastAsia="標楷體" w:hAnsi="標楷體" w:cs="新細明體"/>
                <w:color w:val="000000"/>
                <w:kern w:val="0"/>
              </w:rPr>
              <w:t>CancelDt</w:t>
            </w:r>
            <w:proofErr w:type="spellEnd"/>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p w14:paraId="76D0B360" w14:textId="1D6ED4AD"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24558E31" w:rsidR="0009224C" w:rsidRPr="006B5312" w:rsidRDefault="0009224C" w:rsidP="0078740E">
      <w:pPr>
        <w:pStyle w:val="3"/>
        <w:numPr>
          <w:ilvl w:val="2"/>
          <w:numId w:val="7"/>
        </w:numPr>
        <w:spacing w:before="0"/>
        <w:rPr>
          <w:rFonts w:ascii="標楷體" w:hAnsi="標楷體"/>
          <w:b/>
          <w:szCs w:val="32"/>
        </w:rPr>
      </w:pPr>
      <w:bookmarkStart w:id="262" w:name="_L2417額度與擔保品關聯登錄"/>
      <w:bookmarkStart w:id="263" w:name="_Toc90483163"/>
      <w:bookmarkStart w:id="264" w:name="_Toc90483418"/>
      <w:bookmarkStart w:id="265" w:name="_Toc90483534"/>
      <w:bookmarkStart w:id="266" w:name="_Toc90483760"/>
      <w:bookmarkStart w:id="267" w:name="_Toc90490032"/>
      <w:bookmarkStart w:id="268" w:name="_Toc131080942"/>
      <w:bookmarkEnd w:id="262"/>
      <w:r w:rsidRPr="008F20B5">
        <w:rPr>
          <w:rFonts w:ascii="標楷體" w:hAnsi="標楷體"/>
          <w:b/>
          <w:szCs w:val="32"/>
        </w:rPr>
        <w:t>L2417</w:t>
      </w:r>
      <w:r w:rsidRPr="006B5312">
        <w:rPr>
          <w:rFonts w:ascii="標楷體" w:hAnsi="標楷體" w:hint="eastAsia"/>
          <w:b/>
          <w:szCs w:val="32"/>
        </w:rPr>
        <w:t>額度與擔保品關聯登錄</w:t>
      </w:r>
      <w:bookmarkEnd w:id="263"/>
      <w:bookmarkEnd w:id="264"/>
      <w:bookmarkEnd w:id="265"/>
      <w:bookmarkEnd w:id="266"/>
      <w:bookmarkEnd w:id="267"/>
      <w:r w:rsidR="0077645E">
        <w:rPr>
          <w:rFonts w:ascii="標楷體" w:hAnsi="標楷體" w:hint="eastAsia"/>
          <w:b/>
          <w:szCs w:val="32"/>
        </w:rPr>
        <w:t xml:space="preserve"> *</w:t>
      </w:r>
      <w:bookmarkEnd w:id="268"/>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ApproveNo</w:t>
            </w:r>
            <w:proofErr w:type="spellEnd"/>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ShareAmt</w:t>
            </w:r>
            <w:proofErr w:type="spellEnd"/>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proofErr w:type="spellStart"/>
            <w:r w:rsidRPr="00D36672">
              <w:rPr>
                <w:rFonts w:ascii="標楷體" w:eastAsia="標楷體" w:hAnsi="標楷體"/>
                <w:color w:val="FF0000"/>
                <w:highlight w:val="yellow"/>
              </w:rPr>
              <w:t>OwnerId</w:t>
            </w:r>
            <w:proofErr w:type="spellEnd"/>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proofErr w:type="spellStart"/>
            <w:r w:rsidRPr="00D36672">
              <w:rPr>
                <w:rFonts w:ascii="標楷體" w:eastAsia="標楷體" w:hAnsi="標楷體"/>
                <w:color w:val="FF0000"/>
                <w:highlight w:val="yellow"/>
              </w:rPr>
              <w:t>OwnerName</w:t>
            </w:r>
            <w:proofErr w:type="spellEnd"/>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proofErr w:type="spellStart"/>
            <w:r w:rsidRPr="00CC2D7C">
              <w:rPr>
                <w:rFonts w:ascii="標楷體" w:eastAsia="標楷體" w:hAnsi="標楷體"/>
                <w:color w:val="FF0000"/>
                <w:highlight w:val="yellow"/>
              </w:rPr>
              <w:t>OwnerRelCode</w:t>
            </w:r>
            <w:proofErr w:type="spellEnd"/>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1803408E" w:rsidR="00583560" w:rsidRPr="006B5312" w:rsidRDefault="00583560" w:rsidP="0078740E">
      <w:pPr>
        <w:pStyle w:val="3"/>
        <w:numPr>
          <w:ilvl w:val="2"/>
          <w:numId w:val="7"/>
        </w:numPr>
        <w:spacing w:before="0"/>
        <w:rPr>
          <w:rFonts w:ascii="標楷體" w:hAnsi="標楷體"/>
          <w:b/>
          <w:szCs w:val="32"/>
        </w:rPr>
      </w:pPr>
      <w:bookmarkStart w:id="269" w:name="_L2306關係人資料建立"/>
      <w:bookmarkStart w:id="270" w:name="_Toc90483164"/>
      <w:bookmarkStart w:id="271" w:name="_Toc90483419"/>
      <w:bookmarkStart w:id="272" w:name="_Toc90483535"/>
      <w:bookmarkStart w:id="273" w:name="_Toc90483761"/>
      <w:bookmarkStart w:id="274" w:name="_Toc90490033"/>
      <w:bookmarkStart w:id="275" w:name="_Toc131080943"/>
      <w:bookmarkEnd w:id="269"/>
      <w:r w:rsidRPr="006B5312">
        <w:rPr>
          <w:rFonts w:ascii="標楷體" w:hAnsi="標楷體"/>
          <w:b/>
          <w:szCs w:val="32"/>
        </w:rPr>
        <w:t>L2306</w:t>
      </w:r>
      <w:r w:rsidRPr="006B5312">
        <w:rPr>
          <w:rFonts w:ascii="標楷體" w:hAnsi="標楷體" w:hint="eastAsia"/>
          <w:b/>
          <w:szCs w:val="32"/>
        </w:rPr>
        <w:t>關係人資料建立</w:t>
      </w:r>
      <w:bookmarkEnd w:id="270"/>
      <w:bookmarkEnd w:id="271"/>
      <w:bookmarkEnd w:id="272"/>
      <w:bookmarkEnd w:id="273"/>
      <w:bookmarkEnd w:id="274"/>
      <w:r w:rsidR="0077645E">
        <w:rPr>
          <w:rFonts w:ascii="標楷體" w:hAnsi="標楷體" w:hint="eastAsia"/>
          <w:b/>
          <w:szCs w:val="32"/>
        </w:rPr>
        <w:t xml:space="preserve"> *</w:t>
      </w:r>
      <w:bookmarkEnd w:id="275"/>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proofErr w:type="spellStart"/>
            <w:r w:rsidRPr="00614F5B">
              <w:rPr>
                <w:rFonts w:ascii="標楷體" w:eastAsia="標楷體" w:hAnsi="標楷體"/>
              </w:rPr>
              <w:t>FunCd</w:t>
            </w:r>
            <w:proofErr w:type="spellEnd"/>
            <w:r w:rsidRPr="00614F5B">
              <w:rPr>
                <w:rFonts w:ascii="標楷體" w:eastAsia="標楷體" w:hAnsi="標楷體"/>
              </w:rPr>
              <w:t xml:space="preserve">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proofErr w:type="spellStart"/>
            <w:r w:rsidRPr="00737E77">
              <w:rPr>
                <w:rFonts w:ascii="標楷體" w:eastAsia="標楷體" w:hAnsi="標楷體"/>
              </w:rPr>
              <w:t>CustNo</w:t>
            </w:r>
            <w:proofErr w:type="spellEnd"/>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proofErr w:type="spellStart"/>
            <w:r w:rsidRPr="00737E77">
              <w:rPr>
                <w:rFonts w:ascii="標楷體" w:eastAsia="標楷體" w:hAnsi="標楷體"/>
              </w:rPr>
              <w:t>CaseNo</w:t>
            </w:r>
            <w:proofErr w:type="spellEnd"/>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proofErr w:type="spellStart"/>
            <w:r w:rsidRPr="00D745D4">
              <w:rPr>
                <w:rFonts w:ascii="標楷體" w:eastAsia="標楷體" w:hAnsi="標楷體"/>
              </w:rPr>
              <w:t>RelId</w:t>
            </w:r>
            <w:proofErr w:type="spellEnd"/>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proofErr w:type="spellStart"/>
            <w:r w:rsidRPr="00D745D4">
              <w:rPr>
                <w:rFonts w:ascii="標楷體" w:eastAsia="標楷體" w:hAnsi="標楷體"/>
              </w:rPr>
              <w:t>RelName</w:t>
            </w:r>
            <w:proofErr w:type="spellEnd"/>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proofErr w:type="spellStart"/>
            <w:r w:rsidRPr="00614F5B">
              <w:rPr>
                <w:rFonts w:ascii="標楷體" w:eastAsia="標楷體" w:hAnsi="標楷體"/>
              </w:rPr>
              <w:t>PosInd</w:t>
            </w:r>
            <w:proofErr w:type="spellEnd"/>
            <w:r w:rsidRPr="00614F5B">
              <w:rPr>
                <w:rFonts w:ascii="標楷體" w:eastAsia="標楷體" w:hAnsi="標楷體"/>
              </w:rPr>
              <w:t xml:space="preserve">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proofErr w:type="spellStart"/>
            <w:r w:rsidRPr="00D745D4">
              <w:rPr>
                <w:rFonts w:ascii="標楷體" w:eastAsia="標楷體" w:hAnsi="標楷體"/>
              </w:rPr>
              <w:t>RemarkType</w:t>
            </w:r>
            <w:proofErr w:type="spellEnd"/>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3F37A6AF" w:rsidR="00A06F6A" w:rsidRPr="006B5312" w:rsidRDefault="00A06F6A" w:rsidP="0078740E">
      <w:pPr>
        <w:pStyle w:val="3"/>
        <w:numPr>
          <w:ilvl w:val="2"/>
          <w:numId w:val="7"/>
        </w:numPr>
        <w:spacing w:before="0"/>
        <w:rPr>
          <w:rFonts w:ascii="標楷體" w:hAnsi="標楷體"/>
          <w:b/>
          <w:szCs w:val="32"/>
        </w:rPr>
      </w:pPr>
      <w:bookmarkStart w:id="276" w:name="_L2418他項權利資料登錄"/>
      <w:bookmarkStart w:id="277" w:name="_Toc90483165"/>
      <w:bookmarkStart w:id="278" w:name="_Toc90483420"/>
      <w:bookmarkStart w:id="279" w:name="_Toc90483536"/>
      <w:bookmarkStart w:id="280" w:name="_Toc90483762"/>
      <w:bookmarkStart w:id="281" w:name="_Toc90490034"/>
      <w:bookmarkStart w:id="282" w:name="_Toc131080944"/>
      <w:bookmarkEnd w:id="276"/>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7"/>
      <w:bookmarkEnd w:id="278"/>
      <w:bookmarkEnd w:id="279"/>
      <w:bookmarkEnd w:id="280"/>
      <w:bookmarkEnd w:id="281"/>
      <w:r w:rsidR="0077645E">
        <w:rPr>
          <w:rFonts w:ascii="標楷體" w:hAnsi="標楷體" w:hint="eastAsia"/>
          <w:b/>
          <w:szCs w:val="32"/>
        </w:rPr>
        <w:t xml:space="preserve"> *</w:t>
      </w:r>
      <w:bookmarkEnd w:id="282"/>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65"/>
        <w:gridCol w:w="3943"/>
        <w:gridCol w:w="607"/>
        <w:gridCol w:w="564"/>
        <w:gridCol w:w="564"/>
        <w:gridCol w:w="2588"/>
      </w:tblGrid>
      <w:tr w:rsidR="003719AD" w:rsidRPr="00A139D9" w14:paraId="29E73DB5" w14:textId="77777777" w:rsidTr="00393697">
        <w:trPr>
          <w:trHeight w:val="350"/>
        </w:trPr>
        <w:tc>
          <w:tcPr>
            <w:tcW w:w="274"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711"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915"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95"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74"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74"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57"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393697">
        <w:trPr>
          <w:trHeight w:val="340"/>
        </w:trPr>
        <w:tc>
          <w:tcPr>
            <w:tcW w:w="274"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TranCode</w:t>
            </w:r>
            <w:proofErr w:type="spellEnd"/>
          </w:p>
        </w:tc>
        <w:tc>
          <w:tcPr>
            <w:tcW w:w="1915"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95"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74"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393697">
        <w:trPr>
          <w:trHeight w:val="340"/>
        </w:trPr>
        <w:tc>
          <w:tcPr>
            <w:tcW w:w="274"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915"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95"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74"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393697">
        <w:trPr>
          <w:trHeight w:val="340"/>
        </w:trPr>
        <w:tc>
          <w:tcPr>
            <w:tcW w:w="274"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915"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95"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74"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lastRenderedPageBreak/>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393697">
        <w:trPr>
          <w:trHeight w:val="340"/>
        </w:trPr>
        <w:tc>
          <w:tcPr>
            <w:tcW w:w="274"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rPr>
              <w:t>ClNo</w:t>
            </w:r>
            <w:proofErr w:type="spellEnd"/>
          </w:p>
        </w:tc>
        <w:tc>
          <w:tcPr>
            <w:tcW w:w="1915"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95"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74"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tc>
      </w:tr>
      <w:tr w:rsidR="00DD025B" w:rsidRPr="00DD025B" w14:paraId="7322485C" w14:textId="77777777" w:rsidTr="00393697">
        <w:trPr>
          <w:trHeight w:val="340"/>
        </w:trPr>
        <w:tc>
          <w:tcPr>
            <w:tcW w:w="274"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711"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proofErr w:type="spellStart"/>
            <w:r w:rsidRPr="00DD025B">
              <w:rPr>
                <w:rFonts w:ascii="標楷體" w:eastAsia="標楷體" w:hAnsi="標楷體" w:hint="eastAsia"/>
                <w:color w:val="FF0000"/>
                <w:highlight w:val="yellow"/>
              </w:rPr>
              <w:t>ClSeq</w:t>
            </w:r>
            <w:proofErr w:type="spellEnd"/>
          </w:p>
        </w:tc>
        <w:tc>
          <w:tcPr>
            <w:tcW w:w="1915" w:type="pct"/>
            <w:shd w:val="clear" w:color="auto" w:fill="auto"/>
          </w:tcPr>
          <w:p w14:paraId="41AF4FD4" w14:textId="30DCBC6C"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w:t>
            </w:r>
            <w:r w:rsidR="00FD3447">
              <w:rPr>
                <w:rFonts w:ascii="標楷體" w:eastAsia="標楷體" w:hAnsi="標楷體" w:cs="新細明體" w:hint="eastAsia"/>
                <w:color w:val="FF0000"/>
                <w:kern w:val="0"/>
                <w:highlight w:val="yellow"/>
              </w:rPr>
              <w:t>登記次</w:t>
            </w:r>
            <w:r w:rsidRPr="00DD025B">
              <w:rPr>
                <w:rFonts w:ascii="標楷體" w:eastAsia="標楷體" w:hAnsi="標楷體" w:cs="新細明體" w:hint="eastAsia"/>
                <w:color w:val="FF0000"/>
                <w:kern w:val="0"/>
                <w:highlight w:val="yellow"/>
              </w:rPr>
              <w:t>序</w:t>
            </w:r>
          </w:p>
        </w:tc>
        <w:tc>
          <w:tcPr>
            <w:tcW w:w="295" w:type="pct"/>
            <w:shd w:val="clear" w:color="auto" w:fill="auto"/>
          </w:tcPr>
          <w:p w14:paraId="7D9656F2" w14:textId="70BF73DB" w:rsidR="00DD025B" w:rsidRPr="00DD025B" w:rsidRDefault="0033475E" w:rsidP="00DA4FCA">
            <w:pPr>
              <w:widowControl/>
              <w:jc w:val="center"/>
              <w:rPr>
                <w:rFonts w:ascii="標楷體" w:eastAsia="標楷體" w:hAnsi="標楷體" w:cs="新細明體"/>
                <w:color w:val="FF0000"/>
                <w:kern w:val="0"/>
                <w:highlight w:val="yellow"/>
              </w:rPr>
            </w:pPr>
            <w:r w:rsidRPr="0033475E">
              <w:rPr>
                <w:rFonts w:ascii="標楷體" w:eastAsia="標楷體" w:hAnsi="標楷體" w:cs="新細明體"/>
                <w:color w:val="FF0000"/>
                <w:kern w:val="0"/>
                <w:highlight w:val="green"/>
              </w:rPr>
              <w:t>X</w:t>
            </w:r>
          </w:p>
        </w:tc>
        <w:tc>
          <w:tcPr>
            <w:tcW w:w="274"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74"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257"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74"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3D69859B" w14:textId="1140C7C7" w:rsidR="003719AD" w:rsidRPr="00F772EE" w:rsidRDefault="00857C48" w:rsidP="00ED6024">
            <w:pPr>
              <w:widowControl/>
              <w:rPr>
                <w:rFonts w:ascii="標楷體" w:eastAsia="標楷體" w:hAnsi="標楷體"/>
                <w:highlight w:val="cyan"/>
              </w:rPr>
            </w:pPr>
            <w:proofErr w:type="spellStart"/>
            <w:r w:rsidRPr="00F772EE">
              <w:rPr>
                <w:rFonts w:ascii="標楷體" w:eastAsia="標楷體" w:hAnsi="標楷體"/>
                <w:highlight w:val="cyan"/>
              </w:rPr>
              <w:t>InCityX</w:t>
            </w:r>
            <w:proofErr w:type="spellEnd"/>
            <w:r w:rsidR="003719AD" w:rsidRPr="00F772EE">
              <w:rPr>
                <w:rFonts w:ascii="標楷體" w:eastAsia="標楷體" w:hAnsi="標楷體"/>
                <w:highlight w:val="cyan"/>
              </w:rPr>
              <w:t xml:space="preserve">           </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ED078F7" w14:textId="2C9A11AA" w:rsidR="003719AD" w:rsidRPr="00F772EE" w:rsidRDefault="00857C48" w:rsidP="00ED6024">
            <w:pPr>
              <w:widowControl/>
              <w:jc w:val="center"/>
              <w:rPr>
                <w:rFonts w:ascii="標楷體" w:eastAsia="標楷體" w:hAnsi="標楷體"/>
                <w:highlight w:val="cyan"/>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EBD8681" w14:textId="6FE40898" w:rsidR="003719AD" w:rsidRPr="00F772EE" w:rsidRDefault="00857C4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台北市</w:t>
            </w:r>
          </w:p>
        </w:tc>
      </w:tr>
      <w:tr w:rsidR="00393697" w:rsidRPr="008F20B5" w14:paraId="417613C2"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93697" w:rsidRPr="00614F5B" w:rsidRDefault="00393697" w:rsidP="00393697">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6C6F6546" w14:textId="2F8DA967" w:rsidR="00393697" w:rsidRPr="00F772EE" w:rsidRDefault="00857C48" w:rsidP="00393697">
            <w:pPr>
              <w:widowControl/>
              <w:rPr>
                <w:rFonts w:ascii="標楷體" w:eastAsia="標楷體" w:hAnsi="標楷體"/>
                <w:highlight w:val="cyan"/>
              </w:rPr>
            </w:pPr>
            <w:proofErr w:type="spellStart"/>
            <w:r w:rsidRPr="00F772EE">
              <w:rPr>
                <w:rFonts w:ascii="標楷體" w:eastAsia="標楷體" w:hAnsi="標楷體"/>
                <w:highlight w:val="cyan"/>
              </w:rPr>
              <w:t>InLandAdmX</w:t>
            </w:r>
            <w:proofErr w:type="spellEnd"/>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93697" w:rsidRPr="00ED6024" w:rsidRDefault="00393697" w:rsidP="00393697">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93697" w:rsidRPr="00ED6024" w:rsidRDefault="00393697" w:rsidP="00393697">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108A648" w14:textId="0A50E36C" w:rsidR="00393697" w:rsidRPr="00F772EE" w:rsidRDefault="00857C48" w:rsidP="00393697">
            <w:pPr>
              <w:widowControl/>
              <w:jc w:val="center"/>
              <w:rPr>
                <w:rFonts w:ascii="標楷體" w:eastAsia="標楷體" w:hAnsi="標楷體"/>
                <w:highlight w:val="cyan"/>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77FD28BA" w14:textId="1980F7F5" w:rsidR="00393697" w:rsidRPr="008F20B5" w:rsidRDefault="00393697" w:rsidP="0039369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03DFF2E6" w14:textId="1D79B13D" w:rsidR="00393697" w:rsidRPr="00F772EE" w:rsidRDefault="00857C48" w:rsidP="00393697">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建成</w:t>
            </w:r>
          </w:p>
        </w:tc>
      </w:tr>
      <w:tr w:rsidR="003719AD" w:rsidRPr="008F20B5" w14:paraId="7C5F3392"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RecYear</w:t>
            </w:r>
            <w:proofErr w:type="spellEnd"/>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33C7BBE0" w14:textId="630C70EA" w:rsidR="003719AD" w:rsidRPr="00614F5B" w:rsidRDefault="00A11667" w:rsidP="00393697">
            <w:pPr>
              <w:widowControl/>
              <w:jc w:val="center"/>
              <w:rPr>
                <w:rFonts w:ascii="標楷體" w:eastAsia="標楷體" w:hAnsi="標楷體"/>
              </w:rPr>
            </w:pPr>
            <w:r w:rsidRPr="008C566D">
              <w:rPr>
                <w:rFonts w:ascii="標楷體" w:eastAsia="標楷體" w:hAnsi="標楷體"/>
              </w:rPr>
              <w:t>3</w:t>
            </w:r>
          </w:p>
        </w:tc>
        <w:tc>
          <w:tcPr>
            <w:tcW w:w="274"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107F3D4C" w14:textId="30DF5064" w:rsidR="003719AD" w:rsidRPr="00F772EE" w:rsidRDefault="008D4B9B"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X.102</w:t>
            </w:r>
          </w:p>
        </w:tc>
      </w:tr>
      <w:tr w:rsidR="003719AD" w:rsidRPr="008F20B5" w14:paraId="5B548554"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D69087C" w14:textId="20B2A667" w:rsidR="003719AD" w:rsidRPr="008F20B5" w:rsidRDefault="002D58F8" w:rsidP="00ED6024">
            <w:pPr>
              <w:widowControl/>
              <w:rPr>
                <w:rFonts w:ascii="標楷體" w:eastAsia="標楷體" w:hAnsi="標楷體"/>
              </w:rPr>
            </w:pPr>
            <w:proofErr w:type="spellStart"/>
            <w:r w:rsidRPr="00F772EE">
              <w:rPr>
                <w:rFonts w:ascii="標楷體" w:eastAsia="標楷體" w:hAnsi="標楷體"/>
                <w:highlight w:val="cyan"/>
              </w:rPr>
              <w:t>InRecWordX</w:t>
            </w:r>
            <w:proofErr w:type="spellEnd"/>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06B8617" w14:textId="4680DDDE" w:rsidR="003719AD" w:rsidRPr="00614F5B" w:rsidRDefault="002D58F8" w:rsidP="00393697">
            <w:pPr>
              <w:widowControl/>
              <w:jc w:val="center"/>
              <w:rPr>
                <w:rFonts w:ascii="標楷體" w:eastAsia="標楷體" w:hAnsi="標楷體"/>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665CD64" w14:textId="77777777" w:rsidR="003719AD" w:rsidRPr="00F772EE" w:rsidRDefault="002D58F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萬華</w:t>
            </w:r>
          </w:p>
          <w:p w14:paraId="4803F82C" w14:textId="4F4BB4D9" w:rsidR="002D58F8" w:rsidRPr="00F772EE" w:rsidRDefault="002D58F8" w:rsidP="00ED6024">
            <w:pPr>
              <w:widowControl/>
              <w:rPr>
                <w:rFonts w:ascii="標楷體" w:eastAsia="標楷體" w:hAnsi="標楷體" w:cs="新細明體"/>
                <w:color w:val="000000"/>
                <w:kern w:val="0"/>
                <w:highlight w:val="cyan"/>
              </w:rPr>
            </w:pPr>
          </w:p>
        </w:tc>
      </w:tr>
      <w:tr w:rsidR="003719AD" w:rsidRPr="008F20B5" w14:paraId="0B3B1155"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RecNumber</w:t>
            </w:r>
            <w:proofErr w:type="spellEnd"/>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848D2F5" w14:textId="21F422EE" w:rsidR="003719AD" w:rsidRPr="00614F5B" w:rsidRDefault="00857C48" w:rsidP="00393697">
            <w:pPr>
              <w:widowControl/>
              <w:jc w:val="center"/>
              <w:rPr>
                <w:rFonts w:ascii="標楷體" w:eastAsia="標楷體" w:hAnsi="標楷體"/>
              </w:rPr>
            </w:pPr>
            <w:r>
              <w:rPr>
                <w:rFonts w:ascii="標楷體" w:eastAsia="標楷體" w:hAnsi="標楷體" w:hint="eastAsia"/>
              </w:rPr>
              <w:t>6</w:t>
            </w:r>
          </w:p>
        </w:tc>
        <w:tc>
          <w:tcPr>
            <w:tcW w:w="274"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CD1E496" w14:textId="3387E65E" w:rsidR="003719AD" w:rsidRPr="00F772EE" w:rsidRDefault="002D58F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X.001234</w:t>
            </w:r>
          </w:p>
        </w:tc>
      </w:tr>
      <w:tr w:rsidR="003719AD" w:rsidRPr="00A139D9" w14:paraId="3EBC11DC"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proofErr w:type="spellStart"/>
            <w:r w:rsidRPr="00ED6024">
              <w:rPr>
                <w:rFonts w:ascii="標楷體" w:eastAsia="標楷體" w:hAnsi="標楷體"/>
              </w:rPr>
              <w:t>RightsNote</w:t>
            </w:r>
            <w:proofErr w:type="spellEnd"/>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09032DA" w14:textId="7D10816C" w:rsidR="003719AD" w:rsidRPr="00ED6024" w:rsidRDefault="003719AD" w:rsidP="00B84015">
            <w:pPr>
              <w:widowControl/>
              <w:jc w:val="center"/>
              <w:rPr>
                <w:rFonts w:ascii="標楷體" w:eastAsia="標楷體" w:hAnsi="標楷體"/>
              </w:rPr>
            </w:pPr>
            <w:r w:rsidRPr="00F772EE">
              <w:rPr>
                <w:rFonts w:ascii="標楷體" w:eastAsia="標楷體" w:hAnsi="標楷體"/>
                <w:highlight w:val="cyan"/>
              </w:rPr>
              <w:t>2</w:t>
            </w:r>
          </w:p>
        </w:tc>
        <w:tc>
          <w:tcPr>
            <w:tcW w:w="274"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46FBA37F" w14:textId="31FFC25E" w:rsidR="00E52FEF" w:rsidRPr="00A139D9" w:rsidRDefault="00695EED" w:rsidP="00695EED">
            <w:pPr>
              <w:widowControl/>
              <w:rPr>
                <w:rFonts w:ascii="標楷體" w:eastAsia="標楷體" w:hAnsi="標楷體" w:cs="新細明體"/>
                <w:color w:val="000000"/>
                <w:kern w:val="0"/>
              </w:rPr>
            </w:pPr>
            <w:r w:rsidRPr="00695EED">
              <w:rPr>
                <w:rFonts w:ascii="標楷體" w:eastAsia="標楷體" w:hAnsi="標楷體" w:cs="新細明體" w:hint="eastAsia"/>
                <w:color w:val="000000"/>
                <w:kern w:val="0"/>
                <w:highlight w:val="cyan"/>
              </w:rPr>
              <w:t>空白</w:t>
            </w:r>
          </w:p>
        </w:tc>
      </w:tr>
      <w:tr w:rsidR="003719AD" w:rsidRPr="00A139D9" w14:paraId="37423438"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proofErr w:type="spellStart"/>
            <w:r w:rsidRPr="0077645E">
              <w:rPr>
                <w:rFonts w:ascii="標楷體" w:eastAsia="標楷體" w:hAnsi="標楷體"/>
                <w:highlight w:val="magenta"/>
              </w:rPr>
              <w:t>TimSecuredTotal</w:t>
            </w:r>
            <w:proofErr w:type="spellEnd"/>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1C815CBF" w14:textId="110C0A43" w:rsidR="003719AD" w:rsidRPr="00ED6024" w:rsidRDefault="00F772EE" w:rsidP="00B84015">
            <w:pPr>
              <w:widowControl/>
              <w:jc w:val="center"/>
              <w:rPr>
                <w:rFonts w:ascii="標楷體" w:eastAsia="標楷體" w:hAnsi="標楷體"/>
              </w:rPr>
            </w:pPr>
            <w:r w:rsidRPr="00734BEF">
              <w:rPr>
                <w:rFonts w:ascii="標楷體" w:eastAsia="標楷體" w:hAnsi="標楷體" w:hint="eastAsia"/>
                <w:highlight w:val="cyan"/>
              </w:rPr>
              <w:t>9</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74"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r w:rsidR="000D3E7E" w:rsidRPr="00A139D9" w14:paraId="1A25E2EA"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66C9873" w14:textId="1EB89D9F" w:rsidR="000D3E7E" w:rsidRDefault="008D56F5" w:rsidP="000D3E7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13</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F2161C7" w14:textId="2C34401C" w:rsidR="000D3E7E" w:rsidRPr="00734BEF" w:rsidRDefault="000D3E7E" w:rsidP="000D3E7E">
            <w:pPr>
              <w:widowControl/>
              <w:rPr>
                <w:rFonts w:ascii="標楷體" w:eastAsia="標楷體" w:hAnsi="標楷體"/>
                <w:highlight w:val="cyan"/>
              </w:rPr>
            </w:pPr>
            <w:proofErr w:type="spellStart"/>
            <w:r w:rsidRPr="00E205FB">
              <w:rPr>
                <w:rFonts w:ascii="標楷體" w:eastAsia="標楷體" w:hAnsi="標楷體"/>
                <w:highlight w:val="cyan"/>
              </w:rPr>
              <w:t>SecuredDate</w:t>
            </w:r>
            <w:proofErr w:type="spellEnd"/>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5EB0C0BE" w14:textId="6B8C2E90" w:rsidR="000D3E7E" w:rsidRPr="00734BEF" w:rsidRDefault="000D3E7E" w:rsidP="000D3E7E">
            <w:pPr>
              <w:widowControl/>
              <w:rPr>
                <w:rFonts w:ascii="標楷體" w:eastAsia="標楷體" w:hAnsi="標楷體"/>
                <w:highlight w:val="cyan"/>
              </w:rPr>
            </w:pPr>
            <w:r w:rsidRPr="00734BEF">
              <w:rPr>
                <w:rFonts w:ascii="標楷體" w:eastAsia="標楷體" w:hAnsi="標楷體" w:hint="eastAsia"/>
                <w:highlight w:val="cyan"/>
              </w:rPr>
              <w:t>擔保債權確定日期</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3DDF34BB" w14:textId="7BE33395" w:rsidR="000D3E7E" w:rsidRPr="00734BEF" w:rsidRDefault="000D3E7E" w:rsidP="000D3E7E">
            <w:pPr>
              <w:widowControl/>
              <w:jc w:val="center"/>
              <w:rPr>
                <w:rFonts w:ascii="標楷體" w:eastAsia="標楷體" w:hAnsi="標楷體"/>
                <w:highlight w:val="cyan"/>
              </w:rPr>
            </w:pPr>
            <w:r w:rsidRPr="00734BEF">
              <w:rPr>
                <w:rFonts w:ascii="標楷體" w:eastAsia="標楷體" w:hAnsi="標楷體" w:hint="eastAsia"/>
                <w:highlight w:val="cyan"/>
              </w:rPr>
              <w:t>9</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36F6BF81" w14:textId="563EE346" w:rsidR="000D3E7E" w:rsidRPr="00734BEF" w:rsidRDefault="000D3E7E" w:rsidP="000D3E7E">
            <w:pPr>
              <w:widowControl/>
              <w:jc w:val="center"/>
              <w:rPr>
                <w:rFonts w:ascii="標楷體" w:eastAsia="標楷體" w:hAnsi="標楷體"/>
                <w:highlight w:val="cyan"/>
              </w:rPr>
            </w:pPr>
            <w:r w:rsidRPr="00734BEF">
              <w:rPr>
                <w:rFonts w:ascii="標楷體" w:eastAsia="標楷體" w:hAnsi="標楷體" w:hint="eastAsia"/>
                <w:highlight w:val="cyan"/>
              </w:rPr>
              <w:t>7</w:t>
            </w:r>
          </w:p>
        </w:tc>
        <w:tc>
          <w:tcPr>
            <w:tcW w:w="274" w:type="pct"/>
            <w:tcBorders>
              <w:top w:val="single" w:sz="4" w:space="0" w:color="auto"/>
              <w:left w:val="single" w:sz="4" w:space="0" w:color="auto"/>
              <w:bottom w:val="single" w:sz="4" w:space="0" w:color="auto"/>
              <w:right w:val="single" w:sz="4" w:space="0" w:color="auto"/>
            </w:tcBorders>
          </w:tcPr>
          <w:p w14:paraId="331D7BF9" w14:textId="45A1CFEB" w:rsidR="000D3E7E" w:rsidRPr="00734BEF" w:rsidRDefault="000D3E7E" w:rsidP="000D3E7E">
            <w:pPr>
              <w:widowControl/>
              <w:jc w:val="center"/>
              <w:rPr>
                <w:rFonts w:ascii="標楷體" w:eastAsia="標楷體" w:hAnsi="標楷體" w:cs="新細明體"/>
                <w:color w:val="000000"/>
                <w:kern w:val="0"/>
                <w:highlight w:val="cyan"/>
              </w:rPr>
            </w:pPr>
            <w:r w:rsidRPr="00734BEF">
              <w:rPr>
                <w:rFonts w:ascii="標楷體" w:eastAsia="標楷體" w:hAnsi="標楷體" w:cs="新細明體" w:hint="eastAsia"/>
                <w:color w:val="000000"/>
                <w:kern w:val="0"/>
                <w:highlight w:val="cyan"/>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0D29DD92" w14:textId="6BB23BE4" w:rsidR="000D3E7E" w:rsidRPr="00A139D9" w:rsidRDefault="000D3E7E" w:rsidP="000D3E7E">
            <w:pPr>
              <w:widowControl/>
              <w:rPr>
                <w:rFonts w:ascii="標楷體" w:eastAsia="標楷體" w:hAnsi="標楷體" w:cs="新細明體"/>
                <w:color w:val="000000"/>
                <w:kern w:val="0"/>
              </w:rPr>
            </w:pPr>
            <w:proofErr w:type="spellStart"/>
            <w:r w:rsidRPr="008D3FD4">
              <w:rPr>
                <w:rFonts w:ascii="標楷體" w:eastAsia="標楷體" w:hAnsi="標楷體" w:cs="新細明體"/>
                <w:kern w:val="0"/>
                <w:highlight w:val="cyan"/>
              </w:rPr>
              <w:t>yyymmdd</w:t>
            </w:r>
            <w:proofErr w:type="spellEnd"/>
          </w:p>
        </w:tc>
      </w:tr>
      <w:tr w:rsidR="00473D1D" w:rsidRPr="00A139D9" w14:paraId="190C22F7"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8DA062F" w14:textId="0EF2A6AC" w:rsidR="00473D1D" w:rsidRDefault="00964F6F" w:rsidP="00F772E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w:t>
            </w:r>
            <w:r>
              <w:rPr>
                <w:rFonts w:ascii="標楷體" w:eastAsia="標楷體" w:hAnsi="標楷體" w:cs="新細明體"/>
                <w:color w:val="000000"/>
                <w:kern w:val="0"/>
              </w:rPr>
              <w:t>4</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F2BFC70" w14:textId="5DAF6F91" w:rsidR="00473D1D" w:rsidRPr="00DE43AA" w:rsidRDefault="00473D1D" w:rsidP="00F772EE">
            <w:pPr>
              <w:widowControl/>
              <w:rPr>
                <w:rFonts w:ascii="標楷體" w:eastAsia="標楷體" w:hAnsi="標楷體"/>
                <w:highlight w:val="cyan"/>
              </w:rPr>
            </w:pPr>
            <w:r w:rsidRPr="00473D1D">
              <w:rPr>
                <w:rFonts w:ascii="標楷體" w:eastAsia="標楷體" w:hAnsi="標楷體"/>
                <w:highlight w:val="cyan"/>
              </w:rPr>
              <w:t>Location</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75801379" w14:textId="4F0034F9" w:rsidR="00473D1D" w:rsidRPr="00DE43AA" w:rsidRDefault="00473D1D" w:rsidP="00F772EE">
            <w:pPr>
              <w:widowControl/>
              <w:rPr>
                <w:rFonts w:ascii="標楷體" w:eastAsia="標楷體" w:hAnsi="標楷體"/>
                <w:highlight w:val="cyan"/>
              </w:rPr>
            </w:pPr>
            <w:r>
              <w:rPr>
                <w:rFonts w:ascii="標楷體" w:eastAsia="標楷體" w:hAnsi="標楷體" w:hint="eastAsia"/>
                <w:highlight w:val="cyan"/>
              </w:rPr>
              <w:t>建物坐落地號</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4D781167" w14:textId="6963CC8E" w:rsidR="00473D1D" w:rsidRPr="00DE43AA" w:rsidRDefault="00473D1D" w:rsidP="00F772EE">
            <w:pPr>
              <w:widowControl/>
              <w:jc w:val="center"/>
              <w:rPr>
                <w:rFonts w:ascii="標楷體" w:eastAsia="標楷體" w:hAnsi="標楷體"/>
                <w:highlight w:val="cyan"/>
              </w:rPr>
            </w:pPr>
            <w:r>
              <w:rPr>
                <w:rFonts w:ascii="標楷體" w:eastAsia="標楷體" w:hAnsi="標楷體" w:hint="eastAsia"/>
                <w:highlight w:val="cyan"/>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12406D6B" w14:textId="4A573829" w:rsidR="00473D1D" w:rsidRPr="00DE43AA" w:rsidRDefault="00473D1D" w:rsidP="00F772EE">
            <w:pPr>
              <w:widowControl/>
              <w:jc w:val="center"/>
              <w:rPr>
                <w:rFonts w:ascii="標楷體" w:eastAsia="標楷體" w:hAnsi="標楷體"/>
                <w:highlight w:val="cyan"/>
              </w:rPr>
            </w:pPr>
            <w:r>
              <w:rPr>
                <w:rFonts w:ascii="標楷體" w:eastAsia="標楷體" w:hAnsi="標楷體" w:hint="eastAsia"/>
                <w:highlight w:val="cyan"/>
              </w:rPr>
              <w:t>4</w:t>
            </w:r>
            <w:r>
              <w:rPr>
                <w:rFonts w:ascii="標楷體" w:eastAsia="標楷體" w:hAnsi="標楷體"/>
                <w:highlight w:val="cyan"/>
              </w:rPr>
              <w:t>0</w:t>
            </w:r>
          </w:p>
        </w:tc>
        <w:tc>
          <w:tcPr>
            <w:tcW w:w="274" w:type="pct"/>
            <w:tcBorders>
              <w:top w:val="single" w:sz="4" w:space="0" w:color="auto"/>
              <w:left w:val="single" w:sz="4" w:space="0" w:color="auto"/>
              <w:bottom w:val="single" w:sz="4" w:space="0" w:color="auto"/>
              <w:right w:val="single" w:sz="4" w:space="0" w:color="auto"/>
            </w:tcBorders>
          </w:tcPr>
          <w:p w14:paraId="4CB262E9" w14:textId="75014AA8" w:rsidR="00473D1D" w:rsidRDefault="00473D1D" w:rsidP="00F772EE">
            <w:pPr>
              <w:widowControl/>
              <w:jc w:val="center"/>
              <w:rPr>
                <w:rFonts w:ascii="標楷體" w:eastAsia="標楷體" w:hAnsi="標楷體" w:cs="新細明體"/>
                <w:color w:val="000000"/>
                <w:kern w:val="0"/>
              </w:rPr>
            </w:pP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72895198" w14:textId="6186A0AA" w:rsidR="00473D1D" w:rsidRPr="00A139D9" w:rsidRDefault="00473D1D" w:rsidP="00F772EE">
            <w:pPr>
              <w:widowControl/>
              <w:rPr>
                <w:rFonts w:ascii="標楷體" w:eastAsia="標楷體" w:hAnsi="標楷體" w:cs="新細明體"/>
                <w:color w:val="000000"/>
                <w:kern w:val="0"/>
              </w:rPr>
            </w:pPr>
            <w:r w:rsidRPr="00C67E4A">
              <w:rPr>
                <w:rFonts w:ascii="標楷體" w:eastAsia="標楷體" w:hAnsi="標楷體" w:cs="新細明體" w:hint="eastAsia"/>
                <w:color w:val="000000"/>
                <w:kern w:val="0"/>
                <w:highlight w:val="cyan"/>
              </w:rPr>
              <w:t>E</w:t>
            </w:r>
            <w:r w:rsidRPr="00C67E4A">
              <w:rPr>
                <w:rFonts w:ascii="標楷體" w:eastAsia="標楷體" w:hAnsi="標楷體" w:cs="新細明體"/>
                <w:color w:val="000000"/>
                <w:kern w:val="0"/>
                <w:highlight w:val="cyan"/>
              </w:rPr>
              <w:t>X.</w:t>
            </w:r>
            <w:r w:rsidRPr="00C67E4A">
              <w:rPr>
                <w:rFonts w:ascii="標楷體" w:eastAsia="標楷體" w:hAnsi="標楷體" w:cs="新細明體" w:hint="eastAsia"/>
                <w:color w:val="000000"/>
                <w:kern w:val="0"/>
                <w:highlight w:val="cyan"/>
              </w:rPr>
              <w:t>青年段一小段0086-0001</w:t>
            </w:r>
          </w:p>
        </w:tc>
      </w:tr>
      <w:tr w:rsidR="0043378D" w:rsidRPr="00A139D9" w14:paraId="7EE72A50"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67F4ED9" w14:textId="2DCA6E73" w:rsidR="0043378D" w:rsidRDefault="0043378D" w:rsidP="00F772E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w:t>
            </w:r>
            <w:r>
              <w:rPr>
                <w:rFonts w:ascii="標楷體" w:eastAsia="標楷體" w:hAnsi="標楷體" w:cs="新細明體"/>
                <w:color w:val="000000"/>
                <w:kern w:val="0"/>
              </w:rPr>
              <w:t>5</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4D00A3E3" w14:textId="544B79D3" w:rsidR="0043378D" w:rsidRPr="00473D1D" w:rsidRDefault="0043378D" w:rsidP="00F772EE">
            <w:pPr>
              <w:widowControl/>
              <w:rPr>
                <w:rFonts w:ascii="標楷體" w:eastAsia="標楷體" w:hAnsi="標楷體"/>
                <w:highlight w:val="cyan"/>
              </w:rPr>
            </w:pPr>
            <w:proofErr w:type="spellStart"/>
            <w:r>
              <w:rPr>
                <w:rFonts w:ascii="標楷體" w:eastAsia="標楷體" w:hAnsi="標楷體"/>
                <w:highlight w:val="cyan"/>
              </w:rPr>
              <w:t>A</w:t>
            </w:r>
            <w:r>
              <w:rPr>
                <w:rFonts w:ascii="標楷體" w:eastAsia="標楷體" w:hAnsi="標楷體" w:hint="eastAsia"/>
                <w:highlight w:val="cyan"/>
              </w:rPr>
              <w:t>pproveNo</w:t>
            </w:r>
            <w:proofErr w:type="spellEnd"/>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2C9C1920" w14:textId="795B6CA6" w:rsidR="0043378D" w:rsidRDefault="0043378D" w:rsidP="00F772EE">
            <w:pPr>
              <w:widowControl/>
              <w:rPr>
                <w:rFonts w:ascii="標楷體" w:eastAsia="標楷體" w:hAnsi="標楷體"/>
                <w:highlight w:val="cyan"/>
              </w:rPr>
            </w:pPr>
            <w:r>
              <w:rPr>
                <w:rFonts w:ascii="標楷體" w:eastAsia="標楷體" w:hAnsi="標楷體" w:hint="eastAsia"/>
                <w:highlight w:val="cyan"/>
              </w:rPr>
              <w:t>核准號碼</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7B7CBC69" w14:textId="050524C4" w:rsidR="0043378D" w:rsidRPr="00062A56" w:rsidRDefault="0043378D" w:rsidP="00F772EE">
            <w:pPr>
              <w:widowControl/>
              <w:jc w:val="center"/>
              <w:rPr>
                <w:rFonts w:ascii="標楷體" w:eastAsia="標楷體" w:hAnsi="標楷體"/>
                <w:highlight w:val="cyan"/>
              </w:rPr>
            </w:pPr>
            <w:r w:rsidRPr="00062A56">
              <w:rPr>
                <w:rFonts w:ascii="標楷體" w:eastAsia="標楷體" w:hAnsi="標楷體" w:hint="eastAsia"/>
                <w:highlight w:val="cyan"/>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7B54F589" w14:textId="17B3D4C4" w:rsidR="0043378D" w:rsidRPr="00062A56" w:rsidRDefault="0043378D" w:rsidP="00F772EE">
            <w:pPr>
              <w:widowControl/>
              <w:jc w:val="center"/>
              <w:rPr>
                <w:rFonts w:ascii="標楷體" w:eastAsia="標楷體" w:hAnsi="標楷體"/>
                <w:highlight w:val="cyan"/>
              </w:rPr>
            </w:pPr>
            <w:r w:rsidRPr="00062A56">
              <w:rPr>
                <w:rFonts w:ascii="標楷體" w:eastAsia="標楷體" w:hAnsi="標楷體" w:hint="eastAsia"/>
                <w:highlight w:val="cyan"/>
              </w:rPr>
              <w:t>7</w:t>
            </w:r>
          </w:p>
        </w:tc>
        <w:tc>
          <w:tcPr>
            <w:tcW w:w="274" w:type="pct"/>
            <w:tcBorders>
              <w:top w:val="single" w:sz="4" w:space="0" w:color="auto"/>
              <w:left w:val="single" w:sz="4" w:space="0" w:color="auto"/>
              <w:bottom w:val="single" w:sz="4" w:space="0" w:color="auto"/>
              <w:right w:val="single" w:sz="4" w:space="0" w:color="auto"/>
            </w:tcBorders>
          </w:tcPr>
          <w:p w14:paraId="055C9078" w14:textId="5403B7E2" w:rsidR="0043378D" w:rsidRPr="00062A56" w:rsidRDefault="00062A56" w:rsidP="00F772EE">
            <w:pPr>
              <w:widowControl/>
              <w:jc w:val="center"/>
              <w:rPr>
                <w:rFonts w:ascii="標楷體" w:eastAsia="標楷體" w:hAnsi="標楷體" w:cs="新細明體"/>
                <w:color w:val="000000"/>
                <w:kern w:val="0"/>
                <w:highlight w:val="cyan"/>
              </w:rPr>
            </w:pPr>
            <w:r w:rsidRPr="00062A56">
              <w:rPr>
                <w:rFonts w:ascii="標楷體" w:eastAsia="標楷體" w:hAnsi="標楷體" w:cs="新細明體" w:hint="eastAsia"/>
                <w:color w:val="000000"/>
                <w:kern w:val="0"/>
                <w:highlight w:val="cyan"/>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4B1EFD45" w14:textId="77777777" w:rsidR="0043378D" w:rsidRPr="00062A56" w:rsidRDefault="0043378D" w:rsidP="00F772EE">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5CB1AE4E" w:rsidR="00A139D9" w:rsidRPr="006B5312" w:rsidRDefault="00A139D9" w:rsidP="0078740E">
      <w:pPr>
        <w:pStyle w:val="3"/>
        <w:numPr>
          <w:ilvl w:val="2"/>
          <w:numId w:val="7"/>
        </w:numPr>
        <w:spacing w:before="0"/>
        <w:rPr>
          <w:rFonts w:ascii="標楷體" w:hAnsi="標楷體"/>
          <w:b/>
          <w:szCs w:val="32"/>
        </w:rPr>
      </w:pPr>
      <w:bookmarkStart w:id="283" w:name="_L7911_戶號查詢"/>
      <w:bookmarkStart w:id="284" w:name="_Toc90483166"/>
      <w:bookmarkStart w:id="285" w:name="_Toc90483421"/>
      <w:bookmarkStart w:id="286" w:name="_Toc90483537"/>
      <w:bookmarkStart w:id="287" w:name="_Toc90483763"/>
      <w:bookmarkStart w:id="288" w:name="_Toc90490035"/>
      <w:bookmarkStart w:id="289" w:name="_Toc131080945"/>
      <w:bookmarkEnd w:id="283"/>
      <w:r w:rsidRPr="006B5312">
        <w:rPr>
          <w:rFonts w:ascii="標楷體" w:hAnsi="標楷體" w:hint="eastAsia"/>
          <w:b/>
          <w:szCs w:val="32"/>
        </w:rPr>
        <w:t>L7911 戶號查詢</w:t>
      </w:r>
      <w:bookmarkEnd w:id="284"/>
      <w:bookmarkEnd w:id="285"/>
      <w:bookmarkEnd w:id="286"/>
      <w:bookmarkEnd w:id="287"/>
      <w:bookmarkEnd w:id="288"/>
      <w:r w:rsidR="00CA3C83" w:rsidRPr="006B5312">
        <w:rPr>
          <w:rFonts w:ascii="標楷體" w:hAnsi="標楷體" w:hint="eastAsia"/>
          <w:b/>
          <w:szCs w:val="32"/>
        </w:rPr>
        <w:t xml:space="preserve"> </w:t>
      </w:r>
      <w:r w:rsidR="008807A2">
        <w:rPr>
          <w:rFonts w:ascii="標楷體" w:hAnsi="標楷體" w:hint="eastAsia"/>
          <w:b/>
          <w:szCs w:val="32"/>
        </w:rPr>
        <w:t>*</w:t>
      </w:r>
      <w:bookmarkEnd w:id="2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90"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proofErr w:type="spellStart"/>
            <w:r w:rsidRPr="0029020B">
              <w:rPr>
                <w:rFonts w:ascii="標楷體" w:eastAsia="標楷體" w:hAnsi="標楷體" w:cs="新細明體"/>
                <w:color w:val="000000"/>
                <w:kern w:val="0"/>
              </w:rPr>
              <w:t>TranCode</w:t>
            </w:r>
            <w:proofErr w:type="spellEnd"/>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proofErr w:type="spellStart"/>
            <w:r w:rsidRPr="00797D01">
              <w:rPr>
                <w:rFonts w:ascii="標楷體" w:eastAsia="標楷體" w:hAnsi="標楷體"/>
              </w:rPr>
              <w:t>CustId</w:t>
            </w:r>
            <w:proofErr w:type="spellEnd"/>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proofErr w:type="spellStart"/>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roofErr w:type="spellEnd"/>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proofErr w:type="spellStart"/>
            <w:r w:rsidRPr="00A53925">
              <w:rPr>
                <w:rFonts w:ascii="標楷體" w:eastAsia="標楷體" w:hAnsi="標楷體"/>
              </w:rPr>
              <w:t>CustMain</w:t>
            </w:r>
            <w:proofErr w:type="spellEnd"/>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OCustId</w:t>
            </w:r>
            <w:proofErr w:type="spellEnd"/>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roofErr w:type="spellEnd"/>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OCustNo</w:t>
            </w:r>
            <w:proofErr w:type="spellEnd"/>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roofErr w:type="spellEnd"/>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OCustName</w:t>
            </w:r>
            <w:proofErr w:type="spellEnd"/>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roofErr w:type="spellEnd"/>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90"/>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057591FE" w:rsidR="00797D01" w:rsidRPr="006B5312" w:rsidRDefault="00797D01" w:rsidP="0078740E">
      <w:pPr>
        <w:pStyle w:val="3"/>
        <w:numPr>
          <w:ilvl w:val="2"/>
          <w:numId w:val="7"/>
        </w:numPr>
        <w:spacing w:before="0"/>
        <w:rPr>
          <w:rFonts w:ascii="標楷體" w:hAnsi="標楷體"/>
          <w:b/>
          <w:szCs w:val="32"/>
        </w:rPr>
      </w:pPr>
      <w:bookmarkStart w:id="291" w:name="_L7912_額度資料查詢"/>
      <w:bookmarkStart w:id="292" w:name="_Toc90483167"/>
      <w:bookmarkStart w:id="293" w:name="_Toc90483422"/>
      <w:bookmarkStart w:id="294" w:name="_Toc90483538"/>
      <w:bookmarkStart w:id="295" w:name="_Toc90483764"/>
      <w:bookmarkStart w:id="296" w:name="_Toc90490036"/>
      <w:bookmarkStart w:id="297" w:name="_Toc131080946"/>
      <w:bookmarkEnd w:id="291"/>
      <w:r w:rsidRPr="006B5312">
        <w:rPr>
          <w:rFonts w:ascii="標楷體" w:hAnsi="標楷體" w:hint="eastAsia"/>
          <w:b/>
          <w:szCs w:val="32"/>
        </w:rPr>
        <w:t>L7912 額度資料查詢</w:t>
      </w:r>
      <w:bookmarkEnd w:id="292"/>
      <w:bookmarkEnd w:id="293"/>
      <w:bookmarkEnd w:id="294"/>
      <w:bookmarkEnd w:id="295"/>
      <w:bookmarkEnd w:id="296"/>
      <w:r w:rsidR="00CA3C83" w:rsidRPr="006B5312">
        <w:rPr>
          <w:rFonts w:ascii="標楷體" w:hAnsi="標楷體" w:hint="eastAsia"/>
          <w:b/>
          <w:szCs w:val="32"/>
        </w:rPr>
        <w:t xml:space="preserve"> </w:t>
      </w:r>
      <w:r w:rsidR="008807A2">
        <w:rPr>
          <w:rFonts w:ascii="標楷體" w:hAnsi="標楷體" w:hint="eastAsia"/>
          <w:b/>
          <w:szCs w:val="32"/>
        </w:rPr>
        <w:t>*</w:t>
      </w:r>
      <w:bookmarkEnd w:id="297"/>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8"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proofErr w:type="spellStart"/>
            <w:r w:rsidRPr="0029020B">
              <w:rPr>
                <w:rFonts w:ascii="標楷體" w:eastAsia="標楷體" w:hAnsi="標楷體" w:cs="新細明體"/>
                <w:color w:val="000000"/>
                <w:kern w:val="0"/>
              </w:rPr>
              <w:t>TranCode</w:t>
            </w:r>
            <w:proofErr w:type="spellEnd"/>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proofErr w:type="spellStart"/>
            <w:r w:rsidRPr="00797D01">
              <w:rPr>
                <w:rFonts w:ascii="標楷體" w:eastAsia="標楷體" w:hAnsi="標楷體"/>
              </w:rPr>
              <w:t>CustId</w:t>
            </w:r>
            <w:proofErr w:type="spellEnd"/>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proofErr w:type="spellStart"/>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roofErr w:type="spellEnd"/>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proofErr w:type="spellStart"/>
            <w:r w:rsidRPr="00A53925">
              <w:rPr>
                <w:rFonts w:ascii="標楷體" w:eastAsia="標楷體" w:hAnsi="標楷體"/>
              </w:rPr>
              <w:t>CustMain</w:t>
            </w:r>
            <w:proofErr w:type="spellEnd"/>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proofErr w:type="spellStart"/>
            <w:r>
              <w:rPr>
                <w:rFonts w:ascii="標楷體" w:eastAsia="標楷體" w:hAnsi="標楷體" w:hint="eastAsia"/>
              </w:rPr>
              <w:t>F</w:t>
            </w:r>
            <w:r>
              <w:rPr>
                <w:rFonts w:ascii="標楷體" w:eastAsia="標楷體" w:hAnsi="標楷體"/>
              </w:rPr>
              <w:t>acMain</w:t>
            </w:r>
            <w:proofErr w:type="spellEnd"/>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proofErr w:type="spellStart"/>
            <w:r>
              <w:rPr>
                <w:rFonts w:ascii="標楷體" w:eastAsia="標楷體" w:hAnsi="標楷體" w:hint="eastAsia"/>
              </w:rPr>
              <w:t>C</w:t>
            </w:r>
            <w:r>
              <w:rPr>
                <w:rFonts w:ascii="標楷體" w:eastAsia="標楷體" w:hAnsi="標楷體"/>
              </w:rPr>
              <w:t>lFac</w:t>
            </w:r>
            <w:proofErr w:type="spellEnd"/>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CustNo</w:t>
            </w:r>
            <w:proofErr w:type="spellEnd"/>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Main.CustNo</w:t>
            </w:r>
            <w:proofErr w:type="spellEnd"/>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FacmNo</w:t>
            </w:r>
            <w:proofErr w:type="spellEnd"/>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roofErr w:type="spellEnd"/>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ApplNo</w:t>
            </w:r>
            <w:proofErr w:type="spellEnd"/>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roofErr w:type="spellEnd"/>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AcctCode</w:t>
            </w:r>
            <w:proofErr w:type="spellEnd"/>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AcctCode</w:t>
            </w:r>
            <w:proofErr w:type="spellEnd"/>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LineAmt</w:t>
            </w:r>
            <w:proofErr w:type="spellEnd"/>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LineAmt</w:t>
            </w:r>
            <w:proofErr w:type="spellEnd"/>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LoanTermYy</w:t>
            </w:r>
            <w:proofErr w:type="spellEnd"/>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LoanTermYy</w:t>
            </w:r>
            <w:proofErr w:type="spellEnd"/>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LoanTermMm</w:t>
            </w:r>
            <w:proofErr w:type="spellEnd"/>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LoanTermMm</w:t>
            </w:r>
            <w:proofErr w:type="spellEnd"/>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LoanTermDd</w:t>
            </w:r>
            <w:proofErr w:type="spellEnd"/>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LoanTermDd</w:t>
            </w:r>
            <w:proofErr w:type="spellEnd"/>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UtilDeadline</w:t>
            </w:r>
            <w:proofErr w:type="spellEnd"/>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UtilDeadline</w:t>
            </w:r>
            <w:proofErr w:type="spellEnd"/>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FacMaturityDate</w:t>
            </w:r>
            <w:proofErr w:type="spellEnd"/>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roofErr w:type="spellEnd"/>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BaseRateCode</w:t>
            </w:r>
            <w:proofErr w:type="spellEnd"/>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BaseRateCode</w:t>
            </w:r>
            <w:proofErr w:type="spellEnd"/>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RecycleCode</w:t>
            </w:r>
            <w:proofErr w:type="spellEnd"/>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RecycleCode</w:t>
            </w:r>
            <w:proofErr w:type="spellEnd"/>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RecycleDeadline</w:t>
            </w:r>
            <w:proofErr w:type="spellEnd"/>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RecycleDeadline</w:t>
            </w:r>
            <w:proofErr w:type="spellEnd"/>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RateIncr</w:t>
            </w:r>
            <w:proofErr w:type="spellEnd"/>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RateIncr</w:t>
            </w:r>
            <w:proofErr w:type="spellEnd"/>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LoanBal</w:t>
            </w:r>
            <w:proofErr w:type="spellEnd"/>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UtilAmt</w:t>
            </w:r>
            <w:proofErr w:type="spellEnd"/>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ApproveRate</w:t>
            </w:r>
            <w:proofErr w:type="spellEnd"/>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ApproveRate</w:t>
            </w:r>
            <w:proofErr w:type="spellEnd"/>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FirstDrawdownDate</w:t>
            </w:r>
            <w:proofErr w:type="spellEnd"/>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FirstDrawdownDate</w:t>
            </w:r>
            <w:proofErr w:type="spellEnd"/>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MaturityDate</w:t>
            </w:r>
            <w:proofErr w:type="spellEnd"/>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proofErr w:type="spellStart"/>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roofErr w:type="spellEnd"/>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UtilBal</w:t>
            </w:r>
            <w:proofErr w:type="spellEnd"/>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UtilBal</w:t>
            </w:r>
            <w:proofErr w:type="spellEnd"/>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CurrencyCode</w:t>
            </w:r>
            <w:proofErr w:type="spellEnd"/>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CurrencyCode</w:t>
            </w:r>
            <w:proofErr w:type="spellEnd"/>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FireOfficer</w:t>
            </w:r>
            <w:proofErr w:type="spellEnd"/>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FireOfficer</w:t>
            </w:r>
            <w:proofErr w:type="spellEnd"/>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OO</w:t>
            </w:r>
            <w:r w:rsidRPr="00797D01">
              <w:rPr>
                <w:rFonts w:ascii="標楷體" w:eastAsia="標楷體" w:hAnsi="標楷體"/>
                <w:color w:val="000000"/>
              </w:rPr>
              <w:t>ClNo</w:t>
            </w:r>
            <w:proofErr w:type="spellEnd"/>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proofErr w:type="spellStart"/>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roofErr w:type="spellEnd"/>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8"/>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006EB0CD" w:rsidR="001D5CB7" w:rsidRPr="00915C32" w:rsidRDefault="001D5CB7" w:rsidP="0078740E">
      <w:pPr>
        <w:pStyle w:val="3"/>
        <w:numPr>
          <w:ilvl w:val="2"/>
          <w:numId w:val="7"/>
        </w:numPr>
        <w:spacing w:before="0"/>
        <w:rPr>
          <w:rFonts w:ascii="標楷體" w:hAnsi="標楷體"/>
          <w:b/>
        </w:rPr>
      </w:pPr>
      <w:bookmarkStart w:id="299" w:name="_Toc90483168"/>
      <w:bookmarkStart w:id="300" w:name="_Toc90483423"/>
      <w:bookmarkStart w:id="301" w:name="_Toc90483539"/>
      <w:bookmarkStart w:id="302" w:name="_Toc90483765"/>
      <w:bookmarkStart w:id="303" w:name="_Toc90490037"/>
      <w:bookmarkStart w:id="304" w:name="_Toc131080947"/>
      <w:r w:rsidRPr="00915C32">
        <w:rPr>
          <w:rFonts w:ascii="標楷體" w:hAnsi="標楷體" w:hint="eastAsia"/>
          <w:b/>
          <w:szCs w:val="32"/>
        </w:rPr>
        <w:t xml:space="preserve">L7913 </w:t>
      </w:r>
      <w:proofErr w:type="spellStart"/>
      <w:r w:rsidRPr="00915C32">
        <w:rPr>
          <w:rFonts w:ascii="標楷體" w:hAnsi="標楷體"/>
          <w:b/>
        </w:rPr>
        <w:t>eLoan</w:t>
      </w:r>
      <w:proofErr w:type="spellEnd"/>
      <w:r w:rsidRPr="00915C32">
        <w:rPr>
          <w:rFonts w:ascii="標楷體" w:hAnsi="標楷體" w:hint="eastAsia"/>
          <w:b/>
        </w:rPr>
        <w:t>評級資訊查詢</w:t>
      </w:r>
      <w:bookmarkEnd w:id="299"/>
      <w:bookmarkEnd w:id="300"/>
      <w:bookmarkEnd w:id="301"/>
      <w:bookmarkEnd w:id="302"/>
      <w:bookmarkEnd w:id="303"/>
      <w:r w:rsidR="008807A2" w:rsidRPr="00915C32">
        <w:rPr>
          <w:rFonts w:ascii="標楷體" w:hAnsi="標楷體" w:hint="eastAsia"/>
          <w:b/>
        </w:rPr>
        <w:t xml:space="preserve"> *</w:t>
      </w:r>
      <w:bookmarkEnd w:id="304"/>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proofErr w:type="spellStart"/>
            <w:r>
              <w:rPr>
                <w:rFonts w:ascii="標楷體" w:eastAsia="標楷體" w:hAnsi="標楷體" w:hint="eastAsia"/>
              </w:rPr>
              <w:t>eLoan</w:t>
            </w:r>
            <w:proofErr w:type="spellEnd"/>
            <w:r>
              <w:rPr>
                <w:rFonts w:ascii="標楷體" w:eastAsia="標楷體" w:hAnsi="標楷體" w:hint="eastAsia"/>
              </w:rPr>
              <w:t>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(1).[借款戶戶號(</w:t>
            </w:r>
            <w:proofErr w:type="spellStart"/>
            <w:r>
              <w:rPr>
                <w:rFonts w:ascii="標楷體" w:eastAsia="標楷體" w:hAnsi="標楷體" w:hint="eastAsia"/>
              </w:rPr>
              <w:t>CustNo</w:t>
            </w:r>
            <w:proofErr w:type="spellEnd"/>
            <w:r>
              <w:rPr>
                <w:rFonts w:ascii="標楷體" w:eastAsia="標楷體" w:hAnsi="標楷體" w:hint="eastAsia"/>
              </w:rPr>
              <w:t xml:space="preserve">)]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(2).[案件編號(</w:t>
            </w:r>
            <w:proofErr w:type="spellStart"/>
            <w:r>
              <w:rPr>
                <w:rFonts w:ascii="標楷體" w:eastAsia="標楷體" w:hAnsi="標楷體" w:hint="eastAsia"/>
              </w:rPr>
              <w:t>CaseNo</w:t>
            </w:r>
            <w:proofErr w:type="spellEnd"/>
            <w:r>
              <w:rPr>
                <w:rFonts w:ascii="標楷體" w:eastAsia="標楷體" w:hAnsi="標楷體" w:hint="eastAsia"/>
              </w:rPr>
              <w:t xml:space="preserve">)] = </w:t>
            </w:r>
            <w:r>
              <w:rPr>
                <w:rFonts w:ascii="標楷體" w:eastAsia="標楷體" w:hAnsi="標楷體" w:hint="eastAsia"/>
                <w:lang w:eastAsia="zh-HK"/>
              </w:rPr>
              <w:t>輸入條件「</w:t>
            </w:r>
            <w:proofErr w:type="spellStart"/>
            <w:r>
              <w:rPr>
                <w:rFonts w:ascii="標楷體" w:eastAsia="標楷體" w:hAnsi="標楷體" w:hint="eastAsia"/>
              </w:rPr>
              <w:t>eLoan</w:t>
            </w:r>
            <w:proofErr w:type="spellEnd"/>
            <w:r>
              <w:rPr>
                <w:rFonts w:ascii="標楷體" w:eastAsia="標楷體" w:hAnsi="標楷體" w:hint="eastAsia"/>
              </w:rPr>
              <w:t>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w:t>
            </w:r>
            <w:proofErr w:type="spellStart"/>
            <w:r>
              <w:rPr>
                <w:rFonts w:ascii="標楷體" w:eastAsia="標楷體" w:hAnsi="標楷體" w:hint="eastAsia"/>
              </w:rPr>
              <w:t>CaseNo</w:t>
            </w:r>
            <w:proofErr w:type="spellEnd"/>
            <w:r>
              <w:rPr>
                <w:rFonts w:ascii="標楷體" w:eastAsia="標楷體" w:hAnsi="標楷體" w:hint="eastAsia"/>
              </w:rPr>
              <w:t>)</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proofErr w:type="spellStart"/>
            <w:r>
              <w:rPr>
                <w:rFonts w:ascii="標楷體" w:eastAsia="標楷體" w:hAnsi="標楷體" w:hint="eastAsia"/>
              </w:rPr>
              <w:t>FacMain</w:t>
            </w:r>
            <w:proofErr w:type="spellEnd"/>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proofErr w:type="spellStart"/>
            <w:r>
              <w:rPr>
                <w:rFonts w:ascii="標楷體" w:eastAsia="標楷體" w:hAnsi="標楷體" w:hint="eastAsia"/>
              </w:rPr>
              <w:t>TxAmlRating</w:t>
            </w:r>
            <w:proofErr w:type="spellEnd"/>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2E9D8B4A"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lastRenderedPageBreak/>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w:t>
            </w:r>
            <w:proofErr w:type="spellStart"/>
            <w:r>
              <w:rPr>
                <w:rFonts w:ascii="標楷體" w:eastAsia="標楷體" w:hAnsi="標楷體" w:hint="eastAsia"/>
              </w:rPr>
              <w:t>FacMain</w:t>
            </w:r>
            <w:proofErr w:type="spellEnd"/>
            <w:r>
              <w:rPr>
                <w:rFonts w:ascii="標楷體" w:eastAsia="標楷體" w:hAnsi="標楷體" w:hint="eastAsia"/>
              </w:rPr>
              <w:t>)]，不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proofErr w:type="spellStart"/>
            <w:r>
              <w:rPr>
                <w:rFonts w:ascii="標楷體" w:eastAsia="標楷體" w:hAnsi="標楷體" w:hint="eastAsia"/>
              </w:rPr>
              <w:t>eLoan</w:t>
            </w:r>
            <w:proofErr w:type="spellEnd"/>
            <w:r>
              <w:rPr>
                <w:rFonts w:ascii="標楷體" w:eastAsia="標楷體" w:hAnsi="標楷體" w:hint="eastAsia"/>
              </w:rPr>
              <w:t>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w:t>
            </w:r>
            <w:proofErr w:type="spellStart"/>
            <w:r>
              <w:rPr>
                <w:rFonts w:ascii="標楷體" w:eastAsia="標楷體" w:hAnsi="標楷體" w:hint="eastAsia"/>
              </w:rPr>
              <w:t>FacMain</w:t>
            </w:r>
            <w:proofErr w:type="spellEnd"/>
            <w:r>
              <w:rPr>
                <w:rFonts w:ascii="標楷體" w:eastAsia="標楷體" w:hAnsi="標楷體" w:hint="eastAsia"/>
              </w:rPr>
              <w:t>)]，不存在則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w:t>
            </w:r>
            <w:proofErr w:type="spellStart"/>
            <w:r>
              <w:rPr>
                <w:rFonts w:ascii="標楷體" w:eastAsia="標楷體" w:hAnsi="標楷體" w:hint="eastAsia"/>
              </w:rPr>
              <w:t>FacMain</w:t>
            </w:r>
            <w:proofErr w:type="spellEnd"/>
            <w:r>
              <w:rPr>
                <w:rFonts w:ascii="標楷體" w:eastAsia="標楷體" w:hAnsi="標楷體" w:hint="eastAsia"/>
              </w:rPr>
              <w:t>)]的資料檢核該[徵審系統案號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w:t>
            </w:r>
            <w:proofErr w:type="spellStart"/>
            <w:r>
              <w:rPr>
                <w:rFonts w:ascii="標楷體" w:eastAsia="標楷體" w:hAnsi="標楷體" w:hint="eastAsia"/>
              </w:rPr>
              <w:t>CreditSysNo</w:t>
            </w:r>
            <w:proofErr w:type="spellEnd"/>
            <w:r>
              <w:rPr>
                <w:rFonts w:ascii="標楷體" w:eastAsia="標楷體" w:hAnsi="標楷體" w:hint="eastAsia"/>
              </w:rPr>
              <w:t>)]是否存在於[</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w:t>
            </w:r>
            <w:proofErr w:type="spellStart"/>
            <w:r>
              <w:rPr>
                <w:rFonts w:ascii="標楷體" w:eastAsia="標楷體" w:hAnsi="標楷體" w:hint="eastAsia"/>
              </w:rPr>
              <w:t>CaseNo</w:t>
            </w:r>
            <w:proofErr w:type="spellEnd"/>
            <w:r>
              <w:rPr>
                <w:rFonts w:ascii="標楷體" w:eastAsia="標楷體" w:hAnsi="標楷體" w:hint="eastAsia"/>
              </w:rPr>
              <w:t>)]，不存在則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w:t>
            </w:r>
            <w:proofErr w:type="spellStart"/>
            <w:r>
              <w:rPr>
                <w:rFonts w:ascii="標楷體" w:eastAsia="標楷體" w:hAnsi="標楷體" w:hint="eastAsia"/>
              </w:rPr>
              <w:t>eLoan</w:t>
            </w:r>
            <w:proofErr w:type="spellEnd"/>
            <w:r>
              <w:rPr>
                <w:rFonts w:ascii="標楷體" w:eastAsia="標楷體" w:hAnsi="標楷體" w:hint="eastAsia"/>
              </w:rPr>
              <w:t>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w:t>
            </w:r>
            <w:proofErr w:type="spellStart"/>
            <w:r>
              <w:rPr>
                <w:rFonts w:ascii="標楷體" w:eastAsia="標楷體" w:hAnsi="標楷體" w:hint="eastAsia"/>
              </w:rPr>
              <w:t>CustMain</w:t>
            </w:r>
            <w:proofErr w:type="spellEnd"/>
            <w:r>
              <w:rPr>
                <w:rFonts w:ascii="標楷體" w:eastAsia="標楷體" w:hAnsi="標楷體" w:hint="eastAsia"/>
              </w:rPr>
              <w:t>)],</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501A595D"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FacMain.CustNo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proofErr w:type="spellStart"/>
            <w:r>
              <w:rPr>
                <w:rFonts w:ascii="標楷體" w:eastAsia="標楷體" w:hAnsi="標楷體" w:hint="eastAsia"/>
              </w:rPr>
              <w:t>eLoan</w:t>
            </w:r>
            <w:proofErr w:type="spellEnd"/>
            <w:r>
              <w:rPr>
                <w:rFonts w:ascii="標楷體" w:eastAsia="標楷體" w:hAnsi="標楷體" w:hint="eastAsia"/>
              </w:rPr>
              <w:t>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TxAmlRating.CaseNo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w:t>
            </w:r>
            <w:proofErr w:type="spellEnd"/>
            <w:r>
              <w:rPr>
                <w:rFonts w:ascii="標楷體" w:eastAsia="標楷體" w:hAnsi="標楷體" w:hint="eastAsia"/>
              </w:rPr>
              <w:t>.</w:t>
            </w:r>
            <w:r>
              <w:t xml:space="preserve"> </w:t>
            </w:r>
            <w:proofErr w:type="spellStart"/>
            <w:r>
              <w:rPr>
                <w:rFonts w:ascii="標楷體" w:eastAsia="標楷體" w:hAnsi="標楷體" w:hint="eastAsia"/>
              </w:rPr>
              <w:t>LastUpdate</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 xml:space="preserve">異動時間(YYY/MM/DD </w:t>
            </w:r>
            <w:proofErr w:type="spellStart"/>
            <w:r>
              <w:rPr>
                <w:rFonts w:ascii="標楷體" w:eastAsia="標楷體" w:hAnsi="標楷體" w:hint="eastAsia"/>
                <w:color w:val="000000"/>
                <w:lang w:val="x-none"/>
              </w:rPr>
              <w:t>mm:ss</w:t>
            </w:r>
            <w:proofErr w:type="spellEnd"/>
            <w:r>
              <w:rPr>
                <w:rFonts w:ascii="標楷體" w:eastAsia="標楷體" w:hAnsi="標楷體" w:hint="eastAsia"/>
                <w:color w:val="000000"/>
                <w:lang w:val="x-none"/>
              </w:rPr>
              <w:t>)</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TxAmlRating.RspTotalRatingsScore</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w:t>
            </w:r>
            <w:proofErr w:type="spellStart"/>
            <w:r>
              <w:rPr>
                <w:rFonts w:ascii="標楷體" w:eastAsia="標楷體" w:hAnsi="標楷體" w:hint="eastAsia"/>
                <w:color w:val="000000"/>
                <w:lang w:val="x-none"/>
              </w:rPr>
              <w:t>分數加千分位</w:t>
            </w:r>
            <w:proofErr w:type="spellEnd"/>
            <w:r>
              <w:rPr>
                <w:rFonts w:ascii="標楷體" w:eastAsia="標楷體" w:hAnsi="標楷體" w:hint="eastAsia"/>
                <w:color w:val="000000"/>
                <w:lang w:val="x-none"/>
              </w:rPr>
              <w:t>)</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TxAmlRating.RspTotalRatings</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)]的[總評級(WLF+CDD) (</w:t>
            </w:r>
            <w:proofErr w:type="spellStart"/>
            <w:r>
              <w:rPr>
                <w:rFonts w:ascii="標楷體" w:eastAsia="標楷體" w:hAnsi="標楷體" w:hint="eastAsia"/>
              </w:rPr>
              <w:t>RspTotalRatings</w:t>
            </w:r>
            <w:proofErr w:type="spellEnd"/>
            <w:r>
              <w:rPr>
                <w:rFonts w:ascii="標楷體" w:eastAsia="標楷體" w:hAnsi="標楷體" w:hint="eastAsia"/>
              </w:rPr>
              <w:t>)]</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TxAmlRating.LogNo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2187E0FF" w:rsidR="006F51C1" w:rsidRPr="006B5312" w:rsidRDefault="006F51C1" w:rsidP="0078740E">
      <w:pPr>
        <w:pStyle w:val="3"/>
        <w:numPr>
          <w:ilvl w:val="2"/>
          <w:numId w:val="7"/>
        </w:numPr>
        <w:spacing w:before="0"/>
        <w:rPr>
          <w:rFonts w:ascii="標楷體" w:hAnsi="標楷體"/>
          <w:b/>
          <w:szCs w:val="32"/>
          <w:highlight w:val="yellow"/>
        </w:rPr>
      </w:pPr>
      <w:bookmarkStart w:id="305" w:name="_Toc90483169"/>
      <w:bookmarkStart w:id="306" w:name="_Toc90483424"/>
      <w:bookmarkStart w:id="307" w:name="_Toc90483540"/>
      <w:bookmarkStart w:id="308" w:name="_Toc90483766"/>
      <w:bookmarkStart w:id="309" w:name="_Toc90490038"/>
      <w:bookmarkStart w:id="310" w:name="_Toc131080948"/>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5"/>
      <w:bookmarkEnd w:id="306"/>
      <w:bookmarkEnd w:id="307"/>
      <w:bookmarkEnd w:id="308"/>
      <w:bookmarkEnd w:id="309"/>
      <w:r w:rsidR="001D6996">
        <w:rPr>
          <w:rFonts w:ascii="標楷體" w:hAnsi="標楷體" w:hint="eastAsia"/>
          <w:b/>
          <w:szCs w:val="32"/>
          <w:highlight w:val="yellow"/>
        </w:rPr>
        <w:t xml:space="preserve"> *</w:t>
      </w:r>
      <w:bookmarkEnd w:id="310"/>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proofErr w:type="spellStart"/>
            <w:r w:rsidRPr="00614F5B">
              <w:rPr>
                <w:rFonts w:ascii="標楷體" w:eastAsia="標楷體" w:hAnsi="標楷體"/>
              </w:rPr>
              <w:t>FunCd</w:t>
            </w:r>
            <w:proofErr w:type="spellEnd"/>
            <w:r w:rsidRPr="00614F5B">
              <w:rPr>
                <w:rFonts w:ascii="標楷體" w:eastAsia="標楷體" w:hAnsi="標楷體"/>
              </w:rPr>
              <w:t xml:space="preserve">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proofErr w:type="spellStart"/>
            <w:r>
              <w:rPr>
                <w:rFonts w:ascii="標楷體" w:eastAsia="標楷體" w:hAnsi="標楷體" w:hint="eastAsia"/>
              </w:rPr>
              <w:t>Case</w:t>
            </w:r>
            <w:r>
              <w:rPr>
                <w:rFonts w:ascii="標楷體" w:eastAsia="標楷體" w:hAnsi="標楷體"/>
              </w:rPr>
              <w:t>No</w:t>
            </w:r>
            <w:proofErr w:type="spellEnd"/>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proofErr w:type="spellStart"/>
            <w:r>
              <w:rPr>
                <w:rFonts w:ascii="標楷體" w:eastAsia="標楷體" w:hAnsi="標楷體"/>
              </w:rPr>
              <w:t>Cust</w:t>
            </w:r>
            <w:r w:rsidR="009E5E99">
              <w:rPr>
                <w:rFonts w:ascii="標楷體" w:eastAsia="標楷體" w:hAnsi="標楷體" w:hint="eastAsia"/>
              </w:rPr>
              <w:t>No</w:t>
            </w:r>
            <w:proofErr w:type="spellEnd"/>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proofErr w:type="spellStart"/>
            <w:r w:rsidRPr="006F51C1">
              <w:rPr>
                <w:rFonts w:ascii="標楷體" w:eastAsia="標楷體" w:hAnsi="標楷體"/>
              </w:rPr>
              <w:t>FacmNo</w:t>
            </w:r>
            <w:proofErr w:type="spellEnd"/>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proofErr w:type="spellStart"/>
            <w:r w:rsidRPr="006F51C1">
              <w:rPr>
                <w:rFonts w:ascii="標楷體" w:eastAsia="標楷體" w:hAnsi="標楷體"/>
              </w:rPr>
              <w:t>NotYetCode</w:t>
            </w:r>
            <w:proofErr w:type="spellEnd"/>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proofErr w:type="spellStart"/>
            <w:r w:rsidRPr="00503A78">
              <w:rPr>
                <w:rFonts w:ascii="標楷體" w:eastAsia="標楷體" w:hAnsi="標楷體"/>
                <w:highlight w:val="cyan"/>
              </w:rPr>
              <w:t>YetDate</w:t>
            </w:r>
            <w:proofErr w:type="spellEnd"/>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proofErr w:type="spellStart"/>
            <w:r w:rsidRPr="006F51C1">
              <w:rPr>
                <w:rFonts w:ascii="標楷體" w:eastAsia="標楷體" w:hAnsi="標楷體"/>
              </w:rPr>
              <w:t>CloseDate</w:t>
            </w:r>
            <w:proofErr w:type="spellEnd"/>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proofErr w:type="spellStart"/>
            <w:r w:rsidRPr="006F51C1">
              <w:rPr>
                <w:rFonts w:ascii="標楷體" w:eastAsia="標楷體" w:hAnsi="標楷體"/>
              </w:rPr>
              <w:t>ReMark</w:t>
            </w:r>
            <w:proofErr w:type="spellEnd"/>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4F3DAADB" w:rsidR="00AA6FD6" w:rsidRPr="006B5312" w:rsidRDefault="00610354" w:rsidP="0078740E">
      <w:pPr>
        <w:pStyle w:val="3"/>
        <w:numPr>
          <w:ilvl w:val="2"/>
          <w:numId w:val="7"/>
        </w:numPr>
        <w:spacing w:before="0"/>
        <w:rPr>
          <w:rFonts w:ascii="標楷體" w:hAnsi="標楷體"/>
          <w:b/>
          <w:szCs w:val="32"/>
          <w:highlight w:val="yellow"/>
        </w:rPr>
      </w:pPr>
      <w:bookmarkStart w:id="311" w:name="_Toc90483170"/>
      <w:bookmarkStart w:id="312" w:name="_Toc90483425"/>
      <w:bookmarkStart w:id="313" w:name="_Toc90483541"/>
      <w:bookmarkStart w:id="314" w:name="_Toc90483767"/>
      <w:bookmarkStart w:id="315" w:name="_Toc90490039"/>
      <w:bookmarkStart w:id="316" w:name="_Toc131080949"/>
      <w:r w:rsidRPr="006B5312">
        <w:rPr>
          <w:rFonts w:ascii="標楷體" w:hAnsi="標楷體" w:hint="eastAsia"/>
          <w:b/>
          <w:szCs w:val="32"/>
          <w:highlight w:val="yellow"/>
        </w:rPr>
        <w:lastRenderedPageBreak/>
        <w:t>L6700 未齊件代碼維護</w:t>
      </w:r>
      <w:bookmarkEnd w:id="311"/>
      <w:bookmarkEnd w:id="312"/>
      <w:bookmarkEnd w:id="313"/>
      <w:bookmarkEnd w:id="314"/>
      <w:bookmarkEnd w:id="315"/>
      <w:r w:rsidR="001D6996">
        <w:rPr>
          <w:rFonts w:ascii="標楷體" w:hAnsi="標楷體" w:hint="eastAsia"/>
          <w:b/>
          <w:szCs w:val="32"/>
          <w:highlight w:val="yellow"/>
        </w:rPr>
        <w:t xml:space="preserve"> *</w:t>
      </w:r>
      <w:bookmarkEnd w:id="316"/>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proofErr w:type="spellStart"/>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proofErr w:type="spellEnd"/>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proofErr w:type="spellStart"/>
            <w:r w:rsidRPr="00610354">
              <w:rPr>
                <w:rFonts w:ascii="標楷體" w:eastAsia="標楷體" w:hAnsi="標楷體"/>
              </w:rPr>
              <w:t>NotYetCode</w:t>
            </w:r>
            <w:proofErr w:type="spellEnd"/>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proofErr w:type="spellStart"/>
            <w:r w:rsidRPr="00610354">
              <w:rPr>
                <w:rFonts w:ascii="標楷體" w:eastAsia="標楷體" w:hAnsi="標楷體"/>
              </w:rPr>
              <w:t>NotYetItem</w:t>
            </w:r>
            <w:proofErr w:type="spellEnd"/>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proofErr w:type="spellStart"/>
            <w:r w:rsidRPr="00610354">
              <w:rPr>
                <w:rFonts w:ascii="標楷體" w:eastAsia="標楷體" w:hAnsi="標楷體"/>
              </w:rPr>
              <w:t>YetDays</w:t>
            </w:r>
            <w:proofErr w:type="spellEnd"/>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13AB8C9A" w:rsidR="004F009C" w:rsidRPr="006B5312" w:rsidRDefault="004F009C" w:rsidP="0078740E">
      <w:pPr>
        <w:pStyle w:val="3"/>
        <w:numPr>
          <w:ilvl w:val="2"/>
          <w:numId w:val="7"/>
        </w:numPr>
        <w:spacing w:before="0"/>
        <w:rPr>
          <w:rFonts w:ascii="標楷體" w:hAnsi="標楷體"/>
          <w:b/>
          <w:szCs w:val="32"/>
          <w:highlight w:val="yellow"/>
        </w:rPr>
      </w:pPr>
      <w:bookmarkStart w:id="317" w:name="_Toc90483171"/>
      <w:bookmarkStart w:id="318" w:name="_Toc90483426"/>
      <w:bookmarkStart w:id="319" w:name="_Toc90483542"/>
      <w:bookmarkStart w:id="320" w:name="_Toc90483768"/>
      <w:bookmarkStart w:id="321" w:name="_Toc90490040"/>
      <w:bookmarkStart w:id="322" w:name="_Toc131080950"/>
      <w:r w:rsidRPr="006B5312">
        <w:rPr>
          <w:rFonts w:ascii="標楷體" w:hAnsi="標楷體" w:hint="eastAsia"/>
          <w:b/>
          <w:szCs w:val="32"/>
          <w:highlight w:val="yellow"/>
        </w:rPr>
        <w:t>L2221 交易關係人維護</w:t>
      </w:r>
      <w:bookmarkEnd w:id="317"/>
      <w:bookmarkEnd w:id="318"/>
      <w:bookmarkEnd w:id="319"/>
      <w:bookmarkEnd w:id="320"/>
      <w:bookmarkEnd w:id="321"/>
      <w:r w:rsidR="00177F93">
        <w:rPr>
          <w:rFonts w:ascii="標楷體" w:hAnsi="標楷體" w:hint="eastAsia"/>
          <w:b/>
          <w:szCs w:val="32"/>
          <w:highlight w:val="yellow"/>
        </w:rPr>
        <w:t xml:space="preserve"> *</w:t>
      </w:r>
      <w:bookmarkEnd w:id="322"/>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proofErr w:type="spellStart"/>
            <w:r w:rsidRPr="00614F5B">
              <w:rPr>
                <w:rFonts w:ascii="標楷體" w:eastAsia="標楷體" w:hAnsi="標楷體"/>
              </w:rPr>
              <w:t>FunC</w:t>
            </w:r>
            <w:r>
              <w:rPr>
                <w:rFonts w:ascii="標楷體" w:eastAsia="標楷體" w:hAnsi="標楷體" w:hint="eastAsia"/>
              </w:rPr>
              <w:t>od</w:t>
            </w:r>
            <w:proofErr w:type="spellEnd"/>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proofErr w:type="spellStart"/>
            <w:r w:rsidRPr="004F009C">
              <w:rPr>
                <w:rFonts w:ascii="標楷體" w:eastAsia="標楷體" w:hAnsi="標楷體"/>
              </w:rPr>
              <w:t>CaseNo</w:t>
            </w:r>
            <w:proofErr w:type="spellEnd"/>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proofErr w:type="spellStart"/>
            <w:r w:rsidRPr="004F009C">
              <w:rPr>
                <w:rFonts w:ascii="標楷體" w:eastAsia="標楷體" w:hAnsi="標楷體"/>
              </w:rPr>
              <w:t>CustId</w:t>
            </w:r>
            <w:proofErr w:type="spellEnd"/>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proofErr w:type="spellStart"/>
            <w:r w:rsidRPr="004F009C">
              <w:rPr>
                <w:rFonts w:ascii="標楷體" w:eastAsia="標楷體" w:hAnsi="標楷體"/>
              </w:rPr>
              <w:t>CustName</w:t>
            </w:r>
            <w:proofErr w:type="spellEnd"/>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proofErr w:type="spellStart"/>
            <w:r w:rsidRPr="004F009C">
              <w:rPr>
                <w:rFonts w:ascii="標楷體" w:eastAsia="標楷體" w:hAnsi="標楷體"/>
              </w:rPr>
              <w:t>FacRelationCode</w:t>
            </w:r>
            <w:proofErr w:type="spellEnd"/>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9E838D9" w:rsidR="00610354" w:rsidRDefault="00610354" w:rsidP="004A1C2C">
      <w:pPr>
        <w:widowControl/>
        <w:rPr>
          <w:rFonts w:ascii="標楷體" w:eastAsia="標楷體" w:hAnsi="標楷體"/>
        </w:rPr>
      </w:pPr>
    </w:p>
    <w:p w14:paraId="7CD998FF" w14:textId="398248FE" w:rsidR="00B817E5" w:rsidRDefault="00B817E5">
      <w:pPr>
        <w:widowControl/>
        <w:rPr>
          <w:rFonts w:ascii="標楷體" w:eastAsia="標楷體" w:hAnsi="標楷體"/>
        </w:rPr>
      </w:pPr>
      <w:r>
        <w:rPr>
          <w:rFonts w:ascii="標楷體" w:eastAsia="標楷體" w:hAnsi="標楷體"/>
        </w:rPr>
        <w:br w:type="page"/>
      </w:r>
    </w:p>
    <w:p w14:paraId="278B7C60" w14:textId="00864AB3" w:rsidR="00B817E5" w:rsidRPr="00E85D77" w:rsidRDefault="00B817E5" w:rsidP="00B817E5">
      <w:pPr>
        <w:pStyle w:val="3"/>
        <w:spacing w:after="240"/>
        <w:rPr>
          <w:rFonts w:ascii="標楷體" w:hAnsi="標楷體"/>
          <w:b/>
          <w:szCs w:val="32"/>
        </w:rPr>
      </w:pPr>
      <w:bookmarkStart w:id="323" w:name="_Toc131080951"/>
      <w:r>
        <w:rPr>
          <w:rFonts w:ascii="標楷體" w:hAnsi="標楷體" w:hint="eastAsia"/>
        </w:rPr>
        <w:lastRenderedPageBreak/>
        <w:t>三、</w:t>
      </w:r>
      <w:r w:rsidRPr="00E85D77">
        <w:rPr>
          <w:rFonts w:ascii="標楷體" w:hAnsi="標楷體"/>
        </w:rPr>
        <w:t>I</w:t>
      </w:r>
      <w:r>
        <w:rPr>
          <w:rFonts w:ascii="標楷體" w:hAnsi="標楷體" w:hint="eastAsia"/>
        </w:rPr>
        <w:t>CS</w:t>
      </w:r>
      <w:r w:rsidRPr="00E85D77">
        <w:rPr>
          <w:rFonts w:ascii="標楷體" w:hAnsi="標楷體" w:hint="eastAsia"/>
        </w:rPr>
        <w:t>作業</w:t>
      </w:r>
      <w:bookmarkEnd w:id="323"/>
    </w:p>
    <w:p w14:paraId="2D2F4592" w14:textId="1AEEB200" w:rsidR="00B817E5" w:rsidRDefault="00B817E5" w:rsidP="00B817E5">
      <w:pPr>
        <w:pStyle w:val="3"/>
        <w:numPr>
          <w:ilvl w:val="2"/>
          <w:numId w:val="41"/>
        </w:numPr>
        <w:spacing w:before="0"/>
        <w:rPr>
          <w:rFonts w:ascii="標楷體" w:hAnsi="標楷體"/>
          <w:b/>
          <w:szCs w:val="32"/>
        </w:rPr>
      </w:pPr>
      <w:bookmarkStart w:id="324" w:name="_Toc131080952"/>
      <w:r w:rsidRPr="00EE71AB">
        <w:rPr>
          <w:rFonts w:ascii="標楷體" w:hAnsi="標楷體"/>
          <w:bCs/>
          <w:szCs w:val="32"/>
        </w:rPr>
        <w:t>L</w:t>
      </w:r>
      <w:r w:rsidRPr="00751866">
        <w:rPr>
          <w:rFonts w:ascii="標楷體" w:hAnsi="標楷體"/>
          <w:b/>
          <w:szCs w:val="32"/>
        </w:rPr>
        <w:t>7</w:t>
      </w:r>
      <w:r>
        <w:rPr>
          <w:rFonts w:ascii="標楷體" w:hAnsi="標楷體" w:hint="eastAsia"/>
          <w:b/>
          <w:szCs w:val="32"/>
        </w:rPr>
        <w:t>300</w:t>
      </w:r>
      <w:r w:rsidRPr="00B817E5">
        <w:rPr>
          <w:rFonts w:hint="eastAsia"/>
        </w:rPr>
        <w:t xml:space="preserve"> </w:t>
      </w:r>
      <w:r w:rsidRPr="00B817E5">
        <w:rPr>
          <w:rFonts w:ascii="標楷體" w:hAnsi="標楷體" w:hint="eastAsia"/>
          <w:b/>
          <w:szCs w:val="32"/>
        </w:rPr>
        <w:t>ICS資產資料傳輸</w:t>
      </w:r>
      <w:bookmarkEnd w:id="324"/>
    </w:p>
    <w:p w14:paraId="3DF3C4E4" w14:textId="77777777" w:rsidR="005477FF" w:rsidRPr="00561F94" w:rsidRDefault="005477FF" w:rsidP="005477FF">
      <w:pPr>
        <w:pStyle w:val="a"/>
        <w:numPr>
          <w:ilvl w:val="0"/>
          <w:numId w:val="41"/>
        </w:numPr>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477FF" w:rsidRPr="008F20B5" w14:paraId="2CE0F78E"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BD52E1A" w14:textId="77777777" w:rsidR="005477FF" w:rsidRPr="004A1C2C" w:rsidRDefault="005477FF" w:rsidP="00BD7BCC">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C567C07" w14:textId="1B9F97AF" w:rsidR="005477FF" w:rsidRPr="008F20B5" w:rsidRDefault="005477FF" w:rsidP="00BD7BCC">
            <w:pPr>
              <w:rPr>
                <w:rFonts w:ascii="標楷體" w:eastAsia="標楷體" w:hAnsi="標楷體"/>
              </w:rPr>
            </w:pPr>
            <w:r>
              <w:rPr>
                <w:rFonts w:ascii="標楷體" w:eastAsia="標楷體" w:hAnsi="標楷體" w:hint="eastAsia"/>
              </w:rPr>
              <w:t>ICS資產資料傳輸</w:t>
            </w:r>
          </w:p>
        </w:tc>
      </w:tr>
      <w:tr w:rsidR="005477FF" w:rsidRPr="008F20B5" w14:paraId="36462582"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D85C259" w14:textId="77777777" w:rsidR="005477FF" w:rsidRPr="004A1C2C" w:rsidRDefault="005477FF" w:rsidP="00BD7BCC">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BC37F3" w14:textId="09EE5045"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1.</w:t>
            </w:r>
            <w:r w:rsidRPr="005477FF">
              <w:rPr>
                <w:rFonts w:ascii="標楷體" w:eastAsia="標楷體" w:hAnsi="標楷體" w:hint="eastAsia"/>
              </w:rPr>
              <w:t xml:space="preserve">每月月中執行(不定期) </w:t>
            </w:r>
          </w:p>
          <w:p w14:paraId="4DBB1ED2" w14:textId="06E316D7"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2.</w:t>
            </w:r>
            <w:r w:rsidRPr="005477FF">
              <w:rPr>
                <w:rFonts w:ascii="標楷體" w:eastAsia="標楷體" w:hAnsi="標楷體" w:hint="eastAsia"/>
              </w:rPr>
              <w:t>每月1號18:30(備份前)</w:t>
            </w:r>
          </w:p>
          <w:p w14:paraId="1E9A4B50" w14:textId="6CAD41CD"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3.</w:t>
            </w:r>
            <w:r w:rsidRPr="005477FF">
              <w:rPr>
                <w:rFonts w:ascii="標楷體" w:eastAsia="標楷體" w:hAnsi="標楷體" w:hint="eastAsia"/>
              </w:rPr>
              <w:t>月底日資料(每月15號18:30)</w:t>
            </w:r>
          </w:p>
          <w:p w14:paraId="1F7DC047" w14:textId="07B4601E" w:rsidR="005477FF" w:rsidRPr="004A1C2C"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4.</w:t>
            </w:r>
            <w:r w:rsidRPr="005477FF">
              <w:rPr>
                <w:rFonts w:ascii="標楷體" w:eastAsia="標楷體" w:hAnsi="標楷體" w:hint="eastAsia"/>
              </w:rPr>
              <w:t>不定期(</w:t>
            </w:r>
            <w:r>
              <w:rPr>
                <w:rFonts w:ascii="標楷體" w:eastAsia="標楷體" w:hAnsi="標楷體" w:hint="eastAsia"/>
              </w:rPr>
              <w:t>目前</w:t>
            </w:r>
            <w:r w:rsidRPr="005477FF">
              <w:rPr>
                <w:rFonts w:ascii="標楷體" w:eastAsia="標楷體" w:hAnsi="標楷體" w:hint="eastAsia"/>
              </w:rPr>
              <w:t>不會有會計師調整數)</w:t>
            </w:r>
          </w:p>
        </w:tc>
      </w:tr>
      <w:tr w:rsidR="005477FF" w:rsidRPr="008F20B5" w14:paraId="2721D41C" w14:textId="77777777" w:rsidTr="00BD7BCC">
        <w:trPr>
          <w:trHeight w:val="773"/>
        </w:trPr>
        <w:tc>
          <w:tcPr>
            <w:tcW w:w="1548" w:type="dxa"/>
            <w:tcBorders>
              <w:top w:val="single" w:sz="8" w:space="0" w:color="000000"/>
              <w:bottom w:val="single" w:sz="8" w:space="0" w:color="000000"/>
              <w:right w:val="single" w:sz="8" w:space="0" w:color="000000"/>
            </w:tcBorders>
            <w:shd w:val="clear" w:color="auto" w:fill="F3F3F3"/>
          </w:tcPr>
          <w:p w14:paraId="3C19AB2B" w14:textId="77777777" w:rsidR="005477FF" w:rsidRPr="004A1C2C" w:rsidRDefault="005477FF" w:rsidP="00BD7BCC">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69E924" w14:textId="04451A72" w:rsidR="005477FF" w:rsidRPr="00CE62A2" w:rsidRDefault="00CE62A2" w:rsidP="00CE62A2">
            <w:pPr>
              <w:ind w:left="269" w:hangingChars="112" w:hanging="269"/>
              <w:rPr>
                <w:rFonts w:ascii="標楷體" w:eastAsia="標楷體" w:hAnsi="標楷體"/>
              </w:rPr>
            </w:pPr>
            <w:r>
              <w:rPr>
                <w:rFonts w:ascii="標楷體" w:eastAsia="標楷體" w:hAnsi="標楷體" w:hint="eastAsia"/>
              </w:rPr>
              <w:t>進入交易按下確定按鈕</w:t>
            </w:r>
          </w:p>
        </w:tc>
      </w:tr>
      <w:tr w:rsidR="005477FF" w:rsidRPr="008F20B5" w14:paraId="3AB12C68" w14:textId="77777777" w:rsidTr="00BD7BCC">
        <w:trPr>
          <w:trHeight w:val="321"/>
        </w:trPr>
        <w:tc>
          <w:tcPr>
            <w:tcW w:w="1548" w:type="dxa"/>
            <w:tcBorders>
              <w:top w:val="single" w:sz="8" w:space="0" w:color="000000"/>
              <w:bottom w:val="single" w:sz="8" w:space="0" w:color="000000"/>
              <w:right w:val="single" w:sz="8" w:space="0" w:color="000000"/>
            </w:tcBorders>
            <w:shd w:val="clear" w:color="auto" w:fill="F3F3F3"/>
          </w:tcPr>
          <w:p w14:paraId="57D2FB54" w14:textId="77777777" w:rsidR="005477FF" w:rsidRPr="004A1C2C" w:rsidRDefault="005477FF" w:rsidP="00BD7BCC">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400B874" w14:textId="77777777" w:rsidR="005477FF" w:rsidRPr="004A1C2C" w:rsidRDefault="005477FF" w:rsidP="00BD7BCC">
            <w:pPr>
              <w:rPr>
                <w:rFonts w:ascii="標楷體" w:eastAsia="標楷體" w:hAnsi="標楷體"/>
              </w:rPr>
            </w:pPr>
          </w:p>
        </w:tc>
      </w:tr>
      <w:tr w:rsidR="005477FF" w:rsidRPr="008F20B5" w14:paraId="424DD99B" w14:textId="77777777" w:rsidTr="00BD7BCC">
        <w:trPr>
          <w:trHeight w:val="1311"/>
        </w:trPr>
        <w:tc>
          <w:tcPr>
            <w:tcW w:w="1548" w:type="dxa"/>
            <w:tcBorders>
              <w:top w:val="single" w:sz="8" w:space="0" w:color="000000"/>
              <w:bottom w:val="single" w:sz="8" w:space="0" w:color="000000"/>
              <w:right w:val="single" w:sz="8" w:space="0" w:color="000000"/>
            </w:tcBorders>
            <w:shd w:val="clear" w:color="auto" w:fill="F3F3F3"/>
          </w:tcPr>
          <w:p w14:paraId="3A016BB2" w14:textId="77777777" w:rsidR="005477FF" w:rsidRPr="004A1C2C" w:rsidRDefault="005477FF" w:rsidP="00BD7BCC">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38D644D" w14:textId="77777777" w:rsidR="005477FF" w:rsidRPr="004A1C2C" w:rsidRDefault="005477FF" w:rsidP="00BD7BCC">
            <w:pPr>
              <w:rPr>
                <w:rFonts w:ascii="標楷體" w:eastAsia="標楷體" w:hAnsi="標楷體"/>
              </w:rPr>
            </w:pPr>
          </w:p>
        </w:tc>
      </w:tr>
      <w:tr w:rsidR="005477FF" w:rsidRPr="008F20B5" w14:paraId="692D9E1C"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FA1DDE9" w14:textId="77777777" w:rsidR="005477FF" w:rsidRPr="004A1C2C" w:rsidRDefault="005477FF" w:rsidP="00BD7BCC">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FCAFBE0" w14:textId="77777777" w:rsidR="005477FF" w:rsidRPr="004A1C2C" w:rsidRDefault="005477FF" w:rsidP="00BD7BCC">
            <w:pPr>
              <w:rPr>
                <w:rFonts w:ascii="標楷體" w:eastAsia="標楷體" w:hAnsi="標楷體"/>
              </w:rPr>
            </w:pPr>
          </w:p>
        </w:tc>
      </w:tr>
      <w:tr w:rsidR="005477FF" w:rsidRPr="008F20B5" w14:paraId="5F618137" w14:textId="77777777" w:rsidTr="00BD7BCC">
        <w:trPr>
          <w:trHeight w:val="358"/>
        </w:trPr>
        <w:tc>
          <w:tcPr>
            <w:tcW w:w="1548" w:type="dxa"/>
            <w:tcBorders>
              <w:top w:val="single" w:sz="8" w:space="0" w:color="000000"/>
              <w:bottom w:val="single" w:sz="8" w:space="0" w:color="000000"/>
              <w:right w:val="single" w:sz="8" w:space="0" w:color="000000"/>
            </w:tcBorders>
            <w:shd w:val="clear" w:color="auto" w:fill="F3F3F3"/>
          </w:tcPr>
          <w:p w14:paraId="16177AEE" w14:textId="77777777" w:rsidR="005477FF" w:rsidRPr="004A1C2C" w:rsidRDefault="005477FF" w:rsidP="00BD7BCC">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1DD3BF60" w14:textId="77777777" w:rsidR="005477FF" w:rsidRPr="001D3B0E" w:rsidRDefault="005477FF" w:rsidP="00BD7BCC">
            <w:pPr>
              <w:ind w:left="269" w:hangingChars="112" w:hanging="269"/>
              <w:rPr>
                <w:rFonts w:ascii="標楷體" w:eastAsia="標楷體" w:hAnsi="標楷體"/>
              </w:rPr>
            </w:pPr>
          </w:p>
        </w:tc>
      </w:tr>
      <w:tr w:rsidR="005477FF" w:rsidRPr="008F20B5" w14:paraId="715DCFA5"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AA715CA" w14:textId="77777777" w:rsidR="005477FF" w:rsidRPr="004A1C2C" w:rsidRDefault="005477FF" w:rsidP="00BD7BCC">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6FBB50F" w14:textId="77777777" w:rsidR="005477FF" w:rsidRPr="004A1C2C" w:rsidRDefault="005477FF" w:rsidP="00BD7BCC">
            <w:pPr>
              <w:rPr>
                <w:rFonts w:ascii="標楷體" w:eastAsia="標楷體" w:hAnsi="標楷體"/>
              </w:rPr>
            </w:pPr>
          </w:p>
        </w:tc>
      </w:tr>
    </w:tbl>
    <w:p w14:paraId="36F3ECEB" w14:textId="77777777" w:rsidR="005477FF" w:rsidRPr="0068704E" w:rsidRDefault="005477FF" w:rsidP="005477FF">
      <w:pPr>
        <w:ind w:left="1440"/>
      </w:pPr>
    </w:p>
    <w:p w14:paraId="46D4D680" w14:textId="77777777" w:rsidR="005477FF" w:rsidRPr="00AB764C" w:rsidRDefault="005477FF" w:rsidP="005477FF">
      <w:pPr>
        <w:pStyle w:val="a"/>
        <w:numPr>
          <w:ilvl w:val="0"/>
          <w:numId w:val="41"/>
        </w:numPr>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477FF" w:rsidRPr="0022279A" w14:paraId="1A4BC36A" w14:textId="77777777" w:rsidTr="00BD7BCC">
        <w:tc>
          <w:tcPr>
            <w:tcW w:w="851" w:type="dxa"/>
            <w:shd w:val="clear" w:color="auto" w:fill="D9D9D9" w:themeFill="background1" w:themeFillShade="D9"/>
          </w:tcPr>
          <w:p w14:paraId="6E35D24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1CFD4B7"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D2046E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說明</w:t>
            </w:r>
          </w:p>
        </w:tc>
      </w:tr>
      <w:tr w:rsidR="005477FF" w:rsidRPr="0022279A" w14:paraId="7E30F538" w14:textId="77777777" w:rsidTr="00BD7BCC">
        <w:tc>
          <w:tcPr>
            <w:tcW w:w="851" w:type="dxa"/>
          </w:tcPr>
          <w:p w14:paraId="67946A49"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rPr>
              <w:t>1</w:t>
            </w:r>
          </w:p>
        </w:tc>
        <w:tc>
          <w:tcPr>
            <w:tcW w:w="3118" w:type="dxa"/>
          </w:tcPr>
          <w:p w14:paraId="43BE55E0" w14:textId="16AD490C" w:rsidR="005477FF" w:rsidRPr="0022279A" w:rsidRDefault="005551EF" w:rsidP="00BD7BCC">
            <w:pPr>
              <w:rPr>
                <w:rFonts w:ascii="標楷體" w:eastAsia="標楷體" w:hAnsi="標楷體"/>
              </w:rPr>
            </w:pPr>
            <w:proofErr w:type="spellStart"/>
            <w:r w:rsidRPr="005551EF">
              <w:rPr>
                <w:rFonts w:ascii="標楷體" w:eastAsia="標楷體" w:hAnsi="標楷體"/>
              </w:rPr>
              <w:t>MonthlyFacBal</w:t>
            </w:r>
            <w:proofErr w:type="spellEnd"/>
          </w:p>
        </w:tc>
        <w:tc>
          <w:tcPr>
            <w:tcW w:w="4110" w:type="dxa"/>
          </w:tcPr>
          <w:p w14:paraId="77F146AB" w14:textId="5CE11A20" w:rsidR="005477FF" w:rsidRPr="0022279A" w:rsidRDefault="005551EF" w:rsidP="00BD7BCC">
            <w:pPr>
              <w:rPr>
                <w:rFonts w:ascii="標楷體" w:eastAsia="標楷體" w:hAnsi="標楷體"/>
              </w:rPr>
            </w:pPr>
            <w:r w:rsidRPr="005551EF">
              <w:rPr>
                <w:rFonts w:ascii="標楷體" w:eastAsia="標楷體" w:hAnsi="標楷體" w:hint="eastAsia"/>
              </w:rPr>
              <w:t>額度月報工作檔</w:t>
            </w:r>
          </w:p>
        </w:tc>
      </w:tr>
      <w:tr w:rsidR="005551EF" w:rsidRPr="0022279A" w14:paraId="17B28787" w14:textId="77777777" w:rsidTr="00BD7BCC">
        <w:tc>
          <w:tcPr>
            <w:tcW w:w="851" w:type="dxa"/>
          </w:tcPr>
          <w:p w14:paraId="2F84FC21" w14:textId="6DC2D243" w:rsidR="005551EF" w:rsidRPr="0022279A" w:rsidRDefault="005551EF" w:rsidP="00BD7BCC">
            <w:pPr>
              <w:jc w:val="center"/>
              <w:rPr>
                <w:rFonts w:ascii="標楷體" w:eastAsia="標楷體" w:hAnsi="標楷體"/>
              </w:rPr>
            </w:pPr>
            <w:r>
              <w:rPr>
                <w:rFonts w:ascii="標楷體" w:eastAsia="標楷體" w:hAnsi="標楷體" w:hint="eastAsia"/>
              </w:rPr>
              <w:t>2</w:t>
            </w:r>
          </w:p>
        </w:tc>
        <w:tc>
          <w:tcPr>
            <w:tcW w:w="3118" w:type="dxa"/>
          </w:tcPr>
          <w:p w14:paraId="1BC94D6A" w14:textId="35302F14" w:rsidR="005551EF" w:rsidRPr="005551EF" w:rsidRDefault="005551EF" w:rsidP="00BD7BCC">
            <w:pPr>
              <w:rPr>
                <w:rFonts w:ascii="標楷體" w:eastAsia="標楷體" w:hAnsi="標楷體"/>
              </w:rPr>
            </w:pPr>
            <w:proofErr w:type="spellStart"/>
            <w:r w:rsidRPr="005551EF">
              <w:rPr>
                <w:rFonts w:ascii="標楷體" w:eastAsia="標楷體" w:hAnsi="標楷體"/>
              </w:rPr>
              <w:t>CustMain</w:t>
            </w:r>
            <w:proofErr w:type="spellEnd"/>
          </w:p>
        </w:tc>
        <w:tc>
          <w:tcPr>
            <w:tcW w:w="4110" w:type="dxa"/>
          </w:tcPr>
          <w:p w14:paraId="14ABA3AB" w14:textId="45815FBE" w:rsidR="005551EF" w:rsidRPr="000728BC" w:rsidRDefault="005551EF" w:rsidP="00BD7BCC">
            <w:pPr>
              <w:rPr>
                <w:rFonts w:ascii="標楷體" w:eastAsia="標楷體" w:hAnsi="標楷體"/>
              </w:rPr>
            </w:pPr>
            <w:r w:rsidRPr="005551EF">
              <w:rPr>
                <w:rFonts w:ascii="標楷體" w:eastAsia="標楷體" w:hAnsi="標楷體" w:hint="eastAsia"/>
              </w:rPr>
              <w:t>客戶資料主檔</w:t>
            </w:r>
          </w:p>
        </w:tc>
      </w:tr>
      <w:tr w:rsidR="005551EF" w:rsidRPr="0022279A" w14:paraId="091C96BA" w14:textId="77777777" w:rsidTr="00BD7BCC">
        <w:tc>
          <w:tcPr>
            <w:tcW w:w="851" w:type="dxa"/>
          </w:tcPr>
          <w:p w14:paraId="1EA9920A" w14:textId="5AC0D565" w:rsidR="005551EF" w:rsidRPr="0022279A" w:rsidRDefault="005551EF" w:rsidP="00BD7BCC">
            <w:pPr>
              <w:jc w:val="center"/>
              <w:rPr>
                <w:rFonts w:ascii="標楷體" w:eastAsia="標楷體" w:hAnsi="標楷體"/>
              </w:rPr>
            </w:pPr>
            <w:r>
              <w:rPr>
                <w:rFonts w:ascii="標楷體" w:eastAsia="標楷體" w:hAnsi="標楷體" w:hint="eastAsia"/>
              </w:rPr>
              <w:t>3</w:t>
            </w:r>
          </w:p>
        </w:tc>
        <w:tc>
          <w:tcPr>
            <w:tcW w:w="3118" w:type="dxa"/>
          </w:tcPr>
          <w:p w14:paraId="6A544A38" w14:textId="68AAE696" w:rsidR="005551EF" w:rsidRPr="005551EF" w:rsidRDefault="005551EF" w:rsidP="00BD7BCC">
            <w:pPr>
              <w:rPr>
                <w:rFonts w:ascii="標楷體" w:eastAsia="標楷體" w:hAnsi="標楷體"/>
              </w:rPr>
            </w:pPr>
            <w:proofErr w:type="spellStart"/>
            <w:r w:rsidRPr="005551EF">
              <w:rPr>
                <w:rFonts w:ascii="標楷體" w:eastAsia="標楷體" w:hAnsi="標楷體"/>
              </w:rPr>
              <w:t>FacMain</w:t>
            </w:r>
            <w:proofErr w:type="spellEnd"/>
          </w:p>
        </w:tc>
        <w:tc>
          <w:tcPr>
            <w:tcW w:w="4110" w:type="dxa"/>
          </w:tcPr>
          <w:p w14:paraId="3EB03636" w14:textId="562D477B" w:rsidR="005551EF" w:rsidRPr="000728BC" w:rsidRDefault="005551EF" w:rsidP="00BD7BCC">
            <w:pPr>
              <w:rPr>
                <w:rFonts w:ascii="標楷體" w:eastAsia="標楷體" w:hAnsi="標楷體"/>
              </w:rPr>
            </w:pPr>
            <w:r w:rsidRPr="005551EF">
              <w:rPr>
                <w:rFonts w:ascii="標楷體" w:eastAsia="標楷體" w:hAnsi="標楷體" w:hint="eastAsia"/>
              </w:rPr>
              <w:t>額度主檔</w:t>
            </w:r>
          </w:p>
        </w:tc>
      </w:tr>
      <w:tr w:rsidR="005551EF" w:rsidRPr="0022279A" w14:paraId="70200624" w14:textId="77777777" w:rsidTr="00BD7BCC">
        <w:tc>
          <w:tcPr>
            <w:tcW w:w="851" w:type="dxa"/>
          </w:tcPr>
          <w:p w14:paraId="3544BB0B" w14:textId="26ADE4EF" w:rsidR="005551EF" w:rsidRPr="0022279A" w:rsidRDefault="005551EF" w:rsidP="00BD7BCC">
            <w:pPr>
              <w:jc w:val="center"/>
              <w:rPr>
                <w:rFonts w:ascii="標楷體" w:eastAsia="標楷體" w:hAnsi="標楷體"/>
              </w:rPr>
            </w:pPr>
            <w:r>
              <w:rPr>
                <w:rFonts w:ascii="標楷體" w:eastAsia="標楷體" w:hAnsi="標楷體" w:hint="eastAsia"/>
              </w:rPr>
              <w:t>4</w:t>
            </w:r>
          </w:p>
        </w:tc>
        <w:tc>
          <w:tcPr>
            <w:tcW w:w="3118" w:type="dxa"/>
          </w:tcPr>
          <w:p w14:paraId="28C856C9" w14:textId="72910C35" w:rsidR="005551EF" w:rsidRPr="005551EF" w:rsidRDefault="005551EF" w:rsidP="00BD7BCC">
            <w:pPr>
              <w:rPr>
                <w:rFonts w:ascii="標楷體" w:eastAsia="標楷體" w:hAnsi="標楷體"/>
              </w:rPr>
            </w:pPr>
            <w:proofErr w:type="spellStart"/>
            <w:r w:rsidRPr="005551EF">
              <w:rPr>
                <w:rFonts w:ascii="標楷體" w:eastAsia="標楷體" w:hAnsi="標楷體"/>
              </w:rPr>
              <w:t>ClImm</w:t>
            </w:r>
            <w:proofErr w:type="spellEnd"/>
          </w:p>
        </w:tc>
        <w:tc>
          <w:tcPr>
            <w:tcW w:w="4110" w:type="dxa"/>
          </w:tcPr>
          <w:p w14:paraId="28B62E6E" w14:textId="241BF21C" w:rsidR="005551EF" w:rsidRPr="000728BC" w:rsidRDefault="005551EF" w:rsidP="00BD7BCC">
            <w:pPr>
              <w:rPr>
                <w:rFonts w:ascii="標楷體" w:eastAsia="標楷體" w:hAnsi="標楷體"/>
              </w:rPr>
            </w:pPr>
            <w:r w:rsidRPr="005551EF">
              <w:rPr>
                <w:rFonts w:ascii="標楷體" w:eastAsia="標楷體" w:hAnsi="標楷體" w:hint="eastAsia"/>
              </w:rPr>
              <w:t>擔保品不動產檔</w:t>
            </w:r>
          </w:p>
        </w:tc>
      </w:tr>
    </w:tbl>
    <w:p w14:paraId="373C6326" w14:textId="77777777" w:rsidR="005477FF" w:rsidRDefault="005477FF" w:rsidP="005477FF">
      <w:pPr>
        <w:ind w:left="1440"/>
      </w:pPr>
    </w:p>
    <w:p w14:paraId="22B481BF" w14:textId="3EAEC7E7" w:rsidR="005477FF" w:rsidRDefault="005477FF" w:rsidP="005477FF">
      <w:pPr>
        <w:pStyle w:val="a"/>
        <w:numPr>
          <w:ilvl w:val="0"/>
          <w:numId w:val="41"/>
        </w:numPr>
        <w:spacing w:before="0"/>
      </w:pPr>
      <w:r w:rsidRPr="00723606">
        <w:t>UI</w:t>
      </w:r>
      <w:r w:rsidRPr="00723606">
        <w:rPr>
          <w:rFonts w:hint="eastAsia"/>
        </w:rPr>
        <w:t>畫面</w:t>
      </w:r>
    </w:p>
    <w:p w14:paraId="5237C42E" w14:textId="66C0ABCE" w:rsidR="005551EF" w:rsidRPr="005551EF" w:rsidRDefault="001F7D5F" w:rsidP="005551EF">
      <w:r w:rsidRPr="001F7D5F">
        <w:rPr>
          <w:noProof/>
        </w:rPr>
        <w:drawing>
          <wp:inline distT="0" distB="0" distL="0" distR="0" wp14:anchorId="088BF8A6" wp14:editId="46DB082A">
            <wp:extent cx="6479540" cy="1537970"/>
            <wp:effectExtent l="0" t="0" r="0" b="50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537970"/>
                    </a:xfrm>
                    <a:prstGeom prst="rect">
                      <a:avLst/>
                    </a:prstGeom>
                  </pic:spPr>
                </pic:pic>
              </a:graphicData>
            </a:graphic>
          </wp:inline>
        </w:drawing>
      </w:r>
    </w:p>
    <w:p w14:paraId="01E2472B" w14:textId="4AE0E0C1" w:rsidR="005477FF" w:rsidRDefault="005477FF" w:rsidP="005477FF"/>
    <w:p w14:paraId="7ED5C965" w14:textId="3EB11930" w:rsidR="00081CE8" w:rsidRDefault="00081CE8" w:rsidP="00081CE8">
      <w:pPr>
        <w:pStyle w:val="a"/>
        <w:numPr>
          <w:ilvl w:val="0"/>
          <w:numId w:val="41"/>
        </w:numPr>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
        <w:gridCol w:w="1230"/>
        <w:gridCol w:w="753"/>
        <w:gridCol w:w="863"/>
        <w:gridCol w:w="2256"/>
        <w:gridCol w:w="778"/>
        <w:gridCol w:w="656"/>
        <w:gridCol w:w="3263"/>
      </w:tblGrid>
      <w:tr w:rsidR="00081CE8" w:rsidRPr="00456B60" w14:paraId="6DBCBE0A" w14:textId="77777777" w:rsidTr="001F7D5F">
        <w:trPr>
          <w:trHeight w:val="388"/>
          <w:tblHeader/>
          <w:jc w:val="center"/>
        </w:trPr>
        <w:tc>
          <w:tcPr>
            <w:tcW w:w="523" w:type="dxa"/>
            <w:vMerge w:val="restart"/>
            <w:shd w:val="clear" w:color="auto" w:fill="D9D9D9"/>
          </w:tcPr>
          <w:p w14:paraId="6A9C3215" w14:textId="77777777" w:rsidR="00081CE8" w:rsidRPr="00456B60" w:rsidRDefault="00081CE8" w:rsidP="000D6E72">
            <w:pPr>
              <w:rPr>
                <w:rFonts w:ascii="標楷體" w:eastAsia="標楷體" w:hAnsi="標楷體"/>
              </w:rPr>
            </w:pPr>
            <w:r w:rsidRPr="00456B60">
              <w:rPr>
                <w:rFonts w:ascii="標楷體" w:eastAsia="標楷體" w:hAnsi="標楷體"/>
              </w:rPr>
              <w:lastRenderedPageBreak/>
              <w:t>序號</w:t>
            </w:r>
          </w:p>
        </w:tc>
        <w:tc>
          <w:tcPr>
            <w:tcW w:w="1230" w:type="dxa"/>
            <w:vMerge w:val="restart"/>
            <w:shd w:val="clear" w:color="auto" w:fill="D9D9D9"/>
          </w:tcPr>
          <w:p w14:paraId="053A3C5B" w14:textId="77777777" w:rsidR="00081CE8" w:rsidRPr="00456B60" w:rsidRDefault="00081CE8" w:rsidP="000D6E72">
            <w:pPr>
              <w:rPr>
                <w:rFonts w:ascii="標楷體" w:eastAsia="標楷體" w:hAnsi="標楷體"/>
              </w:rPr>
            </w:pPr>
            <w:r w:rsidRPr="00456B60">
              <w:rPr>
                <w:rFonts w:ascii="標楷體" w:eastAsia="標楷體" w:hAnsi="標楷體"/>
              </w:rPr>
              <w:t>欄位</w:t>
            </w:r>
          </w:p>
        </w:tc>
        <w:tc>
          <w:tcPr>
            <w:tcW w:w="5306" w:type="dxa"/>
            <w:gridSpan w:val="5"/>
            <w:shd w:val="clear" w:color="auto" w:fill="D9D9D9"/>
          </w:tcPr>
          <w:p w14:paraId="262A11AD" w14:textId="77777777" w:rsidR="00081CE8" w:rsidRPr="00456B60" w:rsidRDefault="00081CE8" w:rsidP="000D6E72">
            <w:pPr>
              <w:jc w:val="center"/>
              <w:rPr>
                <w:rFonts w:ascii="標楷體" w:eastAsia="標楷體" w:hAnsi="標楷體"/>
              </w:rPr>
            </w:pPr>
            <w:r w:rsidRPr="00456B60">
              <w:rPr>
                <w:rFonts w:ascii="標楷體" w:eastAsia="標楷體" w:hAnsi="標楷體"/>
              </w:rPr>
              <w:t>說明</w:t>
            </w:r>
          </w:p>
        </w:tc>
        <w:tc>
          <w:tcPr>
            <w:tcW w:w="3263" w:type="dxa"/>
            <w:vMerge w:val="restart"/>
            <w:shd w:val="clear" w:color="auto" w:fill="D9D9D9"/>
          </w:tcPr>
          <w:p w14:paraId="36F4F08A" w14:textId="77777777" w:rsidR="00081CE8" w:rsidRPr="00456B60" w:rsidRDefault="00081CE8" w:rsidP="000D6E72">
            <w:pPr>
              <w:rPr>
                <w:rFonts w:ascii="標楷體" w:eastAsia="標楷體" w:hAnsi="標楷體"/>
              </w:rPr>
            </w:pPr>
            <w:r w:rsidRPr="00456B60">
              <w:rPr>
                <w:rFonts w:ascii="標楷體" w:eastAsia="標楷體" w:hAnsi="標楷體"/>
              </w:rPr>
              <w:t>處理邏輯及注意事項</w:t>
            </w:r>
          </w:p>
        </w:tc>
      </w:tr>
      <w:tr w:rsidR="00081CE8" w:rsidRPr="00456B60" w14:paraId="77728BD9" w14:textId="77777777" w:rsidTr="001F7D5F">
        <w:trPr>
          <w:trHeight w:val="244"/>
          <w:tblHeader/>
          <w:jc w:val="center"/>
        </w:trPr>
        <w:tc>
          <w:tcPr>
            <w:tcW w:w="523" w:type="dxa"/>
            <w:vMerge/>
            <w:shd w:val="clear" w:color="auto" w:fill="D9D9D9"/>
          </w:tcPr>
          <w:p w14:paraId="7CD372A6" w14:textId="77777777" w:rsidR="00081CE8" w:rsidRPr="00456B60" w:rsidRDefault="00081CE8" w:rsidP="000D6E72">
            <w:pPr>
              <w:rPr>
                <w:rFonts w:ascii="標楷體" w:eastAsia="標楷體" w:hAnsi="標楷體"/>
              </w:rPr>
            </w:pPr>
          </w:p>
        </w:tc>
        <w:tc>
          <w:tcPr>
            <w:tcW w:w="1230" w:type="dxa"/>
            <w:vMerge/>
            <w:shd w:val="clear" w:color="auto" w:fill="D9D9D9"/>
          </w:tcPr>
          <w:p w14:paraId="56E25598" w14:textId="77777777" w:rsidR="00081CE8" w:rsidRPr="00456B60" w:rsidRDefault="00081CE8" w:rsidP="000D6E72">
            <w:pPr>
              <w:rPr>
                <w:rFonts w:ascii="標楷體" w:eastAsia="標楷體" w:hAnsi="標楷體"/>
              </w:rPr>
            </w:pPr>
          </w:p>
        </w:tc>
        <w:tc>
          <w:tcPr>
            <w:tcW w:w="753" w:type="dxa"/>
            <w:shd w:val="clear" w:color="auto" w:fill="D9D9D9"/>
          </w:tcPr>
          <w:p w14:paraId="43FA9BD5" w14:textId="77777777" w:rsidR="00081CE8" w:rsidRPr="00456B60" w:rsidRDefault="00081CE8" w:rsidP="000D6E72">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863" w:type="dxa"/>
            <w:shd w:val="clear" w:color="auto" w:fill="D9D9D9"/>
          </w:tcPr>
          <w:p w14:paraId="00391EA3" w14:textId="77777777" w:rsidR="00081CE8" w:rsidRPr="00456B60" w:rsidRDefault="00081CE8" w:rsidP="000D6E72">
            <w:pPr>
              <w:rPr>
                <w:rFonts w:ascii="標楷體" w:eastAsia="標楷體" w:hAnsi="標楷體"/>
              </w:rPr>
            </w:pPr>
            <w:r w:rsidRPr="00456B60">
              <w:rPr>
                <w:rFonts w:ascii="標楷體" w:eastAsia="標楷體" w:hAnsi="標楷體"/>
              </w:rPr>
              <w:t>預設值</w:t>
            </w:r>
          </w:p>
        </w:tc>
        <w:tc>
          <w:tcPr>
            <w:tcW w:w="2256" w:type="dxa"/>
            <w:shd w:val="clear" w:color="auto" w:fill="D9D9D9"/>
          </w:tcPr>
          <w:p w14:paraId="2A59080A" w14:textId="77777777" w:rsidR="00081CE8" w:rsidRPr="00456B60" w:rsidRDefault="00081CE8" w:rsidP="000D6E72">
            <w:pPr>
              <w:rPr>
                <w:rFonts w:ascii="標楷體" w:eastAsia="標楷體" w:hAnsi="標楷體"/>
              </w:rPr>
            </w:pPr>
            <w:r w:rsidRPr="00456B60">
              <w:rPr>
                <w:rFonts w:ascii="標楷體" w:eastAsia="標楷體" w:hAnsi="標楷體"/>
              </w:rPr>
              <w:t>選單內容</w:t>
            </w:r>
          </w:p>
        </w:tc>
        <w:tc>
          <w:tcPr>
            <w:tcW w:w="778" w:type="dxa"/>
            <w:shd w:val="clear" w:color="auto" w:fill="D9D9D9"/>
          </w:tcPr>
          <w:p w14:paraId="349643A6" w14:textId="77777777" w:rsidR="00081CE8" w:rsidRPr="00456B60" w:rsidRDefault="00081CE8" w:rsidP="000D6E72">
            <w:pPr>
              <w:rPr>
                <w:rFonts w:ascii="標楷體" w:eastAsia="標楷體" w:hAnsi="標楷體"/>
              </w:rPr>
            </w:pPr>
            <w:r w:rsidRPr="00456B60">
              <w:rPr>
                <w:rFonts w:ascii="標楷體" w:eastAsia="標楷體" w:hAnsi="標楷體"/>
              </w:rPr>
              <w:t>必填</w:t>
            </w:r>
          </w:p>
        </w:tc>
        <w:tc>
          <w:tcPr>
            <w:tcW w:w="656" w:type="dxa"/>
            <w:shd w:val="clear" w:color="auto" w:fill="D9D9D9"/>
          </w:tcPr>
          <w:p w14:paraId="03ADFB45" w14:textId="77777777" w:rsidR="00081CE8" w:rsidRPr="00456B60" w:rsidRDefault="00081CE8" w:rsidP="000D6E72">
            <w:pPr>
              <w:rPr>
                <w:rFonts w:ascii="標楷體" w:eastAsia="標楷體" w:hAnsi="標楷體"/>
              </w:rPr>
            </w:pPr>
            <w:r w:rsidRPr="00456B60">
              <w:rPr>
                <w:rFonts w:ascii="標楷體" w:eastAsia="標楷體" w:hAnsi="標楷體"/>
              </w:rPr>
              <w:t>R/W</w:t>
            </w:r>
          </w:p>
        </w:tc>
        <w:tc>
          <w:tcPr>
            <w:tcW w:w="3263" w:type="dxa"/>
            <w:vMerge/>
            <w:shd w:val="clear" w:color="auto" w:fill="D9D9D9"/>
          </w:tcPr>
          <w:p w14:paraId="448D2FE0" w14:textId="77777777" w:rsidR="00081CE8" w:rsidRPr="00456B60" w:rsidRDefault="00081CE8" w:rsidP="000D6E72">
            <w:pPr>
              <w:rPr>
                <w:rFonts w:ascii="標楷體" w:eastAsia="標楷體" w:hAnsi="標楷體"/>
              </w:rPr>
            </w:pPr>
          </w:p>
        </w:tc>
      </w:tr>
      <w:tr w:rsidR="001F7D5F" w:rsidRPr="00456B60" w14:paraId="3E983A84" w14:textId="77777777" w:rsidTr="001F7D5F">
        <w:trPr>
          <w:trHeight w:val="244"/>
          <w:jc w:val="center"/>
        </w:trPr>
        <w:tc>
          <w:tcPr>
            <w:tcW w:w="523" w:type="dxa"/>
          </w:tcPr>
          <w:p w14:paraId="006BFE1F" w14:textId="77777777"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1</w:t>
            </w:r>
          </w:p>
        </w:tc>
        <w:tc>
          <w:tcPr>
            <w:tcW w:w="1230" w:type="dxa"/>
          </w:tcPr>
          <w:p w14:paraId="4A008928" w14:textId="462A920A" w:rsidR="001F7D5F" w:rsidRPr="00334182" w:rsidRDefault="001F7D5F" w:rsidP="001F7D5F">
            <w:pPr>
              <w:rPr>
                <w:rFonts w:ascii="標楷體" w:eastAsia="標楷體" w:hAnsi="標楷體"/>
                <w:highlight w:val="yellow"/>
                <w:lang w:eastAsia="zh-HK"/>
              </w:rPr>
            </w:pPr>
            <w:r w:rsidRPr="00334182">
              <w:rPr>
                <w:rFonts w:ascii="標楷體" w:eastAsia="標楷體" w:hAnsi="標楷體" w:hint="eastAsia"/>
                <w:highlight w:val="yellow"/>
                <w:lang w:eastAsia="zh-HK"/>
              </w:rPr>
              <w:t>版本</w:t>
            </w:r>
          </w:p>
        </w:tc>
        <w:tc>
          <w:tcPr>
            <w:tcW w:w="753" w:type="dxa"/>
          </w:tcPr>
          <w:p w14:paraId="119AAF95" w14:textId="5DC5ABF5"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2</w:t>
            </w:r>
          </w:p>
        </w:tc>
        <w:tc>
          <w:tcPr>
            <w:tcW w:w="863" w:type="dxa"/>
          </w:tcPr>
          <w:p w14:paraId="764EA338" w14:textId="77777777" w:rsidR="001F7D5F" w:rsidRPr="00334182" w:rsidRDefault="001F7D5F" w:rsidP="001F7D5F">
            <w:pPr>
              <w:rPr>
                <w:rFonts w:ascii="標楷體" w:eastAsia="標楷體" w:hAnsi="標楷體"/>
                <w:highlight w:val="yellow"/>
              </w:rPr>
            </w:pPr>
          </w:p>
        </w:tc>
        <w:tc>
          <w:tcPr>
            <w:tcW w:w="2256" w:type="dxa"/>
          </w:tcPr>
          <w:p w14:paraId="0B205B9F" w14:textId="77777777" w:rsidR="001F7D5F" w:rsidRPr="00334182" w:rsidRDefault="001F7D5F" w:rsidP="001F7D5F">
            <w:pPr>
              <w:ind w:left="2"/>
              <w:rPr>
                <w:rFonts w:ascii="標楷體" w:eastAsia="標楷體" w:hAnsi="標楷體" w:cs="細明體"/>
                <w:spacing w:val="15"/>
                <w:kern w:val="0"/>
                <w:highlight w:val="yellow"/>
              </w:rPr>
            </w:pPr>
            <w:r w:rsidRPr="00334182">
              <w:rPr>
                <w:rFonts w:ascii="標楷體" w:eastAsia="標楷體" w:hAnsi="標楷體" w:cs="細明體" w:hint="eastAsia"/>
                <w:spacing w:val="15"/>
                <w:kern w:val="0"/>
                <w:highlight w:val="yellow"/>
              </w:rPr>
              <w:t>下拉選單</w:t>
            </w:r>
          </w:p>
          <w:p w14:paraId="7367A957" w14:textId="2E4D6B2F" w:rsidR="001F7D5F" w:rsidRPr="00334182" w:rsidRDefault="001F7D5F" w:rsidP="001F7D5F">
            <w:pPr>
              <w:ind w:left="2"/>
              <w:rPr>
                <w:rFonts w:ascii="標楷體" w:eastAsia="標楷體" w:hAnsi="標楷體"/>
                <w:highlight w:val="yellow"/>
              </w:rPr>
            </w:pPr>
            <w:r w:rsidRPr="00334182">
              <w:rPr>
                <w:rFonts w:ascii="標楷體" w:eastAsia="標楷體" w:hAnsi="標楷體" w:hint="eastAsia"/>
                <w:highlight w:val="yellow"/>
              </w:rPr>
              <w:t>依據</w:t>
            </w:r>
            <w:proofErr w:type="spellStart"/>
            <w:r w:rsidRPr="00334182">
              <w:rPr>
                <w:rFonts w:ascii="標楷體" w:eastAsia="標楷體" w:hAnsi="標楷體" w:hint="eastAsia"/>
                <w:highlight w:val="yellow"/>
              </w:rPr>
              <w:t>Cd</w:t>
            </w:r>
            <w:r w:rsidRPr="00334182">
              <w:rPr>
                <w:rFonts w:ascii="標楷體" w:eastAsia="標楷體" w:hAnsi="標楷體"/>
                <w:highlight w:val="yellow"/>
              </w:rPr>
              <w:t>Code</w:t>
            </w:r>
            <w:proofErr w:type="spellEnd"/>
            <w:r w:rsidRPr="00334182">
              <w:rPr>
                <w:rFonts w:ascii="標楷體" w:eastAsia="標楷體" w:hAnsi="標楷體" w:hint="eastAsia"/>
                <w:highlight w:val="yellow"/>
              </w:rPr>
              <w:t>的</w:t>
            </w:r>
            <w:proofErr w:type="spellStart"/>
            <w:r w:rsidRPr="00334182">
              <w:rPr>
                <w:rFonts w:ascii="標楷體" w:eastAsia="標楷體" w:hAnsi="標楷體"/>
                <w:highlight w:val="yellow"/>
              </w:rPr>
              <w:t>DefCode</w:t>
            </w:r>
            <w:proofErr w:type="spellEnd"/>
            <w:r w:rsidRPr="00334182">
              <w:rPr>
                <w:rFonts w:ascii="標楷體" w:eastAsia="標楷體" w:hAnsi="標楷體" w:hint="eastAsia"/>
                <w:highlight w:val="yellow"/>
              </w:rPr>
              <w:t>=</w:t>
            </w:r>
            <w:r w:rsidRPr="00334182">
              <w:rPr>
                <w:rFonts w:ascii="標楷體" w:eastAsia="標楷體" w:hAnsi="標楷體"/>
                <w:highlight w:val="yellow"/>
              </w:rPr>
              <w:t xml:space="preserve"> </w:t>
            </w:r>
            <w:proofErr w:type="spellStart"/>
            <w:r w:rsidRPr="00334182">
              <w:rPr>
                <w:rFonts w:ascii="標楷體" w:eastAsia="標楷體" w:hAnsi="標楷體"/>
                <w:highlight w:val="yellow"/>
              </w:rPr>
              <w:t>IcsVersion</w:t>
            </w:r>
            <w:proofErr w:type="spellEnd"/>
          </w:p>
          <w:p w14:paraId="41D88F1C" w14:textId="6AD872DA"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限[啟用記號(</w:t>
            </w:r>
            <w:r w:rsidRPr="00334182">
              <w:rPr>
                <w:rFonts w:ascii="標楷體" w:eastAsia="標楷體" w:hAnsi="標楷體"/>
                <w:highlight w:val="yellow"/>
              </w:rPr>
              <w:t>Enable</w:t>
            </w:r>
            <w:r w:rsidRPr="00334182">
              <w:rPr>
                <w:rFonts w:ascii="標楷體" w:eastAsia="標楷體" w:hAnsi="標楷體" w:hint="eastAsia"/>
                <w:highlight w:val="yellow"/>
              </w:rPr>
              <w:t>)]</w:t>
            </w:r>
            <w:r w:rsidRPr="00334182">
              <w:rPr>
                <w:rFonts w:ascii="標楷體" w:eastAsia="標楷體" w:hAnsi="標楷體"/>
                <w:highlight w:val="yellow"/>
              </w:rPr>
              <w:t>=[Y.</w:t>
            </w:r>
            <w:r w:rsidRPr="00334182">
              <w:rPr>
                <w:rFonts w:ascii="標楷體" w:eastAsia="標楷體" w:hAnsi="標楷體" w:hint="eastAsia"/>
                <w:highlight w:val="yellow"/>
              </w:rPr>
              <w:t>啟用]</w:t>
            </w:r>
            <w:r w:rsidRPr="00334182">
              <w:rPr>
                <w:rFonts w:ascii="標楷體" w:eastAsia="標楷體" w:hAnsi="標楷體" w:cs="細明體" w:hint="eastAsia"/>
                <w:spacing w:val="15"/>
                <w:kern w:val="0"/>
                <w:highlight w:val="yellow"/>
              </w:rPr>
              <w:t xml:space="preserve"> [</w:t>
            </w:r>
            <w:r w:rsidRPr="00334182">
              <w:rPr>
                <w:rFonts w:ascii="標楷體" w:eastAsia="標楷體" w:hAnsi="標楷體" w:cs="細明體" w:hint="eastAsia"/>
                <w:spacing w:val="15"/>
                <w:kern w:val="0"/>
                <w:highlight w:val="yellow"/>
                <w:lang w:eastAsia="zh-HK"/>
              </w:rPr>
              <w:t>選單</w:t>
            </w:r>
            <w:r w:rsidRPr="00334182">
              <w:rPr>
                <w:rFonts w:ascii="標楷體" w:eastAsia="標楷體" w:hAnsi="標楷體" w:cs="細明體"/>
                <w:spacing w:val="15"/>
                <w:kern w:val="0"/>
                <w:highlight w:val="yellow"/>
              </w:rPr>
              <w:t>1</w:t>
            </w:r>
            <w:r w:rsidRPr="00334182">
              <w:rPr>
                <w:rFonts w:ascii="標楷體" w:eastAsia="標楷體" w:hAnsi="標楷體" w:cs="細明體" w:hint="eastAsia"/>
                <w:spacing w:val="15"/>
                <w:kern w:val="0"/>
                <w:highlight w:val="yellow"/>
              </w:rPr>
              <w:t>/L60</w:t>
            </w:r>
            <w:r w:rsidRPr="00334182">
              <w:rPr>
                <w:rFonts w:ascii="標楷體" w:eastAsia="標楷體" w:hAnsi="標楷體" w:cs="細明體"/>
                <w:spacing w:val="15"/>
                <w:kern w:val="0"/>
                <w:highlight w:val="yellow"/>
              </w:rPr>
              <w:t>64</w:t>
            </w:r>
            <w:r w:rsidRPr="00334182">
              <w:rPr>
                <w:rFonts w:ascii="標楷體" w:eastAsia="標楷體" w:hAnsi="標楷體" w:cs="細明體" w:hint="eastAsia"/>
                <w:spacing w:val="15"/>
                <w:kern w:val="0"/>
                <w:highlight w:val="yellow"/>
              </w:rPr>
              <w:t>]</w:t>
            </w:r>
          </w:p>
        </w:tc>
        <w:tc>
          <w:tcPr>
            <w:tcW w:w="778" w:type="dxa"/>
          </w:tcPr>
          <w:p w14:paraId="2BF6F113" w14:textId="7DE09670"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V</w:t>
            </w:r>
          </w:p>
        </w:tc>
        <w:tc>
          <w:tcPr>
            <w:tcW w:w="656" w:type="dxa"/>
          </w:tcPr>
          <w:p w14:paraId="3B8B3FD1" w14:textId="707C36B6" w:rsidR="001F7D5F" w:rsidRPr="00334182" w:rsidRDefault="001F7D5F" w:rsidP="001F7D5F">
            <w:pPr>
              <w:jc w:val="center"/>
              <w:rPr>
                <w:rFonts w:ascii="標楷體" w:eastAsia="標楷體" w:hAnsi="標楷體"/>
                <w:highlight w:val="yellow"/>
              </w:rPr>
            </w:pPr>
            <w:r w:rsidRPr="00334182">
              <w:rPr>
                <w:rFonts w:ascii="標楷體" w:eastAsia="標楷體" w:hAnsi="標楷體" w:hint="eastAsia"/>
                <w:highlight w:val="yellow"/>
              </w:rPr>
              <w:t>W</w:t>
            </w:r>
          </w:p>
        </w:tc>
        <w:tc>
          <w:tcPr>
            <w:tcW w:w="3263" w:type="dxa"/>
          </w:tcPr>
          <w:p w14:paraId="174148F2" w14:textId="47D2002D" w:rsidR="001F7D5F" w:rsidRPr="00334182" w:rsidRDefault="001F7D5F" w:rsidP="002F484F">
            <w:pPr>
              <w:snapToGrid w:val="0"/>
              <w:ind w:leftChars="1" w:left="240" w:hangingChars="99" w:hanging="238"/>
              <w:rPr>
                <w:rFonts w:ascii="標楷體" w:eastAsia="標楷體" w:hAnsi="標楷體"/>
                <w:color w:val="000000"/>
                <w:highlight w:val="yellow"/>
              </w:rPr>
            </w:pPr>
            <w:r w:rsidRPr="00334182">
              <w:rPr>
                <w:rFonts w:ascii="標楷體" w:eastAsia="標楷體" w:hAnsi="標楷體" w:hint="eastAsia"/>
                <w:color w:val="000000"/>
                <w:highlight w:val="yellow"/>
              </w:rPr>
              <w:t>限輸入代碼，檢核條件：依選單/</w:t>
            </w:r>
            <w:r w:rsidRPr="00334182">
              <w:rPr>
                <w:rFonts w:ascii="標楷體" w:eastAsia="標楷體" w:hAnsi="標楷體"/>
                <w:color w:val="000000"/>
                <w:highlight w:val="yellow"/>
              </w:rPr>
              <w:t>V(H)</w:t>
            </w:r>
          </w:p>
        </w:tc>
      </w:tr>
      <w:tr w:rsidR="002F484F" w:rsidRPr="00456B60" w14:paraId="4122C635" w14:textId="77777777" w:rsidTr="001F7D5F">
        <w:trPr>
          <w:trHeight w:val="244"/>
          <w:jc w:val="center"/>
        </w:trPr>
        <w:tc>
          <w:tcPr>
            <w:tcW w:w="523" w:type="dxa"/>
          </w:tcPr>
          <w:p w14:paraId="4A0C90B1" w14:textId="45398150" w:rsidR="002F484F" w:rsidRPr="00334182" w:rsidRDefault="002F484F" w:rsidP="001F7D5F">
            <w:pPr>
              <w:rPr>
                <w:rFonts w:ascii="標楷體" w:eastAsia="標楷體" w:hAnsi="標楷體"/>
                <w:highlight w:val="yellow"/>
              </w:rPr>
            </w:pPr>
            <w:r w:rsidRPr="00334182">
              <w:rPr>
                <w:rFonts w:ascii="標楷體" w:eastAsia="標楷體" w:hAnsi="標楷體" w:hint="eastAsia"/>
                <w:highlight w:val="yellow"/>
              </w:rPr>
              <w:t>2</w:t>
            </w:r>
          </w:p>
        </w:tc>
        <w:tc>
          <w:tcPr>
            <w:tcW w:w="1230" w:type="dxa"/>
          </w:tcPr>
          <w:p w14:paraId="5F17B622" w14:textId="122E34BE" w:rsidR="002F484F" w:rsidRPr="00334182" w:rsidRDefault="002F484F" w:rsidP="001F7D5F">
            <w:pPr>
              <w:rPr>
                <w:rFonts w:ascii="標楷體" w:eastAsia="標楷體" w:hAnsi="標楷體"/>
                <w:highlight w:val="yellow"/>
                <w:lang w:eastAsia="zh-HK"/>
              </w:rPr>
            </w:pPr>
            <w:r w:rsidRPr="00334182">
              <w:rPr>
                <w:rFonts w:ascii="標楷體" w:eastAsia="標楷體" w:hAnsi="標楷體" w:hint="eastAsia"/>
                <w:highlight w:val="yellow"/>
                <w:lang w:eastAsia="zh-HK"/>
              </w:rPr>
              <w:t>資料年月</w:t>
            </w:r>
          </w:p>
        </w:tc>
        <w:tc>
          <w:tcPr>
            <w:tcW w:w="753" w:type="dxa"/>
          </w:tcPr>
          <w:p w14:paraId="2BB31C68" w14:textId="0A584969" w:rsidR="002F484F" w:rsidRPr="00334182" w:rsidRDefault="002F484F" w:rsidP="001F7D5F">
            <w:pPr>
              <w:rPr>
                <w:rFonts w:ascii="標楷體" w:eastAsia="標楷體" w:hAnsi="標楷體"/>
                <w:highlight w:val="yellow"/>
              </w:rPr>
            </w:pPr>
            <w:r w:rsidRPr="00334182">
              <w:rPr>
                <w:rFonts w:ascii="標楷體" w:eastAsia="標楷體" w:hAnsi="標楷體" w:hint="eastAsia"/>
                <w:highlight w:val="yellow"/>
              </w:rPr>
              <w:t>5</w:t>
            </w:r>
          </w:p>
        </w:tc>
        <w:tc>
          <w:tcPr>
            <w:tcW w:w="863" w:type="dxa"/>
          </w:tcPr>
          <w:p w14:paraId="11558465" w14:textId="77777777" w:rsidR="002F484F" w:rsidRPr="00334182" w:rsidRDefault="002F484F" w:rsidP="001F7D5F">
            <w:pPr>
              <w:rPr>
                <w:rFonts w:ascii="標楷體" w:eastAsia="標楷體" w:hAnsi="標楷體"/>
                <w:highlight w:val="yellow"/>
              </w:rPr>
            </w:pPr>
          </w:p>
        </w:tc>
        <w:tc>
          <w:tcPr>
            <w:tcW w:w="2256" w:type="dxa"/>
          </w:tcPr>
          <w:p w14:paraId="18C4DC87" w14:textId="424526B9" w:rsidR="002F484F" w:rsidRPr="00334182" w:rsidRDefault="002F484F" w:rsidP="001F7D5F">
            <w:pPr>
              <w:ind w:left="2"/>
              <w:rPr>
                <w:rFonts w:ascii="標楷體" w:eastAsia="標楷體" w:hAnsi="標楷體" w:cs="細明體"/>
                <w:spacing w:val="15"/>
                <w:kern w:val="0"/>
                <w:highlight w:val="yellow"/>
              </w:rPr>
            </w:pPr>
          </w:p>
        </w:tc>
        <w:tc>
          <w:tcPr>
            <w:tcW w:w="778" w:type="dxa"/>
          </w:tcPr>
          <w:p w14:paraId="534CE59B" w14:textId="6C651A18" w:rsidR="002F484F" w:rsidRPr="00334182" w:rsidRDefault="002F484F" w:rsidP="001F7D5F">
            <w:pPr>
              <w:rPr>
                <w:rFonts w:ascii="標楷體" w:eastAsia="標楷體" w:hAnsi="標楷體"/>
                <w:highlight w:val="yellow"/>
              </w:rPr>
            </w:pPr>
          </w:p>
        </w:tc>
        <w:tc>
          <w:tcPr>
            <w:tcW w:w="656" w:type="dxa"/>
          </w:tcPr>
          <w:p w14:paraId="48115ED9" w14:textId="60685628" w:rsidR="002F484F" w:rsidRPr="00334182" w:rsidRDefault="002F484F" w:rsidP="001F7D5F">
            <w:pPr>
              <w:jc w:val="center"/>
              <w:rPr>
                <w:rFonts w:ascii="標楷體" w:eastAsia="標楷體" w:hAnsi="標楷體"/>
                <w:highlight w:val="yellow"/>
              </w:rPr>
            </w:pPr>
            <w:r w:rsidRPr="00334182">
              <w:rPr>
                <w:rFonts w:ascii="標楷體" w:eastAsia="標楷體" w:hAnsi="標楷體" w:hint="eastAsia"/>
                <w:highlight w:val="yellow"/>
              </w:rPr>
              <w:t>W</w:t>
            </w:r>
          </w:p>
        </w:tc>
        <w:tc>
          <w:tcPr>
            <w:tcW w:w="3263" w:type="dxa"/>
          </w:tcPr>
          <w:p w14:paraId="569C46A8" w14:textId="39553D01" w:rsidR="00334182" w:rsidRDefault="00334182" w:rsidP="002F484F">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1</w:t>
            </w:r>
            <w:r w:rsidRPr="00334182">
              <w:rPr>
                <w:rFonts w:ascii="標楷體" w:eastAsia="標楷體" w:hAnsi="標楷體" w:hint="eastAsia"/>
                <w:color w:val="000000"/>
                <w:highlight w:val="yellow"/>
              </w:rPr>
              <w:t>. 版本選擇V3時，自行輸入欲傳輸的資料年月</w:t>
            </w:r>
          </w:p>
          <w:p w14:paraId="6EAB076F" w14:textId="247499AB" w:rsidR="00334182" w:rsidRDefault="00334182" w:rsidP="002F484F">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2. 不可為0</w:t>
            </w:r>
          </w:p>
          <w:p w14:paraId="5D70881E" w14:textId="36821506" w:rsidR="002F484F" w:rsidRPr="00334182" w:rsidRDefault="00334182" w:rsidP="00334182">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3. 需為合理年月</w:t>
            </w:r>
          </w:p>
        </w:tc>
      </w:tr>
    </w:tbl>
    <w:p w14:paraId="60D0FABC" w14:textId="77777777" w:rsidR="005477FF" w:rsidRPr="00081CE8" w:rsidRDefault="005477FF" w:rsidP="005477FF">
      <w:pPr>
        <w:ind w:left="1440"/>
      </w:pPr>
    </w:p>
    <w:p w14:paraId="4C2FEE64" w14:textId="77777777" w:rsidR="005477FF" w:rsidRDefault="005477FF" w:rsidP="005477FF">
      <w:pPr>
        <w:pStyle w:val="a"/>
        <w:numPr>
          <w:ilvl w:val="0"/>
          <w:numId w:val="41"/>
        </w:numPr>
        <w:spacing w:before="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477FF" w:rsidRPr="00F5236F" w14:paraId="1657E31E" w14:textId="77777777" w:rsidTr="00BD7BCC">
        <w:tc>
          <w:tcPr>
            <w:tcW w:w="848" w:type="dxa"/>
            <w:shd w:val="clear" w:color="auto" w:fill="D9D9D9" w:themeFill="background1" w:themeFillShade="D9"/>
          </w:tcPr>
          <w:p w14:paraId="65D958FA" w14:textId="77777777" w:rsidR="005477FF" w:rsidRPr="00F5236F" w:rsidRDefault="005477FF" w:rsidP="00BD7BCC">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37692D"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0ECAD4F1"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功能說明</w:t>
            </w:r>
          </w:p>
        </w:tc>
      </w:tr>
      <w:tr w:rsidR="005477FF" w:rsidRPr="00F5236F" w14:paraId="5B5CA2F7" w14:textId="77777777" w:rsidTr="00BD7BCC">
        <w:tc>
          <w:tcPr>
            <w:tcW w:w="848" w:type="dxa"/>
          </w:tcPr>
          <w:p w14:paraId="44B0A6E7" w14:textId="77777777" w:rsidR="005477FF" w:rsidRPr="00744DD4" w:rsidRDefault="005477FF" w:rsidP="00BD7BCC">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47FFBDD0" w14:textId="77777777" w:rsidR="005477FF" w:rsidRPr="00744DD4" w:rsidRDefault="005477FF" w:rsidP="00BD7BCC">
            <w:pPr>
              <w:rPr>
                <w:rFonts w:ascii="標楷體" w:eastAsia="標楷體" w:hAnsi="標楷體"/>
                <w:lang w:eastAsia="zh-HK"/>
              </w:rPr>
            </w:pPr>
            <w:r>
              <w:rPr>
                <w:rFonts w:ascii="標楷體" w:eastAsia="標楷體" w:hAnsi="標楷體" w:hint="eastAsia"/>
                <w:lang w:eastAsia="zh-HK"/>
              </w:rPr>
              <w:t>確定</w:t>
            </w:r>
          </w:p>
        </w:tc>
        <w:tc>
          <w:tcPr>
            <w:tcW w:w="7246" w:type="dxa"/>
          </w:tcPr>
          <w:p w14:paraId="3921C2DC" w14:textId="77777777" w:rsidR="005477FF" w:rsidRPr="00293C02" w:rsidRDefault="005477FF" w:rsidP="00BD7BCC">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9F872E5" w14:textId="29158764" w:rsidR="005477FF" w:rsidRPr="00A01F68" w:rsidRDefault="005477FF" w:rsidP="00BD7BCC">
            <w:pPr>
              <w:ind w:left="269" w:hangingChars="112" w:hanging="269"/>
              <w:rPr>
                <w:rFonts w:ascii="標楷體" w:eastAsia="標楷體" w:hAnsi="標楷體"/>
              </w:rPr>
            </w:pPr>
            <w:r>
              <w:rPr>
                <w:rFonts w:ascii="標楷體" w:eastAsia="標楷體" w:hAnsi="標楷體" w:hint="eastAsia"/>
              </w:rPr>
              <w:t>交易完成後，顯示訊息：</w:t>
            </w:r>
            <w:r w:rsidRPr="00A01F68">
              <w:rPr>
                <w:rFonts w:ascii="標楷體" w:eastAsia="標楷體" w:hAnsi="標楷體" w:hint="eastAsia"/>
              </w:rPr>
              <w:t xml:space="preserve"> </w:t>
            </w:r>
            <w:r w:rsidRPr="004D7BEB">
              <w:rPr>
                <w:rFonts w:ascii="標楷體" w:eastAsia="標楷體" w:hAnsi="標楷體" w:hint="eastAsia"/>
              </w:rPr>
              <w:t>"訊息通知：</w:t>
            </w:r>
            <w:r w:rsidR="00A91AA9">
              <w:rPr>
                <w:rFonts w:ascii="標楷體" w:eastAsia="標楷體" w:hAnsi="標楷體"/>
              </w:rPr>
              <w:t>”L7300 IC</w:t>
            </w:r>
            <w:r w:rsidR="00A91AA9">
              <w:rPr>
                <w:rFonts w:ascii="標楷體" w:eastAsia="標楷體" w:hAnsi="標楷體" w:hint="eastAsia"/>
              </w:rPr>
              <w:t>S資產資料傳輸已完成</w:t>
            </w:r>
            <w:r w:rsidRPr="004D7BEB">
              <w:rPr>
                <w:rFonts w:ascii="標楷體" w:eastAsia="標楷體" w:hAnsi="標楷體" w:hint="eastAsia"/>
              </w:rPr>
              <w:t>"</w:t>
            </w:r>
          </w:p>
        </w:tc>
      </w:tr>
      <w:tr w:rsidR="005477FF" w:rsidRPr="00F5236F" w14:paraId="2CBCACDD" w14:textId="77777777" w:rsidTr="00BD7BCC">
        <w:tc>
          <w:tcPr>
            <w:tcW w:w="848" w:type="dxa"/>
          </w:tcPr>
          <w:p w14:paraId="0BE4CD87"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2</w:t>
            </w:r>
          </w:p>
        </w:tc>
        <w:tc>
          <w:tcPr>
            <w:tcW w:w="2112" w:type="dxa"/>
          </w:tcPr>
          <w:p w14:paraId="63AD67D1"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0E74AA79"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477FF" w:rsidRPr="00F5236F" w14:paraId="7C4A34D9" w14:textId="77777777" w:rsidTr="00BD7BCC">
        <w:tc>
          <w:tcPr>
            <w:tcW w:w="848" w:type="dxa"/>
          </w:tcPr>
          <w:p w14:paraId="5D406A02"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3</w:t>
            </w:r>
          </w:p>
        </w:tc>
        <w:tc>
          <w:tcPr>
            <w:tcW w:w="2112" w:type="dxa"/>
          </w:tcPr>
          <w:p w14:paraId="0B2FB2C2" w14:textId="77777777"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3FE982C2" w14:textId="22C10D80"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w:t>
            </w:r>
            <w:r w:rsidR="00A91AA9">
              <w:rPr>
                <w:rFonts w:ascii="標楷體" w:eastAsia="標楷體" w:hAnsi="標楷體" w:hint="eastAsia"/>
              </w:rPr>
              <w:t>ICS資產資料傳輸</w:t>
            </w:r>
          </w:p>
        </w:tc>
      </w:tr>
    </w:tbl>
    <w:p w14:paraId="45DA6A02" w14:textId="77777777" w:rsidR="005477FF" w:rsidRDefault="005477FF" w:rsidP="005477FF">
      <w:pPr>
        <w:ind w:left="1440"/>
      </w:pPr>
    </w:p>
    <w:p w14:paraId="4E5D507C" w14:textId="32CEA211" w:rsidR="005477FF" w:rsidRDefault="0008447A" w:rsidP="0008447A">
      <w:pPr>
        <w:pStyle w:val="a"/>
        <w:numPr>
          <w:ilvl w:val="0"/>
          <w:numId w:val="41"/>
        </w:numPr>
        <w:spacing w:before="0"/>
      </w:pPr>
      <w:r>
        <w:rPr>
          <w:rFonts w:hint="eastAsia"/>
        </w:rPr>
        <w:t>輸出畫面</w:t>
      </w:r>
    </w:p>
    <w:p w14:paraId="3C2C3FF1" w14:textId="24D32C9D" w:rsidR="0008447A" w:rsidRPr="00910D51" w:rsidRDefault="0008447A" w:rsidP="0008447A">
      <w:r w:rsidRPr="0008447A">
        <w:rPr>
          <w:noProof/>
        </w:rPr>
        <w:drawing>
          <wp:inline distT="0" distB="0" distL="0" distR="0" wp14:anchorId="54634A11" wp14:editId="7D837265">
            <wp:extent cx="6479540" cy="3199765"/>
            <wp:effectExtent l="0" t="0" r="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3199765"/>
                    </a:xfrm>
                    <a:prstGeom prst="rect">
                      <a:avLst/>
                    </a:prstGeom>
                  </pic:spPr>
                </pic:pic>
              </a:graphicData>
            </a:graphic>
          </wp:inline>
        </w:drawing>
      </w:r>
    </w:p>
    <w:p w14:paraId="6CE577C4" w14:textId="2D33F308" w:rsidR="005477FF" w:rsidRPr="00E50626" w:rsidRDefault="009127AD" w:rsidP="005477FF">
      <w:pPr>
        <w:pStyle w:val="a"/>
        <w:numPr>
          <w:ilvl w:val="0"/>
          <w:numId w:val="41"/>
        </w:numPr>
        <w:spacing w:before="0"/>
      </w:pPr>
      <w:r>
        <w:rPr>
          <w:rFonts w:hint="eastAsia"/>
        </w:rPr>
        <w:lastRenderedPageBreak/>
        <w:t>傳輸規格</w:t>
      </w:r>
    </w:p>
    <w:bookmarkStart w:id="325" w:name="_MON_1733820245"/>
    <w:bookmarkEnd w:id="325"/>
    <w:p w14:paraId="3A30886C" w14:textId="55F0DDF8" w:rsidR="005477FF" w:rsidRPr="007C1268" w:rsidRDefault="009127AD" w:rsidP="005477FF">
      <w:r>
        <w:object w:dxaOrig="1520" w:dyaOrig="1033" w14:anchorId="14804824">
          <v:shape id="_x0000_i1026" type="#_x0000_t75" style="width:78pt;height:54pt" o:ole="">
            <v:imagedata r:id="rId53" o:title=""/>
          </v:shape>
          <o:OLEObject Type="Embed" ProgID="Word.Document.12" ShapeID="_x0000_i1026" DrawAspect="Icon" ObjectID="_1741787979" r:id="rId54">
            <o:FieldCodes>\s</o:FieldCodes>
          </o:OLEObject>
        </w:object>
      </w:r>
    </w:p>
    <w:p w14:paraId="32FEDEFF" w14:textId="43376894" w:rsidR="00B817E5" w:rsidRDefault="009127AD" w:rsidP="004A1C2C">
      <w:pPr>
        <w:widowControl/>
        <w:rPr>
          <w:rFonts w:ascii="標楷體" w:eastAsia="標楷體" w:hAnsi="標楷體"/>
        </w:rPr>
      </w:pPr>
      <w:r>
        <w:rPr>
          <w:rFonts w:ascii="標楷體" w:eastAsia="標楷體" w:hAnsi="標楷體"/>
        </w:rPr>
        <w:object w:dxaOrig="1520" w:dyaOrig="1033" w14:anchorId="3FB3D17A">
          <v:shape id="_x0000_i1027" type="#_x0000_t75" style="width:78pt;height:54pt" o:ole="">
            <v:imagedata r:id="rId55" o:title=""/>
          </v:shape>
          <o:OLEObject Type="Embed" ProgID="Excel.Sheet.12" ShapeID="_x0000_i1027" DrawAspect="Icon" ObjectID="_1741787980" r:id="rId56"/>
        </w:object>
      </w:r>
    </w:p>
    <w:p w14:paraId="0D933125" w14:textId="642F58E2" w:rsidR="00B817E5" w:rsidRDefault="009127AD" w:rsidP="004A1C2C">
      <w:pPr>
        <w:widowControl/>
        <w:rPr>
          <w:rFonts w:ascii="標楷體" w:eastAsia="標楷體" w:hAnsi="標楷體"/>
        </w:rPr>
      </w:pPr>
      <w:r>
        <w:rPr>
          <w:rFonts w:ascii="標楷體" w:eastAsia="標楷體" w:hAnsi="標楷體"/>
        </w:rPr>
        <w:object w:dxaOrig="1520" w:dyaOrig="1033" w14:anchorId="0771B018">
          <v:shape id="_x0000_i1028" type="#_x0000_t75" style="width:78pt;height:54pt" o:ole="">
            <v:imagedata r:id="rId57" o:title=""/>
          </v:shape>
          <o:OLEObject Type="Embed" ProgID="Package" ShapeID="_x0000_i1028" DrawAspect="Icon" ObjectID="_1741787981" r:id="rId58"/>
        </w:object>
      </w:r>
    </w:p>
    <w:bookmarkStart w:id="326" w:name="_MON_1733820286"/>
    <w:bookmarkEnd w:id="326"/>
    <w:p w14:paraId="17DA0BDB" w14:textId="4593D09C" w:rsidR="00B817E5" w:rsidRDefault="009127AD" w:rsidP="004A1C2C">
      <w:pPr>
        <w:widowControl/>
        <w:rPr>
          <w:rFonts w:ascii="標楷體" w:eastAsia="標楷體" w:hAnsi="標楷體"/>
        </w:rPr>
      </w:pPr>
      <w:r>
        <w:rPr>
          <w:rFonts w:ascii="標楷體" w:eastAsia="標楷體" w:hAnsi="標楷體"/>
        </w:rPr>
        <w:object w:dxaOrig="1520" w:dyaOrig="1033" w14:anchorId="52B6CCD5">
          <v:shape id="_x0000_i1029" type="#_x0000_t75" style="width:78pt;height:54pt" o:ole="">
            <v:imagedata r:id="rId59" o:title=""/>
          </v:shape>
          <o:OLEObject Type="Embed" ProgID="Word.Document.8" ShapeID="_x0000_i1029" DrawAspect="Icon" ObjectID="_1741787982" r:id="rId60">
            <o:FieldCodes>\s</o:FieldCodes>
          </o:OLEObject>
        </w:object>
      </w:r>
    </w:p>
    <w:p w14:paraId="5610428F" w14:textId="159F96C9" w:rsidR="00B817E5" w:rsidRDefault="009127AD" w:rsidP="004A1C2C">
      <w:pPr>
        <w:widowControl/>
        <w:rPr>
          <w:rFonts w:ascii="標楷體" w:eastAsia="標楷體" w:hAnsi="標楷體"/>
        </w:rPr>
      </w:pPr>
      <w:r>
        <w:rPr>
          <w:rFonts w:ascii="標楷體" w:eastAsia="標楷體" w:hAnsi="標楷體"/>
        </w:rPr>
        <w:object w:dxaOrig="1520" w:dyaOrig="1033" w14:anchorId="6B25A529">
          <v:shape id="_x0000_i1030" type="#_x0000_t75" style="width:78pt;height:54pt" o:ole="">
            <v:imagedata r:id="rId61" o:title=""/>
          </v:shape>
          <o:OLEObject Type="Embed" ProgID="Excel.Sheet.12" ShapeID="_x0000_i1030" DrawAspect="Icon" ObjectID="_1741787983" r:id="rId62"/>
        </w:object>
      </w:r>
    </w:p>
    <w:p w14:paraId="744CC72D" w14:textId="77777777" w:rsidR="00B817E5" w:rsidRDefault="00B817E5" w:rsidP="004A1C2C">
      <w:pPr>
        <w:widowControl/>
        <w:rPr>
          <w:rFonts w:ascii="標楷體" w:eastAsia="標楷體" w:hAnsi="標楷體"/>
        </w:rPr>
      </w:pPr>
    </w:p>
    <w:p w14:paraId="57FF0068" w14:textId="5D543D85" w:rsidR="00B817E5" w:rsidRDefault="00B817E5">
      <w:pPr>
        <w:widowControl/>
        <w:rPr>
          <w:rFonts w:ascii="標楷體" w:eastAsia="標楷體" w:hAnsi="標楷體"/>
        </w:rPr>
      </w:pPr>
      <w:r>
        <w:rPr>
          <w:rFonts w:ascii="標楷體" w:eastAsia="標楷體" w:hAnsi="標楷體"/>
        </w:rPr>
        <w:br w:type="page"/>
      </w:r>
    </w:p>
    <w:p w14:paraId="03C8F7FA" w14:textId="77777777" w:rsidR="00B817E5" w:rsidRDefault="00B817E5" w:rsidP="004A1C2C">
      <w:pPr>
        <w:widowControl/>
        <w:rPr>
          <w:rFonts w:ascii="標楷體" w:eastAsia="標楷體" w:hAnsi="標楷體"/>
        </w:rPr>
      </w:pPr>
    </w:p>
    <w:p w14:paraId="75046F64" w14:textId="0A520E9D" w:rsidR="006643E4" w:rsidRPr="004A1C2C" w:rsidRDefault="00B817E5" w:rsidP="006643E4">
      <w:pPr>
        <w:pStyle w:val="3"/>
        <w:spacing w:after="240"/>
        <w:ind w:leftChars="100" w:left="240"/>
        <w:rPr>
          <w:rFonts w:ascii="標楷體" w:hAnsi="標楷體"/>
        </w:rPr>
      </w:pPr>
      <w:bookmarkStart w:id="327" w:name="_Toc90483172"/>
      <w:bookmarkStart w:id="328" w:name="_Toc90483427"/>
      <w:bookmarkStart w:id="329" w:name="_Toc90483543"/>
      <w:bookmarkStart w:id="330" w:name="_Toc90483769"/>
      <w:bookmarkStart w:id="331" w:name="_Toc90490041"/>
      <w:bookmarkStart w:id="332" w:name="_Toc131080953"/>
      <w:r>
        <w:rPr>
          <w:rFonts w:ascii="標楷體" w:hAnsi="標楷體" w:hint="eastAsia"/>
          <w:lang w:eastAsia="zh-HK"/>
        </w:rPr>
        <w:t>四</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7"/>
      <w:bookmarkEnd w:id="328"/>
      <w:bookmarkEnd w:id="329"/>
      <w:bookmarkEnd w:id="330"/>
      <w:bookmarkEnd w:id="331"/>
      <w:bookmarkEnd w:id="332"/>
    </w:p>
    <w:p w14:paraId="3FBCD2B0" w14:textId="428B3EE4" w:rsidR="006643E4" w:rsidRPr="008F20B5" w:rsidRDefault="006643E4" w:rsidP="00B817E5">
      <w:pPr>
        <w:pStyle w:val="3"/>
        <w:numPr>
          <w:ilvl w:val="2"/>
          <w:numId w:val="41"/>
        </w:numPr>
        <w:spacing w:before="0"/>
        <w:rPr>
          <w:rFonts w:ascii="標楷體" w:hAnsi="標楷體"/>
          <w:b/>
          <w:szCs w:val="32"/>
        </w:rPr>
      </w:pPr>
      <w:bookmarkStart w:id="333" w:name="_Toc90483173"/>
      <w:bookmarkStart w:id="334" w:name="_Toc90483428"/>
      <w:bookmarkStart w:id="335" w:name="_Toc90483544"/>
      <w:bookmarkStart w:id="336" w:name="_Toc90483770"/>
      <w:bookmarkStart w:id="337" w:name="_Toc90490042"/>
      <w:bookmarkStart w:id="338" w:name="_Toc131080954"/>
      <w:r w:rsidRPr="008F20B5">
        <w:rPr>
          <w:rFonts w:ascii="標楷體" w:hAnsi="標楷體"/>
          <w:b/>
          <w:szCs w:val="32"/>
        </w:rPr>
        <w:t>L2101</w:t>
      </w:r>
      <w:r w:rsidRPr="008F20B5">
        <w:rPr>
          <w:rFonts w:ascii="標楷體" w:hAnsi="標楷體" w:hint="eastAsia"/>
          <w:b/>
          <w:szCs w:val="32"/>
        </w:rPr>
        <w:t>商品參數維護</w:t>
      </w:r>
      <w:bookmarkEnd w:id="333"/>
      <w:bookmarkEnd w:id="334"/>
      <w:bookmarkEnd w:id="335"/>
      <w:bookmarkEnd w:id="336"/>
      <w:bookmarkEnd w:id="337"/>
      <w:bookmarkEnd w:id="338"/>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884703">
        <w:trPr>
          <w:trHeight w:val="340"/>
        </w:trPr>
        <w:tc>
          <w:tcPr>
            <w:tcW w:w="274"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714"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923"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75"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75"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75"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884703">
        <w:trPr>
          <w:trHeight w:val="340"/>
        </w:trPr>
        <w:tc>
          <w:tcPr>
            <w:tcW w:w="274"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24D8676"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color w:val="000000"/>
                <w:kern w:val="0"/>
              </w:rPr>
              <w:t>TranCode</w:t>
            </w:r>
            <w:proofErr w:type="spellEnd"/>
          </w:p>
        </w:tc>
        <w:tc>
          <w:tcPr>
            <w:tcW w:w="1923"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75"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884703">
        <w:trPr>
          <w:trHeight w:val="340"/>
        </w:trPr>
        <w:tc>
          <w:tcPr>
            <w:tcW w:w="274"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737B035"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FuncCode</w:t>
            </w:r>
            <w:proofErr w:type="spellEnd"/>
          </w:p>
        </w:tc>
        <w:tc>
          <w:tcPr>
            <w:tcW w:w="1923"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75"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884703">
        <w:trPr>
          <w:trHeight w:val="340"/>
        </w:trPr>
        <w:tc>
          <w:tcPr>
            <w:tcW w:w="274"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68B56628"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ProdNo</w:t>
            </w:r>
            <w:proofErr w:type="spellEnd"/>
          </w:p>
        </w:tc>
        <w:tc>
          <w:tcPr>
            <w:tcW w:w="1923"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75"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6D16BB5"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-利率專案維護-代碼</w:t>
            </w:r>
          </w:p>
        </w:tc>
      </w:tr>
      <w:tr w:rsidR="006643E4" w:rsidRPr="008F20B5" w14:paraId="250C3042" w14:textId="77777777" w:rsidTr="00884703">
        <w:trPr>
          <w:trHeight w:val="340"/>
        </w:trPr>
        <w:tc>
          <w:tcPr>
            <w:tcW w:w="274"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E0A04C3"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ProdName</w:t>
            </w:r>
            <w:proofErr w:type="spellEnd"/>
          </w:p>
        </w:tc>
        <w:tc>
          <w:tcPr>
            <w:tcW w:w="1923"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75"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75"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00904DB"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-利率專案維護-名稱</w:t>
            </w:r>
          </w:p>
        </w:tc>
      </w:tr>
      <w:tr w:rsidR="006643E4" w:rsidRPr="008F20B5" w14:paraId="234A4BD4" w14:textId="77777777" w:rsidTr="00884703">
        <w:trPr>
          <w:trHeight w:val="1360"/>
        </w:trPr>
        <w:tc>
          <w:tcPr>
            <w:tcW w:w="274"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923"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75"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36636A0"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-利率專案維護-狀態</w:t>
            </w:r>
            <w:r w:rsidRPr="008F20B5">
              <w:rPr>
                <w:rFonts w:ascii="標楷體" w:eastAsia="標楷體" w:hAnsi="標楷體" w:cs="新細明體"/>
                <w:kern w:val="0"/>
              </w:rPr>
              <w:br/>
            </w:r>
            <w:proofErr w:type="spellStart"/>
            <w:r w:rsidRPr="008F20B5">
              <w:rPr>
                <w:rFonts w:ascii="標楷體" w:eastAsia="標楷體" w:hAnsi="標楷體" w:cs="新細明體"/>
                <w:kern w:val="0"/>
              </w:rPr>
              <w:t>yyymmdd</w:t>
            </w:r>
            <w:proofErr w:type="spellEnd"/>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884703">
        <w:trPr>
          <w:trHeight w:val="1360"/>
        </w:trPr>
        <w:tc>
          <w:tcPr>
            <w:tcW w:w="274"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19B3D876"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EndDate</w:t>
            </w:r>
            <w:proofErr w:type="spellEnd"/>
          </w:p>
        </w:tc>
        <w:tc>
          <w:tcPr>
            <w:tcW w:w="1923"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75"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BC1CABF" w14:textId="77777777" w:rsidR="006643E4" w:rsidRPr="008F20B5" w:rsidRDefault="006643E4" w:rsidP="00F009C9">
            <w:pPr>
              <w:widowControl/>
              <w:rPr>
                <w:rFonts w:ascii="標楷體" w:eastAsia="標楷體" w:hAnsi="標楷體" w:cs="新細明體"/>
                <w:kern w:val="0"/>
              </w:rPr>
            </w:pPr>
          </w:p>
        </w:tc>
        <w:tc>
          <w:tcPr>
            <w:tcW w:w="1264" w:type="pct"/>
            <w:hideMark/>
          </w:tcPr>
          <w:p w14:paraId="048BEDD0"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-利率專案維護-狀態</w:t>
            </w:r>
            <w:r w:rsidRPr="008F20B5">
              <w:rPr>
                <w:rFonts w:ascii="標楷體" w:eastAsia="標楷體" w:hAnsi="標楷體" w:cs="新細明體"/>
                <w:kern w:val="0"/>
              </w:rPr>
              <w:br/>
            </w:r>
            <w:proofErr w:type="spellStart"/>
            <w:r w:rsidRPr="008F20B5">
              <w:rPr>
                <w:rFonts w:ascii="標楷體" w:eastAsia="標楷體" w:hAnsi="標楷體" w:cs="新細明體"/>
                <w:kern w:val="0"/>
              </w:rPr>
              <w:t>yyymmdd</w:t>
            </w:r>
            <w:proofErr w:type="spellEnd"/>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884703">
        <w:trPr>
          <w:trHeight w:val="340"/>
        </w:trPr>
        <w:tc>
          <w:tcPr>
            <w:tcW w:w="274"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2FEFE9"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StatusCode</w:t>
            </w:r>
            <w:proofErr w:type="spellEnd"/>
          </w:p>
        </w:tc>
        <w:tc>
          <w:tcPr>
            <w:tcW w:w="1923"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75"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884703">
        <w:trPr>
          <w:trHeight w:val="340"/>
        </w:trPr>
        <w:tc>
          <w:tcPr>
            <w:tcW w:w="274"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0ECE2C82"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CurrencyCode</w:t>
            </w:r>
            <w:proofErr w:type="spellEnd"/>
          </w:p>
        </w:tc>
        <w:tc>
          <w:tcPr>
            <w:tcW w:w="1923"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75"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884703">
        <w:trPr>
          <w:trHeight w:val="340"/>
        </w:trPr>
        <w:tc>
          <w:tcPr>
            <w:tcW w:w="274"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40DBCCA1"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BaseRateCode</w:t>
            </w:r>
            <w:proofErr w:type="spellEnd"/>
          </w:p>
        </w:tc>
        <w:tc>
          <w:tcPr>
            <w:tcW w:w="1923"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75"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884703">
        <w:trPr>
          <w:trHeight w:val="340"/>
        </w:trPr>
        <w:tc>
          <w:tcPr>
            <w:tcW w:w="274"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E262D5"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ProdIncr</w:t>
            </w:r>
            <w:proofErr w:type="spellEnd"/>
          </w:p>
        </w:tc>
        <w:tc>
          <w:tcPr>
            <w:tcW w:w="1923"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75"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884703">
        <w:trPr>
          <w:trHeight w:val="340"/>
        </w:trPr>
        <w:tc>
          <w:tcPr>
            <w:tcW w:w="274"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572F81EC"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rPr>
              <w:t>LowLimitRate</w:t>
            </w:r>
            <w:proofErr w:type="spellEnd"/>
          </w:p>
        </w:tc>
        <w:tc>
          <w:tcPr>
            <w:tcW w:w="1923"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75"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884703">
        <w:trPr>
          <w:trHeight w:val="340"/>
        </w:trPr>
        <w:tc>
          <w:tcPr>
            <w:tcW w:w="274"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3A33F278"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IncrFlag</w:t>
            </w:r>
            <w:proofErr w:type="spellEnd"/>
          </w:p>
        </w:tc>
        <w:tc>
          <w:tcPr>
            <w:tcW w:w="1923"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75"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884703">
        <w:trPr>
          <w:trHeight w:val="340"/>
        </w:trPr>
        <w:tc>
          <w:tcPr>
            <w:tcW w:w="274"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8119DC0" w14:textId="77777777" w:rsidR="006643E4" w:rsidRPr="00614F5B" w:rsidRDefault="006643E4" w:rsidP="00F009C9">
            <w:pPr>
              <w:widowControl/>
              <w:rPr>
                <w:rFonts w:ascii="標楷體" w:eastAsia="標楷體" w:hAnsi="標楷體"/>
                <w:color w:val="00B0F0"/>
              </w:rPr>
            </w:pPr>
            <w:proofErr w:type="spellStart"/>
            <w:r w:rsidRPr="00614F5B">
              <w:rPr>
                <w:rFonts w:ascii="標楷體" w:eastAsia="標楷體" w:hAnsi="標楷體"/>
                <w:color w:val="00B0F0"/>
              </w:rPr>
              <w:t>RateCode</w:t>
            </w:r>
            <w:proofErr w:type="spellEnd"/>
          </w:p>
        </w:tc>
        <w:tc>
          <w:tcPr>
            <w:tcW w:w="1923"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75"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75"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75"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264"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884703">
        <w:trPr>
          <w:trHeight w:val="340"/>
        </w:trPr>
        <w:tc>
          <w:tcPr>
            <w:tcW w:w="274"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34A4565" w14:textId="77777777" w:rsidR="006643E4" w:rsidRDefault="006643E4" w:rsidP="00F009C9">
            <w:pPr>
              <w:widowControl/>
              <w:rPr>
                <w:rFonts w:ascii="標楷體" w:eastAsia="標楷體" w:hAnsi="標楷體"/>
                <w:strike/>
                <w:color w:val="FF0000"/>
              </w:rPr>
            </w:pPr>
            <w:proofErr w:type="spellStart"/>
            <w:r w:rsidRPr="00614F5B">
              <w:rPr>
                <w:rFonts w:ascii="標楷體" w:eastAsia="標楷體" w:hAnsi="標楷體"/>
                <w:strike/>
                <w:color w:val="FF0000"/>
              </w:rPr>
              <w:t>AdvanceCloseCode</w:t>
            </w:r>
            <w:proofErr w:type="spellEnd"/>
          </w:p>
          <w:p w14:paraId="035519BF" w14:textId="77777777" w:rsidR="006643E4" w:rsidRPr="00C167B9" w:rsidRDefault="006643E4" w:rsidP="00F009C9">
            <w:pPr>
              <w:widowControl/>
              <w:rPr>
                <w:rFonts w:ascii="標楷體" w:eastAsia="標楷體" w:hAnsi="標楷體" w:cs="新細明體"/>
                <w:kern w:val="0"/>
              </w:rPr>
            </w:pPr>
            <w:proofErr w:type="spellStart"/>
            <w:r w:rsidRPr="00614F5B">
              <w:rPr>
                <w:rFonts w:ascii="標楷體" w:eastAsia="標楷體" w:hAnsi="標楷體"/>
                <w:color w:val="FF0000"/>
              </w:rPr>
              <w:t>BreachFlag</w:t>
            </w:r>
            <w:proofErr w:type="spellEnd"/>
          </w:p>
        </w:tc>
        <w:tc>
          <w:tcPr>
            <w:tcW w:w="1923"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75"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264"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884703">
        <w:trPr>
          <w:trHeight w:val="340"/>
        </w:trPr>
        <w:tc>
          <w:tcPr>
            <w:tcW w:w="274"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DB9D02"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BreachCode</w:t>
            </w:r>
            <w:proofErr w:type="spellEnd"/>
          </w:p>
        </w:tc>
        <w:tc>
          <w:tcPr>
            <w:tcW w:w="1923"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75"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884703">
        <w:trPr>
          <w:trHeight w:val="340"/>
        </w:trPr>
        <w:tc>
          <w:tcPr>
            <w:tcW w:w="274"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89B9C06"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BreachGetCode</w:t>
            </w:r>
            <w:proofErr w:type="spellEnd"/>
          </w:p>
        </w:tc>
        <w:tc>
          <w:tcPr>
            <w:tcW w:w="1923"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75"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884703">
        <w:trPr>
          <w:trHeight w:val="340"/>
        </w:trPr>
        <w:tc>
          <w:tcPr>
            <w:tcW w:w="274"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2B23DA2" w14:textId="77777777" w:rsidR="006643E4" w:rsidRDefault="006643E4" w:rsidP="00F009C9">
            <w:pPr>
              <w:widowControl/>
              <w:rPr>
                <w:rFonts w:ascii="標楷體" w:eastAsia="標楷體" w:hAnsi="標楷體"/>
                <w:strike/>
                <w:color w:val="FF0000"/>
              </w:rPr>
            </w:pPr>
            <w:proofErr w:type="spellStart"/>
            <w:r w:rsidRPr="00614F5B">
              <w:rPr>
                <w:rFonts w:ascii="標楷體" w:eastAsia="標楷體" w:hAnsi="標楷體"/>
                <w:strike/>
                <w:color w:val="FF0000"/>
              </w:rPr>
              <w:t>DecreaseFlag</w:t>
            </w:r>
            <w:proofErr w:type="spellEnd"/>
          </w:p>
          <w:p w14:paraId="7AF33E99" w14:textId="77777777" w:rsidR="006643E4" w:rsidRPr="00C167B9" w:rsidRDefault="006643E4" w:rsidP="00F009C9">
            <w:pPr>
              <w:widowControl/>
              <w:rPr>
                <w:rFonts w:ascii="標楷體" w:eastAsia="標楷體" w:hAnsi="標楷體" w:cs="新細明體"/>
                <w:kern w:val="0"/>
              </w:rPr>
            </w:pPr>
            <w:proofErr w:type="spellStart"/>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roofErr w:type="spellEnd"/>
          </w:p>
        </w:tc>
        <w:tc>
          <w:tcPr>
            <w:tcW w:w="1923"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75"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75"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264"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884703">
        <w:trPr>
          <w:trHeight w:val="340"/>
        </w:trPr>
        <w:tc>
          <w:tcPr>
            <w:tcW w:w="274"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0F76178A" w14:textId="77777777" w:rsidR="006643E4" w:rsidRPr="00614F5B" w:rsidRDefault="006643E4" w:rsidP="00F009C9">
            <w:pPr>
              <w:widowControl/>
              <w:rPr>
                <w:rFonts w:ascii="標楷體" w:eastAsia="標楷體" w:hAnsi="標楷體"/>
                <w:color w:val="0070C0"/>
              </w:rPr>
            </w:pPr>
            <w:proofErr w:type="spellStart"/>
            <w:r w:rsidRPr="00614F5B">
              <w:rPr>
                <w:rFonts w:ascii="標楷體" w:eastAsia="標楷體" w:hAnsi="標楷體"/>
                <w:color w:val="0070C0"/>
              </w:rPr>
              <w:t>BreachPercent</w:t>
            </w:r>
            <w:proofErr w:type="spellEnd"/>
          </w:p>
        </w:tc>
        <w:tc>
          <w:tcPr>
            <w:tcW w:w="1923"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75"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lastRenderedPageBreak/>
              <w:t>000.00</w:t>
            </w:r>
          </w:p>
        </w:tc>
      </w:tr>
      <w:tr w:rsidR="006643E4" w:rsidRPr="008F20B5" w14:paraId="32B4D70B" w14:textId="77777777" w:rsidTr="00884703">
        <w:trPr>
          <w:trHeight w:val="340"/>
        </w:trPr>
        <w:tc>
          <w:tcPr>
            <w:tcW w:w="274"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47F1C6A"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BreachDecreaseMonth</w:t>
            </w:r>
            <w:proofErr w:type="spellEnd"/>
          </w:p>
        </w:tc>
        <w:tc>
          <w:tcPr>
            <w:tcW w:w="1923"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75"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75"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884703">
        <w:trPr>
          <w:trHeight w:val="340"/>
        </w:trPr>
        <w:tc>
          <w:tcPr>
            <w:tcW w:w="274"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1A4052F"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BreachDecrease</w:t>
            </w:r>
            <w:proofErr w:type="spellEnd"/>
          </w:p>
        </w:tc>
        <w:tc>
          <w:tcPr>
            <w:tcW w:w="1923"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75"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884703">
        <w:trPr>
          <w:trHeight w:val="340"/>
        </w:trPr>
        <w:tc>
          <w:tcPr>
            <w:tcW w:w="274"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21DACD"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BreachStartPercent</w:t>
            </w:r>
            <w:proofErr w:type="spellEnd"/>
          </w:p>
        </w:tc>
        <w:tc>
          <w:tcPr>
            <w:tcW w:w="1923"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75"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75"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884703">
        <w:trPr>
          <w:trHeight w:val="340"/>
        </w:trPr>
        <w:tc>
          <w:tcPr>
            <w:tcW w:w="274"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B26B29A"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GovOfferFlag</w:t>
            </w:r>
            <w:proofErr w:type="spellEnd"/>
          </w:p>
        </w:tc>
        <w:tc>
          <w:tcPr>
            <w:tcW w:w="1923"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75"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884703">
        <w:trPr>
          <w:trHeight w:val="340"/>
        </w:trPr>
        <w:tc>
          <w:tcPr>
            <w:tcW w:w="274"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5D2DF3"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FinancialFlag</w:t>
            </w:r>
            <w:proofErr w:type="spellEnd"/>
          </w:p>
        </w:tc>
        <w:tc>
          <w:tcPr>
            <w:tcW w:w="1923"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75"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884703">
        <w:trPr>
          <w:trHeight w:val="340"/>
        </w:trPr>
        <w:tc>
          <w:tcPr>
            <w:tcW w:w="274"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9A7CA57" w14:textId="77777777" w:rsidR="006643E4" w:rsidRPr="008F20B5" w:rsidRDefault="006643E4" w:rsidP="00F009C9">
            <w:pPr>
              <w:widowControl/>
              <w:rPr>
                <w:rFonts w:ascii="標楷體" w:eastAsia="標楷體" w:hAnsi="標楷體"/>
              </w:rPr>
            </w:pPr>
            <w:proofErr w:type="spellStart"/>
            <w:r w:rsidRPr="008F20B5">
              <w:rPr>
                <w:rFonts w:ascii="標楷體" w:eastAsia="標楷體" w:hAnsi="標楷體"/>
              </w:rPr>
              <w:t>EmpFlag</w:t>
            </w:r>
            <w:proofErr w:type="spellEnd"/>
          </w:p>
        </w:tc>
        <w:tc>
          <w:tcPr>
            <w:tcW w:w="1923"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75"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884703">
        <w:trPr>
          <w:trHeight w:val="340"/>
        </w:trPr>
        <w:tc>
          <w:tcPr>
            <w:tcW w:w="274"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923" w:type="pct"/>
          </w:tcPr>
          <w:p w14:paraId="39C7E98F" w14:textId="77777777" w:rsidR="006643E4" w:rsidRPr="004A1C2C" w:rsidRDefault="006643E4" w:rsidP="00F009C9">
            <w:pPr>
              <w:widowControl/>
              <w:rPr>
                <w:rFonts w:ascii="標楷體" w:eastAsia="標楷體" w:hAnsi="標楷體"/>
                <w:color w:val="000000" w:themeColor="text1"/>
              </w:rPr>
            </w:pPr>
          </w:p>
        </w:tc>
        <w:tc>
          <w:tcPr>
            <w:tcW w:w="275"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884703">
        <w:trPr>
          <w:trHeight w:val="340"/>
        </w:trPr>
        <w:tc>
          <w:tcPr>
            <w:tcW w:w="274"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roofErr w:type="spellEnd"/>
          </w:p>
        </w:tc>
        <w:tc>
          <w:tcPr>
            <w:tcW w:w="1923"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75"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884703">
        <w:trPr>
          <w:trHeight w:val="340"/>
        </w:trPr>
        <w:tc>
          <w:tcPr>
            <w:tcW w:w="274"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StepMonthE</w:t>
            </w:r>
            <w:proofErr w:type="spellEnd"/>
          </w:p>
        </w:tc>
        <w:tc>
          <w:tcPr>
            <w:tcW w:w="1923"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75"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884703">
        <w:trPr>
          <w:trHeight w:val="340"/>
        </w:trPr>
        <w:tc>
          <w:tcPr>
            <w:tcW w:w="274"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proofErr w:type="spellStart"/>
            <w:r w:rsidRPr="0001164A">
              <w:rPr>
                <w:rFonts w:ascii="標楷體" w:eastAsia="標楷體" w:hAnsi="標楷體" w:cs="新細明體"/>
                <w:color w:val="FF0000"/>
                <w:kern w:val="0"/>
                <w:highlight w:val="yellow"/>
              </w:rPr>
              <w:t>StepRateType</w:t>
            </w:r>
            <w:proofErr w:type="spellEnd"/>
          </w:p>
        </w:tc>
        <w:tc>
          <w:tcPr>
            <w:tcW w:w="1923"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75"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75"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75"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264"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884703">
        <w:trPr>
          <w:trHeight w:val="340"/>
        </w:trPr>
        <w:tc>
          <w:tcPr>
            <w:tcW w:w="274"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StepRateIncr</w:t>
            </w:r>
            <w:proofErr w:type="spellEnd"/>
          </w:p>
        </w:tc>
        <w:tc>
          <w:tcPr>
            <w:tcW w:w="1923"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75"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884703">
        <w:trPr>
          <w:trHeight w:val="340"/>
        </w:trPr>
        <w:tc>
          <w:tcPr>
            <w:tcW w:w="274"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923" w:type="pct"/>
          </w:tcPr>
          <w:p w14:paraId="62917778" w14:textId="77777777" w:rsidR="006643E4" w:rsidRPr="004A1C2C" w:rsidRDefault="006643E4" w:rsidP="00F009C9">
            <w:pPr>
              <w:widowControl/>
              <w:rPr>
                <w:rFonts w:ascii="標楷體" w:eastAsia="標楷體" w:hAnsi="標楷體"/>
                <w:color w:val="000000" w:themeColor="text1"/>
              </w:rPr>
            </w:pPr>
          </w:p>
        </w:tc>
        <w:tc>
          <w:tcPr>
            <w:tcW w:w="275"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75"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75"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884703">
        <w:trPr>
          <w:trHeight w:val="340"/>
        </w:trPr>
        <w:tc>
          <w:tcPr>
            <w:tcW w:w="274"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TimPremium</w:t>
            </w:r>
            <w:proofErr w:type="spellEnd"/>
          </w:p>
        </w:tc>
        <w:tc>
          <w:tcPr>
            <w:tcW w:w="1923"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75"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264"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884703">
        <w:trPr>
          <w:trHeight w:val="340"/>
        </w:trPr>
        <w:tc>
          <w:tcPr>
            <w:tcW w:w="274"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PremiumIncr</w:t>
            </w:r>
            <w:proofErr w:type="spellEnd"/>
          </w:p>
        </w:tc>
        <w:tc>
          <w:tcPr>
            <w:tcW w:w="1923"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75"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884703" w:rsidRPr="008F20B5" w14:paraId="2C19B46E" w14:textId="77777777" w:rsidTr="00884703">
        <w:trPr>
          <w:trHeight w:val="340"/>
        </w:trPr>
        <w:tc>
          <w:tcPr>
            <w:tcW w:w="274" w:type="pct"/>
          </w:tcPr>
          <w:p w14:paraId="110E721F"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23CC97B" w14:textId="77777777" w:rsidR="00884703" w:rsidRPr="004A1C2C" w:rsidRDefault="00884703" w:rsidP="00C646B4">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923" w:type="pct"/>
          </w:tcPr>
          <w:p w14:paraId="210A5E32" w14:textId="77777777" w:rsidR="00884703" w:rsidRPr="004A1C2C" w:rsidRDefault="00884703" w:rsidP="00C646B4">
            <w:pPr>
              <w:widowControl/>
              <w:rPr>
                <w:rFonts w:ascii="標楷體" w:eastAsia="標楷體" w:hAnsi="標楷體"/>
                <w:color w:val="000000" w:themeColor="text1"/>
              </w:rPr>
            </w:pPr>
          </w:p>
        </w:tc>
        <w:tc>
          <w:tcPr>
            <w:tcW w:w="275" w:type="pct"/>
          </w:tcPr>
          <w:p w14:paraId="25CC729E" w14:textId="77777777" w:rsidR="00884703" w:rsidRPr="008F20B5" w:rsidRDefault="00884703" w:rsidP="00C646B4">
            <w:pPr>
              <w:widowControl/>
              <w:jc w:val="center"/>
              <w:rPr>
                <w:rFonts w:ascii="標楷體" w:eastAsia="標楷體" w:hAnsi="標楷體" w:cs="新細明體"/>
                <w:kern w:val="0"/>
              </w:rPr>
            </w:pPr>
          </w:p>
        </w:tc>
        <w:tc>
          <w:tcPr>
            <w:tcW w:w="275" w:type="pct"/>
          </w:tcPr>
          <w:p w14:paraId="2F55D1B2" w14:textId="77777777" w:rsidR="00884703" w:rsidRPr="008F20B5" w:rsidRDefault="00884703" w:rsidP="00C646B4">
            <w:pPr>
              <w:widowControl/>
              <w:jc w:val="center"/>
              <w:rPr>
                <w:rFonts w:ascii="標楷體" w:eastAsia="標楷體" w:hAnsi="標楷體" w:cs="新細明體"/>
                <w:kern w:val="0"/>
              </w:rPr>
            </w:pPr>
          </w:p>
        </w:tc>
        <w:tc>
          <w:tcPr>
            <w:tcW w:w="275" w:type="pct"/>
          </w:tcPr>
          <w:p w14:paraId="0A5A5948" w14:textId="77777777" w:rsidR="00884703" w:rsidRPr="008F20B5" w:rsidRDefault="00884703" w:rsidP="00C646B4">
            <w:pPr>
              <w:widowControl/>
              <w:jc w:val="center"/>
              <w:rPr>
                <w:rFonts w:ascii="標楷體" w:eastAsia="標楷體" w:hAnsi="標楷體" w:cs="新細明體"/>
                <w:kern w:val="0"/>
              </w:rPr>
            </w:pPr>
          </w:p>
        </w:tc>
        <w:tc>
          <w:tcPr>
            <w:tcW w:w="1264" w:type="pct"/>
          </w:tcPr>
          <w:p w14:paraId="471FDACD"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884703" w:rsidRPr="008F20B5" w14:paraId="732AB080" w14:textId="77777777" w:rsidTr="00884703">
        <w:trPr>
          <w:trHeight w:val="340"/>
        </w:trPr>
        <w:tc>
          <w:tcPr>
            <w:tcW w:w="274" w:type="pct"/>
          </w:tcPr>
          <w:p w14:paraId="712B9E26"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315F0EDE" w14:textId="77777777" w:rsidR="00884703" w:rsidRPr="004A1C2C" w:rsidRDefault="00884703" w:rsidP="00C646B4">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TimLoanAmt</w:t>
            </w:r>
            <w:proofErr w:type="spellEnd"/>
          </w:p>
        </w:tc>
        <w:tc>
          <w:tcPr>
            <w:tcW w:w="1923" w:type="pct"/>
          </w:tcPr>
          <w:p w14:paraId="26CA2641"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75" w:type="pct"/>
          </w:tcPr>
          <w:p w14:paraId="342A49A8"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555874CB"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D856384"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41479BA4"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884703" w:rsidRPr="008F20B5" w14:paraId="2449148A" w14:textId="77777777" w:rsidTr="00884703">
        <w:trPr>
          <w:trHeight w:val="340"/>
        </w:trPr>
        <w:tc>
          <w:tcPr>
            <w:tcW w:w="274" w:type="pct"/>
          </w:tcPr>
          <w:p w14:paraId="47C21B1B"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C96B757" w14:textId="77777777" w:rsidR="00884703" w:rsidRPr="004A1C2C" w:rsidRDefault="00884703" w:rsidP="00C646B4">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TimAcctFee</w:t>
            </w:r>
            <w:proofErr w:type="spellEnd"/>
          </w:p>
        </w:tc>
        <w:tc>
          <w:tcPr>
            <w:tcW w:w="1923" w:type="pct"/>
          </w:tcPr>
          <w:p w14:paraId="3D049152"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75" w:type="pct"/>
          </w:tcPr>
          <w:p w14:paraId="7347D56C"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25D379E3"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CF7B170"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055EE378"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C1264" w14:paraId="6C8A89C9" w14:textId="77777777" w:rsidTr="00884703">
        <w:trPr>
          <w:trHeight w:val="340"/>
        </w:trPr>
        <w:tc>
          <w:tcPr>
            <w:tcW w:w="274"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4EFD98C2" w14:textId="63918050" w:rsidR="006643E4" w:rsidRPr="008C1264" w:rsidRDefault="006643E4" w:rsidP="00F009C9">
            <w:pPr>
              <w:widowControl/>
              <w:rPr>
                <w:rFonts w:ascii="標楷體" w:eastAsia="標楷體" w:hAnsi="標楷體"/>
                <w:color w:val="000000" w:themeColor="text1"/>
                <w:highlight w:val="darkCyan"/>
              </w:rPr>
            </w:pPr>
            <w:r w:rsidRPr="008C1264">
              <w:rPr>
                <w:rFonts w:ascii="標楷體" w:eastAsia="標楷體" w:hAnsi="標楷體"/>
                <w:color w:val="000000" w:themeColor="text1"/>
                <w:highlight w:val="darkCyan"/>
              </w:rPr>
              <w:t>L2101</w:t>
            </w:r>
            <w:r w:rsidR="0095190E" w:rsidRPr="008C1264">
              <w:rPr>
                <w:rFonts w:ascii="標楷體" w:eastAsia="標楷體" w:hAnsi="標楷體" w:hint="eastAsia"/>
                <w:highlight w:val="darkCyan"/>
              </w:rPr>
              <w:t>HandlingFee</w:t>
            </w:r>
            <w:r w:rsidRPr="008C1264">
              <w:rPr>
                <w:rFonts w:ascii="標楷體" w:eastAsia="標楷體" w:hAnsi="標楷體" w:cs="新細明體"/>
                <w:color w:val="000000" w:themeColor="text1"/>
                <w:kern w:val="0"/>
                <w:highlight w:val="darkCyan"/>
              </w:rPr>
              <w:t>Occurs</w:t>
            </w:r>
          </w:p>
        </w:tc>
        <w:tc>
          <w:tcPr>
            <w:tcW w:w="1923" w:type="pct"/>
          </w:tcPr>
          <w:p w14:paraId="71DA315A" w14:textId="77777777" w:rsidR="006643E4" w:rsidRPr="008C1264" w:rsidRDefault="006643E4" w:rsidP="00F009C9">
            <w:pPr>
              <w:widowControl/>
              <w:rPr>
                <w:rFonts w:ascii="標楷體" w:eastAsia="標楷體" w:hAnsi="標楷體"/>
                <w:color w:val="000000" w:themeColor="text1"/>
                <w:highlight w:val="darkCyan"/>
              </w:rPr>
            </w:pPr>
          </w:p>
        </w:tc>
        <w:tc>
          <w:tcPr>
            <w:tcW w:w="275" w:type="pct"/>
          </w:tcPr>
          <w:p w14:paraId="5AA43298"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6835D672"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7470BC76" w14:textId="77777777" w:rsidR="006643E4" w:rsidRPr="008C1264" w:rsidRDefault="006643E4" w:rsidP="00F009C9">
            <w:pPr>
              <w:widowControl/>
              <w:jc w:val="center"/>
              <w:rPr>
                <w:rFonts w:ascii="標楷體" w:eastAsia="標楷體" w:hAnsi="標楷體" w:cs="新細明體"/>
                <w:kern w:val="0"/>
                <w:highlight w:val="darkCyan"/>
              </w:rPr>
            </w:pPr>
          </w:p>
        </w:tc>
        <w:tc>
          <w:tcPr>
            <w:tcW w:w="1264" w:type="pct"/>
          </w:tcPr>
          <w:p w14:paraId="23FAEE09" w14:textId="77777777" w:rsidR="006643E4" w:rsidRPr="008C1264" w:rsidRDefault="006643E4" w:rsidP="00F009C9">
            <w:pPr>
              <w:widowControl/>
              <w:rPr>
                <w:rFonts w:ascii="標楷體" w:eastAsia="標楷體" w:hAnsi="標楷體" w:cs="新細明體"/>
                <w:kern w:val="0"/>
              </w:rPr>
            </w:pPr>
            <w:r w:rsidRPr="008C1264">
              <w:rPr>
                <w:rFonts w:ascii="標楷體" w:eastAsia="標楷體" w:hAnsi="標楷體" w:cs="新細明體" w:hint="eastAsia"/>
                <w:kern w:val="0"/>
                <w:highlight w:val="darkCyan"/>
              </w:rPr>
              <w:t>可輸入多</w:t>
            </w:r>
            <w:r w:rsidRPr="008C1264">
              <w:rPr>
                <w:rFonts w:ascii="標楷體" w:eastAsia="標楷體" w:hAnsi="標楷體" w:hint="eastAsia"/>
                <w:highlight w:val="darkCyan"/>
              </w:rPr>
              <w:t>組</w:t>
            </w:r>
          </w:p>
        </w:tc>
      </w:tr>
      <w:tr w:rsidR="006643E4" w:rsidRPr="008C1264" w14:paraId="16FB878B" w14:textId="77777777" w:rsidTr="00884703">
        <w:trPr>
          <w:trHeight w:val="340"/>
        </w:trPr>
        <w:tc>
          <w:tcPr>
            <w:tcW w:w="274" w:type="pct"/>
          </w:tcPr>
          <w:p w14:paraId="19D4DEE8"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16781990" w14:textId="6EA348D2" w:rsidR="006643E4" w:rsidRPr="008C1264" w:rsidRDefault="0010365C" w:rsidP="00F009C9">
            <w:pPr>
              <w:widowControl/>
              <w:ind w:leftChars="100" w:left="240"/>
              <w:rPr>
                <w:rFonts w:ascii="標楷體" w:eastAsia="標楷體" w:hAnsi="標楷體" w:cs="新細明體"/>
                <w:color w:val="000000" w:themeColor="text1"/>
                <w:kern w:val="0"/>
                <w:highlight w:val="darkCyan"/>
              </w:rPr>
            </w:pPr>
            <w:proofErr w:type="spellStart"/>
            <w:r w:rsidRPr="008C1264">
              <w:rPr>
                <w:rFonts w:ascii="標楷體" w:eastAsia="標楷體" w:hAnsi="標楷體" w:cs="新細明體"/>
                <w:color w:val="000000" w:themeColor="text1"/>
                <w:kern w:val="0"/>
                <w:highlight w:val="darkCyan"/>
              </w:rPr>
              <w:t>TimLoanAmtB</w:t>
            </w:r>
            <w:proofErr w:type="spellEnd"/>
          </w:p>
        </w:tc>
        <w:tc>
          <w:tcPr>
            <w:tcW w:w="1923" w:type="pct"/>
          </w:tcPr>
          <w:p w14:paraId="18797465" w14:textId="58EB899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－貸款金額</w:t>
            </w:r>
            <w:r w:rsidR="006643E4" w:rsidRPr="008C1264">
              <w:rPr>
                <w:rFonts w:ascii="標楷體" w:eastAsia="標楷體" w:hAnsi="標楷體" w:cs="新細明體"/>
                <w:color w:val="000000" w:themeColor="text1"/>
                <w:kern w:val="0"/>
                <w:highlight w:val="darkCyan"/>
              </w:rPr>
              <w:t>(含)以上</w:t>
            </w:r>
          </w:p>
        </w:tc>
        <w:tc>
          <w:tcPr>
            <w:tcW w:w="275" w:type="pct"/>
          </w:tcPr>
          <w:p w14:paraId="0672FA52"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03F9D50A"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226E8B6B"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5E756D9" w14:textId="77777777" w:rsidR="006643E4" w:rsidRPr="008C1264" w:rsidRDefault="006643E4" w:rsidP="00F009C9">
            <w:pPr>
              <w:widowControl/>
              <w:rPr>
                <w:rFonts w:ascii="標楷體" w:eastAsia="標楷體" w:hAnsi="標楷體" w:cs="新細明體"/>
                <w:kern w:val="0"/>
                <w:highlight w:val="darkCyan"/>
              </w:rPr>
            </w:pPr>
            <w:r w:rsidRPr="008C1264">
              <w:rPr>
                <w:rFonts w:ascii="標楷體" w:eastAsia="標楷體" w:hAnsi="標楷體" w:cs="新細明體"/>
                <w:kern w:val="0"/>
                <w:highlight w:val="darkCyan"/>
              </w:rPr>
              <w:t>0.00</w:t>
            </w:r>
          </w:p>
        </w:tc>
      </w:tr>
      <w:tr w:rsidR="006643E4" w:rsidRPr="008F20B5" w14:paraId="347E488D" w14:textId="77777777" w:rsidTr="00884703">
        <w:trPr>
          <w:trHeight w:val="340"/>
        </w:trPr>
        <w:tc>
          <w:tcPr>
            <w:tcW w:w="274" w:type="pct"/>
          </w:tcPr>
          <w:p w14:paraId="4A8BA8A0"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6AD0E6C0" w14:textId="5A3B8B0F" w:rsidR="006643E4" w:rsidRPr="008C1264" w:rsidRDefault="0010365C" w:rsidP="00F009C9">
            <w:pPr>
              <w:widowControl/>
              <w:ind w:leftChars="100" w:left="240"/>
              <w:rPr>
                <w:rFonts w:ascii="標楷體" w:eastAsia="標楷體" w:hAnsi="標楷體" w:cs="新細明體"/>
                <w:color w:val="000000" w:themeColor="text1"/>
                <w:kern w:val="0"/>
                <w:highlight w:val="darkCyan"/>
              </w:rPr>
            </w:pPr>
            <w:proofErr w:type="spellStart"/>
            <w:r w:rsidRPr="008C1264">
              <w:rPr>
                <w:rFonts w:ascii="標楷體" w:eastAsia="標楷體" w:hAnsi="標楷體" w:cs="新細明體"/>
                <w:color w:val="000000" w:themeColor="text1"/>
                <w:kern w:val="0"/>
                <w:highlight w:val="darkCyan"/>
              </w:rPr>
              <w:t>TimHandlingFee</w:t>
            </w:r>
            <w:proofErr w:type="spellEnd"/>
          </w:p>
        </w:tc>
        <w:tc>
          <w:tcPr>
            <w:tcW w:w="1923" w:type="pct"/>
          </w:tcPr>
          <w:p w14:paraId="6B3151C7" w14:textId="5D54AE0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w:t>
            </w:r>
            <w:r w:rsidRPr="008C1264">
              <w:rPr>
                <w:rFonts w:ascii="標楷體" w:eastAsia="標楷體" w:hAnsi="標楷體" w:cs="新細明體" w:hint="eastAsia"/>
                <w:color w:val="000000" w:themeColor="text1"/>
                <w:kern w:val="0"/>
                <w:highlight w:val="darkCyan"/>
              </w:rPr>
              <w:t>手續</w:t>
            </w:r>
            <w:r w:rsidR="006643E4" w:rsidRPr="008C1264">
              <w:rPr>
                <w:rFonts w:ascii="標楷體" w:eastAsia="標楷體" w:hAnsi="標楷體" w:cs="新細明體" w:hint="eastAsia"/>
                <w:color w:val="000000" w:themeColor="text1"/>
                <w:kern w:val="0"/>
                <w:highlight w:val="darkCyan"/>
              </w:rPr>
              <w:t>費</w:t>
            </w:r>
          </w:p>
        </w:tc>
        <w:tc>
          <w:tcPr>
            <w:tcW w:w="275" w:type="pct"/>
          </w:tcPr>
          <w:p w14:paraId="5E1B2D36"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53A25C70"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16C11D24"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987A980" w14:textId="77777777" w:rsidR="006643E4" w:rsidRPr="008F20B5" w:rsidRDefault="006643E4" w:rsidP="00F009C9">
            <w:pPr>
              <w:widowControl/>
              <w:rPr>
                <w:rFonts w:ascii="標楷體" w:eastAsia="標楷體" w:hAnsi="標楷體" w:cs="新細明體"/>
                <w:kern w:val="0"/>
              </w:rPr>
            </w:pPr>
            <w:r w:rsidRPr="008C1264">
              <w:rPr>
                <w:rFonts w:ascii="標楷體" w:eastAsia="標楷體" w:hAnsi="標楷體" w:cs="新細明體"/>
                <w:kern w:val="0"/>
                <w:highlight w:val="darkCyan"/>
              </w:rPr>
              <w:t>0.00</w:t>
            </w:r>
          </w:p>
        </w:tc>
      </w:tr>
      <w:tr w:rsidR="006643E4" w:rsidRPr="008F20B5" w14:paraId="1FE4C580" w14:textId="77777777" w:rsidTr="00884703">
        <w:trPr>
          <w:trHeight w:val="340"/>
        </w:trPr>
        <w:tc>
          <w:tcPr>
            <w:tcW w:w="274"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923" w:type="pct"/>
          </w:tcPr>
          <w:p w14:paraId="016882E5" w14:textId="77777777" w:rsidR="006643E4" w:rsidRPr="00614F5B" w:rsidRDefault="006643E4" w:rsidP="00F009C9">
            <w:pPr>
              <w:widowControl/>
              <w:rPr>
                <w:rFonts w:ascii="標楷體" w:eastAsia="標楷體" w:hAnsi="標楷體"/>
                <w:strike/>
                <w:color w:val="0070C0"/>
              </w:rPr>
            </w:pPr>
          </w:p>
        </w:tc>
        <w:tc>
          <w:tcPr>
            <w:tcW w:w="275"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884703">
        <w:trPr>
          <w:trHeight w:val="340"/>
        </w:trPr>
        <w:tc>
          <w:tcPr>
            <w:tcW w:w="274"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BreachaYyA</w:t>
            </w:r>
            <w:proofErr w:type="spellEnd"/>
          </w:p>
        </w:tc>
        <w:tc>
          <w:tcPr>
            <w:tcW w:w="1923"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75"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884703">
        <w:trPr>
          <w:trHeight w:val="340"/>
        </w:trPr>
        <w:tc>
          <w:tcPr>
            <w:tcW w:w="274"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BreachaYyB</w:t>
            </w:r>
            <w:proofErr w:type="spellEnd"/>
          </w:p>
        </w:tc>
        <w:tc>
          <w:tcPr>
            <w:tcW w:w="1923"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75"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884703">
        <w:trPr>
          <w:trHeight w:val="340"/>
        </w:trPr>
        <w:tc>
          <w:tcPr>
            <w:tcW w:w="274"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BreachaPercent</w:t>
            </w:r>
            <w:proofErr w:type="spellEnd"/>
          </w:p>
        </w:tc>
        <w:tc>
          <w:tcPr>
            <w:tcW w:w="1923"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884703">
        <w:trPr>
          <w:trHeight w:val="340"/>
        </w:trPr>
        <w:tc>
          <w:tcPr>
            <w:tcW w:w="274"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923" w:type="pct"/>
          </w:tcPr>
          <w:p w14:paraId="5D66DC3C" w14:textId="77777777" w:rsidR="006643E4" w:rsidRPr="00614F5B" w:rsidRDefault="006643E4" w:rsidP="00F009C9">
            <w:pPr>
              <w:widowControl/>
              <w:rPr>
                <w:rFonts w:ascii="標楷體" w:eastAsia="標楷體" w:hAnsi="標楷體"/>
                <w:strike/>
                <w:color w:val="0070C0"/>
              </w:rPr>
            </w:pPr>
          </w:p>
        </w:tc>
        <w:tc>
          <w:tcPr>
            <w:tcW w:w="275"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884703">
        <w:trPr>
          <w:trHeight w:val="340"/>
        </w:trPr>
        <w:tc>
          <w:tcPr>
            <w:tcW w:w="274"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BreachbMmA</w:t>
            </w:r>
            <w:proofErr w:type="spellEnd"/>
          </w:p>
        </w:tc>
        <w:tc>
          <w:tcPr>
            <w:tcW w:w="1923"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75"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884703">
        <w:trPr>
          <w:trHeight w:val="340"/>
        </w:trPr>
        <w:tc>
          <w:tcPr>
            <w:tcW w:w="274"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BreachbMmB</w:t>
            </w:r>
            <w:proofErr w:type="spellEnd"/>
          </w:p>
        </w:tc>
        <w:tc>
          <w:tcPr>
            <w:tcW w:w="1923"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75"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884703">
        <w:trPr>
          <w:trHeight w:val="340"/>
        </w:trPr>
        <w:tc>
          <w:tcPr>
            <w:tcW w:w="274"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BreachbPercent</w:t>
            </w:r>
            <w:proofErr w:type="spellEnd"/>
          </w:p>
        </w:tc>
        <w:tc>
          <w:tcPr>
            <w:tcW w:w="1923"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20D8D787" w:rsidR="006643E4" w:rsidRDefault="006643E4" w:rsidP="00B817E5">
      <w:pPr>
        <w:pStyle w:val="3"/>
        <w:numPr>
          <w:ilvl w:val="2"/>
          <w:numId w:val="41"/>
        </w:numPr>
        <w:spacing w:before="0"/>
        <w:rPr>
          <w:rFonts w:ascii="標楷體" w:hAnsi="標楷體"/>
          <w:b/>
          <w:szCs w:val="32"/>
        </w:rPr>
      </w:pPr>
      <w:bookmarkStart w:id="339" w:name="_L2102商品參數-階梯式利率明細"/>
      <w:bookmarkStart w:id="340" w:name="_L6302指標利率登錄/維護"/>
      <w:bookmarkStart w:id="341" w:name="_Toc90483174"/>
      <w:bookmarkStart w:id="342" w:name="_Toc90483429"/>
      <w:bookmarkStart w:id="343" w:name="_Toc90483545"/>
      <w:bookmarkStart w:id="344" w:name="_Toc90483771"/>
      <w:bookmarkStart w:id="345" w:name="_Toc90490043"/>
      <w:bookmarkStart w:id="346" w:name="_Toc131080955"/>
      <w:bookmarkEnd w:id="339"/>
      <w:bookmarkEnd w:id="340"/>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41"/>
      <w:bookmarkEnd w:id="342"/>
      <w:bookmarkEnd w:id="343"/>
      <w:bookmarkEnd w:id="344"/>
      <w:bookmarkEnd w:id="345"/>
      <w:bookmarkEnd w:id="346"/>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FuncCode</w:t>
            </w:r>
            <w:proofErr w:type="spellEnd"/>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BaseRateCode</w:t>
            </w:r>
            <w:proofErr w:type="spellEnd"/>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CurrencyCode</w:t>
            </w:r>
            <w:proofErr w:type="spellEnd"/>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EffectDate</w:t>
            </w:r>
            <w:proofErr w:type="spellEnd"/>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BaseRate</w:t>
            </w:r>
            <w:proofErr w:type="spellEnd"/>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76F5A0" w:rsidR="001B18C9" w:rsidRDefault="001B18C9">
      <w:pPr>
        <w:widowControl/>
        <w:rPr>
          <w:rFonts w:ascii="標楷體" w:eastAsia="標楷體" w:hAnsi="標楷體"/>
        </w:rPr>
      </w:pPr>
      <w:r>
        <w:rPr>
          <w:rFonts w:ascii="標楷體" w:eastAsia="標楷體" w:hAnsi="標楷體"/>
        </w:rPr>
        <w:br w:type="page"/>
      </w:r>
    </w:p>
    <w:p w14:paraId="794FE11F" w14:textId="48AF3E16" w:rsidR="001B18C9" w:rsidRPr="004A1C2C" w:rsidRDefault="001B18C9" w:rsidP="001B18C9">
      <w:pPr>
        <w:pStyle w:val="3"/>
        <w:spacing w:after="240"/>
        <w:ind w:leftChars="100" w:left="240"/>
        <w:rPr>
          <w:rFonts w:ascii="標楷體" w:hAnsi="標楷體"/>
        </w:rPr>
      </w:pPr>
      <w:bookmarkStart w:id="347" w:name="_Toc131080956"/>
      <w:r>
        <w:rPr>
          <w:rFonts w:ascii="標楷體" w:hAnsi="標楷體" w:cs="新細明體" w:hint="eastAsia"/>
          <w:color w:val="000000"/>
          <w:kern w:val="0"/>
        </w:rPr>
        <w:lastRenderedPageBreak/>
        <w:t>五、I</w:t>
      </w:r>
      <w:r>
        <w:rPr>
          <w:rFonts w:ascii="標楷體" w:hAnsi="標楷體" w:cs="新細明體"/>
          <w:color w:val="000000"/>
          <w:kern w:val="0"/>
        </w:rPr>
        <w:t>nformatica</w:t>
      </w:r>
      <w:bookmarkEnd w:id="347"/>
    </w:p>
    <w:p w14:paraId="087C69D0" w14:textId="08C6EE28" w:rsidR="001B18C9" w:rsidRPr="001B18C9" w:rsidRDefault="001B18C9" w:rsidP="001B18C9">
      <w:pPr>
        <w:pStyle w:val="3"/>
        <w:numPr>
          <w:ilvl w:val="2"/>
          <w:numId w:val="43"/>
        </w:numPr>
        <w:spacing w:before="0"/>
        <w:rPr>
          <w:rFonts w:ascii="標楷體" w:hAnsi="標楷體"/>
          <w:b/>
          <w:sz w:val="20"/>
        </w:rPr>
      </w:pPr>
      <w:bookmarkStart w:id="348" w:name="_Toc131080957"/>
      <w:r w:rsidRPr="008F20B5">
        <w:rPr>
          <w:rFonts w:ascii="標楷體" w:hAnsi="標楷體"/>
          <w:b/>
          <w:szCs w:val="32"/>
        </w:rPr>
        <w:t>L</w:t>
      </w:r>
      <w:r>
        <w:rPr>
          <w:rFonts w:ascii="標楷體" w:hAnsi="標楷體" w:hint="eastAsia"/>
          <w:b/>
          <w:szCs w:val="32"/>
        </w:rPr>
        <w:t>7501房屋貸款餘額查詢</w:t>
      </w:r>
      <w:bookmarkEnd w:id="348"/>
    </w:p>
    <w:p w14:paraId="63C7C0A8" w14:textId="77777777" w:rsidR="001B18C9" w:rsidRDefault="001B18C9" w:rsidP="001B18C9">
      <w:pPr>
        <w:pStyle w:val="40"/>
        <w:rPr>
          <w:rFonts w:ascii="標楷體" w:eastAsiaTheme="minorEastAsia" w:hAnsi="標楷體"/>
          <w:b/>
          <w:bCs/>
          <w:color w:val="000000" w:themeColor="text1"/>
          <w:kern w:val="0"/>
          <w:sz w:val="24"/>
          <w:szCs w:val="24"/>
        </w:rPr>
      </w:pPr>
      <w:r>
        <w:rPr>
          <w:rFonts w:ascii="標楷體" w:hAnsi="標楷體" w:hint="eastAsia"/>
          <w:b/>
          <w:bCs/>
          <w:i/>
          <w:iCs/>
          <w:color w:val="000000" w:themeColor="text1"/>
          <w:sz w:val="24"/>
          <w:szCs w:val="24"/>
        </w:rPr>
        <w:t>WS参數說明</w:t>
      </w:r>
    </w:p>
    <w:p w14:paraId="0136CA66" w14:textId="77777777" w:rsidR="001B18C9" w:rsidRDefault="001B18C9" w:rsidP="001B18C9">
      <w:pPr>
        <w:pStyle w:val="40"/>
        <w:keepNext/>
        <w:keepLines/>
        <w:widowControl/>
        <w:numPr>
          <w:ilvl w:val="0"/>
          <w:numId w:val="46"/>
        </w:numPr>
        <w:snapToGrid/>
        <w:spacing w:before="40"/>
        <w:rPr>
          <w:rFonts w:ascii="標楷體" w:hAnsi="標楷體"/>
          <w:b/>
          <w:bCs/>
          <w:i/>
          <w:iCs/>
          <w:color w:val="000000" w:themeColor="text1"/>
          <w:sz w:val="24"/>
          <w:szCs w:val="24"/>
        </w:rPr>
      </w:pPr>
      <w:r>
        <w:rPr>
          <w:rFonts w:ascii="標楷體" w:hAnsi="標楷體" w:hint="eastAsia"/>
          <w:b/>
          <w:bCs/>
          <w:i/>
          <w:iCs/>
          <w:color w:val="000000" w:themeColor="text1"/>
          <w:sz w:val="24"/>
          <w:szCs w:val="24"/>
        </w:rPr>
        <w:t>Request</w:t>
      </w:r>
      <w:del w:id="349" w:author="簡琦欣" w:date="2023-03-23T15:58:00Z">
        <w:r>
          <w:rPr>
            <w:rFonts w:ascii="標楷體" w:hAnsi="標楷體" w:hint="eastAsia"/>
            <w:b/>
            <w:bCs/>
            <w:i/>
            <w:iCs/>
            <w:color w:val="000000" w:themeColor="text1"/>
            <w:sz w:val="24"/>
            <w:szCs w:val="24"/>
          </w:rPr>
          <w:delText>之P_SUMMARY_TBL</w:delText>
        </w:r>
      </w:del>
      <w:r>
        <w:rPr>
          <w:rFonts w:ascii="標楷體" w:hAnsi="標楷體" w:hint="eastAsia"/>
          <w:b/>
          <w:bCs/>
          <w:i/>
          <w:iCs/>
          <w:color w:val="000000" w:themeColor="text1"/>
          <w:sz w:val="24"/>
          <w:szCs w:val="24"/>
        </w:rPr>
        <w:t>欄位說明</w:t>
      </w:r>
    </w:p>
    <w:p w14:paraId="2DFF5B9C" w14:textId="77777777" w:rsidR="001B18C9" w:rsidRDefault="001B18C9">
      <w:pPr>
        <w:pStyle w:val="40"/>
        <w:keepNext/>
        <w:keepLines/>
        <w:widowControl/>
        <w:numPr>
          <w:ilvl w:val="1"/>
          <w:numId w:val="46"/>
        </w:numPr>
        <w:snapToGrid/>
        <w:spacing w:before="40"/>
        <w:rPr>
          <w:rFonts w:ascii="標楷體" w:hAnsi="標楷體"/>
          <w:b/>
          <w:bCs/>
          <w:i/>
          <w:iCs/>
          <w:color w:val="000000" w:themeColor="text1"/>
          <w:sz w:val="24"/>
          <w:szCs w:val="24"/>
          <w:lang w:eastAsia="zh-CN"/>
        </w:rPr>
        <w:pPrChange w:id="350" w:author="Unknown" w:date="2023-03-29T17:03:00Z">
          <w:pPr>
            <w:pStyle w:val="40"/>
            <w:numPr>
              <w:ilvl w:val="1"/>
              <w:numId w:val="2"/>
            </w:numPr>
            <w:tabs>
              <w:tab w:val="num" w:pos="3053"/>
            </w:tabs>
            <w:ind w:left="480" w:hanging="480"/>
          </w:pPr>
        </w:pPrChange>
      </w:pPr>
      <w:ins w:id="351" w:author="ST1-ChihWei" w:date="2023-03-29T17:03:00Z">
        <w:r>
          <w:rPr>
            <w:rFonts w:ascii="標楷體" w:hAnsi="標楷體"/>
            <w:b/>
            <w:bCs/>
            <w:color w:val="000000" w:themeColor="text1"/>
            <w:sz w:val="24"/>
            <w:szCs w:val="24"/>
            <w:lang w:eastAsia="zh-CN"/>
            <w:rPrChange w:id="352" w:author="Unknown" w:date="2023-03-29T17:04:00Z">
              <w:rPr>
                <w:rFonts w:ascii="新細明體" w:eastAsia="新細明體" w:hAnsi="新細明體"/>
              </w:rPr>
            </w:rPrChange>
          </w:rPr>
          <w:t>R</w:t>
        </w:r>
      </w:ins>
      <w:ins w:id="353" w:author="ST1-ChihWei" w:date="2023-03-29T17:04:00Z">
        <w:r>
          <w:rPr>
            <w:rFonts w:ascii="標楷體" w:hAnsi="標楷體"/>
            <w:b/>
            <w:bCs/>
            <w:color w:val="000000" w:themeColor="text1"/>
            <w:sz w:val="24"/>
            <w:szCs w:val="24"/>
            <w:lang w:eastAsia="zh-CN"/>
            <w:rPrChange w:id="354" w:author="Unknown" w:date="2023-03-29T17:04:00Z">
              <w:rPr/>
            </w:rPrChange>
          </w:rPr>
          <w:t>equest Body</w:t>
        </w:r>
      </w:ins>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435"/>
        <w:gridCol w:w="550"/>
        <w:gridCol w:w="810"/>
        <w:gridCol w:w="4308"/>
      </w:tblGrid>
      <w:tr w:rsidR="001B18C9" w14:paraId="70AC4103"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386A3E20" w14:textId="77777777" w:rsidR="001B18C9" w:rsidRDefault="001B18C9">
            <w:pPr>
              <w:pStyle w:val="TableText"/>
              <w:spacing w:line="256" w:lineRule="auto"/>
              <w:jc w:val="center"/>
              <w:rPr>
                <w:b/>
                <w:sz w:val="17"/>
                <w:szCs w:val="17"/>
              </w:rPr>
            </w:pPr>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5EDE176B"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436" w:type="dxa"/>
            <w:tcBorders>
              <w:top w:val="single" w:sz="12" w:space="0" w:color="auto"/>
              <w:left w:val="single" w:sz="6" w:space="0" w:color="auto"/>
              <w:bottom w:val="single" w:sz="12" w:space="0" w:color="auto"/>
              <w:right w:val="single" w:sz="6" w:space="0" w:color="auto"/>
            </w:tcBorders>
            <w:shd w:val="pct20" w:color="auto" w:fill="auto"/>
            <w:hideMark/>
          </w:tcPr>
          <w:p w14:paraId="09355877"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550" w:type="dxa"/>
            <w:tcBorders>
              <w:top w:val="single" w:sz="12" w:space="0" w:color="auto"/>
              <w:left w:val="single" w:sz="6" w:space="0" w:color="auto"/>
              <w:bottom w:val="single" w:sz="12" w:space="0" w:color="auto"/>
              <w:right w:val="single" w:sz="6" w:space="0" w:color="auto"/>
            </w:tcBorders>
            <w:shd w:val="pct20" w:color="auto" w:fill="auto"/>
            <w:hideMark/>
          </w:tcPr>
          <w:p w14:paraId="5E8F729E"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402D09BD"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1ADB788C"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29D3C9D4"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1B470C19"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0FA7E63D" w14:textId="77777777" w:rsidR="001B18C9" w:rsidRDefault="001B18C9">
            <w:pPr>
              <w:pStyle w:val="TableText"/>
              <w:spacing w:line="256" w:lineRule="auto"/>
              <w:jc w:val="center"/>
              <w:rPr>
                <w:b/>
                <w:sz w:val="2"/>
                <w:szCs w:val="2"/>
              </w:rPr>
            </w:pPr>
          </w:p>
        </w:tc>
        <w:tc>
          <w:tcPr>
            <w:tcW w:w="1436" w:type="dxa"/>
            <w:tcBorders>
              <w:top w:val="single" w:sz="12" w:space="0" w:color="auto"/>
              <w:left w:val="nil"/>
              <w:bottom w:val="single" w:sz="6" w:space="0" w:color="auto"/>
              <w:right w:val="nil"/>
            </w:tcBorders>
            <w:shd w:val="pct50" w:color="auto" w:fill="auto"/>
          </w:tcPr>
          <w:p w14:paraId="37386CC1" w14:textId="77777777" w:rsidR="001B18C9" w:rsidRDefault="001B18C9">
            <w:pPr>
              <w:pStyle w:val="TableText"/>
              <w:spacing w:line="256" w:lineRule="auto"/>
              <w:jc w:val="center"/>
              <w:rPr>
                <w:b/>
                <w:sz w:val="2"/>
                <w:szCs w:val="2"/>
              </w:rPr>
            </w:pPr>
          </w:p>
        </w:tc>
        <w:tc>
          <w:tcPr>
            <w:tcW w:w="550" w:type="dxa"/>
            <w:tcBorders>
              <w:top w:val="single" w:sz="12" w:space="0" w:color="auto"/>
              <w:left w:val="nil"/>
              <w:bottom w:val="single" w:sz="6" w:space="0" w:color="auto"/>
              <w:right w:val="nil"/>
            </w:tcBorders>
            <w:shd w:val="pct50" w:color="auto" w:fill="auto"/>
          </w:tcPr>
          <w:p w14:paraId="0AB1039B"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43E3FC78"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1C59530D" w14:textId="77777777" w:rsidR="001B18C9" w:rsidRDefault="001B18C9">
            <w:pPr>
              <w:pStyle w:val="TableText"/>
              <w:spacing w:line="256" w:lineRule="auto"/>
              <w:jc w:val="center"/>
              <w:rPr>
                <w:b/>
                <w:sz w:val="2"/>
                <w:szCs w:val="2"/>
              </w:rPr>
            </w:pPr>
          </w:p>
        </w:tc>
      </w:tr>
      <w:tr w:rsidR="001B18C9" w14:paraId="37615A0D" w14:textId="77777777" w:rsidTr="001B18C9">
        <w:trPr>
          <w:cantSplit/>
          <w:trHeight w:val="287"/>
          <w:del w:id="355" w:author="簡琦欣" w:date="2023-03-23T15:56:00Z"/>
        </w:trPr>
        <w:tc>
          <w:tcPr>
            <w:tcW w:w="630" w:type="dxa"/>
            <w:tcBorders>
              <w:top w:val="single" w:sz="6" w:space="0" w:color="auto"/>
              <w:left w:val="single" w:sz="12" w:space="0" w:color="auto"/>
              <w:bottom w:val="single" w:sz="6" w:space="0" w:color="auto"/>
              <w:right w:val="single" w:sz="6" w:space="0" w:color="auto"/>
            </w:tcBorders>
            <w:hideMark/>
          </w:tcPr>
          <w:p w14:paraId="3CF29505" w14:textId="77777777" w:rsidR="001B18C9" w:rsidRDefault="001B18C9">
            <w:pPr>
              <w:pStyle w:val="TableText"/>
              <w:spacing w:line="256" w:lineRule="auto"/>
              <w:rPr>
                <w:del w:id="356" w:author="簡琦欣" w:date="2023-03-23T15:56:00Z"/>
                <w:sz w:val="17"/>
                <w:szCs w:val="17"/>
              </w:rPr>
            </w:pPr>
            <w:del w:id="357" w:author="簡琦欣" w:date="2023-03-23T15:56:00Z">
              <w:r>
                <w:rPr>
                  <w:rFonts w:hint="eastAsia"/>
                  <w:sz w:val="17"/>
                  <w:szCs w:val="17"/>
                </w:rPr>
                <w:delText>1</w:delText>
              </w:r>
            </w:del>
          </w:p>
        </w:tc>
        <w:tc>
          <w:tcPr>
            <w:tcW w:w="2064" w:type="dxa"/>
            <w:tcBorders>
              <w:top w:val="single" w:sz="6" w:space="0" w:color="auto"/>
              <w:left w:val="single" w:sz="6" w:space="0" w:color="auto"/>
              <w:bottom w:val="single" w:sz="6" w:space="0" w:color="auto"/>
              <w:right w:val="single" w:sz="6" w:space="0" w:color="auto"/>
            </w:tcBorders>
            <w:hideMark/>
          </w:tcPr>
          <w:p w14:paraId="414BB3D6" w14:textId="77777777" w:rsidR="001B18C9" w:rsidRDefault="001B18C9">
            <w:pPr>
              <w:pStyle w:val="TableText"/>
              <w:spacing w:line="256" w:lineRule="auto"/>
              <w:rPr>
                <w:del w:id="358" w:author="簡琦欣" w:date="2023-03-23T15:56:00Z"/>
                <w:sz w:val="17"/>
                <w:szCs w:val="17"/>
              </w:rPr>
            </w:pPr>
            <w:del w:id="359" w:author="簡琦欣" w:date="2023-03-23T15:56:00Z">
              <w:r>
                <w:rPr>
                  <w:rFonts w:hint="eastAsia"/>
                  <w:sz w:val="17"/>
                  <w:szCs w:val="17"/>
                </w:rPr>
                <w:delText>P_SUMMARY_TBL</w:delText>
              </w:r>
            </w:del>
          </w:p>
        </w:tc>
        <w:tc>
          <w:tcPr>
            <w:tcW w:w="1436" w:type="dxa"/>
            <w:tcBorders>
              <w:top w:val="single" w:sz="6" w:space="0" w:color="auto"/>
              <w:left w:val="single" w:sz="6" w:space="0" w:color="auto"/>
              <w:bottom w:val="single" w:sz="6" w:space="0" w:color="auto"/>
              <w:right w:val="single" w:sz="6" w:space="0" w:color="auto"/>
            </w:tcBorders>
            <w:hideMark/>
          </w:tcPr>
          <w:p w14:paraId="103EFC7A" w14:textId="77777777" w:rsidR="001B18C9" w:rsidRDefault="001B18C9">
            <w:pPr>
              <w:pStyle w:val="TableText"/>
              <w:spacing w:line="256" w:lineRule="auto"/>
              <w:rPr>
                <w:del w:id="360" w:author="簡琦欣" w:date="2023-03-23T15:56:00Z"/>
                <w:b/>
                <w:sz w:val="17"/>
                <w:szCs w:val="17"/>
                <w:lang w:eastAsia="zh-TW"/>
              </w:rPr>
            </w:pPr>
            <w:del w:id="361" w:author="簡琦欣" w:date="2023-03-23T15:56:00Z">
              <w:r>
                <w:rPr>
                  <w:rFonts w:hint="eastAsia"/>
                  <w:b/>
                  <w:sz w:val="17"/>
                  <w:szCs w:val="17"/>
                  <w:lang w:eastAsia="zh-TW"/>
                </w:rPr>
                <w:delText>Table</w:delText>
              </w:r>
            </w:del>
          </w:p>
        </w:tc>
        <w:tc>
          <w:tcPr>
            <w:tcW w:w="550" w:type="dxa"/>
            <w:tcBorders>
              <w:top w:val="single" w:sz="6" w:space="0" w:color="auto"/>
              <w:left w:val="single" w:sz="6" w:space="0" w:color="auto"/>
              <w:bottom w:val="single" w:sz="6" w:space="0" w:color="auto"/>
              <w:right w:val="single" w:sz="6" w:space="0" w:color="auto"/>
            </w:tcBorders>
            <w:hideMark/>
          </w:tcPr>
          <w:p w14:paraId="5B687EBA" w14:textId="77777777" w:rsidR="001B18C9" w:rsidRDefault="001B18C9">
            <w:pPr>
              <w:pStyle w:val="TableText"/>
              <w:spacing w:line="256" w:lineRule="auto"/>
              <w:rPr>
                <w:del w:id="362" w:author="簡琦欣" w:date="2023-03-23T15:56:00Z"/>
                <w:sz w:val="17"/>
                <w:szCs w:val="17"/>
              </w:rPr>
            </w:pPr>
            <w:del w:id="363" w:author="簡琦欣" w:date="2023-03-23T15:56: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2D29E6E" w14:textId="77777777" w:rsidR="001B18C9" w:rsidRDefault="001B18C9">
            <w:pPr>
              <w:pStyle w:val="TableText"/>
              <w:spacing w:line="256" w:lineRule="auto"/>
              <w:rPr>
                <w:del w:id="364" w:author="簡琦欣" w:date="2023-03-23T15:56:00Z"/>
                <w:sz w:val="17"/>
                <w:szCs w:val="17"/>
              </w:rPr>
            </w:pPr>
            <w:del w:id="365" w:author="簡琦欣" w:date="2023-03-23T15:56: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514BB46" w14:textId="77777777" w:rsidR="001B18C9" w:rsidRDefault="001B18C9">
            <w:pPr>
              <w:pStyle w:val="TableText"/>
              <w:spacing w:line="256" w:lineRule="auto"/>
              <w:rPr>
                <w:del w:id="366" w:author="簡琦欣" w:date="2023-03-23T15:56:00Z"/>
                <w:sz w:val="17"/>
                <w:szCs w:val="17"/>
                <w:lang w:eastAsia="zh-TW"/>
              </w:rPr>
            </w:pPr>
            <w:del w:id="367" w:author="簡琦欣" w:date="2023-03-23T15:56:00Z">
              <w:r>
                <w:rPr>
                  <w:rFonts w:hint="eastAsia"/>
                  <w:sz w:val="17"/>
                  <w:szCs w:val="17"/>
                  <w:lang w:eastAsia="zh-TW"/>
                </w:rPr>
                <w:delText>傳票匯總訊息，詳細欄位如下：</w:delText>
              </w:r>
            </w:del>
          </w:p>
        </w:tc>
      </w:tr>
      <w:tr w:rsidR="001B18C9" w14:paraId="095BD55F" w14:textId="77777777" w:rsidTr="001B18C9">
        <w:trPr>
          <w:cantSplit/>
          <w:trHeight w:val="287"/>
          <w:del w:id="368" w:author="簡琦欣" w:date="2023-03-23T15:56:00Z"/>
        </w:trPr>
        <w:tc>
          <w:tcPr>
            <w:tcW w:w="630" w:type="dxa"/>
            <w:tcBorders>
              <w:top w:val="single" w:sz="6" w:space="0" w:color="auto"/>
              <w:left w:val="single" w:sz="12" w:space="0" w:color="auto"/>
              <w:bottom w:val="single" w:sz="6" w:space="0" w:color="auto"/>
              <w:right w:val="single" w:sz="6" w:space="0" w:color="auto"/>
            </w:tcBorders>
            <w:hideMark/>
          </w:tcPr>
          <w:p w14:paraId="2CC874AC" w14:textId="77777777" w:rsidR="001B18C9" w:rsidRDefault="001B18C9">
            <w:pPr>
              <w:pStyle w:val="TableText"/>
              <w:spacing w:line="256" w:lineRule="auto"/>
              <w:rPr>
                <w:del w:id="369" w:author="簡琦欣" w:date="2023-03-23T15:56:00Z"/>
                <w:sz w:val="17"/>
                <w:szCs w:val="17"/>
                <w:lang w:eastAsia="zh-TW"/>
              </w:rPr>
            </w:pPr>
            <w:del w:id="370" w:author="簡琦欣" w:date="2023-03-23T15:56:00Z">
              <w:r>
                <w:rPr>
                  <w:rFonts w:hint="eastAsia"/>
                  <w:sz w:val="17"/>
                  <w:szCs w:val="17"/>
                </w:rPr>
                <w:delText>1.1</w:delText>
              </w:r>
            </w:del>
          </w:p>
        </w:tc>
        <w:tc>
          <w:tcPr>
            <w:tcW w:w="2064" w:type="dxa"/>
            <w:tcBorders>
              <w:top w:val="single" w:sz="6" w:space="0" w:color="auto"/>
              <w:left w:val="single" w:sz="6" w:space="0" w:color="auto"/>
              <w:bottom w:val="single" w:sz="6" w:space="0" w:color="auto"/>
              <w:right w:val="single" w:sz="6" w:space="0" w:color="auto"/>
            </w:tcBorders>
            <w:hideMark/>
          </w:tcPr>
          <w:p w14:paraId="2130BD0F" w14:textId="77777777" w:rsidR="001B18C9" w:rsidRDefault="001B18C9">
            <w:pPr>
              <w:pStyle w:val="TableText"/>
              <w:spacing w:line="256" w:lineRule="auto"/>
              <w:rPr>
                <w:del w:id="371" w:author="簡琦欣" w:date="2023-03-23T15:56:00Z"/>
                <w:sz w:val="17"/>
                <w:szCs w:val="17"/>
              </w:rPr>
            </w:pPr>
            <w:del w:id="372" w:author="簡琦欣" w:date="2023-03-23T15:56: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GROUP_ID</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65D1A25E" w14:textId="77777777" w:rsidR="001B18C9" w:rsidRDefault="001B18C9">
            <w:pPr>
              <w:pStyle w:val="TableText"/>
              <w:spacing w:line="256" w:lineRule="auto"/>
              <w:rPr>
                <w:del w:id="373" w:author="簡琦欣" w:date="2023-03-23T15:56:00Z"/>
                <w:sz w:val="17"/>
                <w:szCs w:val="17"/>
                <w:lang w:eastAsia="zh-TW"/>
              </w:rPr>
            </w:pPr>
            <w:del w:id="374" w:author="簡琦欣" w:date="2023-03-23T15:56:00Z">
              <w:r>
                <w:rPr>
                  <w:rFonts w:hint="eastAsia"/>
                  <w:sz w:val="17"/>
                  <w:szCs w:val="17"/>
                  <w:lang w:eastAsia="zh-TW"/>
                </w:rPr>
                <w:delText>Number</w:delText>
              </w:r>
            </w:del>
          </w:p>
        </w:tc>
        <w:tc>
          <w:tcPr>
            <w:tcW w:w="550" w:type="dxa"/>
            <w:tcBorders>
              <w:top w:val="single" w:sz="6" w:space="0" w:color="auto"/>
              <w:left w:val="single" w:sz="6" w:space="0" w:color="auto"/>
              <w:bottom w:val="single" w:sz="6" w:space="0" w:color="auto"/>
              <w:right w:val="single" w:sz="6" w:space="0" w:color="auto"/>
            </w:tcBorders>
            <w:hideMark/>
          </w:tcPr>
          <w:p w14:paraId="364ED9A6" w14:textId="77777777" w:rsidR="001B18C9" w:rsidRDefault="001B18C9">
            <w:pPr>
              <w:pStyle w:val="TableText"/>
              <w:spacing w:line="256" w:lineRule="auto"/>
              <w:rPr>
                <w:del w:id="375" w:author="簡琦欣" w:date="2023-03-23T15:56:00Z"/>
                <w:sz w:val="17"/>
                <w:szCs w:val="17"/>
              </w:rPr>
            </w:pPr>
            <w:del w:id="376" w:author="簡琦欣" w:date="2023-03-23T15:56: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A00858E" w14:textId="77777777" w:rsidR="001B18C9" w:rsidRDefault="001B18C9">
            <w:pPr>
              <w:pStyle w:val="TableText"/>
              <w:spacing w:line="256" w:lineRule="auto"/>
              <w:rPr>
                <w:del w:id="377" w:author="簡琦欣" w:date="2023-03-23T15:56:00Z"/>
                <w:sz w:val="17"/>
                <w:szCs w:val="17"/>
              </w:rPr>
            </w:pPr>
            <w:del w:id="378" w:author="簡琦欣" w:date="2023-03-23T15:56: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11060AB" w14:textId="77777777" w:rsidR="001B18C9" w:rsidRDefault="001B18C9">
            <w:pPr>
              <w:pStyle w:val="TableText"/>
              <w:spacing w:line="256" w:lineRule="auto"/>
              <w:rPr>
                <w:del w:id="379" w:author="簡琦欣" w:date="2023-03-23T15:56:00Z"/>
                <w:sz w:val="17"/>
                <w:szCs w:val="17"/>
                <w:lang w:eastAsia="zh-TW"/>
              </w:rPr>
            </w:pPr>
            <w:del w:id="380" w:author="簡琦欣" w:date="2023-03-23T15:56:00Z">
              <w:r>
                <w:rPr>
                  <w:rFonts w:hint="eastAsia"/>
                  <w:sz w:val="17"/>
                  <w:szCs w:val="17"/>
                  <w:lang w:eastAsia="zh-TW"/>
                </w:rPr>
                <w:delText>1.ETL批號(匯出日期YYYYMMDD+3位流水號)</w:delText>
              </w:r>
            </w:del>
          </w:p>
          <w:p w14:paraId="7C594FEB" w14:textId="77777777" w:rsidR="001B18C9" w:rsidRDefault="001B18C9">
            <w:pPr>
              <w:pStyle w:val="TableText"/>
              <w:spacing w:line="256" w:lineRule="auto"/>
              <w:rPr>
                <w:del w:id="381" w:author="簡琦欣" w:date="2023-03-23T15:56:00Z"/>
                <w:sz w:val="17"/>
                <w:szCs w:val="17"/>
                <w:lang w:eastAsia="zh-TW"/>
              </w:rPr>
            </w:pPr>
            <w:del w:id="382" w:author="簡琦欣" w:date="2023-03-23T15:56:00Z">
              <w:r>
                <w:rPr>
                  <w:rFonts w:hint="eastAsia"/>
                  <w:sz w:val="17"/>
                  <w:szCs w:val="17"/>
                  <w:lang w:eastAsia="zh-TW"/>
                </w:rPr>
                <w:delText>2.每次呼叫WS僅一個批號</w:delText>
              </w:r>
            </w:del>
          </w:p>
        </w:tc>
      </w:tr>
      <w:tr w:rsidR="001B18C9" w14:paraId="56099F3A"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3155FAD" w14:textId="77777777" w:rsidR="001B18C9" w:rsidRDefault="001B18C9">
            <w:pPr>
              <w:pStyle w:val="TableText"/>
              <w:spacing w:line="256" w:lineRule="auto"/>
              <w:rPr>
                <w:sz w:val="17"/>
                <w:szCs w:val="17"/>
                <w:lang w:eastAsia="zh-TW"/>
              </w:rPr>
            </w:pPr>
            <w:r>
              <w:rPr>
                <w:rFonts w:hint="eastAsia"/>
                <w:sz w:val="17"/>
                <w:szCs w:val="17"/>
                <w:lang w:eastAsia="zh-TW"/>
              </w:rPr>
              <w:t>1</w:t>
            </w:r>
          </w:p>
        </w:tc>
        <w:tc>
          <w:tcPr>
            <w:tcW w:w="2064" w:type="dxa"/>
            <w:tcBorders>
              <w:top w:val="single" w:sz="6" w:space="0" w:color="auto"/>
              <w:left w:val="single" w:sz="6" w:space="0" w:color="auto"/>
              <w:bottom w:val="single" w:sz="6" w:space="0" w:color="auto"/>
              <w:right w:val="single" w:sz="6" w:space="0" w:color="auto"/>
            </w:tcBorders>
            <w:hideMark/>
          </w:tcPr>
          <w:p w14:paraId="0604323D" w14:textId="77777777" w:rsidR="001B18C9" w:rsidRDefault="001B18C9">
            <w:pPr>
              <w:pStyle w:val="TableText"/>
              <w:spacing w:line="256" w:lineRule="auto"/>
              <w:rPr>
                <w:sz w:val="17"/>
                <w:szCs w:val="17"/>
                <w:lang w:eastAsia="zh-TW"/>
              </w:rPr>
            </w:pPr>
            <w:proofErr w:type="spellStart"/>
            <w:r>
              <w:rPr>
                <w:rFonts w:hint="eastAsia"/>
                <w:sz w:val="17"/>
                <w:szCs w:val="17"/>
                <w:lang w:eastAsia="zh-TW"/>
              </w:rPr>
              <w:t>TellerNo</w:t>
            </w:r>
            <w:proofErr w:type="spellEnd"/>
          </w:p>
        </w:tc>
        <w:tc>
          <w:tcPr>
            <w:tcW w:w="1436" w:type="dxa"/>
            <w:tcBorders>
              <w:top w:val="single" w:sz="6" w:space="0" w:color="auto"/>
              <w:left w:val="single" w:sz="6" w:space="0" w:color="auto"/>
              <w:bottom w:val="single" w:sz="6" w:space="0" w:color="auto"/>
              <w:right w:val="single" w:sz="6" w:space="0" w:color="auto"/>
            </w:tcBorders>
            <w:vAlign w:val="center"/>
            <w:hideMark/>
          </w:tcPr>
          <w:p w14:paraId="6A07FF16" w14:textId="77777777" w:rsidR="001B18C9" w:rsidRDefault="001B18C9">
            <w:pPr>
              <w:pStyle w:val="TableText"/>
              <w:spacing w:line="256" w:lineRule="auto"/>
              <w:rPr>
                <w:sz w:val="17"/>
                <w:szCs w:val="17"/>
                <w:lang w:eastAsia="zh-TW"/>
              </w:rPr>
            </w:pPr>
            <w:r>
              <w:rPr>
                <w:rFonts w:hint="eastAsia"/>
                <w:sz w:val="17"/>
                <w:szCs w:val="17"/>
                <w:lang w:eastAsia="zh-TW"/>
              </w:rPr>
              <w:t>X(6)</w:t>
            </w:r>
          </w:p>
        </w:tc>
        <w:tc>
          <w:tcPr>
            <w:tcW w:w="550" w:type="dxa"/>
            <w:tcBorders>
              <w:top w:val="single" w:sz="6" w:space="0" w:color="auto"/>
              <w:left w:val="single" w:sz="6" w:space="0" w:color="auto"/>
              <w:bottom w:val="single" w:sz="6" w:space="0" w:color="auto"/>
              <w:right w:val="single" w:sz="6" w:space="0" w:color="auto"/>
            </w:tcBorders>
            <w:hideMark/>
          </w:tcPr>
          <w:p w14:paraId="4FD1E048" w14:textId="77777777" w:rsidR="001B18C9" w:rsidRDefault="001B18C9">
            <w:pPr>
              <w:pStyle w:val="TableText"/>
              <w:spacing w:line="256" w:lineRule="auto"/>
              <w:rPr>
                <w:sz w:val="17"/>
                <w:szCs w:val="17"/>
              </w:rPr>
            </w:pPr>
            <w:r>
              <w:rPr>
                <w:rFonts w:hint="eastAsia"/>
                <w:sz w:val="17"/>
                <w:szCs w:val="17"/>
                <w:lang w:eastAsia="zh-TW"/>
              </w:rPr>
              <w:t>YES</w:t>
            </w:r>
          </w:p>
        </w:tc>
        <w:tc>
          <w:tcPr>
            <w:tcW w:w="810" w:type="dxa"/>
            <w:tcBorders>
              <w:top w:val="single" w:sz="6" w:space="0" w:color="auto"/>
              <w:left w:val="single" w:sz="6" w:space="0" w:color="auto"/>
              <w:bottom w:val="single" w:sz="6" w:space="0" w:color="auto"/>
              <w:right w:val="single" w:sz="6" w:space="0" w:color="auto"/>
            </w:tcBorders>
            <w:hideMark/>
          </w:tcPr>
          <w:p w14:paraId="41961C92" w14:textId="77777777" w:rsidR="001B18C9" w:rsidRDefault="001B18C9">
            <w:pPr>
              <w:pStyle w:val="TableText"/>
              <w:spacing w:line="256" w:lineRule="auto"/>
              <w:rPr>
                <w:sz w:val="17"/>
                <w:szCs w:val="17"/>
              </w:rPr>
            </w:pPr>
            <w:r>
              <w:rPr>
                <w:rFonts w:hint="eastAsia"/>
                <w:sz w:val="17"/>
                <w:szCs w:val="17"/>
                <w:lang w:eastAsia="zh-TW"/>
              </w:rPr>
              <w:t>IN</w:t>
            </w:r>
          </w:p>
        </w:tc>
        <w:tc>
          <w:tcPr>
            <w:tcW w:w="4310" w:type="dxa"/>
            <w:tcBorders>
              <w:top w:val="single" w:sz="6" w:space="0" w:color="auto"/>
              <w:left w:val="single" w:sz="6" w:space="0" w:color="auto"/>
              <w:bottom w:val="single" w:sz="6" w:space="0" w:color="auto"/>
              <w:right w:val="single" w:sz="12" w:space="0" w:color="auto"/>
            </w:tcBorders>
            <w:hideMark/>
          </w:tcPr>
          <w:p w14:paraId="36D2F4E4" w14:textId="77777777" w:rsidR="001B18C9" w:rsidRDefault="001B18C9">
            <w:pPr>
              <w:pStyle w:val="TableText"/>
              <w:spacing w:line="256" w:lineRule="auto"/>
              <w:rPr>
                <w:sz w:val="17"/>
                <w:szCs w:val="17"/>
                <w:lang w:eastAsia="zh-TW"/>
              </w:rPr>
            </w:pPr>
            <w:r>
              <w:rPr>
                <w:rFonts w:hint="eastAsia"/>
                <w:sz w:val="17"/>
                <w:szCs w:val="17"/>
                <w:lang w:eastAsia="zh-TW"/>
              </w:rPr>
              <w:t>固定’SKLWEB’</w:t>
            </w:r>
          </w:p>
        </w:tc>
      </w:tr>
      <w:tr w:rsidR="001B18C9" w14:paraId="1F72964B"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4A2E4A16" w14:textId="77777777" w:rsidR="001B18C9" w:rsidRDefault="001B18C9">
            <w:pPr>
              <w:pStyle w:val="TableText"/>
              <w:spacing w:line="256" w:lineRule="auto"/>
              <w:rPr>
                <w:sz w:val="17"/>
                <w:szCs w:val="17"/>
                <w:lang w:eastAsia="zh-TW"/>
              </w:rPr>
            </w:pPr>
            <w:r>
              <w:rPr>
                <w:rFonts w:hint="eastAsia"/>
                <w:sz w:val="17"/>
                <w:szCs w:val="17"/>
              </w:rPr>
              <w:t>2</w:t>
            </w:r>
            <w:del w:id="383" w:author="簡琦欣" w:date="2023-03-23T15:56: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6CDD1BE9" w14:textId="77777777" w:rsidR="001B18C9" w:rsidRDefault="001B18C9">
            <w:pPr>
              <w:pStyle w:val="TableText"/>
              <w:spacing w:line="256" w:lineRule="auto"/>
              <w:rPr>
                <w:sz w:val="17"/>
                <w:szCs w:val="17"/>
              </w:rPr>
            </w:pPr>
            <w:del w:id="384" w:author="簡琦欣" w:date="2023-03-23T16:43:00Z">
              <w:r>
                <w:rPr>
                  <w:rFonts w:hint="eastAsia"/>
                  <w:sz w:val="17"/>
                  <w:szCs w:val="17"/>
                  <w:lang w:eastAsia="zh-TW"/>
                </w:rPr>
                <w:delText>└</w:delText>
              </w:r>
            </w:del>
            <w:proofErr w:type="spellStart"/>
            <w:ins w:id="385" w:author="簡琦欣" w:date="2023-03-23T15:57:00Z">
              <w:r>
                <w:rPr>
                  <w:rFonts w:hint="eastAsia"/>
                  <w:sz w:val="17"/>
                  <w:szCs w:val="17"/>
                </w:rPr>
                <w:t>CustId</w:t>
              </w:r>
            </w:ins>
            <w:proofErr w:type="spellEnd"/>
            <w:del w:id="386" w:author="簡琦欣" w:date="2023-03-23T15:57:00Z">
              <w:r>
                <w:rPr>
                  <w:rFonts w:hint="eastAsia"/>
                  <w:sz w:val="17"/>
                  <w:szCs w:val="17"/>
                  <w:lang w:eastAsia="zh-TW"/>
                </w:rPr>
                <w:delText>BATCH_DATE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7984A563" w14:textId="77777777" w:rsidR="001B18C9" w:rsidRDefault="001B18C9">
            <w:pPr>
              <w:pStyle w:val="TableText"/>
              <w:spacing w:line="256" w:lineRule="auto"/>
              <w:rPr>
                <w:sz w:val="17"/>
                <w:szCs w:val="17"/>
                <w:lang w:eastAsia="zh-TW"/>
              </w:rPr>
            </w:pPr>
            <w:r>
              <w:rPr>
                <w:rFonts w:hint="eastAsia"/>
                <w:sz w:val="17"/>
                <w:szCs w:val="17"/>
                <w:lang w:eastAsia="zh-TW"/>
              </w:rPr>
              <w:t>X(</w:t>
            </w:r>
            <w:ins w:id="387" w:author="簡琦欣" w:date="2023-03-23T15:57:00Z">
              <w:r>
                <w:rPr>
                  <w:rFonts w:hint="eastAsia"/>
                  <w:sz w:val="17"/>
                  <w:szCs w:val="17"/>
                  <w:lang w:eastAsia="zh-TW"/>
                </w:rPr>
                <w:t>10</w:t>
              </w:r>
            </w:ins>
            <w:del w:id="388" w:author="簡琦欣" w:date="2023-03-23T15:57:00Z">
              <w:r>
                <w:rPr>
                  <w:rFonts w:hint="eastAsia"/>
                  <w:sz w:val="17"/>
                  <w:szCs w:val="17"/>
                  <w:lang w:eastAsia="zh-TW"/>
                </w:rPr>
                <w:delText>8</w:delText>
              </w:r>
            </w:del>
            <w:r>
              <w:rPr>
                <w:rFonts w:hint="eastAsia"/>
                <w:sz w:val="17"/>
                <w:szCs w:val="17"/>
                <w:lang w:eastAsia="zh-TW"/>
              </w:rPr>
              <w:t>）</w:t>
            </w:r>
          </w:p>
        </w:tc>
        <w:tc>
          <w:tcPr>
            <w:tcW w:w="550" w:type="dxa"/>
            <w:tcBorders>
              <w:top w:val="single" w:sz="6" w:space="0" w:color="auto"/>
              <w:left w:val="single" w:sz="6" w:space="0" w:color="auto"/>
              <w:bottom w:val="single" w:sz="6" w:space="0" w:color="auto"/>
              <w:right w:val="single" w:sz="6" w:space="0" w:color="auto"/>
            </w:tcBorders>
            <w:hideMark/>
          </w:tcPr>
          <w:p w14:paraId="70C9CEF5" w14:textId="77777777" w:rsidR="001B18C9" w:rsidRDefault="001B18C9">
            <w:pPr>
              <w:pStyle w:val="TableText"/>
              <w:spacing w:line="256" w:lineRule="auto"/>
              <w:rPr>
                <w:sz w:val="17"/>
                <w:szCs w:val="17"/>
              </w:rPr>
            </w:pPr>
            <w:r>
              <w:rPr>
                <w:rFonts w:hint="eastAsia"/>
                <w:sz w:val="17"/>
                <w:szCs w:val="17"/>
              </w:rPr>
              <w:t>Yes</w:t>
            </w:r>
          </w:p>
        </w:tc>
        <w:tc>
          <w:tcPr>
            <w:tcW w:w="810" w:type="dxa"/>
            <w:tcBorders>
              <w:top w:val="single" w:sz="6" w:space="0" w:color="auto"/>
              <w:left w:val="single" w:sz="6" w:space="0" w:color="auto"/>
              <w:bottom w:val="single" w:sz="6" w:space="0" w:color="auto"/>
              <w:right w:val="single" w:sz="6" w:space="0" w:color="auto"/>
            </w:tcBorders>
            <w:hideMark/>
          </w:tcPr>
          <w:p w14:paraId="091580EC" w14:textId="77777777" w:rsidR="001B18C9" w:rsidRDefault="001B18C9">
            <w:pPr>
              <w:pStyle w:val="TableText"/>
              <w:spacing w:line="256" w:lineRule="auto"/>
              <w:rPr>
                <w:sz w:val="17"/>
                <w:szCs w:val="17"/>
              </w:rPr>
            </w:pPr>
            <w:r>
              <w:rPr>
                <w:rFonts w:hint="eastAsia"/>
                <w:sz w:val="17"/>
                <w:szCs w:val="17"/>
              </w:rPr>
              <w:t>In</w:t>
            </w:r>
          </w:p>
        </w:tc>
        <w:tc>
          <w:tcPr>
            <w:tcW w:w="4310" w:type="dxa"/>
            <w:tcBorders>
              <w:top w:val="single" w:sz="6" w:space="0" w:color="auto"/>
              <w:left w:val="single" w:sz="6" w:space="0" w:color="auto"/>
              <w:bottom w:val="single" w:sz="6" w:space="0" w:color="auto"/>
              <w:right w:val="single" w:sz="12" w:space="0" w:color="auto"/>
            </w:tcBorders>
            <w:hideMark/>
          </w:tcPr>
          <w:p w14:paraId="18FF9136" w14:textId="77777777" w:rsidR="001B18C9" w:rsidRDefault="001B18C9">
            <w:pPr>
              <w:pStyle w:val="TableText"/>
              <w:spacing w:line="256" w:lineRule="auto"/>
              <w:rPr>
                <w:sz w:val="17"/>
                <w:szCs w:val="17"/>
                <w:lang w:eastAsia="zh-TW"/>
              </w:rPr>
            </w:pPr>
            <w:ins w:id="389" w:author="簡琦欣" w:date="2023-03-23T16:01:00Z">
              <w:r>
                <w:rPr>
                  <w:rFonts w:hint="eastAsia"/>
                  <w:sz w:val="17"/>
                  <w:szCs w:val="17"/>
                  <w:lang w:eastAsia="zh-TW"/>
                </w:rPr>
                <w:t>身份證字號/統一編號</w:t>
              </w:r>
            </w:ins>
            <w:del w:id="390" w:author="簡琦欣" w:date="2023-03-23T15:57:00Z">
              <w:r>
                <w:rPr>
                  <w:rFonts w:hint="eastAsia"/>
                  <w:sz w:val="17"/>
                  <w:szCs w:val="17"/>
                  <w:lang w:eastAsia="zh-TW"/>
                </w:rPr>
                <w:delText>批次匯出日期（YYYYMMDD）</w:delText>
              </w:r>
            </w:del>
          </w:p>
        </w:tc>
      </w:tr>
      <w:tr w:rsidR="001B18C9" w14:paraId="7EB3D824" w14:textId="77777777" w:rsidTr="001B18C9">
        <w:trPr>
          <w:cantSplit/>
          <w:trHeight w:val="287"/>
          <w:del w:id="391"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09FC6E47" w14:textId="77777777" w:rsidR="001B18C9" w:rsidRDefault="001B18C9">
            <w:pPr>
              <w:pStyle w:val="TableText"/>
              <w:spacing w:line="256" w:lineRule="auto"/>
              <w:rPr>
                <w:del w:id="392" w:author="簡琦欣" w:date="2023-03-23T15:58:00Z"/>
                <w:sz w:val="17"/>
                <w:szCs w:val="17"/>
                <w:lang w:eastAsia="zh-TW"/>
              </w:rPr>
            </w:pPr>
            <w:del w:id="393" w:author="簡琦欣" w:date="2023-03-23T15:58:00Z">
              <w:r>
                <w:rPr>
                  <w:rFonts w:hint="eastAsia"/>
                  <w:sz w:val="17"/>
                  <w:szCs w:val="17"/>
                </w:rPr>
                <w:delText>1.3</w:delText>
              </w:r>
            </w:del>
          </w:p>
        </w:tc>
        <w:tc>
          <w:tcPr>
            <w:tcW w:w="2064" w:type="dxa"/>
            <w:tcBorders>
              <w:top w:val="single" w:sz="6" w:space="0" w:color="auto"/>
              <w:left w:val="single" w:sz="6" w:space="0" w:color="auto"/>
              <w:bottom w:val="single" w:sz="6" w:space="0" w:color="auto"/>
              <w:right w:val="single" w:sz="6" w:space="0" w:color="auto"/>
            </w:tcBorders>
            <w:hideMark/>
          </w:tcPr>
          <w:p w14:paraId="341F41A8" w14:textId="77777777" w:rsidR="001B18C9" w:rsidRDefault="001B18C9">
            <w:pPr>
              <w:pStyle w:val="TableText"/>
              <w:spacing w:line="256" w:lineRule="auto"/>
              <w:rPr>
                <w:del w:id="394" w:author="簡琦欣" w:date="2023-03-23T15:58:00Z"/>
                <w:sz w:val="17"/>
                <w:szCs w:val="17"/>
              </w:rPr>
            </w:pPr>
            <w:del w:id="395"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JE_SOURCE_NAME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2E2695C9" w14:textId="77777777" w:rsidR="001B18C9" w:rsidRDefault="001B18C9">
            <w:pPr>
              <w:pStyle w:val="TableText"/>
              <w:spacing w:line="256" w:lineRule="auto"/>
              <w:rPr>
                <w:del w:id="396" w:author="簡琦欣" w:date="2023-03-23T15:58:00Z"/>
                <w:sz w:val="17"/>
                <w:szCs w:val="17"/>
                <w:lang w:eastAsia="zh-TW"/>
              </w:rPr>
            </w:pPr>
            <w:del w:id="397" w:author="簡琦欣" w:date="2023-03-23T15:58:00Z">
              <w:r>
                <w:rPr>
                  <w:rFonts w:hint="eastAsia"/>
                  <w:sz w:val="17"/>
                  <w:szCs w:val="17"/>
                  <w:lang w:eastAsia="zh-TW"/>
                </w:rPr>
                <w:delText>Varchar2(2）</w:delText>
              </w:r>
            </w:del>
          </w:p>
        </w:tc>
        <w:tc>
          <w:tcPr>
            <w:tcW w:w="550" w:type="dxa"/>
            <w:tcBorders>
              <w:top w:val="single" w:sz="6" w:space="0" w:color="auto"/>
              <w:left w:val="single" w:sz="6" w:space="0" w:color="auto"/>
              <w:bottom w:val="single" w:sz="6" w:space="0" w:color="auto"/>
              <w:right w:val="single" w:sz="6" w:space="0" w:color="auto"/>
            </w:tcBorders>
            <w:hideMark/>
          </w:tcPr>
          <w:p w14:paraId="194D0C00" w14:textId="77777777" w:rsidR="001B18C9" w:rsidRDefault="001B18C9">
            <w:pPr>
              <w:pStyle w:val="TableText"/>
              <w:spacing w:line="256" w:lineRule="auto"/>
              <w:rPr>
                <w:del w:id="398" w:author="簡琦欣" w:date="2023-03-23T15:58:00Z"/>
                <w:sz w:val="17"/>
                <w:szCs w:val="17"/>
              </w:rPr>
            </w:pPr>
            <w:del w:id="399"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BD21685" w14:textId="77777777" w:rsidR="001B18C9" w:rsidRDefault="001B18C9">
            <w:pPr>
              <w:pStyle w:val="TableText"/>
              <w:spacing w:line="256" w:lineRule="auto"/>
              <w:rPr>
                <w:del w:id="400" w:author="簡琦欣" w:date="2023-03-23T15:58:00Z"/>
                <w:sz w:val="17"/>
                <w:szCs w:val="17"/>
              </w:rPr>
            </w:pPr>
            <w:del w:id="401" w:author="簡琦欣" w:date="2023-03-23T15:5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5B6C0D7" w14:textId="77777777" w:rsidR="001B18C9" w:rsidRDefault="001B18C9">
            <w:pPr>
              <w:pStyle w:val="TableText"/>
              <w:spacing w:line="256" w:lineRule="auto"/>
              <w:rPr>
                <w:del w:id="402" w:author="簡琦欣" w:date="2023-03-23T15:58:00Z"/>
                <w:sz w:val="17"/>
                <w:szCs w:val="17"/>
                <w:lang w:eastAsia="zh-TW"/>
              </w:rPr>
            </w:pPr>
            <w:del w:id="403" w:author="簡琦欣" w:date="2023-03-23T15:58:00Z">
              <w:r>
                <w:rPr>
                  <w:rFonts w:hint="eastAsia"/>
                  <w:sz w:val="17"/>
                  <w:szCs w:val="17"/>
                  <w:lang w:eastAsia="zh-TW"/>
                </w:rPr>
                <w:delText>系統來源別(名稱限八個中文字)</w:delText>
              </w:r>
            </w:del>
          </w:p>
          <w:p w14:paraId="4F10A762" w14:textId="77777777" w:rsidR="001B18C9" w:rsidRDefault="001B18C9">
            <w:pPr>
              <w:pStyle w:val="TableText"/>
              <w:spacing w:line="256" w:lineRule="auto"/>
              <w:rPr>
                <w:del w:id="404" w:author="簡琦欣" w:date="2023-03-23T15:58:00Z"/>
                <w:sz w:val="17"/>
                <w:szCs w:val="17"/>
                <w:lang w:eastAsia="zh-TW"/>
              </w:rPr>
            </w:pPr>
            <w:del w:id="405" w:author="簡琦欣" w:date="2023-03-23T15:58:00Z">
              <w:r>
                <w:rPr>
                  <w:rFonts w:hint="eastAsia"/>
                  <w:sz w:val="17"/>
                  <w:szCs w:val="17"/>
                  <w:lang w:eastAsia="zh-TW"/>
                </w:rPr>
                <w:delText>PL:壽險核心系統</w:delText>
              </w:r>
            </w:del>
          </w:p>
          <w:p w14:paraId="4CF24C0B" w14:textId="77777777" w:rsidR="001B18C9" w:rsidRDefault="001B18C9">
            <w:pPr>
              <w:pStyle w:val="TableText"/>
              <w:spacing w:line="256" w:lineRule="auto"/>
              <w:rPr>
                <w:del w:id="406" w:author="簡琦欣" w:date="2023-03-23T15:58:00Z"/>
                <w:sz w:val="17"/>
                <w:szCs w:val="17"/>
                <w:lang w:eastAsia="zh-TW"/>
              </w:rPr>
            </w:pPr>
            <w:del w:id="407" w:author="簡琦欣" w:date="2023-03-23T15:58:00Z">
              <w:r>
                <w:rPr>
                  <w:rFonts w:hint="eastAsia"/>
                  <w:sz w:val="17"/>
                  <w:szCs w:val="17"/>
                  <w:lang w:eastAsia="zh-TW"/>
                </w:rPr>
                <w:delText>BE:預算暨費用系統</w:delText>
              </w:r>
            </w:del>
          </w:p>
          <w:p w14:paraId="065C1BFD" w14:textId="77777777" w:rsidR="001B18C9" w:rsidRDefault="001B18C9">
            <w:pPr>
              <w:pStyle w:val="TableText"/>
              <w:spacing w:line="256" w:lineRule="auto"/>
              <w:rPr>
                <w:del w:id="408" w:author="簡琦欣" w:date="2023-03-23T15:58:00Z"/>
                <w:sz w:val="17"/>
                <w:szCs w:val="17"/>
                <w:lang w:eastAsia="zh-TW"/>
              </w:rPr>
            </w:pPr>
            <w:del w:id="409" w:author="簡琦欣" w:date="2023-03-23T15:58:00Z">
              <w:r>
                <w:rPr>
                  <w:rFonts w:hint="eastAsia"/>
                  <w:sz w:val="17"/>
                  <w:szCs w:val="17"/>
                  <w:lang w:eastAsia="zh-TW"/>
                </w:rPr>
                <w:delText>LN:放款帳務系統</w:delText>
              </w:r>
            </w:del>
          </w:p>
          <w:p w14:paraId="16AA7229" w14:textId="77777777" w:rsidR="001B18C9" w:rsidRDefault="001B18C9">
            <w:pPr>
              <w:pStyle w:val="TableText"/>
              <w:spacing w:line="256" w:lineRule="auto"/>
              <w:rPr>
                <w:del w:id="410" w:author="簡琦欣" w:date="2023-03-23T15:58:00Z"/>
                <w:sz w:val="17"/>
                <w:szCs w:val="17"/>
                <w:lang w:eastAsia="zh-TW"/>
              </w:rPr>
            </w:pPr>
            <w:del w:id="411" w:author="簡琦欣" w:date="2023-03-23T15:58:00Z">
              <w:r>
                <w:rPr>
                  <w:rFonts w:hint="eastAsia"/>
                  <w:sz w:val="17"/>
                  <w:szCs w:val="17"/>
                  <w:lang w:eastAsia="zh-TW"/>
                </w:rPr>
                <w:delText>RP:不動產系統</w:delText>
              </w:r>
            </w:del>
          </w:p>
          <w:p w14:paraId="23EA39AE" w14:textId="77777777" w:rsidR="001B18C9" w:rsidRDefault="001B18C9">
            <w:pPr>
              <w:pStyle w:val="TableText"/>
              <w:spacing w:line="256" w:lineRule="auto"/>
              <w:rPr>
                <w:del w:id="412" w:author="簡琦欣" w:date="2023-03-23T15:58:00Z"/>
                <w:sz w:val="17"/>
                <w:szCs w:val="17"/>
                <w:lang w:eastAsia="zh-TW"/>
              </w:rPr>
            </w:pPr>
            <w:del w:id="413" w:author="簡琦欣" w:date="2023-03-23T15:58:00Z">
              <w:r>
                <w:rPr>
                  <w:rFonts w:hint="eastAsia"/>
                  <w:sz w:val="17"/>
                  <w:szCs w:val="17"/>
                  <w:lang w:eastAsia="zh-TW"/>
                </w:rPr>
                <w:delText>PA:動產系統</w:delText>
              </w:r>
            </w:del>
          </w:p>
          <w:p w14:paraId="6BB3972F" w14:textId="77777777" w:rsidR="001B18C9" w:rsidRDefault="001B18C9">
            <w:pPr>
              <w:pStyle w:val="TableText"/>
              <w:spacing w:line="256" w:lineRule="auto"/>
              <w:rPr>
                <w:del w:id="414" w:author="簡琦欣" w:date="2023-03-23T15:58:00Z"/>
                <w:sz w:val="17"/>
                <w:szCs w:val="17"/>
                <w:lang w:eastAsia="zh-TW"/>
              </w:rPr>
            </w:pPr>
            <w:del w:id="415" w:author="簡琦欣" w:date="2023-03-23T15:58:00Z">
              <w:r>
                <w:rPr>
                  <w:rFonts w:hint="eastAsia"/>
                  <w:sz w:val="17"/>
                  <w:szCs w:val="17"/>
                  <w:lang w:eastAsia="zh-TW"/>
                </w:rPr>
                <w:delText>LE:IFRS16 租賃系統</w:delText>
              </w:r>
            </w:del>
          </w:p>
          <w:p w14:paraId="63BBD125" w14:textId="77777777" w:rsidR="001B18C9" w:rsidRDefault="001B18C9">
            <w:pPr>
              <w:pStyle w:val="TableText"/>
              <w:spacing w:line="256" w:lineRule="auto"/>
              <w:rPr>
                <w:del w:id="416" w:author="簡琦欣" w:date="2023-03-23T15:58:00Z"/>
                <w:sz w:val="17"/>
                <w:szCs w:val="17"/>
                <w:lang w:eastAsia="zh-TW"/>
              </w:rPr>
            </w:pPr>
            <w:del w:id="417" w:author="簡琦欣" w:date="2023-03-23T15:58:00Z">
              <w:r>
                <w:rPr>
                  <w:rFonts w:hint="eastAsia"/>
                  <w:sz w:val="17"/>
                  <w:szCs w:val="17"/>
                  <w:lang w:eastAsia="zh-TW"/>
                </w:rPr>
                <w:delText>IA:國內帳務-資金課</w:delText>
              </w:r>
            </w:del>
          </w:p>
          <w:p w14:paraId="37536803" w14:textId="77777777" w:rsidR="001B18C9" w:rsidRDefault="001B18C9">
            <w:pPr>
              <w:pStyle w:val="TableText"/>
              <w:spacing w:line="256" w:lineRule="auto"/>
              <w:rPr>
                <w:del w:id="418" w:author="簡琦欣" w:date="2023-03-23T15:58:00Z"/>
                <w:sz w:val="17"/>
                <w:szCs w:val="17"/>
                <w:lang w:eastAsia="zh-TW"/>
              </w:rPr>
            </w:pPr>
            <w:del w:id="419" w:author="簡琦欣" w:date="2023-03-23T15:58:00Z">
              <w:r>
                <w:rPr>
                  <w:rFonts w:hint="eastAsia"/>
                  <w:sz w:val="17"/>
                  <w:szCs w:val="17"/>
                  <w:lang w:eastAsia="zh-TW"/>
                </w:rPr>
                <w:delText>IB:國內帳務-資運課</w:delText>
              </w:r>
            </w:del>
          </w:p>
          <w:p w14:paraId="15CA0054" w14:textId="77777777" w:rsidR="001B18C9" w:rsidRDefault="001B18C9">
            <w:pPr>
              <w:pStyle w:val="TableText"/>
              <w:spacing w:line="256" w:lineRule="auto"/>
              <w:rPr>
                <w:del w:id="420" w:author="簡琦欣" w:date="2023-03-23T15:58:00Z"/>
                <w:sz w:val="17"/>
                <w:szCs w:val="17"/>
                <w:lang w:eastAsia="zh-TW"/>
              </w:rPr>
            </w:pPr>
            <w:del w:id="421" w:author="簡琦欣" w:date="2023-03-23T15:58:00Z">
              <w:r>
                <w:rPr>
                  <w:rFonts w:hint="eastAsia"/>
                  <w:sz w:val="17"/>
                  <w:szCs w:val="17"/>
                  <w:lang w:eastAsia="zh-TW"/>
                </w:rPr>
                <w:delText>IC:國內帳務-財管課</w:delText>
              </w:r>
            </w:del>
          </w:p>
          <w:p w14:paraId="017B43B4" w14:textId="77777777" w:rsidR="001B18C9" w:rsidRDefault="001B18C9">
            <w:pPr>
              <w:pStyle w:val="TableText"/>
              <w:spacing w:line="256" w:lineRule="auto"/>
              <w:rPr>
                <w:del w:id="422" w:author="簡琦欣" w:date="2023-03-23T15:58:00Z"/>
                <w:sz w:val="17"/>
                <w:szCs w:val="17"/>
                <w:lang w:eastAsia="zh-TW"/>
              </w:rPr>
            </w:pPr>
            <w:del w:id="423" w:author="簡琦欣" w:date="2023-03-23T15:58:00Z">
              <w:r>
                <w:rPr>
                  <w:rFonts w:hint="eastAsia"/>
                  <w:sz w:val="17"/>
                  <w:szCs w:val="17"/>
                  <w:lang w:eastAsia="zh-TW"/>
                </w:rPr>
                <w:delText>ID:國內帳務-投會課</w:delText>
              </w:r>
            </w:del>
          </w:p>
          <w:p w14:paraId="70E0F1CE" w14:textId="77777777" w:rsidR="001B18C9" w:rsidRDefault="001B18C9">
            <w:pPr>
              <w:pStyle w:val="TableText"/>
              <w:spacing w:line="256" w:lineRule="auto"/>
              <w:rPr>
                <w:del w:id="424" w:author="簡琦欣" w:date="2023-03-23T15:58:00Z"/>
                <w:sz w:val="17"/>
                <w:szCs w:val="17"/>
                <w:lang w:eastAsia="zh-TW"/>
              </w:rPr>
            </w:pPr>
            <w:del w:id="425" w:author="簡琦欣" w:date="2023-03-23T15:58:00Z">
              <w:r>
                <w:rPr>
                  <w:rFonts w:hint="eastAsia"/>
                  <w:sz w:val="17"/>
                  <w:szCs w:val="17"/>
                  <w:lang w:eastAsia="zh-TW"/>
                </w:rPr>
                <w:delText>EA:國外投資帳務系統</w:delText>
              </w:r>
            </w:del>
          </w:p>
          <w:p w14:paraId="00A96C7E" w14:textId="77777777" w:rsidR="001B18C9" w:rsidRDefault="001B18C9">
            <w:pPr>
              <w:pStyle w:val="TableText"/>
              <w:spacing w:line="256" w:lineRule="auto"/>
              <w:rPr>
                <w:del w:id="426" w:author="簡琦欣" w:date="2023-03-23T15:58:00Z"/>
                <w:sz w:val="17"/>
                <w:szCs w:val="17"/>
                <w:lang w:eastAsia="zh-TW"/>
              </w:rPr>
            </w:pPr>
            <w:del w:id="427" w:author="簡琦欣" w:date="2023-03-23T15:58:00Z">
              <w:r>
                <w:rPr>
                  <w:rFonts w:hint="eastAsia"/>
                  <w:sz w:val="17"/>
                  <w:szCs w:val="17"/>
                  <w:lang w:eastAsia="zh-TW"/>
                </w:rPr>
                <w:delText>CE:IFRS17計算引擎</w:delText>
              </w:r>
            </w:del>
          </w:p>
        </w:tc>
      </w:tr>
      <w:tr w:rsidR="001B18C9" w14:paraId="11AFE611" w14:textId="77777777" w:rsidTr="001B18C9">
        <w:trPr>
          <w:cantSplit/>
          <w:trHeight w:val="287"/>
          <w:del w:id="428"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5477CA06" w14:textId="77777777" w:rsidR="001B18C9" w:rsidRDefault="001B18C9">
            <w:pPr>
              <w:pStyle w:val="TableText"/>
              <w:spacing w:line="256" w:lineRule="auto"/>
              <w:rPr>
                <w:del w:id="429" w:author="簡琦欣" w:date="2023-03-23T15:58:00Z"/>
                <w:sz w:val="17"/>
                <w:szCs w:val="17"/>
                <w:lang w:eastAsia="zh-TW"/>
              </w:rPr>
            </w:pPr>
            <w:del w:id="430" w:author="簡琦欣" w:date="2023-03-23T15:58:00Z">
              <w:r>
                <w:rPr>
                  <w:rFonts w:hint="eastAsia"/>
                  <w:sz w:val="17"/>
                  <w:szCs w:val="17"/>
                </w:rPr>
                <w:delText>1.4</w:delText>
              </w:r>
            </w:del>
          </w:p>
        </w:tc>
        <w:tc>
          <w:tcPr>
            <w:tcW w:w="2064" w:type="dxa"/>
            <w:tcBorders>
              <w:top w:val="single" w:sz="6" w:space="0" w:color="auto"/>
              <w:left w:val="single" w:sz="6" w:space="0" w:color="auto"/>
              <w:bottom w:val="single" w:sz="6" w:space="0" w:color="auto"/>
              <w:right w:val="single" w:sz="6" w:space="0" w:color="auto"/>
            </w:tcBorders>
            <w:hideMark/>
          </w:tcPr>
          <w:p w14:paraId="128E319B" w14:textId="77777777" w:rsidR="001B18C9" w:rsidRDefault="001B18C9">
            <w:pPr>
              <w:pStyle w:val="TableText"/>
              <w:spacing w:line="256" w:lineRule="auto"/>
              <w:rPr>
                <w:del w:id="431" w:author="簡琦欣" w:date="2023-03-23T15:58:00Z"/>
                <w:sz w:val="17"/>
                <w:szCs w:val="17"/>
              </w:rPr>
            </w:pPr>
            <w:del w:id="432"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TOTAL_LINES</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7411D096" w14:textId="77777777" w:rsidR="001B18C9" w:rsidRDefault="001B18C9">
            <w:pPr>
              <w:pStyle w:val="TableText"/>
              <w:spacing w:line="256" w:lineRule="auto"/>
              <w:rPr>
                <w:del w:id="433" w:author="簡琦欣" w:date="2023-03-23T15:58:00Z"/>
                <w:sz w:val="17"/>
                <w:szCs w:val="17"/>
                <w:lang w:eastAsia="zh-TW"/>
              </w:rPr>
            </w:pPr>
            <w:del w:id="434" w:author="簡琦欣" w:date="2023-03-23T15:58:00Z">
              <w:r>
                <w:rPr>
                  <w:rFonts w:hint="eastAsia"/>
                  <w:sz w:val="17"/>
                  <w:szCs w:val="17"/>
                  <w:lang w:eastAsia="zh-TW"/>
                </w:rPr>
                <w:delText>Number</w:delText>
              </w:r>
            </w:del>
          </w:p>
        </w:tc>
        <w:tc>
          <w:tcPr>
            <w:tcW w:w="550" w:type="dxa"/>
            <w:tcBorders>
              <w:top w:val="single" w:sz="6" w:space="0" w:color="auto"/>
              <w:left w:val="single" w:sz="6" w:space="0" w:color="auto"/>
              <w:bottom w:val="single" w:sz="6" w:space="0" w:color="auto"/>
              <w:right w:val="single" w:sz="6" w:space="0" w:color="auto"/>
            </w:tcBorders>
            <w:hideMark/>
          </w:tcPr>
          <w:p w14:paraId="6A7BFD0E" w14:textId="77777777" w:rsidR="001B18C9" w:rsidRDefault="001B18C9">
            <w:pPr>
              <w:pStyle w:val="TableText"/>
              <w:spacing w:line="256" w:lineRule="auto"/>
              <w:rPr>
                <w:del w:id="435" w:author="簡琦欣" w:date="2023-03-23T15:58:00Z"/>
                <w:sz w:val="17"/>
                <w:szCs w:val="17"/>
              </w:rPr>
            </w:pPr>
            <w:del w:id="436"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1A7F7F3" w14:textId="77777777" w:rsidR="001B18C9" w:rsidRDefault="001B18C9">
            <w:pPr>
              <w:pStyle w:val="TableText"/>
              <w:spacing w:line="256" w:lineRule="auto"/>
              <w:rPr>
                <w:del w:id="437" w:author="簡琦欣" w:date="2023-03-23T15:58:00Z"/>
                <w:sz w:val="17"/>
                <w:szCs w:val="17"/>
              </w:rPr>
            </w:pPr>
            <w:del w:id="438" w:author="簡琦欣" w:date="2023-03-23T15:5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3DFF468" w14:textId="77777777" w:rsidR="001B18C9" w:rsidRDefault="001B18C9">
            <w:pPr>
              <w:pStyle w:val="TableText"/>
              <w:spacing w:line="256" w:lineRule="auto"/>
              <w:rPr>
                <w:del w:id="439" w:author="簡琦欣" w:date="2023-03-23T15:58:00Z"/>
                <w:sz w:val="17"/>
                <w:szCs w:val="17"/>
                <w:lang w:eastAsia="zh-TW"/>
              </w:rPr>
            </w:pPr>
            <w:del w:id="440" w:author="簡琦欣" w:date="2023-03-23T15:58:00Z">
              <w:r>
                <w:rPr>
                  <w:rFonts w:hint="eastAsia"/>
                  <w:sz w:val="17"/>
                  <w:szCs w:val="17"/>
                  <w:highlight w:val="yellow"/>
                  <w:lang w:eastAsia="zh-TW"/>
                </w:rPr>
                <w:delText>該批號下各幣別傳票明細總行數</w:delText>
              </w:r>
            </w:del>
          </w:p>
        </w:tc>
      </w:tr>
      <w:tr w:rsidR="001B18C9" w14:paraId="24B52934" w14:textId="77777777" w:rsidTr="001B18C9">
        <w:trPr>
          <w:cantSplit/>
          <w:trHeight w:val="287"/>
          <w:del w:id="441"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2419DB11" w14:textId="77777777" w:rsidR="001B18C9" w:rsidRDefault="001B18C9">
            <w:pPr>
              <w:pStyle w:val="TableText"/>
              <w:spacing w:line="256" w:lineRule="auto"/>
              <w:rPr>
                <w:del w:id="442" w:author="簡琦欣" w:date="2023-03-23T15:58:00Z"/>
                <w:sz w:val="17"/>
                <w:szCs w:val="17"/>
                <w:lang w:eastAsia="zh-TW"/>
              </w:rPr>
            </w:pPr>
            <w:del w:id="443" w:author="簡琦欣" w:date="2023-03-23T15:58:00Z">
              <w:r>
                <w:rPr>
                  <w:rFonts w:hint="eastAsia"/>
                  <w:sz w:val="17"/>
                  <w:szCs w:val="17"/>
                </w:rPr>
                <w:delText>1.5</w:delText>
              </w:r>
            </w:del>
          </w:p>
        </w:tc>
        <w:tc>
          <w:tcPr>
            <w:tcW w:w="2064" w:type="dxa"/>
            <w:tcBorders>
              <w:top w:val="single" w:sz="6" w:space="0" w:color="auto"/>
              <w:left w:val="single" w:sz="6" w:space="0" w:color="auto"/>
              <w:bottom w:val="single" w:sz="6" w:space="0" w:color="auto"/>
              <w:right w:val="single" w:sz="6" w:space="0" w:color="auto"/>
            </w:tcBorders>
            <w:hideMark/>
          </w:tcPr>
          <w:p w14:paraId="0EF5DA32" w14:textId="77777777" w:rsidR="001B18C9" w:rsidRDefault="001B18C9">
            <w:pPr>
              <w:pStyle w:val="TableText"/>
              <w:spacing w:line="256" w:lineRule="auto"/>
              <w:rPr>
                <w:del w:id="444" w:author="簡琦欣" w:date="2023-03-23T15:58:00Z"/>
                <w:sz w:val="17"/>
                <w:szCs w:val="17"/>
              </w:rPr>
            </w:pPr>
            <w:del w:id="445"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CURRENCY_CODE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08C05A6D" w14:textId="77777777" w:rsidR="001B18C9" w:rsidRDefault="001B18C9">
            <w:pPr>
              <w:pStyle w:val="TableText"/>
              <w:spacing w:line="256" w:lineRule="auto"/>
              <w:rPr>
                <w:del w:id="446" w:author="簡琦欣" w:date="2023-03-23T15:58:00Z"/>
                <w:sz w:val="17"/>
                <w:szCs w:val="17"/>
              </w:rPr>
            </w:pPr>
            <w:del w:id="447" w:author="簡琦欣" w:date="2023-03-23T15:58: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550" w:type="dxa"/>
            <w:tcBorders>
              <w:top w:val="single" w:sz="6" w:space="0" w:color="auto"/>
              <w:left w:val="single" w:sz="6" w:space="0" w:color="auto"/>
              <w:bottom w:val="single" w:sz="6" w:space="0" w:color="auto"/>
              <w:right w:val="single" w:sz="6" w:space="0" w:color="auto"/>
            </w:tcBorders>
            <w:hideMark/>
          </w:tcPr>
          <w:p w14:paraId="5659CC28" w14:textId="77777777" w:rsidR="001B18C9" w:rsidRDefault="001B18C9">
            <w:pPr>
              <w:pStyle w:val="TableText"/>
              <w:spacing w:line="256" w:lineRule="auto"/>
              <w:rPr>
                <w:del w:id="448" w:author="簡琦欣" w:date="2023-03-23T15:58:00Z"/>
                <w:sz w:val="17"/>
                <w:szCs w:val="17"/>
              </w:rPr>
            </w:pPr>
            <w:del w:id="449"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DF9FC16" w14:textId="77777777" w:rsidR="001B18C9" w:rsidRDefault="001B18C9">
            <w:pPr>
              <w:pStyle w:val="TableText"/>
              <w:spacing w:line="256" w:lineRule="auto"/>
              <w:rPr>
                <w:del w:id="450" w:author="簡琦欣" w:date="2023-03-23T15:58:00Z"/>
                <w:sz w:val="17"/>
                <w:szCs w:val="17"/>
                <w:lang w:eastAsia="zh-TW"/>
              </w:rPr>
            </w:pPr>
            <w:del w:id="451"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A48C4DE" w14:textId="77777777" w:rsidR="001B18C9" w:rsidRDefault="001B18C9">
            <w:pPr>
              <w:pStyle w:val="TableText"/>
              <w:spacing w:line="256" w:lineRule="auto"/>
              <w:rPr>
                <w:del w:id="452" w:author="簡琦欣" w:date="2023-03-23T15:58:00Z"/>
                <w:sz w:val="17"/>
                <w:szCs w:val="17"/>
                <w:lang w:eastAsia="zh-TW"/>
              </w:rPr>
            </w:pPr>
            <w:del w:id="453" w:author="簡琦欣" w:date="2023-03-23T15:58:00Z">
              <w:r>
                <w:rPr>
                  <w:rFonts w:hint="eastAsia"/>
                  <w:sz w:val="17"/>
                  <w:szCs w:val="17"/>
                  <w:lang w:eastAsia="zh-TW"/>
                </w:rPr>
                <w:delText>幣別</w:delText>
              </w:r>
            </w:del>
          </w:p>
        </w:tc>
      </w:tr>
      <w:tr w:rsidR="001B18C9" w14:paraId="0607542F" w14:textId="77777777" w:rsidTr="001B18C9">
        <w:trPr>
          <w:cantSplit/>
          <w:trHeight w:val="287"/>
          <w:del w:id="454" w:author="簡琦欣" w:date="2023-03-23T15:58:00Z"/>
        </w:trPr>
        <w:tc>
          <w:tcPr>
            <w:tcW w:w="630" w:type="dxa"/>
            <w:tcBorders>
              <w:top w:val="single" w:sz="6" w:space="0" w:color="auto"/>
              <w:left w:val="single" w:sz="12" w:space="0" w:color="auto"/>
              <w:bottom w:val="single" w:sz="12" w:space="0" w:color="auto"/>
              <w:right w:val="single" w:sz="6" w:space="0" w:color="auto"/>
            </w:tcBorders>
            <w:hideMark/>
          </w:tcPr>
          <w:p w14:paraId="54FA7E57" w14:textId="77777777" w:rsidR="001B18C9" w:rsidRDefault="001B18C9">
            <w:pPr>
              <w:pStyle w:val="TableText"/>
              <w:spacing w:line="256" w:lineRule="auto"/>
              <w:rPr>
                <w:del w:id="455" w:author="簡琦欣" w:date="2023-03-23T15:58:00Z"/>
                <w:sz w:val="17"/>
                <w:szCs w:val="17"/>
                <w:lang w:eastAsia="zh-TW"/>
              </w:rPr>
            </w:pPr>
            <w:del w:id="456" w:author="簡琦欣" w:date="2023-03-23T15:58:00Z">
              <w:r>
                <w:rPr>
                  <w:rFonts w:hint="eastAsia"/>
                  <w:sz w:val="17"/>
                  <w:szCs w:val="17"/>
                </w:rPr>
                <w:delText>1.6</w:delText>
              </w:r>
            </w:del>
          </w:p>
        </w:tc>
        <w:tc>
          <w:tcPr>
            <w:tcW w:w="2064" w:type="dxa"/>
            <w:tcBorders>
              <w:top w:val="single" w:sz="6" w:space="0" w:color="auto"/>
              <w:left w:val="single" w:sz="6" w:space="0" w:color="auto"/>
              <w:bottom w:val="single" w:sz="12" w:space="0" w:color="auto"/>
              <w:right w:val="single" w:sz="6" w:space="0" w:color="auto"/>
            </w:tcBorders>
            <w:hideMark/>
          </w:tcPr>
          <w:p w14:paraId="28CDB044" w14:textId="77777777" w:rsidR="001B18C9" w:rsidRDefault="001B18C9">
            <w:pPr>
              <w:pStyle w:val="TableText"/>
              <w:spacing w:line="256" w:lineRule="auto"/>
              <w:rPr>
                <w:del w:id="457" w:author="簡琦欣" w:date="2023-03-23T15:58:00Z"/>
                <w:sz w:val="17"/>
                <w:szCs w:val="17"/>
              </w:rPr>
            </w:pPr>
            <w:del w:id="458"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TOTAL_AMOUNT</w:delText>
              </w:r>
            </w:del>
          </w:p>
        </w:tc>
        <w:tc>
          <w:tcPr>
            <w:tcW w:w="1436" w:type="dxa"/>
            <w:tcBorders>
              <w:top w:val="single" w:sz="6" w:space="0" w:color="auto"/>
              <w:left w:val="single" w:sz="6" w:space="0" w:color="auto"/>
              <w:bottom w:val="single" w:sz="12" w:space="0" w:color="auto"/>
              <w:right w:val="single" w:sz="6" w:space="0" w:color="auto"/>
            </w:tcBorders>
            <w:vAlign w:val="center"/>
            <w:hideMark/>
          </w:tcPr>
          <w:p w14:paraId="75EFE050" w14:textId="77777777" w:rsidR="001B18C9" w:rsidRDefault="001B18C9">
            <w:pPr>
              <w:pStyle w:val="TableText"/>
              <w:spacing w:line="256" w:lineRule="auto"/>
              <w:rPr>
                <w:del w:id="459" w:author="簡琦欣" w:date="2023-03-23T15:58:00Z"/>
                <w:sz w:val="17"/>
                <w:szCs w:val="17"/>
              </w:rPr>
            </w:pPr>
            <w:del w:id="460" w:author="簡琦欣" w:date="2023-03-23T15:58:00Z">
              <w:r>
                <w:rPr>
                  <w:rFonts w:hint="eastAsia"/>
                  <w:sz w:val="17"/>
                  <w:szCs w:val="17"/>
                  <w:lang w:eastAsia="zh-TW"/>
                </w:rPr>
                <w:delText>Number</w:delText>
              </w:r>
            </w:del>
          </w:p>
        </w:tc>
        <w:tc>
          <w:tcPr>
            <w:tcW w:w="550" w:type="dxa"/>
            <w:tcBorders>
              <w:top w:val="single" w:sz="6" w:space="0" w:color="auto"/>
              <w:left w:val="single" w:sz="6" w:space="0" w:color="auto"/>
              <w:bottom w:val="single" w:sz="12" w:space="0" w:color="auto"/>
              <w:right w:val="single" w:sz="6" w:space="0" w:color="auto"/>
            </w:tcBorders>
            <w:hideMark/>
          </w:tcPr>
          <w:p w14:paraId="0E7D656F" w14:textId="77777777" w:rsidR="001B18C9" w:rsidRDefault="001B18C9">
            <w:pPr>
              <w:pStyle w:val="TableText"/>
              <w:spacing w:line="256" w:lineRule="auto"/>
              <w:rPr>
                <w:del w:id="461" w:author="簡琦欣" w:date="2023-03-23T15:58:00Z"/>
                <w:sz w:val="17"/>
                <w:szCs w:val="17"/>
              </w:rPr>
            </w:pPr>
            <w:del w:id="462" w:author="簡琦欣" w:date="2023-03-23T15:58:00Z">
              <w:r>
                <w:rPr>
                  <w:rFonts w:hint="eastAsia"/>
                  <w:sz w:val="17"/>
                  <w:szCs w:val="17"/>
                </w:rPr>
                <w:delText>Yes</w:delText>
              </w:r>
            </w:del>
          </w:p>
        </w:tc>
        <w:tc>
          <w:tcPr>
            <w:tcW w:w="810" w:type="dxa"/>
            <w:tcBorders>
              <w:top w:val="single" w:sz="6" w:space="0" w:color="auto"/>
              <w:left w:val="single" w:sz="6" w:space="0" w:color="auto"/>
              <w:bottom w:val="single" w:sz="12" w:space="0" w:color="auto"/>
              <w:right w:val="single" w:sz="6" w:space="0" w:color="auto"/>
            </w:tcBorders>
            <w:hideMark/>
          </w:tcPr>
          <w:p w14:paraId="7BA91D46" w14:textId="77777777" w:rsidR="001B18C9" w:rsidRDefault="001B18C9">
            <w:pPr>
              <w:pStyle w:val="TableText"/>
              <w:spacing w:line="256" w:lineRule="auto"/>
              <w:rPr>
                <w:del w:id="463" w:author="簡琦欣" w:date="2023-03-23T15:58:00Z"/>
                <w:sz w:val="17"/>
                <w:szCs w:val="17"/>
                <w:lang w:eastAsia="zh-TW"/>
              </w:rPr>
            </w:pPr>
            <w:del w:id="464"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21D51159" w14:textId="77777777" w:rsidR="001B18C9" w:rsidRDefault="001B18C9">
            <w:pPr>
              <w:pStyle w:val="TableText"/>
              <w:spacing w:line="256" w:lineRule="auto"/>
              <w:rPr>
                <w:del w:id="465" w:author="簡琦欣" w:date="2023-03-23T15:58:00Z"/>
                <w:sz w:val="17"/>
                <w:szCs w:val="17"/>
                <w:lang w:eastAsia="zh-TW"/>
              </w:rPr>
            </w:pPr>
            <w:del w:id="466" w:author="簡琦欣" w:date="2023-03-23T15:58:00Z">
              <w:r>
                <w:rPr>
                  <w:rFonts w:hint="eastAsia"/>
                  <w:sz w:val="17"/>
                  <w:szCs w:val="17"/>
                  <w:lang w:eastAsia="zh-TW"/>
                </w:rPr>
                <w:delText>該批號下各幣別傳票借方總金額</w:delText>
              </w:r>
            </w:del>
          </w:p>
        </w:tc>
      </w:tr>
    </w:tbl>
    <w:p w14:paraId="6235422C" w14:textId="77777777" w:rsidR="001B18C9" w:rsidRDefault="001B18C9">
      <w:pPr>
        <w:rPr>
          <w:ins w:id="467" w:author="ST1-ChihWei" w:date="2023-03-29T17:04:00Z"/>
          <w:rFonts w:ascii="標楷體" w:eastAsiaTheme="minorEastAsia" w:hAnsi="標楷體"/>
          <w:sz w:val="20"/>
          <w:lang w:eastAsia="zh-CN"/>
        </w:rPr>
        <w:pPrChange w:id="468" w:author="Unknown" w:date="2023-03-29T17:04:00Z">
          <w:pPr>
            <w:pStyle w:val="40"/>
            <w:numPr>
              <w:numId w:val="2"/>
            </w:numPr>
            <w:tabs>
              <w:tab w:val="num" w:pos="3053"/>
            </w:tabs>
            <w:ind w:left="2977" w:hanging="284"/>
          </w:pPr>
        </w:pPrChange>
      </w:pPr>
    </w:p>
    <w:p w14:paraId="30388D8B" w14:textId="77777777" w:rsidR="001B18C9" w:rsidRDefault="001B18C9" w:rsidP="001B18C9">
      <w:pPr>
        <w:pStyle w:val="40"/>
        <w:keepNext/>
        <w:keepLines/>
        <w:widowControl/>
        <w:numPr>
          <w:ilvl w:val="0"/>
          <w:numId w:val="46"/>
        </w:numPr>
        <w:snapToGrid/>
        <w:spacing w:before="40"/>
        <w:rPr>
          <w:rFonts w:ascii="標楷體" w:hAnsi="標楷體"/>
          <w:b/>
          <w:bCs/>
          <w:color w:val="000000" w:themeColor="text1"/>
          <w:sz w:val="24"/>
          <w:szCs w:val="24"/>
        </w:rPr>
      </w:pPr>
      <w:ins w:id="469" w:author="簡琦欣" w:date="2023-03-23T16:02:00Z">
        <w:r>
          <w:rPr>
            <w:rFonts w:ascii="標楷體" w:hAnsi="標楷體" w:hint="eastAsia"/>
            <w:b/>
            <w:bCs/>
            <w:i/>
            <w:iCs/>
            <w:color w:val="000000" w:themeColor="text1"/>
            <w:sz w:val="24"/>
            <w:szCs w:val="24"/>
          </w:rPr>
          <w:t>Response</w:t>
        </w:r>
      </w:ins>
      <w:del w:id="470" w:author="簡琦欣" w:date="2023-03-23T16:02:00Z">
        <w:r>
          <w:rPr>
            <w:rFonts w:ascii="標楷體" w:hAnsi="標楷體" w:hint="eastAsia"/>
            <w:b/>
            <w:bCs/>
            <w:i/>
            <w:iCs/>
            <w:color w:val="000000" w:themeColor="text1"/>
            <w:sz w:val="24"/>
            <w:szCs w:val="24"/>
          </w:rPr>
          <w:delText>Request</w:delText>
        </w:r>
      </w:del>
      <w:del w:id="471" w:author="簡琦欣" w:date="2023-03-23T15:58:00Z">
        <w:r>
          <w:rPr>
            <w:rFonts w:ascii="標楷體" w:hAnsi="標楷體" w:hint="eastAsia"/>
            <w:b/>
            <w:bCs/>
            <w:i/>
            <w:iCs/>
            <w:color w:val="000000" w:themeColor="text1"/>
            <w:sz w:val="24"/>
            <w:szCs w:val="24"/>
          </w:rPr>
          <w:delText>之 P_JOURNAL_TBL</w:delText>
        </w:r>
      </w:del>
      <w:r>
        <w:rPr>
          <w:rFonts w:ascii="標楷體" w:hAnsi="標楷體" w:hint="eastAsia"/>
          <w:b/>
          <w:bCs/>
          <w:i/>
          <w:iCs/>
          <w:color w:val="000000" w:themeColor="text1"/>
          <w:sz w:val="24"/>
          <w:szCs w:val="24"/>
        </w:rPr>
        <w:t>欄位說明</w:t>
      </w:r>
    </w:p>
    <w:p w14:paraId="049AD522" w14:textId="77777777" w:rsidR="001B18C9" w:rsidRDefault="001B18C9" w:rsidP="001B18C9">
      <w:pPr>
        <w:pStyle w:val="40"/>
        <w:keepNext/>
        <w:keepLines/>
        <w:widowControl/>
        <w:numPr>
          <w:ilvl w:val="1"/>
          <w:numId w:val="46"/>
        </w:numPr>
        <w:snapToGrid/>
        <w:spacing w:before="40"/>
        <w:rPr>
          <w:rFonts w:ascii="標楷體" w:hAnsi="標楷體"/>
          <w:b/>
          <w:bCs/>
          <w:i/>
          <w:iCs/>
          <w:color w:val="000000" w:themeColor="text1"/>
          <w:sz w:val="24"/>
          <w:szCs w:val="24"/>
        </w:rPr>
      </w:pPr>
      <w:r>
        <w:rPr>
          <w:rFonts w:ascii="標楷體" w:hAnsi="標楷體" w:hint="eastAsia"/>
          <w:b/>
          <w:bCs/>
          <w:i/>
          <w:iCs/>
          <w:color w:val="000000" w:themeColor="text1"/>
          <w:sz w:val="24"/>
          <w:szCs w:val="24"/>
        </w:rPr>
        <w:t>下行共用區域Header欄位</w:t>
      </w:r>
    </w:p>
    <w:tbl>
      <w:tblPr>
        <w:tblW w:w="5000" w:type="pct"/>
        <w:tblBorders>
          <w:top w:val="single" w:sz="6" w:space="0" w:color="000000"/>
          <w:left w:val="single" w:sz="6" w:space="0" w:color="000000"/>
          <w:bottom w:val="single" w:sz="6" w:space="0" w:color="000000"/>
          <w:right w:val="single" w:sz="6" w:space="0" w:color="000000"/>
        </w:tblBorders>
        <w:tblCellMar>
          <w:left w:w="28" w:type="dxa"/>
          <w:right w:w="28" w:type="dxa"/>
        </w:tblCellMar>
        <w:tblLook w:val="04A0" w:firstRow="1" w:lastRow="0" w:firstColumn="1" w:lastColumn="0" w:noHBand="0" w:noVBand="1"/>
      </w:tblPr>
      <w:tblGrid>
        <w:gridCol w:w="414"/>
        <w:gridCol w:w="1948"/>
        <w:gridCol w:w="2445"/>
        <w:gridCol w:w="687"/>
        <w:gridCol w:w="825"/>
        <w:gridCol w:w="3869"/>
      </w:tblGrid>
      <w:tr w:rsidR="001B18C9" w14:paraId="3D5EB0A3"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42EF1F57" w14:textId="77777777" w:rsidR="001B18C9" w:rsidRDefault="001B18C9">
            <w:pPr>
              <w:spacing w:line="256" w:lineRule="auto"/>
              <w:jc w:val="center"/>
              <w:rPr>
                <w:rFonts w:ascii="標楷體" w:eastAsia="標楷體" w:hAnsi="標楷體"/>
                <w:b/>
                <w:sz w:val="20"/>
                <w:szCs w:val="20"/>
              </w:rPr>
            </w:pPr>
            <w:r>
              <w:rPr>
                <w:rFonts w:hint="eastAsia"/>
                <w:b/>
              </w:rPr>
              <w:t>序</w:t>
            </w:r>
          </w:p>
          <w:p w14:paraId="6A9229F7" w14:textId="77777777" w:rsidR="001B18C9" w:rsidRDefault="001B18C9">
            <w:pPr>
              <w:spacing w:line="256" w:lineRule="auto"/>
              <w:jc w:val="center"/>
              <w:rPr>
                <w:b/>
              </w:rPr>
            </w:pPr>
            <w:r>
              <w:rPr>
                <w:rFonts w:hint="eastAsia"/>
                <w:b/>
              </w:rPr>
              <w:t>號</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0460CF03" w14:textId="77777777" w:rsidR="001B18C9" w:rsidRDefault="001B18C9">
            <w:pPr>
              <w:spacing w:line="256" w:lineRule="auto"/>
              <w:jc w:val="center"/>
              <w:rPr>
                <w:b/>
              </w:rPr>
            </w:pPr>
            <w:r>
              <w:rPr>
                <w:rFonts w:hint="eastAsia"/>
                <w:b/>
              </w:rPr>
              <w:t>英文名稱</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10F2573F" w14:textId="77777777" w:rsidR="001B18C9" w:rsidRDefault="001B18C9">
            <w:pPr>
              <w:spacing w:line="256" w:lineRule="auto"/>
              <w:jc w:val="center"/>
              <w:rPr>
                <w:b/>
              </w:rPr>
            </w:pPr>
            <w:r>
              <w:rPr>
                <w:rFonts w:hint="eastAsia"/>
                <w:b/>
              </w:rPr>
              <w:t>中文名稱</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C09C55B" w14:textId="77777777" w:rsidR="001B18C9" w:rsidRDefault="001B18C9">
            <w:pPr>
              <w:spacing w:line="256" w:lineRule="auto"/>
              <w:jc w:val="center"/>
              <w:rPr>
                <w:b/>
              </w:rPr>
            </w:pPr>
            <w:r>
              <w:rPr>
                <w:rFonts w:hint="eastAsia"/>
                <w:b/>
              </w:rPr>
              <w:t>型態</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5DE51A1C" w14:textId="77777777" w:rsidR="001B18C9" w:rsidRDefault="001B18C9">
            <w:pPr>
              <w:spacing w:line="256" w:lineRule="auto"/>
              <w:jc w:val="center"/>
              <w:rPr>
                <w:b/>
              </w:rPr>
            </w:pPr>
            <w:r>
              <w:rPr>
                <w:rFonts w:hint="eastAsia"/>
                <w:b/>
              </w:rPr>
              <w:t>長度</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9278D26" w14:textId="77777777" w:rsidR="001B18C9" w:rsidRDefault="001B18C9">
            <w:pPr>
              <w:spacing w:line="140" w:lineRule="atLeast"/>
              <w:jc w:val="center"/>
            </w:pPr>
            <w:r>
              <w:rPr>
                <w:rFonts w:hint="eastAsia"/>
                <w:b/>
              </w:rPr>
              <w:t>欄位說明</w:t>
            </w:r>
          </w:p>
        </w:tc>
      </w:tr>
      <w:tr w:rsidR="001B18C9" w14:paraId="015A61FF"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74AB4224" w14:textId="77777777" w:rsidR="001B18C9" w:rsidRDefault="001B18C9">
            <w:pPr>
              <w:spacing w:line="140" w:lineRule="atLeast"/>
            </w:pPr>
            <w:r>
              <w:rPr>
                <w:rFonts w:hint="eastAsia"/>
              </w:rPr>
              <w:t>1</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915529E" w14:textId="77777777" w:rsidR="001B18C9" w:rsidRDefault="001B18C9">
            <w:pPr>
              <w:spacing w:line="140" w:lineRule="atLeast"/>
            </w:pPr>
            <w:r>
              <w:rPr>
                <w:rFonts w:hint="eastAsia"/>
              </w:rPr>
              <w:t>MSGLNG</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20F54D5" w14:textId="77777777" w:rsidR="001B18C9" w:rsidRDefault="001B18C9">
            <w:pPr>
              <w:spacing w:line="140" w:lineRule="atLeast"/>
            </w:pPr>
            <w:r>
              <w:rPr>
                <w:rFonts w:hint="eastAsia"/>
              </w:rPr>
              <w:t>下行電文長度</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51365CA0"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D8C39AC"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tcPr>
          <w:p w14:paraId="778D4343" w14:textId="77777777" w:rsidR="001B18C9" w:rsidRDefault="001B18C9">
            <w:pPr>
              <w:spacing w:line="140" w:lineRule="atLeast"/>
            </w:pPr>
          </w:p>
        </w:tc>
      </w:tr>
      <w:tr w:rsidR="001B18C9" w14:paraId="79AC7232"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36E2279" w14:textId="77777777" w:rsidR="001B18C9" w:rsidRDefault="001B18C9">
            <w:pPr>
              <w:spacing w:line="140" w:lineRule="atLeast"/>
            </w:pPr>
            <w:r>
              <w:rPr>
                <w:rFonts w:hint="eastAsia"/>
              </w:rPr>
              <w:t>2</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332D1D3A" w14:textId="77777777" w:rsidR="001B18C9" w:rsidRDefault="001B18C9">
            <w:pPr>
              <w:spacing w:line="140" w:lineRule="atLeast"/>
            </w:pPr>
            <w:r>
              <w:rPr>
                <w:rFonts w:hint="eastAsia"/>
              </w:rPr>
              <w:t>TXRSEQ</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4C711EB" w14:textId="77777777" w:rsidR="001B18C9" w:rsidRDefault="001B18C9">
            <w:pPr>
              <w:spacing w:line="140" w:lineRule="atLeast"/>
            </w:pPr>
            <w:r>
              <w:rPr>
                <w:rFonts w:hint="eastAsia"/>
              </w:rPr>
              <w:t>交易序號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40748BD"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667E4D14" w14:textId="77777777" w:rsidR="001B18C9" w:rsidRDefault="001B18C9">
            <w:pPr>
              <w:spacing w:line="140" w:lineRule="atLeast"/>
              <w:jc w:val="center"/>
            </w:pPr>
            <w:r>
              <w:rPr>
                <w:rFonts w:hint="eastAsia"/>
              </w:rPr>
              <w:t>18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65FF0FA" w14:textId="77777777" w:rsidR="001B18C9" w:rsidRDefault="001B18C9">
            <w:pPr>
              <w:spacing w:line="140" w:lineRule="atLeast"/>
            </w:pPr>
            <w:r>
              <w:rPr>
                <w:rFonts w:hint="eastAsia"/>
              </w:rPr>
              <w:t>0000SKLWEBnnnnnnnn</w:t>
            </w:r>
          </w:p>
        </w:tc>
      </w:tr>
      <w:tr w:rsidR="001B18C9" w14:paraId="1626310F"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7A5DE06" w14:textId="77777777" w:rsidR="001B18C9" w:rsidRDefault="001B18C9">
            <w:pPr>
              <w:spacing w:line="140" w:lineRule="atLeast"/>
            </w:pPr>
            <w:r>
              <w:rPr>
                <w:rFonts w:hint="eastAsia"/>
              </w:rPr>
              <w:t>3</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14381BE" w14:textId="77777777" w:rsidR="001B18C9" w:rsidRDefault="001B18C9">
            <w:pPr>
              <w:spacing w:line="140" w:lineRule="atLeast"/>
            </w:pPr>
            <w:r>
              <w:rPr>
                <w:rFonts w:hint="eastAsia"/>
              </w:rPr>
              <w:t>BRNO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5D52FA2" w14:textId="77777777" w:rsidR="001B18C9" w:rsidRDefault="001B18C9">
            <w:pPr>
              <w:spacing w:line="140" w:lineRule="atLeast"/>
            </w:pPr>
            <w:r>
              <w:rPr>
                <w:rFonts w:hint="eastAsia"/>
                <w:lang w:eastAsia="zh-HK"/>
              </w:rPr>
              <w:t>單</w:t>
            </w:r>
            <w:r>
              <w:rPr>
                <w:rFonts w:hint="eastAsia"/>
              </w:rPr>
              <w:t>位</w:t>
            </w:r>
            <w:r>
              <w:rPr>
                <w:rFonts w:hint="eastAsia"/>
                <w:lang w:eastAsia="zh-HK"/>
              </w:rPr>
              <w:t>別</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0E91635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7A9D0CCB" w14:textId="77777777" w:rsidR="001B18C9" w:rsidRDefault="001B18C9">
            <w:pPr>
              <w:spacing w:line="140" w:lineRule="atLeast"/>
              <w:jc w:val="center"/>
            </w:pPr>
            <w:r>
              <w:rPr>
                <w:rFonts w:hint="eastAsia"/>
              </w:rPr>
              <w:t>4</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7600C22D" w14:textId="77777777" w:rsidR="001B18C9" w:rsidRDefault="001B18C9">
            <w:pPr>
              <w:spacing w:line="140" w:lineRule="atLeast"/>
              <w:ind w:rightChars="449" w:right="1078"/>
            </w:pPr>
            <w:r>
              <w:rPr>
                <w:rFonts w:hint="eastAsia"/>
              </w:rPr>
              <w:t>'0000'</w:t>
            </w:r>
          </w:p>
        </w:tc>
      </w:tr>
      <w:tr w:rsidR="001B18C9" w14:paraId="7AFB87F7"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5234D7E7" w14:textId="77777777" w:rsidR="001B18C9" w:rsidRDefault="001B18C9">
            <w:pPr>
              <w:spacing w:line="140" w:lineRule="atLeast"/>
            </w:pPr>
            <w:r>
              <w:rPr>
                <w:rFonts w:hint="eastAsia"/>
              </w:rPr>
              <w:t>4</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04B8F62" w14:textId="77777777" w:rsidR="001B18C9" w:rsidRDefault="001B18C9">
            <w:pPr>
              <w:spacing w:line="140" w:lineRule="atLeast"/>
            </w:pPr>
            <w:r>
              <w:rPr>
                <w:rFonts w:hint="eastAsia"/>
              </w:rPr>
              <w:t>TLRNO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DC893F7" w14:textId="77777777" w:rsidR="001B18C9" w:rsidRDefault="001B18C9">
            <w:pPr>
              <w:spacing w:line="140" w:lineRule="atLeast"/>
            </w:pPr>
            <w:r>
              <w:rPr>
                <w:rFonts w:hint="eastAsia"/>
              </w:rPr>
              <w:t>經辦</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12E1641E"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6BCA9043" w14:textId="77777777" w:rsidR="001B18C9" w:rsidRDefault="001B18C9">
            <w:pPr>
              <w:spacing w:line="140" w:lineRule="atLeast"/>
              <w:jc w:val="center"/>
            </w:pPr>
            <w:r>
              <w:rPr>
                <w:rFonts w:hint="eastAsia"/>
              </w:rPr>
              <w:t>6</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550D517A" w14:textId="77777777" w:rsidR="001B18C9" w:rsidRDefault="001B18C9">
            <w:pPr>
              <w:spacing w:line="140" w:lineRule="atLeast"/>
              <w:ind w:rightChars="449" w:right="1078"/>
            </w:pPr>
            <w:r>
              <w:rPr>
                <w:rFonts w:hint="eastAsia"/>
              </w:rPr>
              <w:t>'SKLWEB'</w:t>
            </w:r>
          </w:p>
        </w:tc>
      </w:tr>
      <w:tr w:rsidR="001B18C9" w14:paraId="107589BB"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1E9BF5FC" w14:textId="77777777" w:rsidR="001B18C9" w:rsidRDefault="001B18C9">
            <w:pPr>
              <w:spacing w:line="140" w:lineRule="atLeast"/>
            </w:pPr>
            <w:r>
              <w:rPr>
                <w:rFonts w:hint="eastAsia"/>
              </w:rPr>
              <w:t>5</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03883B6" w14:textId="77777777" w:rsidR="001B18C9" w:rsidRDefault="001B18C9">
            <w:pPr>
              <w:spacing w:line="140" w:lineRule="atLeast"/>
            </w:pPr>
            <w:r>
              <w:rPr>
                <w:rFonts w:hint="eastAsia"/>
              </w:rPr>
              <w:t>TXTNO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321BBAD" w14:textId="77777777" w:rsidR="001B18C9" w:rsidRDefault="001B18C9">
            <w:pPr>
              <w:spacing w:line="140" w:lineRule="atLeast"/>
            </w:pPr>
            <w:r>
              <w:rPr>
                <w:rFonts w:hint="eastAsia"/>
              </w:rPr>
              <w:t>傳輸編號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029BE87"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0C7F236D"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047ED31C" w14:textId="77777777" w:rsidR="001B18C9" w:rsidRDefault="001B18C9">
            <w:pPr>
              <w:spacing w:line="140" w:lineRule="atLeast"/>
            </w:pPr>
            <w:r>
              <w:rPr>
                <w:rFonts w:hint="eastAsia"/>
                <w:lang w:eastAsia="zh-HK"/>
              </w:rPr>
              <w:t>自</w:t>
            </w:r>
            <w:r>
              <w:rPr>
                <w:rFonts w:hint="eastAsia"/>
              </w:rPr>
              <w:t>動</w:t>
            </w:r>
            <w:r>
              <w:rPr>
                <w:rFonts w:hint="eastAsia"/>
                <w:lang w:eastAsia="zh-HK"/>
              </w:rPr>
              <w:t>編</w:t>
            </w:r>
            <w:r>
              <w:rPr>
                <w:rFonts w:hint="eastAsia"/>
              </w:rPr>
              <w:t>號</w:t>
            </w:r>
          </w:p>
        </w:tc>
      </w:tr>
      <w:tr w:rsidR="001B18C9" w14:paraId="76E4E939"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8317306" w14:textId="77777777" w:rsidR="001B18C9" w:rsidRDefault="001B18C9">
            <w:pPr>
              <w:spacing w:line="140" w:lineRule="atLeast"/>
            </w:pPr>
            <w:r>
              <w:rPr>
                <w:rFonts w:hint="eastAsia"/>
              </w:rPr>
              <w:t>6</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C166779" w14:textId="77777777" w:rsidR="001B18C9" w:rsidRDefault="001B18C9">
            <w:pPr>
              <w:spacing w:line="140" w:lineRule="atLeast"/>
            </w:pPr>
            <w:r>
              <w:rPr>
                <w:rFonts w:hint="eastAsia"/>
              </w:rPr>
              <w:t>CALDY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328C72F0" w14:textId="77777777" w:rsidR="001B18C9" w:rsidRDefault="001B18C9">
            <w:pPr>
              <w:spacing w:line="140" w:lineRule="atLeast"/>
            </w:pPr>
            <w:r>
              <w:rPr>
                <w:rFonts w:hint="eastAsia"/>
              </w:rPr>
              <w:t>交易日期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51221CE8"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4BBC135"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51EFC853" w14:textId="77777777" w:rsidR="001B18C9" w:rsidRDefault="001B18C9">
            <w:pPr>
              <w:spacing w:line="140" w:lineRule="atLeast"/>
              <w:ind w:rightChars="449" w:right="1078"/>
            </w:pPr>
            <w:proofErr w:type="spellStart"/>
            <w:r>
              <w:rPr>
                <w:rFonts w:hint="eastAsia"/>
              </w:rPr>
              <w:t>Yyyymmdd</w:t>
            </w:r>
            <w:proofErr w:type="spellEnd"/>
            <w:r>
              <w:rPr>
                <w:rFonts w:hint="eastAsia"/>
              </w:rPr>
              <w:t>(</w:t>
            </w:r>
            <w:r>
              <w:rPr>
                <w:rFonts w:hint="eastAsia"/>
              </w:rPr>
              <w:t>西元</w:t>
            </w:r>
            <w:r>
              <w:rPr>
                <w:rFonts w:hint="eastAsia"/>
              </w:rPr>
              <w:t>)</w:t>
            </w:r>
          </w:p>
        </w:tc>
      </w:tr>
      <w:tr w:rsidR="001B18C9" w14:paraId="68A1A438"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46D41E14" w14:textId="77777777" w:rsidR="001B18C9" w:rsidRDefault="001B18C9">
            <w:pPr>
              <w:spacing w:line="140" w:lineRule="atLeast"/>
            </w:pPr>
            <w:r>
              <w:rPr>
                <w:rFonts w:hint="eastAsia"/>
              </w:rPr>
              <w:t>7</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292AE2C" w14:textId="77777777" w:rsidR="001B18C9" w:rsidRDefault="001B18C9">
            <w:pPr>
              <w:spacing w:line="140" w:lineRule="atLeast"/>
            </w:pPr>
            <w:r>
              <w:rPr>
                <w:rFonts w:hint="eastAsia"/>
              </w:rPr>
              <w:t>CALTM</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0309DB5" w14:textId="77777777" w:rsidR="001B18C9" w:rsidRDefault="001B18C9">
            <w:pPr>
              <w:spacing w:line="140" w:lineRule="atLeast"/>
            </w:pPr>
            <w:r>
              <w:rPr>
                <w:rFonts w:hint="eastAsia"/>
              </w:rPr>
              <w:t>交易時間</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41F0CC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763A414D"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3E80F59" w14:textId="77777777" w:rsidR="001B18C9" w:rsidRDefault="001B18C9">
            <w:pPr>
              <w:spacing w:line="140" w:lineRule="atLeast"/>
              <w:ind w:rightChars="449" w:right="1078"/>
            </w:pPr>
            <w:proofErr w:type="spellStart"/>
            <w:r>
              <w:rPr>
                <w:rFonts w:hint="eastAsia"/>
              </w:rPr>
              <w:t>hhmmssss</w:t>
            </w:r>
            <w:proofErr w:type="spellEnd"/>
          </w:p>
        </w:tc>
      </w:tr>
      <w:tr w:rsidR="001B18C9" w14:paraId="0E04A2E1"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1C25DED9" w14:textId="77777777" w:rsidR="001B18C9" w:rsidRDefault="001B18C9">
            <w:pPr>
              <w:spacing w:line="140" w:lineRule="atLeast"/>
            </w:pPr>
            <w:r>
              <w:rPr>
                <w:rFonts w:hint="eastAsia"/>
              </w:rPr>
              <w:t>8</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73E2F0E3" w14:textId="77777777" w:rsidR="001B18C9" w:rsidRDefault="001B18C9">
            <w:pPr>
              <w:spacing w:line="140" w:lineRule="atLeast"/>
            </w:pPr>
            <w:r>
              <w:rPr>
                <w:rFonts w:hint="eastAsia"/>
              </w:rPr>
              <w:t>MSGEND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4402E4C" w14:textId="77777777" w:rsidR="001B18C9" w:rsidRDefault="001B18C9">
            <w:pPr>
              <w:spacing w:line="256" w:lineRule="auto"/>
              <w:ind w:leftChars="20" w:left="48"/>
            </w:pPr>
            <w:r>
              <w:rPr>
                <w:rFonts w:hint="eastAsia"/>
              </w:rPr>
              <w:t>結束記號</w:t>
            </w:r>
          </w:p>
          <w:p w14:paraId="0D3D00F0" w14:textId="77777777" w:rsidR="001B18C9" w:rsidRDefault="001B18C9">
            <w:pPr>
              <w:spacing w:line="256" w:lineRule="auto"/>
              <w:ind w:leftChars="20" w:left="48"/>
            </w:pPr>
            <w:r>
              <w:rPr>
                <w:rFonts w:hint="eastAsia"/>
              </w:rPr>
              <w:t>1</w:t>
            </w:r>
            <w:r>
              <w:rPr>
                <w:rFonts w:hint="eastAsia"/>
              </w:rPr>
              <w:t>：結束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859BD2B"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5BB0D7D"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401396C" w14:textId="77777777" w:rsidR="001B18C9" w:rsidRDefault="001B18C9">
            <w:pPr>
              <w:spacing w:line="256" w:lineRule="auto"/>
            </w:pPr>
            <w:r>
              <w:rPr>
                <w:rFonts w:hint="eastAsia"/>
              </w:rPr>
              <w:t>1</w:t>
            </w:r>
          </w:p>
        </w:tc>
      </w:tr>
      <w:tr w:rsidR="001B18C9" w14:paraId="777A1466"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2E93F85" w14:textId="77777777" w:rsidR="001B18C9" w:rsidRDefault="001B18C9">
            <w:pPr>
              <w:spacing w:line="140" w:lineRule="atLeast"/>
            </w:pPr>
            <w:r>
              <w:rPr>
                <w:rFonts w:hint="eastAsia"/>
              </w:rPr>
              <w:t>9</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936AA7C" w14:textId="77777777" w:rsidR="001B18C9" w:rsidRDefault="001B18C9">
            <w:pPr>
              <w:spacing w:line="140" w:lineRule="atLeast"/>
            </w:pPr>
            <w:r>
              <w:rPr>
                <w:rFonts w:hint="eastAsia"/>
              </w:rPr>
              <w:t>TXRSUT</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3137105E" w14:textId="77777777" w:rsidR="001B18C9" w:rsidRDefault="001B18C9">
            <w:pPr>
              <w:spacing w:line="256" w:lineRule="auto"/>
              <w:ind w:leftChars="20" w:left="48"/>
            </w:pPr>
            <w:r>
              <w:rPr>
                <w:rFonts w:hint="eastAsia"/>
              </w:rPr>
              <w:t>訊息種類</w:t>
            </w:r>
          </w:p>
          <w:p w14:paraId="287BBE44" w14:textId="77777777" w:rsidR="001B18C9" w:rsidRDefault="001B18C9">
            <w:pPr>
              <w:spacing w:line="256" w:lineRule="auto"/>
              <w:ind w:leftChars="20" w:left="48"/>
            </w:pPr>
            <w:r>
              <w:rPr>
                <w:rFonts w:hint="eastAsia"/>
              </w:rPr>
              <w:t>S</w:t>
            </w:r>
            <w:r>
              <w:rPr>
                <w:rFonts w:hint="eastAsia"/>
              </w:rPr>
              <w:t>：成功</w:t>
            </w:r>
          </w:p>
          <w:p w14:paraId="2E3F018F" w14:textId="77777777" w:rsidR="001B18C9" w:rsidRDefault="001B18C9">
            <w:pPr>
              <w:spacing w:line="256" w:lineRule="auto"/>
              <w:ind w:leftChars="20" w:left="48"/>
            </w:pPr>
            <w:r>
              <w:rPr>
                <w:rFonts w:hint="eastAsia"/>
              </w:rPr>
              <w:t>E</w:t>
            </w:r>
            <w:r>
              <w:rPr>
                <w:rFonts w:hint="eastAsia"/>
              </w:rPr>
              <w:t>：失敗</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22B900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1C416EE1"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5477DC4" w14:textId="77777777" w:rsidR="001B18C9" w:rsidRDefault="001B18C9">
            <w:pPr>
              <w:spacing w:line="256" w:lineRule="auto"/>
              <w:ind w:leftChars="20" w:left="48"/>
            </w:pPr>
            <w:r>
              <w:rPr>
                <w:rFonts w:hint="eastAsia"/>
              </w:rPr>
              <w:t>S</w:t>
            </w:r>
            <w:r>
              <w:rPr>
                <w:rFonts w:hint="eastAsia"/>
              </w:rPr>
              <w:t>：成功</w:t>
            </w:r>
          </w:p>
          <w:p w14:paraId="72B07B60" w14:textId="77777777" w:rsidR="001B18C9" w:rsidRDefault="001B18C9">
            <w:pPr>
              <w:spacing w:line="256" w:lineRule="auto"/>
              <w:ind w:leftChars="20" w:left="48"/>
            </w:pPr>
            <w:r>
              <w:rPr>
                <w:rFonts w:hint="eastAsia"/>
              </w:rPr>
              <w:t>E</w:t>
            </w:r>
            <w:r>
              <w:rPr>
                <w:rFonts w:hint="eastAsia"/>
              </w:rPr>
              <w:t>：失敗</w:t>
            </w:r>
          </w:p>
        </w:tc>
      </w:tr>
      <w:tr w:rsidR="001B18C9" w14:paraId="6C962948"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216D7715" w14:textId="77777777" w:rsidR="001B18C9" w:rsidRDefault="001B18C9">
            <w:pPr>
              <w:spacing w:line="140" w:lineRule="atLeast"/>
            </w:pPr>
            <w:r>
              <w:rPr>
                <w:rFonts w:hint="eastAsia"/>
              </w:rPr>
              <w:t>10</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7F7E1500" w14:textId="77777777" w:rsidR="001B18C9" w:rsidRDefault="001B18C9">
            <w:pPr>
              <w:spacing w:line="140" w:lineRule="atLeast"/>
            </w:pPr>
            <w:r>
              <w:rPr>
                <w:rFonts w:hint="eastAsia"/>
              </w:rPr>
              <w:t>TXCD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22F89FEE" w14:textId="77777777" w:rsidR="001B18C9" w:rsidRDefault="001B18C9">
            <w:pPr>
              <w:spacing w:line="256" w:lineRule="auto"/>
              <w:ind w:leftChars="20" w:left="48"/>
            </w:pPr>
            <w:r>
              <w:rPr>
                <w:rFonts w:hint="eastAsia"/>
              </w:rPr>
              <w:t>交易代號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71C3BE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51333A4D"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55081F3" w14:textId="77777777" w:rsidR="001B18C9" w:rsidRDefault="001B18C9">
            <w:pPr>
              <w:spacing w:line="256" w:lineRule="auto"/>
              <w:ind w:leftChars="20" w:left="48"/>
            </w:pPr>
            <w:r>
              <w:rPr>
                <w:rFonts w:hint="eastAsia"/>
              </w:rPr>
              <w:t>L7501</w:t>
            </w:r>
          </w:p>
        </w:tc>
      </w:tr>
      <w:tr w:rsidR="001B18C9" w14:paraId="318C0A65"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57BA9F79" w14:textId="77777777" w:rsidR="001B18C9" w:rsidRDefault="001B18C9">
            <w:pPr>
              <w:spacing w:line="140" w:lineRule="atLeast"/>
            </w:pPr>
            <w:r>
              <w:rPr>
                <w:rFonts w:hint="eastAsia"/>
              </w:rPr>
              <w:t>11</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D84C996" w14:textId="77777777" w:rsidR="001B18C9" w:rsidRDefault="001B18C9">
            <w:pPr>
              <w:spacing w:line="140" w:lineRule="atLeast"/>
            </w:pPr>
            <w:r>
              <w:rPr>
                <w:rFonts w:hint="eastAsia"/>
              </w:rPr>
              <w:t>MSGID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5A365728" w14:textId="77777777" w:rsidR="001B18C9" w:rsidRDefault="001B18C9">
            <w:pPr>
              <w:spacing w:line="256" w:lineRule="auto"/>
              <w:ind w:leftChars="20" w:left="48"/>
            </w:pPr>
            <w:r>
              <w:rPr>
                <w:rFonts w:hint="eastAsia"/>
              </w:rPr>
              <w:t>訊息代號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1BA874C"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1BE572C9"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tcPr>
          <w:p w14:paraId="4C714C61" w14:textId="77777777" w:rsidR="001B18C9" w:rsidRDefault="001B18C9">
            <w:pPr>
              <w:spacing w:line="256" w:lineRule="auto"/>
              <w:ind w:leftChars="20" w:left="48"/>
            </w:pPr>
          </w:p>
        </w:tc>
      </w:tr>
      <w:tr w:rsidR="001B18C9" w14:paraId="22624570"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4778068" w14:textId="77777777" w:rsidR="001B18C9" w:rsidRDefault="001B18C9">
            <w:pPr>
              <w:spacing w:line="140" w:lineRule="atLeast"/>
            </w:pPr>
            <w:r>
              <w:rPr>
                <w:rFonts w:hint="eastAsia"/>
              </w:rPr>
              <w:t>12</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7860D11" w14:textId="77777777" w:rsidR="001B18C9" w:rsidRDefault="001B18C9">
            <w:pPr>
              <w:spacing w:line="140" w:lineRule="atLeast"/>
            </w:pPr>
            <w:r>
              <w:rPr>
                <w:rFonts w:hint="eastAsia"/>
              </w:rPr>
              <w:t>MLDRY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4CB0259C" w14:textId="77777777" w:rsidR="001B18C9" w:rsidRDefault="001B18C9">
            <w:pPr>
              <w:spacing w:line="256" w:lineRule="auto"/>
              <w:ind w:leftChars="20" w:left="48"/>
            </w:pPr>
            <w:r>
              <w:rPr>
                <w:rFonts w:hint="eastAsia"/>
              </w:rPr>
              <w:t>保留</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1C9FA2BF"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33334165"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tcPr>
          <w:p w14:paraId="50608885" w14:textId="77777777" w:rsidR="001B18C9" w:rsidRDefault="001B18C9">
            <w:pPr>
              <w:spacing w:line="256" w:lineRule="auto"/>
              <w:ind w:leftChars="20" w:left="48"/>
            </w:pPr>
          </w:p>
        </w:tc>
      </w:tr>
      <w:tr w:rsidR="001B18C9" w14:paraId="2884B8BE"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2F0E9B7A" w14:textId="77777777" w:rsidR="001B18C9" w:rsidRDefault="001B18C9">
            <w:pPr>
              <w:spacing w:line="140" w:lineRule="atLeast"/>
            </w:pPr>
            <w:r>
              <w:rPr>
                <w:rFonts w:hint="eastAsia"/>
              </w:rPr>
              <w:t>13</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E6F5D3A" w14:textId="77777777" w:rsidR="001B18C9" w:rsidRDefault="001B18C9">
            <w:pPr>
              <w:spacing w:line="140" w:lineRule="atLeast"/>
              <w:rPr>
                <w:color w:val="000000" w:themeColor="text1"/>
              </w:rPr>
            </w:pPr>
            <w:r>
              <w:rPr>
                <w:rFonts w:hint="eastAsia"/>
                <w:color w:val="000000" w:themeColor="text1"/>
              </w:rPr>
              <w:t>MRKEY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15865F7" w14:textId="77777777" w:rsidR="001B18C9" w:rsidRDefault="001B18C9">
            <w:pPr>
              <w:spacing w:line="140" w:lineRule="atLeast"/>
              <w:rPr>
                <w:color w:val="000000" w:themeColor="text1"/>
              </w:rPr>
            </w:pPr>
            <w:r>
              <w:rPr>
                <w:rFonts w:hint="eastAsia"/>
                <w:color w:val="000000" w:themeColor="text1"/>
              </w:rPr>
              <w:t>戶號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674CA426"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0242238B" w14:textId="77777777" w:rsidR="001B18C9" w:rsidRDefault="001B18C9">
            <w:pPr>
              <w:spacing w:line="140" w:lineRule="atLeast"/>
              <w:jc w:val="center"/>
              <w:rPr>
                <w:color w:val="000000" w:themeColor="text1"/>
              </w:rPr>
            </w:pPr>
            <w:r>
              <w:rPr>
                <w:rFonts w:hint="eastAsia"/>
                <w:color w:val="000000" w:themeColor="text1"/>
              </w:rPr>
              <w:t>16</w:t>
            </w:r>
          </w:p>
        </w:tc>
        <w:tc>
          <w:tcPr>
            <w:tcW w:w="1900" w:type="pct"/>
            <w:tcBorders>
              <w:top w:val="single" w:sz="6" w:space="0" w:color="000000"/>
              <w:left w:val="single" w:sz="6" w:space="0" w:color="000000"/>
              <w:bottom w:val="single" w:sz="6" w:space="0" w:color="000000"/>
              <w:right w:val="single" w:sz="6" w:space="0" w:color="000000"/>
            </w:tcBorders>
            <w:vAlign w:val="center"/>
          </w:tcPr>
          <w:p w14:paraId="3E5A47E4" w14:textId="77777777" w:rsidR="001B18C9" w:rsidRDefault="001B18C9">
            <w:pPr>
              <w:spacing w:line="140" w:lineRule="atLeast"/>
            </w:pPr>
          </w:p>
        </w:tc>
      </w:tr>
      <w:tr w:rsidR="001B18C9" w14:paraId="42939841"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6B02360" w14:textId="77777777" w:rsidR="001B18C9" w:rsidRDefault="001B18C9">
            <w:pPr>
              <w:spacing w:line="140" w:lineRule="atLeast"/>
            </w:pPr>
            <w:r>
              <w:rPr>
                <w:rFonts w:hint="eastAsia"/>
              </w:rPr>
              <w:t>14</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E49BEE4" w14:textId="77777777" w:rsidR="001B18C9" w:rsidRDefault="001B18C9">
            <w:pPr>
              <w:spacing w:line="140" w:lineRule="atLeast"/>
              <w:rPr>
                <w:color w:val="000000" w:themeColor="text1"/>
              </w:rPr>
            </w:pPr>
            <w:r>
              <w:rPr>
                <w:rFonts w:hint="eastAsia"/>
                <w:color w:val="000000" w:themeColor="text1"/>
              </w:rPr>
              <w:t>FILLER</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5E2D0053" w14:textId="77777777" w:rsidR="001B18C9" w:rsidRDefault="001B18C9">
            <w:pPr>
              <w:spacing w:line="140" w:lineRule="atLeast"/>
              <w:rPr>
                <w:color w:val="000000" w:themeColor="text1"/>
              </w:rPr>
            </w:pPr>
            <w:r>
              <w:rPr>
                <w:rFonts w:hint="eastAsia"/>
                <w:color w:val="000000" w:themeColor="text1"/>
              </w:rPr>
              <w:t>保留</w:t>
            </w:r>
            <w:r>
              <w:rPr>
                <w:rFonts w:hint="eastAsia"/>
                <w:color w:val="000000" w:themeColor="text1"/>
              </w:rPr>
              <w:t>/</w:t>
            </w:r>
            <w:r>
              <w:rPr>
                <w:rFonts w:hint="eastAsia"/>
                <w:color w:val="000000" w:themeColor="text1"/>
              </w:rPr>
              <w:t>下行欄位</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F7265A3"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tcPr>
          <w:p w14:paraId="62B21739" w14:textId="77777777" w:rsidR="001B18C9" w:rsidRDefault="001B18C9">
            <w:pPr>
              <w:spacing w:line="140" w:lineRule="atLeast"/>
              <w:jc w:val="center"/>
              <w:rPr>
                <w:color w:val="000000" w:themeColor="text1"/>
              </w:rPr>
            </w:pPr>
          </w:p>
        </w:tc>
        <w:tc>
          <w:tcPr>
            <w:tcW w:w="1900" w:type="pct"/>
            <w:tcBorders>
              <w:top w:val="single" w:sz="6" w:space="0" w:color="000000"/>
              <w:left w:val="single" w:sz="6" w:space="0" w:color="000000"/>
              <w:bottom w:val="single" w:sz="6" w:space="0" w:color="000000"/>
              <w:right w:val="single" w:sz="6" w:space="0" w:color="000000"/>
            </w:tcBorders>
            <w:vAlign w:val="center"/>
          </w:tcPr>
          <w:p w14:paraId="6531CD08" w14:textId="77777777" w:rsidR="001B18C9" w:rsidRDefault="001B18C9">
            <w:pPr>
              <w:spacing w:line="140" w:lineRule="atLeast"/>
            </w:pPr>
          </w:p>
        </w:tc>
      </w:tr>
      <w:tr w:rsidR="001B18C9" w14:paraId="3C3C3F49"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3344C21E" w14:textId="77777777" w:rsidR="001B18C9" w:rsidRDefault="001B18C9">
            <w:pPr>
              <w:spacing w:line="140" w:lineRule="atLeast"/>
            </w:pPr>
            <w:r>
              <w:rPr>
                <w:rFonts w:hint="eastAsia"/>
              </w:rPr>
              <w:t>15</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FD7BDD4" w14:textId="77777777" w:rsidR="001B18C9" w:rsidRDefault="001B18C9">
            <w:pPr>
              <w:spacing w:line="140" w:lineRule="atLeast"/>
              <w:rPr>
                <w:color w:val="000000" w:themeColor="text1"/>
              </w:rPr>
            </w:pPr>
            <w:proofErr w:type="spellStart"/>
            <w:r>
              <w:rPr>
                <w:rFonts w:hint="eastAsia"/>
                <w:color w:val="000000" w:themeColor="text1"/>
              </w:rPr>
              <w:t>ErrMsg</w:t>
            </w:r>
            <w:proofErr w:type="spellEnd"/>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429A726A" w14:textId="77777777" w:rsidR="001B18C9" w:rsidRDefault="001B18C9">
            <w:pPr>
              <w:spacing w:line="140" w:lineRule="atLeast"/>
              <w:rPr>
                <w:color w:val="000000" w:themeColor="text1"/>
              </w:rPr>
            </w:pPr>
            <w:r>
              <w:rPr>
                <w:rFonts w:hint="eastAsia"/>
                <w:color w:val="000000" w:themeColor="text1"/>
              </w:rPr>
              <w:t>錯誤訊息</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A2424D9"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tcPr>
          <w:p w14:paraId="17A67898" w14:textId="77777777" w:rsidR="001B18C9" w:rsidRDefault="001B18C9">
            <w:pPr>
              <w:spacing w:line="140" w:lineRule="atLeast"/>
              <w:jc w:val="center"/>
              <w:rPr>
                <w:color w:val="000000" w:themeColor="text1"/>
              </w:rPr>
            </w:pPr>
          </w:p>
        </w:tc>
        <w:tc>
          <w:tcPr>
            <w:tcW w:w="1900" w:type="pct"/>
            <w:tcBorders>
              <w:top w:val="single" w:sz="6" w:space="0" w:color="000000"/>
              <w:left w:val="single" w:sz="6" w:space="0" w:color="000000"/>
              <w:bottom w:val="single" w:sz="6" w:space="0" w:color="000000"/>
              <w:right w:val="single" w:sz="6" w:space="0" w:color="000000"/>
            </w:tcBorders>
            <w:vAlign w:val="center"/>
          </w:tcPr>
          <w:p w14:paraId="686D17F0" w14:textId="77777777" w:rsidR="001B18C9" w:rsidRDefault="001B18C9">
            <w:pPr>
              <w:spacing w:line="140" w:lineRule="atLeast"/>
            </w:pPr>
          </w:p>
        </w:tc>
      </w:tr>
    </w:tbl>
    <w:p w14:paraId="6E5498FA" w14:textId="77777777" w:rsidR="001B18C9" w:rsidRDefault="001B18C9" w:rsidP="001B18C9">
      <w:pPr>
        <w:pStyle w:val="40"/>
        <w:keepNext/>
        <w:keepLines/>
        <w:widowControl/>
        <w:numPr>
          <w:ilvl w:val="1"/>
          <w:numId w:val="46"/>
        </w:numPr>
        <w:snapToGrid/>
        <w:spacing w:before="40"/>
        <w:rPr>
          <w:rFonts w:ascii="標楷體" w:hAnsi="標楷體" w:cstheme="majorBidi"/>
          <w:b/>
          <w:bCs/>
          <w:color w:val="000000" w:themeColor="text1"/>
          <w:sz w:val="24"/>
          <w:szCs w:val="24"/>
        </w:rPr>
      </w:pPr>
      <w:r>
        <w:rPr>
          <w:rFonts w:ascii="標楷體" w:hAnsi="標楷體" w:hint="eastAsia"/>
          <w:b/>
          <w:bCs/>
          <w:i/>
          <w:iCs/>
          <w:color w:val="000000" w:themeColor="text1"/>
          <w:sz w:val="24"/>
          <w:szCs w:val="24"/>
        </w:rPr>
        <w:lastRenderedPageBreak/>
        <w:t>單筆資料</w:t>
      </w:r>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491F3529"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3E7D9745" w14:textId="77777777" w:rsidR="001B18C9" w:rsidRDefault="001B18C9">
            <w:pPr>
              <w:pStyle w:val="TableText"/>
              <w:spacing w:line="256" w:lineRule="auto"/>
              <w:jc w:val="center"/>
              <w:rPr>
                <w:b/>
                <w:sz w:val="17"/>
                <w:szCs w:val="17"/>
              </w:rPr>
            </w:pPr>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732113FF"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570906FC"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105DDA60"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7B8F4CC5"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43810EBD"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0E1FE599"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4D475131"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4402A2D6" w14:textId="77777777" w:rsidR="001B18C9" w:rsidRDefault="001B18C9">
            <w:pPr>
              <w:pStyle w:val="TableText"/>
              <w:spacing w:line="256" w:lineRule="auto"/>
              <w:jc w:val="center"/>
              <w:rPr>
                <w:b/>
                <w:sz w:val="2"/>
                <w:szCs w:val="2"/>
              </w:rPr>
            </w:pPr>
          </w:p>
        </w:tc>
        <w:tc>
          <w:tcPr>
            <w:tcW w:w="1356" w:type="dxa"/>
            <w:tcBorders>
              <w:top w:val="single" w:sz="12" w:space="0" w:color="auto"/>
              <w:left w:val="nil"/>
              <w:bottom w:val="single" w:sz="6" w:space="0" w:color="auto"/>
              <w:right w:val="nil"/>
            </w:tcBorders>
            <w:shd w:val="pct50" w:color="auto" w:fill="auto"/>
          </w:tcPr>
          <w:p w14:paraId="342DC402" w14:textId="77777777" w:rsidR="001B18C9" w:rsidRDefault="001B18C9">
            <w:pPr>
              <w:pStyle w:val="TableText"/>
              <w:spacing w:line="256" w:lineRule="auto"/>
              <w:jc w:val="center"/>
              <w:rPr>
                <w:b/>
                <w:sz w:val="2"/>
                <w:szCs w:val="2"/>
              </w:rPr>
            </w:pPr>
          </w:p>
        </w:tc>
        <w:tc>
          <w:tcPr>
            <w:tcW w:w="630" w:type="dxa"/>
            <w:tcBorders>
              <w:top w:val="single" w:sz="12" w:space="0" w:color="auto"/>
              <w:left w:val="nil"/>
              <w:bottom w:val="single" w:sz="6" w:space="0" w:color="auto"/>
              <w:right w:val="nil"/>
            </w:tcBorders>
            <w:shd w:val="pct50" w:color="auto" w:fill="auto"/>
          </w:tcPr>
          <w:p w14:paraId="5AC55984"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60080028"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2DFAEB41" w14:textId="77777777" w:rsidR="001B18C9" w:rsidRDefault="001B18C9">
            <w:pPr>
              <w:pStyle w:val="TableText"/>
              <w:spacing w:line="256" w:lineRule="auto"/>
              <w:jc w:val="center"/>
              <w:rPr>
                <w:b/>
                <w:sz w:val="2"/>
                <w:szCs w:val="2"/>
              </w:rPr>
            </w:pPr>
          </w:p>
        </w:tc>
      </w:tr>
      <w:tr w:rsidR="001B18C9" w14:paraId="34D63539" w14:textId="77777777" w:rsidTr="001B18C9">
        <w:trPr>
          <w:cantSplit/>
          <w:trHeight w:val="287"/>
          <w:del w:id="472"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78B7CEE8" w14:textId="77777777" w:rsidR="001B18C9" w:rsidRDefault="001B18C9">
            <w:pPr>
              <w:pStyle w:val="TableText"/>
              <w:spacing w:line="256" w:lineRule="auto"/>
              <w:rPr>
                <w:del w:id="473" w:author="簡琦欣" w:date="2023-03-23T15:58:00Z"/>
                <w:sz w:val="17"/>
                <w:szCs w:val="17"/>
                <w:lang w:eastAsia="zh-TW"/>
              </w:rPr>
            </w:pPr>
            <w:del w:id="474" w:author="簡琦欣" w:date="2023-03-23T15:5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3E89A08E" w14:textId="77777777" w:rsidR="001B18C9" w:rsidRDefault="001B18C9">
            <w:pPr>
              <w:pStyle w:val="TableText"/>
              <w:spacing w:line="256" w:lineRule="auto"/>
              <w:rPr>
                <w:del w:id="475" w:author="簡琦欣" w:date="2023-03-23T15:58:00Z"/>
                <w:sz w:val="17"/>
                <w:szCs w:val="17"/>
                <w:lang w:eastAsia="zh-TW"/>
              </w:rPr>
            </w:pPr>
            <w:del w:id="476" w:author="簡琦欣" w:date="2023-03-23T15:58:00Z">
              <w:r>
                <w:rPr>
                  <w:rFonts w:hint="eastAsia"/>
                  <w:sz w:val="17"/>
                  <w:szCs w:val="17"/>
                  <w:lang w:eastAsia="zh-TW"/>
                </w:rPr>
                <w:delText>P_</w:delText>
              </w:r>
              <w:r>
                <w:rPr>
                  <w:rFonts w:hint="eastAsia"/>
                  <w:sz w:val="17"/>
                  <w:szCs w:val="17"/>
                </w:rPr>
                <w:delText>JOURNAL_TBL</w:delText>
              </w:r>
            </w:del>
          </w:p>
        </w:tc>
        <w:tc>
          <w:tcPr>
            <w:tcW w:w="1356" w:type="dxa"/>
            <w:tcBorders>
              <w:top w:val="single" w:sz="6" w:space="0" w:color="auto"/>
              <w:left w:val="single" w:sz="6" w:space="0" w:color="auto"/>
              <w:bottom w:val="single" w:sz="6" w:space="0" w:color="auto"/>
              <w:right w:val="single" w:sz="6" w:space="0" w:color="auto"/>
            </w:tcBorders>
            <w:hideMark/>
          </w:tcPr>
          <w:p w14:paraId="40E12E3E" w14:textId="77777777" w:rsidR="001B18C9" w:rsidRDefault="001B18C9">
            <w:pPr>
              <w:pStyle w:val="TableText"/>
              <w:spacing w:line="256" w:lineRule="auto"/>
              <w:rPr>
                <w:del w:id="477" w:author="簡琦欣" w:date="2023-03-23T15:58:00Z"/>
                <w:b/>
                <w:sz w:val="17"/>
                <w:szCs w:val="17"/>
                <w:lang w:eastAsia="zh-TW"/>
              </w:rPr>
            </w:pPr>
            <w:del w:id="478" w:author="簡琦欣" w:date="2023-03-23T15:58:00Z">
              <w:r>
                <w:rPr>
                  <w:rFonts w:hint="eastAsia"/>
                  <w:b/>
                  <w:sz w:val="17"/>
                  <w:szCs w:val="17"/>
                  <w:lang w:eastAsia="zh-TW"/>
                </w:rPr>
                <w:delText>Table</w:delText>
              </w:r>
            </w:del>
          </w:p>
        </w:tc>
        <w:tc>
          <w:tcPr>
            <w:tcW w:w="630" w:type="dxa"/>
            <w:tcBorders>
              <w:top w:val="single" w:sz="6" w:space="0" w:color="auto"/>
              <w:left w:val="single" w:sz="6" w:space="0" w:color="auto"/>
              <w:bottom w:val="single" w:sz="6" w:space="0" w:color="auto"/>
              <w:right w:val="single" w:sz="6" w:space="0" w:color="auto"/>
            </w:tcBorders>
            <w:hideMark/>
          </w:tcPr>
          <w:p w14:paraId="19B7E561" w14:textId="77777777" w:rsidR="001B18C9" w:rsidRDefault="001B18C9">
            <w:pPr>
              <w:pStyle w:val="TableText"/>
              <w:spacing w:line="256" w:lineRule="auto"/>
              <w:rPr>
                <w:del w:id="479" w:author="簡琦欣" w:date="2023-03-23T15:58:00Z"/>
                <w:sz w:val="17"/>
                <w:szCs w:val="17"/>
                <w:lang w:eastAsia="zh-TW"/>
              </w:rPr>
            </w:pPr>
            <w:del w:id="480"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EE78072" w14:textId="77777777" w:rsidR="001B18C9" w:rsidRDefault="001B18C9">
            <w:pPr>
              <w:pStyle w:val="TableText"/>
              <w:spacing w:line="256" w:lineRule="auto"/>
              <w:rPr>
                <w:del w:id="481" w:author="簡琦欣" w:date="2023-03-23T15:58:00Z"/>
                <w:sz w:val="17"/>
                <w:szCs w:val="17"/>
                <w:lang w:eastAsia="zh-TW"/>
              </w:rPr>
            </w:pPr>
            <w:del w:id="482"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23776D2" w14:textId="77777777" w:rsidR="001B18C9" w:rsidRDefault="001B18C9">
            <w:pPr>
              <w:pStyle w:val="TableText"/>
              <w:spacing w:line="256" w:lineRule="auto"/>
              <w:rPr>
                <w:del w:id="483" w:author="簡琦欣" w:date="2023-03-23T15:58:00Z"/>
                <w:sz w:val="17"/>
                <w:szCs w:val="17"/>
                <w:lang w:eastAsia="zh-TW"/>
              </w:rPr>
            </w:pPr>
            <w:del w:id="484" w:author="簡琦欣" w:date="2023-03-23T15:58:00Z">
              <w:r>
                <w:rPr>
                  <w:rFonts w:hint="eastAsia"/>
                  <w:sz w:val="17"/>
                  <w:szCs w:val="17"/>
                  <w:lang w:eastAsia="zh-TW"/>
                </w:rPr>
                <w:delText>傳票資料，詳細欄位如下：</w:delText>
              </w:r>
            </w:del>
          </w:p>
        </w:tc>
      </w:tr>
      <w:tr w:rsidR="001B18C9" w14:paraId="6C67FFC9" w14:textId="77777777" w:rsidTr="001B18C9">
        <w:trPr>
          <w:cantSplit/>
          <w:trHeight w:val="287"/>
          <w:del w:id="485" w:author="簡琦欣" w:date="2023-03-23T16:46:00Z"/>
        </w:trPr>
        <w:tc>
          <w:tcPr>
            <w:tcW w:w="630" w:type="dxa"/>
            <w:tcBorders>
              <w:top w:val="single" w:sz="6" w:space="0" w:color="auto"/>
              <w:left w:val="single" w:sz="12" w:space="0" w:color="auto"/>
              <w:bottom w:val="single" w:sz="6" w:space="0" w:color="auto"/>
              <w:right w:val="single" w:sz="6" w:space="0" w:color="auto"/>
            </w:tcBorders>
            <w:hideMark/>
          </w:tcPr>
          <w:p w14:paraId="18C4AADE" w14:textId="77777777" w:rsidR="001B18C9" w:rsidRDefault="001B18C9">
            <w:pPr>
              <w:pStyle w:val="TableText"/>
              <w:spacing w:line="256" w:lineRule="auto"/>
              <w:rPr>
                <w:del w:id="486" w:author="簡琦欣" w:date="2023-03-23T16:46:00Z"/>
                <w:sz w:val="17"/>
                <w:szCs w:val="17"/>
              </w:rPr>
            </w:pPr>
            <w:del w:id="487" w:author="簡琦欣" w:date="2023-03-23T16:38:00Z">
              <w:r>
                <w:rPr>
                  <w:rFonts w:hint="eastAsia"/>
                  <w:sz w:val="17"/>
                  <w:szCs w:val="17"/>
                </w:rPr>
                <w:delText>2.5</w:delText>
              </w:r>
            </w:del>
          </w:p>
        </w:tc>
        <w:tc>
          <w:tcPr>
            <w:tcW w:w="2064" w:type="dxa"/>
            <w:tcBorders>
              <w:top w:val="single" w:sz="6" w:space="0" w:color="auto"/>
              <w:left w:val="single" w:sz="6" w:space="0" w:color="auto"/>
              <w:bottom w:val="single" w:sz="6" w:space="0" w:color="auto"/>
              <w:right w:val="single" w:sz="6" w:space="0" w:color="auto"/>
            </w:tcBorders>
            <w:hideMark/>
          </w:tcPr>
          <w:p w14:paraId="4BDBD459" w14:textId="77777777" w:rsidR="001B18C9" w:rsidRDefault="001B18C9">
            <w:pPr>
              <w:pStyle w:val="TableText"/>
              <w:spacing w:line="256" w:lineRule="auto"/>
              <w:rPr>
                <w:del w:id="488" w:author="簡琦欣" w:date="2023-03-23T16:46:00Z"/>
                <w:sz w:val="17"/>
                <w:szCs w:val="17"/>
              </w:rPr>
            </w:pPr>
            <w:del w:id="489" w:author="簡琦欣" w:date="2023-03-23T16:43:00Z">
              <w:r>
                <w:rPr>
                  <w:rFonts w:hint="eastAsia"/>
                  <w:sz w:val="17"/>
                  <w:szCs w:val="17"/>
                </w:rPr>
                <w:delText xml:space="preserve">└ </w:delText>
              </w:r>
            </w:del>
            <w:del w:id="490" w:author="簡琦欣" w:date="2023-03-23T16:40:00Z">
              <w:r>
                <w:rPr>
                  <w:rFonts w:hint="eastAsia"/>
                  <w:sz w:val="17"/>
                  <w:szCs w:val="17"/>
                </w:rPr>
                <w:delText>CONVENTION</w:delText>
              </w:r>
            </w:del>
          </w:p>
        </w:tc>
        <w:tc>
          <w:tcPr>
            <w:tcW w:w="1356" w:type="dxa"/>
            <w:tcBorders>
              <w:top w:val="single" w:sz="6" w:space="0" w:color="auto"/>
              <w:left w:val="single" w:sz="6" w:space="0" w:color="auto"/>
              <w:bottom w:val="single" w:sz="6" w:space="0" w:color="auto"/>
              <w:right w:val="single" w:sz="6" w:space="0" w:color="auto"/>
            </w:tcBorders>
            <w:hideMark/>
          </w:tcPr>
          <w:p w14:paraId="4B6E4208" w14:textId="77777777" w:rsidR="001B18C9" w:rsidRDefault="001B18C9">
            <w:pPr>
              <w:pStyle w:val="TableText"/>
              <w:spacing w:line="256" w:lineRule="auto"/>
              <w:rPr>
                <w:del w:id="491" w:author="簡琦欣" w:date="2023-03-23T16:46:00Z"/>
                <w:sz w:val="17"/>
                <w:szCs w:val="17"/>
                <w:lang w:eastAsia="zh-TW"/>
              </w:rPr>
            </w:pPr>
            <w:del w:id="492" w:author="簡琦欣" w:date="2023-03-23T16:46:00Z">
              <w:r>
                <w:rPr>
                  <w:rFonts w:hint="eastAsia"/>
                  <w:sz w:val="17"/>
                  <w:szCs w:val="17"/>
                </w:rPr>
                <w:delText>Number(1)</w:delText>
              </w:r>
            </w:del>
          </w:p>
        </w:tc>
        <w:tc>
          <w:tcPr>
            <w:tcW w:w="630" w:type="dxa"/>
            <w:tcBorders>
              <w:top w:val="single" w:sz="6" w:space="0" w:color="auto"/>
              <w:left w:val="single" w:sz="6" w:space="0" w:color="auto"/>
              <w:bottom w:val="single" w:sz="6" w:space="0" w:color="auto"/>
              <w:right w:val="single" w:sz="6" w:space="0" w:color="auto"/>
            </w:tcBorders>
          </w:tcPr>
          <w:p w14:paraId="5FE815BB" w14:textId="77777777" w:rsidR="001B18C9" w:rsidRDefault="001B18C9">
            <w:pPr>
              <w:pStyle w:val="TableText"/>
              <w:spacing w:line="256" w:lineRule="auto"/>
              <w:rPr>
                <w:del w:id="493" w:author="簡琦欣" w:date="2023-03-23T16:46: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5968531" w14:textId="77777777" w:rsidR="001B18C9" w:rsidRDefault="001B18C9">
            <w:pPr>
              <w:pStyle w:val="TableText"/>
              <w:spacing w:line="256" w:lineRule="auto"/>
              <w:rPr>
                <w:del w:id="494" w:author="簡琦欣" w:date="2023-03-23T16:46:00Z"/>
                <w:sz w:val="17"/>
                <w:szCs w:val="17"/>
              </w:rPr>
            </w:pPr>
            <w:del w:id="495"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A8095F8" w14:textId="77777777" w:rsidR="001B18C9" w:rsidRDefault="001B18C9">
            <w:pPr>
              <w:pStyle w:val="TableText"/>
              <w:spacing w:line="256" w:lineRule="auto"/>
              <w:rPr>
                <w:del w:id="496" w:author="簡琦欣" w:date="2023-03-23T16:40:00Z"/>
                <w:sz w:val="17"/>
                <w:szCs w:val="17"/>
                <w:lang w:eastAsia="zh-TW"/>
              </w:rPr>
            </w:pPr>
            <w:del w:id="497" w:author="簡琦欣" w:date="2023-03-23T16:40:00Z">
              <w:r>
                <w:rPr>
                  <w:rFonts w:hint="eastAsia"/>
                  <w:sz w:val="17"/>
                  <w:szCs w:val="17"/>
                  <w:lang w:eastAsia="zh-TW"/>
                </w:rPr>
                <w:delText>會計準則類型:</w:delText>
              </w:r>
            </w:del>
          </w:p>
          <w:p w14:paraId="12063DE3" w14:textId="77777777" w:rsidR="001B18C9" w:rsidRDefault="001B18C9">
            <w:pPr>
              <w:pStyle w:val="TableText"/>
              <w:spacing w:line="256" w:lineRule="auto"/>
              <w:rPr>
                <w:del w:id="498" w:author="簡琦欣" w:date="2023-03-23T16:40:00Z"/>
                <w:sz w:val="17"/>
                <w:szCs w:val="17"/>
                <w:lang w:eastAsia="zh-TW"/>
              </w:rPr>
            </w:pPr>
            <w:del w:id="499" w:author="簡琦欣" w:date="2023-03-23T16:40:00Z">
              <w:r>
                <w:rPr>
                  <w:rFonts w:hint="eastAsia"/>
                  <w:sz w:val="17"/>
                  <w:szCs w:val="17"/>
                  <w:lang w:eastAsia="zh-TW"/>
                </w:rPr>
                <w:delText>1: IFRS4</w:delText>
              </w:r>
            </w:del>
          </w:p>
          <w:p w14:paraId="1480EB6F" w14:textId="77777777" w:rsidR="001B18C9" w:rsidRDefault="001B18C9">
            <w:pPr>
              <w:pStyle w:val="TableText"/>
              <w:spacing w:line="256" w:lineRule="auto"/>
              <w:jc w:val="both"/>
              <w:rPr>
                <w:del w:id="500" w:author="簡琦欣" w:date="2023-03-23T16:40:00Z"/>
                <w:sz w:val="17"/>
                <w:szCs w:val="17"/>
                <w:lang w:eastAsia="zh-TW"/>
              </w:rPr>
            </w:pPr>
            <w:del w:id="501" w:author="簡琦欣" w:date="2023-03-23T16:40:00Z">
              <w:r>
                <w:rPr>
                  <w:rFonts w:hint="eastAsia"/>
                  <w:sz w:val="17"/>
                  <w:szCs w:val="17"/>
                  <w:lang w:eastAsia="zh-TW"/>
                </w:rPr>
                <w:delText>2: IFRS17</w:delText>
              </w:r>
            </w:del>
          </w:p>
          <w:p w14:paraId="30D4BD1E" w14:textId="77777777" w:rsidR="001B18C9" w:rsidRDefault="001B18C9">
            <w:pPr>
              <w:pStyle w:val="TableText"/>
              <w:spacing w:line="256" w:lineRule="auto"/>
              <w:jc w:val="both"/>
              <w:rPr>
                <w:del w:id="502" w:author="簡琦欣" w:date="2023-03-23T16:46:00Z"/>
                <w:sz w:val="17"/>
                <w:szCs w:val="17"/>
                <w:lang w:eastAsia="zh-TW"/>
              </w:rPr>
            </w:pPr>
            <w:del w:id="503" w:author="簡琦欣" w:date="2023-03-23T16:40:00Z">
              <w:r>
                <w:rPr>
                  <w:rFonts w:hint="eastAsia"/>
                  <w:sz w:val="17"/>
                  <w:szCs w:val="17"/>
                  <w:lang w:eastAsia="zh-TW"/>
                </w:rPr>
                <w:delText>無兩套帳者放空值，如電文範例</w:delText>
              </w:r>
            </w:del>
          </w:p>
        </w:tc>
      </w:tr>
      <w:tr w:rsidR="001B18C9" w14:paraId="29974074"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6CCCC4B1" w14:textId="77777777" w:rsidR="001B18C9" w:rsidRDefault="001B18C9">
            <w:pPr>
              <w:pStyle w:val="TableText"/>
              <w:spacing w:line="256" w:lineRule="auto"/>
              <w:rPr>
                <w:sz w:val="17"/>
                <w:szCs w:val="17"/>
                <w:lang w:eastAsia="zh-TW"/>
              </w:rPr>
            </w:pPr>
            <w:r>
              <w:rPr>
                <w:rFonts w:hint="eastAsia"/>
                <w:sz w:val="17"/>
                <w:szCs w:val="17"/>
                <w:lang w:eastAsia="zh-TW"/>
              </w:rPr>
              <w:t>1</w:t>
            </w:r>
            <w:del w:id="504" w:author="簡琦欣" w:date="2023-03-23T16:38:00Z">
              <w:r>
                <w:rPr>
                  <w:rFonts w:hint="eastAsia"/>
                  <w:sz w:val="17"/>
                  <w:szCs w:val="17"/>
                </w:rPr>
                <w:delText>2.6</w:delText>
              </w:r>
            </w:del>
          </w:p>
        </w:tc>
        <w:tc>
          <w:tcPr>
            <w:tcW w:w="2064" w:type="dxa"/>
            <w:tcBorders>
              <w:top w:val="single" w:sz="6" w:space="0" w:color="auto"/>
              <w:left w:val="single" w:sz="6" w:space="0" w:color="auto"/>
              <w:bottom w:val="single" w:sz="6" w:space="0" w:color="auto"/>
              <w:right w:val="single" w:sz="6" w:space="0" w:color="auto"/>
            </w:tcBorders>
            <w:hideMark/>
          </w:tcPr>
          <w:p w14:paraId="06A2B21D" w14:textId="77777777" w:rsidR="001B18C9" w:rsidRDefault="001B18C9">
            <w:pPr>
              <w:pStyle w:val="TableText"/>
              <w:spacing w:line="256" w:lineRule="auto"/>
              <w:rPr>
                <w:sz w:val="17"/>
                <w:szCs w:val="17"/>
                <w:lang w:eastAsia="zh-TW"/>
              </w:rPr>
            </w:pPr>
            <w:del w:id="505" w:author="簡琦欣" w:date="2023-03-23T16:43:00Z">
              <w:r>
                <w:rPr>
                  <w:rFonts w:hint="eastAsia"/>
                  <w:sz w:val="17"/>
                  <w:szCs w:val="17"/>
                  <w:lang w:eastAsia="zh-TW"/>
                </w:rPr>
                <w:delText>└</w:delText>
              </w:r>
            </w:del>
            <w:proofErr w:type="spellStart"/>
            <w:ins w:id="506" w:author="簡琦欣" w:date="2023-03-23T16:40:00Z">
              <w:r>
                <w:rPr>
                  <w:rFonts w:hint="eastAsia"/>
                  <w:sz w:val="17"/>
                  <w:szCs w:val="17"/>
                </w:rPr>
                <w:t>CustNo</w:t>
              </w:r>
            </w:ins>
            <w:proofErr w:type="spellEnd"/>
            <w:del w:id="507" w:author="簡琦欣" w:date="2023-03-23T16:40:00Z">
              <w:r>
                <w:rPr>
                  <w:rFonts w:hint="eastAsia"/>
                  <w:sz w:val="17"/>
                  <w:szCs w:val="17"/>
                  <w:lang w:eastAsia="zh-TW"/>
                </w:rPr>
                <w:delText>JOURNAL_NAME</w:delText>
              </w:r>
            </w:del>
          </w:p>
        </w:tc>
        <w:tc>
          <w:tcPr>
            <w:tcW w:w="1356" w:type="dxa"/>
            <w:tcBorders>
              <w:top w:val="single" w:sz="6" w:space="0" w:color="auto"/>
              <w:left w:val="single" w:sz="6" w:space="0" w:color="auto"/>
              <w:bottom w:val="single" w:sz="6" w:space="0" w:color="auto"/>
              <w:right w:val="single" w:sz="6" w:space="0" w:color="auto"/>
            </w:tcBorders>
            <w:hideMark/>
          </w:tcPr>
          <w:p w14:paraId="2A97C719" w14:textId="77777777" w:rsidR="001B18C9" w:rsidRDefault="001B18C9">
            <w:pPr>
              <w:pStyle w:val="TableText"/>
              <w:spacing w:line="256" w:lineRule="auto"/>
              <w:rPr>
                <w:sz w:val="17"/>
                <w:szCs w:val="17"/>
                <w:lang w:eastAsia="zh-TW"/>
              </w:rPr>
            </w:pPr>
            <w:r>
              <w:rPr>
                <w:rFonts w:hint="eastAsia"/>
                <w:sz w:val="17"/>
                <w:szCs w:val="17"/>
                <w:lang w:eastAsia="zh-TW"/>
              </w:rPr>
              <w:t>9(</w:t>
            </w:r>
            <w:ins w:id="508" w:author="簡琦欣" w:date="2023-03-23T16:40:00Z">
              <w:r>
                <w:rPr>
                  <w:rFonts w:hint="eastAsia"/>
                  <w:sz w:val="17"/>
                  <w:szCs w:val="17"/>
                </w:rPr>
                <w:t>7</w:t>
              </w:r>
            </w:ins>
            <w:del w:id="509" w:author="簡琦欣" w:date="2023-03-23T16:40:00Z">
              <w:r>
                <w:rPr>
                  <w:rFonts w:hint="eastAsia"/>
                  <w:sz w:val="17"/>
                  <w:szCs w:val="17"/>
                </w:rPr>
                <w:delText>12</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1BBDC547" w14:textId="77777777" w:rsidR="001B18C9" w:rsidRDefault="001B18C9">
            <w:pPr>
              <w:pStyle w:val="TableText"/>
              <w:spacing w:line="256" w:lineRule="auto"/>
              <w:rPr>
                <w:sz w:val="17"/>
                <w:szCs w:val="17"/>
              </w:rPr>
            </w:pPr>
            <w:ins w:id="510" w:author="簡琦欣" w:date="2023-03-23T16:39:00Z">
              <w:r>
                <w:rPr>
                  <w:rFonts w:hint="eastAsia"/>
                  <w:sz w:val="17"/>
                  <w:szCs w:val="17"/>
                </w:rPr>
                <w:t>Yes</w:t>
              </w:r>
            </w:ins>
            <w:del w:id="511"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A45FB4D" w14:textId="77777777" w:rsidR="001B18C9" w:rsidRDefault="001B18C9">
            <w:pPr>
              <w:pStyle w:val="TableText"/>
              <w:spacing w:line="256" w:lineRule="auto"/>
              <w:rPr>
                <w:sz w:val="17"/>
                <w:szCs w:val="17"/>
              </w:rPr>
            </w:pPr>
            <w:ins w:id="512" w:author="簡琦欣" w:date="2023-03-23T16:39:00Z">
              <w:r>
                <w:rPr>
                  <w:rFonts w:hint="eastAsia"/>
                  <w:sz w:val="17"/>
                  <w:szCs w:val="17"/>
                  <w:lang w:eastAsia="zh-TW"/>
                </w:rPr>
                <w:t>Out</w:t>
              </w:r>
              <w:r>
                <w:rPr>
                  <w:rFonts w:hint="eastAsia"/>
                  <w:sz w:val="17"/>
                  <w:szCs w:val="17"/>
                </w:rPr>
                <w:t xml:space="preserve"> </w:t>
              </w:r>
            </w:ins>
            <w:del w:id="513"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9C68FE4" w14:textId="77777777" w:rsidR="001B18C9" w:rsidRDefault="001B18C9">
            <w:pPr>
              <w:pStyle w:val="TableText"/>
              <w:spacing w:line="256" w:lineRule="auto"/>
              <w:rPr>
                <w:del w:id="514" w:author="簡琦欣" w:date="2023-03-23T16:41:00Z"/>
                <w:sz w:val="17"/>
                <w:szCs w:val="17"/>
                <w:lang w:eastAsia="zh-TW"/>
              </w:rPr>
            </w:pPr>
            <w:ins w:id="515" w:author="簡琦欣" w:date="2023-03-23T16:41:00Z">
              <w:r>
                <w:rPr>
                  <w:rFonts w:hint="eastAsia"/>
                  <w:sz w:val="17"/>
                  <w:szCs w:val="17"/>
                  <w:lang w:eastAsia="zh-TW"/>
                </w:rPr>
                <w:t>借款人戶號</w:t>
              </w:r>
            </w:ins>
            <w:del w:id="516" w:author="簡琦欣" w:date="2023-03-23T16:41:00Z">
              <w:r>
                <w:rPr>
                  <w:rFonts w:hint="eastAsia"/>
                  <w:sz w:val="17"/>
                  <w:szCs w:val="17"/>
                  <w:lang w:eastAsia="zh-TW"/>
                </w:rPr>
                <w:delText>傳票號碼</w:delText>
              </w:r>
            </w:del>
          </w:p>
          <w:p w14:paraId="618AEC47" w14:textId="77777777" w:rsidR="001B18C9" w:rsidRDefault="001B18C9">
            <w:pPr>
              <w:pStyle w:val="TableText"/>
              <w:spacing w:line="256" w:lineRule="auto"/>
              <w:rPr>
                <w:sz w:val="17"/>
                <w:szCs w:val="17"/>
                <w:lang w:eastAsia="zh-TW"/>
              </w:rPr>
            </w:pPr>
            <w:del w:id="517" w:author="簡琦欣" w:date="2023-03-23T16:41:00Z">
              <w:r>
                <w:rPr>
                  <w:rFonts w:hint="eastAsia"/>
                  <w:sz w:val="17"/>
                  <w:szCs w:val="17"/>
                  <w:lang w:eastAsia="zh-TW"/>
                </w:rPr>
                <w:delText>該ETL批號裡可允許傳輸多張傳票號碼</w:delText>
              </w:r>
            </w:del>
          </w:p>
        </w:tc>
      </w:tr>
      <w:tr w:rsidR="001B18C9" w14:paraId="59741E89"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A9061C2" w14:textId="77777777" w:rsidR="001B18C9" w:rsidRDefault="001B18C9">
            <w:pPr>
              <w:pStyle w:val="TableText"/>
              <w:spacing w:line="256" w:lineRule="auto"/>
              <w:rPr>
                <w:sz w:val="17"/>
                <w:szCs w:val="17"/>
                <w:lang w:eastAsia="zh-TW"/>
              </w:rPr>
            </w:pPr>
            <w:r>
              <w:rPr>
                <w:rFonts w:hint="eastAsia"/>
                <w:sz w:val="17"/>
                <w:szCs w:val="17"/>
                <w:lang w:eastAsia="zh-TW"/>
              </w:rPr>
              <w:t>2</w:t>
            </w:r>
            <w:del w:id="518" w:author="簡琦欣" w:date="2023-03-23T16:38:00Z">
              <w:r>
                <w:rPr>
                  <w:rFonts w:hint="eastAsia"/>
                  <w:sz w:val="17"/>
                  <w:szCs w:val="17"/>
                </w:rPr>
                <w:delText>2.7</w:delText>
              </w:r>
            </w:del>
          </w:p>
        </w:tc>
        <w:tc>
          <w:tcPr>
            <w:tcW w:w="2064" w:type="dxa"/>
            <w:tcBorders>
              <w:top w:val="single" w:sz="6" w:space="0" w:color="auto"/>
              <w:left w:val="single" w:sz="6" w:space="0" w:color="auto"/>
              <w:bottom w:val="single" w:sz="6" w:space="0" w:color="auto"/>
              <w:right w:val="single" w:sz="6" w:space="0" w:color="auto"/>
            </w:tcBorders>
            <w:hideMark/>
          </w:tcPr>
          <w:p w14:paraId="00030B20" w14:textId="77777777" w:rsidR="001B18C9" w:rsidRDefault="001B18C9">
            <w:pPr>
              <w:pStyle w:val="TableText"/>
              <w:spacing w:line="256" w:lineRule="auto"/>
              <w:rPr>
                <w:sz w:val="17"/>
                <w:szCs w:val="17"/>
                <w:lang w:eastAsia="zh-TW"/>
              </w:rPr>
            </w:pPr>
            <w:del w:id="519" w:author="簡琦欣" w:date="2023-03-23T16:43:00Z">
              <w:r>
                <w:rPr>
                  <w:rFonts w:hint="eastAsia"/>
                  <w:sz w:val="17"/>
                  <w:szCs w:val="17"/>
                  <w:lang w:eastAsia="zh-TW"/>
                </w:rPr>
                <w:delText>└</w:delText>
              </w:r>
            </w:del>
            <w:proofErr w:type="spellStart"/>
            <w:r>
              <w:rPr>
                <w:rFonts w:hint="eastAsia"/>
                <w:sz w:val="17"/>
                <w:szCs w:val="17"/>
              </w:rPr>
              <w:t>CustName</w:t>
            </w:r>
            <w:proofErr w:type="spellEnd"/>
            <w:del w:id="520" w:author="簡琦欣" w:date="2023-03-23T16:41:00Z">
              <w:r>
                <w:rPr>
                  <w:rFonts w:hint="eastAsia"/>
                  <w:sz w:val="17"/>
                  <w:szCs w:val="17"/>
                  <w:lang w:eastAsia="zh-TW"/>
                </w:rPr>
                <w:delText>CURRENCY_CODE</w:delText>
              </w:r>
            </w:del>
          </w:p>
        </w:tc>
        <w:tc>
          <w:tcPr>
            <w:tcW w:w="1356" w:type="dxa"/>
            <w:tcBorders>
              <w:top w:val="single" w:sz="6" w:space="0" w:color="auto"/>
              <w:left w:val="single" w:sz="6" w:space="0" w:color="auto"/>
              <w:bottom w:val="single" w:sz="6" w:space="0" w:color="auto"/>
              <w:right w:val="single" w:sz="6" w:space="0" w:color="auto"/>
            </w:tcBorders>
            <w:hideMark/>
          </w:tcPr>
          <w:p w14:paraId="0FCE6E38" w14:textId="77777777" w:rsidR="001B18C9" w:rsidRDefault="001B18C9">
            <w:pPr>
              <w:pStyle w:val="TableText"/>
              <w:spacing w:line="256" w:lineRule="auto"/>
              <w:rPr>
                <w:sz w:val="17"/>
                <w:szCs w:val="17"/>
                <w:lang w:eastAsia="zh-TW"/>
              </w:rPr>
            </w:pPr>
            <w:r>
              <w:rPr>
                <w:rFonts w:hint="eastAsia"/>
                <w:sz w:val="17"/>
                <w:szCs w:val="17"/>
                <w:lang w:eastAsia="zh-TW"/>
              </w:rPr>
              <w:t>X(</w:t>
            </w:r>
            <w:r>
              <w:rPr>
                <w:rFonts w:hint="eastAsia"/>
                <w:sz w:val="17"/>
                <w:szCs w:val="17"/>
              </w:rPr>
              <w:t>100</w:t>
            </w:r>
            <w:del w:id="521" w:author="簡琦欣" w:date="2023-03-23T16:41:00Z">
              <w:r>
                <w:rPr>
                  <w:rFonts w:hint="eastAsia"/>
                  <w:sz w:val="17"/>
                  <w:szCs w:val="17"/>
                </w:rPr>
                <w:delText>3</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7D671888" w14:textId="77777777" w:rsidR="001B18C9" w:rsidRDefault="001B18C9">
            <w:pPr>
              <w:pStyle w:val="TableText"/>
              <w:spacing w:line="256" w:lineRule="auto"/>
              <w:rPr>
                <w:sz w:val="17"/>
                <w:szCs w:val="17"/>
              </w:rPr>
            </w:pPr>
            <w:ins w:id="522" w:author="簡琦欣" w:date="2023-03-23T16:39:00Z">
              <w:r>
                <w:rPr>
                  <w:rFonts w:hint="eastAsia"/>
                  <w:sz w:val="17"/>
                  <w:szCs w:val="17"/>
                </w:rPr>
                <w:t>Yes</w:t>
              </w:r>
            </w:ins>
            <w:del w:id="523"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7251E4A" w14:textId="77777777" w:rsidR="001B18C9" w:rsidRDefault="001B18C9">
            <w:pPr>
              <w:pStyle w:val="TableText"/>
              <w:spacing w:line="256" w:lineRule="auto"/>
              <w:rPr>
                <w:sz w:val="17"/>
                <w:szCs w:val="17"/>
              </w:rPr>
            </w:pPr>
            <w:ins w:id="524" w:author="簡琦欣" w:date="2023-03-23T16:39:00Z">
              <w:r>
                <w:rPr>
                  <w:rFonts w:hint="eastAsia"/>
                  <w:sz w:val="17"/>
                  <w:szCs w:val="17"/>
                  <w:lang w:eastAsia="zh-TW"/>
                </w:rPr>
                <w:t>Out</w:t>
              </w:r>
              <w:r>
                <w:rPr>
                  <w:rFonts w:hint="eastAsia"/>
                  <w:sz w:val="17"/>
                  <w:szCs w:val="17"/>
                </w:rPr>
                <w:t xml:space="preserve"> </w:t>
              </w:r>
            </w:ins>
            <w:del w:id="525"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607EF4C" w14:textId="77777777" w:rsidR="001B18C9" w:rsidRDefault="001B18C9">
            <w:pPr>
              <w:pStyle w:val="TableText"/>
              <w:spacing w:line="256" w:lineRule="auto"/>
              <w:rPr>
                <w:sz w:val="17"/>
                <w:szCs w:val="17"/>
                <w:lang w:eastAsia="zh-TW"/>
              </w:rPr>
            </w:pPr>
            <w:r>
              <w:rPr>
                <w:rFonts w:hint="eastAsia"/>
                <w:sz w:val="17"/>
                <w:szCs w:val="17"/>
                <w:lang w:eastAsia="zh-TW"/>
              </w:rPr>
              <w:t>客戶姓名</w:t>
            </w:r>
            <w:del w:id="526" w:author="簡琦欣" w:date="2023-03-23T16:41:00Z">
              <w:r>
                <w:rPr>
                  <w:rFonts w:hint="eastAsia"/>
                  <w:sz w:val="17"/>
                  <w:szCs w:val="17"/>
                  <w:lang w:eastAsia="zh-TW"/>
                </w:rPr>
                <w:delText>幣別</w:delText>
              </w:r>
            </w:del>
          </w:p>
        </w:tc>
      </w:tr>
      <w:tr w:rsidR="001B18C9" w14:paraId="458C0175" w14:textId="77777777" w:rsidTr="001B18C9">
        <w:trPr>
          <w:cantSplit/>
          <w:trHeight w:val="287"/>
          <w:del w:id="527"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56C44523" w14:textId="77777777" w:rsidR="001B18C9" w:rsidRDefault="001B18C9">
            <w:pPr>
              <w:pStyle w:val="TableText"/>
              <w:spacing w:line="256" w:lineRule="auto"/>
              <w:rPr>
                <w:del w:id="528" w:author="簡琦欣" w:date="2023-03-23T16:42:00Z"/>
                <w:sz w:val="17"/>
                <w:szCs w:val="17"/>
              </w:rPr>
            </w:pPr>
            <w:del w:id="529" w:author="簡琦欣" w:date="2023-03-23T16:38:00Z">
              <w:r>
                <w:rPr>
                  <w:rFonts w:hint="eastAsia"/>
                  <w:sz w:val="17"/>
                  <w:szCs w:val="17"/>
                </w:rPr>
                <w:delText>2.9</w:delText>
              </w:r>
            </w:del>
          </w:p>
        </w:tc>
        <w:tc>
          <w:tcPr>
            <w:tcW w:w="2064" w:type="dxa"/>
            <w:tcBorders>
              <w:top w:val="single" w:sz="6" w:space="0" w:color="auto"/>
              <w:left w:val="single" w:sz="6" w:space="0" w:color="auto"/>
              <w:bottom w:val="single" w:sz="6" w:space="0" w:color="auto"/>
              <w:right w:val="single" w:sz="6" w:space="0" w:color="auto"/>
            </w:tcBorders>
            <w:hideMark/>
          </w:tcPr>
          <w:p w14:paraId="429D219D" w14:textId="77777777" w:rsidR="001B18C9" w:rsidRDefault="001B18C9">
            <w:pPr>
              <w:pStyle w:val="TableText"/>
              <w:spacing w:line="256" w:lineRule="auto"/>
              <w:rPr>
                <w:del w:id="530" w:author="簡琦欣" w:date="2023-03-23T16:42:00Z"/>
                <w:sz w:val="17"/>
                <w:szCs w:val="17"/>
                <w:lang w:eastAsia="zh-TW"/>
              </w:rPr>
            </w:pPr>
            <w:del w:id="531"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ACCOUNTING_DATE</w:delText>
              </w:r>
            </w:del>
          </w:p>
        </w:tc>
        <w:tc>
          <w:tcPr>
            <w:tcW w:w="1356" w:type="dxa"/>
            <w:tcBorders>
              <w:top w:val="single" w:sz="6" w:space="0" w:color="auto"/>
              <w:left w:val="single" w:sz="6" w:space="0" w:color="auto"/>
              <w:bottom w:val="single" w:sz="6" w:space="0" w:color="auto"/>
              <w:right w:val="single" w:sz="6" w:space="0" w:color="auto"/>
            </w:tcBorders>
            <w:hideMark/>
          </w:tcPr>
          <w:p w14:paraId="211F4BF8" w14:textId="77777777" w:rsidR="001B18C9" w:rsidRDefault="001B18C9">
            <w:pPr>
              <w:pStyle w:val="TableText"/>
              <w:spacing w:line="256" w:lineRule="auto"/>
              <w:rPr>
                <w:del w:id="532" w:author="簡琦欣" w:date="2023-03-23T16:42:00Z"/>
                <w:sz w:val="17"/>
                <w:szCs w:val="17"/>
                <w:lang w:eastAsia="zh-TW"/>
              </w:rPr>
            </w:pPr>
            <w:del w:id="533" w:author="簡琦欣" w:date="2023-03-23T16:38:00Z">
              <w:r>
                <w:rPr>
                  <w:rFonts w:hint="eastAsia"/>
                  <w:sz w:val="17"/>
                  <w:szCs w:val="17"/>
                  <w:lang w:eastAsia="zh-TW"/>
                </w:rPr>
                <w:delText>Varchar2(</w:delText>
              </w:r>
              <w:r>
                <w:rPr>
                  <w:rFonts w:hint="eastAsia"/>
                  <w:sz w:val="17"/>
                  <w:szCs w:val="17"/>
                </w:rPr>
                <w:delText>8</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48B22AF5" w14:textId="77777777" w:rsidR="001B18C9" w:rsidRDefault="001B18C9">
            <w:pPr>
              <w:pStyle w:val="TableText"/>
              <w:spacing w:line="256" w:lineRule="auto"/>
              <w:rPr>
                <w:del w:id="534" w:author="簡琦欣" w:date="2023-03-23T16:42:00Z"/>
                <w:sz w:val="17"/>
                <w:szCs w:val="17"/>
              </w:rPr>
            </w:pPr>
            <w:del w:id="535"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626C5E1" w14:textId="77777777" w:rsidR="001B18C9" w:rsidRDefault="001B18C9">
            <w:pPr>
              <w:pStyle w:val="TableText"/>
              <w:spacing w:line="256" w:lineRule="auto"/>
              <w:rPr>
                <w:del w:id="536" w:author="簡琦欣" w:date="2023-03-23T16:42:00Z"/>
                <w:sz w:val="17"/>
                <w:szCs w:val="17"/>
              </w:rPr>
            </w:pPr>
            <w:del w:id="537"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8823084" w14:textId="77777777" w:rsidR="001B18C9" w:rsidRDefault="001B18C9">
            <w:pPr>
              <w:pStyle w:val="TableText"/>
              <w:spacing w:line="256" w:lineRule="auto"/>
              <w:rPr>
                <w:del w:id="538" w:author="簡琦欣" w:date="2023-03-23T16:42:00Z"/>
                <w:sz w:val="17"/>
                <w:szCs w:val="17"/>
                <w:lang w:eastAsia="zh-TW"/>
              </w:rPr>
            </w:pPr>
            <w:del w:id="539" w:author="簡琦欣" w:date="2023-03-23T16:38:00Z">
              <w:r>
                <w:rPr>
                  <w:rFonts w:hint="eastAsia"/>
                  <w:sz w:val="17"/>
                  <w:szCs w:val="17"/>
                  <w:lang w:eastAsia="zh-TW"/>
                </w:rPr>
                <w:delText>傳票日期(</w:delText>
              </w:r>
              <w:r>
                <w:rPr>
                  <w:rFonts w:hint="eastAsia"/>
                  <w:sz w:val="17"/>
                  <w:szCs w:val="17"/>
                </w:rPr>
                <w:delText>YYYYMMDD)</w:delText>
              </w:r>
            </w:del>
          </w:p>
        </w:tc>
      </w:tr>
      <w:tr w:rsidR="001B18C9" w14:paraId="335870B7" w14:textId="77777777" w:rsidTr="001B18C9">
        <w:trPr>
          <w:cantSplit/>
          <w:trHeight w:val="287"/>
          <w:del w:id="540"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2720C69D" w14:textId="77777777" w:rsidR="001B18C9" w:rsidRDefault="001B18C9">
            <w:pPr>
              <w:pStyle w:val="TableText"/>
              <w:spacing w:line="256" w:lineRule="auto"/>
              <w:rPr>
                <w:del w:id="541" w:author="簡琦欣" w:date="2023-03-23T16:42:00Z"/>
                <w:sz w:val="17"/>
                <w:szCs w:val="17"/>
              </w:rPr>
            </w:pPr>
            <w:del w:id="542" w:author="簡琦欣" w:date="2023-03-23T16:38:00Z">
              <w:r>
                <w:rPr>
                  <w:rFonts w:hint="eastAsia"/>
                  <w:sz w:val="17"/>
                  <w:szCs w:val="17"/>
                </w:rPr>
                <w:delText>2.10</w:delText>
              </w:r>
            </w:del>
          </w:p>
        </w:tc>
        <w:tc>
          <w:tcPr>
            <w:tcW w:w="2064" w:type="dxa"/>
            <w:tcBorders>
              <w:top w:val="single" w:sz="6" w:space="0" w:color="auto"/>
              <w:left w:val="single" w:sz="6" w:space="0" w:color="auto"/>
              <w:bottom w:val="single" w:sz="6" w:space="0" w:color="auto"/>
              <w:right w:val="single" w:sz="6" w:space="0" w:color="auto"/>
            </w:tcBorders>
            <w:hideMark/>
          </w:tcPr>
          <w:p w14:paraId="2F703819" w14:textId="77777777" w:rsidR="001B18C9" w:rsidRDefault="001B18C9">
            <w:pPr>
              <w:pStyle w:val="TableText"/>
              <w:spacing w:line="256" w:lineRule="auto"/>
              <w:rPr>
                <w:del w:id="543" w:author="簡琦欣" w:date="2023-03-23T16:42:00Z"/>
                <w:sz w:val="17"/>
                <w:szCs w:val="17"/>
                <w:lang w:eastAsia="zh-TW"/>
              </w:rPr>
            </w:pPr>
            <w:del w:id="544"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7F24E05C" w14:textId="77777777" w:rsidR="001B18C9" w:rsidRDefault="001B18C9">
            <w:pPr>
              <w:pStyle w:val="TableText"/>
              <w:spacing w:line="256" w:lineRule="auto"/>
              <w:rPr>
                <w:del w:id="545" w:author="簡琦欣" w:date="2023-03-23T16:42:00Z"/>
                <w:sz w:val="17"/>
                <w:szCs w:val="17"/>
                <w:lang w:eastAsia="zh-TW"/>
              </w:rPr>
            </w:pPr>
            <w:del w:id="546" w:author="簡琦欣" w:date="2023-03-23T16:38: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hideMark/>
          </w:tcPr>
          <w:p w14:paraId="44C01BFD" w14:textId="77777777" w:rsidR="001B18C9" w:rsidRDefault="001B18C9">
            <w:pPr>
              <w:pStyle w:val="TableText"/>
              <w:spacing w:line="256" w:lineRule="auto"/>
              <w:rPr>
                <w:del w:id="547" w:author="簡琦欣" w:date="2023-03-23T16:42:00Z"/>
                <w:sz w:val="17"/>
                <w:szCs w:val="17"/>
              </w:rPr>
            </w:pPr>
            <w:del w:id="548"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18FE8869" w14:textId="77777777" w:rsidR="001B18C9" w:rsidRDefault="001B18C9">
            <w:pPr>
              <w:pStyle w:val="TableText"/>
              <w:spacing w:line="256" w:lineRule="auto"/>
              <w:rPr>
                <w:del w:id="549" w:author="簡琦欣" w:date="2023-03-23T16:42:00Z"/>
                <w:sz w:val="17"/>
                <w:szCs w:val="17"/>
              </w:rPr>
            </w:pPr>
            <w:del w:id="550"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7C3F344" w14:textId="77777777" w:rsidR="001B18C9" w:rsidRDefault="001B18C9">
            <w:pPr>
              <w:pStyle w:val="TableText"/>
              <w:spacing w:line="256" w:lineRule="auto"/>
              <w:rPr>
                <w:del w:id="551" w:author="簡琦欣" w:date="2023-03-23T16:42:00Z"/>
                <w:sz w:val="17"/>
                <w:szCs w:val="17"/>
                <w:lang w:eastAsia="zh-TW"/>
              </w:rPr>
            </w:pPr>
            <w:del w:id="552" w:author="簡琦欣" w:date="2023-03-23T16:38:00Z">
              <w:r>
                <w:rPr>
                  <w:rFonts w:hint="eastAsia"/>
                  <w:sz w:val="17"/>
                  <w:szCs w:val="17"/>
                  <w:lang w:eastAsia="zh-TW"/>
                </w:rPr>
                <w:delText>序號</w:delText>
              </w:r>
            </w:del>
          </w:p>
        </w:tc>
      </w:tr>
      <w:tr w:rsidR="001B18C9" w14:paraId="4E6682F9" w14:textId="77777777" w:rsidTr="001B18C9">
        <w:trPr>
          <w:cantSplit/>
          <w:trHeight w:val="287"/>
          <w:del w:id="553"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62E8DD71" w14:textId="77777777" w:rsidR="001B18C9" w:rsidRDefault="001B18C9">
            <w:pPr>
              <w:pStyle w:val="TableText"/>
              <w:spacing w:line="256" w:lineRule="auto"/>
              <w:rPr>
                <w:del w:id="554" w:author="簡琦欣" w:date="2023-03-23T16:03:00Z"/>
                <w:sz w:val="17"/>
                <w:szCs w:val="17"/>
              </w:rPr>
            </w:pPr>
            <w:del w:id="555" w:author="簡琦欣" w:date="2023-03-23T16:03:00Z">
              <w:r>
                <w:rPr>
                  <w:rFonts w:hint="eastAsia"/>
                  <w:sz w:val="17"/>
                  <w:szCs w:val="17"/>
                </w:rPr>
                <w:delText>2.11</w:delText>
              </w:r>
            </w:del>
          </w:p>
        </w:tc>
        <w:tc>
          <w:tcPr>
            <w:tcW w:w="2064" w:type="dxa"/>
            <w:tcBorders>
              <w:top w:val="single" w:sz="6" w:space="0" w:color="auto"/>
              <w:left w:val="single" w:sz="6" w:space="0" w:color="auto"/>
              <w:bottom w:val="single" w:sz="6" w:space="0" w:color="auto"/>
              <w:right w:val="single" w:sz="6" w:space="0" w:color="auto"/>
            </w:tcBorders>
            <w:hideMark/>
          </w:tcPr>
          <w:p w14:paraId="1A842466" w14:textId="77777777" w:rsidR="001B18C9" w:rsidRDefault="001B18C9">
            <w:pPr>
              <w:pStyle w:val="TableText"/>
              <w:spacing w:line="256" w:lineRule="auto"/>
              <w:rPr>
                <w:del w:id="556" w:author="簡琦欣" w:date="2023-03-23T16:03:00Z"/>
                <w:sz w:val="17"/>
                <w:szCs w:val="17"/>
                <w:lang w:eastAsia="zh-TW"/>
              </w:rPr>
            </w:pPr>
            <w:del w:id="557"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SEGREGATE_CODE</w:delText>
              </w:r>
            </w:del>
          </w:p>
        </w:tc>
        <w:tc>
          <w:tcPr>
            <w:tcW w:w="1356" w:type="dxa"/>
            <w:tcBorders>
              <w:top w:val="single" w:sz="6" w:space="0" w:color="auto"/>
              <w:left w:val="single" w:sz="6" w:space="0" w:color="auto"/>
              <w:bottom w:val="single" w:sz="6" w:space="0" w:color="auto"/>
              <w:right w:val="single" w:sz="6" w:space="0" w:color="auto"/>
            </w:tcBorders>
            <w:hideMark/>
          </w:tcPr>
          <w:p w14:paraId="5A75298E" w14:textId="77777777" w:rsidR="001B18C9" w:rsidRDefault="001B18C9">
            <w:pPr>
              <w:pStyle w:val="TableText"/>
              <w:spacing w:line="256" w:lineRule="auto"/>
              <w:rPr>
                <w:del w:id="558" w:author="簡琦欣" w:date="2023-03-23T16:03:00Z"/>
                <w:sz w:val="17"/>
                <w:szCs w:val="17"/>
                <w:lang w:eastAsia="zh-TW"/>
              </w:rPr>
            </w:pPr>
            <w:del w:id="559" w:author="簡琦欣" w:date="2023-03-23T16:03: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5BC817E2" w14:textId="77777777" w:rsidR="001B18C9" w:rsidRDefault="001B18C9">
            <w:pPr>
              <w:pStyle w:val="TableText"/>
              <w:spacing w:line="256" w:lineRule="auto"/>
              <w:rPr>
                <w:del w:id="560" w:author="簡琦欣" w:date="2023-03-23T16:03:00Z"/>
                <w:sz w:val="17"/>
                <w:szCs w:val="17"/>
              </w:rPr>
            </w:pPr>
            <w:del w:id="561"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6491723" w14:textId="77777777" w:rsidR="001B18C9" w:rsidRDefault="001B18C9">
            <w:pPr>
              <w:pStyle w:val="TableText"/>
              <w:spacing w:line="256" w:lineRule="auto"/>
              <w:rPr>
                <w:del w:id="562" w:author="簡琦欣" w:date="2023-03-23T16:03:00Z"/>
                <w:sz w:val="17"/>
                <w:szCs w:val="17"/>
              </w:rPr>
            </w:pPr>
            <w:del w:id="56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D0971FB" w14:textId="77777777" w:rsidR="001B18C9" w:rsidRDefault="001B18C9">
            <w:pPr>
              <w:pStyle w:val="TableText"/>
              <w:spacing w:line="256" w:lineRule="auto"/>
              <w:rPr>
                <w:del w:id="564" w:author="簡琦欣" w:date="2023-03-23T16:03:00Z"/>
                <w:sz w:val="17"/>
                <w:szCs w:val="17"/>
                <w:lang w:eastAsia="zh-TW"/>
              </w:rPr>
            </w:pPr>
            <w:del w:id="565" w:author="簡琦欣" w:date="2023-03-23T16:03:00Z">
              <w:r>
                <w:rPr>
                  <w:rFonts w:hint="eastAsia"/>
                  <w:sz w:val="17"/>
                  <w:szCs w:val="17"/>
                  <w:lang w:eastAsia="zh-TW"/>
                </w:rPr>
                <w:delText>區隔帳冊</w:delText>
              </w:r>
            </w:del>
          </w:p>
        </w:tc>
      </w:tr>
      <w:tr w:rsidR="001B18C9" w14:paraId="493B66F9" w14:textId="77777777" w:rsidTr="001B18C9">
        <w:trPr>
          <w:cantSplit/>
          <w:trHeight w:val="287"/>
          <w:del w:id="56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DBB6DA9" w14:textId="77777777" w:rsidR="001B18C9" w:rsidRDefault="001B18C9">
            <w:pPr>
              <w:pStyle w:val="TableText"/>
              <w:spacing w:line="256" w:lineRule="auto"/>
              <w:rPr>
                <w:del w:id="567" w:author="簡琦欣" w:date="2023-03-23T16:03:00Z"/>
                <w:sz w:val="17"/>
                <w:szCs w:val="17"/>
              </w:rPr>
            </w:pPr>
            <w:del w:id="568" w:author="簡琦欣" w:date="2023-03-23T16:03:00Z">
              <w:r>
                <w:rPr>
                  <w:rFonts w:hint="eastAsia"/>
                  <w:sz w:val="17"/>
                  <w:szCs w:val="17"/>
                </w:rPr>
                <w:delText>2.12</w:delText>
              </w:r>
            </w:del>
          </w:p>
        </w:tc>
        <w:tc>
          <w:tcPr>
            <w:tcW w:w="2064" w:type="dxa"/>
            <w:tcBorders>
              <w:top w:val="single" w:sz="6" w:space="0" w:color="auto"/>
              <w:left w:val="single" w:sz="6" w:space="0" w:color="auto"/>
              <w:bottom w:val="single" w:sz="6" w:space="0" w:color="auto"/>
              <w:right w:val="single" w:sz="6" w:space="0" w:color="auto"/>
            </w:tcBorders>
            <w:hideMark/>
          </w:tcPr>
          <w:p w14:paraId="2A6AD91E" w14:textId="77777777" w:rsidR="001B18C9" w:rsidRDefault="001B18C9">
            <w:pPr>
              <w:pStyle w:val="TableText"/>
              <w:spacing w:line="256" w:lineRule="auto"/>
              <w:rPr>
                <w:del w:id="569" w:author="簡琦欣" w:date="2023-03-23T16:03:00Z"/>
                <w:sz w:val="17"/>
                <w:szCs w:val="17"/>
                <w:lang w:eastAsia="zh-TW"/>
              </w:rPr>
            </w:pPr>
            <w:del w:id="570"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60181CE1" w14:textId="77777777" w:rsidR="001B18C9" w:rsidRDefault="001B18C9">
            <w:pPr>
              <w:pStyle w:val="TableText"/>
              <w:spacing w:line="256" w:lineRule="auto"/>
              <w:rPr>
                <w:del w:id="571" w:author="簡琦欣" w:date="2023-03-23T16:03:00Z"/>
                <w:sz w:val="17"/>
                <w:szCs w:val="17"/>
                <w:lang w:eastAsia="zh-TW"/>
              </w:rPr>
            </w:pPr>
            <w:del w:id="572" w:author="簡琦欣" w:date="2023-03-23T16:03:00Z">
              <w:r>
                <w:rPr>
                  <w:rFonts w:hint="eastAsia"/>
                  <w:sz w:val="17"/>
                  <w:szCs w:val="17"/>
                  <w:lang w:eastAsia="zh-TW"/>
                </w:rPr>
                <w:delText>Varchar2(</w:delText>
              </w:r>
              <w:r>
                <w:rPr>
                  <w:rFonts w:hint="eastAsia"/>
                  <w:sz w:val="17"/>
                  <w:szCs w:val="17"/>
                </w:rPr>
                <w:delText>11</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1818BA6F" w14:textId="77777777" w:rsidR="001B18C9" w:rsidRDefault="001B18C9">
            <w:pPr>
              <w:pStyle w:val="TableText"/>
              <w:spacing w:line="256" w:lineRule="auto"/>
              <w:rPr>
                <w:del w:id="573" w:author="簡琦欣" w:date="2023-03-23T16:03:00Z"/>
                <w:sz w:val="17"/>
                <w:szCs w:val="17"/>
              </w:rPr>
            </w:pPr>
            <w:del w:id="574"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7B4EDDF" w14:textId="77777777" w:rsidR="001B18C9" w:rsidRDefault="001B18C9">
            <w:pPr>
              <w:pStyle w:val="TableText"/>
              <w:spacing w:line="256" w:lineRule="auto"/>
              <w:rPr>
                <w:del w:id="575" w:author="簡琦欣" w:date="2023-03-23T16:03:00Z"/>
                <w:sz w:val="17"/>
                <w:szCs w:val="17"/>
              </w:rPr>
            </w:pPr>
            <w:del w:id="57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3164AAB" w14:textId="77777777" w:rsidR="001B18C9" w:rsidRDefault="001B18C9">
            <w:pPr>
              <w:pStyle w:val="TableText"/>
              <w:spacing w:line="256" w:lineRule="auto"/>
              <w:rPr>
                <w:del w:id="577" w:author="簡琦欣" w:date="2023-03-23T16:03:00Z"/>
                <w:sz w:val="17"/>
                <w:szCs w:val="17"/>
                <w:lang w:eastAsia="zh-TW"/>
              </w:rPr>
            </w:pPr>
            <w:del w:id="578" w:author="簡琦欣" w:date="2023-03-23T16:03:00Z">
              <w:r>
                <w:rPr>
                  <w:rFonts w:hint="eastAsia"/>
                  <w:sz w:val="17"/>
                  <w:szCs w:val="17"/>
                  <w:lang w:eastAsia="zh-TW"/>
                </w:rPr>
                <w:delText>科目代號</w:delText>
              </w:r>
            </w:del>
          </w:p>
        </w:tc>
      </w:tr>
      <w:tr w:rsidR="001B18C9" w14:paraId="282FEE49" w14:textId="77777777" w:rsidTr="001B18C9">
        <w:trPr>
          <w:cantSplit/>
          <w:trHeight w:val="287"/>
          <w:del w:id="57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06EA4B08" w14:textId="77777777" w:rsidR="001B18C9" w:rsidRDefault="001B18C9">
            <w:pPr>
              <w:pStyle w:val="TableText"/>
              <w:spacing w:line="256" w:lineRule="auto"/>
              <w:rPr>
                <w:del w:id="580" w:author="簡琦欣" w:date="2023-03-23T16:03:00Z"/>
                <w:sz w:val="17"/>
                <w:szCs w:val="17"/>
              </w:rPr>
            </w:pPr>
            <w:del w:id="581" w:author="簡琦欣" w:date="2023-03-23T16:03:00Z">
              <w:r>
                <w:rPr>
                  <w:rFonts w:hint="eastAsia"/>
                  <w:sz w:val="17"/>
                  <w:szCs w:val="17"/>
                </w:rPr>
                <w:delText>2.13</w:delText>
              </w:r>
            </w:del>
          </w:p>
        </w:tc>
        <w:tc>
          <w:tcPr>
            <w:tcW w:w="2064" w:type="dxa"/>
            <w:tcBorders>
              <w:top w:val="single" w:sz="6" w:space="0" w:color="auto"/>
              <w:left w:val="single" w:sz="6" w:space="0" w:color="auto"/>
              <w:bottom w:val="single" w:sz="6" w:space="0" w:color="auto"/>
              <w:right w:val="single" w:sz="6" w:space="0" w:color="auto"/>
            </w:tcBorders>
            <w:hideMark/>
          </w:tcPr>
          <w:p w14:paraId="654D2CF3" w14:textId="77777777" w:rsidR="001B18C9" w:rsidRDefault="001B18C9">
            <w:pPr>
              <w:pStyle w:val="TableText"/>
              <w:spacing w:line="256" w:lineRule="auto"/>
              <w:rPr>
                <w:del w:id="582" w:author="簡琦欣" w:date="2023-03-23T16:03:00Z"/>
                <w:sz w:val="17"/>
                <w:szCs w:val="17"/>
                <w:lang w:eastAsia="zh-TW"/>
              </w:rPr>
            </w:pPr>
            <w:del w:id="58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SUBACCOUNT_CODE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5CC24536" w14:textId="77777777" w:rsidR="001B18C9" w:rsidRDefault="001B18C9">
            <w:pPr>
              <w:pStyle w:val="TableText"/>
              <w:spacing w:line="256" w:lineRule="auto"/>
              <w:rPr>
                <w:del w:id="584" w:author="簡琦欣" w:date="2023-03-23T16:03:00Z"/>
                <w:sz w:val="17"/>
                <w:szCs w:val="17"/>
                <w:lang w:eastAsia="zh-TW"/>
              </w:rPr>
            </w:pPr>
            <w:del w:id="585" w:author="簡琦欣" w:date="2023-03-23T16:03:00Z">
              <w:r>
                <w:rPr>
                  <w:rFonts w:hint="eastAsia"/>
                  <w:sz w:val="17"/>
                  <w:szCs w:val="17"/>
                  <w:lang w:eastAsia="zh-TW"/>
                </w:rPr>
                <w:delText>Varchar2(</w:delText>
              </w:r>
              <w:r>
                <w:rPr>
                  <w:rFonts w:hint="eastAsia"/>
                  <w:sz w:val="17"/>
                  <w:szCs w:val="17"/>
                </w:rPr>
                <w:delText>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3E607C7" w14:textId="77777777" w:rsidR="001B18C9" w:rsidRDefault="001B18C9">
            <w:pPr>
              <w:pStyle w:val="TableText"/>
              <w:spacing w:line="256" w:lineRule="auto"/>
              <w:rPr>
                <w:del w:id="586" w:author="簡琦欣" w:date="2023-03-23T16:03:00Z"/>
                <w:sz w:val="17"/>
                <w:szCs w:val="17"/>
              </w:rPr>
            </w:pPr>
            <w:del w:id="587"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AC52AFE" w14:textId="77777777" w:rsidR="001B18C9" w:rsidRDefault="001B18C9">
            <w:pPr>
              <w:pStyle w:val="TableText"/>
              <w:spacing w:line="256" w:lineRule="auto"/>
              <w:rPr>
                <w:del w:id="588" w:author="簡琦欣" w:date="2023-03-23T16:03:00Z"/>
                <w:sz w:val="17"/>
                <w:szCs w:val="17"/>
              </w:rPr>
            </w:pPr>
            <w:del w:id="58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90F39FA" w14:textId="77777777" w:rsidR="001B18C9" w:rsidRDefault="001B18C9">
            <w:pPr>
              <w:pStyle w:val="TableText"/>
              <w:spacing w:line="256" w:lineRule="auto"/>
              <w:rPr>
                <w:del w:id="590" w:author="簡琦欣" w:date="2023-03-23T16:03:00Z"/>
                <w:sz w:val="17"/>
                <w:szCs w:val="17"/>
                <w:lang w:eastAsia="zh-TW"/>
              </w:rPr>
            </w:pPr>
            <w:del w:id="591" w:author="簡琦欣" w:date="2023-03-23T16:03:00Z">
              <w:r>
                <w:rPr>
                  <w:rFonts w:hint="eastAsia"/>
                  <w:sz w:val="17"/>
                  <w:szCs w:val="17"/>
                  <w:lang w:eastAsia="zh-TW"/>
                </w:rPr>
                <w:delText>子目代號，若無子目需放00000</w:delText>
              </w:r>
            </w:del>
          </w:p>
        </w:tc>
      </w:tr>
      <w:tr w:rsidR="001B18C9" w14:paraId="62050B42" w14:textId="77777777" w:rsidTr="001B18C9">
        <w:trPr>
          <w:cantSplit/>
          <w:trHeight w:val="287"/>
          <w:del w:id="59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1D51E6A" w14:textId="77777777" w:rsidR="001B18C9" w:rsidRDefault="001B18C9">
            <w:pPr>
              <w:pStyle w:val="TableText"/>
              <w:spacing w:line="256" w:lineRule="auto"/>
              <w:rPr>
                <w:del w:id="593" w:author="簡琦欣" w:date="2023-03-23T16:03:00Z"/>
                <w:sz w:val="17"/>
                <w:szCs w:val="17"/>
              </w:rPr>
            </w:pPr>
            <w:del w:id="594" w:author="簡琦欣" w:date="2023-03-23T16:03:00Z">
              <w:r>
                <w:rPr>
                  <w:rFonts w:hint="eastAsia"/>
                  <w:sz w:val="17"/>
                  <w:szCs w:val="17"/>
                </w:rPr>
                <w:delText>2.14</w:delText>
              </w:r>
            </w:del>
          </w:p>
        </w:tc>
        <w:tc>
          <w:tcPr>
            <w:tcW w:w="2064" w:type="dxa"/>
            <w:tcBorders>
              <w:top w:val="single" w:sz="6" w:space="0" w:color="auto"/>
              <w:left w:val="single" w:sz="6" w:space="0" w:color="auto"/>
              <w:bottom w:val="single" w:sz="6" w:space="0" w:color="auto"/>
              <w:right w:val="single" w:sz="6" w:space="0" w:color="auto"/>
            </w:tcBorders>
            <w:hideMark/>
          </w:tcPr>
          <w:p w14:paraId="77FCB5AD" w14:textId="77777777" w:rsidR="001B18C9" w:rsidRDefault="001B18C9">
            <w:pPr>
              <w:pStyle w:val="TableText"/>
              <w:spacing w:line="256" w:lineRule="auto"/>
              <w:rPr>
                <w:del w:id="595" w:author="簡琦欣" w:date="2023-03-23T16:03:00Z"/>
                <w:sz w:val="17"/>
                <w:szCs w:val="17"/>
                <w:lang w:eastAsia="zh-TW"/>
              </w:rPr>
            </w:pPr>
            <w:del w:id="596" w:author="簡琦欣" w:date="2023-03-23T16:03:00Z">
              <w:r>
                <w:rPr>
                  <w:rFonts w:hint="eastAsia"/>
                  <w:sz w:val="17"/>
                  <w:szCs w:val="17"/>
                  <w:lang w:eastAsia="zh-TW"/>
                </w:rPr>
                <w:delText>└</w:delText>
              </w:r>
              <w:r>
                <w:rPr>
                  <w:rFonts w:hint="eastAsia"/>
                  <w:sz w:val="17"/>
                  <w:szCs w:val="17"/>
                </w:rPr>
                <w:delText xml:space="preserve"> COSTCENTER</w:delText>
              </w:r>
              <w:r>
                <w:rPr>
                  <w:rFonts w:hint="eastAsia"/>
                  <w:sz w:val="17"/>
                  <w:szCs w:val="17"/>
                  <w:lang w:eastAsia="zh-TW"/>
                </w:rPr>
                <w:delText>_CODE</w:delText>
              </w:r>
            </w:del>
          </w:p>
        </w:tc>
        <w:tc>
          <w:tcPr>
            <w:tcW w:w="1356" w:type="dxa"/>
            <w:tcBorders>
              <w:top w:val="single" w:sz="6" w:space="0" w:color="auto"/>
              <w:left w:val="single" w:sz="6" w:space="0" w:color="auto"/>
              <w:bottom w:val="single" w:sz="6" w:space="0" w:color="auto"/>
              <w:right w:val="single" w:sz="6" w:space="0" w:color="auto"/>
            </w:tcBorders>
            <w:hideMark/>
          </w:tcPr>
          <w:p w14:paraId="34D2A0A4" w14:textId="77777777" w:rsidR="001B18C9" w:rsidRDefault="001B18C9">
            <w:pPr>
              <w:pStyle w:val="TableText"/>
              <w:spacing w:line="256" w:lineRule="auto"/>
              <w:rPr>
                <w:del w:id="597" w:author="簡琦欣" w:date="2023-03-23T16:03:00Z"/>
                <w:sz w:val="17"/>
                <w:szCs w:val="17"/>
                <w:lang w:eastAsia="zh-TW"/>
              </w:rPr>
            </w:pPr>
            <w:del w:id="598"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0F69718C" w14:textId="77777777" w:rsidR="001B18C9" w:rsidRDefault="001B18C9">
            <w:pPr>
              <w:pStyle w:val="TableText"/>
              <w:spacing w:line="256" w:lineRule="auto"/>
              <w:rPr>
                <w:del w:id="599" w:author="簡琦欣" w:date="2023-03-23T16:03:00Z"/>
                <w:sz w:val="17"/>
                <w:szCs w:val="17"/>
              </w:rPr>
            </w:pPr>
            <w:del w:id="600"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B35C3A7" w14:textId="77777777" w:rsidR="001B18C9" w:rsidRDefault="001B18C9">
            <w:pPr>
              <w:pStyle w:val="TableText"/>
              <w:spacing w:line="256" w:lineRule="auto"/>
              <w:rPr>
                <w:del w:id="601" w:author="簡琦欣" w:date="2023-03-23T16:03:00Z"/>
                <w:sz w:val="17"/>
                <w:szCs w:val="17"/>
              </w:rPr>
            </w:pPr>
            <w:del w:id="602"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89FB58F" w14:textId="77777777" w:rsidR="001B18C9" w:rsidRDefault="001B18C9">
            <w:pPr>
              <w:pStyle w:val="TableText"/>
              <w:spacing w:line="256" w:lineRule="auto"/>
              <w:rPr>
                <w:del w:id="603" w:author="簡琦欣" w:date="2023-03-23T16:03:00Z"/>
                <w:sz w:val="17"/>
                <w:szCs w:val="17"/>
                <w:lang w:eastAsia="zh-TW"/>
              </w:rPr>
            </w:pPr>
            <w:del w:id="604" w:author="簡琦欣" w:date="2023-03-23T16:03:00Z">
              <w:r>
                <w:rPr>
                  <w:rFonts w:hint="eastAsia"/>
                  <w:sz w:val="17"/>
                  <w:szCs w:val="17"/>
                  <w:lang w:eastAsia="zh-TW"/>
                </w:rPr>
                <w:delText>成本單位代號，若無成本單位需放000000</w:delText>
              </w:r>
            </w:del>
          </w:p>
        </w:tc>
      </w:tr>
      <w:tr w:rsidR="001B18C9" w14:paraId="6B5A150B" w14:textId="77777777" w:rsidTr="001B18C9">
        <w:trPr>
          <w:cantSplit/>
          <w:trHeight w:val="287"/>
          <w:del w:id="605"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68DDAC9" w14:textId="77777777" w:rsidR="001B18C9" w:rsidRDefault="001B18C9">
            <w:pPr>
              <w:pStyle w:val="TableText"/>
              <w:spacing w:line="256" w:lineRule="auto"/>
              <w:rPr>
                <w:del w:id="606" w:author="簡琦欣" w:date="2023-03-23T16:03:00Z"/>
                <w:sz w:val="17"/>
                <w:szCs w:val="17"/>
              </w:rPr>
            </w:pPr>
            <w:del w:id="607" w:author="簡琦欣" w:date="2023-03-23T16:03:00Z">
              <w:r>
                <w:rPr>
                  <w:rFonts w:hint="eastAsia"/>
                  <w:sz w:val="17"/>
                  <w:szCs w:val="17"/>
                </w:rPr>
                <w:delText>2.15</w:delText>
              </w:r>
            </w:del>
          </w:p>
        </w:tc>
        <w:tc>
          <w:tcPr>
            <w:tcW w:w="2064" w:type="dxa"/>
            <w:tcBorders>
              <w:top w:val="single" w:sz="6" w:space="0" w:color="auto"/>
              <w:left w:val="single" w:sz="6" w:space="0" w:color="auto"/>
              <w:bottom w:val="single" w:sz="6" w:space="0" w:color="auto"/>
              <w:right w:val="single" w:sz="6" w:space="0" w:color="auto"/>
            </w:tcBorders>
            <w:hideMark/>
          </w:tcPr>
          <w:p w14:paraId="3B0F3BDE" w14:textId="77777777" w:rsidR="001B18C9" w:rsidRDefault="001B18C9">
            <w:pPr>
              <w:pStyle w:val="TableText"/>
              <w:spacing w:line="256" w:lineRule="auto"/>
              <w:rPr>
                <w:del w:id="608" w:author="簡琦欣" w:date="2023-03-23T16:03:00Z"/>
                <w:sz w:val="17"/>
                <w:szCs w:val="17"/>
                <w:lang w:eastAsia="zh-TW"/>
              </w:rPr>
            </w:pPr>
            <w:del w:id="609"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CHANNEL_CODE</w:delText>
              </w:r>
            </w:del>
          </w:p>
        </w:tc>
        <w:tc>
          <w:tcPr>
            <w:tcW w:w="1356" w:type="dxa"/>
            <w:tcBorders>
              <w:top w:val="single" w:sz="6" w:space="0" w:color="auto"/>
              <w:left w:val="single" w:sz="6" w:space="0" w:color="auto"/>
              <w:bottom w:val="single" w:sz="6" w:space="0" w:color="auto"/>
              <w:right w:val="single" w:sz="6" w:space="0" w:color="auto"/>
            </w:tcBorders>
            <w:hideMark/>
          </w:tcPr>
          <w:p w14:paraId="52788E63" w14:textId="77777777" w:rsidR="001B18C9" w:rsidRDefault="001B18C9">
            <w:pPr>
              <w:pStyle w:val="TableText"/>
              <w:spacing w:line="256" w:lineRule="auto"/>
              <w:rPr>
                <w:del w:id="610" w:author="簡琦欣" w:date="2023-03-23T16:03:00Z"/>
                <w:sz w:val="17"/>
                <w:szCs w:val="17"/>
                <w:lang w:eastAsia="zh-TW"/>
              </w:rPr>
            </w:pPr>
            <w:del w:id="611" w:author="簡琦欣" w:date="2023-03-23T16:03:00Z">
              <w:r>
                <w:rPr>
                  <w:rFonts w:hint="eastAsia"/>
                  <w:sz w:val="17"/>
                  <w:szCs w:val="17"/>
                  <w:lang w:eastAsia="zh-TW"/>
                </w:rPr>
                <w:delText>Varchar2(</w:delText>
              </w:r>
              <w:r>
                <w:rPr>
                  <w:rFonts w:hint="eastAsia"/>
                  <w:sz w:val="17"/>
                  <w:szCs w:val="17"/>
                </w:rPr>
                <w:delText>2</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5FB4487" w14:textId="77777777" w:rsidR="001B18C9" w:rsidRDefault="001B18C9">
            <w:pPr>
              <w:pStyle w:val="TableText"/>
              <w:spacing w:line="256" w:lineRule="auto"/>
              <w:rPr>
                <w:del w:id="612" w:author="簡琦欣" w:date="2023-03-23T16:03:00Z"/>
                <w:sz w:val="17"/>
                <w:szCs w:val="17"/>
              </w:rPr>
            </w:pPr>
            <w:del w:id="613"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380E3B5" w14:textId="77777777" w:rsidR="001B18C9" w:rsidRDefault="001B18C9">
            <w:pPr>
              <w:pStyle w:val="TableText"/>
              <w:spacing w:line="256" w:lineRule="auto"/>
              <w:rPr>
                <w:del w:id="614" w:author="簡琦欣" w:date="2023-03-23T16:03:00Z"/>
                <w:sz w:val="17"/>
                <w:szCs w:val="17"/>
                <w:lang w:eastAsia="zh-TW"/>
              </w:rPr>
            </w:pPr>
            <w:del w:id="615"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2AC698D" w14:textId="77777777" w:rsidR="001B18C9" w:rsidRDefault="001B18C9">
            <w:pPr>
              <w:pStyle w:val="TableText"/>
              <w:spacing w:line="256" w:lineRule="auto"/>
              <w:rPr>
                <w:del w:id="616" w:author="簡琦欣" w:date="2023-03-23T16:03:00Z"/>
                <w:sz w:val="17"/>
                <w:szCs w:val="17"/>
                <w:lang w:eastAsia="zh-TW"/>
              </w:rPr>
            </w:pPr>
            <w:del w:id="617" w:author="簡琦欣" w:date="2023-03-23T16:03:00Z">
              <w:r>
                <w:rPr>
                  <w:rFonts w:hint="eastAsia"/>
                  <w:sz w:val="17"/>
                  <w:szCs w:val="17"/>
                  <w:lang w:eastAsia="zh-TW"/>
                </w:rPr>
                <w:delText>通路代號，若無通路代號需放00</w:delText>
              </w:r>
            </w:del>
          </w:p>
        </w:tc>
      </w:tr>
      <w:tr w:rsidR="001B18C9" w14:paraId="45408D4C" w14:textId="77777777" w:rsidTr="001B18C9">
        <w:trPr>
          <w:cantSplit/>
          <w:trHeight w:val="287"/>
          <w:del w:id="61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9E64A7E" w14:textId="77777777" w:rsidR="001B18C9" w:rsidRDefault="001B18C9">
            <w:pPr>
              <w:pStyle w:val="TableText"/>
              <w:spacing w:line="256" w:lineRule="auto"/>
              <w:rPr>
                <w:del w:id="619" w:author="簡琦欣" w:date="2023-03-23T16:03:00Z"/>
                <w:sz w:val="17"/>
                <w:szCs w:val="17"/>
              </w:rPr>
            </w:pPr>
            <w:del w:id="620" w:author="簡琦欣" w:date="2023-03-23T16:03:00Z">
              <w:r>
                <w:rPr>
                  <w:rFonts w:hint="eastAsia"/>
                  <w:sz w:val="17"/>
                  <w:szCs w:val="17"/>
                </w:rPr>
                <w:delText>2.16</w:delText>
              </w:r>
            </w:del>
          </w:p>
        </w:tc>
        <w:tc>
          <w:tcPr>
            <w:tcW w:w="2064" w:type="dxa"/>
            <w:tcBorders>
              <w:top w:val="single" w:sz="6" w:space="0" w:color="auto"/>
              <w:left w:val="single" w:sz="6" w:space="0" w:color="auto"/>
              <w:bottom w:val="single" w:sz="6" w:space="0" w:color="auto"/>
              <w:right w:val="single" w:sz="6" w:space="0" w:color="auto"/>
            </w:tcBorders>
            <w:hideMark/>
          </w:tcPr>
          <w:p w14:paraId="12C4BB96" w14:textId="77777777" w:rsidR="001B18C9" w:rsidRDefault="001B18C9">
            <w:pPr>
              <w:pStyle w:val="TableText"/>
              <w:spacing w:line="256" w:lineRule="auto"/>
              <w:rPr>
                <w:del w:id="621" w:author="簡琦欣" w:date="2023-03-23T16:03:00Z"/>
                <w:sz w:val="17"/>
                <w:szCs w:val="17"/>
                <w:lang w:eastAsia="zh-TW"/>
              </w:rPr>
            </w:pPr>
            <w:del w:id="622"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IFRS17_GROUP_CODE</w:delText>
              </w:r>
            </w:del>
          </w:p>
        </w:tc>
        <w:tc>
          <w:tcPr>
            <w:tcW w:w="1356" w:type="dxa"/>
            <w:tcBorders>
              <w:top w:val="single" w:sz="6" w:space="0" w:color="auto"/>
              <w:left w:val="single" w:sz="6" w:space="0" w:color="auto"/>
              <w:bottom w:val="single" w:sz="6" w:space="0" w:color="auto"/>
              <w:right w:val="single" w:sz="6" w:space="0" w:color="auto"/>
            </w:tcBorders>
            <w:hideMark/>
          </w:tcPr>
          <w:p w14:paraId="205D2E0E" w14:textId="77777777" w:rsidR="001B18C9" w:rsidRDefault="001B18C9">
            <w:pPr>
              <w:pStyle w:val="TableText"/>
              <w:spacing w:line="256" w:lineRule="auto"/>
              <w:rPr>
                <w:del w:id="623" w:author="簡琦欣" w:date="2023-03-23T16:03:00Z"/>
                <w:sz w:val="17"/>
                <w:szCs w:val="17"/>
                <w:lang w:eastAsia="zh-TW"/>
              </w:rPr>
            </w:pPr>
            <w:del w:id="624" w:author="簡琦欣" w:date="2023-03-23T16:03:00Z">
              <w:r>
                <w:rPr>
                  <w:rFonts w:hint="eastAsia"/>
                  <w:sz w:val="17"/>
                  <w:szCs w:val="17"/>
                  <w:lang w:eastAsia="zh-TW"/>
                </w:rPr>
                <w:delText>Varchar2(</w:delText>
              </w:r>
              <w:r>
                <w:rPr>
                  <w:rFonts w:hint="eastAsia"/>
                  <w:sz w:val="17"/>
                  <w:szCs w:val="17"/>
                  <w:highlight w:val="yellow"/>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1BC8A48" w14:textId="77777777" w:rsidR="001B18C9" w:rsidRDefault="001B18C9">
            <w:pPr>
              <w:pStyle w:val="TableText"/>
              <w:spacing w:line="256" w:lineRule="auto"/>
              <w:rPr>
                <w:del w:id="625" w:author="簡琦欣" w:date="2023-03-23T16:03:00Z"/>
                <w:sz w:val="17"/>
                <w:szCs w:val="17"/>
              </w:rPr>
            </w:pPr>
            <w:del w:id="626"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911B2AA" w14:textId="77777777" w:rsidR="001B18C9" w:rsidRDefault="001B18C9">
            <w:pPr>
              <w:pStyle w:val="TableText"/>
              <w:spacing w:line="256" w:lineRule="auto"/>
              <w:rPr>
                <w:del w:id="627" w:author="簡琦欣" w:date="2023-03-23T16:03:00Z"/>
                <w:sz w:val="17"/>
                <w:szCs w:val="17"/>
                <w:lang w:eastAsia="zh-TW"/>
              </w:rPr>
            </w:pPr>
            <w:del w:id="628"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6FFFAAD" w14:textId="77777777" w:rsidR="001B18C9" w:rsidRDefault="001B18C9">
            <w:pPr>
              <w:pStyle w:val="TableText"/>
              <w:spacing w:line="256" w:lineRule="auto"/>
              <w:rPr>
                <w:del w:id="629" w:author="簡琦欣" w:date="2023-03-23T16:03:00Z"/>
                <w:sz w:val="17"/>
                <w:szCs w:val="17"/>
                <w:lang w:eastAsia="zh-TW"/>
              </w:rPr>
            </w:pPr>
            <w:del w:id="630" w:author="簡琦欣" w:date="2023-03-23T16:03:00Z">
              <w:r>
                <w:rPr>
                  <w:rFonts w:hint="eastAsia"/>
                  <w:sz w:val="17"/>
                  <w:szCs w:val="17"/>
                  <w:lang w:eastAsia="zh-TW"/>
                </w:rPr>
                <w:delText>IFRS17群組代號，若無IFRS17群組代號需放</w:delText>
              </w:r>
              <w:r>
                <w:rPr>
                  <w:rFonts w:hint="eastAsia"/>
                  <w:sz w:val="17"/>
                  <w:szCs w:val="17"/>
                  <w:highlight w:val="yellow"/>
                  <w:lang w:eastAsia="zh-TW"/>
                </w:rPr>
                <w:delText>000000000000000</w:delText>
              </w:r>
            </w:del>
          </w:p>
        </w:tc>
      </w:tr>
      <w:tr w:rsidR="001B18C9" w14:paraId="6E0C5787" w14:textId="77777777" w:rsidTr="001B18C9">
        <w:trPr>
          <w:cantSplit/>
          <w:trHeight w:val="287"/>
          <w:del w:id="631"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8797D44" w14:textId="77777777" w:rsidR="001B18C9" w:rsidRDefault="001B18C9">
            <w:pPr>
              <w:pStyle w:val="TableText"/>
              <w:spacing w:line="256" w:lineRule="auto"/>
              <w:rPr>
                <w:del w:id="632" w:author="簡琦欣" w:date="2023-03-23T16:03:00Z"/>
                <w:sz w:val="17"/>
                <w:szCs w:val="17"/>
              </w:rPr>
            </w:pPr>
            <w:del w:id="633" w:author="簡琦欣" w:date="2023-03-23T16:03:00Z">
              <w:r>
                <w:rPr>
                  <w:rFonts w:hint="eastAsia"/>
                  <w:sz w:val="17"/>
                  <w:szCs w:val="17"/>
                </w:rPr>
                <w:delText>2.17</w:delText>
              </w:r>
            </w:del>
          </w:p>
        </w:tc>
        <w:tc>
          <w:tcPr>
            <w:tcW w:w="2064" w:type="dxa"/>
            <w:tcBorders>
              <w:top w:val="single" w:sz="6" w:space="0" w:color="auto"/>
              <w:left w:val="single" w:sz="6" w:space="0" w:color="auto"/>
              <w:bottom w:val="single" w:sz="6" w:space="0" w:color="auto"/>
              <w:right w:val="single" w:sz="6" w:space="0" w:color="auto"/>
            </w:tcBorders>
            <w:hideMark/>
          </w:tcPr>
          <w:p w14:paraId="47C77FAE" w14:textId="77777777" w:rsidR="001B18C9" w:rsidRDefault="001B18C9">
            <w:pPr>
              <w:pStyle w:val="TableText"/>
              <w:spacing w:line="256" w:lineRule="auto"/>
              <w:rPr>
                <w:del w:id="634" w:author="簡琦欣" w:date="2023-03-23T16:03:00Z"/>
                <w:sz w:val="17"/>
                <w:szCs w:val="17"/>
                <w:lang w:eastAsia="zh-TW"/>
              </w:rPr>
            </w:pPr>
            <w:del w:id="635"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INTERCOMPANY_CODE</w:delText>
              </w:r>
            </w:del>
          </w:p>
        </w:tc>
        <w:tc>
          <w:tcPr>
            <w:tcW w:w="1356" w:type="dxa"/>
            <w:tcBorders>
              <w:top w:val="single" w:sz="6" w:space="0" w:color="auto"/>
              <w:left w:val="single" w:sz="6" w:space="0" w:color="auto"/>
              <w:bottom w:val="single" w:sz="6" w:space="0" w:color="auto"/>
              <w:right w:val="single" w:sz="6" w:space="0" w:color="auto"/>
            </w:tcBorders>
            <w:hideMark/>
          </w:tcPr>
          <w:p w14:paraId="4B7A1837" w14:textId="77777777" w:rsidR="001B18C9" w:rsidRDefault="001B18C9">
            <w:pPr>
              <w:pStyle w:val="TableText"/>
              <w:spacing w:line="256" w:lineRule="auto"/>
              <w:rPr>
                <w:del w:id="636" w:author="簡琦欣" w:date="2023-03-23T16:03:00Z"/>
                <w:sz w:val="17"/>
                <w:szCs w:val="17"/>
                <w:lang w:eastAsia="zh-TW"/>
              </w:rPr>
            </w:pPr>
            <w:del w:id="637" w:author="簡琦欣" w:date="2023-03-23T16:03:00Z">
              <w:r>
                <w:rPr>
                  <w:rFonts w:hint="eastAsia"/>
                  <w:sz w:val="17"/>
                  <w:szCs w:val="17"/>
                  <w:lang w:eastAsia="zh-TW"/>
                </w:rPr>
                <w:delText>Varchar2(</w:delText>
              </w:r>
              <w:r>
                <w:rPr>
                  <w:rFonts w:hint="eastAsia"/>
                  <w:sz w:val="17"/>
                  <w:szCs w:val="17"/>
                </w:rPr>
                <w:delText>4</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5FFE64D" w14:textId="77777777" w:rsidR="001B18C9" w:rsidRDefault="001B18C9">
            <w:pPr>
              <w:pStyle w:val="TableText"/>
              <w:spacing w:line="256" w:lineRule="auto"/>
              <w:rPr>
                <w:del w:id="638" w:author="簡琦欣" w:date="2023-03-23T16:03:00Z"/>
                <w:sz w:val="17"/>
                <w:szCs w:val="17"/>
              </w:rPr>
            </w:pPr>
            <w:del w:id="639"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6532D629" w14:textId="77777777" w:rsidR="001B18C9" w:rsidRDefault="001B18C9">
            <w:pPr>
              <w:pStyle w:val="TableText"/>
              <w:spacing w:line="256" w:lineRule="auto"/>
              <w:rPr>
                <w:del w:id="640" w:author="簡琦欣" w:date="2023-03-23T16:03:00Z"/>
                <w:sz w:val="17"/>
                <w:szCs w:val="17"/>
                <w:lang w:eastAsia="zh-TW"/>
              </w:rPr>
            </w:pPr>
            <w:del w:id="641"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A4ED9F4" w14:textId="77777777" w:rsidR="001B18C9" w:rsidRDefault="001B18C9">
            <w:pPr>
              <w:pStyle w:val="TableText"/>
              <w:spacing w:line="256" w:lineRule="auto"/>
              <w:rPr>
                <w:del w:id="642" w:author="簡琦欣" w:date="2023-03-23T16:03:00Z"/>
                <w:sz w:val="17"/>
                <w:szCs w:val="17"/>
                <w:lang w:eastAsia="zh-TW"/>
              </w:rPr>
            </w:pPr>
            <w:del w:id="643" w:author="簡琦欣" w:date="2023-03-23T16:03:00Z">
              <w:r>
                <w:rPr>
                  <w:rFonts w:hint="eastAsia"/>
                  <w:sz w:val="17"/>
                  <w:szCs w:val="17"/>
                  <w:lang w:eastAsia="zh-TW"/>
                </w:rPr>
                <w:delText>關聯方代號，若無關聯方代號需放999</w:delText>
              </w:r>
            </w:del>
          </w:p>
        </w:tc>
      </w:tr>
      <w:tr w:rsidR="001B18C9" w14:paraId="00166EB9" w14:textId="77777777" w:rsidTr="001B18C9">
        <w:trPr>
          <w:cantSplit/>
          <w:trHeight w:val="287"/>
          <w:del w:id="644"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6A86D9D7" w14:textId="77777777" w:rsidR="001B18C9" w:rsidRDefault="001B18C9">
            <w:pPr>
              <w:pStyle w:val="TableText"/>
              <w:spacing w:line="256" w:lineRule="auto"/>
              <w:rPr>
                <w:del w:id="645" w:author="簡琦欣" w:date="2023-03-23T16:03:00Z"/>
                <w:sz w:val="17"/>
                <w:szCs w:val="17"/>
              </w:rPr>
            </w:pPr>
            <w:del w:id="646" w:author="簡琦欣" w:date="2023-03-23T16:03:00Z">
              <w:r>
                <w:rPr>
                  <w:rFonts w:hint="eastAsia"/>
                  <w:sz w:val="17"/>
                  <w:szCs w:val="17"/>
                </w:rPr>
                <w:delText>2.18</w:delText>
              </w:r>
            </w:del>
          </w:p>
        </w:tc>
        <w:tc>
          <w:tcPr>
            <w:tcW w:w="2064" w:type="dxa"/>
            <w:tcBorders>
              <w:top w:val="single" w:sz="6" w:space="0" w:color="auto"/>
              <w:left w:val="single" w:sz="6" w:space="0" w:color="auto"/>
              <w:bottom w:val="single" w:sz="6" w:space="0" w:color="auto"/>
              <w:right w:val="single" w:sz="6" w:space="0" w:color="auto"/>
            </w:tcBorders>
            <w:hideMark/>
          </w:tcPr>
          <w:p w14:paraId="525FFA6D" w14:textId="77777777" w:rsidR="001B18C9" w:rsidRDefault="001B18C9">
            <w:pPr>
              <w:pStyle w:val="TableText"/>
              <w:spacing w:line="256" w:lineRule="auto"/>
              <w:rPr>
                <w:del w:id="647" w:author="簡琦欣" w:date="2023-03-23T16:03:00Z"/>
                <w:sz w:val="17"/>
                <w:szCs w:val="17"/>
                <w:lang w:eastAsia="zh-TW"/>
              </w:rPr>
            </w:pPr>
            <w:del w:id="648"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DEPARTMENT_CODE</w:delText>
              </w:r>
            </w:del>
          </w:p>
        </w:tc>
        <w:tc>
          <w:tcPr>
            <w:tcW w:w="1356" w:type="dxa"/>
            <w:tcBorders>
              <w:top w:val="single" w:sz="6" w:space="0" w:color="auto"/>
              <w:left w:val="single" w:sz="6" w:space="0" w:color="auto"/>
              <w:bottom w:val="single" w:sz="6" w:space="0" w:color="auto"/>
              <w:right w:val="single" w:sz="6" w:space="0" w:color="auto"/>
            </w:tcBorders>
            <w:hideMark/>
          </w:tcPr>
          <w:p w14:paraId="471701F6" w14:textId="77777777" w:rsidR="001B18C9" w:rsidRDefault="001B18C9">
            <w:pPr>
              <w:pStyle w:val="TableText"/>
              <w:spacing w:line="256" w:lineRule="auto"/>
              <w:rPr>
                <w:del w:id="649" w:author="簡琦欣" w:date="2023-03-23T16:03:00Z"/>
                <w:sz w:val="17"/>
                <w:szCs w:val="17"/>
                <w:lang w:eastAsia="zh-TW"/>
              </w:rPr>
            </w:pPr>
            <w:del w:id="650"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58B31674" w14:textId="77777777" w:rsidR="001B18C9" w:rsidRDefault="001B18C9">
            <w:pPr>
              <w:pStyle w:val="TableText"/>
              <w:spacing w:line="256" w:lineRule="auto"/>
              <w:rPr>
                <w:del w:id="651"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971430B" w14:textId="77777777" w:rsidR="001B18C9" w:rsidRDefault="001B18C9">
            <w:pPr>
              <w:pStyle w:val="TableText"/>
              <w:spacing w:line="256" w:lineRule="auto"/>
              <w:rPr>
                <w:del w:id="652" w:author="簡琦欣" w:date="2023-03-23T16:03:00Z"/>
                <w:sz w:val="17"/>
                <w:szCs w:val="17"/>
                <w:lang w:eastAsia="zh-TW"/>
              </w:rPr>
            </w:pPr>
            <w:del w:id="65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925F435" w14:textId="77777777" w:rsidR="001B18C9" w:rsidRDefault="001B18C9">
            <w:pPr>
              <w:pStyle w:val="TableText"/>
              <w:spacing w:line="256" w:lineRule="auto"/>
              <w:rPr>
                <w:del w:id="654" w:author="簡琦欣" w:date="2023-03-23T16:03:00Z"/>
                <w:sz w:val="17"/>
                <w:szCs w:val="17"/>
                <w:lang w:eastAsia="zh-TW"/>
              </w:rPr>
            </w:pPr>
            <w:del w:id="655" w:author="簡琦欣" w:date="2023-03-23T16:03:00Z">
              <w:r>
                <w:rPr>
                  <w:rFonts w:hint="eastAsia"/>
                  <w:sz w:val="17"/>
                  <w:szCs w:val="17"/>
                  <w:lang w:eastAsia="zh-TW"/>
                </w:rPr>
                <w:delText>單位代號，若無單位代號需放000000</w:delText>
              </w:r>
            </w:del>
          </w:p>
        </w:tc>
      </w:tr>
      <w:tr w:rsidR="001B18C9" w14:paraId="54E8F16F" w14:textId="77777777" w:rsidTr="001B18C9">
        <w:trPr>
          <w:cantSplit/>
          <w:trHeight w:val="287"/>
          <w:del w:id="65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7A25E09" w14:textId="77777777" w:rsidR="001B18C9" w:rsidRDefault="001B18C9">
            <w:pPr>
              <w:pStyle w:val="TableText"/>
              <w:spacing w:line="256" w:lineRule="auto"/>
              <w:rPr>
                <w:del w:id="657" w:author="簡琦欣" w:date="2023-03-23T16:03:00Z"/>
                <w:sz w:val="17"/>
                <w:szCs w:val="17"/>
              </w:rPr>
            </w:pPr>
            <w:del w:id="658" w:author="簡琦欣" w:date="2023-03-23T16:03:00Z">
              <w:r>
                <w:rPr>
                  <w:rFonts w:hint="eastAsia"/>
                  <w:sz w:val="17"/>
                  <w:szCs w:val="17"/>
                </w:rPr>
                <w:delText>2.19</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2AFE6D44" w14:textId="77777777" w:rsidR="001B18C9" w:rsidRDefault="001B18C9">
            <w:pPr>
              <w:pStyle w:val="TableText"/>
              <w:spacing w:line="256" w:lineRule="auto"/>
              <w:rPr>
                <w:del w:id="659" w:author="簡琦欣" w:date="2023-03-23T16:03:00Z"/>
                <w:sz w:val="17"/>
                <w:szCs w:val="17"/>
                <w:lang w:eastAsia="zh-TW"/>
              </w:rPr>
            </w:pPr>
            <w:del w:id="660"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ENTERED_</w:delText>
              </w:r>
              <w:r>
                <w:rPr>
                  <w:rFonts w:hint="eastAsia"/>
                  <w:sz w:val="17"/>
                  <w:szCs w:val="17"/>
                </w:rPr>
                <w:delText>AMOUNT</w:delText>
              </w:r>
            </w:del>
          </w:p>
        </w:tc>
        <w:tc>
          <w:tcPr>
            <w:tcW w:w="1356" w:type="dxa"/>
            <w:tcBorders>
              <w:top w:val="single" w:sz="6" w:space="0" w:color="auto"/>
              <w:left w:val="single" w:sz="6" w:space="0" w:color="auto"/>
              <w:bottom w:val="single" w:sz="6" w:space="0" w:color="auto"/>
              <w:right w:val="single" w:sz="6" w:space="0" w:color="auto"/>
            </w:tcBorders>
            <w:hideMark/>
          </w:tcPr>
          <w:p w14:paraId="7DB2A3D7" w14:textId="77777777" w:rsidR="001B18C9" w:rsidRDefault="001B18C9">
            <w:pPr>
              <w:pStyle w:val="TableText"/>
              <w:spacing w:line="256" w:lineRule="auto"/>
              <w:rPr>
                <w:del w:id="661" w:author="簡琦欣" w:date="2023-03-23T16:03:00Z"/>
                <w:sz w:val="17"/>
                <w:szCs w:val="17"/>
                <w:lang w:eastAsia="zh-TW"/>
              </w:rPr>
            </w:pPr>
            <w:del w:id="662" w:author="簡琦欣" w:date="2023-03-23T16:03:00Z">
              <w:r>
                <w:rPr>
                  <w:rFonts w:hint="eastAsia"/>
                  <w:sz w:val="17"/>
                  <w:szCs w:val="17"/>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49445CA7" w14:textId="77777777" w:rsidR="001B18C9" w:rsidRDefault="001B18C9">
            <w:pPr>
              <w:pStyle w:val="TableText"/>
              <w:spacing w:line="256" w:lineRule="auto"/>
              <w:rPr>
                <w:del w:id="663" w:author="簡琦欣" w:date="2023-03-23T16:03:00Z"/>
                <w:sz w:val="17"/>
                <w:szCs w:val="17"/>
              </w:rPr>
            </w:pPr>
            <w:del w:id="664"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EA33BB9" w14:textId="77777777" w:rsidR="001B18C9" w:rsidRDefault="001B18C9">
            <w:pPr>
              <w:pStyle w:val="TableText"/>
              <w:spacing w:line="256" w:lineRule="auto"/>
              <w:rPr>
                <w:del w:id="665" w:author="簡琦欣" w:date="2023-03-23T16:03:00Z"/>
                <w:sz w:val="17"/>
                <w:szCs w:val="17"/>
                <w:lang w:eastAsia="zh-TW"/>
              </w:rPr>
            </w:pPr>
            <w:del w:id="66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73705DE" w14:textId="77777777" w:rsidR="001B18C9" w:rsidRDefault="001B18C9">
            <w:pPr>
              <w:pStyle w:val="TableText"/>
              <w:spacing w:line="256" w:lineRule="auto"/>
              <w:rPr>
                <w:del w:id="667" w:author="簡琦欣" w:date="2023-03-23T16:03:00Z"/>
                <w:sz w:val="17"/>
                <w:szCs w:val="17"/>
                <w:lang w:eastAsia="zh-TW"/>
              </w:rPr>
            </w:pPr>
            <w:del w:id="668" w:author="簡琦欣" w:date="2023-03-23T16:03:00Z">
              <w:r>
                <w:rPr>
                  <w:rFonts w:hint="eastAsia"/>
                  <w:sz w:val="17"/>
                  <w:szCs w:val="17"/>
                  <w:lang w:eastAsia="zh-TW"/>
                </w:rPr>
                <w:delText>金額</w:delText>
              </w:r>
            </w:del>
          </w:p>
        </w:tc>
      </w:tr>
      <w:tr w:rsidR="001B18C9" w14:paraId="160AF5AA" w14:textId="77777777" w:rsidTr="001B18C9">
        <w:trPr>
          <w:cantSplit/>
          <w:trHeight w:val="287"/>
          <w:del w:id="66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07831CB9" w14:textId="77777777" w:rsidR="001B18C9" w:rsidRDefault="001B18C9">
            <w:pPr>
              <w:pStyle w:val="TableText"/>
              <w:spacing w:line="256" w:lineRule="auto"/>
              <w:rPr>
                <w:del w:id="670" w:author="簡琦欣" w:date="2023-03-23T16:03:00Z"/>
                <w:sz w:val="17"/>
                <w:szCs w:val="17"/>
                <w:lang w:eastAsia="zh-TW"/>
              </w:rPr>
            </w:pPr>
            <w:del w:id="671" w:author="簡琦欣" w:date="2023-03-23T16:03:00Z">
              <w:r>
                <w:rPr>
                  <w:rFonts w:hint="eastAsia"/>
                  <w:sz w:val="17"/>
                  <w:szCs w:val="17"/>
                </w:rPr>
                <w:delText>2.20</w:delText>
              </w:r>
            </w:del>
          </w:p>
        </w:tc>
        <w:tc>
          <w:tcPr>
            <w:tcW w:w="2064" w:type="dxa"/>
            <w:tcBorders>
              <w:top w:val="single" w:sz="6" w:space="0" w:color="auto"/>
              <w:left w:val="single" w:sz="6" w:space="0" w:color="auto"/>
              <w:bottom w:val="single" w:sz="6" w:space="0" w:color="auto"/>
              <w:right w:val="single" w:sz="6" w:space="0" w:color="auto"/>
            </w:tcBorders>
            <w:hideMark/>
          </w:tcPr>
          <w:p w14:paraId="4BF1A02D" w14:textId="77777777" w:rsidR="001B18C9" w:rsidRDefault="001B18C9">
            <w:pPr>
              <w:pStyle w:val="TableText"/>
              <w:spacing w:line="256" w:lineRule="auto"/>
              <w:rPr>
                <w:del w:id="672" w:author="簡琦欣" w:date="2023-03-23T16:03:00Z"/>
                <w:sz w:val="17"/>
                <w:szCs w:val="17"/>
                <w:lang w:eastAsia="zh-TW"/>
              </w:rPr>
            </w:pPr>
            <w:del w:id="67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LINE_DESC</w:delText>
              </w:r>
            </w:del>
          </w:p>
        </w:tc>
        <w:tc>
          <w:tcPr>
            <w:tcW w:w="1356" w:type="dxa"/>
            <w:tcBorders>
              <w:top w:val="single" w:sz="6" w:space="0" w:color="auto"/>
              <w:left w:val="single" w:sz="6" w:space="0" w:color="auto"/>
              <w:bottom w:val="single" w:sz="6" w:space="0" w:color="auto"/>
              <w:right w:val="single" w:sz="6" w:space="0" w:color="auto"/>
            </w:tcBorders>
            <w:hideMark/>
          </w:tcPr>
          <w:p w14:paraId="0F9AB651" w14:textId="77777777" w:rsidR="001B18C9" w:rsidRDefault="001B18C9">
            <w:pPr>
              <w:pStyle w:val="TableText"/>
              <w:spacing w:line="256" w:lineRule="auto"/>
              <w:rPr>
                <w:del w:id="674" w:author="簡琦欣" w:date="2023-03-23T16:03:00Z"/>
                <w:sz w:val="17"/>
                <w:szCs w:val="17"/>
                <w:lang w:eastAsia="zh-TW"/>
              </w:rPr>
            </w:pPr>
            <w:del w:id="675" w:author="簡琦欣" w:date="2023-03-23T16:03:00Z">
              <w:r>
                <w:rPr>
                  <w:rFonts w:hint="eastAsia"/>
                  <w:sz w:val="17"/>
                  <w:szCs w:val="17"/>
                  <w:lang w:eastAsia="zh-TW"/>
                </w:rPr>
                <w:delText>Varchar2(</w:delText>
              </w:r>
              <w:r>
                <w:rPr>
                  <w:rFonts w:hint="eastAsia"/>
                  <w:sz w:val="17"/>
                  <w:szCs w:val="17"/>
                </w:rPr>
                <w:delText>80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3D50FE58" w14:textId="77777777" w:rsidR="001B18C9" w:rsidRDefault="001B18C9">
            <w:pPr>
              <w:pStyle w:val="TableText"/>
              <w:spacing w:line="256" w:lineRule="auto"/>
              <w:rPr>
                <w:del w:id="676"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673A434B" w14:textId="77777777" w:rsidR="001B18C9" w:rsidRDefault="001B18C9">
            <w:pPr>
              <w:pStyle w:val="TableText"/>
              <w:spacing w:line="256" w:lineRule="auto"/>
              <w:rPr>
                <w:del w:id="677" w:author="簡琦欣" w:date="2023-03-23T16:03:00Z"/>
                <w:sz w:val="17"/>
                <w:szCs w:val="17"/>
                <w:lang w:eastAsia="zh-TW"/>
              </w:rPr>
            </w:pPr>
            <w:del w:id="678"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1347F78" w14:textId="77777777" w:rsidR="001B18C9" w:rsidRDefault="001B18C9">
            <w:pPr>
              <w:pStyle w:val="TableText"/>
              <w:spacing w:line="256" w:lineRule="auto"/>
              <w:rPr>
                <w:del w:id="679" w:author="簡琦欣" w:date="2023-03-23T16:03:00Z"/>
                <w:sz w:val="17"/>
                <w:szCs w:val="17"/>
                <w:lang w:eastAsia="zh-TW"/>
              </w:rPr>
            </w:pPr>
            <w:del w:id="680" w:author="簡琦欣" w:date="2023-03-23T16:03:00Z">
              <w:r>
                <w:rPr>
                  <w:rFonts w:hint="eastAsia"/>
                  <w:sz w:val="17"/>
                  <w:szCs w:val="17"/>
                  <w:lang w:eastAsia="zh-TW"/>
                </w:rPr>
                <w:delText>傳票摘要</w:delText>
              </w:r>
            </w:del>
          </w:p>
        </w:tc>
      </w:tr>
      <w:tr w:rsidR="001B18C9" w14:paraId="30BCD15C" w14:textId="77777777" w:rsidTr="001B18C9">
        <w:trPr>
          <w:cantSplit/>
          <w:trHeight w:val="287"/>
          <w:del w:id="681"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D7F30C8" w14:textId="77777777" w:rsidR="001B18C9" w:rsidRDefault="001B18C9">
            <w:pPr>
              <w:pStyle w:val="TableText"/>
              <w:spacing w:line="256" w:lineRule="auto"/>
              <w:rPr>
                <w:del w:id="682" w:author="簡琦欣" w:date="2023-03-23T16:03:00Z"/>
                <w:sz w:val="17"/>
                <w:szCs w:val="17"/>
              </w:rPr>
            </w:pPr>
            <w:del w:id="683" w:author="簡琦欣" w:date="2023-03-23T16:03:00Z">
              <w:r>
                <w:rPr>
                  <w:rFonts w:hint="eastAsia"/>
                  <w:sz w:val="17"/>
                  <w:szCs w:val="17"/>
                </w:rPr>
                <w:delText>2.21</w:delText>
              </w:r>
            </w:del>
          </w:p>
        </w:tc>
        <w:tc>
          <w:tcPr>
            <w:tcW w:w="2064" w:type="dxa"/>
            <w:tcBorders>
              <w:top w:val="single" w:sz="6" w:space="0" w:color="auto"/>
              <w:left w:val="single" w:sz="6" w:space="0" w:color="auto"/>
              <w:bottom w:val="single" w:sz="6" w:space="0" w:color="auto"/>
              <w:right w:val="single" w:sz="6" w:space="0" w:color="auto"/>
            </w:tcBorders>
            <w:hideMark/>
          </w:tcPr>
          <w:p w14:paraId="537F4112" w14:textId="77777777" w:rsidR="001B18C9" w:rsidRDefault="001B18C9">
            <w:pPr>
              <w:pStyle w:val="TableText"/>
              <w:spacing w:line="256" w:lineRule="auto"/>
              <w:rPr>
                <w:del w:id="684" w:author="簡琦欣" w:date="2023-03-23T16:03:00Z"/>
                <w:sz w:val="17"/>
                <w:szCs w:val="17"/>
                <w:lang w:eastAsia="zh-TW"/>
              </w:rPr>
            </w:pPr>
            <w:del w:id="685"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WRITE_OFF_CODE</w:delText>
              </w:r>
            </w:del>
          </w:p>
        </w:tc>
        <w:tc>
          <w:tcPr>
            <w:tcW w:w="1356" w:type="dxa"/>
            <w:tcBorders>
              <w:top w:val="single" w:sz="6" w:space="0" w:color="auto"/>
              <w:left w:val="single" w:sz="6" w:space="0" w:color="auto"/>
              <w:bottom w:val="single" w:sz="6" w:space="0" w:color="auto"/>
              <w:right w:val="single" w:sz="6" w:space="0" w:color="auto"/>
            </w:tcBorders>
            <w:hideMark/>
          </w:tcPr>
          <w:p w14:paraId="53F03644" w14:textId="77777777" w:rsidR="001B18C9" w:rsidRDefault="001B18C9">
            <w:pPr>
              <w:pStyle w:val="TableText"/>
              <w:spacing w:line="256" w:lineRule="auto"/>
              <w:rPr>
                <w:del w:id="686" w:author="簡琦欣" w:date="2023-03-23T16:03:00Z"/>
                <w:sz w:val="17"/>
                <w:szCs w:val="17"/>
                <w:lang w:eastAsia="zh-TW"/>
              </w:rPr>
            </w:pPr>
            <w:del w:id="687" w:author="簡琦欣" w:date="2023-03-23T16:03:00Z">
              <w:r>
                <w:rPr>
                  <w:rFonts w:hint="eastAsia"/>
                  <w:sz w:val="17"/>
                  <w:szCs w:val="17"/>
                  <w:lang w:eastAsia="zh-TW"/>
                </w:rPr>
                <w:delText>Varchar2(</w:delText>
              </w:r>
              <w:r>
                <w:rPr>
                  <w:rFonts w:hint="eastAsia"/>
                  <w:sz w:val="17"/>
                  <w:szCs w:val="17"/>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415EA9AB" w14:textId="77777777" w:rsidR="001B18C9" w:rsidRDefault="001B18C9">
            <w:pPr>
              <w:pStyle w:val="TableText"/>
              <w:spacing w:line="256" w:lineRule="auto"/>
              <w:rPr>
                <w:del w:id="688"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679FCC3A" w14:textId="77777777" w:rsidR="001B18C9" w:rsidRDefault="001B18C9">
            <w:pPr>
              <w:pStyle w:val="TableText"/>
              <w:spacing w:line="256" w:lineRule="auto"/>
              <w:rPr>
                <w:del w:id="689" w:author="簡琦欣" w:date="2023-03-23T16:03:00Z"/>
                <w:sz w:val="17"/>
                <w:szCs w:val="17"/>
                <w:lang w:eastAsia="zh-TW"/>
              </w:rPr>
            </w:pPr>
            <w:del w:id="690"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86AB55E" w14:textId="77777777" w:rsidR="001B18C9" w:rsidRDefault="001B18C9">
            <w:pPr>
              <w:pStyle w:val="TableText"/>
              <w:spacing w:line="256" w:lineRule="auto"/>
              <w:rPr>
                <w:del w:id="691" w:author="簡琦欣" w:date="2023-03-23T16:03:00Z"/>
                <w:sz w:val="17"/>
                <w:szCs w:val="17"/>
                <w:lang w:eastAsia="zh-TW"/>
              </w:rPr>
            </w:pPr>
            <w:del w:id="692" w:author="簡琦欣" w:date="2023-03-23T16:03:00Z">
              <w:r>
                <w:rPr>
                  <w:rFonts w:hint="eastAsia"/>
                  <w:sz w:val="17"/>
                  <w:szCs w:val="17"/>
                  <w:lang w:eastAsia="zh-TW"/>
                </w:rPr>
                <w:delText>會計科目銷帳碼</w:delText>
              </w:r>
            </w:del>
          </w:p>
        </w:tc>
      </w:tr>
      <w:tr w:rsidR="001B18C9" w14:paraId="2EA40E31" w14:textId="77777777" w:rsidTr="001B18C9">
        <w:trPr>
          <w:cantSplit/>
          <w:trHeight w:val="287"/>
          <w:del w:id="693"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56B873C9" w14:textId="77777777" w:rsidR="001B18C9" w:rsidRDefault="001B18C9">
            <w:pPr>
              <w:pStyle w:val="TableText"/>
              <w:spacing w:line="256" w:lineRule="auto"/>
              <w:rPr>
                <w:del w:id="694" w:author="簡琦欣" w:date="2023-03-23T16:03:00Z"/>
                <w:sz w:val="17"/>
                <w:szCs w:val="17"/>
              </w:rPr>
            </w:pPr>
            <w:del w:id="695" w:author="簡琦欣" w:date="2023-03-23T16:03:00Z">
              <w:r>
                <w:rPr>
                  <w:rFonts w:hint="eastAsia"/>
                  <w:sz w:val="17"/>
                  <w:szCs w:val="17"/>
                </w:rPr>
                <w:delText>2.22</w:delText>
              </w:r>
            </w:del>
          </w:p>
        </w:tc>
        <w:tc>
          <w:tcPr>
            <w:tcW w:w="2064" w:type="dxa"/>
            <w:tcBorders>
              <w:top w:val="single" w:sz="6" w:space="0" w:color="auto"/>
              <w:left w:val="single" w:sz="6" w:space="0" w:color="auto"/>
              <w:bottom w:val="single" w:sz="12" w:space="0" w:color="auto"/>
              <w:right w:val="single" w:sz="6" w:space="0" w:color="auto"/>
            </w:tcBorders>
            <w:hideMark/>
          </w:tcPr>
          <w:p w14:paraId="7D3EDD27" w14:textId="77777777" w:rsidR="001B18C9" w:rsidRDefault="001B18C9">
            <w:pPr>
              <w:pStyle w:val="TableText"/>
              <w:spacing w:line="256" w:lineRule="auto"/>
              <w:rPr>
                <w:del w:id="696" w:author="簡琦欣" w:date="2023-03-23T16:03:00Z"/>
                <w:sz w:val="17"/>
                <w:szCs w:val="17"/>
                <w:lang w:eastAsia="zh-TW"/>
              </w:rPr>
            </w:pPr>
            <w:del w:id="697" w:author="簡琦欣" w:date="2023-03-23T16:03:00Z">
              <w:r>
                <w:rPr>
                  <w:rFonts w:hint="eastAsia"/>
                  <w:sz w:val="17"/>
                  <w:szCs w:val="17"/>
                  <w:lang w:eastAsia="zh-TW"/>
                </w:rPr>
                <w:delText>└</w:delText>
              </w:r>
              <w:r>
                <w:rPr>
                  <w:rFonts w:hint="eastAsia"/>
                  <w:sz w:val="17"/>
                  <w:szCs w:val="17"/>
                </w:rPr>
                <w:delText xml:space="preserve"> RELATIONSHIP</w:delText>
              </w:r>
            </w:del>
          </w:p>
        </w:tc>
        <w:tc>
          <w:tcPr>
            <w:tcW w:w="1356" w:type="dxa"/>
            <w:tcBorders>
              <w:top w:val="single" w:sz="6" w:space="0" w:color="auto"/>
              <w:left w:val="single" w:sz="6" w:space="0" w:color="auto"/>
              <w:bottom w:val="single" w:sz="12" w:space="0" w:color="auto"/>
              <w:right w:val="single" w:sz="6" w:space="0" w:color="auto"/>
            </w:tcBorders>
            <w:hideMark/>
          </w:tcPr>
          <w:p w14:paraId="6FB71A06" w14:textId="77777777" w:rsidR="001B18C9" w:rsidRDefault="001B18C9">
            <w:pPr>
              <w:pStyle w:val="TableText"/>
              <w:spacing w:line="256" w:lineRule="auto"/>
              <w:rPr>
                <w:del w:id="698" w:author="簡琦欣" w:date="2023-03-23T16:03:00Z"/>
                <w:sz w:val="17"/>
                <w:szCs w:val="17"/>
                <w:lang w:eastAsia="zh-TW"/>
              </w:rPr>
            </w:pPr>
            <w:del w:id="699" w:author="簡琦欣" w:date="2023-03-23T16:03:00Z">
              <w:r>
                <w:rPr>
                  <w:rFonts w:hint="eastAsia"/>
                  <w:sz w:val="17"/>
                  <w:szCs w:val="17"/>
                  <w:lang w:eastAsia="zh-TW"/>
                </w:rPr>
                <w:delText>Varchar2(</w:delText>
              </w:r>
              <w:r>
                <w:rPr>
                  <w:rFonts w:hint="eastAsia"/>
                  <w:sz w:val="17"/>
                  <w:szCs w:val="17"/>
                </w:rPr>
                <w:delText>10</w:delText>
              </w:r>
              <w:r>
                <w:rPr>
                  <w:rFonts w:hint="eastAsia"/>
                  <w:sz w:val="17"/>
                  <w:szCs w:val="17"/>
                  <w:lang w:eastAsia="zh-TW"/>
                </w:rPr>
                <w:delText>)</w:delText>
              </w:r>
            </w:del>
          </w:p>
        </w:tc>
        <w:tc>
          <w:tcPr>
            <w:tcW w:w="630" w:type="dxa"/>
            <w:tcBorders>
              <w:top w:val="single" w:sz="6" w:space="0" w:color="auto"/>
              <w:left w:val="single" w:sz="6" w:space="0" w:color="auto"/>
              <w:bottom w:val="single" w:sz="12" w:space="0" w:color="auto"/>
              <w:right w:val="single" w:sz="6" w:space="0" w:color="auto"/>
            </w:tcBorders>
          </w:tcPr>
          <w:p w14:paraId="5E6E57EE" w14:textId="77777777" w:rsidR="001B18C9" w:rsidRDefault="001B18C9">
            <w:pPr>
              <w:pStyle w:val="TableText"/>
              <w:spacing w:line="256" w:lineRule="auto"/>
              <w:rPr>
                <w:del w:id="700"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4A303A20" w14:textId="77777777" w:rsidR="001B18C9" w:rsidRDefault="001B18C9">
            <w:pPr>
              <w:pStyle w:val="TableText"/>
              <w:spacing w:line="256" w:lineRule="auto"/>
              <w:rPr>
                <w:del w:id="701" w:author="簡琦欣" w:date="2023-03-23T16:03:00Z"/>
                <w:sz w:val="17"/>
                <w:szCs w:val="17"/>
                <w:lang w:eastAsia="zh-TW"/>
              </w:rPr>
            </w:pPr>
            <w:del w:id="702" w:author="簡琦欣" w:date="2023-03-23T16:03:00Z">
              <w:r>
                <w:rPr>
                  <w:rFonts w:hint="eastAsia"/>
                  <w:sz w:val="17"/>
                  <w:szCs w:val="17"/>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3732B059" w14:textId="77777777" w:rsidR="001B18C9" w:rsidRDefault="001B18C9">
            <w:pPr>
              <w:pStyle w:val="TableText"/>
              <w:spacing w:line="256" w:lineRule="auto"/>
              <w:rPr>
                <w:del w:id="703" w:author="簡琦欣" w:date="2023-03-23T16:03:00Z"/>
                <w:sz w:val="17"/>
                <w:szCs w:val="17"/>
                <w:lang w:eastAsia="zh-TW"/>
              </w:rPr>
            </w:pPr>
            <w:del w:id="704" w:author="簡琦欣" w:date="2023-03-23T16:03:00Z">
              <w:r>
                <w:rPr>
                  <w:rFonts w:hint="eastAsia"/>
                  <w:sz w:val="17"/>
                  <w:szCs w:val="17"/>
                  <w:lang w:eastAsia="zh-TW"/>
                </w:rPr>
                <w:delText>關係人</w:delText>
              </w:r>
            </w:del>
          </w:p>
        </w:tc>
      </w:tr>
    </w:tbl>
    <w:p w14:paraId="66C128B1" w14:textId="77777777" w:rsidR="001B18C9" w:rsidRDefault="001B18C9" w:rsidP="001B18C9">
      <w:pPr>
        <w:rPr>
          <w:rFonts w:ascii="標楷體" w:eastAsia="標楷體" w:hAnsi="標楷體"/>
          <w:sz w:val="20"/>
          <w:szCs w:val="20"/>
        </w:rPr>
      </w:pPr>
    </w:p>
    <w:p w14:paraId="1B4305AA" w14:textId="77777777" w:rsidR="001B18C9" w:rsidRDefault="001B18C9" w:rsidP="001B18C9">
      <w:pPr>
        <w:pStyle w:val="40"/>
        <w:keepNext/>
        <w:keepLines/>
        <w:widowControl/>
        <w:numPr>
          <w:ilvl w:val="1"/>
          <w:numId w:val="46"/>
        </w:numPr>
        <w:snapToGrid/>
        <w:spacing w:before="40"/>
        <w:rPr>
          <w:rFonts w:ascii="標楷體" w:hAnsi="標楷體"/>
          <w:b/>
          <w:bCs/>
          <w:color w:val="000000" w:themeColor="text1"/>
          <w:sz w:val="24"/>
          <w:szCs w:val="24"/>
          <w:lang w:eastAsia="zh-CN"/>
        </w:rPr>
      </w:pPr>
      <w:proofErr w:type="spellStart"/>
      <w:r>
        <w:rPr>
          <w:rFonts w:ascii="標楷體" w:hAnsi="標楷體" w:hint="eastAsia"/>
          <w:b/>
          <w:bCs/>
          <w:i/>
          <w:iCs/>
          <w:color w:val="000000" w:themeColor="text1"/>
          <w:sz w:val="24"/>
          <w:szCs w:val="24"/>
        </w:rPr>
        <w:t>occursList</w:t>
      </w:r>
      <w:proofErr w:type="spellEnd"/>
      <w:r>
        <w:rPr>
          <w:rFonts w:ascii="標楷體" w:hAnsi="標楷體" w:hint="eastAsia"/>
          <w:b/>
          <w:bCs/>
          <w:i/>
          <w:iCs/>
          <w:color w:val="000000" w:themeColor="text1"/>
          <w:sz w:val="24"/>
          <w:szCs w:val="24"/>
        </w:rPr>
        <w:t xml:space="preserve"> </w:t>
      </w:r>
      <w:ins w:id="705" w:author="簡琦欣" w:date="2023-03-23T17:03:00Z">
        <w:r>
          <w:rPr>
            <w:rFonts w:ascii="標楷體" w:hAnsi="標楷體" w:hint="eastAsia"/>
            <w:b/>
            <w:bCs/>
            <w:i/>
            <w:iCs/>
            <w:color w:val="000000" w:themeColor="text1"/>
            <w:sz w:val="24"/>
            <w:szCs w:val="24"/>
          </w:rPr>
          <w:t>-</w:t>
        </w:r>
      </w:ins>
      <w:ins w:id="706" w:author="簡琦欣" w:date="2023-03-23T17:04:00Z">
        <w:r>
          <w:rPr>
            <w:rFonts w:ascii="標楷體" w:hAnsi="標楷體" w:hint="eastAsia"/>
            <w:b/>
            <w:bCs/>
            <w:i/>
            <w:iCs/>
            <w:color w:val="000000" w:themeColor="text1"/>
            <w:sz w:val="24"/>
            <w:szCs w:val="24"/>
          </w:rPr>
          <w:t>多筆</w:t>
        </w:r>
      </w:ins>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1ED42F4E"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753D0BCB" w14:textId="77777777" w:rsidR="001B18C9" w:rsidRDefault="001B18C9">
            <w:pPr>
              <w:pStyle w:val="TableText"/>
              <w:spacing w:line="256" w:lineRule="auto"/>
              <w:jc w:val="center"/>
              <w:rPr>
                <w:b/>
                <w:sz w:val="17"/>
                <w:szCs w:val="17"/>
              </w:rPr>
            </w:pPr>
            <w:bookmarkStart w:id="707" w:name="_Hlk131063856"/>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41FA5E10"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3CF75445"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7768A757"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04E8B15D"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6DE900E4"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6068FDE1"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4D277C35"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7ED4D1EB" w14:textId="77777777" w:rsidR="001B18C9" w:rsidRDefault="001B18C9">
            <w:pPr>
              <w:pStyle w:val="TableText"/>
              <w:spacing w:line="256" w:lineRule="auto"/>
              <w:jc w:val="center"/>
              <w:rPr>
                <w:b/>
                <w:sz w:val="2"/>
                <w:szCs w:val="2"/>
              </w:rPr>
            </w:pPr>
          </w:p>
        </w:tc>
        <w:tc>
          <w:tcPr>
            <w:tcW w:w="1356" w:type="dxa"/>
            <w:tcBorders>
              <w:top w:val="single" w:sz="12" w:space="0" w:color="auto"/>
              <w:left w:val="nil"/>
              <w:bottom w:val="single" w:sz="6" w:space="0" w:color="auto"/>
              <w:right w:val="nil"/>
            </w:tcBorders>
            <w:shd w:val="pct50" w:color="auto" w:fill="auto"/>
          </w:tcPr>
          <w:p w14:paraId="45862E50" w14:textId="77777777" w:rsidR="001B18C9" w:rsidRDefault="001B18C9">
            <w:pPr>
              <w:pStyle w:val="TableText"/>
              <w:spacing w:line="256" w:lineRule="auto"/>
              <w:jc w:val="center"/>
              <w:rPr>
                <w:b/>
                <w:sz w:val="2"/>
                <w:szCs w:val="2"/>
              </w:rPr>
            </w:pPr>
          </w:p>
        </w:tc>
        <w:tc>
          <w:tcPr>
            <w:tcW w:w="630" w:type="dxa"/>
            <w:tcBorders>
              <w:top w:val="single" w:sz="12" w:space="0" w:color="auto"/>
              <w:left w:val="nil"/>
              <w:bottom w:val="single" w:sz="6" w:space="0" w:color="auto"/>
              <w:right w:val="nil"/>
            </w:tcBorders>
            <w:shd w:val="pct50" w:color="auto" w:fill="auto"/>
          </w:tcPr>
          <w:p w14:paraId="47AB9C56"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1D9970F3"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228EEEB9" w14:textId="77777777" w:rsidR="001B18C9" w:rsidRDefault="001B18C9">
            <w:pPr>
              <w:pStyle w:val="TableText"/>
              <w:spacing w:line="256" w:lineRule="auto"/>
              <w:jc w:val="center"/>
              <w:rPr>
                <w:b/>
                <w:sz w:val="2"/>
                <w:szCs w:val="2"/>
              </w:rPr>
            </w:pPr>
          </w:p>
        </w:tc>
      </w:tr>
      <w:tr w:rsidR="001B18C9" w14:paraId="6E38F9D8" w14:textId="77777777" w:rsidTr="001B18C9">
        <w:trPr>
          <w:cantSplit/>
          <w:trHeight w:val="287"/>
          <w:del w:id="708"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36E0964D" w14:textId="77777777" w:rsidR="001B18C9" w:rsidRDefault="001B18C9">
            <w:pPr>
              <w:pStyle w:val="TableText"/>
              <w:spacing w:line="256" w:lineRule="auto"/>
              <w:rPr>
                <w:del w:id="709" w:author="簡琦欣" w:date="2023-03-23T15:58:00Z"/>
                <w:sz w:val="17"/>
                <w:szCs w:val="17"/>
                <w:lang w:eastAsia="zh-TW"/>
              </w:rPr>
            </w:pPr>
            <w:del w:id="710" w:author="簡琦欣" w:date="2023-03-23T15:5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60F2E196" w14:textId="77777777" w:rsidR="001B18C9" w:rsidRDefault="001B18C9">
            <w:pPr>
              <w:pStyle w:val="TableText"/>
              <w:spacing w:line="256" w:lineRule="auto"/>
              <w:rPr>
                <w:del w:id="711" w:author="簡琦欣" w:date="2023-03-23T15:58:00Z"/>
                <w:sz w:val="17"/>
                <w:szCs w:val="17"/>
                <w:lang w:eastAsia="zh-TW"/>
              </w:rPr>
            </w:pPr>
            <w:del w:id="712" w:author="簡琦欣" w:date="2023-03-23T15:58:00Z">
              <w:r>
                <w:rPr>
                  <w:rFonts w:hint="eastAsia"/>
                  <w:sz w:val="17"/>
                  <w:szCs w:val="17"/>
                  <w:lang w:eastAsia="zh-TW"/>
                </w:rPr>
                <w:delText>P_</w:delText>
              </w:r>
              <w:r>
                <w:rPr>
                  <w:rFonts w:hint="eastAsia"/>
                  <w:sz w:val="17"/>
                  <w:szCs w:val="17"/>
                </w:rPr>
                <w:delText>JOURNAL_TBL</w:delText>
              </w:r>
            </w:del>
          </w:p>
        </w:tc>
        <w:tc>
          <w:tcPr>
            <w:tcW w:w="1356" w:type="dxa"/>
            <w:tcBorders>
              <w:top w:val="single" w:sz="6" w:space="0" w:color="auto"/>
              <w:left w:val="single" w:sz="6" w:space="0" w:color="auto"/>
              <w:bottom w:val="single" w:sz="6" w:space="0" w:color="auto"/>
              <w:right w:val="single" w:sz="6" w:space="0" w:color="auto"/>
            </w:tcBorders>
            <w:hideMark/>
          </w:tcPr>
          <w:p w14:paraId="60C51A9F" w14:textId="77777777" w:rsidR="001B18C9" w:rsidRDefault="001B18C9">
            <w:pPr>
              <w:pStyle w:val="TableText"/>
              <w:spacing w:line="256" w:lineRule="auto"/>
              <w:rPr>
                <w:del w:id="713" w:author="簡琦欣" w:date="2023-03-23T15:58:00Z"/>
                <w:b/>
                <w:sz w:val="17"/>
                <w:szCs w:val="17"/>
                <w:lang w:eastAsia="zh-TW"/>
              </w:rPr>
            </w:pPr>
            <w:del w:id="714" w:author="簡琦欣" w:date="2023-03-23T15:58:00Z">
              <w:r>
                <w:rPr>
                  <w:rFonts w:hint="eastAsia"/>
                  <w:b/>
                  <w:sz w:val="17"/>
                  <w:szCs w:val="17"/>
                  <w:lang w:eastAsia="zh-TW"/>
                </w:rPr>
                <w:delText>Table</w:delText>
              </w:r>
            </w:del>
          </w:p>
        </w:tc>
        <w:tc>
          <w:tcPr>
            <w:tcW w:w="630" w:type="dxa"/>
            <w:tcBorders>
              <w:top w:val="single" w:sz="6" w:space="0" w:color="auto"/>
              <w:left w:val="single" w:sz="6" w:space="0" w:color="auto"/>
              <w:bottom w:val="single" w:sz="6" w:space="0" w:color="auto"/>
              <w:right w:val="single" w:sz="6" w:space="0" w:color="auto"/>
            </w:tcBorders>
            <w:hideMark/>
          </w:tcPr>
          <w:p w14:paraId="049B2B85" w14:textId="77777777" w:rsidR="001B18C9" w:rsidRDefault="001B18C9">
            <w:pPr>
              <w:pStyle w:val="TableText"/>
              <w:spacing w:line="256" w:lineRule="auto"/>
              <w:rPr>
                <w:del w:id="715" w:author="簡琦欣" w:date="2023-03-23T15:58:00Z"/>
                <w:sz w:val="17"/>
                <w:szCs w:val="17"/>
                <w:lang w:eastAsia="zh-TW"/>
              </w:rPr>
            </w:pPr>
            <w:del w:id="716"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FE1340E" w14:textId="77777777" w:rsidR="001B18C9" w:rsidRDefault="001B18C9">
            <w:pPr>
              <w:pStyle w:val="TableText"/>
              <w:spacing w:line="256" w:lineRule="auto"/>
              <w:rPr>
                <w:del w:id="717" w:author="簡琦欣" w:date="2023-03-23T15:58:00Z"/>
                <w:sz w:val="17"/>
                <w:szCs w:val="17"/>
                <w:lang w:eastAsia="zh-TW"/>
              </w:rPr>
            </w:pPr>
            <w:del w:id="718"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D96D368" w14:textId="77777777" w:rsidR="001B18C9" w:rsidRDefault="001B18C9">
            <w:pPr>
              <w:pStyle w:val="TableText"/>
              <w:spacing w:line="256" w:lineRule="auto"/>
              <w:rPr>
                <w:del w:id="719" w:author="簡琦欣" w:date="2023-03-23T15:58:00Z"/>
                <w:sz w:val="17"/>
                <w:szCs w:val="17"/>
                <w:lang w:eastAsia="zh-TW"/>
              </w:rPr>
            </w:pPr>
            <w:del w:id="720" w:author="簡琦欣" w:date="2023-03-23T15:58:00Z">
              <w:r>
                <w:rPr>
                  <w:rFonts w:hint="eastAsia"/>
                  <w:sz w:val="17"/>
                  <w:szCs w:val="17"/>
                  <w:lang w:eastAsia="zh-TW"/>
                </w:rPr>
                <w:delText>傳票資料，詳細欄位如下：</w:delText>
              </w:r>
            </w:del>
          </w:p>
        </w:tc>
      </w:tr>
      <w:tr w:rsidR="001B18C9" w14:paraId="42633CCB"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1AD5D519" w14:textId="77777777" w:rsidR="001B18C9" w:rsidRDefault="001B18C9">
            <w:pPr>
              <w:pStyle w:val="TableText"/>
              <w:spacing w:line="256" w:lineRule="auto"/>
              <w:rPr>
                <w:sz w:val="17"/>
                <w:szCs w:val="17"/>
              </w:rPr>
            </w:pPr>
            <w:ins w:id="721" w:author="簡琦欣" w:date="2023-03-23T15:58:00Z">
              <w:r>
                <w:rPr>
                  <w:rFonts w:hint="eastAsia"/>
                  <w:sz w:val="17"/>
                  <w:szCs w:val="17"/>
                  <w:lang w:eastAsia="zh-TW"/>
                </w:rPr>
                <w:t>1</w:t>
              </w:r>
            </w:ins>
            <w:del w:id="722" w:author="簡琦欣" w:date="2023-03-23T15:58:00Z">
              <w:r>
                <w:rPr>
                  <w:rFonts w:hint="eastAsia"/>
                  <w:sz w:val="17"/>
                  <w:szCs w:val="17"/>
                </w:rPr>
                <w:delText>2.1</w:delText>
              </w:r>
            </w:del>
          </w:p>
        </w:tc>
        <w:tc>
          <w:tcPr>
            <w:tcW w:w="2064" w:type="dxa"/>
            <w:tcBorders>
              <w:top w:val="single" w:sz="6" w:space="0" w:color="auto"/>
              <w:left w:val="single" w:sz="6" w:space="0" w:color="auto"/>
              <w:bottom w:val="single" w:sz="6" w:space="0" w:color="auto"/>
              <w:right w:val="single" w:sz="6" w:space="0" w:color="auto"/>
            </w:tcBorders>
            <w:hideMark/>
          </w:tcPr>
          <w:p w14:paraId="185CDCDA" w14:textId="77777777" w:rsidR="001B18C9" w:rsidRDefault="001B18C9">
            <w:pPr>
              <w:pStyle w:val="TableText"/>
              <w:spacing w:line="256" w:lineRule="auto"/>
              <w:rPr>
                <w:sz w:val="17"/>
                <w:szCs w:val="17"/>
                <w:lang w:eastAsia="zh-TW"/>
              </w:rPr>
            </w:pPr>
            <w:del w:id="723" w:author="簡琦欣" w:date="2023-03-23T16:43:00Z">
              <w:r>
                <w:rPr>
                  <w:rFonts w:hint="eastAsia"/>
                  <w:sz w:val="17"/>
                  <w:szCs w:val="17"/>
                  <w:lang w:eastAsia="zh-TW"/>
                </w:rPr>
                <w:delText>└</w:delText>
              </w:r>
            </w:del>
            <w:proofErr w:type="spellStart"/>
            <w:ins w:id="724" w:author="簡琦欣" w:date="2023-03-23T15:58:00Z">
              <w:r>
                <w:rPr>
                  <w:rFonts w:hint="eastAsia"/>
                  <w:sz w:val="17"/>
                  <w:szCs w:val="17"/>
                </w:rPr>
                <w:t>FacmNo</w:t>
              </w:r>
            </w:ins>
            <w:proofErr w:type="spellEnd"/>
            <w:del w:id="725" w:author="簡琦欣" w:date="2023-03-23T15:58:00Z">
              <w:r>
                <w:rPr>
                  <w:rFonts w:hint="eastAsia"/>
                  <w:sz w:val="17"/>
                  <w:szCs w:val="17"/>
                  <w:lang w:eastAsia="zh-TW"/>
                </w:rPr>
                <w:delText>GROUP_ID</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3D915696" w14:textId="77777777" w:rsidR="001B18C9" w:rsidRDefault="001B18C9">
            <w:pPr>
              <w:pStyle w:val="TableText"/>
              <w:spacing w:line="256" w:lineRule="auto"/>
              <w:rPr>
                <w:sz w:val="17"/>
                <w:szCs w:val="17"/>
                <w:lang w:eastAsia="zh-TW"/>
              </w:rPr>
            </w:pPr>
            <w:r>
              <w:rPr>
                <w:rFonts w:hint="eastAsia"/>
                <w:sz w:val="17"/>
                <w:szCs w:val="17"/>
                <w:lang w:eastAsia="zh-TW"/>
              </w:rPr>
              <w:t>9</w:t>
            </w:r>
            <w:ins w:id="726" w:author="簡琦欣" w:date="2023-03-23T16:02:00Z">
              <w:r>
                <w:rPr>
                  <w:rFonts w:hint="eastAsia"/>
                  <w:sz w:val="17"/>
                  <w:szCs w:val="17"/>
                  <w:lang w:eastAsia="zh-TW"/>
                </w:rPr>
                <w:t>(3）</w:t>
              </w:r>
            </w:ins>
            <w:del w:id="727" w:author="簡琦欣" w:date="2023-03-23T16:02:00Z">
              <w:r>
                <w:rPr>
                  <w:rFonts w:hint="eastAsia"/>
                  <w:sz w:val="17"/>
                  <w:szCs w:val="17"/>
                  <w:lang w:eastAsia="zh-TW"/>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0BB38599" w14:textId="77777777" w:rsidR="001B18C9" w:rsidRDefault="001B18C9">
            <w:pPr>
              <w:pStyle w:val="TableText"/>
              <w:spacing w:line="256" w:lineRule="auto"/>
              <w:rPr>
                <w:sz w:val="17"/>
                <w:szCs w:val="17"/>
              </w:rPr>
            </w:pPr>
            <w:r>
              <w:rPr>
                <w:rFonts w:hint="eastAsia"/>
                <w:sz w:val="17"/>
                <w:szCs w:val="17"/>
              </w:rPr>
              <w:t>Yes</w:t>
            </w:r>
          </w:p>
        </w:tc>
        <w:tc>
          <w:tcPr>
            <w:tcW w:w="810" w:type="dxa"/>
            <w:tcBorders>
              <w:top w:val="single" w:sz="6" w:space="0" w:color="auto"/>
              <w:left w:val="single" w:sz="6" w:space="0" w:color="auto"/>
              <w:bottom w:val="single" w:sz="6" w:space="0" w:color="auto"/>
              <w:right w:val="single" w:sz="6" w:space="0" w:color="auto"/>
            </w:tcBorders>
            <w:hideMark/>
          </w:tcPr>
          <w:p w14:paraId="0118EE8A" w14:textId="77777777" w:rsidR="001B18C9" w:rsidRDefault="001B18C9">
            <w:pPr>
              <w:pStyle w:val="TableText"/>
              <w:spacing w:line="256" w:lineRule="auto"/>
              <w:rPr>
                <w:sz w:val="17"/>
                <w:szCs w:val="17"/>
                <w:lang w:eastAsia="zh-TW"/>
              </w:rPr>
            </w:pPr>
            <w:ins w:id="728" w:author="簡琦欣" w:date="2023-03-23T16:02:00Z">
              <w:r>
                <w:rPr>
                  <w:rFonts w:hint="eastAsia"/>
                  <w:sz w:val="17"/>
                  <w:szCs w:val="17"/>
                  <w:lang w:eastAsia="zh-TW"/>
                </w:rPr>
                <w:t>Out</w:t>
              </w:r>
              <w:r>
                <w:rPr>
                  <w:rFonts w:hint="eastAsia"/>
                  <w:sz w:val="17"/>
                  <w:szCs w:val="17"/>
                </w:rPr>
                <w:t xml:space="preserve"> </w:t>
              </w:r>
            </w:ins>
            <w:del w:id="729" w:author="簡琦欣" w:date="2023-03-23T16:02: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483E133" w14:textId="77777777" w:rsidR="001B18C9" w:rsidRDefault="001B18C9">
            <w:pPr>
              <w:pStyle w:val="TableText"/>
              <w:spacing w:line="256" w:lineRule="auto"/>
              <w:rPr>
                <w:sz w:val="17"/>
                <w:szCs w:val="17"/>
                <w:lang w:eastAsia="zh-TW"/>
              </w:rPr>
            </w:pPr>
            <w:ins w:id="730" w:author="簡琦欣" w:date="2023-03-23T15:59:00Z">
              <w:r>
                <w:rPr>
                  <w:rFonts w:hint="eastAsia"/>
                  <w:sz w:val="17"/>
                  <w:szCs w:val="17"/>
                  <w:lang w:eastAsia="zh-TW"/>
                </w:rPr>
                <w:t>額度號碼</w:t>
              </w:r>
            </w:ins>
            <w:del w:id="731" w:author="簡琦欣" w:date="2023-03-23T15:59:00Z">
              <w:r>
                <w:rPr>
                  <w:rFonts w:hint="eastAsia"/>
                  <w:sz w:val="17"/>
                  <w:szCs w:val="17"/>
                  <w:lang w:eastAsia="zh-TW"/>
                </w:rPr>
                <w:delText>ETL批號</w:delText>
              </w:r>
            </w:del>
          </w:p>
        </w:tc>
      </w:tr>
      <w:tr w:rsidR="001B18C9" w14:paraId="2BB43CD2"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741FFFDD" w14:textId="77777777" w:rsidR="001B18C9" w:rsidRDefault="001B18C9">
            <w:pPr>
              <w:pStyle w:val="TableText"/>
              <w:spacing w:line="256" w:lineRule="auto"/>
              <w:rPr>
                <w:sz w:val="17"/>
                <w:szCs w:val="17"/>
              </w:rPr>
            </w:pPr>
            <w:r>
              <w:rPr>
                <w:rFonts w:hint="eastAsia"/>
                <w:sz w:val="17"/>
                <w:szCs w:val="17"/>
              </w:rPr>
              <w:t>2</w:t>
            </w:r>
            <w:del w:id="732" w:author="簡琦欣" w:date="2023-03-23T16:3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0AA7A7CA" w14:textId="77777777" w:rsidR="001B18C9" w:rsidRDefault="001B18C9">
            <w:pPr>
              <w:pStyle w:val="TableText"/>
              <w:spacing w:line="256" w:lineRule="auto"/>
              <w:rPr>
                <w:sz w:val="17"/>
                <w:szCs w:val="17"/>
                <w:lang w:eastAsia="zh-TW"/>
              </w:rPr>
            </w:pPr>
            <w:del w:id="733" w:author="簡琦欣" w:date="2023-03-23T16:43:00Z">
              <w:r>
                <w:rPr>
                  <w:rFonts w:hint="eastAsia"/>
                  <w:sz w:val="17"/>
                  <w:szCs w:val="17"/>
                  <w:lang w:eastAsia="zh-TW"/>
                </w:rPr>
                <w:delText>└</w:delText>
              </w:r>
            </w:del>
            <w:proofErr w:type="spellStart"/>
            <w:ins w:id="734" w:author="簡琦欣" w:date="2023-03-23T16:39:00Z">
              <w:r>
                <w:rPr>
                  <w:rFonts w:hint="eastAsia"/>
                  <w:sz w:val="17"/>
                  <w:szCs w:val="17"/>
                  <w:lang w:eastAsia="zh-TW"/>
                </w:rPr>
                <w:t>DrawdownDate</w:t>
              </w:r>
            </w:ins>
            <w:proofErr w:type="spellEnd"/>
            <w:del w:id="735" w:author="簡琦欣" w:date="2023-03-23T16:39:00Z">
              <w:r>
                <w:rPr>
                  <w:rFonts w:hint="eastAsia"/>
                  <w:sz w:val="17"/>
                  <w:szCs w:val="17"/>
                </w:rPr>
                <w:delText xml:space="preserve"> </w:delText>
              </w:r>
              <w:r>
                <w:rPr>
                  <w:rFonts w:hint="eastAsia"/>
                  <w:sz w:val="17"/>
                  <w:szCs w:val="17"/>
                  <w:lang w:eastAsia="zh-TW"/>
                </w:rPr>
                <w:delText>BATCH_DATE</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5CDCB670" w14:textId="77777777" w:rsidR="001B18C9" w:rsidRDefault="001B18C9">
            <w:pPr>
              <w:pStyle w:val="TableText"/>
              <w:spacing w:line="256" w:lineRule="auto"/>
              <w:rPr>
                <w:sz w:val="17"/>
                <w:szCs w:val="17"/>
                <w:lang w:eastAsia="zh-TW"/>
              </w:rPr>
            </w:pPr>
            <w:r>
              <w:rPr>
                <w:rFonts w:hint="eastAsia"/>
                <w:sz w:val="17"/>
                <w:szCs w:val="17"/>
                <w:lang w:eastAsia="zh-TW"/>
              </w:rPr>
              <w:t>9(8）</w:t>
            </w:r>
          </w:p>
        </w:tc>
        <w:tc>
          <w:tcPr>
            <w:tcW w:w="630" w:type="dxa"/>
            <w:tcBorders>
              <w:top w:val="single" w:sz="6" w:space="0" w:color="auto"/>
              <w:left w:val="single" w:sz="6" w:space="0" w:color="auto"/>
              <w:bottom w:val="single" w:sz="6" w:space="0" w:color="auto"/>
              <w:right w:val="single" w:sz="6" w:space="0" w:color="auto"/>
            </w:tcBorders>
            <w:hideMark/>
          </w:tcPr>
          <w:p w14:paraId="1A4FE086" w14:textId="77777777" w:rsidR="001B18C9" w:rsidRDefault="001B18C9">
            <w:pPr>
              <w:pStyle w:val="TableText"/>
              <w:spacing w:line="256" w:lineRule="auto"/>
              <w:rPr>
                <w:sz w:val="17"/>
                <w:szCs w:val="17"/>
              </w:rPr>
            </w:pPr>
            <w:ins w:id="736" w:author="簡琦欣" w:date="2023-03-23T16:39:00Z">
              <w:r>
                <w:rPr>
                  <w:rFonts w:hint="eastAsia"/>
                  <w:sz w:val="17"/>
                  <w:szCs w:val="17"/>
                </w:rPr>
                <w:t>Yes</w:t>
              </w:r>
            </w:ins>
            <w:del w:id="737"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565357F" w14:textId="77777777" w:rsidR="001B18C9" w:rsidRDefault="001B18C9">
            <w:pPr>
              <w:pStyle w:val="TableText"/>
              <w:spacing w:line="256" w:lineRule="auto"/>
              <w:rPr>
                <w:sz w:val="17"/>
                <w:szCs w:val="17"/>
              </w:rPr>
            </w:pPr>
            <w:ins w:id="738" w:author="簡琦欣" w:date="2023-03-23T16:39:00Z">
              <w:r>
                <w:rPr>
                  <w:rFonts w:hint="eastAsia"/>
                  <w:sz w:val="17"/>
                  <w:szCs w:val="17"/>
                  <w:lang w:eastAsia="zh-TW"/>
                </w:rPr>
                <w:t>Out</w:t>
              </w:r>
              <w:r>
                <w:rPr>
                  <w:rFonts w:hint="eastAsia"/>
                  <w:sz w:val="17"/>
                  <w:szCs w:val="17"/>
                </w:rPr>
                <w:t xml:space="preserve"> </w:t>
              </w:r>
            </w:ins>
            <w:del w:id="739"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6C20130" w14:textId="77777777" w:rsidR="001B18C9" w:rsidRDefault="001B18C9">
            <w:pPr>
              <w:pStyle w:val="TableText"/>
              <w:spacing w:line="256" w:lineRule="auto"/>
              <w:rPr>
                <w:sz w:val="17"/>
                <w:szCs w:val="17"/>
                <w:lang w:eastAsia="zh-TW"/>
              </w:rPr>
            </w:pPr>
            <w:ins w:id="740" w:author="簡琦欣" w:date="2023-03-23T16:39:00Z">
              <w:r>
                <w:rPr>
                  <w:rFonts w:hint="eastAsia"/>
                  <w:sz w:val="17"/>
                  <w:szCs w:val="17"/>
                  <w:lang w:eastAsia="zh-TW"/>
                </w:rPr>
                <w:t>撥款日期</w:t>
              </w:r>
            </w:ins>
            <w:del w:id="741" w:author="簡琦欣" w:date="2023-03-23T16:39:00Z">
              <w:r>
                <w:rPr>
                  <w:rFonts w:hint="eastAsia"/>
                  <w:sz w:val="17"/>
                  <w:szCs w:val="17"/>
                  <w:lang w:eastAsia="zh-TW"/>
                </w:rPr>
                <w:delText>批次匯出日期</w:delText>
              </w:r>
            </w:del>
            <w:r>
              <w:rPr>
                <w:rFonts w:hint="eastAsia"/>
                <w:sz w:val="17"/>
                <w:szCs w:val="17"/>
                <w:lang w:eastAsia="zh-TW"/>
              </w:rPr>
              <w:t>（YYYYMMDD）</w:t>
            </w:r>
          </w:p>
        </w:tc>
      </w:tr>
      <w:tr w:rsidR="001B18C9" w14:paraId="7D2D46B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3C8E0879" w14:textId="77777777" w:rsidR="001B18C9" w:rsidRDefault="001B18C9">
            <w:pPr>
              <w:pStyle w:val="TableText"/>
              <w:spacing w:line="256" w:lineRule="auto"/>
              <w:rPr>
                <w:sz w:val="17"/>
                <w:szCs w:val="17"/>
                <w:lang w:eastAsia="zh-TW"/>
              </w:rPr>
            </w:pPr>
            <w:ins w:id="742" w:author="簡琦欣" w:date="2023-03-23T16:38:00Z">
              <w:r>
                <w:rPr>
                  <w:rFonts w:hint="eastAsia"/>
                  <w:sz w:val="17"/>
                  <w:szCs w:val="17"/>
                </w:rPr>
                <w:t>3</w:t>
              </w:r>
            </w:ins>
            <w:del w:id="743" w:author="簡琦欣" w:date="2023-03-23T16:38:00Z">
              <w:r>
                <w:rPr>
                  <w:rFonts w:hint="eastAsia"/>
                  <w:sz w:val="17"/>
                  <w:szCs w:val="17"/>
                </w:rPr>
                <w:delText>2.3</w:delText>
              </w:r>
            </w:del>
          </w:p>
        </w:tc>
        <w:tc>
          <w:tcPr>
            <w:tcW w:w="2064" w:type="dxa"/>
            <w:tcBorders>
              <w:top w:val="single" w:sz="6" w:space="0" w:color="auto"/>
              <w:left w:val="single" w:sz="6" w:space="0" w:color="auto"/>
              <w:bottom w:val="single" w:sz="6" w:space="0" w:color="auto"/>
              <w:right w:val="single" w:sz="6" w:space="0" w:color="auto"/>
            </w:tcBorders>
            <w:hideMark/>
          </w:tcPr>
          <w:p w14:paraId="2FE7EF09" w14:textId="77777777" w:rsidR="001B18C9" w:rsidRDefault="001B18C9">
            <w:pPr>
              <w:pStyle w:val="TableText"/>
              <w:spacing w:line="256" w:lineRule="auto"/>
              <w:rPr>
                <w:sz w:val="17"/>
                <w:szCs w:val="17"/>
                <w:lang w:eastAsia="zh-TW"/>
              </w:rPr>
            </w:pPr>
            <w:del w:id="744" w:author="簡琦欣" w:date="2023-03-23T16:43:00Z">
              <w:r>
                <w:rPr>
                  <w:rFonts w:hint="eastAsia"/>
                  <w:sz w:val="17"/>
                  <w:szCs w:val="17"/>
                  <w:lang w:eastAsia="zh-TW"/>
                </w:rPr>
                <w:delText>└</w:delText>
              </w:r>
            </w:del>
            <w:proofErr w:type="spellStart"/>
            <w:ins w:id="745" w:author="簡琦欣" w:date="2023-03-23T16:39:00Z">
              <w:r>
                <w:rPr>
                  <w:rFonts w:hint="eastAsia"/>
                  <w:sz w:val="17"/>
                  <w:szCs w:val="17"/>
                  <w:lang w:eastAsia="zh-TW"/>
                </w:rPr>
                <w:t>MaturityDate</w:t>
              </w:r>
            </w:ins>
            <w:proofErr w:type="spellEnd"/>
            <w:del w:id="746" w:author="簡琦欣" w:date="2023-03-23T16:39:00Z">
              <w:r>
                <w:rPr>
                  <w:rFonts w:hint="eastAsia"/>
                  <w:sz w:val="17"/>
                  <w:szCs w:val="17"/>
                  <w:lang w:eastAsia="zh-TW"/>
                </w:rPr>
                <w:delText>JE_SOURCE_NAME</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6FCA0761" w14:textId="77777777" w:rsidR="001B18C9" w:rsidRDefault="001B18C9">
            <w:pPr>
              <w:pStyle w:val="TableText"/>
              <w:spacing w:line="256" w:lineRule="auto"/>
              <w:rPr>
                <w:sz w:val="17"/>
                <w:szCs w:val="17"/>
                <w:lang w:eastAsia="zh-TW"/>
              </w:rPr>
            </w:pPr>
            <w:r>
              <w:rPr>
                <w:rFonts w:hint="eastAsia"/>
                <w:sz w:val="17"/>
                <w:szCs w:val="17"/>
                <w:lang w:eastAsia="zh-TW"/>
              </w:rPr>
              <w:t>9(</w:t>
            </w:r>
            <w:ins w:id="747" w:author="簡琦欣" w:date="2023-03-23T16:40:00Z">
              <w:r>
                <w:rPr>
                  <w:rFonts w:hint="eastAsia"/>
                  <w:sz w:val="17"/>
                  <w:szCs w:val="17"/>
                  <w:lang w:eastAsia="zh-TW"/>
                </w:rPr>
                <w:t>8</w:t>
              </w:r>
            </w:ins>
            <w:del w:id="748" w:author="簡琦欣" w:date="2023-03-23T16:40:00Z">
              <w:r>
                <w:rPr>
                  <w:rFonts w:hint="eastAsia"/>
                  <w:sz w:val="17"/>
                  <w:szCs w:val="17"/>
                  <w:lang w:eastAsia="zh-TW"/>
                </w:rPr>
                <w:delText>2</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348A0FA5" w14:textId="77777777" w:rsidR="001B18C9" w:rsidRDefault="001B18C9">
            <w:pPr>
              <w:pStyle w:val="TableText"/>
              <w:spacing w:line="256" w:lineRule="auto"/>
              <w:rPr>
                <w:sz w:val="17"/>
                <w:szCs w:val="17"/>
                <w:lang w:eastAsia="zh-TW"/>
              </w:rPr>
            </w:pPr>
            <w:ins w:id="749" w:author="簡琦欣" w:date="2023-03-23T16:39:00Z">
              <w:r>
                <w:rPr>
                  <w:rFonts w:hint="eastAsia"/>
                  <w:sz w:val="17"/>
                  <w:szCs w:val="17"/>
                </w:rPr>
                <w:t>Yes</w:t>
              </w:r>
            </w:ins>
            <w:del w:id="750"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F870D13" w14:textId="77777777" w:rsidR="001B18C9" w:rsidRDefault="001B18C9">
            <w:pPr>
              <w:pStyle w:val="TableText"/>
              <w:spacing w:line="256" w:lineRule="auto"/>
              <w:rPr>
                <w:sz w:val="17"/>
                <w:szCs w:val="17"/>
                <w:lang w:eastAsia="zh-TW"/>
              </w:rPr>
            </w:pPr>
            <w:ins w:id="751" w:author="簡琦欣" w:date="2023-03-23T16:39:00Z">
              <w:r>
                <w:rPr>
                  <w:rFonts w:hint="eastAsia"/>
                  <w:sz w:val="17"/>
                  <w:szCs w:val="17"/>
                  <w:lang w:eastAsia="zh-TW"/>
                </w:rPr>
                <w:t>Out</w:t>
              </w:r>
              <w:r>
                <w:rPr>
                  <w:rFonts w:hint="eastAsia"/>
                  <w:sz w:val="17"/>
                  <w:szCs w:val="17"/>
                </w:rPr>
                <w:t xml:space="preserve"> </w:t>
              </w:r>
            </w:ins>
            <w:del w:id="752"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B0D6D76" w14:textId="77777777" w:rsidR="001B18C9" w:rsidRDefault="001B18C9">
            <w:pPr>
              <w:pStyle w:val="TableText"/>
              <w:spacing w:line="256" w:lineRule="auto"/>
              <w:rPr>
                <w:sz w:val="17"/>
                <w:szCs w:val="17"/>
                <w:lang w:eastAsia="zh-TW"/>
              </w:rPr>
            </w:pPr>
            <w:ins w:id="753" w:author="簡琦欣" w:date="2023-03-23T16:39:00Z">
              <w:r>
                <w:rPr>
                  <w:rFonts w:hint="eastAsia"/>
                  <w:sz w:val="17"/>
                  <w:szCs w:val="17"/>
                  <w:lang w:eastAsia="zh-TW"/>
                </w:rPr>
                <w:t>到期日</w:t>
              </w:r>
            </w:ins>
            <w:ins w:id="754" w:author="簡琦欣" w:date="2023-03-23T16:40:00Z">
              <w:r>
                <w:rPr>
                  <w:rFonts w:hint="eastAsia"/>
                  <w:sz w:val="17"/>
                  <w:szCs w:val="17"/>
                  <w:lang w:eastAsia="zh-TW"/>
                </w:rPr>
                <w:t>（YYYYMMDD）</w:t>
              </w:r>
            </w:ins>
            <w:del w:id="755" w:author="簡琦欣" w:date="2023-03-23T16:39:00Z">
              <w:r>
                <w:rPr>
                  <w:rFonts w:hint="eastAsia"/>
                  <w:sz w:val="17"/>
                  <w:szCs w:val="17"/>
                  <w:lang w:eastAsia="zh-TW"/>
                </w:rPr>
                <w:delText>系統來源別</w:delText>
              </w:r>
            </w:del>
          </w:p>
        </w:tc>
      </w:tr>
      <w:tr w:rsidR="001B18C9" w14:paraId="7F457F54" w14:textId="77777777" w:rsidTr="001B18C9">
        <w:trPr>
          <w:cantSplit/>
          <w:trHeight w:val="287"/>
          <w:ins w:id="756" w:author="簡琦欣" w:date="2023-03-23T16:45:00Z"/>
        </w:trPr>
        <w:tc>
          <w:tcPr>
            <w:tcW w:w="630" w:type="dxa"/>
            <w:tcBorders>
              <w:top w:val="single" w:sz="6" w:space="0" w:color="auto"/>
              <w:left w:val="single" w:sz="12" w:space="0" w:color="auto"/>
              <w:bottom w:val="single" w:sz="6" w:space="0" w:color="auto"/>
              <w:right w:val="single" w:sz="6" w:space="0" w:color="auto"/>
            </w:tcBorders>
            <w:hideMark/>
          </w:tcPr>
          <w:p w14:paraId="4CFEEE9D" w14:textId="77777777" w:rsidR="001B18C9" w:rsidRDefault="001B18C9">
            <w:pPr>
              <w:pStyle w:val="TableText"/>
              <w:spacing w:line="256" w:lineRule="auto"/>
              <w:rPr>
                <w:ins w:id="757" w:author="簡琦欣" w:date="2023-03-23T16:45:00Z"/>
                <w:sz w:val="17"/>
                <w:szCs w:val="17"/>
              </w:rPr>
            </w:pPr>
            <w:ins w:id="758" w:author="簡琦欣" w:date="2023-03-23T16:45:00Z">
              <w:r>
                <w:rPr>
                  <w:rFonts w:hint="eastAsia"/>
                  <w:sz w:val="17"/>
                  <w:szCs w:val="17"/>
                </w:rPr>
                <w:t>4</w:t>
              </w:r>
            </w:ins>
          </w:p>
        </w:tc>
        <w:tc>
          <w:tcPr>
            <w:tcW w:w="2064" w:type="dxa"/>
            <w:tcBorders>
              <w:top w:val="single" w:sz="6" w:space="0" w:color="auto"/>
              <w:left w:val="single" w:sz="6" w:space="0" w:color="auto"/>
              <w:bottom w:val="single" w:sz="6" w:space="0" w:color="auto"/>
              <w:right w:val="single" w:sz="6" w:space="0" w:color="auto"/>
            </w:tcBorders>
            <w:vAlign w:val="center"/>
            <w:hideMark/>
          </w:tcPr>
          <w:p w14:paraId="6B14DAEB" w14:textId="77777777" w:rsidR="001B18C9" w:rsidRDefault="001B18C9">
            <w:pPr>
              <w:pStyle w:val="TableText"/>
              <w:spacing w:line="256" w:lineRule="auto"/>
              <w:rPr>
                <w:ins w:id="759" w:author="簡琦欣" w:date="2023-03-23T16:45:00Z"/>
                <w:sz w:val="17"/>
                <w:szCs w:val="17"/>
              </w:rPr>
            </w:pPr>
            <w:proofErr w:type="spellStart"/>
            <w:ins w:id="760" w:author="簡琦欣" w:date="2023-03-23T16:45:00Z">
              <w:r>
                <w:rPr>
                  <w:rFonts w:hint="eastAsia"/>
                  <w:sz w:val="17"/>
                  <w:szCs w:val="17"/>
                </w:rPr>
                <w:t>PrevIntDate</w:t>
              </w:r>
              <w:proofErr w:type="spellEnd"/>
            </w:ins>
          </w:p>
        </w:tc>
        <w:tc>
          <w:tcPr>
            <w:tcW w:w="1356" w:type="dxa"/>
            <w:tcBorders>
              <w:top w:val="single" w:sz="6" w:space="0" w:color="auto"/>
              <w:left w:val="single" w:sz="6" w:space="0" w:color="auto"/>
              <w:bottom w:val="single" w:sz="6" w:space="0" w:color="auto"/>
              <w:right w:val="single" w:sz="6" w:space="0" w:color="auto"/>
            </w:tcBorders>
            <w:hideMark/>
          </w:tcPr>
          <w:p w14:paraId="1A1F5A11" w14:textId="77777777" w:rsidR="001B18C9" w:rsidRDefault="001B18C9">
            <w:pPr>
              <w:pStyle w:val="TableText"/>
              <w:spacing w:line="256" w:lineRule="auto"/>
              <w:rPr>
                <w:ins w:id="761" w:author="簡琦欣" w:date="2023-03-23T16:45:00Z"/>
                <w:sz w:val="17"/>
                <w:szCs w:val="17"/>
              </w:rPr>
            </w:pPr>
            <w:r>
              <w:rPr>
                <w:rFonts w:hint="eastAsia"/>
                <w:sz w:val="17"/>
                <w:szCs w:val="17"/>
                <w:lang w:eastAsia="zh-TW"/>
              </w:rPr>
              <w:t>9</w:t>
            </w:r>
            <w:ins w:id="762" w:author="簡琦欣" w:date="2023-03-23T16:45:00Z">
              <w:r>
                <w:rPr>
                  <w:rFonts w:hint="eastAsia"/>
                  <w:sz w:val="17"/>
                  <w:szCs w:val="17"/>
                  <w:lang w:eastAsia="zh-TW"/>
                </w:rPr>
                <w:t>(</w:t>
              </w:r>
              <w:r>
                <w:rPr>
                  <w:rFonts w:hint="eastAsia"/>
                  <w:sz w:val="17"/>
                  <w:szCs w:val="17"/>
                </w:rPr>
                <w:t>8</w:t>
              </w:r>
              <w:r>
                <w:rPr>
                  <w:rFonts w:hint="eastAsia"/>
                  <w:sz w:val="17"/>
                  <w:szCs w:val="17"/>
                  <w:lang w:eastAsia="zh-TW"/>
                </w:rPr>
                <w:t>)</w:t>
              </w:r>
            </w:ins>
          </w:p>
        </w:tc>
        <w:tc>
          <w:tcPr>
            <w:tcW w:w="630" w:type="dxa"/>
            <w:tcBorders>
              <w:top w:val="single" w:sz="6" w:space="0" w:color="auto"/>
              <w:left w:val="single" w:sz="6" w:space="0" w:color="auto"/>
              <w:bottom w:val="single" w:sz="6" w:space="0" w:color="auto"/>
              <w:right w:val="single" w:sz="6" w:space="0" w:color="auto"/>
            </w:tcBorders>
            <w:hideMark/>
          </w:tcPr>
          <w:p w14:paraId="3FCEF8D8" w14:textId="77777777" w:rsidR="001B18C9" w:rsidRDefault="001B18C9">
            <w:pPr>
              <w:pStyle w:val="TableText"/>
              <w:spacing w:line="256" w:lineRule="auto"/>
              <w:rPr>
                <w:ins w:id="763" w:author="簡琦欣" w:date="2023-03-23T16:45:00Z"/>
                <w:sz w:val="17"/>
                <w:szCs w:val="17"/>
              </w:rPr>
            </w:pPr>
            <w:ins w:id="764" w:author="簡琦欣" w:date="2023-03-23T16:45:00Z">
              <w:r>
                <w:rPr>
                  <w:rFonts w:hint="eastAsia"/>
                  <w:sz w:val="17"/>
                  <w:szCs w:val="17"/>
                </w:rPr>
                <w:t>Yes</w:t>
              </w:r>
            </w:ins>
          </w:p>
        </w:tc>
        <w:tc>
          <w:tcPr>
            <w:tcW w:w="810" w:type="dxa"/>
            <w:tcBorders>
              <w:top w:val="single" w:sz="6" w:space="0" w:color="auto"/>
              <w:left w:val="single" w:sz="6" w:space="0" w:color="auto"/>
              <w:bottom w:val="single" w:sz="6" w:space="0" w:color="auto"/>
              <w:right w:val="single" w:sz="6" w:space="0" w:color="auto"/>
            </w:tcBorders>
            <w:hideMark/>
          </w:tcPr>
          <w:p w14:paraId="022D58EE" w14:textId="77777777" w:rsidR="001B18C9" w:rsidRDefault="001B18C9">
            <w:pPr>
              <w:pStyle w:val="TableText"/>
              <w:spacing w:line="256" w:lineRule="auto"/>
              <w:rPr>
                <w:ins w:id="765" w:author="簡琦欣" w:date="2023-03-23T16:45:00Z"/>
                <w:sz w:val="17"/>
                <w:szCs w:val="17"/>
              </w:rPr>
            </w:pPr>
            <w:ins w:id="766" w:author="簡琦欣" w:date="2023-03-23T16:45:00Z">
              <w:r>
                <w:rPr>
                  <w:rFonts w:hint="eastAsia"/>
                  <w:sz w:val="17"/>
                  <w:szCs w:val="17"/>
                  <w:lang w:eastAsia="zh-TW"/>
                </w:rPr>
                <w:t>Out</w:t>
              </w:r>
              <w:r>
                <w:rPr>
                  <w:rFonts w:hint="eastAsia"/>
                  <w:sz w:val="17"/>
                  <w:szCs w:val="17"/>
                </w:rPr>
                <w:t xml:space="preserve"> </w:t>
              </w:r>
            </w:ins>
          </w:p>
        </w:tc>
        <w:tc>
          <w:tcPr>
            <w:tcW w:w="4310" w:type="dxa"/>
            <w:tcBorders>
              <w:top w:val="single" w:sz="6" w:space="0" w:color="auto"/>
              <w:left w:val="single" w:sz="6" w:space="0" w:color="auto"/>
              <w:bottom w:val="single" w:sz="6" w:space="0" w:color="auto"/>
              <w:right w:val="single" w:sz="12" w:space="0" w:color="auto"/>
            </w:tcBorders>
            <w:hideMark/>
          </w:tcPr>
          <w:p w14:paraId="20B94980" w14:textId="77777777" w:rsidR="001B18C9" w:rsidRDefault="001B18C9">
            <w:pPr>
              <w:pStyle w:val="TableText"/>
              <w:spacing w:line="256" w:lineRule="auto"/>
              <w:rPr>
                <w:ins w:id="767" w:author="簡琦欣" w:date="2023-03-23T16:45:00Z"/>
                <w:sz w:val="17"/>
                <w:szCs w:val="17"/>
              </w:rPr>
            </w:pPr>
            <w:ins w:id="768" w:author="簡琦欣" w:date="2023-03-23T16:45:00Z">
              <w:r>
                <w:rPr>
                  <w:rFonts w:hint="eastAsia"/>
                  <w:sz w:val="17"/>
                  <w:szCs w:val="17"/>
                  <w:lang w:eastAsia="zh-TW"/>
                </w:rPr>
                <w:t>繳息迄日（YYYYMMDD）</w:t>
              </w:r>
            </w:ins>
          </w:p>
        </w:tc>
      </w:tr>
      <w:tr w:rsidR="001B18C9" w14:paraId="31FE432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832A377" w14:textId="77777777" w:rsidR="001B18C9" w:rsidRDefault="001B18C9">
            <w:pPr>
              <w:pStyle w:val="TableText"/>
              <w:spacing w:line="256" w:lineRule="auto"/>
              <w:rPr>
                <w:sz w:val="17"/>
                <w:szCs w:val="17"/>
              </w:rPr>
            </w:pPr>
            <w:ins w:id="769" w:author="簡琦欣" w:date="2023-03-23T16:46:00Z">
              <w:r>
                <w:rPr>
                  <w:rFonts w:hint="eastAsia"/>
                  <w:sz w:val="17"/>
                  <w:szCs w:val="17"/>
                </w:rPr>
                <w:t>5</w:t>
              </w:r>
            </w:ins>
            <w:del w:id="770" w:author="簡琦欣" w:date="2023-03-23T16:38:00Z">
              <w:r>
                <w:rPr>
                  <w:rFonts w:hint="eastAsia"/>
                  <w:sz w:val="17"/>
                  <w:szCs w:val="17"/>
                </w:rPr>
                <w:delText>2.4</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39B5E013" w14:textId="77777777" w:rsidR="001B18C9" w:rsidRDefault="001B18C9">
            <w:pPr>
              <w:pStyle w:val="TableText"/>
              <w:spacing w:line="256" w:lineRule="auto"/>
              <w:rPr>
                <w:sz w:val="17"/>
                <w:szCs w:val="17"/>
              </w:rPr>
            </w:pPr>
            <w:del w:id="771" w:author="簡琦欣" w:date="2023-03-23T16:43:00Z">
              <w:r>
                <w:rPr>
                  <w:rFonts w:hint="eastAsia"/>
                  <w:sz w:val="17"/>
                  <w:szCs w:val="17"/>
                  <w:lang w:eastAsia="zh-TW"/>
                </w:rPr>
                <w:delText>└</w:delText>
              </w:r>
            </w:del>
            <w:proofErr w:type="spellStart"/>
            <w:ins w:id="772" w:author="簡琦欣" w:date="2023-03-23T16:46:00Z">
              <w:r>
                <w:rPr>
                  <w:rFonts w:hint="eastAsia"/>
                  <w:sz w:val="17"/>
                  <w:szCs w:val="17"/>
                </w:rPr>
                <w:t>LoanBal</w:t>
              </w:r>
            </w:ins>
            <w:proofErr w:type="spellEnd"/>
            <w:del w:id="773" w:author="簡琦欣" w:date="2023-03-23T16:39:00Z">
              <w:r>
                <w:rPr>
                  <w:rFonts w:hint="eastAsia"/>
                  <w:sz w:val="17"/>
                  <w:szCs w:val="17"/>
                </w:rPr>
                <w:delText>USER_LEDGER_CODE</w:delText>
              </w:r>
            </w:del>
          </w:p>
        </w:tc>
        <w:tc>
          <w:tcPr>
            <w:tcW w:w="1356" w:type="dxa"/>
            <w:tcBorders>
              <w:top w:val="single" w:sz="6" w:space="0" w:color="auto"/>
              <w:left w:val="single" w:sz="6" w:space="0" w:color="auto"/>
              <w:bottom w:val="single" w:sz="6" w:space="0" w:color="auto"/>
              <w:right w:val="single" w:sz="6" w:space="0" w:color="auto"/>
            </w:tcBorders>
            <w:hideMark/>
          </w:tcPr>
          <w:p w14:paraId="11621C8F" w14:textId="77777777" w:rsidR="001B18C9" w:rsidRDefault="001B18C9">
            <w:pPr>
              <w:pStyle w:val="TableText"/>
              <w:spacing w:line="256" w:lineRule="auto"/>
              <w:rPr>
                <w:sz w:val="17"/>
                <w:szCs w:val="17"/>
              </w:rPr>
            </w:pPr>
            <w:r>
              <w:rPr>
                <w:rFonts w:hint="eastAsia"/>
                <w:sz w:val="17"/>
                <w:szCs w:val="17"/>
                <w:lang w:eastAsia="zh-TW"/>
              </w:rPr>
              <w:t>9</w:t>
            </w:r>
            <w:del w:id="774" w:author="簡琦欣" w:date="2023-03-23T16:46:00Z">
              <w:r>
                <w:rPr>
                  <w:rFonts w:hint="eastAsia"/>
                  <w:sz w:val="17"/>
                  <w:szCs w:val="17"/>
                  <w:lang w:eastAsia="zh-TW"/>
                </w:rPr>
                <w:delText>Varchar2</w:delText>
              </w:r>
            </w:del>
            <w:r>
              <w:rPr>
                <w:rFonts w:hint="eastAsia"/>
                <w:sz w:val="17"/>
                <w:szCs w:val="17"/>
                <w:lang w:eastAsia="zh-TW"/>
              </w:rPr>
              <w:t>(</w:t>
            </w:r>
            <w:ins w:id="775" w:author="簡琦欣" w:date="2023-03-23T16:46:00Z">
              <w:r>
                <w:rPr>
                  <w:rFonts w:hint="eastAsia"/>
                  <w:sz w:val="17"/>
                  <w:szCs w:val="17"/>
                </w:rPr>
                <w:t>1</w:t>
              </w:r>
            </w:ins>
            <w:r>
              <w:rPr>
                <w:rFonts w:hint="eastAsia"/>
                <w:sz w:val="17"/>
                <w:szCs w:val="17"/>
                <w:lang w:eastAsia="zh-TW"/>
              </w:rPr>
              <w:t>5.2</w:t>
            </w:r>
            <w:del w:id="776" w:author="簡琦欣" w:date="2023-03-23T16:40:00Z">
              <w:r>
                <w:rPr>
                  <w:rFonts w:hint="eastAsia"/>
                  <w:sz w:val="17"/>
                  <w:szCs w:val="17"/>
                </w:rPr>
                <w:delText>3</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7BEE63C0" w14:textId="77777777" w:rsidR="001B18C9" w:rsidRDefault="001B18C9">
            <w:pPr>
              <w:pStyle w:val="TableText"/>
              <w:spacing w:line="256" w:lineRule="auto"/>
              <w:rPr>
                <w:sz w:val="17"/>
                <w:szCs w:val="17"/>
              </w:rPr>
            </w:pPr>
            <w:ins w:id="777" w:author="簡琦欣" w:date="2023-03-23T16:39:00Z">
              <w:r>
                <w:rPr>
                  <w:rFonts w:hint="eastAsia"/>
                  <w:sz w:val="17"/>
                  <w:szCs w:val="17"/>
                </w:rPr>
                <w:t>Yes</w:t>
              </w:r>
            </w:ins>
            <w:del w:id="778"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375B9BC" w14:textId="77777777" w:rsidR="001B18C9" w:rsidRDefault="001B18C9">
            <w:pPr>
              <w:pStyle w:val="TableText"/>
              <w:spacing w:line="256" w:lineRule="auto"/>
              <w:rPr>
                <w:sz w:val="17"/>
                <w:szCs w:val="17"/>
              </w:rPr>
            </w:pPr>
            <w:ins w:id="779" w:author="簡琦欣" w:date="2023-03-23T16:39:00Z">
              <w:r>
                <w:rPr>
                  <w:rFonts w:hint="eastAsia"/>
                  <w:sz w:val="17"/>
                  <w:szCs w:val="17"/>
                  <w:lang w:eastAsia="zh-TW"/>
                </w:rPr>
                <w:t>Out</w:t>
              </w:r>
              <w:r>
                <w:rPr>
                  <w:rFonts w:hint="eastAsia"/>
                  <w:sz w:val="17"/>
                  <w:szCs w:val="17"/>
                </w:rPr>
                <w:t xml:space="preserve"> </w:t>
              </w:r>
            </w:ins>
            <w:del w:id="780"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66313DF" w14:textId="77777777" w:rsidR="001B18C9" w:rsidRDefault="001B18C9">
            <w:pPr>
              <w:pStyle w:val="TableText"/>
              <w:spacing w:line="256" w:lineRule="auto"/>
              <w:rPr>
                <w:sz w:val="17"/>
                <w:szCs w:val="17"/>
              </w:rPr>
            </w:pPr>
            <w:ins w:id="781" w:author="簡琦欣" w:date="2023-03-23T16:46:00Z">
              <w:r>
                <w:rPr>
                  <w:rFonts w:hint="eastAsia"/>
                  <w:sz w:val="17"/>
                  <w:szCs w:val="17"/>
                  <w:lang w:eastAsia="zh-TW"/>
                </w:rPr>
                <w:t>放款餘額</w:t>
              </w:r>
            </w:ins>
            <w:del w:id="782" w:author="簡琦欣" w:date="2023-03-23T16:39:00Z">
              <w:r>
                <w:rPr>
                  <w:rFonts w:hint="eastAsia"/>
                  <w:sz w:val="17"/>
                  <w:szCs w:val="17"/>
                  <w:lang w:eastAsia="zh-TW"/>
                </w:rPr>
                <w:delText>帳冊別</w:delText>
              </w:r>
            </w:del>
          </w:p>
        </w:tc>
      </w:tr>
      <w:tr w:rsidR="001B18C9" w14:paraId="3D8315C8" w14:textId="77777777" w:rsidTr="001B18C9">
        <w:trPr>
          <w:cantSplit/>
          <w:trHeight w:val="287"/>
          <w:del w:id="783" w:author="簡琦欣" w:date="2023-03-23T16:46:00Z"/>
        </w:trPr>
        <w:tc>
          <w:tcPr>
            <w:tcW w:w="630" w:type="dxa"/>
            <w:tcBorders>
              <w:top w:val="single" w:sz="6" w:space="0" w:color="auto"/>
              <w:left w:val="single" w:sz="12" w:space="0" w:color="auto"/>
              <w:bottom w:val="single" w:sz="6" w:space="0" w:color="auto"/>
              <w:right w:val="single" w:sz="6" w:space="0" w:color="auto"/>
            </w:tcBorders>
            <w:hideMark/>
          </w:tcPr>
          <w:p w14:paraId="026313A7" w14:textId="77777777" w:rsidR="001B18C9" w:rsidRDefault="001B18C9">
            <w:pPr>
              <w:pStyle w:val="TableText"/>
              <w:spacing w:line="256" w:lineRule="auto"/>
              <w:rPr>
                <w:del w:id="784" w:author="簡琦欣" w:date="2023-03-23T16:46:00Z"/>
                <w:sz w:val="17"/>
                <w:szCs w:val="17"/>
              </w:rPr>
            </w:pPr>
            <w:del w:id="785" w:author="簡琦欣" w:date="2023-03-23T16:38:00Z">
              <w:r>
                <w:rPr>
                  <w:rFonts w:hint="eastAsia"/>
                  <w:sz w:val="17"/>
                  <w:szCs w:val="17"/>
                </w:rPr>
                <w:delText>2.5</w:delText>
              </w:r>
            </w:del>
          </w:p>
        </w:tc>
        <w:tc>
          <w:tcPr>
            <w:tcW w:w="2064" w:type="dxa"/>
            <w:tcBorders>
              <w:top w:val="single" w:sz="6" w:space="0" w:color="auto"/>
              <w:left w:val="single" w:sz="6" w:space="0" w:color="auto"/>
              <w:bottom w:val="single" w:sz="6" w:space="0" w:color="auto"/>
              <w:right w:val="single" w:sz="6" w:space="0" w:color="auto"/>
            </w:tcBorders>
            <w:hideMark/>
          </w:tcPr>
          <w:p w14:paraId="2DF59109" w14:textId="77777777" w:rsidR="001B18C9" w:rsidRDefault="001B18C9">
            <w:pPr>
              <w:pStyle w:val="TableText"/>
              <w:spacing w:line="256" w:lineRule="auto"/>
              <w:rPr>
                <w:del w:id="786" w:author="簡琦欣" w:date="2023-03-23T16:46:00Z"/>
                <w:sz w:val="17"/>
                <w:szCs w:val="17"/>
              </w:rPr>
            </w:pPr>
            <w:del w:id="787" w:author="簡琦欣" w:date="2023-03-23T16:43:00Z">
              <w:r>
                <w:rPr>
                  <w:rFonts w:hint="eastAsia"/>
                  <w:sz w:val="17"/>
                  <w:szCs w:val="17"/>
                </w:rPr>
                <w:delText xml:space="preserve">└ </w:delText>
              </w:r>
            </w:del>
            <w:del w:id="788" w:author="簡琦欣" w:date="2023-03-23T16:40:00Z">
              <w:r>
                <w:rPr>
                  <w:rFonts w:hint="eastAsia"/>
                  <w:sz w:val="17"/>
                  <w:szCs w:val="17"/>
                </w:rPr>
                <w:delText>CONVENTION</w:delText>
              </w:r>
            </w:del>
          </w:p>
        </w:tc>
        <w:tc>
          <w:tcPr>
            <w:tcW w:w="1356" w:type="dxa"/>
            <w:tcBorders>
              <w:top w:val="single" w:sz="6" w:space="0" w:color="auto"/>
              <w:left w:val="single" w:sz="6" w:space="0" w:color="auto"/>
              <w:bottom w:val="single" w:sz="6" w:space="0" w:color="auto"/>
              <w:right w:val="single" w:sz="6" w:space="0" w:color="auto"/>
            </w:tcBorders>
            <w:hideMark/>
          </w:tcPr>
          <w:p w14:paraId="40C9D5EC" w14:textId="77777777" w:rsidR="001B18C9" w:rsidRDefault="001B18C9">
            <w:pPr>
              <w:pStyle w:val="TableText"/>
              <w:spacing w:line="256" w:lineRule="auto"/>
              <w:rPr>
                <w:del w:id="789" w:author="簡琦欣" w:date="2023-03-23T16:46:00Z"/>
                <w:sz w:val="17"/>
                <w:szCs w:val="17"/>
                <w:lang w:eastAsia="zh-TW"/>
              </w:rPr>
            </w:pPr>
            <w:del w:id="790" w:author="簡琦欣" w:date="2023-03-23T16:46:00Z">
              <w:r>
                <w:rPr>
                  <w:rFonts w:hint="eastAsia"/>
                  <w:sz w:val="17"/>
                  <w:szCs w:val="17"/>
                </w:rPr>
                <w:delText>Number(1)</w:delText>
              </w:r>
            </w:del>
          </w:p>
        </w:tc>
        <w:tc>
          <w:tcPr>
            <w:tcW w:w="630" w:type="dxa"/>
            <w:tcBorders>
              <w:top w:val="single" w:sz="6" w:space="0" w:color="auto"/>
              <w:left w:val="single" w:sz="6" w:space="0" w:color="auto"/>
              <w:bottom w:val="single" w:sz="6" w:space="0" w:color="auto"/>
              <w:right w:val="single" w:sz="6" w:space="0" w:color="auto"/>
            </w:tcBorders>
          </w:tcPr>
          <w:p w14:paraId="1A208C70" w14:textId="77777777" w:rsidR="001B18C9" w:rsidRDefault="001B18C9">
            <w:pPr>
              <w:pStyle w:val="TableText"/>
              <w:spacing w:line="256" w:lineRule="auto"/>
              <w:rPr>
                <w:del w:id="791" w:author="簡琦欣" w:date="2023-03-23T16:46: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DB86606" w14:textId="77777777" w:rsidR="001B18C9" w:rsidRDefault="001B18C9">
            <w:pPr>
              <w:pStyle w:val="TableText"/>
              <w:spacing w:line="256" w:lineRule="auto"/>
              <w:rPr>
                <w:del w:id="792" w:author="簡琦欣" w:date="2023-03-23T16:46:00Z"/>
                <w:sz w:val="17"/>
                <w:szCs w:val="17"/>
              </w:rPr>
            </w:pPr>
            <w:del w:id="793"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62EDD01" w14:textId="77777777" w:rsidR="001B18C9" w:rsidRDefault="001B18C9">
            <w:pPr>
              <w:pStyle w:val="TableText"/>
              <w:spacing w:line="256" w:lineRule="auto"/>
              <w:rPr>
                <w:del w:id="794" w:author="簡琦欣" w:date="2023-03-23T16:40:00Z"/>
                <w:sz w:val="17"/>
                <w:szCs w:val="17"/>
                <w:lang w:eastAsia="zh-TW"/>
              </w:rPr>
            </w:pPr>
            <w:del w:id="795" w:author="簡琦欣" w:date="2023-03-23T16:40:00Z">
              <w:r>
                <w:rPr>
                  <w:rFonts w:hint="eastAsia"/>
                  <w:sz w:val="17"/>
                  <w:szCs w:val="17"/>
                  <w:lang w:eastAsia="zh-TW"/>
                </w:rPr>
                <w:delText>會計準則類型:</w:delText>
              </w:r>
            </w:del>
          </w:p>
          <w:p w14:paraId="5EE14DB2" w14:textId="77777777" w:rsidR="001B18C9" w:rsidRDefault="001B18C9">
            <w:pPr>
              <w:pStyle w:val="TableText"/>
              <w:spacing w:line="256" w:lineRule="auto"/>
              <w:rPr>
                <w:del w:id="796" w:author="簡琦欣" w:date="2023-03-23T16:40:00Z"/>
                <w:sz w:val="17"/>
                <w:szCs w:val="17"/>
                <w:lang w:eastAsia="zh-TW"/>
              </w:rPr>
            </w:pPr>
            <w:del w:id="797" w:author="簡琦欣" w:date="2023-03-23T16:40:00Z">
              <w:r>
                <w:rPr>
                  <w:rFonts w:hint="eastAsia"/>
                  <w:sz w:val="17"/>
                  <w:szCs w:val="17"/>
                  <w:lang w:eastAsia="zh-TW"/>
                </w:rPr>
                <w:delText>1: IFRS4</w:delText>
              </w:r>
            </w:del>
          </w:p>
          <w:p w14:paraId="046E99CF" w14:textId="77777777" w:rsidR="001B18C9" w:rsidRDefault="001B18C9">
            <w:pPr>
              <w:pStyle w:val="TableText"/>
              <w:spacing w:line="256" w:lineRule="auto"/>
              <w:jc w:val="both"/>
              <w:rPr>
                <w:del w:id="798" w:author="簡琦欣" w:date="2023-03-23T16:40:00Z"/>
                <w:sz w:val="17"/>
                <w:szCs w:val="17"/>
                <w:lang w:eastAsia="zh-TW"/>
              </w:rPr>
            </w:pPr>
            <w:del w:id="799" w:author="簡琦欣" w:date="2023-03-23T16:40:00Z">
              <w:r>
                <w:rPr>
                  <w:rFonts w:hint="eastAsia"/>
                  <w:sz w:val="17"/>
                  <w:szCs w:val="17"/>
                  <w:lang w:eastAsia="zh-TW"/>
                </w:rPr>
                <w:delText>2: IFRS17</w:delText>
              </w:r>
            </w:del>
          </w:p>
          <w:p w14:paraId="220F3C25" w14:textId="77777777" w:rsidR="001B18C9" w:rsidRDefault="001B18C9">
            <w:pPr>
              <w:pStyle w:val="TableText"/>
              <w:spacing w:line="256" w:lineRule="auto"/>
              <w:jc w:val="both"/>
              <w:rPr>
                <w:del w:id="800" w:author="簡琦欣" w:date="2023-03-23T16:46:00Z"/>
                <w:sz w:val="17"/>
                <w:szCs w:val="17"/>
                <w:lang w:eastAsia="zh-TW"/>
              </w:rPr>
            </w:pPr>
            <w:del w:id="801" w:author="簡琦欣" w:date="2023-03-23T16:40:00Z">
              <w:r>
                <w:rPr>
                  <w:rFonts w:hint="eastAsia"/>
                  <w:sz w:val="17"/>
                  <w:szCs w:val="17"/>
                  <w:lang w:eastAsia="zh-TW"/>
                </w:rPr>
                <w:delText>無兩套帳者放空值，如電文範例</w:delText>
              </w:r>
            </w:del>
          </w:p>
        </w:tc>
      </w:tr>
      <w:tr w:rsidR="001B18C9" w14:paraId="726F898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68E7784A" w14:textId="0FBA382C" w:rsidR="001B18C9" w:rsidRDefault="00565AEE">
            <w:pPr>
              <w:pStyle w:val="TableText"/>
              <w:spacing w:line="256" w:lineRule="auto"/>
              <w:rPr>
                <w:sz w:val="17"/>
                <w:szCs w:val="17"/>
              </w:rPr>
            </w:pPr>
            <w:r>
              <w:rPr>
                <w:rFonts w:hint="eastAsia"/>
                <w:sz w:val="17"/>
                <w:szCs w:val="17"/>
                <w:lang w:eastAsia="zh-TW"/>
              </w:rPr>
              <w:t>6</w:t>
            </w:r>
            <w:del w:id="802" w:author="簡琦欣" w:date="2023-03-23T16:38:00Z">
              <w:r w:rsidR="001B18C9">
                <w:rPr>
                  <w:rFonts w:hint="eastAsia"/>
                  <w:sz w:val="17"/>
                  <w:szCs w:val="17"/>
                </w:rPr>
                <w:delText>2.8</w:delText>
              </w:r>
            </w:del>
          </w:p>
        </w:tc>
        <w:tc>
          <w:tcPr>
            <w:tcW w:w="2064" w:type="dxa"/>
            <w:tcBorders>
              <w:top w:val="single" w:sz="6" w:space="0" w:color="auto"/>
              <w:left w:val="single" w:sz="6" w:space="0" w:color="auto"/>
              <w:bottom w:val="single" w:sz="6" w:space="0" w:color="auto"/>
              <w:right w:val="single" w:sz="6" w:space="0" w:color="auto"/>
            </w:tcBorders>
            <w:hideMark/>
          </w:tcPr>
          <w:p w14:paraId="12FE9889" w14:textId="77777777" w:rsidR="001B18C9" w:rsidRDefault="001B18C9">
            <w:pPr>
              <w:pStyle w:val="TableText"/>
              <w:spacing w:line="256" w:lineRule="auto"/>
              <w:rPr>
                <w:sz w:val="17"/>
                <w:szCs w:val="17"/>
                <w:lang w:eastAsia="zh-TW"/>
              </w:rPr>
            </w:pPr>
            <w:del w:id="803" w:author="簡琦欣" w:date="2023-03-23T16:43:00Z">
              <w:r>
                <w:rPr>
                  <w:rFonts w:hint="eastAsia"/>
                  <w:sz w:val="17"/>
                  <w:szCs w:val="17"/>
                  <w:lang w:eastAsia="zh-TW"/>
                </w:rPr>
                <w:delText>└</w:delText>
              </w:r>
            </w:del>
            <w:del w:id="804" w:author="簡琦欣" w:date="2023-03-23T16:41:00Z">
              <w:r>
                <w:rPr>
                  <w:rFonts w:hint="eastAsia"/>
                  <w:sz w:val="17"/>
                  <w:szCs w:val="17"/>
                  <w:lang w:eastAsia="zh-TW"/>
                </w:rPr>
                <w:delText>ISSUED_BY</w:delText>
              </w:r>
            </w:del>
            <w:proofErr w:type="spellStart"/>
            <w:ins w:id="805" w:author="簡琦欣" w:date="2023-03-23T16:41:00Z">
              <w:r>
                <w:rPr>
                  <w:rFonts w:hint="eastAsia"/>
                  <w:sz w:val="17"/>
                  <w:szCs w:val="17"/>
                  <w:lang w:eastAsia="zh-TW"/>
                </w:rPr>
                <w:t>LbsDy</w:t>
              </w:r>
            </w:ins>
            <w:proofErr w:type="spellEnd"/>
          </w:p>
        </w:tc>
        <w:tc>
          <w:tcPr>
            <w:tcW w:w="1356" w:type="dxa"/>
            <w:tcBorders>
              <w:top w:val="single" w:sz="6" w:space="0" w:color="auto"/>
              <w:left w:val="single" w:sz="6" w:space="0" w:color="auto"/>
              <w:bottom w:val="single" w:sz="6" w:space="0" w:color="auto"/>
              <w:right w:val="single" w:sz="6" w:space="0" w:color="auto"/>
            </w:tcBorders>
            <w:hideMark/>
          </w:tcPr>
          <w:p w14:paraId="4C2E7797" w14:textId="77777777" w:rsidR="001B18C9" w:rsidRDefault="001B18C9">
            <w:pPr>
              <w:pStyle w:val="TableText"/>
              <w:spacing w:line="256" w:lineRule="auto"/>
              <w:rPr>
                <w:sz w:val="17"/>
                <w:szCs w:val="17"/>
                <w:lang w:eastAsia="zh-TW"/>
              </w:rPr>
            </w:pPr>
            <w:r>
              <w:rPr>
                <w:rFonts w:hint="eastAsia"/>
                <w:sz w:val="17"/>
                <w:szCs w:val="17"/>
                <w:lang w:eastAsia="zh-TW"/>
              </w:rPr>
              <w:t>9(</w:t>
            </w:r>
            <w:ins w:id="806" w:author="簡琦欣" w:date="2023-03-23T16:42:00Z">
              <w:r>
                <w:rPr>
                  <w:rFonts w:hint="eastAsia"/>
                  <w:sz w:val="17"/>
                  <w:szCs w:val="17"/>
                </w:rPr>
                <w:t>8</w:t>
              </w:r>
            </w:ins>
            <w:del w:id="807" w:author="簡琦欣" w:date="2023-03-23T16:41:00Z">
              <w:r>
                <w:rPr>
                  <w:rFonts w:hint="eastAsia"/>
                  <w:sz w:val="17"/>
                  <w:szCs w:val="17"/>
                </w:rPr>
                <w:delText>40</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2DAEC20F" w14:textId="77777777" w:rsidR="001B18C9" w:rsidRDefault="001B18C9">
            <w:pPr>
              <w:pStyle w:val="TableText"/>
              <w:spacing w:line="256" w:lineRule="auto"/>
              <w:rPr>
                <w:sz w:val="17"/>
                <w:szCs w:val="17"/>
              </w:rPr>
            </w:pPr>
            <w:ins w:id="808" w:author="簡琦欣" w:date="2023-03-23T16:39:00Z">
              <w:r>
                <w:rPr>
                  <w:rFonts w:hint="eastAsia"/>
                  <w:sz w:val="17"/>
                  <w:szCs w:val="17"/>
                </w:rPr>
                <w:t>Yes</w:t>
              </w:r>
            </w:ins>
            <w:del w:id="809"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4578A00" w14:textId="77777777" w:rsidR="001B18C9" w:rsidRDefault="001B18C9">
            <w:pPr>
              <w:pStyle w:val="TableText"/>
              <w:spacing w:line="256" w:lineRule="auto"/>
              <w:rPr>
                <w:sz w:val="17"/>
                <w:szCs w:val="17"/>
              </w:rPr>
            </w:pPr>
            <w:ins w:id="810" w:author="簡琦欣" w:date="2023-03-23T16:39:00Z">
              <w:r>
                <w:rPr>
                  <w:rFonts w:hint="eastAsia"/>
                  <w:sz w:val="17"/>
                  <w:szCs w:val="17"/>
                  <w:lang w:eastAsia="zh-TW"/>
                </w:rPr>
                <w:t>Out</w:t>
              </w:r>
              <w:r>
                <w:rPr>
                  <w:rFonts w:hint="eastAsia"/>
                  <w:sz w:val="17"/>
                  <w:szCs w:val="17"/>
                </w:rPr>
                <w:t xml:space="preserve"> </w:t>
              </w:r>
            </w:ins>
            <w:del w:id="811"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D55DF97" w14:textId="77777777" w:rsidR="001B18C9" w:rsidRDefault="001B18C9">
            <w:pPr>
              <w:pStyle w:val="TableText"/>
              <w:spacing w:line="256" w:lineRule="auto"/>
              <w:rPr>
                <w:sz w:val="17"/>
                <w:szCs w:val="17"/>
                <w:lang w:eastAsia="zh-TW"/>
              </w:rPr>
            </w:pPr>
            <w:ins w:id="812" w:author="簡琦欣" w:date="2023-03-23T16:41:00Z">
              <w:r>
                <w:rPr>
                  <w:rFonts w:hint="eastAsia"/>
                  <w:color w:val="000000"/>
                  <w:sz w:val="17"/>
                  <w:szCs w:val="17"/>
                  <w:lang w:eastAsia="zh-TW"/>
                </w:rPr>
                <w:t>上營業日</w:t>
              </w:r>
              <w:r>
                <w:rPr>
                  <w:rFonts w:hint="eastAsia"/>
                  <w:sz w:val="17"/>
                  <w:szCs w:val="17"/>
                  <w:lang w:eastAsia="zh-TW"/>
                </w:rPr>
                <w:t>（YYYYMMDD）</w:t>
              </w:r>
            </w:ins>
            <w:del w:id="813" w:author="簡琦欣" w:date="2023-03-23T16:41:00Z">
              <w:r>
                <w:rPr>
                  <w:rFonts w:hint="eastAsia"/>
                  <w:color w:val="000000"/>
                  <w:sz w:val="17"/>
                  <w:szCs w:val="17"/>
                  <w:lang w:eastAsia="zh-TW"/>
                </w:rPr>
                <w:delText>作業者，員工編號-員工姓名</w:delText>
              </w:r>
            </w:del>
          </w:p>
        </w:tc>
      </w:tr>
      <w:tr w:rsidR="001B18C9" w14:paraId="538C24EF" w14:textId="77777777" w:rsidTr="001B18C9">
        <w:trPr>
          <w:cantSplit/>
          <w:trHeight w:val="287"/>
          <w:del w:id="814"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3BFC12E7" w14:textId="77777777" w:rsidR="001B18C9" w:rsidRDefault="001B18C9">
            <w:pPr>
              <w:pStyle w:val="TableText"/>
              <w:spacing w:line="256" w:lineRule="auto"/>
              <w:rPr>
                <w:del w:id="815" w:author="簡琦欣" w:date="2023-03-23T16:42:00Z"/>
                <w:sz w:val="17"/>
                <w:szCs w:val="17"/>
              </w:rPr>
            </w:pPr>
            <w:del w:id="816" w:author="簡琦欣" w:date="2023-03-23T16:38:00Z">
              <w:r>
                <w:rPr>
                  <w:rFonts w:hint="eastAsia"/>
                  <w:sz w:val="17"/>
                  <w:szCs w:val="17"/>
                </w:rPr>
                <w:delText>2.9</w:delText>
              </w:r>
            </w:del>
          </w:p>
        </w:tc>
        <w:tc>
          <w:tcPr>
            <w:tcW w:w="2064" w:type="dxa"/>
            <w:tcBorders>
              <w:top w:val="single" w:sz="6" w:space="0" w:color="auto"/>
              <w:left w:val="single" w:sz="6" w:space="0" w:color="auto"/>
              <w:bottom w:val="single" w:sz="6" w:space="0" w:color="auto"/>
              <w:right w:val="single" w:sz="6" w:space="0" w:color="auto"/>
            </w:tcBorders>
            <w:hideMark/>
          </w:tcPr>
          <w:p w14:paraId="506E025B" w14:textId="77777777" w:rsidR="001B18C9" w:rsidRDefault="001B18C9">
            <w:pPr>
              <w:pStyle w:val="TableText"/>
              <w:spacing w:line="256" w:lineRule="auto"/>
              <w:rPr>
                <w:del w:id="817" w:author="簡琦欣" w:date="2023-03-23T16:42:00Z"/>
                <w:sz w:val="17"/>
                <w:szCs w:val="17"/>
                <w:lang w:eastAsia="zh-TW"/>
              </w:rPr>
            </w:pPr>
            <w:del w:id="818"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ACCOUNTING_DATE</w:delText>
              </w:r>
            </w:del>
          </w:p>
        </w:tc>
        <w:tc>
          <w:tcPr>
            <w:tcW w:w="1356" w:type="dxa"/>
            <w:tcBorders>
              <w:top w:val="single" w:sz="6" w:space="0" w:color="auto"/>
              <w:left w:val="single" w:sz="6" w:space="0" w:color="auto"/>
              <w:bottom w:val="single" w:sz="6" w:space="0" w:color="auto"/>
              <w:right w:val="single" w:sz="6" w:space="0" w:color="auto"/>
            </w:tcBorders>
            <w:hideMark/>
          </w:tcPr>
          <w:p w14:paraId="275D401E" w14:textId="77777777" w:rsidR="001B18C9" w:rsidRDefault="001B18C9">
            <w:pPr>
              <w:pStyle w:val="TableText"/>
              <w:spacing w:line="256" w:lineRule="auto"/>
              <w:rPr>
                <w:del w:id="819" w:author="簡琦欣" w:date="2023-03-23T16:42:00Z"/>
                <w:sz w:val="17"/>
                <w:szCs w:val="17"/>
                <w:lang w:eastAsia="zh-TW"/>
              </w:rPr>
            </w:pPr>
            <w:del w:id="820" w:author="簡琦欣" w:date="2023-03-23T16:38:00Z">
              <w:r>
                <w:rPr>
                  <w:rFonts w:hint="eastAsia"/>
                  <w:sz w:val="17"/>
                  <w:szCs w:val="17"/>
                  <w:lang w:eastAsia="zh-TW"/>
                </w:rPr>
                <w:delText>Varchar2(</w:delText>
              </w:r>
              <w:r>
                <w:rPr>
                  <w:rFonts w:hint="eastAsia"/>
                  <w:sz w:val="17"/>
                  <w:szCs w:val="17"/>
                </w:rPr>
                <w:delText>8</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F717752" w14:textId="77777777" w:rsidR="001B18C9" w:rsidRDefault="001B18C9">
            <w:pPr>
              <w:pStyle w:val="TableText"/>
              <w:spacing w:line="256" w:lineRule="auto"/>
              <w:rPr>
                <w:del w:id="821" w:author="簡琦欣" w:date="2023-03-23T16:42:00Z"/>
                <w:sz w:val="17"/>
                <w:szCs w:val="17"/>
              </w:rPr>
            </w:pPr>
            <w:del w:id="822"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EFB5602" w14:textId="77777777" w:rsidR="001B18C9" w:rsidRDefault="001B18C9">
            <w:pPr>
              <w:pStyle w:val="TableText"/>
              <w:spacing w:line="256" w:lineRule="auto"/>
              <w:rPr>
                <w:del w:id="823" w:author="簡琦欣" w:date="2023-03-23T16:42:00Z"/>
                <w:sz w:val="17"/>
                <w:szCs w:val="17"/>
              </w:rPr>
            </w:pPr>
            <w:del w:id="824"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B1F8709" w14:textId="77777777" w:rsidR="001B18C9" w:rsidRDefault="001B18C9">
            <w:pPr>
              <w:pStyle w:val="TableText"/>
              <w:spacing w:line="256" w:lineRule="auto"/>
              <w:rPr>
                <w:del w:id="825" w:author="簡琦欣" w:date="2023-03-23T16:42:00Z"/>
                <w:sz w:val="17"/>
                <w:szCs w:val="17"/>
                <w:lang w:eastAsia="zh-TW"/>
              </w:rPr>
            </w:pPr>
            <w:del w:id="826" w:author="簡琦欣" w:date="2023-03-23T16:38:00Z">
              <w:r>
                <w:rPr>
                  <w:rFonts w:hint="eastAsia"/>
                  <w:sz w:val="17"/>
                  <w:szCs w:val="17"/>
                  <w:lang w:eastAsia="zh-TW"/>
                </w:rPr>
                <w:delText>傳票日期(</w:delText>
              </w:r>
              <w:r>
                <w:rPr>
                  <w:rFonts w:hint="eastAsia"/>
                  <w:sz w:val="17"/>
                  <w:szCs w:val="17"/>
                </w:rPr>
                <w:delText>YYYYMMDD)</w:delText>
              </w:r>
            </w:del>
          </w:p>
        </w:tc>
      </w:tr>
      <w:tr w:rsidR="001B18C9" w14:paraId="0108FF0B" w14:textId="77777777" w:rsidTr="001B18C9">
        <w:trPr>
          <w:cantSplit/>
          <w:trHeight w:val="287"/>
          <w:del w:id="827"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4271B54C" w14:textId="77777777" w:rsidR="001B18C9" w:rsidRDefault="001B18C9">
            <w:pPr>
              <w:pStyle w:val="TableText"/>
              <w:spacing w:line="256" w:lineRule="auto"/>
              <w:rPr>
                <w:del w:id="828" w:author="簡琦欣" w:date="2023-03-23T16:42:00Z"/>
                <w:sz w:val="17"/>
                <w:szCs w:val="17"/>
              </w:rPr>
            </w:pPr>
            <w:del w:id="829" w:author="簡琦欣" w:date="2023-03-23T16:38:00Z">
              <w:r>
                <w:rPr>
                  <w:rFonts w:hint="eastAsia"/>
                  <w:sz w:val="17"/>
                  <w:szCs w:val="17"/>
                </w:rPr>
                <w:delText>2.10</w:delText>
              </w:r>
            </w:del>
          </w:p>
        </w:tc>
        <w:tc>
          <w:tcPr>
            <w:tcW w:w="2064" w:type="dxa"/>
            <w:tcBorders>
              <w:top w:val="single" w:sz="6" w:space="0" w:color="auto"/>
              <w:left w:val="single" w:sz="6" w:space="0" w:color="auto"/>
              <w:bottom w:val="single" w:sz="6" w:space="0" w:color="auto"/>
              <w:right w:val="single" w:sz="6" w:space="0" w:color="auto"/>
            </w:tcBorders>
            <w:hideMark/>
          </w:tcPr>
          <w:p w14:paraId="1F450199" w14:textId="77777777" w:rsidR="001B18C9" w:rsidRDefault="001B18C9">
            <w:pPr>
              <w:pStyle w:val="TableText"/>
              <w:spacing w:line="256" w:lineRule="auto"/>
              <w:rPr>
                <w:del w:id="830" w:author="簡琦欣" w:date="2023-03-23T16:42:00Z"/>
                <w:sz w:val="17"/>
                <w:szCs w:val="17"/>
                <w:lang w:eastAsia="zh-TW"/>
              </w:rPr>
            </w:pPr>
            <w:del w:id="831"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355B0E05" w14:textId="77777777" w:rsidR="001B18C9" w:rsidRDefault="001B18C9">
            <w:pPr>
              <w:pStyle w:val="TableText"/>
              <w:spacing w:line="256" w:lineRule="auto"/>
              <w:rPr>
                <w:del w:id="832" w:author="簡琦欣" w:date="2023-03-23T16:42:00Z"/>
                <w:sz w:val="17"/>
                <w:szCs w:val="17"/>
                <w:lang w:eastAsia="zh-TW"/>
              </w:rPr>
            </w:pPr>
            <w:del w:id="833" w:author="簡琦欣" w:date="2023-03-23T16:38: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hideMark/>
          </w:tcPr>
          <w:p w14:paraId="01359B94" w14:textId="77777777" w:rsidR="001B18C9" w:rsidRDefault="001B18C9">
            <w:pPr>
              <w:pStyle w:val="TableText"/>
              <w:spacing w:line="256" w:lineRule="auto"/>
              <w:rPr>
                <w:del w:id="834" w:author="簡琦欣" w:date="2023-03-23T16:42:00Z"/>
                <w:sz w:val="17"/>
                <w:szCs w:val="17"/>
              </w:rPr>
            </w:pPr>
            <w:del w:id="835"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09E345E" w14:textId="77777777" w:rsidR="001B18C9" w:rsidRDefault="001B18C9">
            <w:pPr>
              <w:pStyle w:val="TableText"/>
              <w:spacing w:line="256" w:lineRule="auto"/>
              <w:rPr>
                <w:del w:id="836" w:author="簡琦欣" w:date="2023-03-23T16:42:00Z"/>
                <w:sz w:val="17"/>
                <w:szCs w:val="17"/>
              </w:rPr>
            </w:pPr>
            <w:del w:id="837"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04BA515" w14:textId="77777777" w:rsidR="001B18C9" w:rsidRDefault="001B18C9">
            <w:pPr>
              <w:pStyle w:val="TableText"/>
              <w:spacing w:line="256" w:lineRule="auto"/>
              <w:rPr>
                <w:del w:id="838" w:author="簡琦欣" w:date="2023-03-23T16:42:00Z"/>
                <w:sz w:val="17"/>
                <w:szCs w:val="17"/>
                <w:lang w:eastAsia="zh-TW"/>
              </w:rPr>
            </w:pPr>
            <w:del w:id="839" w:author="簡琦欣" w:date="2023-03-23T16:38:00Z">
              <w:r>
                <w:rPr>
                  <w:rFonts w:hint="eastAsia"/>
                  <w:sz w:val="17"/>
                  <w:szCs w:val="17"/>
                  <w:lang w:eastAsia="zh-TW"/>
                </w:rPr>
                <w:delText>序號</w:delText>
              </w:r>
            </w:del>
          </w:p>
        </w:tc>
      </w:tr>
      <w:tr w:rsidR="001B18C9" w14:paraId="071558C8" w14:textId="77777777" w:rsidTr="001B18C9">
        <w:trPr>
          <w:cantSplit/>
          <w:trHeight w:val="287"/>
          <w:del w:id="840"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12CFD25" w14:textId="77777777" w:rsidR="001B18C9" w:rsidRDefault="001B18C9">
            <w:pPr>
              <w:pStyle w:val="TableText"/>
              <w:spacing w:line="256" w:lineRule="auto"/>
              <w:rPr>
                <w:del w:id="841" w:author="簡琦欣" w:date="2023-03-23T16:03:00Z"/>
                <w:sz w:val="17"/>
                <w:szCs w:val="17"/>
              </w:rPr>
            </w:pPr>
            <w:del w:id="842" w:author="簡琦欣" w:date="2023-03-23T16:03:00Z">
              <w:r>
                <w:rPr>
                  <w:rFonts w:hint="eastAsia"/>
                  <w:sz w:val="17"/>
                  <w:szCs w:val="17"/>
                </w:rPr>
                <w:delText>2.11</w:delText>
              </w:r>
            </w:del>
          </w:p>
        </w:tc>
        <w:tc>
          <w:tcPr>
            <w:tcW w:w="2064" w:type="dxa"/>
            <w:tcBorders>
              <w:top w:val="single" w:sz="6" w:space="0" w:color="auto"/>
              <w:left w:val="single" w:sz="6" w:space="0" w:color="auto"/>
              <w:bottom w:val="single" w:sz="6" w:space="0" w:color="auto"/>
              <w:right w:val="single" w:sz="6" w:space="0" w:color="auto"/>
            </w:tcBorders>
            <w:hideMark/>
          </w:tcPr>
          <w:p w14:paraId="45F85E77" w14:textId="77777777" w:rsidR="001B18C9" w:rsidRDefault="001B18C9">
            <w:pPr>
              <w:pStyle w:val="TableText"/>
              <w:spacing w:line="256" w:lineRule="auto"/>
              <w:rPr>
                <w:del w:id="843" w:author="簡琦欣" w:date="2023-03-23T16:03:00Z"/>
                <w:sz w:val="17"/>
                <w:szCs w:val="17"/>
                <w:lang w:eastAsia="zh-TW"/>
              </w:rPr>
            </w:pPr>
            <w:del w:id="844"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SEGREGATE_CODE</w:delText>
              </w:r>
            </w:del>
          </w:p>
        </w:tc>
        <w:tc>
          <w:tcPr>
            <w:tcW w:w="1356" w:type="dxa"/>
            <w:tcBorders>
              <w:top w:val="single" w:sz="6" w:space="0" w:color="auto"/>
              <w:left w:val="single" w:sz="6" w:space="0" w:color="auto"/>
              <w:bottom w:val="single" w:sz="6" w:space="0" w:color="auto"/>
              <w:right w:val="single" w:sz="6" w:space="0" w:color="auto"/>
            </w:tcBorders>
            <w:hideMark/>
          </w:tcPr>
          <w:p w14:paraId="644CE15B" w14:textId="77777777" w:rsidR="001B18C9" w:rsidRDefault="001B18C9">
            <w:pPr>
              <w:pStyle w:val="TableText"/>
              <w:spacing w:line="256" w:lineRule="auto"/>
              <w:rPr>
                <w:del w:id="845" w:author="簡琦欣" w:date="2023-03-23T16:03:00Z"/>
                <w:sz w:val="17"/>
                <w:szCs w:val="17"/>
                <w:lang w:eastAsia="zh-TW"/>
              </w:rPr>
            </w:pPr>
            <w:del w:id="846" w:author="簡琦欣" w:date="2023-03-23T16:03: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46E5000" w14:textId="77777777" w:rsidR="001B18C9" w:rsidRDefault="001B18C9">
            <w:pPr>
              <w:pStyle w:val="TableText"/>
              <w:spacing w:line="256" w:lineRule="auto"/>
              <w:rPr>
                <w:del w:id="847" w:author="簡琦欣" w:date="2023-03-23T16:03:00Z"/>
                <w:sz w:val="17"/>
                <w:szCs w:val="17"/>
              </w:rPr>
            </w:pPr>
            <w:del w:id="848"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6FFF813" w14:textId="77777777" w:rsidR="001B18C9" w:rsidRDefault="001B18C9">
            <w:pPr>
              <w:pStyle w:val="TableText"/>
              <w:spacing w:line="256" w:lineRule="auto"/>
              <w:rPr>
                <w:del w:id="849" w:author="簡琦欣" w:date="2023-03-23T16:03:00Z"/>
                <w:sz w:val="17"/>
                <w:szCs w:val="17"/>
              </w:rPr>
            </w:pPr>
            <w:del w:id="850"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4DCD647" w14:textId="77777777" w:rsidR="001B18C9" w:rsidRDefault="001B18C9">
            <w:pPr>
              <w:pStyle w:val="TableText"/>
              <w:spacing w:line="256" w:lineRule="auto"/>
              <w:rPr>
                <w:del w:id="851" w:author="簡琦欣" w:date="2023-03-23T16:03:00Z"/>
                <w:sz w:val="17"/>
                <w:szCs w:val="17"/>
                <w:lang w:eastAsia="zh-TW"/>
              </w:rPr>
            </w:pPr>
            <w:del w:id="852" w:author="簡琦欣" w:date="2023-03-23T16:03:00Z">
              <w:r>
                <w:rPr>
                  <w:rFonts w:hint="eastAsia"/>
                  <w:sz w:val="17"/>
                  <w:szCs w:val="17"/>
                  <w:lang w:eastAsia="zh-TW"/>
                </w:rPr>
                <w:delText>區隔帳冊</w:delText>
              </w:r>
            </w:del>
          </w:p>
        </w:tc>
      </w:tr>
      <w:tr w:rsidR="001B18C9" w14:paraId="4DE9B2A7" w14:textId="77777777" w:rsidTr="001B18C9">
        <w:trPr>
          <w:cantSplit/>
          <w:trHeight w:val="287"/>
          <w:del w:id="853"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8FBB537" w14:textId="77777777" w:rsidR="001B18C9" w:rsidRDefault="001B18C9">
            <w:pPr>
              <w:pStyle w:val="TableText"/>
              <w:spacing w:line="256" w:lineRule="auto"/>
              <w:rPr>
                <w:del w:id="854" w:author="簡琦欣" w:date="2023-03-23T16:03:00Z"/>
                <w:sz w:val="17"/>
                <w:szCs w:val="17"/>
              </w:rPr>
            </w:pPr>
            <w:del w:id="855" w:author="簡琦欣" w:date="2023-03-23T16:03:00Z">
              <w:r>
                <w:rPr>
                  <w:rFonts w:hint="eastAsia"/>
                  <w:sz w:val="17"/>
                  <w:szCs w:val="17"/>
                </w:rPr>
                <w:delText>2.12</w:delText>
              </w:r>
            </w:del>
          </w:p>
        </w:tc>
        <w:tc>
          <w:tcPr>
            <w:tcW w:w="2064" w:type="dxa"/>
            <w:tcBorders>
              <w:top w:val="single" w:sz="6" w:space="0" w:color="auto"/>
              <w:left w:val="single" w:sz="6" w:space="0" w:color="auto"/>
              <w:bottom w:val="single" w:sz="6" w:space="0" w:color="auto"/>
              <w:right w:val="single" w:sz="6" w:space="0" w:color="auto"/>
            </w:tcBorders>
            <w:hideMark/>
          </w:tcPr>
          <w:p w14:paraId="4B63E089" w14:textId="77777777" w:rsidR="001B18C9" w:rsidRDefault="001B18C9">
            <w:pPr>
              <w:pStyle w:val="TableText"/>
              <w:spacing w:line="256" w:lineRule="auto"/>
              <w:rPr>
                <w:del w:id="856" w:author="簡琦欣" w:date="2023-03-23T16:03:00Z"/>
                <w:sz w:val="17"/>
                <w:szCs w:val="17"/>
                <w:lang w:eastAsia="zh-TW"/>
              </w:rPr>
            </w:pPr>
            <w:del w:id="857"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51A9D4A4" w14:textId="77777777" w:rsidR="001B18C9" w:rsidRDefault="001B18C9">
            <w:pPr>
              <w:pStyle w:val="TableText"/>
              <w:spacing w:line="256" w:lineRule="auto"/>
              <w:rPr>
                <w:del w:id="858" w:author="簡琦欣" w:date="2023-03-23T16:03:00Z"/>
                <w:sz w:val="17"/>
                <w:szCs w:val="17"/>
                <w:lang w:eastAsia="zh-TW"/>
              </w:rPr>
            </w:pPr>
            <w:del w:id="859" w:author="簡琦欣" w:date="2023-03-23T16:03:00Z">
              <w:r>
                <w:rPr>
                  <w:rFonts w:hint="eastAsia"/>
                  <w:sz w:val="17"/>
                  <w:szCs w:val="17"/>
                  <w:lang w:eastAsia="zh-TW"/>
                </w:rPr>
                <w:delText>Varchar2(</w:delText>
              </w:r>
              <w:r>
                <w:rPr>
                  <w:rFonts w:hint="eastAsia"/>
                  <w:sz w:val="17"/>
                  <w:szCs w:val="17"/>
                </w:rPr>
                <w:delText>11</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B4F6E7E" w14:textId="77777777" w:rsidR="001B18C9" w:rsidRDefault="001B18C9">
            <w:pPr>
              <w:pStyle w:val="TableText"/>
              <w:spacing w:line="256" w:lineRule="auto"/>
              <w:rPr>
                <w:del w:id="860" w:author="簡琦欣" w:date="2023-03-23T16:03:00Z"/>
                <w:sz w:val="17"/>
                <w:szCs w:val="17"/>
              </w:rPr>
            </w:pPr>
            <w:del w:id="861"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14ECC96" w14:textId="77777777" w:rsidR="001B18C9" w:rsidRDefault="001B18C9">
            <w:pPr>
              <w:pStyle w:val="TableText"/>
              <w:spacing w:line="256" w:lineRule="auto"/>
              <w:rPr>
                <w:del w:id="862" w:author="簡琦欣" w:date="2023-03-23T16:03:00Z"/>
                <w:sz w:val="17"/>
                <w:szCs w:val="17"/>
              </w:rPr>
            </w:pPr>
            <w:del w:id="86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70B773A" w14:textId="77777777" w:rsidR="001B18C9" w:rsidRDefault="001B18C9">
            <w:pPr>
              <w:pStyle w:val="TableText"/>
              <w:spacing w:line="256" w:lineRule="auto"/>
              <w:rPr>
                <w:del w:id="864" w:author="簡琦欣" w:date="2023-03-23T16:03:00Z"/>
                <w:sz w:val="17"/>
                <w:szCs w:val="17"/>
                <w:lang w:eastAsia="zh-TW"/>
              </w:rPr>
            </w:pPr>
            <w:del w:id="865" w:author="簡琦欣" w:date="2023-03-23T16:03:00Z">
              <w:r>
                <w:rPr>
                  <w:rFonts w:hint="eastAsia"/>
                  <w:sz w:val="17"/>
                  <w:szCs w:val="17"/>
                  <w:lang w:eastAsia="zh-TW"/>
                </w:rPr>
                <w:delText>科目代號</w:delText>
              </w:r>
            </w:del>
          </w:p>
        </w:tc>
      </w:tr>
      <w:tr w:rsidR="001B18C9" w14:paraId="4CF3B748" w14:textId="77777777" w:rsidTr="001B18C9">
        <w:trPr>
          <w:cantSplit/>
          <w:trHeight w:val="287"/>
          <w:del w:id="86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9778E8E" w14:textId="77777777" w:rsidR="001B18C9" w:rsidRDefault="001B18C9">
            <w:pPr>
              <w:pStyle w:val="TableText"/>
              <w:spacing w:line="256" w:lineRule="auto"/>
              <w:rPr>
                <w:del w:id="867" w:author="簡琦欣" w:date="2023-03-23T16:03:00Z"/>
                <w:sz w:val="17"/>
                <w:szCs w:val="17"/>
              </w:rPr>
            </w:pPr>
            <w:del w:id="868" w:author="簡琦欣" w:date="2023-03-23T16:03:00Z">
              <w:r>
                <w:rPr>
                  <w:rFonts w:hint="eastAsia"/>
                  <w:sz w:val="17"/>
                  <w:szCs w:val="17"/>
                </w:rPr>
                <w:delText>2.13</w:delText>
              </w:r>
            </w:del>
          </w:p>
        </w:tc>
        <w:tc>
          <w:tcPr>
            <w:tcW w:w="2064" w:type="dxa"/>
            <w:tcBorders>
              <w:top w:val="single" w:sz="6" w:space="0" w:color="auto"/>
              <w:left w:val="single" w:sz="6" w:space="0" w:color="auto"/>
              <w:bottom w:val="single" w:sz="6" w:space="0" w:color="auto"/>
              <w:right w:val="single" w:sz="6" w:space="0" w:color="auto"/>
            </w:tcBorders>
            <w:hideMark/>
          </w:tcPr>
          <w:p w14:paraId="1AA4A7EB" w14:textId="77777777" w:rsidR="001B18C9" w:rsidRDefault="001B18C9">
            <w:pPr>
              <w:pStyle w:val="TableText"/>
              <w:spacing w:line="256" w:lineRule="auto"/>
              <w:rPr>
                <w:del w:id="869" w:author="簡琦欣" w:date="2023-03-23T16:03:00Z"/>
                <w:sz w:val="17"/>
                <w:szCs w:val="17"/>
                <w:lang w:eastAsia="zh-TW"/>
              </w:rPr>
            </w:pPr>
            <w:del w:id="870"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SUBACCOUNT_CODE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39CA9D0A" w14:textId="77777777" w:rsidR="001B18C9" w:rsidRDefault="001B18C9">
            <w:pPr>
              <w:pStyle w:val="TableText"/>
              <w:spacing w:line="256" w:lineRule="auto"/>
              <w:rPr>
                <w:del w:id="871" w:author="簡琦欣" w:date="2023-03-23T16:03:00Z"/>
                <w:sz w:val="17"/>
                <w:szCs w:val="17"/>
                <w:lang w:eastAsia="zh-TW"/>
              </w:rPr>
            </w:pPr>
            <w:del w:id="872" w:author="簡琦欣" w:date="2023-03-23T16:03:00Z">
              <w:r>
                <w:rPr>
                  <w:rFonts w:hint="eastAsia"/>
                  <w:sz w:val="17"/>
                  <w:szCs w:val="17"/>
                  <w:lang w:eastAsia="zh-TW"/>
                </w:rPr>
                <w:delText>Varchar2(</w:delText>
              </w:r>
              <w:r>
                <w:rPr>
                  <w:rFonts w:hint="eastAsia"/>
                  <w:sz w:val="17"/>
                  <w:szCs w:val="17"/>
                </w:rPr>
                <w:delText>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CF76B17" w14:textId="77777777" w:rsidR="001B18C9" w:rsidRDefault="001B18C9">
            <w:pPr>
              <w:pStyle w:val="TableText"/>
              <w:spacing w:line="256" w:lineRule="auto"/>
              <w:rPr>
                <w:del w:id="873" w:author="簡琦欣" w:date="2023-03-23T16:03:00Z"/>
                <w:sz w:val="17"/>
                <w:szCs w:val="17"/>
              </w:rPr>
            </w:pPr>
            <w:del w:id="874"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AD41EC2" w14:textId="77777777" w:rsidR="001B18C9" w:rsidRDefault="001B18C9">
            <w:pPr>
              <w:pStyle w:val="TableText"/>
              <w:spacing w:line="256" w:lineRule="auto"/>
              <w:rPr>
                <w:del w:id="875" w:author="簡琦欣" w:date="2023-03-23T16:03:00Z"/>
                <w:sz w:val="17"/>
                <w:szCs w:val="17"/>
              </w:rPr>
            </w:pPr>
            <w:del w:id="87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6ACC44E" w14:textId="77777777" w:rsidR="001B18C9" w:rsidRDefault="001B18C9">
            <w:pPr>
              <w:pStyle w:val="TableText"/>
              <w:spacing w:line="256" w:lineRule="auto"/>
              <w:rPr>
                <w:del w:id="877" w:author="簡琦欣" w:date="2023-03-23T16:03:00Z"/>
                <w:sz w:val="17"/>
                <w:szCs w:val="17"/>
                <w:lang w:eastAsia="zh-TW"/>
              </w:rPr>
            </w:pPr>
            <w:del w:id="878" w:author="簡琦欣" w:date="2023-03-23T16:03:00Z">
              <w:r>
                <w:rPr>
                  <w:rFonts w:hint="eastAsia"/>
                  <w:sz w:val="17"/>
                  <w:szCs w:val="17"/>
                  <w:lang w:eastAsia="zh-TW"/>
                </w:rPr>
                <w:delText>子目代號，若無子目需放00000</w:delText>
              </w:r>
            </w:del>
          </w:p>
        </w:tc>
      </w:tr>
      <w:tr w:rsidR="001B18C9" w14:paraId="21C2EF11" w14:textId="77777777" w:rsidTr="001B18C9">
        <w:trPr>
          <w:cantSplit/>
          <w:trHeight w:val="287"/>
          <w:del w:id="87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CCB21EB" w14:textId="77777777" w:rsidR="001B18C9" w:rsidRDefault="001B18C9">
            <w:pPr>
              <w:pStyle w:val="TableText"/>
              <w:spacing w:line="256" w:lineRule="auto"/>
              <w:rPr>
                <w:del w:id="880" w:author="簡琦欣" w:date="2023-03-23T16:03:00Z"/>
                <w:sz w:val="17"/>
                <w:szCs w:val="17"/>
              </w:rPr>
            </w:pPr>
            <w:del w:id="881" w:author="簡琦欣" w:date="2023-03-23T16:03:00Z">
              <w:r>
                <w:rPr>
                  <w:rFonts w:hint="eastAsia"/>
                  <w:sz w:val="17"/>
                  <w:szCs w:val="17"/>
                </w:rPr>
                <w:delText>2.14</w:delText>
              </w:r>
            </w:del>
          </w:p>
        </w:tc>
        <w:tc>
          <w:tcPr>
            <w:tcW w:w="2064" w:type="dxa"/>
            <w:tcBorders>
              <w:top w:val="single" w:sz="6" w:space="0" w:color="auto"/>
              <w:left w:val="single" w:sz="6" w:space="0" w:color="auto"/>
              <w:bottom w:val="single" w:sz="6" w:space="0" w:color="auto"/>
              <w:right w:val="single" w:sz="6" w:space="0" w:color="auto"/>
            </w:tcBorders>
            <w:hideMark/>
          </w:tcPr>
          <w:p w14:paraId="57E10944" w14:textId="77777777" w:rsidR="001B18C9" w:rsidRDefault="001B18C9">
            <w:pPr>
              <w:pStyle w:val="TableText"/>
              <w:spacing w:line="256" w:lineRule="auto"/>
              <w:rPr>
                <w:del w:id="882" w:author="簡琦欣" w:date="2023-03-23T16:03:00Z"/>
                <w:sz w:val="17"/>
                <w:szCs w:val="17"/>
                <w:lang w:eastAsia="zh-TW"/>
              </w:rPr>
            </w:pPr>
            <w:del w:id="883" w:author="簡琦欣" w:date="2023-03-23T16:03:00Z">
              <w:r>
                <w:rPr>
                  <w:rFonts w:hint="eastAsia"/>
                  <w:sz w:val="17"/>
                  <w:szCs w:val="17"/>
                  <w:lang w:eastAsia="zh-TW"/>
                </w:rPr>
                <w:delText>└</w:delText>
              </w:r>
              <w:r>
                <w:rPr>
                  <w:rFonts w:hint="eastAsia"/>
                  <w:sz w:val="17"/>
                  <w:szCs w:val="17"/>
                </w:rPr>
                <w:delText xml:space="preserve"> COSTCENTER</w:delText>
              </w:r>
              <w:r>
                <w:rPr>
                  <w:rFonts w:hint="eastAsia"/>
                  <w:sz w:val="17"/>
                  <w:szCs w:val="17"/>
                  <w:lang w:eastAsia="zh-TW"/>
                </w:rPr>
                <w:delText>_CODE</w:delText>
              </w:r>
            </w:del>
          </w:p>
        </w:tc>
        <w:tc>
          <w:tcPr>
            <w:tcW w:w="1356" w:type="dxa"/>
            <w:tcBorders>
              <w:top w:val="single" w:sz="6" w:space="0" w:color="auto"/>
              <w:left w:val="single" w:sz="6" w:space="0" w:color="auto"/>
              <w:bottom w:val="single" w:sz="6" w:space="0" w:color="auto"/>
              <w:right w:val="single" w:sz="6" w:space="0" w:color="auto"/>
            </w:tcBorders>
            <w:hideMark/>
          </w:tcPr>
          <w:p w14:paraId="6F2D47D2" w14:textId="77777777" w:rsidR="001B18C9" w:rsidRDefault="001B18C9">
            <w:pPr>
              <w:pStyle w:val="TableText"/>
              <w:spacing w:line="256" w:lineRule="auto"/>
              <w:rPr>
                <w:del w:id="884" w:author="簡琦欣" w:date="2023-03-23T16:03:00Z"/>
                <w:sz w:val="17"/>
                <w:szCs w:val="17"/>
                <w:lang w:eastAsia="zh-TW"/>
              </w:rPr>
            </w:pPr>
            <w:del w:id="885"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729467D" w14:textId="77777777" w:rsidR="001B18C9" w:rsidRDefault="001B18C9">
            <w:pPr>
              <w:pStyle w:val="TableText"/>
              <w:spacing w:line="256" w:lineRule="auto"/>
              <w:rPr>
                <w:del w:id="886" w:author="簡琦欣" w:date="2023-03-23T16:03:00Z"/>
                <w:sz w:val="17"/>
                <w:szCs w:val="17"/>
              </w:rPr>
            </w:pPr>
            <w:del w:id="887"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5820559" w14:textId="77777777" w:rsidR="001B18C9" w:rsidRDefault="001B18C9">
            <w:pPr>
              <w:pStyle w:val="TableText"/>
              <w:spacing w:line="256" w:lineRule="auto"/>
              <w:rPr>
                <w:del w:id="888" w:author="簡琦欣" w:date="2023-03-23T16:03:00Z"/>
                <w:sz w:val="17"/>
                <w:szCs w:val="17"/>
              </w:rPr>
            </w:pPr>
            <w:del w:id="88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813FC4D" w14:textId="77777777" w:rsidR="001B18C9" w:rsidRDefault="001B18C9">
            <w:pPr>
              <w:pStyle w:val="TableText"/>
              <w:spacing w:line="256" w:lineRule="auto"/>
              <w:rPr>
                <w:del w:id="890" w:author="簡琦欣" w:date="2023-03-23T16:03:00Z"/>
                <w:sz w:val="17"/>
                <w:szCs w:val="17"/>
                <w:lang w:eastAsia="zh-TW"/>
              </w:rPr>
            </w:pPr>
            <w:del w:id="891" w:author="簡琦欣" w:date="2023-03-23T16:03:00Z">
              <w:r>
                <w:rPr>
                  <w:rFonts w:hint="eastAsia"/>
                  <w:sz w:val="17"/>
                  <w:szCs w:val="17"/>
                  <w:lang w:eastAsia="zh-TW"/>
                </w:rPr>
                <w:delText>成本單位代號，若無成本單位需放000000</w:delText>
              </w:r>
            </w:del>
          </w:p>
        </w:tc>
      </w:tr>
      <w:tr w:rsidR="001B18C9" w14:paraId="16EAE8A5" w14:textId="77777777" w:rsidTr="001B18C9">
        <w:trPr>
          <w:cantSplit/>
          <w:trHeight w:val="287"/>
          <w:del w:id="89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E5A1187" w14:textId="77777777" w:rsidR="001B18C9" w:rsidRDefault="001B18C9">
            <w:pPr>
              <w:pStyle w:val="TableText"/>
              <w:spacing w:line="256" w:lineRule="auto"/>
              <w:rPr>
                <w:del w:id="893" w:author="簡琦欣" w:date="2023-03-23T16:03:00Z"/>
                <w:sz w:val="17"/>
                <w:szCs w:val="17"/>
              </w:rPr>
            </w:pPr>
            <w:del w:id="894" w:author="簡琦欣" w:date="2023-03-23T16:03:00Z">
              <w:r>
                <w:rPr>
                  <w:rFonts w:hint="eastAsia"/>
                  <w:sz w:val="17"/>
                  <w:szCs w:val="17"/>
                </w:rPr>
                <w:delText>2.15</w:delText>
              </w:r>
            </w:del>
          </w:p>
        </w:tc>
        <w:tc>
          <w:tcPr>
            <w:tcW w:w="2064" w:type="dxa"/>
            <w:tcBorders>
              <w:top w:val="single" w:sz="6" w:space="0" w:color="auto"/>
              <w:left w:val="single" w:sz="6" w:space="0" w:color="auto"/>
              <w:bottom w:val="single" w:sz="6" w:space="0" w:color="auto"/>
              <w:right w:val="single" w:sz="6" w:space="0" w:color="auto"/>
            </w:tcBorders>
            <w:hideMark/>
          </w:tcPr>
          <w:p w14:paraId="705F4447" w14:textId="77777777" w:rsidR="001B18C9" w:rsidRDefault="001B18C9">
            <w:pPr>
              <w:pStyle w:val="TableText"/>
              <w:spacing w:line="256" w:lineRule="auto"/>
              <w:rPr>
                <w:del w:id="895" w:author="簡琦欣" w:date="2023-03-23T16:03:00Z"/>
                <w:sz w:val="17"/>
                <w:szCs w:val="17"/>
                <w:lang w:eastAsia="zh-TW"/>
              </w:rPr>
            </w:pPr>
            <w:del w:id="896"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CHANNEL_CODE</w:delText>
              </w:r>
            </w:del>
          </w:p>
        </w:tc>
        <w:tc>
          <w:tcPr>
            <w:tcW w:w="1356" w:type="dxa"/>
            <w:tcBorders>
              <w:top w:val="single" w:sz="6" w:space="0" w:color="auto"/>
              <w:left w:val="single" w:sz="6" w:space="0" w:color="auto"/>
              <w:bottom w:val="single" w:sz="6" w:space="0" w:color="auto"/>
              <w:right w:val="single" w:sz="6" w:space="0" w:color="auto"/>
            </w:tcBorders>
            <w:hideMark/>
          </w:tcPr>
          <w:p w14:paraId="11CB48A3" w14:textId="77777777" w:rsidR="001B18C9" w:rsidRDefault="001B18C9">
            <w:pPr>
              <w:pStyle w:val="TableText"/>
              <w:spacing w:line="256" w:lineRule="auto"/>
              <w:rPr>
                <w:del w:id="897" w:author="簡琦欣" w:date="2023-03-23T16:03:00Z"/>
                <w:sz w:val="17"/>
                <w:szCs w:val="17"/>
                <w:lang w:eastAsia="zh-TW"/>
              </w:rPr>
            </w:pPr>
            <w:del w:id="898" w:author="簡琦欣" w:date="2023-03-23T16:03:00Z">
              <w:r>
                <w:rPr>
                  <w:rFonts w:hint="eastAsia"/>
                  <w:sz w:val="17"/>
                  <w:szCs w:val="17"/>
                  <w:lang w:eastAsia="zh-TW"/>
                </w:rPr>
                <w:delText>Varchar2(</w:delText>
              </w:r>
              <w:r>
                <w:rPr>
                  <w:rFonts w:hint="eastAsia"/>
                  <w:sz w:val="17"/>
                  <w:szCs w:val="17"/>
                </w:rPr>
                <w:delText>2</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EAE5DF8" w14:textId="77777777" w:rsidR="001B18C9" w:rsidRDefault="001B18C9">
            <w:pPr>
              <w:pStyle w:val="TableText"/>
              <w:spacing w:line="256" w:lineRule="auto"/>
              <w:rPr>
                <w:del w:id="899" w:author="簡琦欣" w:date="2023-03-23T16:03:00Z"/>
                <w:sz w:val="17"/>
                <w:szCs w:val="17"/>
              </w:rPr>
            </w:pPr>
            <w:del w:id="900"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257DB3F" w14:textId="77777777" w:rsidR="001B18C9" w:rsidRDefault="001B18C9">
            <w:pPr>
              <w:pStyle w:val="TableText"/>
              <w:spacing w:line="256" w:lineRule="auto"/>
              <w:rPr>
                <w:del w:id="901" w:author="簡琦欣" w:date="2023-03-23T16:03:00Z"/>
                <w:sz w:val="17"/>
                <w:szCs w:val="17"/>
                <w:lang w:eastAsia="zh-TW"/>
              </w:rPr>
            </w:pPr>
            <w:del w:id="902"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F82C5CC" w14:textId="77777777" w:rsidR="001B18C9" w:rsidRDefault="001B18C9">
            <w:pPr>
              <w:pStyle w:val="TableText"/>
              <w:spacing w:line="256" w:lineRule="auto"/>
              <w:rPr>
                <w:del w:id="903" w:author="簡琦欣" w:date="2023-03-23T16:03:00Z"/>
                <w:sz w:val="17"/>
                <w:szCs w:val="17"/>
                <w:lang w:eastAsia="zh-TW"/>
              </w:rPr>
            </w:pPr>
            <w:del w:id="904" w:author="簡琦欣" w:date="2023-03-23T16:03:00Z">
              <w:r>
                <w:rPr>
                  <w:rFonts w:hint="eastAsia"/>
                  <w:sz w:val="17"/>
                  <w:szCs w:val="17"/>
                  <w:lang w:eastAsia="zh-TW"/>
                </w:rPr>
                <w:delText>通路代號，若無通路代號需放00</w:delText>
              </w:r>
            </w:del>
          </w:p>
        </w:tc>
      </w:tr>
      <w:tr w:rsidR="001B18C9" w14:paraId="2E2DDC2E" w14:textId="77777777" w:rsidTr="001B18C9">
        <w:trPr>
          <w:cantSplit/>
          <w:trHeight w:val="287"/>
          <w:del w:id="905"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CEBCAFF" w14:textId="77777777" w:rsidR="001B18C9" w:rsidRDefault="001B18C9">
            <w:pPr>
              <w:pStyle w:val="TableText"/>
              <w:spacing w:line="256" w:lineRule="auto"/>
              <w:rPr>
                <w:del w:id="906" w:author="簡琦欣" w:date="2023-03-23T16:03:00Z"/>
                <w:sz w:val="17"/>
                <w:szCs w:val="17"/>
              </w:rPr>
            </w:pPr>
            <w:del w:id="907" w:author="簡琦欣" w:date="2023-03-23T16:03:00Z">
              <w:r>
                <w:rPr>
                  <w:rFonts w:hint="eastAsia"/>
                  <w:sz w:val="17"/>
                  <w:szCs w:val="17"/>
                </w:rPr>
                <w:delText>2.16</w:delText>
              </w:r>
            </w:del>
          </w:p>
        </w:tc>
        <w:tc>
          <w:tcPr>
            <w:tcW w:w="2064" w:type="dxa"/>
            <w:tcBorders>
              <w:top w:val="single" w:sz="6" w:space="0" w:color="auto"/>
              <w:left w:val="single" w:sz="6" w:space="0" w:color="auto"/>
              <w:bottom w:val="single" w:sz="6" w:space="0" w:color="auto"/>
              <w:right w:val="single" w:sz="6" w:space="0" w:color="auto"/>
            </w:tcBorders>
            <w:hideMark/>
          </w:tcPr>
          <w:p w14:paraId="0CD7764D" w14:textId="77777777" w:rsidR="001B18C9" w:rsidRDefault="001B18C9">
            <w:pPr>
              <w:pStyle w:val="TableText"/>
              <w:spacing w:line="256" w:lineRule="auto"/>
              <w:rPr>
                <w:del w:id="908" w:author="簡琦欣" w:date="2023-03-23T16:03:00Z"/>
                <w:sz w:val="17"/>
                <w:szCs w:val="17"/>
                <w:lang w:eastAsia="zh-TW"/>
              </w:rPr>
            </w:pPr>
            <w:del w:id="909"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IFRS17_GROUP_CODE</w:delText>
              </w:r>
            </w:del>
          </w:p>
        </w:tc>
        <w:tc>
          <w:tcPr>
            <w:tcW w:w="1356" w:type="dxa"/>
            <w:tcBorders>
              <w:top w:val="single" w:sz="6" w:space="0" w:color="auto"/>
              <w:left w:val="single" w:sz="6" w:space="0" w:color="auto"/>
              <w:bottom w:val="single" w:sz="6" w:space="0" w:color="auto"/>
              <w:right w:val="single" w:sz="6" w:space="0" w:color="auto"/>
            </w:tcBorders>
            <w:hideMark/>
          </w:tcPr>
          <w:p w14:paraId="40E21D66" w14:textId="77777777" w:rsidR="001B18C9" w:rsidRDefault="001B18C9">
            <w:pPr>
              <w:pStyle w:val="TableText"/>
              <w:spacing w:line="256" w:lineRule="auto"/>
              <w:rPr>
                <w:del w:id="910" w:author="簡琦欣" w:date="2023-03-23T16:03:00Z"/>
                <w:sz w:val="17"/>
                <w:szCs w:val="17"/>
                <w:lang w:eastAsia="zh-TW"/>
              </w:rPr>
            </w:pPr>
            <w:del w:id="911" w:author="簡琦欣" w:date="2023-03-23T16:03:00Z">
              <w:r>
                <w:rPr>
                  <w:rFonts w:hint="eastAsia"/>
                  <w:sz w:val="17"/>
                  <w:szCs w:val="17"/>
                  <w:lang w:eastAsia="zh-TW"/>
                </w:rPr>
                <w:delText>Varchar2(</w:delText>
              </w:r>
              <w:r>
                <w:rPr>
                  <w:rFonts w:hint="eastAsia"/>
                  <w:sz w:val="17"/>
                  <w:szCs w:val="17"/>
                  <w:highlight w:val="yellow"/>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D8E9916" w14:textId="77777777" w:rsidR="001B18C9" w:rsidRDefault="001B18C9">
            <w:pPr>
              <w:pStyle w:val="TableText"/>
              <w:spacing w:line="256" w:lineRule="auto"/>
              <w:rPr>
                <w:del w:id="912" w:author="簡琦欣" w:date="2023-03-23T16:03:00Z"/>
                <w:sz w:val="17"/>
                <w:szCs w:val="17"/>
              </w:rPr>
            </w:pPr>
            <w:del w:id="913"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293C253" w14:textId="77777777" w:rsidR="001B18C9" w:rsidRDefault="001B18C9">
            <w:pPr>
              <w:pStyle w:val="TableText"/>
              <w:spacing w:line="256" w:lineRule="auto"/>
              <w:rPr>
                <w:del w:id="914" w:author="簡琦欣" w:date="2023-03-23T16:03:00Z"/>
                <w:sz w:val="17"/>
                <w:szCs w:val="17"/>
                <w:lang w:eastAsia="zh-TW"/>
              </w:rPr>
            </w:pPr>
            <w:del w:id="915"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992C21F" w14:textId="77777777" w:rsidR="001B18C9" w:rsidRDefault="001B18C9">
            <w:pPr>
              <w:pStyle w:val="TableText"/>
              <w:spacing w:line="256" w:lineRule="auto"/>
              <w:rPr>
                <w:del w:id="916" w:author="簡琦欣" w:date="2023-03-23T16:03:00Z"/>
                <w:sz w:val="17"/>
                <w:szCs w:val="17"/>
                <w:lang w:eastAsia="zh-TW"/>
              </w:rPr>
            </w:pPr>
            <w:del w:id="917" w:author="簡琦欣" w:date="2023-03-23T16:03:00Z">
              <w:r>
                <w:rPr>
                  <w:rFonts w:hint="eastAsia"/>
                  <w:sz w:val="17"/>
                  <w:szCs w:val="17"/>
                  <w:lang w:eastAsia="zh-TW"/>
                </w:rPr>
                <w:delText>IFRS17群組代號，若無IFRS17群組代號需放</w:delText>
              </w:r>
              <w:r>
                <w:rPr>
                  <w:rFonts w:hint="eastAsia"/>
                  <w:sz w:val="17"/>
                  <w:szCs w:val="17"/>
                  <w:highlight w:val="yellow"/>
                  <w:lang w:eastAsia="zh-TW"/>
                </w:rPr>
                <w:delText>000000000000000</w:delText>
              </w:r>
            </w:del>
          </w:p>
        </w:tc>
      </w:tr>
      <w:tr w:rsidR="001B18C9" w14:paraId="5CF1E638" w14:textId="77777777" w:rsidTr="001B18C9">
        <w:trPr>
          <w:cantSplit/>
          <w:trHeight w:val="287"/>
          <w:del w:id="91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0649E0A" w14:textId="77777777" w:rsidR="001B18C9" w:rsidRDefault="001B18C9">
            <w:pPr>
              <w:pStyle w:val="TableText"/>
              <w:spacing w:line="256" w:lineRule="auto"/>
              <w:rPr>
                <w:del w:id="919" w:author="簡琦欣" w:date="2023-03-23T16:03:00Z"/>
                <w:sz w:val="17"/>
                <w:szCs w:val="17"/>
              </w:rPr>
            </w:pPr>
            <w:del w:id="920" w:author="簡琦欣" w:date="2023-03-23T16:03:00Z">
              <w:r>
                <w:rPr>
                  <w:rFonts w:hint="eastAsia"/>
                  <w:sz w:val="17"/>
                  <w:szCs w:val="17"/>
                </w:rPr>
                <w:delText>2.17</w:delText>
              </w:r>
            </w:del>
          </w:p>
        </w:tc>
        <w:tc>
          <w:tcPr>
            <w:tcW w:w="2064" w:type="dxa"/>
            <w:tcBorders>
              <w:top w:val="single" w:sz="6" w:space="0" w:color="auto"/>
              <w:left w:val="single" w:sz="6" w:space="0" w:color="auto"/>
              <w:bottom w:val="single" w:sz="6" w:space="0" w:color="auto"/>
              <w:right w:val="single" w:sz="6" w:space="0" w:color="auto"/>
            </w:tcBorders>
            <w:hideMark/>
          </w:tcPr>
          <w:p w14:paraId="1F0FAA7F" w14:textId="77777777" w:rsidR="001B18C9" w:rsidRDefault="001B18C9">
            <w:pPr>
              <w:pStyle w:val="TableText"/>
              <w:spacing w:line="256" w:lineRule="auto"/>
              <w:rPr>
                <w:del w:id="921" w:author="簡琦欣" w:date="2023-03-23T16:03:00Z"/>
                <w:sz w:val="17"/>
                <w:szCs w:val="17"/>
                <w:lang w:eastAsia="zh-TW"/>
              </w:rPr>
            </w:pPr>
            <w:del w:id="922"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INTERCOMPANY_CODE</w:delText>
              </w:r>
            </w:del>
          </w:p>
        </w:tc>
        <w:tc>
          <w:tcPr>
            <w:tcW w:w="1356" w:type="dxa"/>
            <w:tcBorders>
              <w:top w:val="single" w:sz="6" w:space="0" w:color="auto"/>
              <w:left w:val="single" w:sz="6" w:space="0" w:color="auto"/>
              <w:bottom w:val="single" w:sz="6" w:space="0" w:color="auto"/>
              <w:right w:val="single" w:sz="6" w:space="0" w:color="auto"/>
            </w:tcBorders>
            <w:hideMark/>
          </w:tcPr>
          <w:p w14:paraId="370C7AD7" w14:textId="77777777" w:rsidR="001B18C9" w:rsidRDefault="001B18C9">
            <w:pPr>
              <w:pStyle w:val="TableText"/>
              <w:spacing w:line="256" w:lineRule="auto"/>
              <w:rPr>
                <w:del w:id="923" w:author="簡琦欣" w:date="2023-03-23T16:03:00Z"/>
                <w:sz w:val="17"/>
                <w:szCs w:val="17"/>
                <w:lang w:eastAsia="zh-TW"/>
              </w:rPr>
            </w:pPr>
            <w:del w:id="924" w:author="簡琦欣" w:date="2023-03-23T16:03:00Z">
              <w:r>
                <w:rPr>
                  <w:rFonts w:hint="eastAsia"/>
                  <w:sz w:val="17"/>
                  <w:szCs w:val="17"/>
                  <w:lang w:eastAsia="zh-TW"/>
                </w:rPr>
                <w:delText>Varchar2(</w:delText>
              </w:r>
              <w:r>
                <w:rPr>
                  <w:rFonts w:hint="eastAsia"/>
                  <w:sz w:val="17"/>
                  <w:szCs w:val="17"/>
                </w:rPr>
                <w:delText>4</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4D1667D" w14:textId="77777777" w:rsidR="001B18C9" w:rsidRDefault="001B18C9">
            <w:pPr>
              <w:pStyle w:val="TableText"/>
              <w:spacing w:line="256" w:lineRule="auto"/>
              <w:rPr>
                <w:del w:id="925" w:author="簡琦欣" w:date="2023-03-23T16:03:00Z"/>
                <w:sz w:val="17"/>
                <w:szCs w:val="17"/>
              </w:rPr>
            </w:pPr>
            <w:del w:id="926"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055C831" w14:textId="77777777" w:rsidR="001B18C9" w:rsidRDefault="001B18C9">
            <w:pPr>
              <w:pStyle w:val="TableText"/>
              <w:spacing w:line="256" w:lineRule="auto"/>
              <w:rPr>
                <w:del w:id="927" w:author="簡琦欣" w:date="2023-03-23T16:03:00Z"/>
                <w:sz w:val="17"/>
                <w:szCs w:val="17"/>
                <w:lang w:eastAsia="zh-TW"/>
              </w:rPr>
            </w:pPr>
            <w:del w:id="928"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5EDC02B" w14:textId="77777777" w:rsidR="001B18C9" w:rsidRDefault="001B18C9">
            <w:pPr>
              <w:pStyle w:val="TableText"/>
              <w:spacing w:line="256" w:lineRule="auto"/>
              <w:rPr>
                <w:del w:id="929" w:author="簡琦欣" w:date="2023-03-23T16:03:00Z"/>
                <w:sz w:val="17"/>
                <w:szCs w:val="17"/>
                <w:lang w:eastAsia="zh-TW"/>
              </w:rPr>
            </w:pPr>
            <w:del w:id="930" w:author="簡琦欣" w:date="2023-03-23T16:03:00Z">
              <w:r>
                <w:rPr>
                  <w:rFonts w:hint="eastAsia"/>
                  <w:sz w:val="17"/>
                  <w:szCs w:val="17"/>
                  <w:lang w:eastAsia="zh-TW"/>
                </w:rPr>
                <w:delText>關聯方代號，若無關聯方代號需放999</w:delText>
              </w:r>
            </w:del>
          </w:p>
        </w:tc>
      </w:tr>
      <w:tr w:rsidR="001B18C9" w14:paraId="12E5D14E" w14:textId="77777777" w:rsidTr="001B18C9">
        <w:trPr>
          <w:cantSplit/>
          <w:trHeight w:val="287"/>
          <w:del w:id="931"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719DFD0" w14:textId="77777777" w:rsidR="001B18C9" w:rsidRDefault="001B18C9">
            <w:pPr>
              <w:pStyle w:val="TableText"/>
              <w:spacing w:line="256" w:lineRule="auto"/>
              <w:rPr>
                <w:del w:id="932" w:author="簡琦欣" w:date="2023-03-23T16:03:00Z"/>
                <w:sz w:val="17"/>
                <w:szCs w:val="17"/>
              </w:rPr>
            </w:pPr>
            <w:del w:id="933" w:author="簡琦欣" w:date="2023-03-23T16:03:00Z">
              <w:r>
                <w:rPr>
                  <w:rFonts w:hint="eastAsia"/>
                  <w:sz w:val="17"/>
                  <w:szCs w:val="17"/>
                </w:rPr>
                <w:delText>2.18</w:delText>
              </w:r>
            </w:del>
          </w:p>
        </w:tc>
        <w:tc>
          <w:tcPr>
            <w:tcW w:w="2064" w:type="dxa"/>
            <w:tcBorders>
              <w:top w:val="single" w:sz="6" w:space="0" w:color="auto"/>
              <w:left w:val="single" w:sz="6" w:space="0" w:color="auto"/>
              <w:bottom w:val="single" w:sz="6" w:space="0" w:color="auto"/>
              <w:right w:val="single" w:sz="6" w:space="0" w:color="auto"/>
            </w:tcBorders>
            <w:hideMark/>
          </w:tcPr>
          <w:p w14:paraId="46AC16DD" w14:textId="77777777" w:rsidR="001B18C9" w:rsidRDefault="001B18C9">
            <w:pPr>
              <w:pStyle w:val="TableText"/>
              <w:spacing w:line="256" w:lineRule="auto"/>
              <w:rPr>
                <w:del w:id="934" w:author="簡琦欣" w:date="2023-03-23T16:03:00Z"/>
                <w:sz w:val="17"/>
                <w:szCs w:val="17"/>
                <w:lang w:eastAsia="zh-TW"/>
              </w:rPr>
            </w:pPr>
            <w:del w:id="935"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DEPARTMENT_CODE</w:delText>
              </w:r>
            </w:del>
          </w:p>
        </w:tc>
        <w:tc>
          <w:tcPr>
            <w:tcW w:w="1356" w:type="dxa"/>
            <w:tcBorders>
              <w:top w:val="single" w:sz="6" w:space="0" w:color="auto"/>
              <w:left w:val="single" w:sz="6" w:space="0" w:color="auto"/>
              <w:bottom w:val="single" w:sz="6" w:space="0" w:color="auto"/>
              <w:right w:val="single" w:sz="6" w:space="0" w:color="auto"/>
            </w:tcBorders>
            <w:hideMark/>
          </w:tcPr>
          <w:p w14:paraId="52F5F021" w14:textId="77777777" w:rsidR="001B18C9" w:rsidRDefault="001B18C9">
            <w:pPr>
              <w:pStyle w:val="TableText"/>
              <w:spacing w:line="256" w:lineRule="auto"/>
              <w:rPr>
                <w:del w:id="936" w:author="簡琦欣" w:date="2023-03-23T16:03:00Z"/>
                <w:sz w:val="17"/>
                <w:szCs w:val="17"/>
                <w:lang w:eastAsia="zh-TW"/>
              </w:rPr>
            </w:pPr>
            <w:del w:id="937"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400A05A5" w14:textId="77777777" w:rsidR="001B18C9" w:rsidRDefault="001B18C9">
            <w:pPr>
              <w:pStyle w:val="TableText"/>
              <w:spacing w:line="256" w:lineRule="auto"/>
              <w:rPr>
                <w:del w:id="938"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5B8754BF" w14:textId="77777777" w:rsidR="001B18C9" w:rsidRDefault="001B18C9">
            <w:pPr>
              <w:pStyle w:val="TableText"/>
              <w:spacing w:line="256" w:lineRule="auto"/>
              <w:rPr>
                <w:del w:id="939" w:author="簡琦欣" w:date="2023-03-23T16:03:00Z"/>
                <w:sz w:val="17"/>
                <w:szCs w:val="17"/>
                <w:lang w:eastAsia="zh-TW"/>
              </w:rPr>
            </w:pPr>
            <w:del w:id="940"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1CAFA00" w14:textId="77777777" w:rsidR="001B18C9" w:rsidRDefault="001B18C9">
            <w:pPr>
              <w:pStyle w:val="TableText"/>
              <w:spacing w:line="256" w:lineRule="auto"/>
              <w:rPr>
                <w:del w:id="941" w:author="簡琦欣" w:date="2023-03-23T16:03:00Z"/>
                <w:sz w:val="17"/>
                <w:szCs w:val="17"/>
                <w:lang w:eastAsia="zh-TW"/>
              </w:rPr>
            </w:pPr>
            <w:del w:id="942" w:author="簡琦欣" w:date="2023-03-23T16:03:00Z">
              <w:r>
                <w:rPr>
                  <w:rFonts w:hint="eastAsia"/>
                  <w:sz w:val="17"/>
                  <w:szCs w:val="17"/>
                  <w:lang w:eastAsia="zh-TW"/>
                </w:rPr>
                <w:delText>單位代號，若無單位代號需放000000</w:delText>
              </w:r>
            </w:del>
          </w:p>
        </w:tc>
      </w:tr>
      <w:tr w:rsidR="001B18C9" w14:paraId="3703FC9F" w14:textId="77777777" w:rsidTr="001B18C9">
        <w:trPr>
          <w:cantSplit/>
          <w:trHeight w:val="287"/>
          <w:del w:id="943"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59B6831" w14:textId="77777777" w:rsidR="001B18C9" w:rsidRDefault="001B18C9">
            <w:pPr>
              <w:pStyle w:val="TableText"/>
              <w:spacing w:line="256" w:lineRule="auto"/>
              <w:rPr>
                <w:del w:id="944" w:author="簡琦欣" w:date="2023-03-23T16:03:00Z"/>
                <w:sz w:val="17"/>
                <w:szCs w:val="17"/>
              </w:rPr>
            </w:pPr>
            <w:del w:id="945" w:author="簡琦欣" w:date="2023-03-23T16:03:00Z">
              <w:r>
                <w:rPr>
                  <w:rFonts w:hint="eastAsia"/>
                  <w:sz w:val="17"/>
                  <w:szCs w:val="17"/>
                </w:rPr>
                <w:delText>2.19</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05F8E4E3" w14:textId="77777777" w:rsidR="001B18C9" w:rsidRDefault="001B18C9">
            <w:pPr>
              <w:pStyle w:val="TableText"/>
              <w:spacing w:line="256" w:lineRule="auto"/>
              <w:rPr>
                <w:del w:id="946" w:author="簡琦欣" w:date="2023-03-23T16:03:00Z"/>
                <w:sz w:val="17"/>
                <w:szCs w:val="17"/>
                <w:lang w:eastAsia="zh-TW"/>
              </w:rPr>
            </w:pPr>
            <w:del w:id="947"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ENTERED_</w:delText>
              </w:r>
              <w:r>
                <w:rPr>
                  <w:rFonts w:hint="eastAsia"/>
                  <w:sz w:val="17"/>
                  <w:szCs w:val="17"/>
                </w:rPr>
                <w:delText>AMOUNT</w:delText>
              </w:r>
            </w:del>
          </w:p>
        </w:tc>
        <w:tc>
          <w:tcPr>
            <w:tcW w:w="1356" w:type="dxa"/>
            <w:tcBorders>
              <w:top w:val="single" w:sz="6" w:space="0" w:color="auto"/>
              <w:left w:val="single" w:sz="6" w:space="0" w:color="auto"/>
              <w:bottom w:val="single" w:sz="6" w:space="0" w:color="auto"/>
              <w:right w:val="single" w:sz="6" w:space="0" w:color="auto"/>
            </w:tcBorders>
            <w:hideMark/>
          </w:tcPr>
          <w:p w14:paraId="38719E13" w14:textId="77777777" w:rsidR="001B18C9" w:rsidRDefault="001B18C9">
            <w:pPr>
              <w:pStyle w:val="TableText"/>
              <w:spacing w:line="256" w:lineRule="auto"/>
              <w:rPr>
                <w:del w:id="948" w:author="簡琦欣" w:date="2023-03-23T16:03:00Z"/>
                <w:sz w:val="17"/>
                <w:szCs w:val="17"/>
                <w:lang w:eastAsia="zh-TW"/>
              </w:rPr>
            </w:pPr>
            <w:del w:id="949" w:author="簡琦欣" w:date="2023-03-23T16:03:00Z">
              <w:r>
                <w:rPr>
                  <w:rFonts w:hint="eastAsia"/>
                  <w:sz w:val="17"/>
                  <w:szCs w:val="17"/>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79CA0EEC" w14:textId="77777777" w:rsidR="001B18C9" w:rsidRDefault="001B18C9">
            <w:pPr>
              <w:pStyle w:val="TableText"/>
              <w:spacing w:line="256" w:lineRule="auto"/>
              <w:rPr>
                <w:del w:id="950" w:author="簡琦欣" w:date="2023-03-23T16:03:00Z"/>
                <w:sz w:val="17"/>
                <w:szCs w:val="17"/>
              </w:rPr>
            </w:pPr>
            <w:del w:id="951"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7AB73A3" w14:textId="77777777" w:rsidR="001B18C9" w:rsidRDefault="001B18C9">
            <w:pPr>
              <w:pStyle w:val="TableText"/>
              <w:spacing w:line="256" w:lineRule="auto"/>
              <w:rPr>
                <w:del w:id="952" w:author="簡琦欣" w:date="2023-03-23T16:03:00Z"/>
                <w:sz w:val="17"/>
                <w:szCs w:val="17"/>
                <w:lang w:eastAsia="zh-TW"/>
              </w:rPr>
            </w:pPr>
            <w:del w:id="95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7801073" w14:textId="77777777" w:rsidR="001B18C9" w:rsidRDefault="001B18C9">
            <w:pPr>
              <w:pStyle w:val="TableText"/>
              <w:spacing w:line="256" w:lineRule="auto"/>
              <w:rPr>
                <w:del w:id="954" w:author="簡琦欣" w:date="2023-03-23T16:03:00Z"/>
                <w:sz w:val="17"/>
                <w:szCs w:val="17"/>
                <w:lang w:eastAsia="zh-TW"/>
              </w:rPr>
            </w:pPr>
            <w:del w:id="955" w:author="簡琦欣" w:date="2023-03-23T16:03:00Z">
              <w:r>
                <w:rPr>
                  <w:rFonts w:hint="eastAsia"/>
                  <w:sz w:val="17"/>
                  <w:szCs w:val="17"/>
                  <w:lang w:eastAsia="zh-TW"/>
                </w:rPr>
                <w:delText>金額</w:delText>
              </w:r>
            </w:del>
          </w:p>
        </w:tc>
      </w:tr>
      <w:tr w:rsidR="001B18C9" w14:paraId="31EA24C3" w14:textId="77777777" w:rsidTr="001B18C9">
        <w:trPr>
          <w:cantSplit/>
          <w:trHeight w:val="287"/>
          <w:del w:id="95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2EFF285E" w14:textId="77777777" w:rsidR="001B18C9" w:rsidRDefault="001B18C9">
            <w:pPr>
              <w:pStyle w:val="TableText"/>
              <w:spacing w:line="256" w:lineRule="auto"/>
              <w:rPr>
                <w:del w:id="957" w:author="簡琦欣" w:date="2023-03-23T16:03:00Z"/>
                <w:sz w:val="17"/>
                <w:szCs w:val="17"/>
                <w:lang w:eastAsia="zh-TW"/>
              </w:rPr>
            </w:pPr>
            <w:del w:id="958" w:author="簡琦欣" w:date="2023-03-23T16:03:00Z">
              <w:r>
                <w:rPr>
                  <w:rFonts w:hint="eastAsia"/>
                  <w:sz w:val="17"/>
                  <w:szCs w:val="17"/>
                </w:rPr>
                <w:delText>2.20</w:delText>
              </w:r>
            </w:del>
          </w:p>
        </w:tc>
        <w:tc>
          <w:tcPr>
            <w:tcW w:w="2064" w:type="dxa"/>
            <w:tcBorders>
              <w:top w:val="single" w:sz="6" w:space="0" w:color="auto"/>
              <w:left w:val="single" w:sz="6" w:space="0" w:color="auto"/>
              <w:bottom w:val="single" w:sz="6" w:space="0" w:color="auto"/>
              <w:right w:val="single" w:sz="6" w:space="0" w:color="auto"/>
            </w:tcBorders>
            <w:hideMark/>
          </w:tcPr>
          <w:p w14:paraId="0DBC785E" w14:textId="77777777" w:rsidR="001B18C9" w:rsidRDefault="001B18C9">
            <w:pPr>
              <w:pStyle w:val="TableText"/>
              <w:spacing w:line="256" w:lineRule="auto"/>
              <w:rPr>
                <w:del w:id="959" w:author="簡琦欣" w:date="2023-03-23T16:03:00Z"/>
                <w:sz w:val="17"/>
                <w:szCs w:val="17"/>
                <w:lang w:eastAsia="zh-TW"/>
              </w:rPr>
            </w:pPr>
            <w:del w:id="960"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LINE_DESC</w:delText>
              </w:r>
            </w:del>
          </w:p>
        </w:tc>
        <w:tc>
          <w:tcPr>
            <w:tcW w:w="1356" w:type="dxa"/>
            <w:tcBorders>
              <w:top w:val="single" w:sz="6" w:space="0" w:color="auto"/>
              <w:left w:val="single" w:sz="6" w:space="0" w:color="auto"/>
              <w:bottom w:val="single" w:sz="6" w:space="0" w:color="auto"/>
              <w:right w:val="single" w:sz="6" w:space="0" w:color="auto"/>
            </w:tcBorders>
            <w:hideMark/>
          </w:tcPr>
          <w:p w14:paraId="126255F0" w14:textId="77777777" w:rsidR="001B18C9" w:rsidRDefault="001B18C9">
            <w:pPr>
              <w:pStyle w:val="TableText"/>
              <w:spacing w:line="256" w:lineRule="auto"/>
              <w:rPr>
                <w:del w:id="961" w:author="簡琦欣" w:date="2023-03-23T16:03:00Z"/>
                <w:sz w:val="17"/>
                <w:szCs w:val="17"/>
                <w:lang w:eastAsia="zh-TW"/>
              </w:rPr>
            </w:pPr>
            <w:del w:id="962" w:author="簡琦欣" w:date="2023-03-23T16:03:00Z">
              <w:r>
                <w:rPr>
                  <w:rFonts w:hint="eastAsia"/>
                  <w:sz w:val="17"/>
                  <w:szCs w:val="17"/>
                  <w:lang w:eastAsia="zh-TW"/>
                </w:rPr>
                <w:delText>Varchar2(</w:delText>
              </w:r>
              <w:r>
                <w:rPr>
                  <w:rFonts w:hint="eastAsia"/>
                  <w:sz w:val="17"/>
                  <w:szCs w:val="17"/>
                </w:rPr>
                <w:delText>80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61879CF8" w14:textId="77777777" w:rsidR="001B18C9" w:rsidRDefault="001B18C9">
            <w:pPr>
              <w:pStyle w:val="TableText"/>
              <w:spacing w:line="256" w:lineRule="auto"/>
              <w:rPr>
                <w:del w:id="963"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2A9DCC8F" w14:textId="77777777" w:rsidR="001B18C9" w:rsidRDefault="001B18C9">
            <w:pPr>
              <w:pStyle w:val="TableText"/>
              <w:spacing w:line="256" w:lineRule="auto"/>
              <w:rPr>
                <w:del w:id="964" w:author="簡琦欣" w:date="2023-03-23T16:03:00Z"/>
                <w:sz w:val="17"/>
                <w:szCs w:val="17"/>
                <w:lang w:eastAsia="zh-TW"/>
              </w:rPr>
            </w:pPr>
            <w:del w:id="965"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2BD4419" w14:textId="77777777" w:rsidR="001B18C9" w:rsidRDefault="001B18C9">
            <w:pPr>
              <w:pStyle w:val="TableText"/>
              <w:spacing w:line="256" w:lineRule="auto"/>
              <w:rPr>
                <w:del w:id="966" w:author="簡琦欣" w:date="2023-03-23T16:03:00Z"/>
                <w:sz w:val="17"/>
                <w:szCs w:val="17"/>
                <w:lang w:eastAsia="zh-TW"/>
              </w:rPr>
            </w:pPr>
            <w:del w:id="967" w:author="簡琦欣" w:date="2023-03-23T16:03:00Z">
              <w:r>
                <w:rPr>
                  <w:rFonts w:hint="eastAsia"/>
                  <w:sz w:val="17"/>
                  <w:szCs w:val="17"/>
                  <w:lang w:eastAsia="zh-TW"/>
                </w:rPr>
                <w:delText>傳票摘要</w:delText>
              </w:r>
            </w:del>
          </w:p>
        </w:tc>
      </w:tr>
      <w:tr w:rsidR="001B18C9" w14:paraId="0842520B" w14:textId="77777777" w:rsidTr="001B18C9">
        <w:trPr>
          <w:cantSplit/>
          <w:trHeight w:val="287"/>
          <w:del w:id="96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E9110B9" w14:textId="77777777" w:rsidR="001B18C9" w:rsidRDefault="001B18C9">
            <w:pPr>
              <w:pStyle w:val="TableText"/>
              <w:spacing w:line="256" w:lineRule="auto"/>
              <w:rPr>
                <w:del w:id="969" w:author="簡琦欣" w:date="2023-03-23T16:03:00Z"/>
                <w:sz w:val="17"/>
                <w:szCs w:val="17"/>
              </w:rPr>
            </w:pPr>
            <w:del w:id="970" w:author="簡琦欣" w:date="2023-03-23T16:03:00Z">
              <w:r>
                <w:rPr>
                  <w:rFonts w:hint="eastAsia"/>
                  <w:sz w:val="17"/>
                  <w:szCs w:val="17"/>
                </w:rPr>
                <w:delText>2.21</w:delText>
              </w:r>
            </w:del>
          </w:p>
        </w:tc>
        <w:tc>
          <w:tcPr>
            <w:tcW w:w="2064" w:type="dxa"/>
            <w:tcBorders>
              <w:top w:val="single" w:sz="6" w:space="0" w:color="auto"/>
              <w:left w:val="single" w:sz="6" w:space="0" w:color="auto"/>
              <w:bottom w:val="single" w:sz="6" w:space="0" w:color="auto"/>
              <w:right w:val="single" w:sz="6" w:space="0" w:color="auto"/>
            </w:tcBorders>
            <w:hideMark/>
          </w:tcPr>
          <w:p w14:paraId="1E3B8FC8" w14:textId="77777777" w:rsidR="001B18C9" w:rsidRDefault="001B18C9">
            <w:pPr>
              <w:pStyle w:val="TableText"/>
              <w:spacing w:line="256" w:lineRule="auto"/>
              <w:rPr>
                <w:del w:id="971" w:author="簡琦欣" w:date="2023-03-23T16:03:00Z"/>
                <w:sz w:val="17"/>
                <w:szCs w:val="17"/>
                <w:lang w:eastAsia="zh-TW"/>
              </w:rPr>
            </w:pPr>
            <w:del w:id="972"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WRITE_OFF_CODE</w:delText>
              </w:r>
            </w:del>
          </w:p>
        </w:tc>
        <w:tc>
          <w:tcPr>
            <w:tcW w:w="1356" w:type="dxa"/>
            <w:tcBorders>
              <w:top w:val="single" w:sz="6" w:space="0" w:color="auto"/>
              <w:left w:val="single" w:sz="6" w:space="0" w:color="auto"/>
              <w:bottom w:val="single" w:sz="6" w:space="0" w:color="auto"/>
              <w:right w:val="single" w:sz="6" w:space="0" w:color="auto"/>
            </w:tcBorders>
            <w:hideMark/>
          </w:tcPr>
          <w:p w14:paraId="6E07A7D2" w14:textId="77777777" w:rsidR="001B18C9" w:rsidRDefault="001B18C9">
            <w:pPr>
              <w:pStyle w:val="TableText"/>
              <w:spacing w:line="256" w:lineRule="auto"/>
              <w:rPr>
                <w:del w:id="973" w:author="簡琦欣" w:date="2023-03-23T16:03:00Z"/>
                <w:sz w:val="17"/>
                <w:szCs w:val="17"/>
                <w:lang w:eastAsia="zh-TW"/>
              </w:rPr>
            </w:pPr>
            <w:del w:id="974" w:author="簡琦欣" w:date="2023-03-23T16:03:00Z">
              <w:r>
                <w:rPr>
                  <w:rFonts w:hint="eastAsia"/>
                  <w:sz w:val="17"/>
                  <w:szCs w:val="17"/>
                  <w:lang w:eastAsia="zh-TW"/>
                </w:rPr>
                <w:delText>Varchar2(</w:delText>
              </w:r>
              <w:r>
                <w:rPr>
                  <w:rFonts w:hint="eastAsia"/>
                  <w:sz w:val="17"/>
                  <w:szCs w:val="17"/>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36BE1E06" w14:textId="77777777" w:rsidR="001B18C9" w:rsidRDefault="001B18C9">
            <w:pPr>
              <w:pStyle w:val="TableText"/>
              <w:spacing w:line="256" w:lineRule="auto"/>
              <w:rPr>
                <w:del w:id="975"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36929409" w14:textId="77777777" w:rsidR="001B18C9" w:rsidRDefault="001B18C9">
            <w:pPr>
              <w:pStyle w:val="TableText"/>
              <w:spacing w:line="256" w:lineRule="auto"/>
              <w:rPr>
                <w:del w:id="976" w:author="簡琦欣" w:date="2023-03-23T16:03:00Z"/>
                <w:sz w:val="17"/>
                <w:szCs w:val="17"/>
                <w:lang w:eastAsia="zh-TW"/>
              </w:rPr>
            </w:pPr>
            <w:del w:id="977"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045FE87" w14:textId="77777777" w:rsidR="001B18C9" w:rsidRDefault="001B18C9">
            <w:pPr>
              <w:pStyle w:val="TableText"/>
              <w:spacing w:line="256" w:lineRule="auto"/>
              <w:rPr>
                <w:del w:id="978" w:author="簡琦欣" w:date="2023-03-23T16:03:00Z"/>
                <w:sz w:val="17"/>
                <w:szCs w:val="17"/>
                <w:lang w:eastAsia="zh-TW"/>
              </w:rPr>
            </w:pPr>
            <w:del w:id="979" w:author="簡琦欣" w:date="2023-03-23T16:03:00Z">
              <w:r>
                <w:rPr>
                  <w:rFonts w:hint="eastAsia"/>
                  <w:sz w:val="17"/>
                  <w:szCs w:val="17"/>
                  <w:lang w:eastAsia="zh-TW"/>
                </w:rPr>
                <w:delText>會計科目銷帳碼</w:delText>
              </w:r>
            </w:del>
          </w:p>
        </w:tc>
      </w:tr>
      <w:tr w:rsidR="001B18C9" w14:paraId="11D490C7" w14:textId="77777777" w:rsidTr="001B18C9">
        <w:trPr>
          <w:cantSplit/>
          <w:trHeight w:val="287"/>
          <w:del w:id="980"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73523108" w14:textId="77777777" w:rsidR="001B18C9" w:rsidRDefault="001B18C9">
            <w:pPr>
              <w:pStyle w:val="TableText"/>
              <w:spacing w:line="256" w:lineRule="auto"/>
              <w:rPr>
                <w:del w:id="981" w:author="簡琦欣" w:date="2023-03-23T16:03:00Z"/>
                <w:sz w:val="17"/>
                <w:szCs w:val="17"/>
              </w:rPr>
            </w:pPr>
            <w:del w:id="982" w:author="簡琦欣" w:date="2023-03-23T16:03:00Z">
              <w:r>
                <w:rPr>
                  <w:rFonts w:hint="eastAsia"/>
                  <w:sz w:val="17"/>
                  <w:szCs w:val="17"/>
                </w:rPr>
                <w:delText>2.22</w:delText>
              </w:r>
            </w:del>
          </w:p>
        </w:tc>
        <w:tc>
          <w:tcPr>
            <w:tcW w:w="2064" w:type="dxa"/>
            <w:tcBorders>
              <w:top w:val="single" w:sz="6" w:space="0" w:color="auto"/>
              <w:left w:val="single" w:sz="6" w:space="0" w:color="auto"/>
              <w:bottom w:val="single" w:sz="12" w:space="0" w:color="auto"/>
              <w:right w:val="single" w:sz="6" w:space="0" w:color="auto"/>
            </w:tcBorders>
            <w:hideMark/>
          </w:tcPr>
          <w:p w14:paraId="332FF339" w14:textId="77777777" w:rsidR="001B18C9" w:rsidRDefault="001B18C9">
            <w:pPr>
              <w:pStyle w:val="TableText"/>
              <w:spacing w:line="256" w:lineRule="auto"/>
              <w:rPr>
                <w:del w:id="983" w:author="簡琦欣" w:date="2023-03-23T16:03:00Z"/>
                <w:sz w:val="17"/>
                <w:szCs w:val="17"/>
                <w:lang w:eastAsia="zh-TW"/>
              </w:rPr>
            </w:pPr>
            <w:del w:id="984" w:author="簡琦欣" w:date="2023-03-23T16:03:00Z">
              <w:r>
                <w:rPr>
                  <w:rFonts w:hint="eastAsia"/>
                  <w:sz w:val="17"/>
                  <w:szCs w:val="17"/>
                  <w:lang w:eastAsia="zh-TW"/>
                </w:rPr>
                <w:delText>└</w:delText>
              </w:r>
              <w:r>
                <w:rPr>
                  <w:rFonts w:hint="eastAsia"/>
                  <w:sz w:val="17"/>
                  <w:szCs w:val="17"/>
                </w:rPr>
                <w:delText xml:space="preserve"> RELATIONSHIP</w:delText>
              </w:r>
            </w:del>
          </w:p>
        </w:tc>
        <w:tc>
          <w:tcPr>
            <w:tcW w:w="1356" w:type="dxa"/>
            <w:tcBorders>
              <w:top w:val="single" w:sz="6" w:space="0" w:color="auto"/>
              <w:left w:val="single" w:sz="6" w:space="0" w:color="auto"/>
              <w:bottom w:val="single" w:sz="12" w:space="0" w:color="auto"/>
              <w:right w:val="single" w:sz="6" w:space="0" w:color="auto"/>
            </w:tcBorders>
            <w:hideMark/>
          </w:tcPr>
          <w:p w14:paraId="51929A29" w14:textId="77777777" w:rsidR="001B18C9" w:rsidRDefault="001B18C9">
            <w:pPr>
              <w:pStyle w:val="TableText"/>
              <w:spacing w:line="256" w:lineRule="auto"/>
              <w:rPr>
                <w:del w:id="985" w:author="簡琦欣" w:date="2023-03-23T16:03:00Z"/>
                <w:sz w:val="17"/>
                <w:szCs w:val="17"/>
                <w:lang w:eastAsia="zh-TW"/>
              </w:rPr>
            </w:pPr>
            <w:del w:id="986" w:author="簡琦欣" w:date="2023-03-23T16:03:00Z">
              <w:r>
                <w:rPr>
                  <w:rFonts w:hint="eastAsia"/>
                  <w:sz w:val="17"/>
                  <w:szCs w:val="17"/>
                  <w:lang w:eastAsia="zh-TW"/>
                </w:rPr>
                <w:delText>Varchar2(</w:delText>
              </w:r>
              <w:r>
                <w:rPr>
                  <w:rFonts w:hint="eastAsia"/>
                  <w:sz w:val="17"/>
                  <w:szCs w:val="17"/>
                </w:rPr>
                <w:delText>10</w:delText>
              </w:r>
              <w:r>
                <w:rPr>
                  <w:rFonts w:hint="eastAsia"/>
                  <w:sz w:val="17"/>
                  <w:szCs w:val="17"/>
                  <w:lang w:eastAsia="zh-TW"/>
                </w:rPr>
                <w:delText>)</w:delText>
              </w:r>
            </w:del>
          </w:p>
        </w:tc>
        <w:tc>
          <w:tcPr>
            <w:tcW w:w="630" w:type="dxa"/>
            <w:tcBorders>
              <w:top w:val="single" w:sz="6" w:space="0" w:color="auto"/>
              <w:left w:val="single" w:sz="6" w:space="0" w:color="auto"/>
              <w:bottom w:val="single" w:sz="12" w:space="0" w:color="auto"/>
              <w:right w:val="single" w:sz="6" w:space="0" w:color="auto"/>
            </w:tcBorders>
          </w:tcPr>
          <w:p w14:paraId="0031098A" w14:textId="77777777" w:rsidR="001B18C9" w:rsidRDefault="001B18C9">
            <w:pPr>
              <w:pStyle w:val="TableText"/>
              <w:spacing w:line="256" w:lineRule="auto"/>
              <w:rPr>
                <w:del w:id="987"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7447A329" w14:textId="77777777" w:rsidR="001B18C9" w:rsidRDefault="001B18C9">
            <w:pPr>
              <w:pStyle w:val="TableText"/>
              <w:spacing w:line="256" w:lineRule="auto"/>
              <w:rPr>
                <w:del w:id="988" w:author="簡琦欣" w:date="2023-03-23T16:03:00Z"/>
                <w:sz w:val="17"/>
                <w:szCs w:val="17"/>
                <w:lang w:eastAsia="zh-TW"/>
              </w:rPr>
            </w:pPr>
            <w:del w:id="989" w:author="簡琦欣" w:date="2023-03-23T16:03:00Z">
              <w:r>
                <w:rPr>
                  <w:rFonts w:hint="eastAsia"/>
                  <w:sz w:val="17"/>
                  <w:szCs w:val="17"/>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7B4B464A" w14:textId="77777777" w:rsidR="001B18C9" w:rsidRDefault="001B18C9">
            <w:pPr>
              <w:pStyle w:val="TableText"/>
              <w:spacing w:line="256" w:lineRule="auto"/>
              <w:rPr>
                <w:del w:id="990" w:author="簡琦欣" w:date="2023-03-23T16:03:00Z"/>
                <w:sz w:val="17"/>
                <w:szCs w:val="17"/>
                <w:lang w:eastAsia="zh-TW"/>
              </w:rPr>
            </w:pPr>
            <w:del w:id="991" w:author="簡琦欣" w:date="2023-03-23T16:03:00Z">
              <w:r>
                <w:rPr>
                  <w:rFonts w:hint="eastAsia"/>
                  <w:sz w:val="17"/>
                  <w:szCs w:val="17"/>
                  <w:lang w:eastAsia="zh-TW"/>
                </w:rPr>
                <w:delText>關係人</w:delText>
              </w:r>
            </w:del>
          </w:p>
        </w:tc>
      </w:tr>
    </w:tbl>
    <w:bookmarkEnd w:id="707"/>
    <w:p w14:paraId="22C2DA91" w14:textId="77777777" w:rsidR="001B18C9" w:rsidRDefault="001B18C9" w:rsidP="001B18C9">
      <w:pPr>
        <w:pStyle w:val="40"/>
        <w:keepNext/>
        <w:keepLines/>
        <w:widowControl/>
        <w:numPr>
          <w:ilvl w:val="0"/>
          <w:numId w:val="46"/>
        </w:numPr>
        <w:snapToGrid/>
        <w:spacing w:before="40"/>
        <w:rPr>
          <w:del w:id="992" w:author="簡琦欣" w:date="2023-03-23T16:03:00Z"/>
          <w:rFonts w:ascii="標楷體" w:hAnsi="標楷體" w:cstheme="majorBidi"/>
          <w:b/>
          <w:bCs/>
          <w:color w:val="000000" w:themeColor="text1"/>
          <w:sz w:val="24"/>
          <w:szCs w:val="24"/>
          <w:lang w:eastAsia="zh-CN"/>
        </w:rPr>
      </w:pPr>
      <w:del w:id="993" w:author="簡琦欣" w:date="2023-03-23T16:03:00Z">
        <w:r>
          <w:rPr>
            <w:rFonts w:ascii="標楷體" w:hAnsi="標楷體" w:hint="eastAsia"/>
            <w:b/>
            <w:bCs/>
            <w:i/>
            <w:iCs/>
            <w:color w:val="000000" w:themeColor="text1"/>
            <w:sz w:val="24"/>
            <w:szCs w:val="24"/>
          </w:rPr>
          <w:delText>Response之X_RETURN_STATUS欄位說明</w:delText>
        </w:r>
      </w:del>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75952688" w14:textId="77777777" w:rsidTr="001B18C9">
        <w:trPr>
          <w:cantSplit/>
          <w:trHeight w:val="271"/>
          <w:tblHeader/>
          <w:del w:id="994" w:author="簡琦欣" w:date="2023-03-23T16:03:00Z"/>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2847AFF7" w14:textId="77777777" w:rsidR="001B18C9" w:rsidRDefault="001B18C9">
            <w:pPr>
              <w:pStyle w:val="TableText"/>
              <w:spacing w:line="256" w:lineRule="auto"/>
              <w:jc w:val="center"/>
              <w:rPr>
                <w:del w:id="995" w:author="簡琦欣" w:date="2023-03-23T16:03:00Z"/>
                <w:b/>
                <w:sz w:val="17"/>
                <w:szCs w:val="17"/>
              </w:rPr>
            </w:pPr>
            <w:del w:id="996" w:author="簡琦欣" w:date="2023-03-23T16:03:00Z">
              <w:r>
                <w:rPr>
                  <w:rFonts w:hint="eastAsia"/>
                  <w:b/>
                  <w:sz w:val="17"/>
                  <w:szCs w:val="17"/>
                  <w:lang w:eastAsia="zh-TW"/>
                </w:rPr>
                <w:delText>#</w:delText>
              </w:r>
            </w:del>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61364E8D" w14:textId="77777777" w:rsidR="001B18C9" w:rsidRDefault="001B18C9">
            <w:pPr>
              <w:pStyle w:val="TableText"/>
              <w:spacing w:line="256" w:lineRule="auto"/>
              <w:jc w:val="center"/>
              <w:rPr>
                <w:del w:id="997" w:author="簡琦欣" w:date="2023-03-23T16:03:00Z"/>
                <w:b/>
                <w:sz w:val="17"/>
                <w:szCs w:val="17"/>
              </w:rPr>
            </w:pPr>
            <w:del w:id="998" w:author="簡琦欣" w:date="2023-03-23T16:03:00Z">
              <w:r>
                <w:rPr>
                  <w:rFonts w:hint="eastAsia"/>
                  <w:b/>
                  <w:sz w:val="17"/>
                  <w:szCs w:val="17"/>
                  <w:lang w:eastAsia="zh-TW"/>
                </w:rPr>
                <w:delText>參數</w:delText>
              </w:r>
            </w:del>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7B705D6C" w14:textId="77777777" w:rsidR="001B18C9" w:rsidRDefault="001B18C9">
            <w:pPr>
              <w:pStyle w:val="TableText"/>
              <w:spacing w:line="256" w:lineRule="auto"/>
              <w:jc w:val="center"/>
              <w:rPr>
                <w:del w:id="999" w:author="簡琦欣" w:date="2023-03-23T16:03:00Z"/>
                <w:b/>
                <w:sz w:val="17"/>
                <w:szCs w:val="17"/>
              </w:rPr>
            </w:pPr>
            <w:del w:id="1000" w:author="簡琦欣" w:date="2023-03-23T16:03:00Z">
              <w:r>
                <w:rPr>
                  <w:rFonts w:hint="eastAsia"/>
                  <w:b/>
                  <w:sz w:val="17"/>
                  <w:szCs w:val="17"/>
                  <w:lang w:eastAsia="zh-TW"/>
                </w:rPr>
                <w:delText>類型</w:delText>
              </w:r>
            </w:del>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20BCEF26" w14:textId="77777777" w:rsidR="001B18C9" w:rsidRDefault="001B18C9">
            <w:pPr>
              <w:pStyle w:val="TableText"/>
              <w:spacing w:line="256" w:lineRule="auto"/>
              <w:jc w:val="center"/>
              <w:rPr>
                <w:del w:id="1001" w:author="簡琦欣" w:date="2023-03-23T16:03:00Z"/>
                <w:b/>
                <w:sz w:val="17"/>
                <w:szCs w:val="17"/>
              </w:rPr>
            </w:pPr>
            <w:del w:id="1002" w:author="簡琦欣" w:date="2023-03-23T16:03:00Z">
              <w:r>
                <w:rPr>
                  <w:rFonts w:hint="eastAsia"/>
                  <w:b/>
                  <w:sz w:val="17"/>
                  <w:szCs w:val="17"/>
                  <w:lang w:eastAsia="zh-TW"/>
                </w:rPr>
                <w:delText>必輸</w:delText>
              </w:r>
            </w:del>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0B2F4279" w14:textId="77777777" w:rsidR="001B18C9" w:rsidRDefault="001B18C9">
            <w:pPr>
              <w:pStyle w:val="TableText"/>
              <w:spacing w:line="256" w:lineRule="auto"/>
              <w:jc w:val="center"/>
              <w:rPr>
                <w:del w:id="1003" w:author="簡琦欣" w:date="2023-03-23T16:03:00Z"/>
                <w:b/>
                <w:sz w:val="17"/>
                <w:szCs w:val="17"/>
              </w:rPr>
            </w:pPr>
            <w:del w:id="1004" w:author="簡琦欣" w:date="2023-03-23T16:03:00Z">
              <w:r>
                <w:rPr>
                  <w:rFonts w:hint="eastAsia"/>
                  <w:b/>
                  <w:sz w:val="17"/>
                  <w:szCs w:val="17"/>
                  <w:lang w:eastAsia="zh-TW"/>
                </w:rPr>
                <w:delText>In/Out</w:delText>
              </w:r>
            </w:del>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2F15E23E" w14:textId="77777777" w:rsidR="001B18C9" w:rsidRDefault="001B18C9">
            <w:pPr>
              <w:pStyle w:val="TableText"/>
              <w:spacing w:line="256" w:lineRule="auto"/>
              <w:jc w:val="center"/>
              <w:rPr>
                <w:del w:id="1005" w:author="簡琦欣" w:date="2023-03-23T16:03:00Z"/>
                <w:b/>
                <w:sz w:val="17"/>
                <w:szCs w:val="17"/>
              </w:rPr>
            </w:pPr>
            <w:del w:id="1006" w:author="簡琦欣" w:date="2023-03-23T16:03:00Z">
              <w:r>
                <w:rPr>
                  <w:rFonts w:hint="eastAsia"/>
                  <w:b/>
                  <w:sz w:val="17"/>
                  <w:szCs w:val="17"/>
                  <w:lang w:eastAsia="zh-TW"/>
                </w:rPr>
                <w:delText>說明</w:delText>
              </w:r>
            </w:del>
          </w:p>
        </w:tc>
      </w:tr>
      <w:tr w:rsidR="001B18C9" w14:paraId="6A1507DB" w14:textId="77777777" w:rsidTr="001B18C9">
        <w:trPr>
          <w:cantSplit/>
          <w:trHeight w:val="55"/>
          <w:tblHeader/>
          <w:del w:id="1007" w:author="簡琦欣" w:date="2023-03-23T16:03:00Z"/>
        </w:trPr>
        <w:tc>
          <w:tcPr>
            <w:tcW w:w="630" w:type="dxa"/>
            <w:tcBorders>
              <w:top w:val="single" w:sz="12" w:space="0" w:color="auto"/>
              <w:left w:val="nil"/>
              <w:bottom w:val="single" w:sz="6" w:space="0" w:color="auto"/>
              <w:right w:val="nil"/>
            </w:tcBorders>
            <w:shd w:val="pct50" w:color="auto" w:fill="auto"/>
          </w:tcPr>
          <w:p w14:paraId="75F43094" w14:textId="77777777" w:rsidR="001B18C9" w:rsidRDefault="001B18C9">
            <w:pPr>
              <w:pStyle w:val="TableText"/>
              <w:spacing w:line="256" w:lineRule="auto"/>
              <w:jc w:val="center"/>
              <w:rPr>
                <w:del w:id="1008" w:author="簡琦欣" w:date="2023-03-23T16:03:00Z"/>
                <w:b/>
                <w:sz w:val="2"/>
                <w:szCs w:val="2"/>
              </w:rPr>
            </w:pPr>
          </w:p>
        </w:tc>
        <w:tc>
          <w:tcPr>
            <w:tcW w:w="2064" w:type="dxa"/>
            <w:tcBorders>
              <w:top w:val="single" w:sz="12" w:space="0" w:color="auto"/>
              <w:left w:val="nil"/>
              <w:bottom w:val="single" w:sz="6" w:space="0" w:color="auto"/>
              <w:right w:val="nil"/>
            </w:tcBorders>
            <w:shd w:val="pct50" w:color="auto" w:fill="auto"/>
          </w:tcPr>
          <w:p w14:paraId="33F8A3AA" w14:textId="77777777" w:rsidR="001B18C9" w:rsidRDefault="001B18C9">
            <w:pPr>
              <w:pStyle w:val="TableText"/>
              <w:spacing w:line="256" w:lineRule="auto"/>
              <w:jc w:val="center"/>
              <w:rPr>
                <w:del w:id="1009" w:author="簡琦欣" w:date="2023-03-23T16:03:00Z"/>
                <w:b/>
                <w:sz w:val="2"/>
                <w:szCs w:val="2"/>
              </w:rPr>
            </w:pPr>
          </w:p>
        </w:tc>
        <w:tc>
          <w:tcPr>
            <w:tcW w:w="1356" w:type="dxa"/>
            <w:tcBorders>
              <w:top w:val="single" w:sz="12" w:space="0" w:color="auto"/>
              <w:left w:val="nil"/>
              <w:bottom w:val="single" w:sz="6" w:space="0" w:color="auto"/>
              <w:right w:val="nil"/>
            </w:tcBorders>
            <w:shd w:val="pct50" w:color="auto" w:fill="auto"/>
          </w:tcPr>
          <w:p w14:paraId="64AB7B03" w14:textId="77777777" w:rsidR="001B18C9" w:rsidRDefault="001B18C9">
            <w:pPr>
              <w:pStyle w:val="TableText"/>
              <w:spacing w:line="256" w:lineRule="auto"/>
              <w:jc w:val="center"/>
              <w:rPr>
                <w:del w:id="1010" w:author="簡琦欣" w:date="2023-03-23T16:03:00Z"/>
                <w:b/>
                <w:sz w:val="2"/>
                <w:szCs w:val="2"/>
              </w:rPr>
            </w:pPr>
          </w:p>
        </w:tc>
        <w:tc>
          <w:tcPr>
            <w:tcW w:w="630" w:type="dxa"/>
            <w:tcBorders>
              <w:top w:val="single" w:sz="12" w:space="0" w:color="auto"/>
              <w:left w:val="nil"/>
              <w:bottom w:val="single" w:sz="6" w:space="0" w:color="auto"/>
              <w:right w:val="nil"/>
            </w:tcBorders>
            <w:shd w:val="pct50" w:color="auto" w:fill="auto"/>
          </w:tcPr>
          <w:p w14:paraId="219AFC28" w14:textId="77777777" w:rsidR="001B18C9" w:rsidRDefault="001B18C9">
            <w:pPr>
              <w:pStyle w:val="TableText"/>
              <w:spacing w:line="256" w:lineRule="auto"/>
              <w:jc w:val="center"/>
              <w:rPr>
                <w:del w:id="1011" w:author="簡琦欣" w:date="2023-03-23T16:03:00Z"/>
                <w:b/>
                <w:sz w:val="2"/>
                <w:szCs w:val="2"/>
              </w:rPr>
            </w:pPr>
          </w:p>
        </w:tc>
        <w:tc>
          <w:tcPr>
            <w:tcW w:w="810" w:type="dxa"/>
            <w:tcBorders>
              <w:top w:val="single" w:sz="12" w:space="0" w:color="auto"/>
              <w:left w:val="nil"/>
              <w:bottom w:val="single" w:sz="6" w:space="0" w:color="auto"/>
              <w:right w:val="nil"/>
            </w:tcBorders>
            <w:shd w:val="pct50" w:color="auto" w:fill="auto"/>
          </w:tcPr>
          <w:p w14:paraId="51C84ABE" w14:textId="77777777" w:rsidR="001B18C9" w:rsidRDefault="001B18C9">
            <w:pPr>
              <w:pStyle w:val="TableText"/>
              <w:spacing w:line="256" w:lineRule="auto"/>
              <w:jc w:val="center"/>
              <w:rPr>
                <w:del w:id="1012" w:author="簡琦欣" w:date="2023-03-23T16:03:00Z"/>
                <w:b/>
                <w:sz w:val="2"/>
                <w:szCs w:val="2"/>
              </w:rPr>
            </w:pPr>
          </w:p>
        </w:tc>
        <w:tc>
          <w:tcPr>
            <w:tcW w:w="4310" w:type="dxa"/>
            <w:tcBorders>
              <w:top w:val="single" w:sz="12" w:space="0" w:color="auto"/>
              <w:left w:val="nil"/>
              <w:bottom w:val="single" w:sz="6" w:space="0" w:color="auto"/>
              <w:right w:val="nil"/>
            </w:tcBorders>
            <w:shd w:val="pct50" w:color="auto" w:fill="auto"/>
          </w:tcPr>
          <w:p w14:paraId="0BE84E6B" w14:textId="77777777" w:rsidR="001B18C9" w:rsidRDefault="001B18C9">
            <w:pPr>
              <w:pStyle w:val="TableText"/>
              <w:spacing w:line="256" w:lineRule="auto"/>
              <w:jc w:val="center"/>
              <w:rPr>
                <w:del w:id="1013" w:author="簡琦欣" w:date="2023-03-23T16:03:00Z"/>
                <w:b/>
                <w:sz w:val="2"/>
                <w:szCs w:val="2"/>
              </w:rPr>
            </w:pPr>
          </w:p>
        </w:tc>
      </w:tr>
      <w:tr w:rsidR="001B18C9" w14:paraId="3EAC4FA7" w14:textId="77777777" w:rsidTr="001B18C9">
        <w:trPr>
          <w:cantSplit/>
          <w:trHeight w:val="287"/>
          <w:del w:id="1014"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43DB441C" w14:textId="77777777" w:rsidR="001B18C9" w:rsidRDefault="001B18C9">
            <w:pPr>
              <w:pStyle w:val="TableText"/>
              <w:spacing w:line="256" w:lineRule="auto"/>
              <w:rPr>
                <w:del w:id="1015" w:author="簡琦欣" w:date="2023-03-23T16:03:00Z"/>
                <w:sz w:val="17"/>
                <w:szCs w:val="17"/>
              </w:rPr>
            </w:pPr>
            <w:del w:id="1016" w:author="簡琦欣" w:date="2023-03-23T16:03:00Z">
              <w:r>
                <w:rPr>
                  <w:rFonts w:hint="eastAsia"/>
                  <w:sz w:val="17"/>
                  <w:szCs w:val="17"/>
                </w:rPr>
                <w:delText>3</w:delText>
              </w:r>
            </w:del>
          </w:p>
        </w:tc>
        <w:tc>
          <w:tcPr>
            <w:tcW w:w="2064" w:type="dxa"/>
            <w:tcBorders>
              <w:top w:val="single" w:sz="6" w:space="0" w:color="auto"/>
              <w:left w:val="single" w:sz="6" w:space="0" w:color="auto"/>
              <w:bottom w:val="single" w:sz="12" w:space="0" w:color="auto"/>
              <w:right w:val="single" w:sz="6" w:space="0" w:color="auto"/>
            </w:tcBorders>
            <w:hideMark/>
          </w:tcPr>
          <w:p w14:paraId="4DD0C10F" w14:textId="77777777" w:rsidR="001B18C9" w:rsidRDefault="001B18C9">
            <w:pPr>
              <w:pStyle w:val="TableText"/>
              <w:spacing w:line="256" w:lineRule="auto"/>
              <w:rPr>
                <w:del w:id="1017" w:author="簡琦欣" w:date="2023-03-23T16:03:00Z"/>
                <w:sz w:val="17"/>
                <w:szCs w:val="17"/>
              </w:rPr>
            </w:pPr>
            <w:del w:id="1018" w:author="簡琦欣" w:date="2023-03-23T16:03:00Z">
              <w:r>
                <w:rPr>
                  <w:rFonts w:hint="eastAsia"/>
                  <w:sz w:val="17"/>
                  <w:szCs w:val="17"/>
                  <w:lang w:eastAsia="zh-TW"/>
                </w:rPr>
                <w:delText>X_RETURN_STATUS</w:delText>
              </w:r>
            </w:del>
          </w:p>
        </w:tc>
        <w:tc>
          <w:tcPr>
            <w:tcW w:w="1356" w:type="dxa"/>
            <w:tcBorders>
              <w:top w:val="single" w:sz="6" w:space="0" w:color="auto"/>
              <w:left w:val="single" w:sz="6" w:space="0" w:color="auto"/>
              <w:bottom w:val="single" w:sz="12" w:space="0" w:color="auto"/>
              <w:right w:val="single" w:sz="6" w:space="0" w:color="auto"/>
            </w:tcBorders>
            <w:hideMark/>
          </w:tcPr>
          <w:p w14:paraId="5C8B42F3" w14:textId="77777777" w:rsidR="001B18C9" w:rsidRDefault="001B18C9">
            <w:pPr>
              <w:pStyle w:val="TableText"/>
              <w:spacing w:line="256" w:lineRule="auto"/>
              <w:rPr>
                <w:del w:id="1019" w:author="簡琦欣" w:date="2023-03-23T16:03:00Z"/>
                <w:sz w:val="17"/>
                <w:szCs w:val="17"/>
              </w:rPr>
            </w:pPr>
            <w:del w:id="1020" w:author="簡琦欣" w:date="2023-03-23T16:03:00Z">
              <w:r>
                <w:rPr>
                  <w:rFonts w:hint="eastAsia"/>
                  <w:sz w:val="17"/>
                  <w:szCs w:val="17"/>
                  <w:lang w:eastAsia="zh-TW"/>
                </w:rPr>
                <w:delText>Varchar2(1)</w:delText>
              </w:r>
            </w:del>
          </w:p>
        </w:tc>
        <w:tc>
          <w:tcPr>
            <w:tcW w:w="630" w:type="dxa"/>
            <w:tcBorders>
              <w:top w:val="single" w:sz="6" w:space="0" w:color="auto"/>
              <w:left w:val="single" w:sz="6" w:space="0" w:color="auto"/>
              <w:bottom w:val="single" w:sz="12" w:space="0" w:color="auto"/>
              <w:right w:val="single" w:sz="6" w:space="0" w:color="auto"/>
            </w:tcBorders>
          </w:tcPr>
          <w:p w14:paraId="659450B2" w14:textId="77777777" w:rsidR="001B18C9" w:rsidRDefault="001B18C9">
            <w:pPr>
              <w:pStyle w:val="TableText"/>
              <w:spacing w:line="256" w:lineRule="auto"/>
              <w:rPr>
                <w:del w:id="1021"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05E8B680" w14:textId="77777777" w:rsidR="001B18C9" w:rsidRDefault="001B18C9">
            <w:pPr>
              <w:pStyle w:val="TableText"/>
              <w:spacing w:line="256" w:lineRule="auto"/>
              <w:rPr>
                <w:del w:id="1022" w:author="簡琦欣" w:date="2023-03-23T16:03:00Z"/>
                <w:sz w:val="17"/>
                <w:szCs w:val="17"/>
                <w:lang w:eastAsia="zh-TW"/>
              </w:rPr>
            </w:pPr>
            <w:del w:id="1023"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12" w:space="0" w:color="auto"/>
              <w:right w:val="single" w:sz="12" w:space="0" w:color="auto"/>
            </w:tcBorders>
            <w:hideMark/>
          </w:tcPr>
          <w:p w14:paraId="4BAE0D50" w14:textId="77777777" w:rsidR="001B18C9" w:rsidRDefault="001B18C9">
            <w:pPr>
              <w:pStyle w:val="TableText"/>
              <w:spacing w:line="256" w:lineRule="auto"/>
              <w:rPr>
                <w:del w:id="1024" w:author="簡琦欣" w:date="2023-03-23T16:03:00Z"/>
                <w:sz w:val="17"/>
                <w:szCs w:val="17"/>
                <w:lang w:eastAsia="zh-TW"/>
              </w:rPr>
            </w:pPr>
            <w:del w:id="1025" w:author="簡琦欣" w:date="2023-03-23T16:03:00Z">
              <w:r>
                <w:rPr>
                  <w:rFonts w:hint="eastAsia"/>
                  <w:sz w:val="17"/>
                  <w:szCs w:val="17"/>
                  <w:lang w:eastAsia="zh-TW"/>
                </w:rPr>
                <w:delText>返回此ETL批號的處理狀態。</w:delText>
              </w:r>
            </w:del>
          </w:p>
          <w:p w14:paraId="6F419478" w14:textId="77777777" w:rsidR="001B18C9" w:rsidRDefault="001B18C9">
            <w:pPr>
              <w:pStyle w:val="TableText"/>
              <w:spacing w:line="256" w:lineRule="auto"/>
              <w:rPr>
                <w:del w:id="1026" w:author="簡琦欣" w:date="2023-03-23T16:03:00Z"/>
                <w:sz w:val="17"/>
                <w:szCs w:val="17"/>
                <w:lang w:eastAsia="zh-TW"/>
              </w:rPr>
            </w:pPr>
            <w:del w:id="1027" w:author="簡琦欣" w:date="2023-03-23T16:03:00Z">
              <w:r>
                <w:rPr>
                  <w:rFonts w:hint="eastAsia"/>
                  <w:sz w:val="17"/>
                  <w:szCs w:val="17"/>
                  <w:lang w:eastAsia="zh-TW"/>
                </w:rPr>
                <w:delText>S代表處理成功，該批號資料將寫入會計資訊系統。</w:delText>
              </w:r>
            </w:del>
          </w:p>
          <w:p w14:paraId="41E9BAB3" w14:textId="77777777" w:rsidR="001B18C9" w:rsidRDefault="001B18C9">
            <w:pPr>
              <w:pStyle w:val="TableText"/>
              <w:spacing w:line="256" w:lineRule="auto"/>
              <w:rPr>
                <w:del w:id="1028" w:author="簡琦欣" w:date="2023-03-23T16:03:00Z"/>
                <w:sz w:val="17"/>
                <w:szCs w:val="17"/>
                <w:lang w:eastAsia="zh-TW"/>
              </w:rPr>
            </w:pPr>
            <w:del w:id="1029" w:author="簡琦欣" w:date="2023-03-23T16:03:00Z">
              <w:r>
                <w:rPr>
                  <w:rFonts w:hint="eastAsia"/>
                  <w:sz w:val="17"/>
                  <w:szCs w:val="17"/>
                  <w:lang w:eastAsia="zh-TW"/>
                </w:rPr>
                <w:delText>E代表處理失敗，該批號資料不會寫入會計資訊系統。若為E會回傳另一個錯誤明細檔。</w:delText>
              </w:r>
            </w:del>
          </w:p>
        </w:tc>
      </w:tr>
    </w:tbl>
    <w:p w14:paraId="73787F59" w14:textId="77777777" w:rsidR="001B18C9" w:rsidRDefault="001B18C9" w:rsidP="001B18C9">
      <w:pPr>
        <w:pStyle w:val="40"/>
        <w:keepNext/>
        <w:keepLines/>
        <w:widowControl/>
        <w:numPr>
          <w:ilvl w:val="0"/>
          <w:numId w:val="46"/>
        </w:numPr>
        <w:snapToGrid/>
        <w:spacing w:before="40"/>
        <w:rPr>
          <w:del w:id="1030" w:author="簡琦欣" w:date="2023-03-23T16:03:00Z"/>
          <w:rFonts w:ascii="標楷體" w:hAnsi="標楷體" w:cstheme="majorBidi"/>
          <w:b/>
          <w:bCs/>
          <w:color w:val="000000" w:themeColor="text1"/>
          <w:sz w:val="24"/>
          <w:szCs w:val="24"/>
          <w:lang w:eastAsia="zh-CN"/>
        </w:rPr>
      </w:pPr>
      <w:del w:id="1031" w:author="簡琦欣" w:date="2023-03-23T16:03:00Z">
        <w:r>
          <w:rPr>
            <w:rFonts w:ascii="標楷體" w:hAnsi="標楷體" w:hint="eastAsia"/>
            <w:b/>
            <w:bCs/>
            <w:i/>
            <w:iCs/>
            <w:color w:val="000000" w:themeColor="text1"/>
            <w:sz w:val="24"/>
            <w:szCs w:val="24"/>
          </w:rPr>
          <w:delText>Response之X_ERROR_DETAILS_TBL欄位說明</w:delText>
        </w:r>
      </w:del>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0AE7CB2F" w14:textId="77777777" w:rsidTr="001B18C9">
        <w:trPr>
          <w:cantSplit/>
          <w:trHeight w:val="271"/>
          <w:tblHeader/>
          <w:del w:id="1032" w:author="簡琦欣" w:date="2023-03-23T16:03:00Z"/>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70BA76AF" w14:textId="77777777" w:rsidR="001B18C9" w:rsidRDefault="001B18C9">
            <w:pPr>
              <w:pStyle w:val="TableText"/>
              <w:spacing w:line="256" w:lineRule="auto"/>
              <w:jc w:val="center"/>
              <w:rPr>
                <w:del w:id="1033" w:author="簡琦欣" w:date="2023-03-23T16:03:00Z"/>
                <w:b/>
                <w:sz w:val="17"/>
                <w:szCs w:val="17"/>
              </w:rPr>
            </w:pPr>
            <w:bookmarkStart w:id="1034" w:name="_Hlk67077411"/>
            <w:del w:id="1035" w:author="簡琦欣" w:date="2023-03-23T16:03:00Z">
              <w:r>
                <w:rPr>
                  <w:rFonts w:hint="eastAsia"/>
                  <w:b/>
                  <w:sz w:val="17"/>
                  <w:szCs w:val="17"/>
                  <w:lang w:eastAsia="zh-TW"/>
                </w:rPr>
                <w:delText>#</w:delText>
              </w:r>
            </w:del>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3C68136E" w14:textId="77777777" w:rsidR="001B18C9" w:rsidRDefault="001B18C9">
            <w:pPr>
              <w:pStyle w:val="TableText"/>
              <w:spacing w:line="256" w:lineRule="auto"/>
              <w:jc w:val="center"/>
              <w:rPr>
                <w:del w:id="1036" w:author="簡琦欣" w:date="2023-03-23T16:03:00Z"/>
                <w:b/>
                <w:sz w:val="17"/>
                <w:szCs w:val="17"/>
              </w:rPr>
            </w:pPr>
            <w:del w:id="1037" w:author="簡琦欣" w:date="2023-03-23T16:03:00Z">
              <w:r>
                <w:rPr>
                  <w:rFonts w:hint="eastAsia"/>
                  <w:b/>
                  <w:sz w:val="17"/>
                  <w:szCs w:val="17"/>
                  <w:lang w:eastAsia="zh-TW"/>
                </w:rPr>
                <w:delText>參數</w:delText>
              </w:r>
            </w:del>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7FBE4689" w14:textId="77777777" w:rsidR="001B18C9" w:rsidRDefault="001B18C9">
            <w:pPr>
              <w:pStyle w:val="TableText"/>
              <w:spacing w:line="256" w:lineRule="auto"/>
              <w:jc w:val="center"/>
              <w:rPr>
                <w:del w:id="1038" w:author="簡琦欣" w:date="2023-03-23T16:03:00Z"/>
                <w:b/>
                <w:sz w:val="17"/>
                <w:szCs w:val="17"/>
              </w:rPr>
            </w:pPr>
            <w:del w:id="1039" w:author="簡琦欣" w:date="2023-03-23T16:03:00Z">
              <w:r>
                <w:rPr>
                  <w:rFonts w:hint="eastAsia"/>
                  <w:b/>
                  <w:sz w:val="17"/>
                  <w:szCs w:val="17"/>
                  <w:lang w:eastAsia="zh-TW"/>
                </w:rPr>
                <w:delText>類型</w:delText>
              </w:r>
            </w:del>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41A50555" w14:textId="77777777" w:rsidR="001B18C9" w:rsidRDefault="001B18C9">
            <w:pPr>
              <w:pStyle w:val="TableText"/>
              <w:spacing w:line="256" w:lineRule="auto"/>
              <w:jc w:val="center"/>
              <w:rPr>
                <w:del w:id="1040" w:author="簡琦欣" w:date="2023-03-23T16:03:00Z"/>
                <w:b/>
                <w:sz w:val="17"/>
                <w:szCs w:val="17"/>
              </w:rPr>
            </w:pPr>
            <w:del w:id="1041" w:author="簡琦欣" w:date="2023-03-23T16:03:00Z">
              <w:r>
                <w:rPr>
                  <w:rFonts w:hint="eastAsia"/>
                  <w:b/>
                  <w:sz w:val="17"/>
                  <w:szCs w:val="17"/>
                  <w:lang w:eastAsia="zh-TW"/>
                </w:rPr>
                <w:delText>必輸</w:delText>
              </w:r>
            </w:del>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72CA689D" w14:textId="77777777" w:rsidR="001B18C9" w:rsidRDefault="001B18C9">
            <w:pPr>
              <w:pStyle w:val="TableText"/>
              <w:spacing w:line="256" w:lineRule="auto"/>
              <w:jc w:val="center"/>
              <w:rPr>
                <w:del w:id="1042" w:author="簡琦欣" w:date="2023-03-23T16:03:00Z"/>
                <w:b/>
                <w:sz w:val="17"/>
                <w:szCs w:val="17"/>
              </w:rPr>
            </w:pPr>
            <w:del w:id="1043" w:author="簡琦欣" w:date="2023-03-23T16:03:00Z">
              <w:r>
                <w:rPr>
                  <w:rFonts w:hint="eastAsia"/>
                  <w:b/>
                  <w:sz w:val="17"/>
                  <w:szCs w:val="17"/>
                  <w:lang w:eastAsia="zh-TW"/>
                </w:rPr>
                <w:delText>In/Out</w:delText>
              </w:r>
            </w:del>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5A1C4DF6" w14:textId="77777777" w:rsidR="001B18C9" w:rsidRDefault="001B18C9">
            <w:pPr>
              <w:pStyle w:val="TableText"/>
              <w:spacing w:line="256" w:lineRule="auto"/>
              <w:jc w:val="center"/>
              <w:rPr>
                <w:del w:id="1044" w:author="簡琦欣" w:date="2023-03-23T16:03:00Z"/>
                <w:b/>
                <w:sz w:val="17"/>
                <w:szCs w:val="17"/>
              </w:rPr>
            </w:pPr>
            <w:del w:id="1045" w:author="簡琦欣" w:date="2023-03-23T16:03:00Z">
              <w:r>
                <w:rPr>
                  <w:rFonts w:hint="eastAsia"/>
                  <w:b/>
                  <w:sz w:val="17"/>
                  <w:szCs w:val="17"/>
                  <w:lang w:eastAsia="zh-TW"/>
                </w:rPr>
                <w:delText>說明</w:delText>
              </w:r>
            </w:del>
          </w:p>
        </w:tc>
      </w:tr>
      <w:tr w:rsidR="001B18C9" w14:paraId="6A7E0070" w14:textId="77777777" w:rsidTr="001B18C9">
        <w:trPr>
          <w:cantSplit/>
          <w:trHeight w:val="55"/>
          <w:tblHeader/>
          <w:del w:id="1046" w:author="簡琦欣" w:date="2023-03-23T16:03:00Z"/>
        </w:trPr>
        <w:tc>
          <w:tcPr>
            <w:tcW w:w="630" w:type="dxa"/>
            <w:tcBorders>
              <w:top w:val="single" w:sz="12" w:space="0" w:color="auto"/>
              <w:left w:val="nil"/>
              <w:bottom w:val="single" w:sz="6" w:space="0" w:color="auto"/>
              <w:right w:val="nil"/>
            </w:tcBorders>
            <w:shd w:val="pct50" w:color="auto" w:fill="auto"/>
          </w:tcPr>
          <w:p w14:paraId="796A845E" w14:textId="77777777" w:rsidR="001B18C9" w:rsidRDefault="001B18C9">
            <w:pPr>
              <w:pStyle w:val="TableText"/>
              <w:spacing w:line="256" w:lineRule="auto"/>
              <w:jc w:val="center"/>
              <w:rPr>
                <w:del w:id="1047" w:author="簡琦欣" w:date="2023-03-23T16:03:00Z"/>
                <w:b/>
                <w:sz w:val="2"/>
                <w:szCs w:val="2"/>
              </w:rPr>
            </w:pPr>
          </w:p>
        </w:tc>
        <w:tc>
          <w:tcPr>
            <w:tcW w:w="2064" w:type="dxa"/>
            <w:tcBorders>
              <w:top w:val="single" w:sz="12" w:space="0" w:color="auto"/>
              <w:left w:val="nil"/>
              <w:bottom w:val="single" w:sz="6" w:space="0" w:color="auto"/>
              <w:right w:val="nil"/>
            </w:tcBorders>
            <w:shd w:val="pct50" w:color="auto" w:fill="auto"/>
          </w:tcPr>
          <w:p w14:paraId="0664F021" w14:textId="77777777" w:rsidR="001B18C9" w:rsidRDefault="001B18C9">
            <w:pPr>
              <w:pStyle w:val="TableText"/>
              <w:spacing w:line="256" w:lineRule="auto"/>
              <w:jc w:val="center"/>
              <w:rPr>
                <w:del w:id="1048" w:author="簡琦欣" w:date="2023-03-23T16:03:00Z"/>
                <w:b/>
                <w:sz w:val="2"/>
                <w:szCs w:val="2"/>
              </w:rPr>
            </w:pPr>
          </w:p>
        </w:tc>
        <w:tc>
          <w:tcPr>
            <w:tcW w:w="1356" w:type="dxa"/>
            <w:tcBorders>
              <w:top w:val="single" w:sz="12" w:space="0" w:color="auto"/>
              <w:left w:val="nil"/>
              <w:bottom w:val="single" w:sz="6" w:space="0" w:color="auto"/>
              <w:right w:val="nil"/>
            </w:tcBorders>
            <w:shd w:val="pct50" w:color="auto" w:fill="auto"/>
          </w:tcPr>
          <w:p w14:paraId="695CDDB4" w14:textId="77777777" w:rsidR="001B18C9" w:rsidRDefault="001B18C9">
            <w:pPr>
              <w:pStyle w:val="TableText"/>
              <w:spacing w:line="256" w:lineRule="auto"/>
              <w:jc w:val="center"/>
              <w:rPr>
                <w:del w:id="1049" w:author="簡琦欣" w:date="2023-03-23T16:03:00Z"/>
                <w:b/>
                <w:sz w:val="2"/>
                <w:szCs w:val="2"/>
              </w:rPr>
            </w:pPr>
          </w:p>
        </w:tc>
        <w:tc>
          <w:tcPr>
            <w:tcW w:w="630" w:type="dxa"/>
            <w:tcBorders>
              <w:top w:val="single" w:sz="12" w:space="0" w:color="auto"/>
              <w:left w:val="nil"/>
              <w:bottom w:val="single" w:sz="6" w:space="0" w:color="auto"/>
              <w:right w:val="nil"/>
            </w:tcBorders>
            <w:shd w:val="pct50" w:color="auto" w:fill="auto"/>
          </w:tcPr>
          <w:p w14:paraId="2AB239AE" w14:textId="77777777" w:rsidR="001B18C9" w:rsidRDefault="001B18C9">
            <w:pPr>
              <w:pStyle w:val="TableText"/>
              <w:spacing w:line="256" w:lineRule="auto"/>
              <w:jc w:val="center"/>
              <w:rPr>
                <w:del w:id="1050" w:author="簡琦欣" w:date="2023-03-23T16:03:00Z"/>
                <w:b/>
                <w:sz w:val="2"/>
                <w:szCs w:val="2"/>
              </w:rPr>
            </w:pPr>
          </w:p>
        </w:tc>
        <w:tc>
          <w:tcPr>
            <w:tcW w:w="810" w:type="dxa"/>
            <w:tcBorders>
              <w:top w:val="single" w:sz="12" w:space="0" w:color="auto"/>
              <w:left w:val="nil"/>
              <w:bottom w:val="single" w:sz="6" w:space="0" w:color="auto"/>
              <w:right w:val="nil"/>
            </w:tcBorders>
            <w:shd w:val="pct50" w:color="auto" w:fill="auto"/>
          </w:tcPr>
          <w:p w14:paraId="125B8249" w14:textId="77777777" w:rsidR="001B18C9" w:rsidRDefault="001B18C9">
            <w:pPr>
              <w:pStyle w:val="TableText"/>
              <w:spacing w:line="256" w:lineRule="auto"/>
              <w:jc w:val="center"/>
              <w:rPr>
                <w:del w:id="1051" w:author="簡琦欣" w:date="2023-03-23T16:03:00Z"/>
                <w:b/>
                <w:sz w:val="2"/>
                <w:szCs w:val="2"/>
              </w:rPr>
            </w:pPr>
          </w:p>
        </w:tc>
        <w:tc>
          <w:tcPr>
            <w:tcW w:w="4310" w:type="dxa"/>
            <w:tcBorders>
              <w:top w:val="single" w:sz="12" w:space="0" w:color="auto"/>
              <w:left w:val="nil"/>
              <w:bottom w:val="single" w:sz="6" w:space="0" w:color="auto"/>
              <w:right w:val="nil"/>
            </w:tcBorders>
            <w:shd w:val="pct50" w:color="auto" w:fill="auto"/>
          </w:tcPr>
          <w:p w14:paraId="5BA1D53A" w14:textId="77777777" w:rsidR="001B18C9" w:rsidRDefault="001B18C9">
            <w:pPr>
              <w:pStyle w:val="TableText"/>
              <w:spacing w:line="256" w:lineRule="auto"/>
              <w:jc w:val="center"/>
              <w:rPr>
                <w:del w:id="1052" w:author="簡琦欣" w:date="2023-03-23T16:03:00Z"/>
                <w:b/>
                <w:sz w:val="2"/>
                <w:szCs w:val="2"/>
              </w:rPr>
            </w:pPr>
          </w:p>
        </w:tc>
      </w:tr>
      <w:tr w:rsidR="001B18C9" w14:paraId="3431D900" w14:textId="77777777" w:rsidTr="001B18C9">
        <w:trPr>
          <w:cantSplit/>
          <w:trHeight w:val="287"/>
          <w:del w:id="1053"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EE3B7E1" w14:textId="77777777" w:rsidR="001B18C9" w:rsidRDefault="001B18C9">
            <w:pPr>
              <w:pStyle w:val="TableText"/>
              <w:spacing w:line="256" w:lineRule="auto"/>
              <w:rPr>
                <w:del w:id="1054" w:author="簡琦欣" w:date="2023-03-23T16:03:00Z"/>
                <w:sz w:val="17"/>
                <w:szCs w:val="17"/>
              </w:rPr>
            </w:pPr>
            <w:del w:id="1055" w:author="簡琦欣" w:date="2023-03-23T16:03:00Z">
              <w:r>
                <w:rPr>
                  <w:rFonts w:hint="eastAsia"/>
                  <w:sz w:val="17"/>
                  <w:szCs w:val="17"/>
                </w:rPr>
                <w:delText>4</w:delText>
              </w:r>
            </w:del>
          </w:p>
        </w:tc>
        <w:tc>
          <w:tcPr>
            <w:tcW w:w="2064" w:type="dxa"/>
            <w:tcBorders>
              <w:top w:val="single" w:sz="6" w:space="0" w:color="auto"/>
              <w:left w:val="single" w:sz="6" w:space="0" w:color="auto"/>
              <w:bottom w:val="single" w:sz="6" w:space="0" w:color="auto"/>
              <w:right w:val="single" w:sz="6" w:space="0" w:color="auto"/>
            </w:tcBorders>
            <w:hideMark/>
          </w:tcPr>
          <w:p w14:paraId="011221DC" w14:textId="77777777" w:rsidR="001B18C9" w:rsidRDefault="001B18C9">
            <w:pPr>
              <w:pStyle w:val="TableText"/>
              <w:spacing w:line="256" w:lineRule="auto"/>
              <w:rPr>
                <w:del w:id="1056" w:author="簡琦欣" w:date="2023-03-23T16:03:00Z"/>
                <w:sz w:val="17"/>
                <w:szCs w:val="17"/>
              </w:rPr>
            </w:pPr>
            <w:del w:id="1057" w:author="簡琦欣" w:date="2023-03-23T16:03:00Z">
              <w:r>
                <w:rPr>
                  <w:rFonts w:hint="eastAsia"/>
                  <w:sz w:val="17"/>
                  <w:szCs w:val="17"/>
                  <w:lang w:eastAsia="zh-TW"/>
                </w:rPr>
                <w:delText>X_ERROR_</w:delText>
              </w:r>
              <w:r>
                <w:rPr>
                  <w:rFonts w:hint="eastAsia"/>
                  <w:sz w:val="17"/>
                  <w:szCs w:val="17"/>
                </w:rPr>
                <w:delText>DETAILS_TBL</w:delText>
              </w:r>
            </w:del>
          </w:p>
        </w:tc>
        <w:tc>
          <w:tcPr>
            <w:tcW w:w="1356" w:type="dxa"/>
            <w:tcBorders>
              <w:top w:val="single" w:sz="6" w:space="0" w:color="auto"/>
              <w:left w:val="single" w:sz="6" w:space="0" w:color="auto"/>
              <w:bottom w:val="single" w:sz="6" w:space="0" w:color="auto"/>
              <w:right w:val="single" w:sz="6" w:space="0" w:color="auto"/>
            </w:tcBorders>
            <w:hideMark/>
          </w:tcPr>
          <w:p w14:paraId="2FA9B6C9" w14:textId="77777777" w:rsidR="001B18C9" w:rsidRDefault="001B18C9">
            <w:pPr>
              <w:pStyle w:val="TableText"/>
              <w:spacing w:line="256" w:lineRule="auto"/>
              <w:rPr>
                <w:del w:id="1058" w:author="簡琦欣" w:date="2023-03-23T16:03:00Z"/>
                <w:b/>
                <w:sz w:val="17"/>
                <w:szCs w:val="17"/>
              </w:rPr>
            </w:pPr>
            <w:del w:id="1059" w:author="簡琦欣" w:date="2023-03-23T16:03:00Z">
              <w:r>
                <w:rPr>
                  <w:rFonts w:hint="eastAsia"/>
                  <w:b/>
                  <w:sz w:val="17"/>
                  <w:szCs w:val="17"/>
                  <w:lang w:eastAsia="zh-TW"/>
                </w:rPr>
                <w:delText xml:space="preserve">Table </w:delText>
              </w:r>
            </w:del>
          </w:p>
        </w:tc>
        <w:tc>
          <w:tcPr>
            <w:tcW w:w="630" w:type="dxa"/>
            <w:tcBorders>
              <w:top w:val="single" w:sz="6" w:space="0" w:color="auto"/>
              <w:left w:val="single" w:sz="6" w:space="0" w:color="auto"/>
              <w:bottom w:val="single" w:sz="6" w:space="0" w:color="auto"/>
              <w:right w:val="single" w:sz="6" w:space="0" w:color="auto"/>
            </w:tcBorders>
          </w:tcPr>
          <w:p w14:paraId="1CD609E6" w14:textId="77777777" w:rsidR="001B18C9" w:rsidRDefault="001B18C9">
            <w:pPr>
              <w:pStyle w:val="TableText"/>
              <w:spacing w:line="256" w:lineRule="auto"/>
              <w:rPr>
                <w:del w:id="1060"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5A468978" w14:textId="77777777" w:rsidR="001B18C9" w:rsidRDefault="001B18C9">
            <w:pPr>
              <w:pStyle w:val="TableText"/>
              <w:spacing w:line="256" w:lineRule="auto"/>
              <w:rPr>
                <w:del w:id="1061" w:author="簡琦欣" w:date="2023-03-23T16:03:00Z"/>
                <w:sz w:val="17"/>
                <w:szCs w:val="17"/>
                <w:lang w:eastAsia="zh-TW"/>
              </w:rPr>
            </w:pPr>
            <w:del w:id="1062"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5F1498AC" w14:textId="77777777" w:rsidR="001B18C9" w:rsidRDefault="001B18C9">
            <w:pPr>
              <w:pStyle w:val="TableText"/>
              <w:spacing w:line="256" w:lineRule="auto"/>
              <w:rPr>
                <w:del w:id="1063" w:author="簡琦欣" w:date="2023-03-23T16:03:00Z"/>
                <w:sz w:val="17"/>
                <w:szCs w:val="17"/>
                <w:lang w:eastAsia="zh-TW"/>
              </w:rPr>
            </w:pPr>
            <w:del w:id="1064" w:author="簡琦欣" w:date="2023-03-23T16:03:00Z">
              <w:r>
                <w:rPr>
                  <w:rFonts w:hint="eastAsia"/>
                  <w:sz w:val="17"/>
                  <w:szCs w:val="17"/>
                  <w:lang w:eastAsia="zh-TW"/>
                </w:rPr>
                <w:delText>返回詳細錯誤訊息，僅當失敗時提供。</w:delText>
              </w:r>
            </w:del>
          </w:p>
        </w:tc>
      </w:tr>
      <w:tr w:rsidR="001B18C9" w14:paraId="67885FB2" w14:textId="77777777" w:rsidTr="001B18C9">
        <w:trPr>
          <w:cantSplit/>
          <w:trHeight w:val="287"/>
          <w:del w:id="1065"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75E98A8" w14:textId="77777777" w:rsidR="001B18C9" w:rsidRDefault="001B18C9">
            <w:pPr>
              <w:pStyle w:val="TableText"/>
              <w:spacing w:line="256" w:lineRule="auto"/>
              <w:rPr>
                <w:del w:id="1066" w:author="簡琦欣" w:date="2023-03-23T16:03:00Z"/>
                <w:sz w:val="17"/>
                <w:szCs w:val="17"/>
                <w:lang w:eastAsia="zh-TW"/>
              </w:rPr>
            </w:pPr>
            <w:del w:id="1067" w:author="簡琦欣" w:date="2023-03-23T16:03:00Z">
              <w:r>
                <w:rPr>
                  <w:rFonts w:hint="eastAsia"/>
                  <w:sz w:val="17"/>
                  <w:szCs w:val="17"/>
                </w:rPr>
                <w:delText>4.1</w:delText>
              </w:r>
            </w:del>
          </w:p>
        </w:tc>
        <w:tc>
          <w:tcPr>
            <w:tcW w:w="2064" w:type="dxa"/>
            <w:tcBorders>
              <w:top w:val="single" w:sz="6" w:space="0" w:color="auto"/>
              <w:left w:val="single" w:sz="6" w:space="0" w:color="auto"/>
              <w:bottom w:val="single" w:sz="6" w:space="0" w:color="auto"/>
              <w:right w:val="single" w:sz="6" w:space="0" w:color="auto"/>
            </w:tcBorders>
            <w:hideMark/>
          </w:tcPr>
          <w:p w14:paraId="03136610" w14:textId="77777777" w:rsidR="001B18C9" w:rsidRDefault="001B18C9">
            <w:pPr>
              <w:pStyle w:val="TableText"/>
              <w:spacing w:line="256" w:lineRule="auto"/>
              <w:rPr>
                <w:del w:id="1068" w:author="簡琦欣" w:date="2023-03-23T16:03:00Z"/>
                <w:sz w:val="17"/>
                <w:szCs w:val="17"/>
                <w:lang w:eastAsia="zh-TW"/>
              </w:rPr>
            </w:pPr>
            <w:del w:id="1069"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GROUP_ID</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1A3F1F33" w14:textId="77777777" w:rsidR="001B18C9" w:rsidRDefault="001B18C9">
            <w:pPr>
              <w:pStyle w:val="TableText"/>
              <w:spacing w:line="256" w:lineRule="auto"/>
              <w:rPr>
                <w:del w:id="1070" w:author="簡琦欣" w:date="2023-03-23T16:03:00Z"/>
                <w:sz w:val="17"/>
                <w:szCs w:val="17"/>
                <w:lang w:eastAsia="zh-TW"/>
              </w:rPr>
            </w:pPr>
            <w:del w:id="1071" w:author="簡琦欣" w:date="2023-03-23T16:03:00Z">
              <w:r>
                <w:rPr>
                  <w:rFonts w:hint="eastAsia"/>
                  <w:sz w:val="17"/>
                  <w:szCs w:val="17"/>
                  <w:lang w:eastAsia="zh-TW"/>
                </w:rPr>
                <w:delText>Number</w:delText>
              </w:r>
            </w:del>
          </w:p>
        </w:tc>
        <w:tc>
          <w:tcPr>
            <w:tcW w:w="630" w:type="dxa"/>
            <w:tcBorders>
              <w:top w:val="single" w:sz="6" w:space="0" w:color="auto"/>
              <w:left w:val="single" w:sz="6" w:space="0" w:color="auto"/>
              <w:bottom w:val="single" w:sz="6" w:space="0" w:color="auto"/>
              <w:right w:val="single" w:sz="6" w:space="0" w:color="auto"/>
            </w:tcBorders>
          </w:tcPr>
          <w:p w14:paraId="029CA187" w14:textId="77777777" w:rsidR="001B18C9" w:rsidRDefault="001B18C9">
            <w:pPr>
              <w:pStyle w:val="TableText"/>
              <w:spacing w:line="256" w:lineRule="auto"/>
              <w:rPr>
                <w:del w:id="1072"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4DED72C9" w14:textId="77777777" w:rsidR="001B18C9" w:rsidRDefault="001B18C9">
            <w:pPr>
              <w:pStyle w:val="TableText"/>
              <w:spacing w:line="256" w:lineRule="auto"/>
              <w:rPr>
                <w:del w:id="1073" w:author="簡琦欣" w:date="2023-03-23T16:03:00Z"/>
                <w:sz w:val="17"/>
                <w:szCs w:val="17"/>
                <w:lang w:eastAsia="zh-TW"/>
              </w:rPr>
            </w:pPr>
            <w:del w:id="1074"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29597273" w14:textId="77777777" w:rsidR="001B18C9" w:rsidRDefault="001B18C9">
            <w:pPr>
              <w:pStyle w:val="TableText"/>
              <w:spacing w:line="256" w:lineRule="auto"/>
              <w:rPr>
                <w:del w:id="1075" w:author="簡琦欣" w:date="2023-03-23T16:03:00Z"/>
                <w:sz w:val="17"/>
                <w:szCs w:val="17"/>
                <w:lang w:eastAsia="zh-TW"/>
              </w:rPr>
            </w:pPr>
            <w:del w:id="1076" w:author="簡琦欣" w:date="2023-03-23T16:03:00Z">
              <w:r>
                <w:rPr>
                  <w:rFonts w:hint="eastAsia"/>
                  <w:sz w:val="17"/>
                  <w:szCs w:val="17"/>
                  <w:lang w:eastAsia="zh-TW"/>
                </w:rPr>
                <w:delText>單批批號，批次匯出日期YYYYMMDD+3位流水號</w:delText>
              </w:r>
            </w:del>
          </w:p>
        </w:tc>
      </w:tr>
      <w:tr w:rsidR="001B18C9" w14:paraId="330F7D7F" w14:textId="77777777" w:rsidTr="001B18C9">
        <w:trPr>
          <w:cantSplit/>
          <w:trHeight w:val="287"/>
          <w:del w:id="1077"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5CC1929" w14:textId="77777777" w:rsidR="001B18C9" w:rsidRDefault="001B18C9">
            <w:pPr>
              <w:pStyle w:val="TableText"/>
              <w:spacing w:line="256" w:lineRule="auto"/>
              <w:rPr>
                <w:del w:id="1078" w:author="簡琦欣" w:date="2023-03-23T16:03:00Z"/>
                <w:sz w:val="17"/>
                <w:szCs w:val="17"/>
              </w:rPr>
            </w:pPr>
            <w:del w:id="1079" w:author="簡琦欣" w:date="2023-03-23T16:03:00Z">
              <w:r>
                <w:rPr>
                  <w:rFonts w:hint="eastAsia"/>
                  <w:sz w:val="17"/>
                  <w:szCs w:val="17"/>
                </w:rPr>
                <w:delText>4.2</w:delText>
              </w:r>
            </w:del>
          </w:p>
        </w:tc>
        <w:tc>
          <w:tcPr>
            <w:tcW w:w="2064" w:type="dxa"/>
            <w:tcBorders>
              <w:top w:val="single" w:sz="6" w:space="0" w:color="auto"/>
              <w:left w:val="single" w:sz="6" w:space="0" w:color="auto"/>
              <w:bottom w:val="single" w:sz="6" w:space="0" w:color="auto"/>
              <w:right w:val="single" w:sz="6" w:space="0" w:color="auto"/>
            </w:tcBorders>
            <w:hideMark/>
          </w:tcPr>
          <w:p w14:paraId="31EE3082" w14:textId="77777777" w:rsidR="001B18C9" w:rsidRDefault="001B18C9">
            <w:pPr>
              <w:pStyle w:val="TableText"/>
              <w:spacing w:line="256" w:lineRule="auto"/>
              <w:rPr>
                <w:del w:id="1080" w:author="簡琦欣" w:date="2023-03-23T16:03:00Z"/>
                <w:sz w:val="17"/>
                <w:szCs w:val="17"/>
                <w:lang w:eastAsia="zh-TW"/>
              </w:rPr>
            </w:pPr>
            <w:del w:id="1081" w:author="簡琦欣" w:date="2023-03-23T16:03:00Z">
              <w:r>
                <w:rPr>
                  <w:rFonts w:hint="eastAsia"/>
                  <w:sz w:val="17"/>
                  <w:szCs w:val="17"/>
                  <w:lang w:eastAsia="zh-TW"/>
                </w:rPr>
                <w:delText>└</w:delText>
              </w:r>
              <w:r>
                <w:rPr>
                  <w:rFonts w:hint="eastAsia"/>
                  <w:sz w:val="17"/>
                  <w:szCs w:val="17"/>
                </w:rPr>
                <w:delText xml:space="preserve"> JOURNAL</w:delText>
              </w:r>
              <w:r>
                <w:rPr>
                  <w:rFonts w:hint="eastAsia"/>
                  <w:sz w:val="17"/>
                  <w:szCs w:val="17"/>
                  <w:lang w:eastAsia="zh-TW"/>
                </w:rPr>
                <w:delText>_NAME</w:delText>
              </w:r>
            </w:del>
          </w:p>
        </w:tc>
        <w:tc>
          <w:tcPr>
            <w:tcW w:w="1356" w:type="dxa"/>
            <w:tcBorders>
              <w:top w:val="single" w:sz="6" w:space="0" w:color="auto"/>
              <w:left w:val="single" w:sz="6" w:space="0" w:color="auto"/>
              <w:bottom w:val="single" w:sz="6" w:space="0" w:color="auto"/>
              <w:right w:val="single" w:sz="6" w:space="0" w:color="auto"/>
            </w:tcBorders>
            <w:hideMark/>
          </w:tcPr>
          <w:p w14:paraId="19C7B363" w14:textId="77777777" w:rsidR="001B18C9" w:rsidRDefault="001B18C9">
            <w:pPr>
              <w:pStyle w:val="TableText"/>
              <w:spacing w:line="256" w:lineRule="auto"/>
              <w:rPr>
                <w:del w:id="1082" w:author="簡琦欣" w:date="2023-03-23T16:03:00Z"/>
                <w:sz w:val="17"/>
                <w:szCs w:val="17"/>
                <w:lang w:eastAsia="zh-TW"/>
              </w:rPr>
            </w:pPr>
            <w:del w:id="1083" w:author="簡琦欣" w:date="2023-03-23T16:03:00Z">
              <w:r>
                <w:rPr>
                  <w:rFonts w:hint="eastAsia"/>
                  <w:sz w:val="17"/>
                  <w:szCs w:val="17"/>
                  <w:lang w:eastAsia="zh-TW"/>
                </w:rPr>
                <w:delText>Varchar2(</w:delText>
              </w:r>
              <w:r>
                <w:rPr>
                  <w:rFonts w:hint="eastAsia"/>
                  <w:sz w:val="17"/>
                  <w:szCs w:val="17"/>
                </w:rPr>
                <w:delText>100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1D398D5F" w14:textId="77777777" w:rsidR="001B18C9" w:rsidRDefault="001B18C9">
            <w:pPr>
              <w:pStyle w:val="TableText"/>
              <w:spacing w:line="256" w:lineRule="auto"/>
              <w:rPr>
                <w:del w:id="1084"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43F13606" w14:textId="77777777" w:rsidR="001B18C9" w:rsidRDefault="001B18C9">
            <w:pPr>
              <w:pStyle w:val="TableText"/>
              <w:spacing w:line="256" w:lineRule="auto"/>
              <w:rPr>
                <w:del w:id="1085" w:author="簡琦欣" w:date="2023-03-23T16:03:00Z"/>
                <w:sz w:val="17"/>
                <w:szCs w:val="17"/>
                <w:lang w:eastAsia="zh-TW"/>
              </w:rPr>
            </w:pPr>
            <w:del w:id="1086"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17B26D15" w14:textId="77777777" w:rsidR="001B18C9" w:rsidRDefault="001B18C9">
            <w:pPr>
              <w:pStyle w:val="TableText"/>
              <w:spacing w:line="256" w:lineRule="auto"/>
              <w:rPr>
                <w:del w:id="1087" w:author="簡琦欣" w:date="2023-03-23T16:03:00Z"/>
                <w:sz w:val="17"/>
                <w:szCs w:val="17"/>
                <w:lang w:eastAsia="zh-TW"/>
              </w:rPr>
            </w:pPr>
            <w:del w:id="1088" w:author="簡琦欣" w:date="2023-03-23T16:03:00Z">
              <w:r>
                <w:rPr>
                  <w:rFonts w:hint="eastAsia"/>
                  <w:sz w:val="17"/>
                  <w:szCs w:val="17"/>
                  <w:lang w:eastAsia="zh-TW"/>
                </w:rPr>
                <w:delText>傳票號碼</w:delText>
              </w:r>
            </w:del>
          </w:p>
        </w:tc>
      </w:tr>
      <w:tr w:rsidR="001B18C9" w14:paraId="54CE7F2F" w14:textId="77777777" w:rsidTr="001B18C9">
        <w:trPr>
          <w:cantSplit/>
          <w:trHeight w:val="287"/>
          <w:del w:id="108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44E33D2" w14:textId="77777777" w:rsidR="001B18C9" w:rsidRDefault="001B18C9">
            <w:pPr>
              <w:pStyle w:val="TableText"/>
              <w:spacing w:line="256" w:lineRule="auto"/>
              <w:rPr>
                <w:del w:id="1090" w:author="簡琦欣" w:date="2023-03-23T16:03:00Z"/>
                <w:sz w:val="17"/>
                <w:szCs w:val="17"/>
                <w:lang w:eastAsia="zh-TW"/>
              </w:rPr>
            </w:pPr>
            <w:del w:id="1091" w:author="簡琦欣" w:date="2023-03-23T16:03:00Z">
              <w:r>
                <w:rPr>
                  <w:rFonts w:hint="eastAsia"/>
                  <w:sz w:val="17"/>
                  <w:szCs w:val="17"/>
                </w:rPr>
                <w:delText>4.3</w:delText>
              </w:r>
            </w:del>
          </w:p>
        </w:tc>
        <w:tc>
          <w:tcPr>
            <w:tcW w:w="2064" w:type="dxa"/>
            <w:tcBorders>
              <w:top w:val="single" w:sz="6" w:space="0" w:color="auto"/>
              <w:left w:val="single" w:sz="6" w:space="0" w:color="auto"/>
              <w:bottom w:val="single" w:sz="6" w:space="0" w:color="auto"/>
              <w:right w:val="single" w:sz="6" w:space="0" w:color="auto"/>
            </w:tcBorders>
            <w:hideMark/>
          </w:tcPr>
          <w:p w14:paraId="7726F273" w14:textId="77777777" w:rsidR="001B18C9" w:rsidRDefault="001B18C9">
            <w:pPr>
              <w:pStyle w:val="TableText"/>
              <w:spacing w:line="256" w:lineRule="auto"/>
              <w:rPr>
                <w:del w:id="1092" w:author="簡琦欣" w:date="2023-03-23T16:03:00Z"/>
                <w:sz w:val="17"/>
                <w:szCs w:val="17"/>
                <w:lang w:eastAsia="zh-TW"/>
              </w:rPr>
            </w:pPr>
            <w:del w:id="109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2C302D06" w14:textId="77777777" w:rsidR="001B18C9" w:rsidRDefault="001B18C9">
            <w:pPr>
              <w:pStyle w:val="TableText"/>
              <w:spacing w:line="256" w:lineRule="auto"/>
              <w:rPr>
                <w:del w:id="1094" w:author="簡琦欣" w:date="2023-03-23T16:03:00Z"/>
                <w:sz w:val="17"/>
                <w:szCs w:val="17"/>
                <w:lang w:eastAsia="zh-TW"/>
              </w:rPr>
            </w:pPr>
            <w:del w:id="1095" w:author="簡琦欣" w:date="2023-03-23T16:03: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tcPr>
          <w:p w14:paraId="4F3C13C6" w14:textId="77777777" w:rsidR="001B18C9" w:rsidRDefault="001B18C9">
            <w:pPr>
              <w:pStyle w:val="TableText"/>
              <w:spacing w:line="256" w:lineRule="auto"/>
              <w:rPr>
                <w:del w:id="1096"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4ECF6F8A" w14:textId="77777777" w:rsidR="001B18C9" w:rsidRDefault="001B18C9">
            <w:pPr>
              <w:pStyle w:val="TableText"/>
              <w:spacing w:line="256" w:lineRule="auto"/>
              <w:rPr>
                <w:del w:id="1097" w:author="簡琦欣" w:date="2023-03-23T16:03:00Z"/>
                <w:sz w:val="17"/>
                <w:szCs w:val="17"/>
                <w:lang w:eastAsia="zh-TW"/>
              </w:rPr>
            </w:pPr>
            <w:del w:id="1098"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06F6EE75" w14:textId="77777777" w:rsidR="001B18C9" w:rsidRDefault="001B18C9">
            <w:pPr>
              <w:pStyle w:val="TableText"/>
              <w:spacing w:line="256" w:lineRule="auto"/>
              <w:rPr>
                <w:del w:id="1099" w:author="簡琦欣" w:date="2023-03-23T16:03:00Z"/>
                <w:sz w:val="17"/>
                <w:szCs w:val="17"/>
                <w:lang w:eastAsia="zh-TW"/>
              </w:rPr>
            </w:pPr>
            <w:del w:id="1100" w:author="簡琦欣" w:date="2023-03-23T16:03:00Z">
              <w:r>
                <w:rPr>
                  <w:rFonts w:hint="eastAsia"/>
                  <w:sz w:val="17"/>
                  <w:szCs w:val="17"/>
                  <w:lang w:eastAsia="zh-TW"/>
                </w:rPr>
                <w:delText>序號。</w:delText>
              </w:r>
            </w:del>
          </w:p>
          <w:p w14:paraId="4A26B281" w14:textId="77777777" w:rsidR="001B18C9" w:rsidRDefault="001B18C9">
            <w:pPr>
              <w:pStyle w:val="TableText"/>
              <w:spacing w:line="256" w:lineRule="auto"/>
              <w:rPr>
                <w:del w:id="1101" w:author="簡琦欣" w:date="2023-03-23T16:03:00Z"/>
                <w:sz w:val="17"/>
                <w:szCs w:val="17"/>
                <w:lang w:eastAsia="zh-TW"/>
              </w:rPr>
            </w:pPr>
            <w:del w:id="1102" w:author="簡琦欣" w:date="2023-03-23T16:03:00Z">
              <w:r>
                <w:rPr>
                  <w:rFonts w:hint="eastAsia"/>
                  <w:sz w:val="17"/>
                  <w:szCs w:val="17"/>
                  <w:lang w:eastAsia="zh-TW"/>
                </w:rPr>
                <w:delText>若有值，表示明細層級資訊錯誤；</w:delText>
              </w:r>
            </w:del>
          </w:p>
          <w:p w14:paraId="499ADAF3" w14:textId="77777777" w:rsidR="001B18C9" w:rsidRDefault="001B18C9">
            <w:pPr>
              <w:pStyle w:val="TableText"/>
              <w:spacing w:line="256" w:lineRule="auto"/>
              <w:rPr>
                <w:del w:id="1103" w:author="簡琦欣" w:date="2023-03-23T16:03:00Z"/>
                <w:sz w:val="17"/>
                <w:szCs w:val="17"/>
                <w:lang w:eastAsia="zh-TW"/>
              </w:rPr>
            </w:pPr>
            <w:del w:id="1104" w:author="簡琦欣" w:date="2023-03-23T16:03:00Z">
              <w:r>
                <w:rPr>
                  <w:rFonts w:hint="eastAsia"/>
                  <w:sz w:val="17"/>
                  <w:szCs w:val="17"/>
                  <w:lang w:eastAsia="zh-TW"/>
                </w:rPr>
                <w:delText>若為空表示該張傳票資訊錯誤。</w:delText>
              </w:r>
            </w:del>
          </w:p>
        </w:tc>
      </w:tr>
      <w:tr w:rsidR="001B18C9" w14:paraId="5CBBDB90" w14:textId="77777777" w:rsidTr="001B18C9">
        <w:trPr>
          <w:cantSplit/>
          <w:trHeight w:val="287"/>
          <w:del w:id="1105"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0F1FEED" w14:textId="77777777" w:rsidR="001B18C9" w:rsidRDefault="001B18C9">
            <w:pPr>
              <w:pStyle w:val="TableText"/>
              <w:spacing w:line="256" w:lineRule="auto"/>
              <w:rPr>
                <w:del w:id="1106" w:author="簡琦欣" w:date="2023-03-23T16:03:00Z"/>
                <w:sz w:val="17"/>
                <w:szCs w:val="17"/>
                <w:lang w:eastAsia="zh-TW"/>
              </w:rPr>
            </w:pPr>
            <w:del w:id="1107" w:author="簡琦欣" w:date="2023-03-23T16:03:00Z">
              <w:r>
                <w:rPr>
                  <w:rFonts w:hint="eastAsia"/>
                  <w:sz w:val="17"/>
                  <w:szCs w:val="17"/>
                </w:rPr>
                <w:delText>4.4</w:delText>
              </w:r>
            </w:del>
          </w:p>
        </w:tc>
        <w:tc>
          <w:tcPr>
            <w:tcW w:w="2064" w:type="dxa"/>
            <w:tcBorders>
              <w:top w:val="single" w:sz="6" w:space="0" w:color="auto"/>
              <w:left w:val="single" w:sz="6" w:space="0" w:color="auto"/>
              <w:bottom w:val="single" w:sz="6" w:space="0" w:color="auto"/>
              <w:right w:val="single" w:sz="6" w:space="0" w:color="auto"/>
            </w:tcBorders>
            <w:hideMark/>
          </w:tcPr>
          <w:p w14:paraId="2ECD7D33" w14:textId="77777777" w:rsidR="001B18C9" w:rsidRDefault="001B18C9">
            <w:pPr>
              <w:pStyle w:val="TableText"/>
              <w:spacing w:line="256" w:lineRule="auto"/>
              <w:rPr>
                <w:del w:id="1108" w:author="簡琦欣" w:date="2023-03-23T16:03:00Z"/>
                <w:sz w:val="17"/>
                <w:szCs w:val="17"/>
                <w:lang w:eastAsia="zh-TW"/>
              </w:rPr>
            </w:pPr>
            <w:del w:id="1109" w:author="簡琦欣" w:date="2023-03-23T16:03:00Z">
              <w:r>
                <w:rPr>
                  <w:rFonts w:hint="eastAsia"/>
                  <w:sz w:val="17"/>
                  <w:szCs w:val="17"/>
                  <w:lang w:eastAsia="zh-TW"/>
                </w:rPr>
                <w:delText xml:space="preserve">└ </w:delText>
              </w:r>
              <w:r>
                <w:rPr>
                  <w:rFonts w:hint="eastAsia"/>
                  <w:sz w:val="17"/>
                  <w:szCs w:val="17"/>
                </w:rPr>
                <w:delText>ERROR_CODE</w:delText>
              </w:r>
            </w:del>
          </w:p>
        </w:tc>
        <w:tc>
          <w:tcPr>
            <w:tcW w:w="1356" w:type="dxa"/>
            <w:tcBorders>
              <w:top w:val="single" w:sz="6" w:space="0" w:color="auto"/>
              <w:left w:val="single" w:sz="6" w:space="0" w:color="auto"/>
              <w:bottom w:val="single" w:sz="6" w:space="0" w:color="auto"/>
              <w:right w:val="single" w:sz="6" w:space="0" w:color="auto"/>
            </w:tcBorders>
            <w:hideMark/>
          </w:tcPr>
          <w:p w14:paraId="1C48E2B9" w14:textId="77777777" w:rsidR="001B18C9" w:rsidRDefault="001B18C9">
            <w:pPr>
              <w:pStyle w:val="TableText"/>
              <w:spacing w:line="256" w:lineRule="auto"/>
              <w:rPr>
                <w:del w:id="1110" w:author="簡琦欣" w:date="2023-03-23T16:03:00Z"/>
                <w:sz w:val="17"/>
                <w:szCs w:val="17"/>
                <w:lang w:eastAsia="zh-TW"/>
              </w:rPr>
            </w:pPr>
            <w:del w:id="1111" w:author="簡琦欣" w:date="2023-03-23T16:03:00Z">
              <w:r>
                <w:rPr>
                  <w:rFonts w:hint="eastAsia"/>
                  <w:sz w:val="17"/>
                  <w:szCs w:val="17"/>
                  <w:lang w:eastAsia="zh-TW"/>
                </w:rPr>
                <w:delText>Varchar2(1)</w:delText>
              </w:r>
            </w:del>
          </w:p>
        </w:tc>
        <w:tc>
          <w:tcPr>
            <w:tcW w:w="630" w:type="dxa"/>
            <w:tcBorders>
              <w:top w:val="single" w:sz="6" w:space="0" w:color="auto"/>
              <w:left w:val="single" w:sz="6" w:space="0" w:color="auto"/>
              <w:bottom w:val="single" w:sz="6" w:space="0" w:color="auto"/>
              <w:right w:val="single" w:sz="6" w:space="0" w:color="auto"/>
            </w:tcBorders>
          </w:tcPr>
          <w:p w14:paraId="332E9AD7" w14:textId="77777777" w:rsidR="001B18C9" w:rsidRDefault="001B18C9">
            <w:pPr>
              <w:pStyle w:val="TableText"/>
              <w:spacing w:line="256" w:lineRule="auto"/>
              <w:rPr>
                <w:del w:id="1112"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1DF6F676" w14:textId="77777777" w:rsidR="001B18C9" w:rsidRDefault="001B18C9">
            <w:pPr>
              <w:pStyle w:val="TableText"/>
              <w:spacing w:line="256" w:lineRule="auto"/>
              <w:rPr>
                <w:del w:id="1113" w:author="簡琦欣" w:date="2023-03-23T16:03:00Z"/>
                <w:sz w:val="17"/>
                <w:szCs w:val="17"/>
                <w:lang w:eastAsia="zh-TW"/>
              </w:rPr>
            </w:pPr>
            <w:del w:id="1114"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2659C3DE" w14:textId="77777777" w:rsidR="001B18C9" w:rsidRDefault="001B18C9">
            <w:pPr>
              <w:pStyle w:val="TableText"/>
              <w:spacing w:line="256" w:lineRule="auto"/>
              <w:rPr>
                <w:del w:id="1115" w:author="簡琦欣" w:date="2023-03-23T16:03:00Z"/>
                <w:sz w:val="17"/>
                <w:szCs w:val="17"/>
                <w:lang w:eastAsia="zh-TW"/>
              </w:rPr>
            </w:pPr>
            <w:del w:id="1116" w:author="簡琦欣" w:date="2023-03-23T16:03:00Z">
              <w:r>
                <w:rPr>
                  <w:rFonts w:hint="eastAsia"/>
                  <w:sz w:val="17"/>
                  <w:szCs w:val="17"/>
                  <w:lang w:eastAsia="zh-TW"/>
                </w:rPr>
                <w:delText>返回錯誤代號</w:delText>
              </w:r>
            </w:del>
          </w:p>
        </w:tc>
      </w:tr>
      <w:tr w:rsidR="001B18C9" w14:paraId="4D05CCBF" w14:textId="77777777" w:rsidTr="001B18C9">
        <w:trPr>
          <w:cantSplit/>
          <w:trHeight w:val="287"/>
          <w:del w:id="1117"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2DE2FAD5" w14:textId="77777777" w:rsidR="001B18C9" w:rsidRDefault="001B18C9">
            <w:pPr>
              <w:pStyle w:val="TableText"/>
              <w:spacing w:line="256" w:lineRule="auto"/>
              <w:rPr>
                <w:del w:id="1118" w:author="簡琦欣" w:date="2023-03-23T16:03:00Z"/>
                <w:sz w:val="17"/>
                <w:szCs w:val="17"/>
                <w:lang w:eastAsia="zh-TW"/>
              </w:rPr>
            </w:pPr>
            <w:del w:id="1119" w:author="簡琦欣" w:date="2023-03-23T16:03:00Z">
              <w:r>
                <w:rPr>
                  <w:rFonts w:hint="eastAsia"/>
                  <w:sz w:val="17"/>
                  <w:szCs w:val="17"/>
                </w:rPr>
                <w:delText>4.5</w:delText>
              </w:r>
            </w:del>
          </w:p>
        </w:tc>
        <w:tc>
          <w:tcPr>
            <w:tcW w:w="2064" w:type="dxa"/>
            <w:tcBorders>
              <w:top w:val="single" w:sz="6" w:space="0" w:color="auto"/>
              <w:left w:val="single" w:sz="6" w:space="0" w:color="auto"/>
              <w:bottom w:val="single" w:sz="12" w:space="0" w:color="auto"/>
              <w:right w:val="single" w:sz="6" w:space="0" w:color="auto"/>
            </w:tcBorders>
            <w:hideMark/>
          </w:tcPr>
          <w:p w14:paraId="77BD76D9" w14:textId="77777777" w:rsidR="001B18C9" w:rsidRDefault="001B18C9">
            <w:pPr>
              <w:pStyle w:val="TableText"/>
              <w:spacing w:line="256" w:lineRule="auto"/>
              <w:rPr>
                <w:del w:id="1120" w:author="簡琦欣" w:date="2023-03-23T16:03:00Z"/>
                <w:sz w:val="17"/>
                <w:szCs w:val="17"/>
                <w:lang w:eastAsia="zh-TW"/>
              </w:rPr>
            </w:pPr>
            <w:del w:id="1121" w:author="簡琦欣" w:date="2023-03-23T16:03:00Z">
              <w:r>
                <w:rPr>
                  <w:rFonts w:hint="eastAsia"/>
                  <w:sz w:val="17"/>
                  <w:szCs w:val="17"/>
                  <w:lang w:eastAsia="zh-TW"/>
                </w:rPr>
                <w:delText xml:space="preserve">└ </w:delText>
              </w:r>
              <w:r>
                <w:rPr>
                  <w:rFonts w:hint="eastAsia"/>
                  <w:sz w:val="17"/>
                  <w:szCs w:val="17"/>
                </w:rPr>
                <w:delText>ERROR_MESSAGE</w:delText>
              </w:r>
            </w:del>
          </w:p>
        </w:tc>
        <w:tc>
          <w:tcPr>
            <w:tcW w:w="1356" w:type="dxa"/>
            <w:tcBorders>
              <w:top w:val="single" w:sz="6" w:space="0" w:color="auto"/>
              <w:left w:val="single" w:sz="6" w:space="0" w:color="auto"/>
              <w:bottom w:val="single" w:sz="12" w:space="0" w:color="auto"/>
              <w:right w:val="single" w:sz="6" w:space="0" w:color="auto"/>
            </w:tcBorders>
            <w:hideMark/>
          </w:tcPr>
          <w:p w14:paraId="3A8548E3" w14:textId="77777777" w:rsidR="001B18C9" w:rsidRDefault="001B18C9">
            <w:pPr>
              <w:pStyle w:val="TableText"/>
              <w:spacing w:line="256" w:lineRule="auto"/>
              <w:rPr>
                <w:del w:id="1122" w:author="簡琦欣" w:date="2023-03-23T16:03:00Z"/>
                <w:sz w:val="17"/>
                <w:szCs w:val="17"/>
                <w:lang w:eastAsia="zh-TW"/>
              </w:rPr>
            </w:pPr>
            <w:del w:id="1123" w:author="簡琦欣" w:date="2023-03-23T16:03:00Z">
              <w:r>
                <w:rPr>
                  <w:rFonts w:hint="eastAsia"/>
                  <w:sz w:val="17"/>
                  <w:szCs w:val="17"/>
                  <w:lang w:eastAsia="zh-TW"/>
                </w:rPr>
                <w:delText>Varchar2(2000)</w:delText>
              </w:r>
            </w:del>
          </w:p>
        </w:tc>
        <w:tc>
          <w:tcPr>
            <w:tcW w:w="630" w:type="dxa"/>
            <w:tcBorders>
              <w:top w:val="single" w:sz="6" w:space="0" w:color="auto"/>
              <w:left w:val="single" w:sz="6" w:space="0" w:color="auto"/>
              <w:bottom w:val="single" w:sz="12" w:space="0" w:color="auto"/>
              <w:right w:val="single" w:sz="6" w:space="0" w:color="auto"/>
            </w:tcBorders>
          </w:tcPr>
          <w:p w14:paraId="2649EF3A" w14:textId="77777777" w:rsidR="001B18C9" w:rsidRDefault="001B18C9">
            <w:pPr>
              <w:pStyle w:val="TableText"/>
              <w:spacing w:line="256" w:lineRule="auto"/>
              <w:rPr>
                <w:del w:id="1124" w:author="簡琦欣" w:date="2023-03-23T16:03:00Z"/>
                <w:sz w:val="17"/>
                <w:szCs w:val="17"/>
                <w:lang w:eastAsia="zh-TW"/>
              </w:rPr>
            </w:pPr>
          </w:p>
        </w:tc>
        <w:tc>
          <w:tcPr>
            <w:tcW w:w="810" w:type="dxa"/>
            <w:tcBorders>
              <w:top w:val="single" w:sz="6" w:space="0" w:color="auto"/>
              <w:left w:val="single" w:sz="6" w:space="0" w:color="auto"/>
              <w:bottom w:val="single" w:sz="12" w:space="0" w:color="auto"/>
              <w:right w:val="single" w:sz="6" w:space="0" w:color="auto"/>
            </w:tcBorders>
            <w:hideMark/>
          </w:tcPr>
          <w:p w14:paraId="7D6B57D6" w14:textId="77777777" w:rsidR="001B18C9" w:rsidRDefault="001B18C9">
            <w:pPr>
              <w:pStyle w:val="TableText"/>
              <w:spacing w:line="256" w:lineRule="auto"/>
              <w:rPr>
                <w:del w:id="1125" w:author="簡琦欣" w:date="2023-03-23T16:03:00Z"/>
                <w:sz w:val="17"/>
                <w:szCs w:val="17"/>
                <w:lang w:eastAsia="zh-TW"/>
              </w:rPr>
            </w:pPr>
            <w:del w:id="1126"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12" w:space="0" w:color="auto"/>
              <w:right w:val="single" w:sz="12" w:space="0" w:color="auto"/>
            </w:tcBorders>
            <w:hideMark/>
          </w:tcPr>
          <w:p w14:paraId="1A15AFCB" w14:textId="77777777" w:rsidR="001B18C9" w:rsidRDefault="001B18C9">
            <w:pPr>
              <w:pStyle w:val="TableText"/>
              <w:spacing w:line="256" w:lineRule="auto"/>
              <w:rPr>
                <w:del w:id="1127" w:author="簡琦欣" w:date="2023-03-23T16:03:00Z"/>
                <w:sz w:val="17"/>
                <w:szCs w:val="17"/>
                <w:lang w:eastAsia="zh-TW"/>
              </w:rPr>
            </w:pPr>
            <w:del w:id="1128" w:author="簡琦欣" w:date="2023-03-23T16:03:00Z">
              <w:r>
                <w:rPr>
                  <w:rFonts w:hint="eastAsia"/>
                  <w:sz w:val="17"/>
                  <w:szCs w:val="17"/>
                  <w:lang w:eastAsia="zh-TW"/>
                </w:rPr>
                <w:delText>返回錯誤訊息，僅供參考用。</w:delText>
              </w:r>
            </w:del>
          </w:p>
        </w:tc>
      </w:tr>
      <w:bookmarkEnd w:id="1034"/>
    </w:tbl>
    <w:p w14:paraId="728C9898" w14:textId="77777777" w:rsidR="001B18C9" w:rsidRDefault="001B18C9" w:rsidP="001B18C9">
      <w:pPr>
        <w:pStyle w:val="aff9"/>
        <w:ind w:left="0"/>
        <w:rPr>
          <w:del w:id="1129" w:author="簡琦欣" w:date="2023-03-23T16:03:00Z"/>
          <w:rFonts w:ascii="標楷體" w:eastAsia="標楷體" w:hAnsi="標楷體" w:cstheme="minorBidi"/>
          <w:sz w:val="22"/>
          <w:szCs w:val="22"/>
        </w:rPr>
      </w:pPr>
    </w:p>
    <w:p w14:paraId="16C6FDED" w14:textId="77777777" w:rsidR="001B18C9" w:rsidRDefault="001B18C9" w:rsidP="001B18C9">
      <w:pPr>
        <w:pStyle w:val="aff9"/>
        <w:ind w:left="0"/>
        <w:rPr>
          <w:del w:id="1130" w:author="簡琦欣" w:date="2023-03-23T16:03:00Z"/>
          <w:rFonts w:ascii="標楷體" w:eastAsia="標楷體" w:hAnsi="標楷體"/>
        </w:rPr>
      </w:pPr>
    </w:p>
    <w:p w14:paraId="6B082691" w14:textId="77777777" w:rsidR="001B18C9" w:rsidRDefault="001B18C9" w:rsidP="001B18C9">
      <w:pPr>
        <w:pStyle w:val="aff9"/>
        <w:ind w:left="0"/>
        <w:rPr>
          <w:rFonts w:ascii="標楷體" w:eastAsia="標楷體" w:hAnsi="標楷體"/>
        </w:rPr>
      </w:pPr>
    </w:p>
    <w:p w14:paraId="73929211" w14:textId="6D6E9F78" w:rsidR="001B18C9" w:rsidRPr="001B18C9" w:rsidRDefault="001B18C9" w:rsidP="001B18C9">
      <w:pPr>
        <w:rPr>
          <w:rFonts w:ascii="標楷體" w:eastAsia="標楷體" w:hAnsi="標楷體"/>
          <w:sz w:val="20"/>
          <w:szCs w:val="20"/>
        </w:rPr>
      </w:pPr>
    </w:p>
    <w:p w14:paraId="7F56AF9B" w14:textId="77777777" w:rsidR="001B18C9" w:rsidRPr="008F20B5" w:rsidRDefault="001B18C9" w:rsidP="001B18C9">
      <w:pPr>
        <w:rPr>
          <w:rFonts w:ascii="標楷體" w:eastAsia="標楷體" w:hAnsi="標楷體"/>
        </w:rPr>
      </w:pPr>
    </w:p>
    <w:p w14:paraId="58FA7A0E" w14:textId="77777777" w:rsidR="001B18C9" w:rsidRPr="004A1C2C" w:rsidRDefault="001B18C9" w:rsidP="001B18C9">
      <w:pPr>
        <w:widowControl/>
        <w:rPr>
          <w:rFonts w:ascii="標楷體" w:eastAsia="標楷體" w:hAnsi="標楷體"/>
        </w:rPr>
      </w:pPr>
      <w:r w:rsidRPr="004A1C2C">
        <w:rPr>
          <w:rFonts w:ascii="標楷體" w:eastAsia="標楷體" w:hAnsi="標楷體"/>
        </w:rPr>
        <w:br w:type="page"/>
      </w:r>
    </w:p>
    <w:p w14:paraId="58B9EB4B" w14:textId="77777777" w:rsidR="004F009C" w:rsidRDefault="004F009C" w:rsidP="004A1C2C">
      <w:pPr>
        <w:widowControl/>
        <w:rPr>
          <w:rFonts w:ascii="標楷體" w:eastAsia="標楷體" w:hAnsi="標楷體"/>
        </w:rPr>
      </w:pPr>
    </w:p>
    <w:p w14:paraId="5DBB5823" w14:textId="608E2894" w:rsidR="001B18C9" w:rsidRDefault="001B18C9" w:rsidP="004A1C2C">
      <w:pPr>
        <w:widowControl/>
        <w:rPr>
          <w:rFonts w:ascii="標楷體" w:eastAsia="標楷體" w:hAnsi="標楷體"/>
        </w:rPr>
      </w:pPr>
    </w:p>
    <w:p w14:paraId="48B7A15D" w14:textId="2487E8C2" w:rsidR="001B18C9" w:rsidRDefault="001B18C9" w:rsidP="004A1C2C">
      <w:pPr>
        <w:widowControl/>
        <w:rPr>
          <w:rFonts w:ascii="標楷體" w:eastAsia="標楷體" w:hAnsi="標楷體"/>
        </w:rPr>
      </w:pPr>
    </w:p>
    <w:p w14:paraId="0CF91CF1" w14:textId="77777777" w:rsidR="001B18C9" w:rsidRDefault="001B18C9" w:rsidP="004A1C2C">
      <w:pPr>
        <w:widowControl/>
        <w:rPr>
          <w:rFonts w:ascii="標楷體" w:eastAsia="標楷體" w:hAnsi="標楷體"/>
        </w:rPr>
      </w:pPr>
    </w:p>
    <w:p w14:paraId="58AB879B" w14:textId="48FA650B" w:rsidR="00FD0BA6" w:rsidRPr="008F20B5" w:rsidRDefault="00FD0BA6" w:rsidP="00FD0BA6">
      <w:pPr>
        <w:pStyle w:val="1"/>
        <w:snapToGrid w:val="0"/>
        <w:rPr>
          <w:rFonts w:ascii="標楷體" w:hAnsi="標楷體"/>
          <w:sz w:val="32"/>
          <w:szCs w:val="32"/>
        </w:rPr>
      </w:pPr>
      <w:bookmarkStart w:id="1131" w:name="_Toc55997534"/>
      <w:bookmarkStart w:id="1132" w:name="_Toc90483175"/>
      <w:bookmarkStart w:id="1133" w:name="_Toc90483430"/>
      <w:bookmarkStart w:id="1134" w:name="_Toc90483546"/>
      <w:bookmarkStart w:id="1135" w:name="_Toc90483772"/>
      <w:bookmarkStart w:id="1136" w:name="_Toc90490044"/>
      <w:bookmarkStart w:id="1137" w:name="_Toc131080958"/>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1131"/>
      <w:bookmarkEnd w:id="1132"/>
      <w:bookmarkEnd w:id="1133"/>
      <w:bookmarkEnd w:id="1134"/>
      <w:bookmarkEnd w:id="1135"/>
      <w:bookmarkEnd w:id="1136"/>
      <w:bookmarkEnd w:id="1137"/>
    </w:p>
    <w:p w14:paraId="477E2451" w14:textId="4F2B24E2" w:rsidR="00FD0BA6" w:rsidRPr="008F20B5" w:rsidRDefault="00716905" w:rsidP="00FD0BA6">
      <w:pPr>
        <w:pStyle w:val="20"/>
        <w:keepNext w:val="0"/>
        <w:rPr>
          <w:rFonts w:ascii="標楷體" w:hAnsi="標楷體"/>
        </w:rPr>
      </w:pPr>
      <w:bookmarkStart w:id="1138" w:name="_Toc55997535"/>
      <w:bookmarkStart w:id="1139" w:name="_Toc90483176"/>
      <w:bookmarkStart w:id="1140" w:name="_Toc90483431"/>
      <w:bookmarkStart w:id="1141" w:name="_Toc90483547"/>
      <w:bookmarkStart w:id="1142" w:name="_Toc90483773"/>
      <w:bookmarkStart w:id="1143" w:name="_Toc90490045"/>
      <w:bookmarkStart w:id="1144" w:name="_Toc131080959"/>
      <w:r w:rsidRPr="008F20B5">
        <w:rPr>
          <w:rFonts w:ascii="標楷體" w:hAnsi="標楷體"/>
        </w:rPr>
        <w:t xml:space="preserve">4.1    </w:t>
      </w:r>
      <w:r w:rsidR="00FD0BA6" w:rsidRPr="008F20B5">
        <w:rPr>
          <w:rFonts w:ascii="標楷體" w:hAnsi="標楷體"/>
        </w:rPr>
        <w:t>其他</w:t>
      </w:r>
      <w:bookmarkEnd w:id="1138"/>
      <w:bookmarkEnd w:id="1139"/>
      <w:bookmarkEnd w:id="1140"/>
      <w:bookmarkEnd w:id="1141"/>
      <w:bookmarkEnd w:id="1142"/>
      <w:bookmarkEnd w:id="1143"/>
      <w:bookmarkEnd w:id="1144"/>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4437443B" w:rsidR="00FD0BA6" w:rsidRDefault="00716905" w:rsidP="00FD0BA6">
      <w:pPr>
        <w:pStyle w:val="20"/>
        <w:keepNext w:val="0"/>
        <w:rPr>
          <w:rFonts w:ascii="標楷體" w:hAnsi="標楷體"/>
        </w:rPr>
      </w:pPr>
      <w:bookmarkStart w:id="1145" w:name="_Toc55997536"/>
      <w:bookmarkStart w:id="1146" w:name="_Toc90483177"/>
      <w:bookmarkStart w:id="1147" w:name="_Toc90483432"/>
      <w:bookmarkStart w:id="1148" w:name="_Toc90483548"/>
      <w:bookmarkStart w:id="1149" w:name="_Toc90483774"/>
      <w:bookmarkStart w:id="1150" w:name="_Toc90490046"/>
      <w:bookmarkStart w:id="1151" w:name="_Toc131080960"/>
      <w:r w:rsidRPr="008F20B5">
        <w:rPr>
          <w:rFonts w:ascii="標楷體" w:hAnsi="標楷體"/>
        </w:rPr>
        <w:t xml:space="preserve">4.2    </w:t>
      </w:r>
      <w:r w:rsidR="00FD0BA6" w:rsidRPr="008F20B5">
        <w:rPr>
          <w:rFonts w:ascii="標楷體" w:hAnsi="標楷體"/>
        </w:rPr>
        <w:t>附件</w:t>
      </w:r>
      <w:bookmarkEnd w:id="1145"/>
      <w:bookmarkEnd w:id="1146"/>
      <w:bookmarkEnd w:id="1147"/>
      <w:bookmarkEnd w:id="1148"/>
      <w:bookmarkEnd w:id="1149"/>
      <w:bookmarkEnd w:id="1150"/>
      <w:bookmarkEnd w:id="1151"/>
    </w:p>
    <w:p w14:paraId="10706F41" w14:textId="6021D608" w:rsidR="00012B35" w:rsidRDefault="00012B35" w:rsidP="00012B35">
      <w:pPr>
        <w:pStyle w:val="20"/>
        <w:keepNext w:val="0"/>
        <w:ind w:leftChars="100" w:left="240"/>
        <w:rPr>
          <w:rFonts w:ascii="標楷體" w:hAnsi="標楷體"/>
        </w:rPr>
      </w:pPr>
      <w:bookmarkStart w:id="1152" w:name="_Toc90483178"/>
      <w:bookmarkStart w:id="1153" w:name="_Toc90483433"/>
      <w:bookmarkStart w:id="1154" w:name="_Toc90483549"/>
      <w:bookmarkStart w:id="1155" w:name="_Toc90483775"/>
      <w:bookmarkStart w:id="1156" w:name="_Toc90490047"/>
      <w:bookmarkStart w:id="1157" w:name="_Toc131080961"/>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1152"/>
      <w:bookmarkEnd w:id="1153"/>
      <w:bookmarkEnd w:id="1154"/>
      <w:bookmarkEnd w:id="1155"/>
      <w:bookmarkEnd w:id="1156"/>
      <w:bookmarkEnd w:id="1157"/>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roofErr w:type="spellStart"/>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w:t>
            </w:r>
            <w:proofErr w:type="spellEnd"/>
            <w:r w:rsidRPr="00E7083C">
              <w:rPr>
                <w:rFonts w:ascii="TimesNewRomanPS-BoldMT" w:hAnsi="TimesNewRomanPS-BoldMT" w:cs="新細明體"/>
                <w:bCs/>
                <w:color w:val="000000"/>
                <w:kern w:val="0"/>
                <w:sz w:val="16"/>
                <w:szCs w:val="16"/>
              </w:rPr>
              <w:t>/AS400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48A46E54" w:rsidR="00A976D6" w:rsidRDefault="00A976D6" w:rsidP="00A976D6">
      <w:pPr>
        <w:pStyle w:val="20"/>
        <w:keepNext w:val="0"/>
        <w:ind w:leftChars="100" w:left="240"/>
        <w:rPr>
          <w:rFonts w:ascii="標楷體" w:hAnsi="標楷體"/>
        </w:rPr>
      </w:pPr>
      <w:bookmarkStart w:id="1158" w:name="_Toc90483179"/>
      <w:bookmarkStart w:id="1159" w:name="_Toc90483434"/>
      <w:bookmarkStart w:id="1160" w:name="_Toc90483550"/>
      <w:bookmarkStart w:id="1161" w:name="_Toc90483776"/>
      <w:bookmarkStart w:id="1162" w:name="_Toc90490048"/>
      <w:bookmarkStart w:id="1163" w:name="_Toc131080962"/>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1158"/>
      <w:bookmarkEnd w:id="1159"/>
      <w:bookmarkEnd w:id="1160"/>
      <w:bookmarkEnd w:id="1161"/>
      <w:bookmarkEnd w:id="1162"/>
      <w:bookmarkEnd w:id="1163"/>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5FEFE" w14:textId="77777777" w:rsidR="007178BD" w:rsidRDefault="007178BD">
      <w:r>
        <w:separator/>
      </w:r>
    </w:p>
  </w:endnote>
  <w:endnote w:type="continuationSeparator" w:id="0">
    <w:p w14:paraId="5207E9FC" w14:textId="77777777" w:rsidR="007178BD" w:rsidRDefault="00717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C646B4" w:rsidRPr="009B11EB" w:rsidRDefault="00C646B4"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C646B4" w:rsidRPr="009B11EB" w14:paraId="61676342" w14:textId="77777777" w:rsidTr="001F4582">
      <w:trPr>
        <w:cantSplit/>
        <w:trHeight w:val="80"/>
      </w:trPr>
      <w:tc>
        <w:tcPr>
          <w:tcW w:w="4348" w:type="dxa"/>
        </w:tcPr>
        <w:p w14:paraId="1CE455FB" w14:textId="7B84BF78" w:rsidR="00C646B4" w:rsidRPr="009B11EB" w:rsidRDefault="00C646B4"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sidR="0027797E">
            <w:rPr>
              <w:rFonts w:ascii="標楷體" w:eastAsia="標楷體" w:hAnsi="標楷體"/>
              <w:noProof/>
            </w:rPr>
            <w:t>PJ201800012_URS_7介接外部系統_V2.04.docx</w:t>
          </w:r>
          <w:r w:rsidRPr="009B11EB">
            <w:rPr>
              <w:rFonts w:ascii="標楷體" w:eastAsia="標楷體" w:hAnsi="標楷體"/>
              <w:noProof/>
            </w:rPr>
            <w:fldChar w:fldCharType="end"/>
          </w:r>
        </w:p>
      </w:tc>
      <w:tc>
        <w:tcPr>
          <w:tcW w:w="1200" w:type="dxa"/>
        </w:tcPr>
        <w:p w14:paraId="7EC339E6" w14:textId="1D072478" w:rsidR="00C646B4" w:rsidRPr="009B11EB" w:rsidRDefault="00C646B4"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9338CC">
            <w:rPr>
              <w:rFonts w:ascii="標楷體" w:eastAsia="標楷體" w:hAnsi="標楷體"/>
              <w:noProof/>
            </w:rPr>
            <w:t>V2.06</w:t>
          </w:r>
          <w:r w:rsidRPr="009B11EB">
            <w:rPr>
              <w:rFonts w:ascii="標楷體" w:eastAsia="標楷體" w:hAnsi="標楷體"/>
            </w:rPr>
            <w:fldChar w:fldCharType="end"/>
          </w:r>
        </w:p>
      </w:tc>
      <w:tc>
        <w:tcPr>
          <w:tcW w:w="2160" w:type="dxa"/>
        </w:tcPr>
        <w:p w14:paraId="229123D8" w14:textId="72245B44" w:rsidR="00C646B4" w:rsidRPr="009B11EB" w:rsidRDefault="00C646B4"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9338CC" w:rsidRPr="009338CC">
            <w:rPr>
              <w:rFonts w:ascii="標楷體" w:eastAsia="標楷體" w:hAnsi="標楷體"/>
              <w:noProof/>
            </w:rPr>
            <w:t>2023/03/</w:t>
          </w:r>
          <w:r w:rsidR="009338CC">
            <w:rPr>
              <w:noProof/>
            </w:rPr>
            <w:t>31</w:t>
          </w:r>
          <w:r>
            <w:rPr>
              <w:rFonts w:ascii="標楷體" w:eastAsia="標楷體" w:hAnsi="標楷體"/>
              <w:noProof/>
            </w:rPr>
            <w:fldChar w:fldCharType="end"/>
          </w:r>
        </w:p>
      </w:tc>
      <w:tc>
        <w:tcPr>
          <w:tcW w:w="1560" w:type="dxa"/>
        </w:tcPr>
        <w:p w14:paraId="3518CF8A"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7D42AA6A" w:rsidR="00C646B4" w:rsidRPr="009B11EB" w:rsidRDefault="00C646B4"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FA462C">
            <w:rPr>
              <w:rFonts w:ascii="標楷體" w:eastAsia="標楷體" w:hAnsi="標楷體"/>
              <w:noProof/>
            </w:rPr>
            <w:t>48</w:t>
          </w:r>
          <w:r w:rsidRPr="009B11EB">
            <w:rPr>
              <w:rFonts w:ascii="標楷體" w:eastAsia="標楷體" w:hAnsi="標楷體"/>
              <w:noProof/>
            </w:rPr>
            <w:fldChar w:fldCharType="end"/>
          </w:r>
        </w:p>
      </w:tc>
    </w:tr>
  </w:tbl>
  <w:p w14:paraId="5657CA2B" w14:textId="77777777" w:rsidR="00C646B4" w:rsidRPr="0065610E" w:rsidRDefault="00C646B4"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C646B4" w:rsidRPr="00E55F55" w:rsidRDefault="00C646B4"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B61D9" w14:textId="77777777" w:rsidR="007178BD" w:rsidRDefault="007178BD">
      <w:r>
        <w:separator/>
      </w:r>
    </w:p>
  </w:footnote>
  <w:footnote w:type="continuationSeparator" w:id="0">
    <w:p w14:paraId="3353D46C" w14:textId="77777777" w:rsidR="007178BD" w:rsidRDefault="00717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C646B4" w14:paraId="164C40D7" w14:textId="77777777" w:rsidTr="001F4582">
      <w:trPr>
        <w:cantSplit/>
      </w:trPr>
      <w:tc>
        <w:tcPr>
          <w:tcW w:w="7588" w:type="dxa"/>
          <w:tcBorders>
            <w:top w:val="nil"/>
            <w:left w:val="nil"/>
            <w:bottom w:val="nil"/>
            <w:right w:val="nil"/>
          </w:tcBorders>
        </w:tcPr>
        <w:p w14:paraId="2E8AE4B2" w14:textId="77777777" w:rsidR="00C646B4" w:rsidRDefault="00C646B4"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C646B4" w:rsidRPr="00B27847" w:rsidRDefault="00C646B4" w:rsidP="001F4582">
          <w:pPr>
            <w:pStyle w:val="afc"/>
          </w:pPr>
          <w:r w:rsidRPr="00B27847">
            <w:rPr>
              <w:rFonts w:hint="eastAsia"/>
            </w:rPr>
            <w:t>新光人壽保險股份有限公司</w:t>
          </w:r>
        </w:p>
        <w:p w14:paraId="083C72FA" w14:textId="77777777" w:rsidR="00C646B4" w:rsidRPr="00B27847" w:rsidRDefault="00C646B4"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C646B4" w:rsidRDefault="00C646B4" w:rsidP="001F4582">
          <w:pPr>
            <w:pStyle w:val="afc"/>
          </w:pPr>
          <w:r>
            <w:rPr>
              <w:rFonts w:hint="eastAsia"/>
            </w:rPr>
            <w:t xml:space="preserve">            </w:t>
          </w:r>
          <w:r w:rsidRPr="00B27847">
            <w:rPr>
              <w:rFonts w:hint="eastAsia"/>
            </w:rPr>
            <w:t>機密等級：密</w:t>
          </w:r>
        </w:p>
      </w:tc>
    </w:tr>
  </w:tbl>
  <w:p w14:paraId="066045E3" w14:textId="5E960D96" w:rsidR="00C646B4" w:rsidRDefault="00C646B4"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9338CC">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49"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C646B4" w:rsidRDefault="00C646B4"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C646B4" w:rsidRPr="00E55F55" w:rsidRDefault="00C646B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29831E7"/>
    <w:multiLevelType w:val="hybridMultilevel"/>
    <w:tmpl w:val="8B3E729C"/>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03BD1023"/>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8"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FF62B13"/>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2" w15:restartNumberingAfterBreak="0">
    <w:nsid w:val="32B8076A"/>
    <w:multiLevelType w:val="multilevel"/>
    <w:tmpl w:val="CC7E95E6"/>
    <w:lvl w:ilvl="0">
      <w:start w:val="1"/>
      <w:numFmt w:val="decimal"/>
      <w:lvlText w:val="%1."/>
      <w:lvlJc w:val="left"/>
      <w:pPr>
        <w:ind w:left="480" w:hanging="48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13"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7" w15:restartNumberingAfterBreak="0">
    <w:nsid w:val="40F52CE1"/>
    <w:multiLevelType w:val="hybridMultilevel"/>
    <w:tmpl w:val="25E6726E"/>
    <w:lvl w:ilvl="0" w:tplc="70EA2232">
      <w:start w:val="2"/>
      <w:numFmt w:val="decimal"/>
      <w:lvlText w:val="%1."/>
      <w:lvlJc w:val="left"/>
      <w:pPr>
        <w:ind w:left="473" w:hanging="360"/>
      </w:pPr>
      <w:rPr>
        <w:rFonts w:hint="default"/>
      </w:rPr>
    </w:lvl>
    <w:lvl w:ilvl="1" w:tplc="04090019" w:tentative="1">
      <w:start w:val="1"/>
      <w:numFmt w:val="ideographTraditional"/>
      <w:lvlText w:val="%2、"/>
      <w:lvlJc w:val="left"/>
      <w:pPr>
        <w:ind w:left="1073" w:hanging="480"/>
      </w:pPr>
    </w:lvl>
    <w:lvl w:ilvl="2" w:tplc="0409001B" w:tentative="1">
      <w:start w:val="1"/>
      <w:numFmt w:val="lowerRoman"/>
      <w:lvlText w:val="%3."/>
      <w:lvlJc w:val="right"/>
      <w:pPr>
        <w:ind w:left="1553" w:hanging="480"/>
      </w:pPr>
    </w:lvl>
    <w:lvl w:ilvl="3" w:tplc="0409000F" w:tentative="1">
      <w:start w:val="1"/>
      <w:numFmt w:val="decimal"/>
      <w:lvlText w:val="%4."/>
      <w:lvlJc w:val="left"/>
      <w:pPr>
        <w:ind w:left="2033" w:hanging="480"/>
      </w:pPr>
    </w:lvl>
    <w:lvl w:ilvl="4" w:tplc="04090019" w:tentative="1">
      <w:start w:val="1"/>
      <w:numFmt w:val="ideographTraditional"/>
      <w:lvlText w:val="%5、"/>
      <w:lvlJc w:val="left"/>
      <w:pPr>
        <w:ind w:left="2513" w:hanging="480"/>
      </w:pPr>
    </w:lvl>
    <w:lvl w:ilvl="5" w:tplc="0409001B" w:tentative="1">
      <w:start w:val="1"/>
      <w:numFmt w:val="lowerRoman"/>
      <w:lvlText w:val="%6."/>
      <w:lvlJc w:val="right"/>
      <w:pPr>
        <w:ind w:left="2993" w:hanging="480"/>
      </w:pPr>
    </w:lvl>
    <w:lvl w:ilvl="6" w:tplc="0409000F" w:tentative="1">
      <w:start w:val="1"/>
      <w:numFmt w:val="decimal"/>
      <w:lvlText w:val="%7."/>
      <w:lvlJc w:val="left"/>
      <w:pPr>
        <w:ind w:left="3473" w:hanging="480"/>
      </w:pPr>
    </w:lvl>
    <w:lvl w:ilvl="7" w:tplc="04090019" w:tentative="1">
      <w:start w:val="1"/>
      <w:numFmt w:val="ideographTraditional"/>
      <w:lvlText w:val="%8、"/>
      <w:lvlJc w:val="left"/>
      <w:pPr>
        <w:ind w:left="3953" w:hanging="480"/>
      </w:pPr>
    </w:lvl>
    <w:lvl w:ilvl="8" w:tplc="0409001B" w:tentative="1">
      <w:start w:val="1"/>
      <w:numFmt w:val="lowerRoman"/>
      <w:lvlText w:val="%9."/>
      <w:lvlJc w:val="right"/>
      <w:pPr>
        <w:ind w:left="4433" w:hanging="480"/>
      </w:pPr>
    </w:lvl>
  </w:abstractNum>
  <w:abstractNum w:abstractNumId="18"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FB10E55"/>
    <w:multiLevelType w:val="hybridMultilevel"/>
    <w:tmpl w:val="58FC12BA"/>
    <w:lvl w:ilvl="0" w:tplc="84F65466">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1CD5F64"/>
    <w:multiLevelType w:val="hybridMultilevel"/>
    <w:tmpl w:val="DD7EC7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7"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B1A4B81"/>
    <w:multiLevelType w:val="hybridMultilevel"/>
    <w:tmpl w:val="3A10F728"/>
    <w:lvl w:ilvl="0" w:tplc="1278E8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BD66CF9"/>
    <w:multiLevelType w:val="hybridMultilevel"/>
    <w:tmpl w:val="D3EC89CA"/>
    <w:lvl w:ilvl="0" w:tplc="56C647F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D5B4236"/>
    <w:multiLevelType w:val="hybridMultilevel"/>
    <w:tmpl w:val="7550E20E"/>
    <w:lvl w:ilvl="0" w:tplc="E99210C8">
      <w:start w:val="1"/>
      <w:numFmt w:val="decimal"/>
      <w:lvlText w:val="%1"/>
      <w:lvlJc w:val="left"/>
      <w:pPr>
        <w:ind w:left="480" w:hanging="480"/>
      </w:pPr>
      <w:rPr>
        <w:rFonts w:hint="eastAsia"/>
        <w:strike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45B4D12"/>
    <w:multiLevelType w:val="hybridMultilevel"/>
    <w:tmpl w:val="A97ECB28"/>
    <w:lvl w:ilvl="0" w:tplc="323C90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BC371C2"/>
    <w:multiLevelType w:val="hybridMultilevel"/>
    <w:tmpl w:val="DD7EC7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7"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40"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42785247">
    <w:abstractNumId w:val="39"/>
  </w:num>
  <w:num w:numId="2" w16cid:durableId="1907569855">
    <w:abstractNumId w:val="2"/>
  </w:num>
  <w:num w:numId="3" w16cid:durableId="1796675635">
    <w:abstractNumId w:val="0"/>
  </w:num>
  <w:num w:numId="4" w16cid:durableId="509490651">
    <w:abstractNumId w:val="7"/>
  </w:num>
  <w:num w:numId="5" w16cid:durableId="1756441240">
    <w:abstractNumId w:val="27"/>
  </w:num>
  <w:num w:numId="6" w16cid:durableId="607157782">
    <w:abstractNumId w:val="24"/>
  </w:num>
  <w:num w:numId="7" w16cid:durableId="1978872263">
    <w:abstractNumId w:val="26"/>
  </w:num>
  <w:num w:numId="8" w16cid:durableId="78412451">
    <w:abstractNumId w:val="23"/>
  </w:num>
  <w:num w:numId="9" w16cid:durableId="1659185558">
    <w:abstractNumId w:val="20"/>
  </w:num>
  <w:num w:numId="10" w16cid:durableId="677922161">
    <w:abstractNumId w:val="13"/>
  </w:num>
  <w:num w:numId="11" w16cid:durableId="189147793">
    <w:abstractNumId w:val="18"/>
  </w:num>
  <w:num w:numId="12" w16cid:durableId="775952204">
    <w:abstractNumId w:val="9"/>
  </w:num>
  <w:num w:numId="13" w16cid:durableId="1041830970">
    <w:abstractNumId w:val="6"/>
  </w:num>
  <w:num w:numId="14" w16cid:durableId="1763913548">
    <w:abstractNumId w:val="43"/>
  </w:num>
  <w:num w:numId="15" w16cid:durableId="1283071404">
    <w:abstractNumId w:val="37"/>
  </w:num>
  <w:num w:numId="16" w16cid:durableId="223225592">
    <w:abstractNumId w:val="32"/>
  </w:num>
  <w:num w:numId="17" w16cid:durableId="1017998179">
    <w:abstractNumId w:val="14"/>
  </w:num>
  <w:num w:numId="18" w16cid:durableId="1992563727">
    <w:abstractNumId w:val="44"/>
  </w:num>
  <w:num w:numId="19" w16cid:durableId="1077165685">
    <w:abstractNumId w:val="42"/>
  </w:num>
  <w:num w:numId="20" w16cid:durableId="1462073009">
    <w:abstractNumId w:val="19"/>
  </w:num>
  <w:num w:numId="21" w16cid:durableId="304050757">
    <w:abstractNumId w:val="10"/>
  </w:num>
  <w:num w:numId="22" w16cid:durableId="1751463704">
    <w:abstractNumId w:val="15"/>
  </w:num>
  <w:num w:numId="23" w16cid:durableId="1725445875">
    <w:abstractNumId w:val="4"/>
  </w:num>
  <w:num w:numId="24" w16cid:durableId="1014645692">
    <w:abstractNumId w:val="5"/>
  </w:num>
  <w:num w:numId="25" w16cid:durableId="154154797">
    <w:abstractNumId w:val="30"/>
  </w:num>
  <w:num w:numId="26" w16cid:durableId="1902254336">
    <w:abstractNumId w:val="38"/>
  </w:num>
  <w:num w:numId="27" w16cid:durableId="928123909">
    <w:abstractNumId w:val="40"/>
  </w:num>
  <w:num w:numId="28" w16cid:durableId="2016490479">
    <w:abstractNumId w:val="33"/>
  </w:num>
  <w:num w:numId="29" w16cid:durableId="1303073813">
    <w:abstractNumId w:val="41"/>
  </w:num>
  <w:num w:numId="30" w16cid:durableId="313141081">
    <w:abstractNumId w:val="8"/>
  </w:num>
  <w:num w:numId="31" w16cid:durableId="2057461218">
    <w:abstractNumId w:val="34"/>
  </w:num>
  <w:num w:numId="32" w16cid:durableId="26377837">
    <w:abstractNumId w:val="16"/>
  </w:num>
  <w:num w:numId="33" w16cid:durableId="1844739691">
    <w:abstractNumId w:val="31"/>
  </w:num>
  <w:num w:numId="34" w16cid:durableId="773086967">
    <w:abstractNumId w:val="25"/>
  </w:num>
  <w:num w:numId="35" w16cid:durableId="640768293">
    <w:abstractNumId w:val="28"/>
  </w:num>
  <w:num w:numId="36" w16cid:durableId="1104425822">
    <w:abstractNumId w:val="1"/>
  </w:num>
  <w:num w:numId="37" w16cid:durableId="35858735">
    <w:abstractNumId w:val="17"/>
  </w:num>
  <w:num w:numId="38" w16cid:durableId="543560931">
    <w:abstractNumId w:val="21"/>
  </w:num>
  <w:num w:numId="39" w16cid:durableId="1269964516">
    <w:abstractNumId w:val="29"/>
  </w:num>
  <w:num w:numId="40" w16cid:durableId="628246793">
    <w:abstractNumId w:val="35"/>
  </w:num>
  <w:num w:numId="41" w16cid:durableId="646013049">
    <w:abstractNumId w:val="3"/>
  </w:num>
  <w:num w:numId="42" w16cid:durableId="1062413493">
    <w:abstractNumId w:val="0"/>
  </w:num>
  <w:num w:numId="43" w16cid:durableId="537668399">
    <w:abstractNumId w:val="11"/>
  </w:num>
  <w:num w:numId="44" w16cid:durableId="1363089599">
    <w:abstractNumId w:val="22"/>
  </w:num>
  <w:num w:numId="45" w16cid:durableId="2057848708">
    <w:abstractNumId w:val="36"/>
  </w:num>
  <w:num w:numId="46" w16cid:durableId="16554485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1-ChihWei">
    <w15:presenceInfo w15:providerId="None" w15:userId="ST1-Chih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1"/>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proofState w:spelling="clean"/>
  <w:revisionView w:markup="0"/>
  <w:defaultTabStop w:val="480"/>
  <w:drawingGridHorizontalSpacing w:val="120"/>
  <w:displayHorizontalDrawingGridEvery w:val="0"/>
  <w:displayVerticalDrawingGridEvery w:val="2"/>
  <w:characterSpacingControl w:val="compressPunctuation"/>
  <w:hdrShapeDefaults>
    <o:shapedefaults v:ext="edit" spidmax="2056"/>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694"/>
    <w:rsid w:val="000040FA"/>
    <w:rsid w:val="000061BE"/>
    <w:rsid w:val="000065E9"/>
    <w:rsid w:val="00007611"/>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2FB"/>
    <w:rsid w:val="000273E6"/>
    <w:rsid w:val="000274CC"/>
    <w:rsid w:val="000336B7"/>
    <w:rsid w:val="00033BED"/>
    <w:rsid w:val="00034215"/>
    <w:rsid w:val="00036417"/>
    <w:rsid w:val="00040E6B"/>
    <w:rsid w:val="000415CA"/>
    <w:rsid w:val="000465D2"/>
    <w:rsid w:val="000475B6"/>
    <w:rsid w:val="000522B8"/>
    <w:rsid w:val="00053209"/>
    <w:rsid w:val="000552DF"/>
    <w:rsid w:val="000617E8"/>
    <w:rsid w:val="00061FD0"/>
    <w:rsid w:val="00062A56"/>
    <w:rsid w:val="0006488C"/>
    <w:rsid w:val="00064FB5"/>
    <w:rsid w:val="00070111"/>
    <w:rsid w:val="0007028B"/>
    <w:rsid w:val="000717CF"/>
    <w:rsid w:val="000728BC"/>
    <w:rsid w:val="0007330F"/>
    <w:rsid w:val="0007446C"/>
    <w:rsid w:val="0007624A"/>
    <w:rsid w:val="00076DD0"/>
    <w:rsid w:val="00080277"/>
    <w:rsid w:val="00081CE8"/>
    <w:rsid w:val="000836AB"/>
    <w:rsid w:val="0008447A"/>
    <w:rsid w:val="00085835"/>
    <w:rsid w:val="000873DE"/>
    <w:rsid w:val="0008744F"/>
    <w:rsid w:val="0009144A"/>
    <w:rsid w:val="0009224C"/>
    <w:rsid w:val="000927FC"/>
    <w:rsid w:val="000943AE"/>
    <w:rsid w:val="00095B26"/>
    <w:rsid w:val="00096391"/>
    <w:rsid w:val="000A14EF"/>
    <w:rsid w:val="000A1F56"/>
    <w:rsid w:val="000A26DC"/>
    <w:rsid w:val="000A40C7"/>
    <w:rsid w:val="000A506E"/>
    <w:rsid w:val="000A5622"/>
    <w:rsid w:val="000B0995"/>
    <w:rsid w:val="000B0A68"/>
    <w:rsid w:val="000B1128"/>
    <w:rsid w:val="000B1CD5"/>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A4A"/>
    <w:rsid w:val="000D3BC1"/>
    <w:rsid w:val="000D3E7E"/>
    <w:rsid w:val="000E054C"/>
    <w:rsid w:val="000E19C9"/>
    <w:rsid w:val="000E1D67"/>
    <w:rsid w:val="000E6A85"/>
    <w:rsid w:val="000F0DD8"/>
    <w:rsid w:val="000F3B2E"/>
    <w:rsid w:val="000F4A4A"/>
    <w:rsid w:val="000F5166"/>
    <w:rsid w:val="000F5F88"/>
    <w:rsid w:val="000F6386"/>
    <w:rsid w:val="000F729B"/>
    <w:rsid w:val="00102E10"/>
    <w:rsid w:val="0010365C"/>
    <w:rsid w:val="00110262"/>
    <w:rsid w:val="001105A3"/>
    <w:rsid w:val="00112007"/>
    <w:rsid w:val="001161D2"/>
    <w:rsid w:val="0011788D"/>
    <w:rsid w:val="00120AFD"/>
    <w:rsid w:val="001218F7"/>
    <w:rsid w:val="001240BC"/>
    <w:rsid w:val="00125F44"/>
    <w:rsid w:val="0013259F"/>
    <w:rsid w:val="00135B16"/>
    <w:rsid w:val="00136C0E"/>
    <w:rsid w:val="0013799E"/>
    <w:rsid w:val="00140A70"/>
    <w:rsid w:val="00140F64"/>
    <w:rsid w:val="00142363"/>
    <w:rsid w:val="00142A50"/>
    <w:rsid w:val="0014330A"/>
    <w:rsid w:val="0014361B"/>
    <w:rsid w:val="00143629"/>
    <w:rsid w:val="001466D5"/>
    <w:rsid w:val="00155CB5"/>
    <w:rsid w:val="00163BE1"/>
    <w:rsid w:val="0016436E"/>
    <w:rsid w:val="001652BE"/>
    <w:rsid w:val="0016582C"/>
    <w:rsid w:val="00167D24"/>
    <w:rsid w:val="0017001E"/>
    <w:rsid w:val="00175EE9"/>
    <w:rsid w:val="001768D6"/>
    <w:rsid w:val="00177F93"/>
    <w:rsid w:val="001807D8"/>
    <w:rsid w:val="00186121"/>
    <w:rsid w:val="00192287"/>
    <w:rsid w:val="00192D34"/>
    <w:rsid w:val="001934E0"/>
    <w:rsid w:val="00195689"/>
    <w:rsid w:val="001963F6"/>
    <w:rsid w:val="00197B85"/>
    <w:rsid w:val="001A1D8F"/>
    <w:rsid w:val="001A30E3"/>
    <w:rsid w:val="001A5A5A"/>
    <w:rsid w:val="001B053C"/>
    <w:rsid w:val="001B18C9"/>
    <w:rsid w:val="001B2196"/>
    <w:rsid w:val="001B23BC"/>
    <w:rsid w:val="001B485E"/>
    <w:rsid w:val="001B57DF"/>
    <w:rsid w:val="001B60E8"/>
    <w:rsid w:val="001B796F"/>
    <w:rsid w:val="001C1F22"/>
    <w:rsid w:val="001C6AE9"/>
    <w:rsid w:val="001C6D86"/>
    <w:rsid w:val="001D0791"/>
    <w:rsid w:val="001D0D7D"/>
    <w:rsid w:val="001D24C0"/>
    <w:rsid w:val="001D3945"/>
    <w:rsid w:val="001D5CB7"/>
    <w:rsid w:val="001D6996"/>
    <w:rsid w:val="001D77CF"/>
    <w:rsid w:val="001E04CB"/>
    <w:rsid w:val="001E0AB3"/>
    <w:rsid w:val="001E1E52"/>
    <w:rsid w:val="001E338F"/>
    <w:rsid w:val="001E3D16"/>
    <w:rsid w:val="001E4B49"/>
    <w:rsid w:val="001E4E13"/>
    <w:rsid w:val="001E4ED0"/>
    <w:rsid w:val="001E605C"/>
    <w:rsid w:val="001F063D"/>
    <w:rsid w:val="001F1357"/>
    <w:rsid w:val="001F2576"/>
    <w:rsid w:val="001F27A4"/>
    <w:rsid w:val="001F34F2"/>
    <w:rsid w:val="001F3D8B"/>
    <w:rsid w:val="001F4582"/>
    <w:rsid w:val="001F4C27"/>
    <w:rsid w:val="001F62CA"/>
    <w:rsid w:val="001F6DEF"/>
    <w:rsid w:val="001F7AF4"/>
    <w:rsid w:val="001F7D5F"/>
    <w:rsid w:val="00200302"/>
    <w:rsid w:val="00200D13"/>
    <w:rsid w:val="002015DB"/>
    <w:rsid w:val="00202E1C"/>
    <w:rsid w:val="002079DC"/>
    <w:rsid w:val="002113B9"/>
    <w:rsid w:val="002119EA"/>
    <w:rsid w:val="002144E8"/>
    <w:rsid w:val="002146F6"/>
    <w:rsid w:val="0022324A"/>
    <w:rsid w:val="002247CA"/>
    <w:rsid w:val="00225368"/>
    <w:rsid w:val="00226620"/>
    <w:rsid w:val="00230871"/>
    <w:rsid w:val="00231E14"/>
    <w:rsid w:val="002336A2"/>
    <w:rsid w:val="00235957"/>
    <w:rsid w:val="00235F61"/>
    <w:rsid w:val="002370E9"/>
    <w:rsid w:val="00237734"/>
    <w:rsid w:val="00240A1B"/>
    <w:rsid w:val="00241DC2"/>
    <w:rsid w:val="002422E8"/>
    <w:rsid w:val="00242F58"/>
    <w:rsid w:val="0024502E"/>
    <w:rsid w:val="002459E4"/>
    <w:rsid w:val="002500FB"/>
    <w:rsid w:val="002507F4"/>
    <w:rsid w:val="00254E5D"/>
    <w:rsid w:val="00257F9D"/>
    <w:rsid w:val="00257F9E"/>
    <w:rsid w:val="00260F95"/>
    <w:rsid w:val="00261046"/>
    <w:rsid w:val="002641C1"/>
    <w:rsid w:val="00264CAA"/>
    <w:rsid w:val="00270F9F"/>
    <w:rsid w:val="002733DD"/>
    <w:rsid w:val="00273EAC"/>
    <w:rsid w:val="002741AF"/>
    <w:rsid w:val="00275F53"/>
    <w:rsid w:val="00276E7F"/>
    <w:rsid w:val="0027797E"/>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485"/>
    <w:rsid w:val="002A4D35"/>
    <w:rsid w:val="002A55B2"/>
    <w:rsid w:val="002A74D4"/>
    <w:rsid w:val="002B3102"/>
    <w:rsid w:val="002B4D43"/>
    <w:rsid w:val="002C1241"/>
    <w:rsid w:val="002C5589"/>
    <w:rsid w:val="002C667E"/>
    <w:rsid w:val="002C739F"/>
    <w:rsid w:val="002D052D"/>
    <w:rsid w:val="002D2850"/>
    <w:rsid w:val="002D4F20"/>
    <w:rsid w:val="002D58F8"/>
    <w:rsid w:val="002D5BA0"/>
    <w:rsid w:val="002E2129"/>
    <w:rsid w:val="002E2222"/>
    <w:rsid w:val="002E406B"/>
    <w:rsid w:val="002E42C7"/>
    <w:rsid w:val="002E4D04"/>
    <w:rsid w:val="002E7511"/>
    <w:rsid w:val="002F10E3"/>
    <w:rsid w:val="002F1D5E"/>
    <w:rsid w:val="002F2BB5"/>
    <w:rsid w:val="002F3A96"/>
    <w:rsid w:val="002F484F"/>
    <w:rsid w:val="002F60A3"/>
    <w:rsid w:val="002F64BF"/>
    <w:rsid w:val="003021E4"/>
    <w:rsid w:val="0030246F"/>
    <w:rsid w:val="00303170"/>
    <w:rsid w:val="003068B0"/>
    <w:rsid w:val="0031254B"/>
    <w:rsid w:val="0031331B"/>
    <w:rsid w:val="00314846"/>
    <w:rsid w:val="003151C8"/>
    <w:rsid w:val="003153AB"/>
    <w:rsid w:val="003238AF"/>
    <w:rsid w:val="00324054"/>
    <w:rsid w:val="00326976"/>
    <w:rsid w:val="0032773D"/>
    <w:rsid w:val="00330AAC"/>
    <w:rsid w:val="00330D61"/>
    <w:rsid w:val="00332224"/>
    <w:rsid w:val="003336E4"/>
    <w:rsid w:val="00334182"/>
    <w:rsid w:val="0033475E"/>
    <w:rsid w:val="00335840"/>
    <w:rsid w:val="00335CE5"/>
    <w:rsid w:val="0033665D"/>
    <w:rsid w:val="0033747D"/>
    <w:rsid w:val="0033756F"/>
    <w:rsid w:val="00340F0E"/>
    <w:rsid w:val="0034192E"/>
    <w:rsid w:val="003427AD"/>
    <w:rsid w:val="0034386A"/>
    <w:rsid w:val="0034394D"/>
    <w:rsid w:val="00345BFF"/>
    <w:rsid w:val="003466D9"/>
    <w:rsid w:val="00346E62"/>
    <w:rsid w:val="00350FFE"/>
    <w:rsid w:val="003519AF"/>
    <w:rsid w:val="00352D13"/>
    <w:rsid w:val="00354B62"/>
    <w:rsid w:val="00357470"/>
    <w:rsid w:val="00357485"/>
    <w:rsid w:val="0036077E"/>
    <w:rsid w:val="00361479"/>
    <w:rsid w:val="003617A1"/>
    <w:rsid w:val="00362735"/>
    <w:rsid w:val="003628BD"/>
    <w:rsid w:val="00362EEA"/>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3697"/>
    <w:rsid w:val="003972CE"/>
    <w:rsid w:val="0039741E"/>
    <w:rsid w:val="00397FED"/>
    <w:rsid w:val="003A5C78"/>
    <w:rsid w:val="003A5E76"/>
    <w:rsid w:val="003B0808"/>
    <w:rsid w:val="003B094F"/>
    <w:rsid w:val="003B1BBA"/>
    <w:rsid w:val="003B2759"/>
    <w:rsid w:val="003B54E3"/>
    <w:rsid w:val="003C36E8"/>
    <w:rsid w:val="003C4731"/>
    <w:rsid w:val="003C49B7"/>
    <w:rsid w:val="003C4ED9"/>
    <w:rsid w:val="003C7003"/>
    <w:rsid w:val="003D1AE6"/>
    <w:rsid w:val="003D23E3"/>
    <w:rsid w:val="003D713A"/>
    <w:rsid w:val="003D7544"/>
    <w:rsid w:val="003D7863"/>
    <w:rsid w:val="003E4681"/>
    <w:rsid w:val="003E5A17"/>
    <w:rsid w:val="003E64CC"/>
    <w:rsid w:val="003E6CE0"/>
    <w:rsid w:val="003E74D2"/>
    <w:rsid w:val="003F1928"/>
    <w:rsid w:val="003F1DD3"/>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3378D"/>
    <w:rsid w:val="00441668"/>
    <w:rsid w:val="00441A53"/>
    <w:rsid w:val="00442547"/>
    <w:rsid w:val="00444245"/>
    <w:rsid w:val="004444BD"/>
    <w:rsid w:val="004466C9"/>
    <w:rsid w:val="00446828"/>
    <w:rsid w:val="0044706F"/>
    <w:rsid w:val="00453A34"/>
    <w:rsid w:val="00453EB9"/>
    <w:rsid w:val="00454C62"/>
    <w:rsid w:val="00461278"/>
    <w:rsid w:val="00463590"/>
    <w:rsid w:val="00466B75"/>
    <w:rsid w:val="00470436"/>
    <w:rsid w:val="004710AD"/>
    <w:rsid w:val="004739DE"/>
    <w:rsid w:val="00473D1D"/>
    <w:rsid w:val="00483141"/>
    <w:rsid w:val="004853CC"/>
    <w:rsid w:val="00487EDD"/>
    <w:rsid w:val="0049064C"/>
    <w:rsid w:val="00492ECF"/>
    <w:rsid w:val="004934D3"/>
    <w:rsid w:val="00494F08"/>
    <w:rsid w:val="0049567F"/>
    <w:rsid w:val="0049775C"/>
    <w:rsid w:val="004A1187"/>
    <w:rsid w:val="004A1C2C"/>
    <w:rsid w:val="004A2350"/>
    <w:rsid w:val="004A637F"/>
    <w:rsid w:val="004A7CFC"/>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1ED0"/>
    <w:rsid w:val="004E60D7"/>
    <w:rsid w:val="004F009C"/>
    <w:rsid w:val="004F05D7"/>
    <w:rsid w:val="004F07BD"/>
    <w:rsid w:val="004F0A4E"/>
    <w:rsid w:val="004F24B2"/>
    <w:rsid w:val="004F2F81"/>
    <w:rsid w:val="004F394E"/>
    <w:rsid w:val="004F3E5D"/>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15C73"/>
    <w:rsid w:val="005253E7"/>
    <w:rsid w:val="00525C46"/>
    <w:rsid w:val="00526295"/>
    <w:rsid w:val="00526648"/>
    <w:rsid w:val="0053335E"/>
    <w:rsid w:val="00533521"/>
    <w:rsid w:val="005345D9"/>
    <w:rsid w:val="00537C7F"/>
    <w:rsid w:val="00542519"/>
    <w:rsid w:val="005451EB"/>
    <w:rsid w:val="00546829"/>
    <w:rsid w:val="00546FD2"/>
    <w:rsid w:val="005477FF"/>
    <w:rsid w:val="00554028"/>
    <w:rsid w:val="005551EF"/>
    <w:rsid w:val="00556962"/>
    <w:rsid w:val="0056154D"/>
    <w:rsid w:val="005616F6"/>
    <w:rsid w:val="00564905"/>
    <w:rsid w:val="00565AEE"/>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440"/>
    <w:rsid w:val="00597DFC"/>
    <w:rsid w:val="005A0E49"/>
    <w:rsid w:val="005A1029"/>
    <w:rsid w:val="005A6C2F"/>
    <w:rsid w:val="005B4AC1"/>
    <w:rsid w:val="005B4B18"/>
    <w:rsid w:val="005B50C9"/>
    <w:rsid w:val="005B7C70"/>
    <w:rsid w:val="005C02B9"/>
    <w:rsid w:val="005C0A92"/>
    <w:rsid w:val="005C242C"/>
    <w:rsid w:val="005C6578"/>
    <w:rsid w:val="005D01CC"/>
    <w:rsid w:val="005D08EC"/>
    <w:rsid w:val="005D145F"/>
    <w:rsid w:val="005D421A"/>
    <w:rsid w:val="005D6ED3"/>
    <w:rsid w:val="005D7989"/>
    <w:rsid w:val="005E1789"/>
    <w:rsid w:val="005E1BA9"/>
    <w:rsid w:val="005E3B1A"/>
    <w:rsid w:val="005E3B86"/>
    <w:rsid w:val="005E544B"/>
    <w:rsid w:val="005E76BE"/>
    <w:rsid w:val="005F00CF"/>
    <w:rsid w:val="005F1429"/>
    <w:rsid w:val="005F19CB"/>
    <w:rsid w:val="005F430C"/>
    <w:rsid w:val="0060125B"/>
    <w:rsid w:val="00607A4F"/>
    <w:rsid w:val="00610354"/>
    <w:rsid w:val="00611046"/>
    <w:rsid w:val="006116E7"/>
    <w:rsid w:val="00612CAE"/>
    <w:rsid w:val="00612D32"/>
    <w:rsid w:val="0061436C"/>
    <w:rsid w:val="00614A79"/>
    <w:rsid w:val="00614F5B"/>
    <w:rsid w:val="006162D2"/>
    <w:rsid w:val="00617100"/>
    <w:rsid w:val="006200C7"/>
    <w:rsid w:val="00621DCF"/>
    <w:rsid w:val="00622ABB"/>
    <w:rsid w:val="00623535"/>
    <w:rsid w:val="00625F48"/>
    <w:rsid w:val="0062653C"/>
    <w:rsid w:val="00626E43"/>
    <w:rsid w:val="00632263"/>
    <w:rsid w:val="00632585"/>
    <w:rsid w:val="00633F26"/>
    <w:rsid w:val="006357BB"/>
    <w:rsid w:val="0063719D"/>
    <w:rsid w:val="006444B7"/>
    <w:rsid w:val="00645C5B"/>
    <w:rsid w:val="00645DC6"/>
    <w:rsid w:val="00646A83"/>
    <w:rsid w:val="0064730C"/>
    <w:rsid w:val="0065019E"/>
    <w:rsid w:val="006503CB"/>
    <w:rsid w:val="0065056F"/>
    <w:rsid w:val="00650B4B"/>
    <w:rsid w:val="00651847"/>
    <w:rsid w:val="00653728"/>
    <w:rsid w:val="00654469"/>
    <w:rsid w:val="00654DBA"/>
    <w:rsid w:val="006550E6"/>
    <w:rsid w:val="0065610E"/>
    <w:rsid w:val="006619D8"/>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95EED"/>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178BD"/>
    <w:rsid w:val="00720482"/>
    <w:rsid w:val="00725FC9"/>
    <w:rsid w:val="00726560"/>
    <w:rsid w:val="00726597"/>
    <w:rsid w:val="00726D75"/>
    <w:rsid w:val="0073046A"/>
    <w:rsid w:val="007309AD"/>
    <w:rsid w:val="00731C96"/>
    <w:rsid w:val="00733A29"/>
    <w:rsid w:val="00734541"/>
    <w:rsid w:val="00734BEF"/>
    <w:rsid w:val="0073526B"/>
    <w:rsid w:val="00735725"/>
    <w:rsid w:val="007361CE"/>
    <w:rsid w:val="00737264"/>
    <w:rsid w:val="00737E77"/>
    <w:rsid w:val="007422A2"/>
    <w:rsid w:val="00744FD1"/>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5AEF"/>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3399"/>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7F7C77"/>
    <w:rsid w:val="0080076A"/>
    <w:rsid w:val="00802471"/>
    <w:rsid w:val="008026B6"/>
    <w:rsid w:val="00803784"/>
    <w:rsid w:val="008039A7"/>
    <w:rsid w:val="008046A7"/>
    <w:rsid w:val="008048E9"/>
    <w:rsid w:val="008055F0"/>
    <w:rsid w:val="0080675B"/>
    <w:rsid w:val="00806806"/>
    <w:rsid w:val="00813410"/>
    <w:rsid w:val="008156D7"/>
    <w:rsid w:val="00816F4E"/>
    <w:rsid w:val="00820F98"/>
    <w:rsid w:val="00822046"/>
    <w:rsid w:val="0082244E"/>
    <w:rsid w:val="00823AF8"/>
    <w:rsid w:val="0082402D"/>
    <w:rsid w:val="00831A99"/>
    <w:rsid w:val="00832101"/>
    <w:rsid w:val="00832359"/>
    <w:rsid w:val="00832F67"/>
    <w:rsid w:val="00833FA4"/>
    <w:rsid w:val="00834C46"/>
    <w:rsid w:val="00842CFE"/>
    <w:rsid w:val="00844D44"/>
    <w:rsid w:val="008464F4"/>
    <w:rsid w:val="0084679A"/>
    <w:rsid w:val="00851231"/>
    <w:rsid w:val="0085240C"/>
    <w:rsid w:val="00852CF5"/>
    <w:rsid w:val="008559BF"/>
    <w:rsid w:val="00857C48"/>
    <w:rsid w:val="00861950"/>
    <w:rsid w:val="00863131"/>
    <w:rsid w:val="00865A50"/>
    <w:rsid w:val="00865F74"/>
    <w:rsid w:val="00867B63"/>
    <w:rsid w:val="00871FE6"/>
    <w:rsid w:val="008751A5"/>
    <w:rsid w:val="00876847"/>
    <w:rsid w:val="008779F9"/>
    <w:rsid w:val="008806B0"/>
    <w:rsid w:val="008807A2"/>
    <w:rsid w:val="0088104B"/>
    <w:rsid w:val="00882AB1"/>
    <w:rsid w:val="00884703"/>
    <w:rsid w:val="00884848"/>
    <w:rsid w:val="0088546A"/>
    <w:rsid w:val="00890704"/>
    <w:rsid w:val="00891019"/>
    <w:rsid w:val="008913C0"/>
    <w:rsid w:val="00896635"/>
    <w:rsid w:val="008974FF"/>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1264"/>
    <w:rsid w:val="008C5D9D"/>
    <w:rsid w:val="008C7D9A"/>
    <w:rsid w:val="008D0D03"/>
    <w:rsid w:val="008D3FD4"/>
    <w:rsid w:val="008D4B9B"/>
    <w:rsid w:val="008D4D6C"/>
    <w:rsid w:val="008D56F5"/>
    <w:rsid w:val="008D5E40"/>
    <w:rsid w:val="008E40A0"/>
    <w:rsid w:val="008E7545"/>
    <w:rsid w:val="008F137A"/>
    <w:rsid w:val="008F20B5"/>
    <w:rsid w:val="008F2B30"/>
    <w:rsid w:val="008F2DCF"/>
    <w:rsid w:val="008F420B"/>
    <w:rsid w:val="008F7F77"/>
    <w:rsid w:val="0090186B"/>
    <w:rsid w:val="0090377A"/>
    <w:rsid w:val="00903927"/>
    <w:rsid w:val="0090453B"/>
    <w:rsid w:val="00905AF0"/>
    <w:rsid w:val="00906F18"/>
    <w:rsid w:val="0090754F"/>
    <w:rsid w:val="00910C6F"/>
    <w:rsid w:val="00911D31"/>
    <w:rsid w:val="00912617"/>
    <w:rsid w:val="009127AD"/>
    <w:rsid w:val="009136BA"/>
    <w:rsid w:val="00915C32"/>
    <w:rsid w:val="00916BC9"/>
    <w:rsid w:val="0092058E"/>
    <w:rsid w:val="00921FA7"/>
    <w:rsid w:val="00922C03"/>
    <w:rsid w:val="0092341A"/>
    <w:rsid w:val="00924745"/>
    <w:rsid w:val="00931268"/>
    <w:rsid w:val="009338CC"/>
    <w:rsid w:val="00933DE2"/>
    <w:rsid w:val="00936430"/>
    <w:rsid w:val="00937277"/>
    <w:rsid w:val="009378F7"/>
    <w:rsid w:val="00943455"/>
    <w:rsid w:val="00943E97"/>
    <w:rsid w:val="00945D52"/>
    <w:rsid w:val="00945D66"/>
    <w:rsid w:val="009476BA"/>
    <w:rsid w:val="0095190E"/>
    <w:rsid w:val="009519DB"/>
    <w:rsid w:val="0095355E"/>
    <w:rsid w:val="00953C25"/>
    <w:rsid w:val="00954476"/>
    <w:rsid w:val="00955ABB"/>
    <w:rsid w:val="00956E39"/>
    <w:rsid w:val="00960B97"/>
    <w:rsid w:val="009649EF"/>
    <w:rsid w:val="00964F6F"/>
    <w:rsid w:val="0097017E"/>
    <w:rsid w:val="00970F63"/>
    <w:rsid w:val="00972505"/>
    <w:rsid w:val="009753FD"/>
    <w:rsid w:val="0097560B"/>
    <w:rsid w:val="00975A7F"/>
    <w:rsid w:val="0097742C"/>
    <w:rsid w:val="009813AA"/>
    <w:rsid w:val="0098288E"/>
    <w:rsid w:val="00983BCC"/>
    <w:rsid w:val="00986057"/>
    <w:rsid w:val="00986314"/>
    <w:rsid w:val="00987ABC"/>
    <w:rsid w:val="009948A0"/>
    <w:rsid w:val="009956DD"/>
    <w:rsid w:val="00995A8D"/>
    <w:rsid w:val="0099661B"/>
    <w:rsid w:val="009A0CB2"/>
    <w:rsid w:val="009A6127"/>
    <w:rsid w:val="009A6735"/>
    <w:rsid w:val="009A7977"/>
    <w:rsid w:val="009A79A2"/>
    <w:rsid w:val="009B1C3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077A"/>
    <w:rsid w:val="00A00F7D"/>
    <w:rsid w:val="00A01B26"/>
    <w:rsid w:val="00A03B19"/>
    <w:rsid w:val="00A06F6A"/>
    <w:rsid w:val="00A07363"/>
    <w:rsid w:val="00A11667"/>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2384"/>
    <w:rsid w:val="00A73E2B"/>
    <w:rsid w:val="00A74707"/>
    <w:rsid w:val="00A76E0E"/>
    <w:rsid w:val="00A83094"/>
    <w:rsid w:val="00A855FB"/>
    <w:rsid w:val="00A9067E"/>
    <w:rsid w:val="00A9197A"/>
    <w:rsid w:val="00A91AA9"/>
    <w:rsid w:val="00A92C7B"/>
    <w:rsid w:val="00A92ECC"/>
    <w:rsid w:val="00A963AE"/>
    <w:rsid w:val="00A976D6"/>
    <w:rsid w:val="00A97EFB"/>
    <w:rsid w:val="00AA0B8D"/>
    <w:rsid w:val="00AA1708"/>
    <w:rsid w:val="00AA2F71"/>
    <w:rsid w:val="00AA4064"/>
    <w:rsid w:val="00AA4DE9"/>
    <w:rsid w:val="00AA6FD6"/>
    <w:rsid w:val="00AB2DAC"/>
    <w:rsid w:val="00AB348D"/>
    <w:rsid w:val="00AB5A23"/>
    <w:rsid w:val="00AC45E4"/>
    <w:rsid w:val="00AC4DB6"/>
    <w:rsid w:val="00AD4483"/>
    <w:rsid w:val="00AD5487"/>
    <w:rsid w:val="00AD62B3"/>
    <w:rsid w:val="00AE09D0"/>
    <w:rsid w:val="00AE11F6"/>
    <w:rsid w:val="00AE170A"/>
    <w:rsid w:val="00AE1FD1"/>
    <w:rsid w:val="00AE1FD8"/>
    <w:rsid w:val="00AE6307"/>
    <w:rsid w:val="00AE6A61"/>
    <w:rsid w:val="00AE6C3D"/>
    <w:rsid w:val="00AE6F6D"/>
    <w:rsid w:val="00AF0940"/>
    <w:rsid w:val="00AF1161"/>
    <w:rsid w:val="00AF1781"/>
    <w:rsid w:val="00AF2085"/>
    <w:rsid w:val="00AF2FE1"/>
    <w:rsid w:val="00AF379A"/>
    <w:rsid w:val="00AF533D"/>
    <w:rsid w:val="00AF649D"/>
    <w:rsid w:val="00AF68E6"/>
    <w:rsid w:val="00AF6B15"/>
    <w:rsid w:val="00AF7AF6"/>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3AAC"/>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01A"/>
    <w:rsid w:val="00B62664"/>
    <w:rsid w:val="00B63420"/>
    <w:rsid w:val="00B643E7"/>
    <w:rsid w:val="00B65C85"/>
    <w:rsid w:val="00B7060D"/>
    <w:rsid w:val="00B71451"/>
    <w:rsid w:val="00B72372"/>
    <w:rsid w:val="00B73904"/>
    <w:rsid w:val="00B75021"/>
    <w:rsid w:val="00B76937"/>
    <w:rsid w:val="00B77293"/>
    <w:rsid w:val="00B77AE2"/>
    <w:rsid w:val="00B809B9"/>
    <w:rsid w:val="00B817E5"/>
    <w:rsid w:val="00B830D9"/>
    <w:rsid w:val="00B84015"/>
    <w:rsid w:val="00B86441"/>
    <w:rsid w:val="00B87393"/>
    <w:rsid w:val="00B911D5"/>
    <w:rsid w:val="00B91581"/>
    <w:rsid w:val="00B926B3"/>
    <w:rsid w:val="00B92799"/>
    <w:rsid w:val="00B93486"/>
    <w:rsid w:val="00B973F0"/>
    <w:rsid w:val="00B97D35"/>
    <w:rsid w:val="00BA3093"/>
    <w:rsid w:val="00BA668D"/>
    <w:rsid w:val="00BA70E2"/>
    <w:rsid w:val="00BA7146"/>
    <w:rsid w:val="00BB1296"/>
    <w:rsid w:val="00BB231F"/>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6152"/>
    <w:rsid w:val="00BD7552"/>
    <w:rsid w:val="00BE3C1D"/>
    <w:rsid w:val="00BE59AE"/>
    <w:rsid w:val="00BF0D65"/>
    <w:rsid w:val="00BF652F"/>
    <w:rsid w:val="00BF6F50"/>
    <w:rsid w:val="00C032CC"/>
    <w:rsid w:val="00C075AF"/>
    <w:rsid w:val="00C07F9E"/>
    <w:rsid w:val="00C127AA"/>
    <w:rsid w:val="00C14EF9"/>
    <w:rsid w:val="00C151AD"/>
    <w:rsid w:val="00C167B9"/>
    <w:rsid w:val="00C21730"/>
    <w:rsid w:val="00C23C90"/>
    <w:rsid w:val="00C27527"/>
    <w:rsid w:val="00C30452"/>
    <w:rsid w:val="00C30A18"/>
    <w:rsid w:val="00C3408F"/>
    <w:rsid w:val="00C3431E"/>
    <w:rsid w:val="00C34E0D"/>
    <w:rsid w:val="00C34F9B"/>
    <w:rsid w:val="00C36270"/>
    <w:rsid w:val="00C444FC"/>
    <w:rsid w:val="00C44F74"/>
    <w:rsid w:val="00C456F5"/>
    <w:rsid w:val="00C46728"/>
    <w:rsid w:val="00C4764B"/>
    <w:rsid w:val="00C51C28"/>
    <w:rsid w:val="00C530C4"/>
    <w:rsid w:val="00C544A2"/>
    <w:rsid w:val="00C5551B"/>
    <w:rsid w:val="00C555AD"/>
    <w:rsid w:val="00C55754"/>
    <w:rsid w:val="00C60C77"/>
    <w:rsid w:val="00C60E8B"/>
    <w:rsid w:val="00C62476"/>
    <w:rsid w:val="00C646B4"/>
    <w:rsid w:val="00C65DB9"/>
    <w:rsid w:val="00C66300"/>
    <w:rsid w:val="00C66F4E"/>
    <w:rsid w:val="00C67E4A"/>
    <w:rsid w:val="00C7183D"/>
    <w:rsid w:val="00C71C9D"/>
    <w:rsid w:val="00C72535"/>
    <w:rsid w:val="00C72DFC"/>
    <w:rsid w:val="00C7359E"/>
    <w:rsid w:val="00C766BC"/>
    <w:rsid w:val="00C77C40"/>
    <w:rsid w:val="00C82EAE"/>
    <w:rsid w:val="00C85F7F"/>
    <w:rsid w:val="00C862AD"/>
    <w:rsid w:val="00C863C4"/>
    <w:rsid w:val="00C91100"/>
    <w:rsid w:val="00C918BA"/>
    <w:rsid w:val="00C91BBB"/>
    <w:rsid w:val="00C947E8"/>
    <w:rsid w:val="00C94C3B"/>
    <w:rsid w:val="00C95333"/>
    <w:rsid w:val="00C95E73"/>
    <w:rsid w:val="00CA0B03"/>
    <w:rsid w:val="00CA0D02"/>
    <w:rsid w:val="00CA18DC"/>
    <w:rsid w:val="00CA3C83"/>
    <w:rsid w:val="00CA3D83"/>
    <w:rsid w:val="00CA57B4"/>
    <w:rsid w:val="00CA74EE"/>
    <w:rsid w:val="00CA76D6"/>
    <w:rsid w:val="00CA7C5E"/>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62A2"/>
    <w:rsid w:val="00CE70C0"/>
    <w:rsid w:val="00CF019A"/>
    <w:rsid w:val="00CF1412"/>
    <w:rsid w:val="00CF3D17"/>
    <w:rsid w:val="00D02A70"/>
    <w:rsid w:val="00D0328B"/>
    <w:rsid w:val="00D05A4E"/>
    <w:rsid w:val="00D05C3A"/>
    <w:rsid w:val="00D14FEE"/>
    <w:rsid w:val="00D15A7B"/>
    <w:rsid w:val="00D1785A"/>
    <w:rsid w:val="00D202F1"/>
    <w:rsid w:val="00D221F3"/>
    <w:rsid w:val="00D22BF6"/>
    <w:rsid w:val="00D22C68"/>
    <w:rsid w:val="00D22ECB"/>
    <w:rsid w:val="00D23254"/>
    <w:rsid w:val="00D23CBE"/>
    <w:rsid w:val="00D24605"/>
    <w:rsid w:val="00D24A17"/>
    <w:rsid w:val="00D26BB2"/>
    <w:rsid w:val="00D27412"/>
    <w:rsid w:val="00D30EDE"/>
    <w:rsid w:val="00D32489"/>
    <w:rsid w:val="00D36672"/>
    <w:rsid w:val="00D4294B"/>
    <w:rsid w:val="00D42D26"/>
    <w:rsid w:val="00D432BA"/>
    <w:rsid w:val="00D44A84"/>
    <w:rsid w:val="00D45CB3"/>
    <w:rsid w:val="00D46ACD"/>
    <w:rsid w:val="00D50FF2"/>
    <w:rsid w:val="00D51BDA"/>
    <w:rsid w:val="00D51F12"/>
    <w:rsid w:val="00D56EC7"/>
    <w:rsid w:val="00D57AA6"/>
    <w:rsid w:val="00D57E90"/>
    <w:rsid w:val="00D60E96"/>
    <w:rsid w:val="00D61303"/>
    <w:rsid w:val="00D61E52"/>
    <w:rsid w:val="00D621C8"/>
    <w:rsid w:val="00D62EC5"/>
    <w:rsid w:val="00D64561"/>
    <w:rsid w:val="00D65913"/>
    <w:rsid w:val="00D65FA0"/>
    <w:rsid w:val="00D6614F"/>
    <w:rsid w:val="00D6689A"/>
    <w:rsid w:val="00D66DE9"/>
    <w:rsid w:val="00D66EE7"/>
    <w:rsid w:val="00D67EEA"/>
    <w:rsid w:val="00D715D7"/>
    <w:rsid w:val="00D7251F"/>
    <w:rsid w:val="00D73CDB"/>
    <w:rsid w:val="00D740E8"/>
    <w:rsid w:val="00D745D4"/>
    <w:rsid w:val="00D7612B"/>
    <w:rsid w:val="00D775B7"/>
    <w:rsid w:val="00D8000D"/>
    <w:rsid w:val="00D86590"/>
    <w:rsid w:val="00D87354"/>
    <w:rsid w:val="00D9165C"/>
    <w:rsid w:val="00D91918"/>
    <w:rsid w:val="00D9407F"/>
    <w:rsid w:val="00D940B1"/>
    <w:rsid w:val="00D960FB"/>
    <w:rsid w:val="00D965F9"/>
    <w:rsid w:val="00DA0445"/>
    <w:rsid w:val="00DA165B"/>
    <w:rsid w:val="00DA2017"/>
    <w:rsid w:val="00DA2F94"/>
    <w:rsid w:val="00DA3516"/>
    <w:rsid w:val="00DA4EF0"/>
    <w:rsid w:val="00DA4FCA"/>
    <w:rsid w:val="00DA5AEC"/>
    <w:rsid w:val="00DB0832"/>
    <w:rsid w:val="00DB1403"/>
    <w:rsid w:val="00DB1C42"/>
    <w:rsid w:val="00DB280A"/>
    <w:rsid w:val="00DC2D57"/>
    <w:rsid w:val="00DC452E"/>
    <w:rsid w:val="00DC4BAC"/>
    <w:rsid w:val="00DC7D1E"/>
    <w:rsid w:val="00DD025B"/>
    <w:rsid w:val="00DD0905"/>
    <w:rsid w:val="00DD1C6B"/>
    <w:rsid w:val="00DD2A93"/>
    <w:rsid w:val="00DD34FB"/>
    <w:rsid w:val="00DD3A5F"/>
    <w:rsid w:val="00DD3E29"/>
    <w:rsid w:val="00DD5461"/>
    <w:rsid w:val="00DD6B5A"/>
    <w:rsid w:val="00DD7EDB"/>
    <w:rsid w:val="00DE2838"/>
    <w:rsid w:val="00DE40DC"/>
    <w:rsid w:val="00DE43AA"/>
    <w:rsid w:val="00DE4F1F"/>
    <w:rsid w:val="00DE50EA"/>
    <w:rsid w:val="00DF1560"/>
    <w:rsid w:val="00DF1640"/>
    <w:rsid w:val="00DF5F7A"/>
    <w:rsid w:val="00E00F17"/>
    <w:rsid w:val="00E02014"/>
    <w:rsid w:val="00E03C7B"/>
    <w:rsid w:val="00E054A2"/>
    <w:rsid w:val="00E068B7"/>
    <w:rsid w:val="00E075FB"/>
    <w:rsid w:val="00E07801"/>
    <w:rsid w:val="00E1064E"/>
    <w:rsid w:val="00E112C0"/>
    <w:rsid w:val="00E1324F"/>
    <w:rsid w:val="00E15AC6"/>
    <w:rsid w:val="00E2059F"/>
    <w:rsid w:val="00E205FB"/>
    <w:rsid w:val="00E21499"/>
    <w:rsid w:val="00E259A9"/>
    <w:rsid w:val="00E26C93"/>
    <w:rsid w:val="00E315A1"/>
    <w:rsid w:val="00E315BC"/>
    <w:rsid w:val="00E32DB1"/>
    <w:rsid w:val="00E335CB"/>
    <w:rsid w:val="00E33B40"/>
    <w:rsid w:val="00E34360"/>
    <w:rsid w:val="00E349EF"/>
    <w:rsid w:val="00E358EA"/>
    <w:rsid w:val="00E36F89"/>
    <w:rsid w:val="00E3702A"/>
    <w:rsid w:val="00E40F04"/>
    <w:rsid w:val="00E43614"/>
    <w:rsid w:val="00E441D8"/>
    <w:rsid w:val="00E467D0"/>
    <w:rsid w:val="00E51A01"/>
    <w:rsid w:val="00E52661"/>
    <w:rsid w:val="00E52FEF"/>
    <w:rsid w:val="00E53B15"/>
    <w:rsid w:val="00E55F55"/>
    <w:rsid w:val="00E5670D"/>
    <w:rsid w:val="00E56753"/>
    <w:rsid w:val="00E5728E"/>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C370B"/>
    <w:rsid w:val="00ED27CE"/>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06562"/>
    <w:rsid w:val="00F11689"/>
    <w:rsid w:val="00F117C3"/>
    <w:rsid w:val="00F11833"/>
    <w:rsid w:val="00F15119"/>
    <w:rsid w:val="00F206F3"/>
    <w:rsid w:val="00F2269B"/>
    <w:rsid w:val="00F23B23"/>
    <w:rsid w:val="00F2563D"/>
    <w:rsid w:val="00F26881"/>
    <w:rsid w:val="00F27A73"/>
    <w:rsid w:val="00F27F9D"/>
    <w:rsid w:val="00F3066E"/>
    <w:rsid w:val="00F35DF8"/>
    <w:rsid w:val="00F3656D"/>
    <w:rsid w:val="00F37B45"/>
    <w:rsid w:val="00F403A8"/>
    <w:rsid w:val="00F40F49"/>
    <w:rsid w:val="00F41DEA"/>
    <w:rsid w:val="00F41EFA"/>
    <w:rsid w:val="00F430B2"/>
    <w:rsid w:val="00F44BDE"/>
    <w:rsid w:val="00F45DAD"/>
    <w:rsid w:val="00F46ED2"/>
    <w:rsid w:val="00F5023F"/>
    <w:rsid w:val="00F516CB"/>
    <w:rsid w:val="00F53280"/>
    <w:rsid w:val="00F579E0"/>
    <w:rsid w:val="00F608EB"/>
    <w:rsid w:val="00F652C9"/>
    <w:rsid w:val="00F66AF1"/>
    <w:rsid w:val="00F67B01"/>
    <w:rsid w:val="00F70FA7"/>
    <w:rsid w:val="00F73ED8"/>
    <w:rsid w:val="00F74256"/>
    <w:rsid w:val="00F76679"/>
    <w:rsid w:val="00F76EBD"/>
    <w:rsid w:val="00F772EE"/>
    <w:rsid w:val="00F815A2"/>
    <w:rsid w:val="00F8172C"/>
    <w:rsid w:val="00F81926"/>
    <w:rsid w:val="00F837E9"/>
    <w:rsid w:val="00F83CFE"/>
    <w:rsid w:val="00F83DA9"/>
    <w:rsid w:val="00F84F05"/>
    <w:rsid w:val="00F85B9C"/>
    <w:rsid w:val="00F86A88"/>
    <w:rsid w:val="00F90B6C"/>
    <w:rsid w:val="00F928D1"/>
    <w:rsid w:val="00F92DA0"/>
    <w:rsid w:val="00F956A9"/>
    <w:rsid w:val="00F96E8F"/>
    <w:rsid w:val="00FA0C30"/>
    <w:rsid w:val="00FA1DFC"/>
    <w:rsid w:val="00FA41CC"/>
    <w:rsid w:val="00FA462C"/>
    <w:rsid w:val="00FA55E6"/>
    <w:rsid w:val="00FA5AA9"/>
    <w:rsid w:val="00FA647B"/>
    <w:rsid w:val="00FA7E6B"/>
    <w:rsid w:val="00FB110B"/>
    <w:rsid w:val="00FB490E"/>
    <w:rsid w:val="00FB71E2"/>
    <w:rsid w:val="00FC110D"/>
    <w:rsid w:val="00FC3C89"/>
    <w:rsid w:val="00FC4E60"/>
    <w:rsid w:val="00FC56E2"/>
    <w:rsid w:val="00FC5D3B"/>
    <w:rsid w:val="00FC6857"/>
    <w:rsid w:val="00FC7A11"/>
    <w:rsid w:val="00FC7C21"/>
    <w:rsid w:val="00FD0BA6"/>
    <w:rsid w:val="00FD0FD5"/>
    <w:rsid w:val="00FD1C8B"/>
    <w:rsid w:val="00FD3447"/>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B18C9"/>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 w:type="character" w:customStyle="1" w:styleId="aff8">
    <w:name w:val="本文 字元"/>
    <w:aliases w:val="body text 字元,bt 字元,?y????×? 字元,?y???? 字元,?y????? 字元,???? 字元,建议书标准 字元,正文文字 字元"/>
    <w:basedOn w:val="a1"/>
    <w:link w:val="aff9"/>
    <w:locked/>
    <w:rsid w:val="001B18C9"/>
  </w:style>
  <w:style w:type="paragraph" w:styleId="aff9">
    <w:name w:val="Body Text"/>
    <w:aliases w:val="body text,bt,?y????×?,?y????,?y?????,????,建议书标准,正文文字"/>
    <w:basedOn w:val="a0"/>
    <w:link w:val="aff8"/>
    <w:unhideWhenUsed/>
    <w:qFormat/>
    <w:rsid w:val="001B18C9"/>
    <w:pPr>
      <w:widowControl/>
      <w:spacing w:before="120" w:after="120"/>
      <w:ind w:left="2520"/>
    </w:pPr>
    <w:rPr>
      <w:kern w:val="0"/>
      <w:sz w:val="20"/>
      <w:szCs w:val="20"/>
    </w:rPr>
  </w:style>
  <w:style w:type="character" w:customStyle="1" w:styleId="15">
    <w:name w:val="本文 字元1"/>
    <w:basedOn w:val="a1"/>
    <w:uiPriority w:val="99"/>
    <w:semiHidden/>
    <w:rsid w:val="001B18C9"/>
    <w:rPr>
      <w:kern w:val="2"/>
      <w:sz w:val="24"/>
      <w:szCs w:val="24"/>
    </w:rPr>
  </w:style>
  <w:style w:type="paragraph" w:customStyle="1" w:styleId="TableText">
    <w:name w:val="Table Text"/>
    <w:basedOn w:val="a0"/>
    <w:rsid w:val="001B18C9"/>
    <w:pPr>
      <w:keepLines/>
      <w:widowControl/>
    </w:pPr>
    <w:rPr>
      <w:rFonts w:ascii="標楷體" w:eastAsia="標楷體" w:hAnsi="標楷體"/>
      <w:kern w:val="0"/>
      <w:sz w:val="16"/>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5798">
      <w:bodyDiv w:val="1"/>
      <w:marLeft w:val="0"/>
      <w:marRight w:val="0"/>
      <w:marTop w:val="0"/>
      <w:marBottom w:val="0"/>
      <w:divBdr>
        <w:top w:val="none" w:sz="0" w:space="0" w:color="auto"/>
        <w:left w:val="none" w:sz="0" w:space="0" w:color="auto"/>
        <w:bottom w:val="none" w:sz="0" w:space="0" w:color="auto"/>
        <w:right w:val="none" w:sz="0" w:space="0" w:color="auto"/>
      </w:divBdr>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73192734">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41341024">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0473635">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9547">
      <w:bodyDiv w:val="1"/>
      <w:marLeft w:val="0"/>
      <w:marRight w:val="0"/>
      <w:marTop w:val="0"/>
      <w:marBottom w:val="0"/>
      <w:divBdr>
        <w:top w:val="none" w:sz="0" w:space="0" w:color="auto"/>
        <w:left w:val="none" w:sz="0" w:space="0" w:color="auto"/>
        <w:bottom w:val="none" w:sz="0" w:space="0" w:color="auto"/>
        <w:right w:val="none" w:sz="0" w:space="0" w:color="auto"/>
      </w:divBdr>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49217553">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09422910">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28943437">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5904063">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emf"/><Relationship Id="rId63"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oleObject" Target="embeddings/oleObject1.bin"/><Relationship Id="rId5" Type="http://schemas.openxmlformats.org/officeDocument/2006/relationships/customXml" Target="../customXml/item5.xml"/><Relationship Id="rId61" Type="http://schemas.openxmlformats.org/officeDocument/2006/relationships/image" Target="media/image42.emf"/><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package" Target="embeddings/Microsoft_Excel_Worksheet.xlsx"/><Relationship Id="rId64" Type="http://schemas.microsoft.com/office/2011/relationships/people" Target="people.xml"/><Relationship Id="rId8" Type="http://schemas.openxmlformats.org/officeDocument/2006/relationships/styles" Target="styl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emf"/><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package" Target="embeddings/Microsoft_Word_Document.docx"/><Relationship Id="rId62"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emf"/><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oleObject" Target="embeddings/Microsoft_Word_97_-_2003_Document.doc"/><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package" Target="embeddings/Microsoft_Visio_Drawing.vsdx"/><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E69E5E-C537-4E4F-A6C2-770E73619A5C}">
  <ds:schemaRefs>
    <ds:schemaRef ds:uri="http://schemas.openxmlformats.org/officeDocument/2006/bibliography"/>
  </ds:schemaRefs>
</ds:datastoreItem>
</file>

<file path=customXml/itemProps3.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4.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5.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6.xml><?xml version="1.0" encoding="utf-8"?>
<ds:datastoreItem xmlns:ds="http://schemas.openxmlformats.org/officeDocument/2006/customXml" ds:itemID="{E6E09EF8-BACC-4BF8-859D-59C850FB8D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191</Pages>
  <Words>48370</Words>
  <Characters>59039</Characters>
  <Application>Microsoft Office Word</Application>
  <DocSecurity>0</DocSecurity>
  <Lines>491</Lines>
  <Paragraphs>214</Paragraphs>
  <ScaleCrop>false</ScaleCrop>
  <Company>Microsoft</Company>
  <LinksUpToDate>false</LinksUpToDate>
  <CharactersWithSpaces>107195</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LINDA</cp:lastModifiedBy>
  <cp:revision>116</cp:revision>
  <cp:lastPrinted>2023-02-16T03:26:00Z</cp:lastPrinted>
  <dcterms:created xsi:type="dcterms:W3CDTF">2022-01-24T06:16:00Z</dcterms:created>
  <dcterms:modified xsi:type="dcterms:W3CDTF">2023-03-31T09:05:00Z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